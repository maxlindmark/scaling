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Jan Ohlberger</w:t>
      </w:r>
      <w:r w:rsidRPr="00D37476">
        <w:rPr>
          <w:rFonts w:cstheme="minorHAnsi"/>
          <w:vertAlign w:val="superscript"/>
          <w:lang w:val="sv-SE"/>
        </w:rPr>
        <w:t>b</w:t>
      </w:r>
      <w:r w:rsidRPr="00D37476">
        <w:rPr>
          <w:rFonts w:cstheme="minorHAnsi"/>
          <w:lang w:val="sv-SE"/>
        </w:rPr>
        <w:t>, Anna Gårdmark</w:t>
      </w:r>
      <w:r w:rsidRPr="00D37476">
        <w:rPr>
          <w:rFonts w:cstheme="minorHAnsi"/>
          <w:vertAlign w:val="superscript"/>
          <w:lang w:val="sv-SE"/>
        </w:rPr>
        <w:t>c</w:t>
      </w:r>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Swedish University of Agricultural Sciences, Department of Aquatic Resources, Institute of Coastal Research, Skolgatan 6, Öregrund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Skolgatan 6, SE-742 42 Öregrund,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Turistgatan 5, Lysekil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164D1BDF" w:rsidR="00221898" w:rsidRDefault="00221898" w:rsidP="00221898">
      <w:pPr>
        <w:tabs>
          <w:tab w:val="left" w:pos="6690"/>
        </w:tabs>
        <w:spacing w:line="480" w:lineRule="auto"/>
        <w:contextualSpacing/>
        <w:jc w:val="both"/>
        <w:rPr>
          <w:rFonts w:cstheme="minorHAnsi"/>
          <w:b/>
          <w:color w:val="333333"/>
          <w:shd w:val="clear" w:color="auto" w:fill="FFFFFF"/>
        </w:rPr>
      </w:pPr>
    </w:p>
    <w:p w14:paraId="2732E8C5" w14:textId="77777777" w:rsidR="00F8687A" w:rsidRPr="00B37A74" w:rsidRDefault="00F8687A" w:rsidP="00221898">
      <w:pPr>
        <w:tabs>
          <w:tab w:val="left" w:pos="6690"/>
        </w:tabs>
        <w:spacing w:line="480" w:lineRule="auto"/>
        <w:contextualSpacing/>
        <w:jc w:val="both"/>
        <w:rPr>
          <w:rFonts w:cstheme="minorHAnsi"/>
          <w:b/>
          <w:color w:val="333333"/>
          <w:shd w:val="clear" w:color="auto" w:fill="FFFFFF"/>
        </w:rPr>
      </w:pPr>
    </w:p>
    <w:p w14:paraId="6D704833" w14:textId="6ACCBD9B"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w:t>
      </w:r>
      <w:commentRangeStart w:id="0"/>
      <w:commentRangeStart w:id="1"/>
      <w:r w:rsidR="005760B5">
        <w:rPr>
          <w:rFonts w:cstheme="minorHAnsi"/>
          <w:color w:val="333333"/>
          <w:shd w:val="clear" w:color="auto" w:fill="FFFFFF"/>
        </w:rPr>
        <w:t>e</w:t>
      </w:r>
      <w:ins w:id="2" w:author="Max Lindmark" w:date="2021-11-11T10:45:00Z">
        <w:r w:rsidR="00700A82">
          <w:rPr>
            <w:rFonts w:cstheme="minorHAnsi"/>
            <w:color w:val="333333"/>
            <w:shd w:val="clear" w:color="auto" w:fill="FFFFFF"/>
          </w:rPr>
          <w:t>, warming</w:t>
        </w:r>
      </w:ins>
      <w:del w:id="3" w:author="Max Lindmark" w:date="2021-11-11T10:45:00Z">
        <w:r w:rsidRPr="00B37A74" w:rsidDel="00700A82">
          <w:rPr>
            <w:rFonts w:cstheme="minorHAnsi"/>
            <w:color w:val="333333"/>
            <w:shd w:val="clear" w:color="auto" w:fill="FFFFFF"/>
          </w:rPr>
          <w:delText xml:space="preserve"> </w:delText>
        </w:r>
        <w:commentRangeEnd w:id="0"/>
        <w:r w:rsidR="00921395" w:rsidDel="00700A82">
          <w:rPr>
            <w:rStyle w:val="CommentReference"/>
          </w:rPr>
          <w:commentReference w:id="0"/>
        </w:r>
      </w:del>
      <w:commentRangeEnd w:id="1"/>
      <w:r w:rsidR="00C86786">
        <w:rPr>
          <w:rStyle w:val="CommentReference"/>
        </w:rPr>
        <w:commentReference w:id="1"/>
      </w:r>
      <w:del w:id="4" w:author="Max Lindmark" w:date="2021-11-11T10:44:00Z">
        <w:r w:rsidRPr="00B37A74" w:rsidDel="006E5FF2">
          <w:rPr>
            <w:rFonts w:cstheme="minorHAnsi"/>
            <w:color w:val="333333"/>
            <w:shd w:val="clear" w:color="auto" w:fill="FFFFFF"/>
          </w:rPr>
          <w:tab/>
        </w:r>
      </w:del>
    </w:p>
    <w:p w14:paraId="060DCFB8" w14:textId="517A433F" w:rsidR="0012671E" w:rsidRDefault="0012671E" w:rsidP="00FF0C73">
      <w:pPr>
        <w:spacing w:line="480" w:lineRule="auto"/>
        <w:contextualSpacing/>
        <w:jc w:val="both"/>
        <w:rPr>
          <w:rFonts w:cstheme="minorHAnsi"/>
          <w:b/>
          <w:sz w:val="28"/>
          <w:szCs w:val="28"/>
        </w:rPr>
      </w:pPr>
    </w:p>
    <w:p w14:paraId="5A72A459" w14:textId="77777777" w:rsidR="0012671E" w:rsidRDefault="0012671E" w:rsidP="00FF0C73">
      <w:pPr>
        <w:spacing w:line="480" w:lineRule="auto"/>
        <w:contextualSpacing/>
        <w:jc w:val="both"/>
        <w:rPr>
          <w:rFonts w:cstheme="minorHAnsi"/>
          <w:b/>
          <w:sz w:val="28"/>
          <w:szCs w:val="28"/>
        </w:rPr>
      </w:pPr>
    </w:p>
    <w:p w14:paraId="72952CF1" w14:textId="0702296F" w:rsidR="0021415C" w:rsidRPr="003850EB" w:rsidRDefault="003E0395" w:rsidP="00FF0C73">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head:</w:t>
      </w:r>
      <w:r w:rsidRPr="003850EB">
        <w:rPr>
          <w:rFonts w:cstheme="minorHAnsi"/>
          <w:bCs/>
          <w:color w:val="333333"/>
          <w:shd w:val="clear" w:color="auto" w:fill="FFFFFF"/>
        </w:rPr>
        <w:t xml:space="preserve"> </w:t>
      </w:r>
      <w:r w:rsidR="003850EB" w:rsidRPr="003850EB">
        <w:rPr>
          <w:rFonts w:cstheme="minorHAnsi"/>
          <w:bCs/>
          <w:color w:val="333333"/>
          <w:shd w:val="clear" w:color="auto" w:fill="FFFFFF"/>
        </w:rPr>
        <w:t xml:space="preserve">Optimum growth temperature declines with size </w:t>
      </w:r>
    </w:p>
    <w:p w14:paraId="25D57EA6" w14:textId="4EF94F5E" w:rsidR="00FF0C73" w:rsidRPr="00B37A74" w:rsidRDefault="00FF0C73" w:rsidP="00FF0C73">
      <w:pPr>
        <w:spacing w:line="480" w:lineRule="auto"/>
        <w:contextualSpacing/>
        <w:jc w:val="both"/>
        <w:rPr>
          <w:rFonts w:cstheme="minorHAnsi"/>
          <w:b/>
          <w:sz w:val="28"/>
          <w:szCs w:val="28"/>
        </w:rPr>
      </w:pPr>
      <w:commentRangeStart w:id="5"/>
      <w:r w:rsidRPr="00B37A74">
        <w:rPr>
          <w:rFonts w:cstheme="minorHAnsi"/>
          <w:b/>
          <w:sz w:val="28"/>
          <w:szCs w:val="28"/>
        </w:rPr>
        <w:lastRenderedPageBreak/>
        <w:t>Abstract</w:t>
      </w:r>
      <w:commentRangeEnd w:id="5"/>
      <w:r w:rsidR="002169DB">
        <w:rPr>
          <w:rStyle w:val="CommentReference"/>
        </w:rPr>
        <w:commentReference w:id="5"/>
      </w:r>
    </w:p>
    <w:p w14:paraId="0A68706A" w14:textId="24FA0FCE"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w:t>
      </w:r>
      <w:r w:rsidRPr="00BC5D93">
        <w:rPr>
          <w:rFonts w:cstheme="minorHAnsi"/>
        </w:rPr>
        <w:t>59</w:t>
      </w:r>
      <w:r w:rsidRPr="00B37A74">
        <w:rPr>
          <w:rFonts w:cstheme="minorHAnsi"/>
        </w:rPr>
        <w:t xml:space="preserve">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w:t>
      </w:r>
      <w:r w:rsidR="00921395">
        <w:rPr>
          <w:rFonts w:cstheme="minorHAnsi"/>
        </w:rPr>
        <w:t xml:space="preserve">body </w:t>
      </w:r>
      <w:r w:rsidRPr="00B37A74">
        <w:rPr>
          <w:rFonts w:cstheme="minorHAnsi"/>
        </w:rPr>
        <w:t xml:space="preserve">size. </w:t>
      </w:r>
      <w:r w:rsidR="00577256">
        <w:t>Small individuals of a given population may therefore</w:t>
      </w:r>
      <w:r w:rsidR="00577256" w:rsidRPr="00B37A74" w:rsidDel="00577256">
        <w:rPr>
          <w:rFonts w:cstheme="minorHAnsi"/>
        </w:rPr>
        <w:t xml:space="preserve"> </w:t>
      </w:r>
      <w:r w:rsidRPr="00B37A74">
        <w:rPr>
          <w:rFonts w:cstheme="minorHAnsi"/>
        </w:rPr>
        <w:t>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2E0F1C4C"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AF30A5">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8D3C07">
        <w:rPr>
          <w:rFonts w:eastAsiaTheme="minorEastAsia" w:cstheme="minorHAnsi"/>
        </w:rPr>
        <w:instrText xml:space="preserve"> ADDIN ZOTERO_ITEM CSL_CITATION {"citationID":"hNb1pqTJ","properties":{"formattedCitation":"(Savage et al., 2004)","plainCitation":"(Savage et al., 2004)","noteIndex":0},"citationItems":[{"id":"Gilk8qOR/m7roei5Q","uris":["http://zotero.org/users/local/FTg3Qpza/items/5EKRHGLR"],"uri":["http://zotero.org/users/local/FTg3Qpza/items/5EKRHGLR"],"itemData":{"id":914,"type":"article-journal","title":"Effects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AF30A5">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8D3C07">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Gilk8qOR/0h0OOpWs","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AF30A5">
        <w:rPr>
          <w:lang w:val="en-GB"/>
        </w:rPr>
        <w:t>(Andersen et al.,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2258C5D0"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AF30A5">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AF30A5">
        <w:rPr>
          <w:lang w:val="en-GB"/>
        </w:rPr>
        <w:t>(Daufresne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AF30A5">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AF30A5">
        <w:rPr>
          <w:lang w:val="en-GB"/>
        </w:rPr>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AF30A5">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AF30A5">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AF30A5">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8D3C07">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2015)","noteIndex":0},"citationItems":[{"id":"Gilk8qOR/xrhnZq6s","uris":["http://zotero.org/users/6116610/items/AZTYYBDD"],"uri":["http://zotero.org/users/6116610/items/AZTYYBDD"],"itemData":{"id":942,"type":"article-journal","abstract":"Most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D3C07">
        <w:rPr>
          <w:rFonts w:ascii="Cambria Math" w:eastAsiaTheme="minorEastAsia" w:hAnsi="Cambria Math" w:cs="Cambria Math"/>
        </w:rPr>
        <w:instrText>∼</w:instrText>
      </w:r>
      <w:r w:rsidR="008D3C07">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AF30A5">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w:instrText>
      </w:r>
      <w:r w:rsidR="00AF30A5">
        <w:rPr>
          <w:rFonts w:eastAsiaTheme="minorEastAsia" w:cstheme="minorHAnsi" w:hint="eastAsia"/>
        </w:rPr>
        <w:instrText>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w:instrText>
      </w:r>
      <w:r w:rsidR="00AF30A5">
        <w:rPr>
          <w:rFonts w:eastAsiaTheme="minorEastAsia" w:cstheme="minorHAnsi"/>
        </w:rPr>
        <w:instrText>on responses to warming, we must recognize that individual responses to temperature may vary over ontogeny. To enable predictions of how climate warming may affect natural populations, we therefore ask how body size and growth may shift in response to inc</w:instrText>
      </w:r>
      <w:r w:rsidR="00AF30A5">
        <w:rPr>
          <w:rFonts w:eastAsiaTheme="minorEastAsia" w:cstheme="minorHAnsi" w:hint="eastAsia"/>
        </w:rPr>
        <w:instrText>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w:instrText>
      </w:r>
      <w:r w:rsidR="00AF30A5" w:rsidRPr="00157025">
        <w:rPr>
          <w:rFonts w:eastAsiaTheme="minorEastAsia" w:cstheme="minorHAnsi"/>
          <w:lang w:val="sv-SE"/>
        </w:rPr>
        <w:instrText xml:space="preserve"> on body size: Only among small</w:instrText>
      </w:r>
      <w:r w:rsidR="00AF30A5" w:rsidRPr="00157025">
        <w:rPr>
          <w:rFonts w:eastAsiaTheme="minorEastAsia" w:cstheme="minorHAnsi" w:hint="eastAsia"/>
          <w:lang w:val="sv-SE"/>
        </w:rPr>
        <w:instrText>‐</w:instrText>
      </w:r>
      <w:r w:rsidR="00AF30A5" w:rsidRPr="00157025">
        <w:rPr>
          <w:rFonts w:eastAsiaTheme="minorEastAsia" w:cstheme="minorHAnsi"/>
          <w:lang w:val="sv-S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AF30A5" w:rsidRPr="00157025">
        <w:rPr>
          <w:rFonts w:eastAsiaTheme="minorEastAsia" w:cstheme="minorHAnsi" w:hint="eastAsia"/>
          <w:lang w:val="sv-SE"/>
        </w:rPr>
        <w:instrText>‐</w:instrText>
      </w:r>
      <w:r w:rsidR="00AF30A5" w:rsidRPr="00157025">
        <w:rPr>
          <w:rFonts w:eastAsiaTheme="minorEastAsia" w:cstheme="minorHAnsi"/>
          <w:lang w:val="sv-SE"/>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Huss et al., 2019; Neuheimer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AF30A5">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AF30A5" w:rsidRPr="00157025">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Ikpewe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AF30A5">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AF30A5">
        <w:rPr>
          <w:lang w:val="en-GB"/>
        </w:rPr>
        <w:t>(Audzijonyte et al., 2020; Barneche et al., 2019; Denderen et al., 2020; Huss et al., 2019; Van Dorst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AF30A5">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AF30A5">
        <w:rPr>
          <w:lang w:val="en-GB"/>
        </w:rPr>
        <w:t>(Denderen et al., 2020; Wang et al., 2020)</w:t>
      </w:r>
      <w:r w:rsidRPr="0001320D">
        <w:fldChar w:fldCharType="end"/>
      </w:r>
      <w:r w:rsidRPr="00B37A74">
        <w:rPr>
          <w:rFonts w:eastAsiaTheme="minorEastAsia" w:cstheme="minorHAnsi"/>
        </w:rPr>
        <w:t xml:space="preserve">. </w:t>
      </w:r>
    </w:p>
    <w:p w14:paraId="1E9C8E14" w14:textId="77D0B7FC"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F30A5">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w:instrText>
      </w:r>
      <w:r w:rsidR="00AF30A5">
        <w:rPr>
          <w:rFonts w:eastAsiaTheme="minorEastAsia" w:hint="eastAsia"/>
        </w:rPr>
        <w:instrText>97CD53"],"itemData":{"id":26,"type":"article-journal","abstract":"Aim: The negative correlation between temperature and body size of ectothermic animals (broadly known as the temperature</w:instrText>
      </w:r>
      <w:r w:rsidR="00AF30A5">
        <w:rPr>
          <w:rFonts w:eastAsiaTheme="minorEastAsia" w:hint="eastAsia"/>
        </w:rPr>
        <w:instrText>‐</w:instrText>
      </w:r>
      <w:r w:rsidR="00AF30A5">
        <w:rPr>
          <w:rFonts w:eastAsiaTheme="minorEastAsia" w:hint="eastAsia"/>
        </w:rPr>
        <w:instrText>size rule or TSR) is a widely observed pattern, especially in aquati</w:instrText>
      </w:r>
      <w:r w:rsidR="00AF30A5">
        <w:rPr>
          <w:rFonts w:eastAsiaTheme="minorEastAsia"/>
        </w:rPr>
        <w:instrText xml:space="preserve">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F30A5">
        <w:rPr>
          <w:lang w:val="en-GB"/>
        </w:rPr>
        <w:t>(Audzijonyte et al., 2019; Neubauer &amp; Andersen, 2019; Ohlberger,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AF30A5">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AF30A5" w:rsidRPr="00AF30A5">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AF30A5">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AF30A5">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AF30A5">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AF30A5">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AF30A5">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AF30A5">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AF30A5">
        <w:rPr>
          <w:lang w:val="en-GB"/>
        </w:rPr>
        <w:t>(Essington et al., 2001; Jobling, 1997; Kitchell et al., 1977; Ursin, 1967)</w:t>
      </w:r>
      <w:r w:rsidRPr="0001320D">
        <w:rPr>
          <w:rFonts w:eastAsiaTheme="minorEastAsia"/>
        </w:rPr>
        <w:fldChar w:fldCharType="end"/>
      </w:r>
      <w:r w:rsidRPr="00B37A74">
        <w:rPr>
          <w:rFonts w:eastAsiaTheme="minorEastAsia"/>
        </w:rPr>
        <w:t>. Energy gain is normally the amount of energy extracted from consumed food and expenditure</w:t>
      </w:r>
      <w:r w:rsidR="00D07D6E">
        <w:rPr>
          <w:rFonts w:eastAsiaTheme="minorEastAsia"/>
        </w:rPr>
        <w:t>, which</w:t>
      </w:r>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AF30A5">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AF30A5">
        <w:rPr>
          <w:lang w:val="en-GB"/>
        </w:rPr>
        <w:t>(Kitchell et al.,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AF30A5">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AF30A5">
        <w:rPr>
          <w:lang w:val="en-GB"/>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AF30A5">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AF30A5">
        <w:rPr>
          <w:lang w:val="en-GB"/>
        </w:rPr>
        <w:t>(Blanchard et al., 2017; Hartvig et al., 2011; Maury &amp; Poggiale,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1FFE6DDF"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r w:rsidR="009047DF">
        <w:rPr>
          <w:rFonts w:eastAsiaTheme="minorEastAsia"/>
        </w:rPr>
        <w:t xml:space="preserve">are not aware of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AF30A5">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AF30A5">
        <w:rPr>
          <w:lang w:val="en-GB"/>
        </w:rPr>
        <w:t>(Glazier, 2005; Jerde et al., 2019; Rall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AF30A5">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AF30A5">
        <w:rPr>
          <w:lang w:val="en-GB"/>
        </w:rPr>
        <w:t>(Brown et al., 2004; Downs et al., 2008; Gillooly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F30A5">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F30A5">
        <w:rPr>
          <w:lang w:val="en-GB"/>
        </w:rPr>
        <w:t>(Barneche et al., 2019; Bokma, 2004; Clarke &amp; Johnston, 1999; Jerde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 xml:space="preserve">temperature </w:t>
      </w:r>
      <w:r w:rsidR="00151BE9">
        <w:rPr>
          <w:rFonts w:cstheme="minorHAnsi"/>
        </w:rPr>
        <w:t>and</w:t>
      </w:r>
      <w:r w:rsidR="00094ECF">
        <w:rPr>
          <w:rFonts w:cstheme="minorHAnsi"/>
        </w:rPr>
        <w:t xml:space="preserve"> activation energ</w:t>
      </w:r>
      <w:r w:rsidR="005C3DAE">
        <w:rPr>
          <w:rFonts w:cstheme="minorHAnsi"/>
        </w:rPr>
        <w:t xml:space="preserve">ies can vary a lot </w:t>
      </w:r>
      <w:r w:rsidRPr="0001320D">
        <w:rPr>
          <w:rFonts w:eastAsiaTheme="minorEastAsia"/>
        </w:rPr>
        <w:fldChar w:fldCharType="begin"/>
      </w:r>
      <w:r w:rsidR="00AF30A5">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AF30A5">
        <w:rPr>
          <w:rFonts w:ascii="Cambria Math" w:eastAsiaTheme="minorEastAsia" w:hAnsi="Cambria Math" w:cs="Cambria Math"/>
        </w:rPr>
        <w:instrText>∼</w:instrText>
      </w:r>
      <w:r w:rsidR="00AF30A5">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AF30A5">
        <w:rPr>
          <w:lang w:val="en-GB"/>
        </w:rPr>
        <w:t>(Dell et al., 2011; Englund et al., 2011; Pawar et al., 2016; Rall et al.,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AF30A5">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AF30A5" w:rsidRPr="00AF30A5">
        <w:rPr>
          <w:lang w:val="en-GB"/>
        </w:rPr>
        <w:t>(García García et al., 2011; Glazier, 2005; Lindmark et al., 2018; Ohlberger et al., 2012; Xie &amp; Sun, 1990)</w:t>
      </w:r>
      <w:r w:rsidRPr="0001320D">
        <w:rPr>
          <w:rFonts w:cstheme="minorHAnsi"/>
        </w:rPr>
        <w:fldChar w:fldCharType="end"/>
      </w:r>
      <w:r w:rsidRPr="00B37A74">
        <w:rPr>
          <w:rFonts w:cstheme="minorHAnsi"/>
        </w:rPr>
        <w:t xml:space="preserve"> (but see Jerde </w:t>
      </w:r>
      <w:r w:rsidRPr="00B37A74">
        <w:rPr>
          <w:rFonts w:cstheme="minorHAnsi"/>
          <w:i/>
          <w:iCs/>
        </w:rPr>
        <w:t>et al</w:t>
      </w:r>
      <w:r w:rsidRPr="00B37A74">
        <w:rPr>
          <w:rFonts w:cstheme="minorHAnsi"/>
        </w:rPr>
        <w:t xml:space="preserve">. </w:t>
      </w:r>
      <w:r w:rsidRPr="0001320D">
        <w:rPr>
          <w:rFonts w:cstheme="minorHAnsi"/>
        </w:rPr>
        <w:fldChar w:fldCharType="begin"/>
      </w:r>
      <w:r w:rsidR="00AF30A5">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AF30A5">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AF30A5">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AF30A5">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AF30A5">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AF30A5">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20DC46B9"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7E26C65A"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AF30A5">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t xml:space="preserve">. </w:t>
      </w:r>
      <w:r>
        <w:t xml:space="preserve">The global intraspecific intercept for </w:t>
      </w:r>
      <w:r w:rsidR="00553171">
        <w:t xml:space="preserve">maximum consumption rate is </w:t>
      </w:r>
      <w:r w:rsidR="00673D17">
        <w:t xml:space="preserve">estimated to be </w:t>
      </w:r>
      <w:r w:rsidR="00795B6B">
        <w:t>-0.34</w:t>
      </w:r>
      <w:r w:rsidR="001E0983">
        <w:t xml:space="preserve"> [</w:t>
      </w:r>
      <w:r w:rsidR="005E4474" w:rsidRPr="001E0983">
        <w:t>-0.85</w:t>
      </w:r>
      <w:r w:rsidR="005E4474">
        <w:t xml:space="preserve">, </w:t>
      </w:r>
      <w:r w:rsidR="007E1BEA">
        <w:t>0.17</w:t>
      </w:r>
      <w:r w:rsidR="001E0983">
        <w:t xml:space="preserve">], and for </w:t>
      </w:r>
      <w:r>
        <w:t xml:space="preserve">routine and resting metabolic rate 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 xml:space="preserve">the </w:t>
      </w:r>
      <w:r w:rsidRPr="00672CB5">
        <w:rPr>
          <w:rFonts w:eastAsiaTheme="minorEastAsia"/>
          <w:iCs/>
        </w:rPr>
        <w:lastRenderedPageBreak/>
        <w:t>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73D6167D"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AF30A5">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AF30A5">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 xml:space="preserve">(i)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AF30A5">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AF30A5">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69C38581"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722CA9A4"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with body mass and temperature. We found strong evidence for declining optimum growth temperatures as individuals grow in size</w:t>
      </w:r>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w:t>
      </w:r>
      <w:r w:rsidR="00F6556D">
        <w:rPr>
          <w:rFonts w:eastAsiaTheme="minorEastAsia" w:cstheme="minorHAnsi"/>
        </w:rPr>
        <w:t xml:space="preserve">body </w:t>
      </w:r>
      <w:r w:rsidR="00B12DD7">
        <w:rPr>
          <w:rFonts w:eastAsiaTheme="minorEastAsia" w:cstheme="minorHAnsi"/>
        </w:rPr>
        <w:t>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00CE676A">
        <w:rPr>
          <w:rFonts w:eastAsiaTheme="minorEastAsia" w:cstheme="minorHAnsi"/>
        </w:rPr>
        <w:t xml:space="preserve"> from temperature experiments</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6770B1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AF30A5">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AF30A5">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xml:space="preserve">. This is based on the assumption that anabolism scales with </w:t>
      </w:r>
      <w:r w:rsidRPr="00B37A74">
        <w:rPr>
          <w:rFonts w:eastAsiaTheme="minorEastAsia" w:cstheme="minorHAnsi"/>
        </w:rPr>
        <w:lastRenderedPageBreak/>
        <w:t>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AF30A5">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r w:rsidR="00D87119" w:rsidRPr="00345497">
        <w:rPr>
          <w:lang w:val="en-GB"/>
        </w:rPr>
        <w:t xml:space="preserve">Pawar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AF30A5">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AF30A5">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AF30A5">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AF30A5">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4267AF82"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Burkepile </w:t>
      </w:r>
      <w:r w:rsidRPr="00B37A74">
        <w:fldChar w:fldCharType="begin"/>
      </w:r>
      <w:r w:rsidR="00AF30A5">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AF30A5">
        <w:rPr>
          <w:lang w:val="en-GB"/>
        </w:rPr>
        <w:t>(2012)</w:t>
      </w:r>
      <w:r w:rsidRPr="00B37A74">
        <w:fldChar w:fldCharType="end"/>
      </w:r>
      <w:r w:rsidRPr="00B37A74">
        <w:t xml:space="preserve"> and</w:t>
      </w:r>
      <w:r w:rsidR="0085798E">
        <w:t xml:space="preserve"> </w:t>
      </w:r>
      <w:r w:rsidR="00D30CB2">
        <w:t xml:space="preserve">Rall </w:t>
      </w:r>
      <w:r w:rsidR="00D30CB2" w:rsidRPr="00D30CB2">
        <w:rPr>
          <w:i/>
          <w:iCs/>
        </w:rPr>
        <w:t>et al.</w:t>
      </w:r>
      <w:r w:rsidR="00D30CB2">
        <w:rPr>
          <w:i/>
          <w:iCs/>
        </w:rPr>
        <w:t xml:space="preserve"> </w:t>
      </w:r>
      <w:r w:rsidR="00D30CB2">
        <w:fldChar w:fldCharType="begin"/>
      </w:r>
      <w:r w:rsidR="00AF30A5">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AF30A5">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AF30A5">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AF30A5">
        <w:rPr>
          <w:lang w:val="en-GB"/>
        </w:rP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AF30A5">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w:instrText>
      </w:r>
      <w:r w:rsidR="00AF30A5">
        <w:rPr>
          <w:rFonts w:eastAsiaTheme="minorEastAsia" w:cstheme="minorHAnsi" w:hint="eastAsia"/>
        </w:rPr>
        <w:instrText>157","source":"Wiley Online Library","title":"Temperature, predator</w:instrText>
      </w:r>
      <w:r w:rsidR="00AF30A5">
        <w:rPr>
          <w:rFonts w:eastAsiaTheme="minorEastAsia" w:cstheme="minorHAnsi" w:hint="eastAsia"/>
        </w:rPr>
        <w:instrText>–</w:instrText>
      </w:r>
      <w:r w:rsidR="00AF30A5">
        <w:rPr>
          <w:rFonts w:eastAsiaTheme="minorEastAsia" w:cstheme="minorHAnsi" w:hint="eastAsia"/>
        </w:rPr>
        <w:instrText>prey interaction strength and population stability","volume":"16","author":[{"family":"Rall","given":"Björn C."},{"family":"Vucic</w:instrText>
      </w:r>
      <w:r w:rsidR="00AF30A5">
        <w:rPr>
          <w:rFonts w:eastAsiaTheme="minorEastAsia" w:cstheme="minorHAnsi" w:hint="eastAsia"/>
        </w:rPr>
        <w:instrText>‐</w:instrText>
      </w:r>
      <w:r w:rsidR="00AF30A5">
        <w:rPr>
          <w:rFonts w:eastAsiaTheme="minorEastAsia" w:cstheme="minorHAnsi" w:hint="eastAsia"/>
        </w:rPr>
        <w:instrText>Pestic","given":"Olivera"},{"family":"Ehnes","given":"Ros</w:instrText>
      </w:r>
      <w:r w:rsidR="00AF30A5">
        <w:rPr>
          <w:rFonts w:eastAsiaTheme="minorEastAsia" w:cstheme="minorHAnsi"/>
        </w:rPr>
        <w:instrText>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w:instrText>
      </w:r>
      <w:r w:rsidR="00AF30A5">
        <w:rPr>
          <w:rFonts w:eastAsiaTheme="minorEastAsia" w:cstheme="minorHAnsi" w:hint="eastAsia"/>
        </w:rPr>
        <w:instrText>.1111/ele.13235","ISSN":"1461-023X, 1461-0248","issue":"5","language":"en","page":"778-786","source":"DOI.org (Crossref)","title":"Size</w:instrText>
      </w:r>
      <w:r w:rsidR="00AF30A5">
        <w:rPr>
          <w:rFonts w:eastAsiaTheme="minorEastAsia" w:cstheme="minorHAnsi" w:hint="eastAsia"/>
        </w:rPr>
        <w:instrText>‐</w:instrText>
      </w:r>
      <w:r w:rsidR="00AF30A5">
        <w:rPr>
          <w:rFonts w:eastAsiaTheme="minorEastAsia" w:cstheme="minorHAnsi" w:hint="eastAsia"/>
        </w:rPr>
        <w:instrText>based ecological interactions drive food web responses to climate warming","volume":"22","author":[{"family":"Lindmark"</w:instrText>
      </w:r>
      <w:r w:rsidR="00AF30A5">
        <w:rPr>
          <w:rFonts w:eastAsiaTheme="minorEastAsia" w:cstheme="minorHAnsi"/>
        </w:rPr>
        <w:instrText xml:space="preserve">,"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AF30A5">
        <w:rPr>
          <w:lang w:val="en-GB"/>
        </w:rPr>
        <w:t>(Fussmann et al., 2014; Lemoine &amp; Burkepile, 2012; Lindmark et al., 2019; Rall et al., 2010; Vasseur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758D9754"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AF30A5">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AF30A5">
        <w:rPr>
          <w:lang w:val="en-GB"/>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AF30A5" w:rsidRPr="00AF30A5">
        <w:rPr>
          <w:lang w:val="en-GB"/>
        </w:rPr>
        <w:t>(Björnsson et al., 2007; Handeland et al., 2008; Panov &amp; McQueen, 1998; Steinarsson &amp; Imsland, 2003; Wyban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AF30A5">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w:t>
      </w:r>
      <w:r w:rsidR="00FF0C73" w:rsidRPr="00B37A74">
        <w:rPr>
          <w:rFonts w:eastAsiaTheme="minorEastAsia" w:cstheme="minorHAnsi"/>
        </w:rPr>
        <w:lastRenderedPageBreak/>
        <w:t xml:space="preserve">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AF30A5">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AF30A5">
        <w:rPr>
          <w:lang w:val="en-GB"/>
        </w:rPr>
        <w:t>(Barneche et al., 2018)</w:t>
      </w:r>
      <w:r w:rsidR="00FF0C73" w:rsidRPr="00B37A74">
        <w:rPr>
          <w:rFonts w:eastAsiaTheme="minorEastAsia" w:cstheme="minorHAnsi"/>
        </w:rPr>
        <w:fldChar w:fldCharType="end"/>
      </w:r>
      <w:r w:rsidR="00FF0C73" w:rsidRPr="00B37A74">
        <w:rPr>
          <w:rFonts w:eastAsiaTheme="minorEastAsia" w:cstheme="minorHAnsi"/>
        </w:rPr>
        <w:t>.</w:t>
      </w:r>
    </w:p>
    <w:p w14:paraId="17C44664" w14:textId="38550740"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AF30A5">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AF30A5">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that standard metabolic rate </w:t>
      </w:r>
      <w:r w:rsidR="003F6C14">
        <w:rPr>
          <w:rFonts w:eastAsiaTheme="minorEastAsia" w:cstheme="minorHAnsi"/>
        </w:rPr>
        <w:t>is</w:t>
      </w:r>
      <w:r w:rsidR="000244B9">
        <w:rPr>
          <w:rFonts w:eastAsiaTheme="minorEastAsia" w:cstheme="minorHAnsi"/>
        </w:rPr>
        <w:t xml:space="preserve"> proportional</w:t>
      </w:r>
      <w:r>
        <w:rPr>
          <w:rFonts w:eastAsiaTheme="minorEastAsia" w:cstheme="minorHAnsi"/>
        </w:rPr>
        <w:t xml:space="preserve"> to routine metabolic rate</w:t>
      </w:r>
      <w:r w:rsidR="00436A47">
        <w:rPr>
          <w:rFonts w:eastAsiaTheme="minorEastAsia" w:cstheme="minorHAnsi"/>
        </w:rPr>
        <w:t xml:space="preserve"> (</w:t>
      </w:r>
      <w:r w:rsidR="003D1255">
        <w:rPr>
          <w:rFonts w:eastAsiaTheme="minorEastAsia" w:cstheme="minorHAnsi"/>
        </w:rPr>
        <w:t>exhibit the same mass-scaling relationships</w:t>
      </w:r>
      <w:r>
        <w:rPr>
          <w:rFonts w:eastAsiaTheme="minorEastAsia" w:cstheme="minorHAnsi"/>
        </w:rPr>
        <w:t xml:space="preserve"> </w:t>
      </w:r>
      <w:r>
        <w:rPr>
          <w:rFonts w:eastAsiaTheme="minorEastAsia" w:cstheme="minorHAnsi"/>
        </w:rPr>
        <w:fldChar w:fldCharType="begin"/>
      </w:r>
      <w:r w:rsidR="007E4007">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D"}],"issued":{"date-parts":[["2017"]]}}}],"schema":"https://github.com/citation-style-language/schema/raw/master/csl-citation.json"} </w:instrText>
      </w:r>
      <w:r>
        <w:rPr>
          <w:rFonts w:eastAsiaTheme="minorEastAsia" w:cstheme="minorHAnsi"/>
        </w:rPr>
        <w:fldChar w:fldCharType="separate"/>
      </w:r>
      <w:r w:rsidR="007E4007">
        <w:rPr>
          <w:lang w:val="en-GB"/>
        </w:rPr>
        <w:t>(Kitchell et al., 1977; Messmer et al., 2017)</w:t>
      </w:r>
      <w:r>
        <w:rPr>
          <w:rFonts w:eastAsiaTheme="minorEastAsia" w:cstheme="minorHAnsi"/>
        </w:rPr>
        <w:fldChar w:fldCharType="end"/>
      </w:r>
      <w:r w:rsidR="00436A47">
        <w:rPr>
          <w:rFonts w:eastAsiaTheme="minorEastAsia" w:cstheme="minorHAnsi"/>
        </w:rPr>
        <w:t>)</w:t>
      </w:r>
      <w:commentRangeStart w:id="6"/>
      <w:commentRangeStart w:id="7"/>
      <w:r>
        <w:rPr>
          <w:rFonts w:eastAsiaTheme="minorEastAsia" w:cstheme="minorHAnsi"/>
        </w:rPr>
        <w:t>.</w:t>
      </w:r>
      <w:r w:rsidR="00436A47">
        <w:rPr>
          <w:rFonts w:eastAsiaTheme="minorEastAsia" w:cstheme="minorHAnsi"/>
        </w:rPr>
        <w:t xml:space="preserve"> </w:t>
      </w:r>
      <w:commentRangeEnd w:id="6"/>
      <w:r w:rsidR="00B079EC">
        <w:rPr>
          <w:rStyle w:val="CommentReference"/>
        </w:rPr>
        <w:commentReference w:id="6"/>
      </w:r>
      <w:commentRangeEnd w:id="7"/>
      <w:r w:rsidR="003E3A7D">
        <w:rPr>
          <w:rStyle w:val="CommentReference"/>
        </w:rPr>
        <w:commentReference w:id="7"/>
      </w:r>
      <w:r w:rsidR="00175D9C">
        <w:rPr>
          <w:rFonts w:eastAsiaTheme="minorEastAsia" w:cstheme="minorHAnsi"/>
        </w:rPr>
        <w:t>Th</w:t>
      </w:r>
      <w:r w:rsidR="009F3723">
        <w:rPr>
          <w:rFonts w:eastAsiaTheme="minorEastAsia" w:cstheme="minorHAnsi"/>
        </w:rPr>
        <w:t xml:space="preserve">is </w:t>
      </w:r>
      <w:r w:rsidR="00175D9C">
        <w:rPr>
          <w:rFonts w:eastAsiaTheme="minorEastAsia" w:cstheme="minorHAnsi"/>
        </w:rPr>
        <w:t xml:space="preserve">assumption is </w:t>
      </w:r>
      <w:r w:rsidR="001F664C">
        <w:rPr>
          <w:rFonts w:eastAsiaTheme="minorEastAsia" w:cstheme="minorHAnsi"/>
        </w:rPr>
        <w:t xml:space="preserve">also </w:t>
      </w:r>
      <w:r w:rsidR="00175D9C">
        <w:rPr>
          <w:rFonts w:eastAsiaTheme="minorEastAsia" w:cstheme="minorHAnsi"/>
        </w:rPr>
        <w:t>common</w:t>
      </w:r>
      <w:r w:rsidR="001F664C">
        <w:rPr>
          <w:rFonts w:eastAsiaTheme="minorEastAsia" w:cstheme="minorHAnsi"/>
        </w:rPr>
        <w:t>ly applied</w:t>
      </w:r>
      <w:r w:rsidR="00175D9C">
        <w:rPr>
          <w:rFonts w:eastAsiaTheme="minorEastAsia" w:cstheme="minorHAnsi"/>
        </w:rPr>
        <w:t xml:space="preserve"> </w:t>
      </w:r>
      <w:r w:rsidR="001F664C">
        <w:rPr>
          <w:rFonts w:eastAsiaTheme="minorEastAsia" w:cstheme="minorHAnsi"/>
        </w:rPr>
        <w:t>to</w:t>
      </w:r>
      <w:r w:rsidR="00175D9C">
        <w:rPr>
          <w:rFonts w:eastAsiaTheme="minorEastAsia" w:cstheme="minorHAnsi"/>
        </w:rPr>
        <w:t xml:space="preserve"> the relationship between </w:t>
      </w:r>
      <w:r w:rsidR="001F664C">
        <w:rPr>
          <w:rFonts w:eastAsiaTheme="minorEastAsia" w:cstheme="minorHAnsi"/>
        </w:rPr>
        <w:t xml:space="preserve">maximum </w:t>
      </w:r>
      <w:r w:rsidR="00175D9C">
        <w:rPr>
          <w:rFonts w:eastAsiaTheme="minorEastAsia" w:cstheme="minorHAnsi"/>
        </w:rPr>
        <w:t>consumption rates and consumption rates</w:t>
      </w:r>
      <w:r w:rsidR="00F01CF0">
        <w:rPr>
          <w:rFonts w:eastAsiaTheme="minorEastAsia" w:cstheme="minorHAnsi"/>
        </w:rPr>
        <w:t xml:space="preserve"> </w:t>
      </w:r>
      <w:r w:rsidR="001F664C">
        <w:rPr>
          <w:rFonts w:eastAsiaTheme="minorEastAsia" w:cstheme="minorHAnsi"/>
        </w:rPr>
        <w:t xml:space="preserve">in the wild </w:t>
      </w:r>
      <w:r w:rsidR="00F01CF0">
        <w:rPr>
          <w:rFonts w:eastAsiaTheme="minorEastAsia" w:cstheme="minorHAnsi"/>
        </w:rPr>
        <w:t>(</w:t>
      </w:r>
      <w:r w:rsidR="004374DC">
        <w:rPr>
          <w:rFonts w:eastAsiaTheme="minorEastAsia" w:cstheme="minorHAnsi"/>
        </w:rPr>
        <w:t>i.e.</w:t>
      </w:r>
      <w:r w:rsidR="0088602A">
        <w:rPr>
          <w:rFonts w:eastAsiaTheme="minorEastAsia" w:cstheme="minorHAnsi"/>
        </w:rPr>
        <w:t>,</w:t>
      </w:r>
      <w:r w:rsidR="00F01CF0">
        <w:rPr>
          <w:rFonts w:eastAsiaTheme="minorEastAsia" w:cstheme="minorHAnsi"/>
        </w:rPr>
        <w:t xml:space="preserve"> they are related via a constant)</w:t>
      </w:r>
      <w:r w:rsidR="00BF5B0F">
        <w:t xml:space="preserve">, which </w:t>
      </w:r>
      <w:r w:rsidR="00E748E0">
        <w:t xml:space="preserve">has some </w:t>
      </w:r>
      <w:r w:rsidR="00C41D9F">
        <w:t xml:space="preserve">empirical </w:t>
      </w:r>
      <w:r w:rsidR="00BF5B0F">
        <w:t xml:space="preserve">support </w:t>
      </w:r>
      <w:r w:rsidR="00EF5199">
        <w:rPr>
          <w:rFonts w:eastAsiaTheme="minorEastAsia" w:cstheme="minorHAnsi"/>
        </w:rPr>
        <w:fldChar w:fldCharType="begin"/>
      </w:r>
      <w:r w:rsidR="00EF5199">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EF5199">
        <w:rPr>
          <w:rFonts w:eastAsiaTheme="minorEastAsia" w:cstheme="minorHAnsi"/>
        </w:rPr>
        <w:fldChar w:fldCharType="separate"/>
      </w:r>
      <w:r w:rsidR="00EF5199">
        <w:rPr>
          <w:rFonts w:eastAsiaTheme="minorEastAsia" w:cstheme="minorHAnsi"/>
          <w:noProof/>
        </w:rPr>
        <w:t>(Neuenfeldt et al., 2020)</w:t>
      </w:r>
      <w:r w:rsidR="00EF5199">
        <w:rPr>
          <w:rFonts w:eastAsiaTheme="minorEastAsia" w:cstheme="minorHAnsi"/>
        </w:rPr>
        <w:fldChar w:fldCharType="end"/>
      </w:r>
      <w:r w:rsidR="00F01CF0">
        <w:rPr>
          <w:rFonts w:eastAsiaTheme="minorEastAsia" w:cstheme="minorHAnsi"/>
        </w:rPr>
        <w:t xml:space="preserve">. </w:t>
      </w:r>
      <w:r w:rsidR="00ED6B7E">
        <w:rPr>
          <w:rFonts w:eastAsiaTheme="minorEastAsia" w:cstheme="minorHAnsi"/>
        </w:rPr>
        <w:t xml:space="preserve">However, the assumption of proportionality </w:t>
      </w:r>
      <w:del w:id="8" w:author="Max Lindmark" w:date="2021-11-11T10:47:00Z">
        <w:r w:rsidR="008F69D9" w:rsidDel="00A674BE">
          <w:rPr>
            <w:rFonts w:eastAsiaTheme="minorEastAsia" w:cstheme="minorHAnsi"/>
          </w:rPr>
          <w:delText>is still strong</w:delText>
        </w:r>
        <w:r w:rsidR="00890863" w:rsidDel="00A674BE">
          <w:rPr>
            <w:rFonts w:eastAsiaTheme="minorEastAsia" w:cstheme="minorHAnsi"/>
          </w:rPr>
          <w:delText>,</w:delText>
        </w:r>
        <w:r w:rsidR="00F6556D" w:rsidDel="00A674BE">
          <w:rPr>
            <w:rFonts w:eastAsiaTheme="minorEastAsia" w:cstheme="minorHAnsi"/>
          </w:rPr>
          <w:delText xml:space="preserve"> as</w:delText>
        </w:r>
        <w:r w:rsidR="008F69D9" w:rsidDel="00A674BE">
          <w:rPr>
            <w:rFonts w:eastAsiaTheme="minorEastAsia" w:cstheme="minorHAnsi"/>
          </w:rPr>
          <w:delText xml:space="preserve"> </w:delText>
        </w:r>
        <w:r w:rsidR="00F6556D" w:rsidDel="00A674BE">
          <w:rPr>
            <w:rFonts w:eastAsiaTheme="minorEastAsia" w:cstheme="minorHAnsi"/>
          </w:rPr>
          <w:delText xml:space="preserve">foraging in the wild can depend on predation risk, yet </w:delText>
        </w:r>
        <w:r w:rsidR="008F69D9" w:rsidDel="00A674BE">
          <w:rPr>
            <w:rFonts w:eastAsiaTheme="minorEastAsia" w:cstheme="minorHAnsi"/>
          </w:rPr>
          <w:delText xml:space="preserve">it </w:delText>
        </w:r>
      </w:del>
      <w:r w:rsidR="00BC3DEF">
        <w:rPr>
          <w:rFonts w:eastAsiaTheme="minorEastAsia" w:cstheme="minorHAnsi"/>
        </w:rPr>
        <w:t xml:space="preserve">has </w:t>
      </w:r>
      <w:r w:rsidR="00195E4F">
        <w:rPr>
          <w:rFonts w:eastAsiaTheme="minorEastAsia" w:cstheme="minorHAnsi"/>
        </w:rPr>
        <w:t xml:space="preserve">not </w:t>
      </w:r>
      <w:r w:rsidR="00ED6B7E">
        <w:rPr>
          <w:rFonts w:eastAsiaTheme="minorEastAsia" w:cstheme="minorHAnsi"/>
        </w:rPr>
        <w:t>been tested thoroughly</w:t>
      </w:r>
      <w:ins w:id="9" w:author="Max Lindmark" w:date="2021-11-11T10:47:00Z">
        <w:r w:rsidR="00A674BE">
          <w:rPr>
            <w:rFonts w:eastAsiaTheme="minorEastAsia" w:cstheme="minorHAnsi"/>
          </w:rPr>
          <w:t xml:space="preserve">, </w:t>
        </w:r>
      </w:ins>
      <w:ins w:id="10" w:author="Max Lindmark" w:date="2021-11-11T15:40:00Z">
        <w:r w:rsidR="00962F7C">
          <w:rPr>
            <w:rFonts w:eastAsiaTheme="minorEastAsia" w:cstheme="minorHAnsi"/>
          </w:rPr>
          <w:t xml:space="preserve">despite </w:t>
        </w:r>
      </w:ins>
      <w:del w:id="11" w:author="Max Lindmark" w:date="2021-11-11T10:47:00Z">
        <w:r w:rsidR="00A17288" w:rsidDel="00A674BE">
          <w:rPr>
            <w:rFonts w:eastAsiaTheme="minorEastAsia" w:cstheme="minorHAnsi"/>
          </w:rPr>
          <w:delText xml:space="preserve"> (</w:delText>
        </w:r>
      </w:del>
      <w:del w:id="12" w:author="Max Lindmark" w:date="2021-11-11T15:40:00Z">
        <w:r w:rsidR="00ED6B7E" w:rsidDel="00962F7C">
          <w:rPr>
            <w:rFonts w:eastAsiaTheme="minorEastAsia" w:cstheme="minorHAnsi"/>
          </w:rPr>
          <w:delText>even though</w:delText>
        </w:r>
      </w:del>
      <w:r w:rsidR="00ED6B7E">
        <w:rPr>
          <w:rFonts w:eastAsiaTheme="minorEastAsia" w:cstheme="minorHAnsi"/>
        </w:rPr>
        <w:t xml:space="preserve"> it </w:t>
      </w:r>
      <w:del w:id="13" w:author="Max Lindmark" w:date="2021-11-11T15:40:00Z">
        <w:r w:rsidR="00ED6B7E" w:rsidDel="00962F7C">
          <w:rPr>
            <w:rFonts w:eastAsiaTheme="minorEastAsia" w:cstheme="minorHAnsi"/>
          </w:rPr>
          <w:delText xml:space="preserve">was </w:delText>
        </w:r>
      </w:del>
      <w:ins w:id="14" w:author="Max Lindmark" w:date="2021-11-11T15:40:00Z">
        <w:r w:rsidR="00962F7C">
          <w:rPr>
            <w:rFonts w:eastAsiaTheme="minorEastAsia" w:cstheme="minorHAnsi"/>
          </w:rPr>
          <w:t>being</w:t>
        </w:r>
        <w:r w:rsidR="009F7C33">
          <w:rPr>
            <w:rFonts w:eastAsiaTheme="minorEastAsia" w:cstheme="minorHAnsi"/>
          </w:rPr>
          <w:t xml:space="preserve"> </w:t>
        </w:r>
      </w:ins>
      <w:r w:rsidR="00ED6B7E">
        <w:rPr>
          <w:rFonts w:eastAsiaTheme="minorEastAsia" w:cstheme="minorHAnsi"/>
        </w:rPr>
        <w:t>identified as an important area for research over 40 years ago</w:t>
      </w:r>
      <w:r w:rsidR="007E4007">
        <w:rPr>
          <w:rFonts w:eastAsiaTheme="minorEastAsia" w:cstheme="minorHAnsi"/>
        </w:rPr>
        <w:t xml:space="preserve"> </w:t>
      </w:r>
      <w:r w:rsidR="007E4007">
        <w:rPr>
          <w:rFonts w:eastAsiaTheme="minorEastAsia" w:cstheme="minorHAnsi"/>
        </w:rPr>
        <w:fldChar w:fldCharType="begin"/>
      </w:r>
      <w:r w:rsidR="007E4007">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instrText>
      </w:r>
      <w:r w:rsidR="007E4007">
        <w:rPr>
          <w:rFonts w:eastAsiaTheme="minorEastAsia" w:cstheme="minorHAnsi"/>
        </w:rPr>
        <w:fldChar w:fldCharType="separate"/>
      </w:r>
      <w:r w:rsidR="007E4007">
        <w:rPr>
          <w:rFonts w:eastAsiaTheme="minorEastAsia" w:cstheme="minorHAnsi"/>
          <w:noProof/>
        </w:rPr>
        <w:t>(Kitchell et al., 1977)</w:t>
      </w:r>
      <w:r w:rsidR="007E4007">
        <w:rPr>
          <w:rFonts w:eastAsiaTheme="minorEastAsia" w:cstheme="minorHAnsi"/>
        </w:rPr>
        <w:fldChar w:fldCharType="end"/>
      </w:r>
      <w:del w:id="15" w:author="Max Lindmark" w:date="2021-11-11T10:47:00Z">
        <w:r w:rsidR="00635001" w:rsidDel="00A674BE">
          <w:rPr>
            <w:rFonts w:eastAsiaTheme="minorEastAsia" w:cstheme="minorHAnsi"/>
          </w:rPr>
          <w:delText>)</w:delText>
        </w:r>
      </w:del>
      <w:r w:rsidR="004374DC">
        <w:rPr>
          <w:rFonts w:eastAsiaTheme="minorEastAsia" w:cstheme="minorHAnsi"/>
        </w:rPr>
        <w:t>.</w:t>
      </w:r>
      <w:r w:rsidR="004821C4">
        <w:rPr>
          <w:rFonts w:eastAsiaTheme="minorEastAsia" w:cstheme="minorHAnsi"/>
        </w:rPr>
        <w:t xml:space="preserve"> </w:t>
      </w:r>
      <w:r w:rsidR="00890863">
        <w:rPr>
          <w:rFonts w:eastAsiaTheme="minorEastAsia" w:cstheme="minorHAnsi"/>
        </w:rPr>
        <w:t>If</w:t>
      </w:r>
      <w:r w:rsidR="00927D27">
        <w:rPr>
          <w:rFonts w:eastAsiaTheme="minorEastAsia" w:cstheme="minorHAnsi"/>
        </w:rPr>
        <w:t>,</w:t>
      </w:r>
      <w:r w:rsidR="00890863">
        <w:rPr>
          <w:rFonts w:eastAsiaTheme="minorEastAsia" w:cstheme="minorHAnsi"/>
        </w:rPr>
        <w:t xml:space="preserve"> for example</w:t>
      </w:r>
      <w:r w:rsidR="00927D27">
        <w:rPr>
          <w:rFonts w:eastAsiaTheme="minorEastAsia" w:cstheme="minorHAnsi"/>
        </w:rPr>
        <w:t>,</w:t>
      </w:r>
      <w:commentRangeStart w:id="16"/>
      <w:commentRangeStart w:id="17"/>
      <w:commentRangeStart w:id="18"/>
      <w:commentRangeEnd w:id="17"/>
      <w:r w:rsidR="004C4D66">
        <w:rPr>
          <w:rStyle w:val="CommentReference"/>
        </w:rPr>
        <w:commentReference w:id="17"/>
      </w:r>
      <w:commentRangeEnd w:id="16"/>
      <w:r w:rsidR="00717980">
        <w:rPr>
          <w:rStyle w:val="CommentReference"/>
        </w:rPr>
        <w:commentReference w:id="16"/>
      </w:r>
      <w:commentRangeEnd w:id="18"/>
      <w:r w:rsidR="0020073B">
        <w:rPr>
          <w:rStyle w:val="CommentReference"/>
        </w:rPr>
        <w:commentReference w:id="18"/>
      </w:r>
      <w:r w:rsidR="000101BB">
        <w:rPr>
          <w:rFonts w:eastAsiaTheme="minorEastAsia" w:cstheme="minorHAnsi"/>
        </w:rPr>
        <w:t xml:space="preserve"> large individuals </w:t>
      </w:r>
      <w:r w:rsidR="00890863">
        <w:rPr>
          <w:rFonts w:eastAsiaTheme="minorEastAsia" w:cstheme="minorHAnsi"/>
        </w:rPr>
        <w:t>in wild populations feed</w:t>
      </w:r>
      <w:r w:rsidR="000101BB">
        <w:rPr>
          <w:rFonts w:eastAsiaTheme="minorEastAsia" w:cstheme="minorHAnsi"/>
        </w:rPr>
        <w:t xml:space="preserve"> more efficient</w:t>
      </w:r>
      <w:r w:rsidR="00890863">
        <w:rPr>
          <w:rFonts w:eastAsiaTheme="minorEastAsia" w:cstheme="minorHAnsi"/>
        </w:rPr>
        <w:t>ly than small ones (e.g.</w:t>
      </w:r>
      <w:ins w:id="19" w:author="Max Lindmark" w:date="2021-11-11T10:48:00Z">
        <w:r w:rsidR="00BD4812">
          <w:rPr>
            <w:rFonts w:eastAsiaTheme="minorEastAsia" w:cstheme="minorHAnsi"/>
          </w:rPr>
          <w:t>,</w:t>
        </w:r>
      </w:ins>
      <w:r w:rsidR="00890863">
        <w:rPr>
          <w:rFonts w:eastAsiaTheme="minorEastAsia" w:cstheme="minorHAnsi"/>
        </w:rPr>
        <w:t xml:space="preserve"> due to being less sensitive to predation</w:t>
      </w:r>
      <w:r w:rsidR="00F3135A">
        <w:rPr>
          <w:rFonts w:eastAsiaTheme="minorEastAsia" w:cstheme="minorHAnsi"/>
        </w:rPr>
        <w:t>)</w:t>
      </w:r>
      <w:r w:rsidR="00943051">
        <w:rPr>
          <w:rFonts w:eastAsiaTheme="minorEastAsia" w:cstheme="minorHAnsi"/>
        </w:rPr>
        <w:t xml:space="preserve">, </w:t>
      </w:r>
      <w:r w:rsidR="005E21C1">
        <w:rPr>
          <w:rFonts w:eastAsiaTheme="minorEastAsia" w:cstheme="minorHAnsi"/>
        </w:rPr>
        <w:t xml:space="preserve">the prediction about </w:t>
      </w:r>
      <w:r w:rsidR="00FF77F1">
        <w:rPr>
          <w:rFonts w:eastAsiaTheme="minorEastAsia" w:cstheme="minorHAnsi"/>
        </w:rPr>
        <w:t>declining optimum growth temperature with size</w:t>
      </w:r>
      <w:r w:rsidR="00890863">
        <w:rPr>
          <w:rFonts w:eastAsiaTheme="minorEastAsia" w:cstheme="minorHAnsi"/>
        </w:rPr>
        <w:t xml:space="preserve"> based on lab experiments may be altered</w:t>
      </w:r>
      <w:r w:rsidR="00FF77F1">
        <w:rPr>
          <w:rFonts w:eastAsiaTheme="minorEastAsia" w:cstheme="minorHAnsi"/>
        </w:rPr>
        <w:t>.</w:t>
      </w:r>
      <w:r w:rsidR="00890863">
        <w:rPr>
          <w:rFonts w:eastAsiaTheme="minorEastAsia" w:cstheme="minorHAnsi"/>
        </w:rPr>
        <w:t xml:space="preserve"> </w:t>
      </w:r>
      <w:del w:id="20" w:author="Max Lindmark" w:date="2021-11-11T10:48:00Z">
        <w:r w:rsidR="00890863" w:rsidDel="00EF18AE">
          <w:rPr>
            <w:rFonts w:eastAsiaTheme="minorEastAsia" w:cstheme="minorHAnsi"/>
          </w:rPr>
          <w:delText>However, our independen</w:delText>
        </w:r>
        <w:r w:rsidR="00717980" w:rsidDel="00EF18AE">
          <w:rPr>
            <w:rFonts w:eastAsiaTheme="minorEastAsia" w:cstheme="minorHAnsi"/>
          </w:rPr>
          <w:delText xml:space="preserve">t growth data suggests that there is no such violation of the assumption that consumption rates in the wild are proportional to those measured in the lab. </w:delText>
        </w:r>
      </w:del>
      <w:r w:rsidR="00AF72DB">
        <w:rPr>
          <w:rFonts w:eastAsiaTheme="minorEastAsia" w:cstheme="minorHAnsi"/>
        </w:rPr>
        <w:t>Moreover</w:t>
      </w:r>
      <w:r w:rsidR="00C10718">
        <w:rPr>
          <w:rFonts w:eastAsiaTheme="minorEastAsia" w:cstheme="minorHAnsi"/>
        </w:rPr>
        <w:t>,</w:t>
      </w:r>
      <w:r w:rsidR="00CE7CB8">
        <w:rPr>
          <w:rFonts w:eastAsiaTheme="minorEastAsia" w:cstheme="minorHAnsi"/>
        </w:rPr>
        <w:t xml:space="preserve"> </w:t>
      </w:r>
      <w:r w:rsidR="00A96C2B">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AF30A5">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AF30A5">
        <w:rPr>
          <w:lang w:val="en-GB"/>
        </w:rPr>
        <w:t>(Denderen et al.,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 xml:space="preserve">However, each population likely has a thermal optimum for growth, which </w:t>
      </w:r>
      <w:r>
        <w:rPr>
          <w:rFonts w:eastAsiaTheme="minorEastAsia" w:cstheme="minorHAnsi"/>
        </w:rPr>
        <w:lastRenderedPageBreak/>
        <w:t>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In natural systems, </w:t>
      </w:r>
      <w:r w:rsidRPr="00B37A74">
        <w:rPr>
          <w:rFonts w:cstheme="minorHAnsi"/>
        </w:rPr>
        <w:t xml:space="preserve">climate warming may also result in stronger food limitation </w:t>
      </w:r>
      <w:r w:rsidRPr="0001320D">
        <w:rPr>
          <w:rFonts w:cstheme="minorHAnsi"/>
        </w:rPr>
        <w:fldChar w:fldCharType="begin"/>
      </w:r>
      <w:r w:rsidR="00AF30A5">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00AF30A5">
        <w:rPr>
          <w:lang w:val="en-GB"/>
        </w:rPr>
        <w:t>(Huey &amp; Kingsolver, 2019; Ohlberger et al., 2011)</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AF30A5">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00AF30A5">
        <w:rPr>
          <w:lang w:val="en-GB"/>
        </w:rPr>
        <w:t>(Brett, 1971; Brett et al., 1969)</w:t>
      </w:r>
      <w:r w:rsidRPr="00B37A74">
        <w:rPr>
          <w:rFonts w:eastAsiaTheme="minorEastAsia" w:cstheme="minorHAnsi"/>
        </w:rPr>
        <w:fldChar w:fldCharType="end"/>
      </w:r>
      <w:r w:rsidRPr="00B37A74">
        <w:rPr>
          <w:rFonts w:eastAsiaTheme="minorEastAsia" w:cstheme="minorHAnsi"/>
        </w:rPr>
        <w:t>, and realized consumption rates</w:t>
      </w:r>
      <w:r w:rsidR="003A65F4">
        <w:rPr>
          <w:rFonts w:eastAsiaTheme="minorEastAsia" w:cstheme="minorHAnsi"/>
        </w:rPr>
        <w:t xml:space="preserve"> often</w:t>
      </w:r>
      <w:r w:rsidRPr="00B37A74">
        <w:rPr>
          <w:rFonts w:eastAsiaTheme="minorEastAsia" w:cstheme="minorHAnsi"/>
        </w:rPr>
        <w:t xml:space="preserve"> are a fraction of the maximum consumption rate (20-70%) (Kitchell </w:t>
      </w:r>
      <w:r w:rsidRPr="00B37A74">
        <w:rPr>
          <w:rFonts w:eastAsiaTheme="minorEastAsia" w:cstheme="minorHAnsi"/>
          <w:i/>
          <w:iCs/>
        </w:rPr>
        <w:t>et al.</w:t>
      </w:r>
      <w:r w:rsidRPr="00B37A74">
        <w:rPr>
          <w:rFonts w:eastAsiaTheme="minorEastAsia" w:cstheme="minorHAnsi"/>
        </w:rPr>
        <w:t xml:space="preserve"> 1977; Neuenfeldt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AF30A5">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00AF30A5">
        <w:rPr>
          <w:lang w:val="en-GB"/>
        </w:rPr>
        <w:t>(Huss et al., 2019; Neuheimer et al., 2011)</w:t>
      </w:r>
      <w:r w:rsidRPr="0001320D">
        <w:rPr>
          <w:rFonts w:cstheme="minorHAnsi"/>
        </w:rPr>
        <w:fldChar w:fldCharType="end"/>
      </w:r>
      <w:r w:rsidRPr="00B37A74">
        <w:rPr>
          <w:rFonts w:cstheme="minorHAnsi"/>
        </w:rPr>
        <w:t>.</w:t>
      </w:r>
    </w:p>
    <w:p w14:paraId="5FCD1E67" w14:textId="33D40B07"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AF30A5">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AF30A5">
        <w:rPr>
          <w:lang w:val="en-GB"/>
        </w:rPr>
        <w:t>(Lloret-Lloret et al., 2020; Werner &amp; Hall, 1988)</w:t>
      </w:r>
      <w:r w:rsidRPr="0001320D">
        <w:fldChar w:fldCharType="end"/>
      </w:r>
      <w:r>
        <w:t>;</w:t>
      </w:r>
      <w:r w:rsidRPr="00B37A74">
        <w:t xml:space="preserve"> see also Heincke’s law </w:t>
      </w:r>
      <w:r w:rsidRPr="00B37A74">
        <w:fldChar w:fldCharType="begin"/>
      </w:r>
      <w:r w:rsidR="00AF30A5">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AF30A5">
        <w:rPr>
          <w:lang w:val="en-GB"/>
        </w:rPr>
        <w:t>(Audzijonyte &amp; Pecl, 2018; Heincke,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there is already empirical evidence of the largest individuals in natural populations being the first to suffer from negative impacts of warming</w:t>
      </w:r>
      <w:r w:rsidR="00C93E59">
        <w:rPr>
          <w:rFonts w:eastAsiaTheme="minorEastAsia" w:cstheme="minorHAnsi"/>
        </w:rPr>
        <w:t>, either from</w:t>
      </w:r>
      <w:r w:rsidR="004C4D66">
        <w:rPr>
          <w:rFonts w:eastAsiaTheme="minorEastAsia" w:cstheme="minorHAnsi"/>
        </w:rPr>
        <w:t xml:space="preserve"> increased</w:t>
      </w:r>
      <w:r w:rsidR="00C93E59">
        <w:rPr>
          <w:rFonts w:eastAsiaTheme="minorEastAsia" w:cstheme="minorHAnsi"/>
        </w:rPr>
        <w:t xml:space="preserve"> mortality </w:t>
      </w:r>
      <w:r w:rsidRPr="0001320D">
        <w:rPr>
          <w:rFonts w:eastAsiaTheme="minorEastAsia" w:cstheme="minorHAnsi"/>
        </w:rPr>
        <w:fldChar w:fldCharType="begin"/>
      </w:r>
      <w:r w:rsidR="008D3C07">
        <w:rPr>
          <w:rFonts w:eastAsiaTheme="minorEastAsia" w:cstheme="minorHAnsi"/>
        </w:rPr>
        <w:instrText xml:space="preserve"> ADDIN ZOTERO_ITEM CSL_CITATION {"citationID":"ZCQ7AjGP","properties":{"formattedCitation":"(Peralta-Maraver &amp; Rezende, 2021; P\\uc0\\u246{}rtner &amp; Knust, 2007)","plainCitation":"(Peralta-Maraver &amp; Rezende, 2021; Pörtner &amp; Knust, 2007)","noteIndex":0},"citationItems":[{"id":2932,"uris":["http://zotero.org/users/6116610/items/NAIZIUR2"],"uri":["http://zotero.org/users/6116610/items/NAIZIUR2"],"itemData":{"id":2932,"type":"article-journal","abstract":"Recent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8D3C07" w:rsidRPr="008D3C07">
        <w:rPr>
          <w:lang w:val="en-GB"/>
        </w:rPr>
        <w:t>(Peralta-</w:t>
      </w:r>
      <w:proofErr w:type="spellStart"/>
      <w:r w:rsidR="008D3C07" w:rsidRPr="008D3C07">
        <w:rPr>
          <w:lang w:val="en-GB"/>
        </w:rPr>
        <w:t>Maraver</w:t>
      </w:r>
      <w:proofErr w:type="spellEnd"/>
      <w:r w:rsidR="008D3C07" w:rsidRPr="008D3C07">
        <w:rPr>
          <w:lang w:val="en-GB"/>
        </w:rPr>
        <w:t xml:space="preserve"> &amp; Rezende, 2021; </w:t>
      </w:r>
      <w:proofErr w:type="spellStart"/>
      <w:r w:rsidR="008D3C07" w:rsidRPr="008D3C07">
        <w:rPr>
          <w:lang w:val="en-GB"/>
        </w:rPr>
        <w:t>Pörtner</w:t>
      </w:r>
      <w:proofErr w:type="spellEnd"/>
      <w:r w:rsidR="008D3C07" w:rsidRPr="008D3C07">
        <w:rPr>
          <w:lang w:val="en-GB"/>
        </w:rPr>
        <w:t xml:space="preserve"> &amp; </w:t>
      </w:r>
      <w:proofErr w:type="spellStart"/>
      <w:r w:rsidR="008D3C07" w:rsidRPr="008D3C07">
        <w:rPr>
          <w:lang w:val="en-GB"/>
        </w:rPr>
        <w:t>Knust</w:t>
      </w:r>
      <w:proofErr w:type="spellEnd"/>
      <w:r w:rsidR="008D3C07" w:rsidRPr="008D3C07">
        <w:rPr>
          <w:lang w:val="en-GB"/>
        </w:rPr>
        <w:t>, 2007)</w:t>
      </w:r>
      <w:r w:rsidRPr="0001320D">
        <w:rPr>
          <w:rFonts w:eastAsiaTheme="minorEastAsia" w:cstheme="minorHAnsi"/>
        </w:rPr>
        <w:fldChar w:fldCharType="end"/>
      </w:r>
      <w:r w:rsidRPr="00B37A74">
        <w:rPr>
          <w:rFonts w:eastAsiaTheme="minorEastAsia" w:cstheme="minorHAnsi"/>
        </w:rPr>
        <w:t xml:space="preserve">, or not being able to </w:t>
      </w:r>
      <w:r w:rsidR="00667E36">
        <w:rPr>
          <w:rFonts w:eastAsiaTheme="minorEastAsia" w:cstheme="minorHAnsi"/>
        </w:rPr>
        <w:t xml:space="preserve">increase growth rates as smaller conspecifics tend to do </w:t>
      </w:r>
      <w:r w:rsidRPr="0001320D">
        <w:rPr>
          <w:rFonts w:eastAsiaTheme="minorEastAsia" w:cstheme="minorHAnsi"/>
        </w:rPr>
        <w:fldChar w:fldCharType="begin"/>
      </w:r>
      <w:r w:rsidR="00AF30A5">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AF30A5">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AF30A5">
        <w:rPr>
          <w:rFonts w:eastAsiaTheme="minorEastAsia" w:cstheme="minorHAnsi" w:hint="eastAsia"/>
        </w:rPr>
        <w:instrText>‐</w:instrText>
      </w:r>
      <w:r w:rsidR="00AF30A5">
        <w:rPr>
          <w:rFonts w:eastAsiaTheme="minorEastAsia" w:cstheme="minorHAnsi" w:hint="eastAsia"/>
        </w:rPr>
        <w:instrText xml:space="preserve">bodied perch did growth increase with temperature. Moreover, the strength of this response gradually increased </w:instrText>
      </w:r>
      <w:r w:rsidR="00AF30A5">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AF30A5">
        <w:rPr>
          <w:rFonts w:eastAsiaTheme="minorEastAsia" w:cstheme="minorHAnsi" w:hint="eastAsia"/>
        </w:rPr>
        <w:instrText>365-2486","issue":"7","journalAbbreviation":"Glob Change Biol","language":"en","page":"2285-2295","source":"DOI.org (Crossref)","title":"Experimental evidence of gradual size</w:instrText>
      </w:r>
      <w:r w:rsidR="00AF30A5">
        <w:rPr>
          <w:rFonts w:eastAsiaTheme="minorEastAsia" w:cstheme="minorHAnsi" w:hint="eastAsia"/>
        </w:rPr>
        <w:instrText>‐</w:instrText>
      </w:r>
      <w:r w:rsidR="00AF30A5">
        <w:rPr>
          <w:rFonts w:eastAsiaTheme="minorEastAsia" w:cstheme="minorHAnsi" w:hint="eastAsia"/>
        </w:rPr>
        <w:instrText>dependent shifts in body size and growth of fish in response to warming","volume</w:instrText>
      </w:r>
      <w:r w:rsidR="00AF30A5">
        <w:rPr>
          <w:rFonts w:eastAsiaTheme="minorEastAsia" w:cstheme="minorHAnsi"/>
        </w:rPr>
        <w:instrText xml:space="preserv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AF30A5">
        <w:rPr>
          <w:lang w:val="en-GB"/>
        </w:rPr>
        <w:t xml:space="preserve">(Huss et al., </w:t>
      </w:r>
      <w:r w:rsidR="00AF30A5">
        <w:rPr>
          <w:lang w:val="en-GB"/>
        </w:rPr>
        <w:lastRenderedPageBreak/>
        <w:t>2019; Van Dorst et al.,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8B6A3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AF30A5" w:rsidRPr="0078286A">
        <w:rPr>
          <w:rFonts w:eastAsiaTheme="minorEastAsia" w:cstheme="minorHAnsi"/>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AF30A5" w:rsidRPr="0078286A">
        <w:rPr>
          <w:lang w:val="sv-SE"/>
        </w:rPr>
        <w:t>(Cheung et al., 2013; Gilbert et al., 2014; Morita et al., 2010; Vasseur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3A9913BE"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AF30A5">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AF30A5">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w:t>
      </w:r>
      <w:r w:rsidRPr="00B37A74">
        <w:rPr>
          <w:rFonts w:cstheme="minorHAnsi"/>
        </w:rPr>
        <w:lastRenderedPageBreak/>
        <w:t xml:space="preserve">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sidR="004F2AC7">
        <w:rPr>
          <w:rFonts w:cstheme="minorHAnsi"/>
        </w:rPr>
        <w:t>e</w:t>
      </w:r>
      <w:r w:rsidRPr="00B37A74">
        <w:rPr>
          <w:rFonts w:cstheme="minorHAnsi"/>
        </w:rPr>
        <w:t>s</w:t>
      </w:r>
      <w:r w:rsidR="004F2AC7">
        <w:rPr>
          <w:rFonts w:cstheme="minorHAnsi"/>
        </w:rPr>
        <w:t>e</w:t>
      </w:r>
      <w:r w:rsidRPr="00B37A74">
        <w:rPr>
          <w:rFonts w:cstheme="minorHAnsi"/>
        </w:rPr>
        <w:t xml:space="preserve"> criteri</w:t>
      </w:r>
      <w:r w:rsidR="004F2AC7">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AF30A5">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AF30A5">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2BBE529A" w14:textId="3BF87F0E"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(i)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F30A5">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AF30A5">
        <w:rPr>
          <w:lang w:val="en-GB"/>
        </w:rPr>
        <w:t>(Armstrong &amp; Hawkins, 2008; Jerde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2DB40C98"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lastRenderedPageBreak/>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AF30A5">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AF30A5">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4FE10B49"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AF30A5">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AF30A5">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BC5D93"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BC5D93"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BC5D93"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00F28F9"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00AF30A5">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AF30A5">
        <w:rPr>
          <w:lang w:val="en-GB"/>
        </w:rPr>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w:t>
      </w:r>
      <w:r w:rsidRPr="00B37A74">
        <w:rPr>
          <w:rFonts w:eastAsiaTheme="minorEastAsia"/>
        </w:rPr>
        <w:lastRenderedPageBreak/>
        <w:t xml:space="preserve">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AF30A5">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AF30A5">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05B39CAD"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7DFF5C2D"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w:t>
      </w:r>
      <w:r w:rsidRPr="00B37A74">
        <w:rPr>
          <w:rFonts w:eastAsiaTheme="minorEastAsia"/>
          <w:bCs/>
          <w:iCs/>
        </w:rPr>
        <w:lastRenderedPageBreak/>
        <w:t xml:space="preserve">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AF30A5">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AF30A5">
        <w:rPr>
          <w:lang w:val="en-GB"/>
        </w:rPr>
        <w:t>(Beamish, 1964; Ohlberger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w:t>
      </w:r>
      <w:r w:rsidR="00993E52">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sidR="00993E52">
        <w:rPr>
          <w:rFonts w:eastAsiaTheme="minorEastAsia"/>
          <w:bCs/>
          <w:iCs/>
        </w:rPr>
        <w:t xml:space="preserve"> is forced to 0 for a species with standard metabolic rate data</w:t>
      </w:r>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37BEE86F"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AF30A5">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AF30A5">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BC5D93"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BC5D93"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BC5D93"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317C15F"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which is the estimated allometric relationship from the log-linear model.</w:t>
      </w:r>
      <w:r w:rsidR="00E93589">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 xml:space="preserve">the Sharpe-Schoolfield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7B2872F9"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FishBase</w:t>
      </w:r>
      <w:r w:rsidR="002878C1">
        <w:rPr>
          <w:rFonts w:eastAsiaTheme="minorEastAsia"/>
          <w:iCs/>
        </w:rPr>
        <w:t xml:space="preserve"> </w:t>
      </w:r>
      <w:r w:rsidR="00BE1E3F">
        <w:rPr>
          <w:rFonts w:eastAsiaTheme="minorEastAsia"/>
          <w:iCs/>
        </w:rPr>
        <w:fldChar w:fldCharType="begin"/>
      </w:r>
      <w:r w:rsidR="00AF30A5">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AF30A5">
        <w:rPr>
          <w:lang w:val="en-GB"/>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w:t>
      </w:r>
      <w:r w:rsidRPr="00B37A74">
        <w:rPr>
          <w:rFonts w:eastAsiaTheme="minorEastAsia"/>
        </w:rPr>
        <w:lastRenderedPageBreak/>
        <w:t xml:space="preserve">interested in examining relationships within species over “ontogenetic size”, and because we do not </w:t>
      </w:r>
      <w:r w:rsidR="001728A4">
        <w:rPr>
          <w:rFonts w:eastAsiaTheme="minorEastAsia"/>
        </w:rPr>
        <w:t xml:space="preserve">want to confound that effect with any relationship that might occur across species </w:t>
      </w:r>
      <w:r w:rsidR="00C8169C">
        <w:rPr>
          <w:rFonts w:eastAsiaTheme="minorEastAsia"/>
        </w:rPr>
        <w:t>that</w:t>
      </w:r>
      <w:r w:rsidR="00917FA9">
        <w:rPr>
          <w:rFonts w:eastAsiaTheme="minorEastAsia"/>
        </w:rPr>
        <w:t xml:space="preserve"> </w:t>
      </w:r>
      <w:r w:rsidR="001728A4">
        <w:rPr>
          <w:rFonts w:eastAsiaTheme="minorEastAsia"/>
        </w:rPr>
        <w:t>have different asymptotic sizes</w:t>
      </w:r>
      <w:r w:rsidR="00917FA9">
        <w:rPr>
          <w:rFonts w:eastAsiaTheme="minorEastAsia"/>
        </w:rPr>
        <w:t>.</w:t>
      </w:r>
      <w:r w:rsidR="001728A4">
        <w:rPr>
          <w:rFonts w:eastAsiaTheme="minorEastAsia"/>
        </w:rPr>
        <w:t xml:space="preserve"> </w:t>
      </w:r>
      <w:r w:rsidRPr="00B37A74">
        <w:rPr>
          <w:rFonts w:eastAsiaTheme="minorEastAsia"/>
          <w:iCs/>
        </w:rPr>
        <w:t>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42741027"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AF30A5">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AF30A5">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AF30A5">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AF30A5">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r w:rsidRPr="00B37A74">
        <w:rPr>
          <w:i/>
          <w:iCs/>
        </w:rPr>
        <w:t>rjags</w:t>
      </w:r>
      <w:r w:rsidRPr="00B37A74">
        <w:t xml:space="preserve">’ </w:t>
      </w:r>
      <w:r w:rsidRPr="0001320D">
        <w:fldChar w:fldCharType="begin"/>
      </w:r>
      <w:r w:rsidR="00AF30A5">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AF30A5">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AF30A5">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AF30A5">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r w:rsidRPr="00B37A74">
        <w:rPr>
          <w:i/>
        </w:rPr>
        <w:t>tidyverse’</w:t>
      </w:r>
      <w:r w:rsidRPr="00B37A74">
        <w:t xml:space="preserve"> </w:t>
      </w:r>
      <w:r w:rsidRPr="0001320D">
        <w:fldChar w:fldCharType="begin"/>
      </w:r>
      <w:r w:rsidR="00AF30A5">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AF30A5">
        <w:rPr>
          <w:lang w:val="en-GB"/>
        </w:rPr>
        <w:t>(Wickham et al., 2019)</w:t>
      </w:r>
      <w:r w:rsidRPr="0001320D">
        <w:fldChar w:fldCharType="end"/>
      </w:r>
      <w:r w:rsidRPr="00B37A74">
        <w:t xml:space="preserve"> for data processing, as well as ‘</w:t>
      </w:r>
      <w:r w:rsidRPr="00B37A74">
        <w:rPr>
          <w:i/>
          <w:iCs/>
        </w:rPr>
        <w:t>ggmcmc</w:t>
      </w:r>
      <w:r w:rsidRPr="00B37A74">
        <w:t xml:space="preserve">’ </w:t>
      </w:r>
      <w:r w:rsidRPr="0001320D">
        <w:fldChar w:fldCharType="begin"/>
      </w:r>
      <w:r w:rsidR="00AF30A5">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AF30A5" w:rsidRPr="00AF30A5">
        <w:rPr>
          <w:lang w:val="en-GB"/>
        </w:rPr>
        <w:t>(Fernández-i-Marín, 2016)</w:t>
      </w:r>
      <w:r w:rsidRPr="0001320D">
        <w:fldChar w:fldCharType="end"/>
      </w:r>
      <w:r w:rsidRPr="00B37A74">
        <w:t>, ‘</w:t>
      </w:r>
      <w:r w:rsidRPr="00B37A74">
        <w:rPr>
          <w:i/>
          <w:iCs/>
        </w:rPr>
        <w:t>mcmcviz</w:t>
      </w:r>
      <w:r w:rsidRPr="00B37A74">
        <w:t xml:space="preserve">’ </w:t>
      </w:r>
      <w:r w:rsidRPr="00B37A74">
        <w:fldChar w:fldCharType="begin"/>
      </w:r>
      <w:r w:rsidR="00AF30A5">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AF30A5">
        <w:rPr>
          <w:lang w:val="en-GB"/>
        </w:rPr>
        <w:t>(Youngflesh, 2018)</w:t>
      </w:r>
      <w:r w:rsidRPr="00B37A74">
        <w:fldChar w:fldCharType="end"/>
      </w:r>
      <w:r w:rsidRPr="00B37A74">
        <w:t xml:space="preserve"> and ‘</w:t>
      </w:r>
      <w:r w:rsidRPr="00B37A74">
        <w:rPr>
          <w:i/>
          <w:iCs/>
        </w:rPr>
        <w:t>bayesplot</w:t>
      </w:r>
      <w:r w:rsidRPr="00B37A74">
        <w:t xml:space="preserve">’ </w:t>
      </w:r>
      <w:r w:rsidRPr="0001320D">
        <w:fldChar w:fldCharType="begin"/>
      </w:r>
      <w:r w:rsidR="00AF30A5">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AF30A5">
        <w:rPr>
          <w:lang w:val="en-GB"/>
        </w:rPr>
        <w:t>(Gabry et al., 2019)</w:t>
      </w:r>
      <w:r w:rsidRPr="0001320D">
        <w:fldChar w:fldCharType="end"/>
      </w:r>
      <w:r w:rsidRPr="00B37A74">
        <w:t xml:space="preserve"> for visualization. </w:t>
      </w:r>
      <w:r w:rsidR="003B734B">
        <w:t xml:space="preserve">Single-species Sharpe-Schoolfield models were fitted using </w:t>
      </w:r>
      <w:r w:rsidR="00354084">
        <w:t xml:space="preserve">the packages </w:t>
      </w:r>
      <w:r w:rsidR="00C26C36">
        <w:t>‘</w:t>
      </w:r>
      <w:r w:rsidR="00354084" w:rsidRPr="006F3AD3">
        <w:rPr>
          <w:i/>
          <w:iCs/>
        </w:rPr>
        <w:t>rTPC</w:t>
      </w:r>
      <w:r w:rsidR="00C26C36">
        <w:rPr>
          <w:i/>
          <w:iCs/>
        </w:rPr>
        <w:t>’</w:t>
      </w:r>
      <w:r w:rsidR="00354084">
        <w:t xml:space="preserve"> </w:t>
      </w:r>
      <w:r w:rsidR="005F0192">
        <w:fldChar w:fldCharType="begin"/>
      </w:r>
      <w:r w:rsidR="00AF30A5">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AF30A5" w:rsidRPr="00AF30A5">
        <w:rPr>
          <w:lang w:val="en-GB"/>
        </w:rPr>
        <w:t>(Padfield &amp; O’Sullivan, 2020)</w:t>
      </w:r>
      <w:r w:rsidR="005F0192">
        <w:fldChar w:fldCharType="end"/>
      </w:r>
      <w:r w:rsidR="00354084">
        <w:t xml:space="preserve"> and </w:t>
      </w:r>
      <w:r w:rsidR="00485B90">
        <w:t>‘</w:t>
      </w:r>
      <w:r w:rsidR="00354084" w:rsidRPr="006F3AD3">
        <w:rPr>
          <w:i/>
          <w:iCs/>
        </w:rPr>
        <w:t>nls.multstart</w:t>
      </w:r>
      <w:r w:rsidR="00485B90">
        <w:rPr>
          <w:i/>
          <w:iCs/>
        </w:rPr>
        <w:t>’</w:t>
      </w:r>
      <w:r w:rsidR="005F0192">
        <w:t xml:space="preserve"> </w:t>
      </w:r>
      <w:r w:rsidR="00DF3A9D">
        <w:fldChar w:fldCharType="begin"/>
      </w:r>
      <w:r w:rsidR="00AF30A5">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AF30A5">
        <w:rPr>
          <w:lang w:val="en-GB"/>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29F07A41"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008D3C07">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Gilk8qOR/SjPMLzuW","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AF30A5">
        <w:rPr>
          <w:lang w:val="en-GB"/>
        </w:rPr>
        <w:t>(Vehtari et al., 2017; Watanabe, 2013)</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w:t>
      </w:r>
      <w:r w:rsidRPr="00B37A74">
        <w:rPr>
          <w:rFonts w:eastAsiaTheme="minorEastAsia"/>
        </w:rPr>
        <w:lastRenderedPageBreak/>
        <w:t xml:space="preserve">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AF30A5">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AF30A5">
        <w:rPr>
          <w:lang w:val="en-GB"/>
        </w:rPr>
        <w:t>(Olmos et al.,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40931FAF"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AF30A5">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AF30A5">
        <w:rPr>
          <w:lang w:val="en-GB"/>
        </w:rPr>
        <w:t>(Essington et al., 2001; Kitchell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r w:rsidRPr="00B37A74">
        <w:rPr>
          <w:rFonts w:eastAsiaTheme="minorEastAsia"/>
        </w:rPr>
        <w:t>Pütter-type model</w:t>
      </w:r>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dynamic energy budget</w:t>
      </w:r>
      <w:r w:rsidR="00A577FB">
        <w:rPr>
          <w:rFonts w:eastAsiaTheme="minorEastAsia"/>
        </w:rPr>
        <w:t xml:space="preserve">, and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r w:rsidR="006F3AD3" w:rsidRPr="00B37A74">
        <w:rPr>
          <w:rFonts w:eastAsiaTheme="minorEastAsia"/>
        </w:rPr>
        <w:t>Pütter</w:t>
      </w:r>
      <w:r w:rsidR="006F3AD3">
        <w:rPr>
          <w:rFonts w:eastAsiaTheme="minorEastAsia"/>
        </w:rPr>
        <w:t xml:space="preserve">-type models are </w:t>
      </w:r>
      <w:r w:rsidR="00EE7D8A">
        <w:rPr>
          <w:rFonts w:eastAsiaTheme="minorEastAsia"/>
        </w:rPr>
        <w:t xml:space="preserve">among the </w:t>
      </w:r>
      <w:r w:rsidR="00BD1FF9">
        <w:rPr>
          <w:rFonts w:eastAsiaTheme="minorEastAsia"/>
        </w:rPr>
        <w:t xml:space="preserve">most </w:t>
      </w:r>
      <w:r w:rsidR="00EE7D8A">
        <w:rPr>
          <w:rFonts w:eastAsiaTheme="minorEastAsia"/>
        </w:rPr>
        <w:t xml:space="preserve">commonly </w:t>
      </w:r>
      <w:r w:rsidR="00BD1FF9">
        <w:rPr>
          <w:rFonts w:eastAsiaTheme="minorEastAsia"/>
        </w:rPr>
        <w:t>applied growth models in ecology and fisheries</w:t>
      </w:r>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AF30A5">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AF30A5">
        <w:rPr>
          <w:lang w:val="en-GB"/>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AF30A5">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AF30A5">
        <w:rPr>
          <w:lang w:val="en-GB"/>
        </w:rPr>
        <w:t>(Cuenco et al., 1985; Kitchell et al., 1977)</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r w:rsidR="002437CA" w:rsidRPr="00B37A74">
        <w:rPr>
          <w:rFonts w:eastAsiaTheme="minorEastAsia"/>
        </w:rPr>
        <w:t xml:space="preserve">Pütter </w:t>
      </w:r>
      <w:r w:rsidR="002437CA">
        <w:rPr>
          <w:rFonts w:eastAsiaTheme="minorEastAsia"/>
        </w:rPr>
        <w:t xml:space="preserve">model </w:t>
      </w:r>
      <w:r w:rsidR="009A30BA">
        <w:rPr>
          <w:rFonts w:eastAsiaTheme="minorEastAsia"/>
        </w:rPr>
        <w:t xml:space="preserve">is the </w:t>
      </w:r>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BC5D93"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26CC313A"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AF30A5">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AF30A5">
        <w:rPr>
          <w:lang w:val="en-GB"/>
        </w:rPr>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 xml:space="preserve">of 5600 </w:t>
      </w:r>
      <m:oMath>
        <m:r>
          <m:rPr>
            <m:sty m:val="p"/>
          </m:rPr>
          <w:rPr>
            <w:rFonts w:ascii="Cambria Math" w:eastAsiaTheme="minorEastAsia" w:hAnsi="Cambria Math"/>
          </w:rPr>
          <m:t>J/g</m:t>
        </m:r>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AF30A5">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00AF30A5">
        <w:rPr>
          <w:lang w:val="en-GB"/>
        </w:rPr>
        <w:t>(Rijnsdorp &amp; Ibelings,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r w:rsidR="00594AFD">
        <w:rPr>
          <w:rFonts w:eastAsiaTheme="minorEastAsia"/>
          <w:iCs/>
        </w:rPr>
        <w:t xml:space="preserve">Hence, to </w:t>
      </w:r>
      <w:r w:rsidR="00E4244C">
        <w:rPr>
          <w:rFonts w:eastAsiaTheme="minorEastAsia"/>
          <w:iCs/>
        </w:rPr>
        <w:t xml:space="preserve">convert </w:t>
      </w:r>
      <w:r w:rsidR="00026052">
        <w:rPr>
          <w:rFonts w:eastAsiaTheme="minorEastAsia"/>
          <w:iCs/>
        </w:rPr>
        <w:t>our estimated intercept</w:t>
      </w:r>
      <w:r w:rsidR="00E91928">
        <w:rPr>
          <w:rFonts w:eastAsiaTheme="minorEastAsia"/>
          <w:iCs/>
        </w:rPr>
        <w:t xml:space="preserve"> </w:t>
      </w:r>
      <w:r w:rsidR="00643EF1">
        <w:rPr>
          <w:rFonts w:eastAsiaTheme="minorEastAsia"/>
          <w:iCs/>
        </w:rPr>
        <w:t>for routine</w:t>
      </w:r>
      <w:r w:rsidR="00852612">
        <w:rPr>
          <w:rFonts w:eastAsiaTheme="minorEastAsia"/>
          <w:iCs/>
        </w:rPr>
        <w:t>/resting</w:t>
      </w:r>
      <w:r w:rsidR="00643EF1">
        <w:rPr>
          <w:rFonts w:eastAsiaTheme="minorEastAsia"/>
          <w:iCs/>
        </w:rPr>
        <w:t xml:space="preserve"> metabolic rate</w:t>
      </w:r>
      <w:r w:rsidR="00852612">
        <w:rPr>
          <w:rFonts w:eastAsiaTheme="minorEastAsia"/>
          <w:iCs/>
        </w:rPr>
        <w:t xml:space="preserve">s </w:t>
      </w:r>
      <w:r w:rsidR="00A87E06">
        <w:rPr>
          <w:rFonts w:eastAsiaTheme="minorEastAsia"/>
          <w:iCs/>
        </w:rPr>
        <w:t xml:space="preserve">from </w:t>
      </w:r>
      <w:r w:rsidR="00147361">
        <w:rPr>
          <w:rFonts w:eastAsiaTheme="minorEastAsia"/>
          <w:iCs/>
        </w:rPr>
        <w:t xml:space="preserve">unit </w:t>
      </w:r>
      <m:oMath>
        <m:r>
          <m:rPr>
            <m:sty m:val="p"/>
          </m:rPr>
          <w:rPr>
            <w:rFonts w:ascii="Cambria Math" w:eastAsiaTheme="minorEastAsia" w:hAnsi="Cambria Math"/>
          </w:rPr>
          <m:t xml:space="preserve">log(mg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r>
          <w:rPr>
            <w:rFonts w:ascii="Cambria Math" w:eastAsiaTheme="minorEastAsia" w:hAnsi="Cambria Math"/>
          </w:rPr>
          <m:t>)</m:t>
        </m:r>
      </m:oMath>
      <w:r w:rsidR="00BC0A7A">
        <w:rPr>
          <w:rFonts w:eastAsiaTheme="minorEastAsia"/>
          <w:iCs/>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F7347E">
        <w:rPr>
          <w:rFonts w:eastAsiaTheme="minorEastAsia"/>
        </w:rPr>
        <w:t xml:space="preserve">, we multiply </w:t>
      </w:r>
      <w:proofErr w:type="gramStart"/>
      <w:r w:rsidR="000D62DD">
        <w:rPr>
          <w:rFonts w:eastAsiaTheme="minorEastAsia"/>
        </w:rPr>
        <w:lastRenderedPageBreak/>
        <w:t>exp(</w:t>
      </w:r>
      <w:proofErr w:type="gramEnd"/>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000D62DD">
        <w:rPr>
          <w:rFonts w:eastAsiaTheme="minorEastAsia"/>
        </w:rPr>
        <w:t xml:space="preserve">) </w:t>
      </w:r>
      <w:r w:rsidR="00F7347E">
        <w:rPr>
          <w:rFonts w:eastAsiaTheme="minorEastAsia"/>
        </w:rPr>
        <w:t xml:space="preserve">with </w:t>
      </w:r>
      <w:r w:rsidR="00F7347E" w:rsidRPr="00F7347E">
        <w:rPr>
          <w:rFonts w:eastAsiaTheme="minorEastAsia"/>
        </w:rPr>
        <w:t>0.0608063</w:t>
      </w:r>
      <w:r w:rsidR="00CC177E">
        <w:rPr>
          <w:rFonts w:eastAsiaTheme="minorEastAsia"/>
        </w:rPr>
        <w:t>.</w:t>
      </w:r>
      <w:r w:rsidR="00B0082A">
        <w:rPr>
          <w:rFonts w:eastAsiaTheme="minorEastAsia"/>
          <w:iCs/>
        </w:rPr>
        <w:t xml:space="preserve"> </w:t>
      </w:r>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We thank Hiroki Yamanaka, Dennis Tomalá Solano, Vanessa Messmer, Björn Björnsson, Albert Imsland, Tomas Árnasson,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Verberk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Matthew Low and Malin Aron</w:t>
      </w:r>
      <w:r w:rsidR="00044766">
        <w:rPr>
          <w:rFonts w:eastAsiaTheme="minorEastAsia"/>
        </w:rPr>
        <w:t>s</w:t>
      </w:r>
      <w:r w:rsidRPr="00B37A74">
        <w:rPr>
          <w:rFonts w:eastAsiaTheme="minorEastAsia"/>
        </w:rPr>
        <w:t>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11" w:history="1">
        <w:r w:rsidRPr="00B37A74">
          <w:rPr>
            <w:rStyle w:val="Hyperlink"/>
            <w:rFonts w:eastAsiaTheme="minorEastAsia"/>
          </w:rPr>
          <w:t>https://github.com/maxlindmark/scaling</w:t>
        </w:r>
      </w:hyperlink>
      <w:r w:rsidRPr="00B37A74">
        <w:rPr>
          <w:rFonts w:eastAsiaTheme="minorEastAsia"/>
        </w:rPr>
        <w:t xml:space="preserve">) and will be archived on Zenodo upon publication.  </w:t>
      </w:r>
    </w:p>
    <w:p w14:paraId="4E370B0B" w14:textId="352F6F6B" w:rsidR="00FF0C73" w:rsidRDefault="00FF0C73" w:rsidP="00786497">
      <w:pPr>
        <w:spacing w:line="480" w:lineRule="auto"/>
        <w:contextualSpacing/>
        <w:jc w:val="both"/>
        <w:rPr>
          <w:rFonts w:cstheme="minorHAnsi"/>
        </w:rPr>
      </w:pPr>
    </w:p>
    <w:p w14:paraId="68002BD9" w14:textId="77777777" w:rsidR="007900F4" w:rsidRPr="00B37A74" w:rsidRDefault="007900F4" w:rsidP="00786497">
      <w:pPr>
        <w:spacing w:line="480" w:lineRule="auto"/>
        <w:contextualSpacing/>
        <w:jc w:val="both"/>
        <w:rPr>
          <w:rFonts w:cstheme="minorHAnsi"/>
        </w:rPr>
      </w:pPr>
      <w:r w:rsidRPr="00B37A74">
        <w:rPr>
          <w:rFonts w:cstheme="minorHAnsi"/>
          <w:b/>
          <w:sz w:val="28"/>
          <w:szCs w:val="28"/>
        </w:rPr>
        <w:t>References</w:t>
      </w:r>
    </w:p>
    <w:p w14:paraId="762D3191" w14:textId="77777777" w:rsidR="009A4732" w:rsidRPr="009A4732" w:rsidRDefault="00A22A36" w:rsidP="00556592">
      <w:pPr>
        <w:pStyle w:val="Bibliography"/>
        <w:spacing w:line="240" w:lineRule="auto"/>
        <w:contextualSpacing/>
        <w:rPr>
          <w:lang w:val="en-GB"/>
        </w:rPr>
      </w:pPr>
      <w:r w:rsidRPr="00C22D0F">
        <w:t xml:space="preserve"> </w:t>
      </w:r>
      <w:r w:rsidR="009A4732">
        <w:fldChar w:fldCharType="begin"/>
      </w:r>
      <w:r w:rsidR="009A4732">
        <w:instrText xml:space="preserve"> ADDIN ZOTERO_BIBL {"uncited":[],"omitted":[],"custom":[]} CSL_BIBLIOGRAPHY </w:instrText>
      </w:r>
      <w:r w:rsidR="009A4732">
        <w:fldChar w:fldCharType="separate"/>
      </w:r>
      <w:r w:rsidR="009A4732" w:rsidRPr="009A4732">
        <w:rPr>
          <w:lang w:val="en-GB"/>
        </w:rPr>
        <w:t xml:space="preserve">Andersen, K. H., Beyer, J. E., &amp; Lundberg, P. (2009). Trophic and individual efficiencies of size-structured communities. </w:t>
      </w:r>
      <w:r w:rsidR="009A4732" w:rsidRPr="009A4732">
        <w:rPr>
          <w:i/>
          <w:iCs/>
          <w:lang w:val="en-GB"/>
        </w:rPr>
        <w:t>Proceedings of the Royal Society B: Biological Sciences</w:t>
      </w:r>
      <w:r w:rsidR="009A4732" w:rsidRPr="009A4732">
        <w:rPr>
          <w:lang w:val="en-GB"/>
        </w:rPr>
        <w:t xml:space="preserve">, </w:t>
      </w:r>
      <w:r w:rsidR="009A4732" w:rsidRPr="009A4732">
        <w:rPr>
          <w:i/>
          <w:iCs/>
          <w:lang w:val="en-GB"/>
        </w:rPr>
        <w:t>276</w:t>
      </w:r>
      <w:r w:rsidR="009A4732" w:rsidRPr="009A4732">
        <w:rPr>
          <w:lang w:val="en-GB"/>
        </w:rPr>
        <w:t>(1654), 109–114. https://doi.org/10.1098/rspb.2008.0951</w:t>
      </w:r>
    </w:p>
    <w:p w14:paraId="3ED38448" w14:textId="77777777" w:rsidR="009A4732" w:rsidRPr="009A4732" w:rsidRDefault="009A4732" w:rsidP="00556592">
      <w:pPr>
        <w:pStyle w:val="Bibliography"/>
        <w:spacing w:line="240" w:lineRule="auto"/>
        <w:contextualSpacing/>
        <w:rPr>
          <w:lang w:val="en-GB"/>
        </w:rPr>
      </w:pPr>
      <w:r w:rsidRPr="00170C31">
        <w:rPr>
          <w:lang w:val="sv-SE"/>
        </w:rPr>
        <w:t xml:space="preserve">Angilletta, M. J., &amp; Dunham, A. E. (2003). </w:t>
      </w:r>
      <w:r w:rsidRPr="009A4732">
        <w:rPr>
          <w:lang w:val="en-GB"/>
        </w:rPr>
        <w:t xml:space="preserve">The temperature-size rule in ectotherms: Simple evolutionary explanations may not be general. </w:t>
      </w:r>
      <w:r w:rsidRPr="009A4732">
        <w:rPr>
          <w:i/>
          <w:iCs/>
          <w:lang w:val="en-GB"/>
        </w:rPr>
        <w:t>The American Naturalist</w:t>
      </w:r>
      <w:r w:rsidRPr="009A4732">
        <w:rPr>
          <w:lang w:val="en-GB"/>
        </w:rPr>
        <w:t xml:space="preserve">, </w:t>
      </w:r>
      <w:r w:rsidRPr="009A4732">
        <w:rPr>
          <w:i/>
          <w:iCs/>
          <w:lang w:val="en-GB"/>
        </w:rPr>
        <w:t>162</w:t>
      </w:r>
      <w:r w:rsidRPr="009A4732">
        <w:rPr>
          <w:lang w:val="en-GB"/>
        </w:rPr>
        <w:t>, 332–342.</w:t>
      </w:r>
    </w:p>
    <w:p w14:paraId="53869AB1" w14:textId="77777777" w:rsidR="009A4732" w:rsidRPr="009A4732" w:rsidRDefault="009A4732" w:rsidP="00556592">
      <w:pPr>
        <w:pStyle w:val="Bibliography"/>
        <w:spacing w:line="240" w:lineRule="auto"/>
        <w:contextualSpacing/>
        <w:rPr>
          <w:lang w:val="en-GB"/>
        </w:rPr>
      </w:pPr>
      <w:r w:rsidRPr="009A4732">
        <w:rPr>
          <w:lang w:val="en-GB"/>
        </w:rPr>
        <w:t xml:space="preserve">Armstrong, J. D., &amp; Hawkins, L. A. (2008). Standard metabolic rate of pike, </w:t>
      </w:r>
      <w:r w:rsidRPr="009A4732">
        <w:rPr>
          <w:i/>
          <w:iCs/>
          <w:lang w:val="en-GB"/>
        </w:rPr>
        <w:t>Esox lucius</w:t>
      </w:r>
      <w:r w:rsidRPr="009A4732">
        <w:rPr>
          <w:lang w:val="en-GB"/>
        </w:rPr>
        <w:t xml:space="preserve">: Variation among studies and implications for energy flow modelling. </w:t>
      </w:r>
      <w:r w:rsidRPr="009A4732">
        <w:rPr>
          <w:i/>
          <w:iCs/>
          <w:lang w:val="en-GB"/>
        </w:rPr>
        <w:t>Hydrobiologia</w:t>
      </w:r>
      <w:r w:rsidRPr="009A4732">
        <w:rPr>
          <w:lang w:val="en-GB"/>
        </w:rPr>
        <w:t xml:space="preserve">, </w:t>
      </w:r>
      <w:r w:rsidRPr="009A4732">
        <w:rPr>
          <w:i/>
          <w:iCs/>
          <w:lang w:val="en-GB"/>
        </w:rPr>
        <w:t>601</w:t>
      </w:r>
      <w:r w:rsidRPr="009A4732">
        <w:rPr>
          <w:lang w:val="en-GB"/>
        </w:rPr>
        <w:t>(1), 83–90. https://doi.org/10.1007/s10750-007-9268-x</w:t>
      </w:r>
    </w:p>
    <w:p w14:paraId="6DE95EA6" w14:textId="77777777" w:rsidR="009A4732" w:rsidRPr="009A4732" w:rsidRDefault="009A4732" w:rsidP="00556592">
      <w:pPr>
        <w:pStyle w:val="Bibliography"/>
        <w:spacing w:line="240" w:lineRule="auto"/>
        <w:contextualSpacing/>
        <w:rPr>
          <w:lang w:val="en-GB"/>
        </w:rPr>
      </w:pPr>
      <w:r w:rsidRPr="009A4732">
        <w:rPr>
          <w:lang w:val="en-GB"/>
        </w:rPr>
        <w:t xml:space="preserve">Atkinson, D. (1994). Temperature and organism size—A biological law for ectotherms? In </w:t>
      </w:r>
      <w:r w:rsidRPr="009A4732">
        <w:rPr>
          <w:i/>
          <w:iCs/>
          <w:lang w:val="en-GB"/>
        </w:rPr>
        <w:t>Advances in Ecological Research</w:t>
      </w:r>
      <w:r w:rsidRPr="009A4732">
        <w:rPr>
          <w:lang w:val="en-GB"/>
        </w:rPr>
        <w:t xml:space="preserve"> (Vol. 25, pp. 1–58). Elsevier. https://doi.org/10.1016/S0065-2504(08)60212-3</w:t>
      </w:r>
    </w:p>
    <w:p w14:paraId="2CE10B27" w14:textId="77777777" w:rsidR="009A4732" w:rsidRPr="009A4732" w:rsidRDefault="009A4732" w:rsidP="00556592">
      <w:pPr>
        <w:pStyle w:val="Bibliography"/>
        <w:spacing w:line="240" w:lineRule="auto"/>
        <w:contextualSpacing/>
        <w:rPr>
          <w:lang w:val="en-GB"/>
        </w:rPr>
      </w:pPr>
      <w:r w:rsidRPr="009A4732">
        <w:rPr>
          <w:lang w:val="en-GB"/>
        </w:rPr>
        <w:t xml:space="preserve">Audzijonyte, A., Barneche, D. R., Baudron, A. R., Belmaker, J., Clark, T. D., Marshall, C. T., Morrongiello, J. R., &amp; van Rijn, I. (2019). Is oxygen limitation in warming waters a valid mechanism to explain decreased body sizes in aquatic ectotherms? </w:t>
      </w:r>
      <w:r w:rsidRPr="009A4732">
        <w:rPr>
          <w:i/>
          <w:iCs/>
          <w:lang w:val="en-GB"/>
        </w:rPr>
        <w:t>Global Ecology and Biogeography</w:t>
      </w:r>
      <w:r w:rsidRPr="009A4732">
        <w:rPr>
          <w:lang w:val="en-GB"/>
        </w:rPr>
        <w:t xml:space="preserve">, </w:t>
      </w:r>
      <w:r w:rsidRPr="009A4732">
        <w:rPr>
          <w:i/>
          <w:iCs/>
          <w:lang w:val="en-GB"/>
        </w:rPr>
        <w:t>28</w:t>
      </w:r>
      <w:r w:rsidRPr="009A4732">
        <w:rPr>
          <w:lang w:val="en-GB"/>
        </w:rPr>
        <w:t>(2), 64–77. https://doi.org/10.1111/geb.12847</w:t>
      </w:r>
    </w:p>
    <w:p w14:paraId="5075B2F4" w14:textId="77777777" w:rsidR="009A4732" w:rsidRPr="009A4732" w:rsidRDefault="009A4732" w:rsidP="00556592">
      <w:pPr>
        <w:pStyle w:val="Bibliography"/>
        <w:spacing w:line="240" w:lineRule="auto"/>
        <w:contextualSpacing/>
        <w:rPr>
          <w:lang w:val="en-GB"/>
        </w:rPr>
      </w:pPr>
      <w:r w:rsidRPr="009A4732">
        <w:rPr>
          <w:lang w:val="en-GB"/>
        </w:rPr>
        <w:t xml:space="preserve">Audzijonyte, A., &amp; Pecl, G. T. (2018). Deep impact of fisheries. </w:t>
      </w:r>
      <w:r w:rsidRPr="009A4732">
        <w:rPr>
          <w:i/>
          <w:iCs/>
          <w:lang w:val="en-GB"/>
        </w:rPr>
        <w:t>Nature Ecology &amp; Evolution</w:t>
      </w:r>
      <w:r w:rsidRPr="009A4732">
        <w:rPr>
          <w:lang w:val="en-GB"/>
        </w:rPr>
        <w:t xml:space="preserve">, </w:t>
      </w:r>
      <w:r w:rsidRPr="009A4732">
        <w:rPr>
          <w:i/>
          <w:iCs/>
          <w:lang w:val="en-GB"/>
        </w:rPr>
        <w:t>2</w:t>
      </w:r>
      <w:r w:rsidRPr="009A4732">
        <w:rPr>
          <w:lang w:val="en-GB"/>
        </w:rPr>
        <w:t>(9), 1348–1349. https://doi.org/10.1038/s41559-018-0653-9</w:t>
      </w:r>
    </w:p>
    <w:p w14:paraId="4E5F2809" w14:textId="77777777" w:rsidR="009A4732" w:rsidRPr="009A4732" w:rsidRDefault="009A4732" w:rsidP="00556592">
      <w:pPr>
        <w:pStyle w:val="Bibliography"/>
        <w:spacing w:line="240" w:lineRule="auto"/>
        <w:contextualSpacing/>
        <w:rPr>
          <w:lang w:val="en-GB"/>
        </w:rPr>
      </w:pPr>
      <w:r w:rsidRPr="009A4732">
        <w:rPr>
          <w:lang w:val="en-GB"/>
        </w:rPr>
        <w:t xml:space="preserve">Audzijonyte, A., Richards, S. A., Stuart-Smith, R. D., Pecl, G., Edgar, G. J., Barrett, N. S., Payne, N., &amp; Blanchard, J. L. (2020). Fish body sizes change with temperature but not all species shrink with warming. </w:t>
      </w:r>
      <w:r w:rsidRPr="009A4732">
        <w:rPr>
          <w:i/>
          <w:iCs/>
          <w:lang w:val="en-GB"/>
        </w:rPr>
        <w:t>Nature Ecology &amp; Evolution</w:t>
      </w:r>
      <w:r w:rsidRPr="009A4732">
        <w:rPr>
          <w:lang w:val="en-GB"/>
        </w:rPr>
        <w:t xml:space="preserve">, </w:t>
      </w:r>
      <w:r w:rsidRPr="009A4732">
        <w:rPr>
          <w:i/>
          <w:iCs/>
          <w:lang w:val="en-GB"/>
        </w:rPr>
        <w:t>4</w:t>
      </w:r>
      <w:r w:rsidRPr="009A4732">
        <w:rPr>
          <w:lang w:val="en-GB"/>
        </w:rPr>
        <w:t>, 809–814. https://doi.org/10.1038/s41559-020-1171-0</w:t>
      </w:r>
    </w:p>
    <w:p w14:paraId="338FC29A" w14:textId="77777777" w:rsidR="009A4732" w:rsidRPr="009A4732" w:rsidRDefault="009A4732" w:rsidP="00556592">
      <w:pPr>
        <w:pStyle w:val="Bibliography"/>
        <w:spacing w:line="240" w:lineRule="auto"/>
        <w:contextualSpacing/>
        <w:rPr>
          <w:lang w:val="en-GB"/>
        </w:rPr>
      </w:pPr>
      <w:r w:rsidRPr="009A4732">
        <w:rPr>
          <w:lang w:val="en-GB"/>
        </w:rPr>
        <w:t xml:space="preserve">Barneche, D. R., &amp; Allen, A. P. (2018). The energetics of fish growth and how it constrains food-web trophic structure. </w:t>
      </w:r>
      <w:r w:rsidRPr="009A4732">
        <w:rPr>
          <w:i/>
          <w:iCs/>
          <w:lang w:val="en-GB"/>
        </w:rPr>
        <w:t>Ecology Letters</w:t>
      </w:r>
      <w:r w:rsidRPr="009A4732">
        <w:rPr>
          <w:lang w:val="en-GB"/>
        </w:rPr>
        <w:t xml:space="preserve">, </w:t>
      </w:r>
      <w:r w:rsidRPr="009A4732">
        <w:rPr>
          <w:i/>
          <w:iCs/>
          <w:lang w:val="en-GB"/>
        </w:rPr>
        <w:t>21</w:t>
      </w:r>
      <w:r w:rsidRPr="009A4732">
        <w:rPr>
          <w:lang w:val="en-GB"/>
        </w:rPr>
        <w:t>(6), 836–844. https://doi.org/10.1111/ele.12947</w:t>
      </w:r>
    </w:p>
    <w:p w14:paraId="2D2965EA" w14:textId="77777777" w:rsidR="009A4732" w:rsidRPr="009A4732" w:rsidRDefault="009A4732" w:rsidP="00556592">
      <w:pPr>
        <w:pStyle w:val="Bibliography"/>
        <w:spacing w:line="240" w:lineRule="auto"/>
        <w:contextualSpacing/>
        <w:rPr>
          <w:lang w:val="en-GB"/>
        </w:rPr>
      </w:pPr>
      <w:r w:rsidRPr="009A4732">
        <w:rPr>
          <w:lang w:val="en-GB"/>
        </w:rPr>
        <w:t xml:space="preserve">Barneche, D. R., Jahn, M., &amp; Seebacher, F. (2019). Warming increases the cost of growth in a model vertebrate. </w:t>
      </w:r>
      <w:r w:rsidRPr="009A4732">
        <w:rPr>
          <w:i/>
          <w:iCs/>
          <w:lang w:val="en-GB"/>
        </w:rPr>
        <w:t>Functional Ecology</w:t>
      </w:r>
      <w:r w:rsidRPr="009A4732">
        <w:rPr>
          <w:lang w:val="en-GB"/>
        </w:rPr>
        <w:t xml:space="preserve">, </w:t>
      </w:r>
      <w:r w:rsidRPr="009A4732">
        <w:rPr>
          <w:i/>
          <w:iCs/>
          <w:lang w:val="en-GB"/>
        </w:rPr>
        <w:t>33</w:t>
      </w:r>
      <w:r w:rsidRPr="009A4732">
        <w:rPr>
          <w:lang w:val="en-GB"/>
        </w:rPr>
        <w:t>(7), 1256–1266. https://doi.org/10.1111/1365-2435.13348</w:t>
      </w:r>
    </w:p>
    <w:p w14:paraId="28377EED" w14:textId="77777777" w:rsidR="009A4732" w:rsidRPr="009A4732" w:rsidRDefault="009A4732" w:rsidP="00556592">
      <w:pPr>
        <w:pStyle w:val="Bibliography"/>
        <w:spacing w:line="240" w:lineRule="auto"/>
        <w:contextualSpacing/>
        <w:rPr>
          <w:lang w:val="en-GB"/>
        </w:rPr>
      </w:pPr>
      <w:r w:rsidRPr="009A4732">
        <w:rPr>
          <w:lang w:val="en-GB"/>
        </w:rPr>
        <w:t xml:space="preserve">Barneche, D. R., Robertson, D. R., White, C. R., &amp; Marshall, D. J. (2018). Fish reproductive-energy output increases disproportionately with body size. </w:t>
      </w:r>
      <w:r w:rsidRPr="009A4732">
        <w:rPr>
          <w:i/>
          <w:iCs/>
          <w:lang w:val="en-GB"/>
        </w:rPr>
        <w:t>Science</w:t>
      </w:r>
      <w:r w:rsidRPr="009A4732">
        <w:rPr>
          <w:lang w:val="en-GB"/>
        </w:rPr>
        <w:t xml:space="preserve">, </w:t>
      </w:r>
      <w:r w:rsidRPr="009A4732">
        <w:rPr>
          <w:i/>
          <w:iCs/>
          <w:lang w:val="en-GB"/>
        </w:rPr>
        <w:t>360</w:t>
      </w:r>
      <w:r w:rsidRPr="009A4732">
        <w:rPr>
          <w:lang w:val="en-GB"/>
        </w:rPr>
        <w:t>(6389), 642–645. https://doi.org/10.1126/science.aao6868</w:t>
      </w:r>
    </w:p>
    <w:p w14:paraId="740D176C"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Baudron, A. R., Needle, C. L., Rijnsdorp, A. D., &amp; Marshall, C. T. (2014). Warming temperatures and smaller body sizes: Synchronous changes in growth of North Sea fishes. </w:t>
      </w:r>
      <w:r w:rsidRPr="009A4732">
        <w:rPr>
          <w:i/>
          <w:iCs/>
          <w:lang w:val="en-GB"/>
        </w:rPr>
        <w:t>Global Change Biology</w:t>
      </w:r>
      <w:r w:rsidRPr="009A4732">
        <w:rPr>
          <w:lang w:val="en-GB"/>
        </w:rPr>
        <w:t xml:space="preserve">, </w:t>
      </w:r>
      <w:r w:rsidRPr="009A4732">
        <w:rPr>
          <w:i/>
          <w:iCs/>
          <w:lang w:val="en-GB"/>
        </w:rPr>
        <w:t>20</w:t>
      </w:r>
      <w:r w:rsidRPr="009A4732">
        <w:rPr>
          <w:lang w:val="en-GB"/>
        </w:rPr>
        <w:t>(4), 1023–1031. https://doi.org/10.1111/gcb.12514</w:t>
      </w:r>
    </w:p>
    <w:p w14:paraId="35487575" w14:textId="77777777" w:rsidR="009A4732" w:rsidRPr="009A4732" w:rsidRDefault="009A4732" w:rsidP="00556592">
      <w:pPr>
        <w:pStyle w:val="Bibliography"/>
        <w:spacing w:line="240" w:lineRule="auto"/>
        <w:contextualSpacing/>
        <w:rPr>
          <w:lang w:val="en-GB"/>
        </w:rPr>
      </w:pPr>
      <w:r w:rsidRPr="009A4732">
        <w:rPr>
          <w:lang w:val="en-GB"/>
        </w:rPr>
        <w:t xml:space="preserve">Beamish, F. W. H. (1964). Respiration of fishes with special emphasis on standard oxygen consumption II. Influence of weight and temperature on respiration of several species’. </w:t>
      </w:r>
      <w:r w:rsidRPr="009A4732">
        <w:rPr>
          <w:i/>
          <w:iCs/>
          <w:lang w:val="en-GB"/>
        </w:rPr>
        <w:t>Canadian Journal of Zoology/Revue Canadienne de Zoologie</w:t>
      </w:r>
      <w:r w:rsidRPr="009A4732">
        <w:rPr>
          <w:lang w:val="en-GB"/>
        </w:rPr>
        <w:t xml:space="preserve">, </w:t>
      </w:r>
      <w:r w:rsidRPr="009A4732">
        <w:rPr>
          <w:i/>
          <w:iCs/>
          <w:lang w:val="en-GB"/>
        </w:rPr>
        <w:t>42</w:t>
      </w:r>
      <w:r w:rsidRPr="009A4732">
        <w:rPr>
          <w:lang w:val="en-GB"/>
        </w:rPr>
        <w:t>(2), 177–188.</w:t>
      </w:r>
    </w:p>
    <w:p w14:paraId="37CEE0A5" w14:textId="77777777" w:rsidR="009A4732" w:rsidRPr="009A4732" w:rsidRDefault="009A4732" w:rsidP="00556592">
      <w:pPr>
        <w:pStyle w:val="Bibliography"/>
        <w:spacing w:line="240" w:lineRule="auto"/>
        <w:contextualSpacing/>
        <w:rPr>
          <w:lang w:val="en-GB"/>
        </w:rPr>
      </w:pPr>
      <w:r w:rsidRPr="009A4732">
        <w:rPr>
          <w:lang w:val="en-GB"/>
        </w:rPr>
        <w:t>Björnsson, B., Steinarsson, A., &amp; Árnason, T. (2007). Growth model for Atlantic cod (</w:t>
      </w:r>
      <w:r w:rsidRPr="009A4732">
        <w:rPr>
          <w:i/>
          <w:iCs/>
          <w:lang w:val="en-GB"/>
        </w:rPr>
        <w:t>Gadus morhua</w:t>
      </w:r>
      <w:r w:rsidRPr="009A4732">
        <w:rPr>
          <w:lang w:val="en-GB"/>
        </w:rPr>
        <w:t xml:space="preserve">): Effects of temperature and body weight on growth rate. </w:t>
      </w:r>
      <w:r w:rsidRPr="009A4732">
        <w:rPr>
          <w:i/>
          <w:iCs/>
          <w:lang w:val="en-GB"/>
        </w:rPr>
        <w:t>Aquaculture</w:t>
      </w:r>
      <w:r w:rsidRPr="009A4732">
        <w:rPr>
          <w:lang w:val="en-GB"/>
        </w:rPr>
        <w:t xml:space="preserve">, </w:t>
      </w:r>
      <w:r w:rsidRPr="009A4732">
        <w:rPr>
          <w:i/>
          <w:iCs/>
          <w:lang w:val="en-GB"/>
        </w:rPr>
        <w:t>271</w:t>
      </w:r>
      <w:r w:rsidRPr="009A4732">
        <w:rPr>
          <w:lang w:val="en-GB"/>
        </w:rPr>
        <w:t>(1–4), 216–226. https://doi.org/10.1016/j.aquaculture.2007.06.026</w:t>
      </w:r>
    </w:p>
    <w:p w14:paraId="168CFD4D" w14:textId="77777777" w:rsidR="009A4732" w:rsidRPr="009A4732" w:rsidRDefault="009A4732" w:rsidP="00556592">
      <w:pPr>
        <w:pStyle w:val="Bibliography"/>
        <w:spacing w:line="240" w:lineRule="auto"/>
        <w:contextualSpacing/>
        <w:rPr>
          <w:lang w:val="en-GB"/>
        </w:rPr>
      </w:pPr>
      <w:r w:rsidRPr="009A4732">
        <w:rPr>
          <w:lang w:val="en-GB"/>
        </w:rPr>
        <w:t xml:space="preserve">Blanchard, J. L., Heneghan, R. F., Everett, J. D., Trebilco, R., &amp; Richardson, A. J. (2017). From bacteria to whales: Using functional size spectra to model marine ecosystems. </w:t>
      </w:r>
      <w:r w:rsidRPr="009A4732">
        <w:rPr>
          <w:i/>
          <w:iCs/>
          <w:lang w:val="en-GB"/>
        </w:rPr>
        <w:t>Trends in Ecology &amp; Evolution</w:t>
      </w:r>
      <w:r w:rsidRPr="009A4732">
        <w:rPr>
          <w:lang w:val="en-GB"/>
        </w:rPr>
        <w:t xml:space="preserve">, </w:t>
      </w:r>
      <w:r w:rsidRPr="009A4732">
        <w:rPr>
          <w:i/>
          <w:iCs/>
          <w:lang w:val="en-GB"/>
        </w:rPr>
        <w:t>32</w:t>
      </w:r>
      <w:r w:rsidRPr="009A4732">
        <w:rPr>
          <w:lang w:val="en-GB"/>
        </w:rPr>
        <w:t>(3), 174–186. https://doi.org/10.1016/j.tree.2016.12.003</w:t>
      </w:r>
    </w:p>
    <w:p w14:paraId="39DE20E8" w14:textId="77777777" w:rsidR="009A4732" w:rsidRPr="009A4732" w:rsidRDefault="009A4732" w:rsidP="00556592">
      <w:pPr>
        <w:pStyle w:val="Bibliography"/>
        <w:spacing w:line="240" w:lineRule="auto"/>
        <w:contextualSpacing/>
        <w:rPr>
          <w:lang w:val="en-GB"/>
        </w:rPr>
      </w:pPr>
      <w:r w:rsidRPr="009A4732">
        <w:rPr>
          <w:lang w:val="en-GB"/>
        </w:rPr>
        <w:t xml:space="preserve">Bokma, F. (2004). Evidence against universal metabolic allometry. </w:t>
      </w:r>
      <w:r w:rsidRPr="009A4732">
        <w:rPr>
          <w:i/>
          <w:iCs/>
          <w:lang w:val="en-GB"/>
        </w:rPr>
        <w:t>Functional Ecology</w:t>
      </w:r>
      <w:r w:rsidRPr="009A4732">
        <w:rPr>
          <w:lang w:val="en-GB"/>
        </w:rPr>
        <w:t xml:space="preserve">, </w:t>
      </w:r>
      <w:r w:rsidRPr="009A4732">
        <w:rPr>
          <w:i/>
          <w:iCs/>
          <w:lang w:val="en-GB"/>
        </w:rPr>
        <w:t>18</w:t>
      </w:r>
      <w:r w:rsidRPr="009A4732">
        <w:rPr>
          <w:lang w:val="en-GB"/>
        </w:rPr>
        <w:t>(2), 184–187.</w:t>
      </w:r>
    </w:p>
    <w:p w14:paraId="19A12506" w14:textId="77777777" w:rsidR="009A4732" w:rsidRPr="009A4732" w:rsidRDefault="009A4732" w:rsidP="00556592">
      <w:pPr>
        <w:pStyle w:val="Bibliography"/>
        <w:spacing w:line="240" w:lineRule="auto"/>
        <w:contextualSpacing/>
        <w:rPr>
          <w:lang w:val="en-GB"/>
        </w:rPr>
      </w:pPr>
      <w:r w:rsidRPr="009A4732">
        <w:rPr>
          <w:lang w:val="en-GB"/>
        </w:rPr>
        <w:t>Brett, J. R. (1971). Energetic responses of salmon to temperature. A study of some thermal relations in the physiology and freshwater ecology of sockeye salmon (</w:t>
      </w:r>
      <w:r w:rsidRPr="009A4732">
        <w:rPr>
          <w:i/>
          <w:iCs/>
          <w:lang w:val="en-GB"/>
        </w:rPr>
        <w:t>Oncorhynchus nerka</w:t>
      </w:r>
      <w:r w:rsidRPr="009A4732">
        <w:rPr>
          <w:lang w:val="en-GB"/>
        </w:rPr>
        <w:t xml:space="preserve">). </w:t>
      </w:r>
      <w:r w:rsidRPr="009A4732">
        <w:rPr>
          <w:i/>
          <w:iCs/>
          <w:lang w:val="en-GB"/>
        </w:rPr>
        <w:t>Integrative and Comparative Biology</w:t>
      </w:r>
      <w:r w:rsidRPr="009A4732">
        <w:rPr>
          <w:lang w:val="en-GB"/>
        </w:rPr>
        <w:t xml:space="preserve">, </w:t>
      </w:r>
      <w:r w:rsidRPr="009A4732">
        <w:rPr>
          <w:i/>
          <w:iCs/>
          <w:lang w:val="en-GB"/>
        </w:rPr>
        <w:t>11</w:t>
      </w:r>
      <w:r w:rsidRPr="009A4732">
        <w:rPr>
          <w:lang w:val="en-GB"/>
        </w:rPr>
        <w:t>(1), 99–113. https://doi.org/10.1093/icb/11.1.99</w:t>
      </w:r>
    </w:p>
    <w:p w14:paraId="56160842" w14:textId="77777777" w:rsidR="009A4732" w:rsidRPr="009A4732" w:rsidRDefault="009A4732" w:rsidP="00556592">
      <w:pPr>
        <w:pStyle w:val="Bibliography"/>
        <w:spacing w:line="240" w:lineRule="auto"/>
        <w:contextualSpacing/>
        <w:rPr>
          <w:lang w:val="en-GB"/>
        </w:rPr>
      </w:pPr>
      <w:r w:rsidRPr="009A4732">
        <w:rPr>
          <w:lang w:val="en-GB"/>
        </w:rPr>
        <w:t xml:space="preserve">Brett, J. R., Shelbourn, J. E., &amp; Shoop, C. T. (1969). Growth rate and body composition of fingerling sockeye salmon, </w:t>
      </w:r>
      <w:r w:rsidRPr="009A4732">
        <w:rPr>
          <w:i/>
          <w:iCs/>
          <w:lang w:val="en-GB"/>
        </w:rPr>
        <w:t>Oncorhynchus nerka</w:t>
      </w:r>
      <w:r w:rsidRPr="009A4732">
        <w:rPr>
          <w:lang w:val="en-GB"/>
        </w:rPr>
        <w:t xml:space="preserve">, in relation to temperature and ration size. </w:t>
      </w:r>
      <w:r w:rsidRPr="009A4732">
        <w:rPr>
          <w:i/>
          <w:iCs/>
          <w:lang w:val="en-GB"/>
        </w:rPr>
        <w:t>Journal of the Fisheries Research Board of Canada</w:t>
      </w:r>
      <w:r w:rsidRPr="009A4732">
        <w:rPr>
          <w:lang w:val="en-GB"/>
        </w:rPr>
        <w:t xml:space="preserve">, </w:t>
      </w:r>
      <w:r w:rsidRPr="009A4732">
        <w:rPr>
          <w:i/>
          <w:iCs/>
          <w:lang w:val="en-GB"/>
        </w:rPr>
        <w:t>26</w:t>
      </w:r>
      <w:r w:rsidRPr="009A4732">
        <w:rPr>
          <w:lang w:val="en-GB"/>
        </w:rPr>
        <w:t>(9), 2363–2394. https://doi.org/10.1139/f69-230</w:t>
      </w:r>
    </w:p>
    <w:p w14:paraId="2647A4D8" w14:textId="77777777" w:rsidR="009A4732" w:rsidRPr="009A4732" w:rsidRDefault="009A4732" w:rsidP="00556592">
      <w:pPr>
        <w:pStyle w:val="Bibliography"/>
        <w:spacing w:line="240" w:lineRule="auto"/>
        <w:contextualSpacing/>
        <w:rPr>
          <w:lang w:val="en-GB"/>
        </w:rPr>
      </w:pPr>
      <w:r w:rsidRPr="009A4732">
        <w:rPr>
          <w:lang w:val="en-GB"/>
        </w:rPr>
        <w:t xml:space="preserve">Brown, J. H., Gillooly, J. F., Allen, A. P., Savage, V. M., &amp; West, G. B. (2004). Toward a metabolic theory of ecology. </w:t>
      </w:r>
      <w:r w:rsidRPr="009A4732">
        <w:rPr>
          <w:i/>
          <w:iCs/>
          <w:lang w:val="en-GB"/>
        </w:rPr>
        <w:t>Ecology</w:t>
      </w:r>
      <w:r w:rsidRPr="009A4732">
        <w:rPr>
          <w:lang w:val="en-GB"/>
        </w:rPr>
        <w:t xml:space="preserve">, </w:t>
      </w:r>
      <w:r w:rsidRPr="009A4732">
        <w:rPr>
          <w:i/>
          <w:iCs/>
          <w:lang w:val="en-GB"/>
        </w:rPr>
        <w:t>85</w:t>
      </w:r>
      <w:r w:rsidRPr="009A4732">
        <w:rPr>
          <w:lang w:val="en-GB"/>
        </w:rPr>
        <w:t>(7), 1771–1789. https://doi.org/10.1890/03-9000</w:t>
      </w:r>
    </w:p>
    <w:p w14:paraId="258BB648" w14:textId="77777777" w:rsidR="009A4732" w:rsidRPr="009A4732" w:rsidRDefault="009A4732" w:rsidP="00556592">
      <w:pPr>
        <w:pStyle w:val="Bibliography"/>
        <w:spacing w:line="240" w:lineRule="auto"/>
        <w:contextualSpacing/>
        <w:rPr>
          <w:lang w:val="en-GB"/>
        </w:rPr>
      </w:pPr>
      <w:r w:rsidRPr="009A4732">
        <w:rPr>
          <w:lang w:val="en-GB"/>
        </w:rPr>
        <w:t xml:space="preserve">Cheung, W. W. L., Sarmiento, J. L., Dunne, J., Frölicher, T. L., Lam, V. W. Y., Deng Palomares, M. L., Watson, R., &amp; Pauly, D. (2013). Shrinking of fishes exacerbates impacts of global ocean changes on marine ecosystems. </w:t>
      </w:r>
      <w:r w:rsidRPr="009A4732">
        <w:rPr>
          <w:i/>
          <w:iCs/>
          <w:lang w:val="en-GB"/>
        </w:rPr>
        <w:t>Nature Climate Change</w:t>
      </w:r>
      <w:r w:rsidRPr="009A4732">
        <w:rPr>
          <w:lang w:val="en-GB"/>
        </w:rPr>
        <w:t xml:space="preserve">, </w:t>
      </w:r>
      <w:r w:rsidRPr="009A4732">
        <w:rPr>
          <w:i/>
          <w:iCs/>
          <w:lang w:val="en-GB"/>
        </w:rPr>
        <w:t>3</w:t>
      </w:r>
      <w:r w:rsidRPr="009A4732">
        <w:rPr>
          <w:lang w:val="en-GB"/>
        </w:rPr>
        <w:t>(3), 254–258. https://doi.org/10.1038/nclimate1691</w:t>
      </w:r>
    </w:p>
    <w:p w14:paraId="7BDCAA64" w14:textId="77777777" w:rsidR="009A4732" w:rsidRPr="009A4732" w:rsidRDefault="009A4732" w:rsidP="00556592">
      <w:pPr>
        <w:pStyle w:val="Bibliography"/>
        <w:spacing w:line="240" w:lineRule="auto"/>
        <w:contextualSpacing/>
        <w:rPr>
          <w:lang w:val="en-GB"/>
        </w:rPr>
      </w:pPr>
      <w:r w:rsidRPr="009A4732">
        <w:rPr>
          <w:lang w:val="en-GB"/>
        </w:rPr>
        <w:t xml:space="preserve">Clarke, A., &amp; Johnston, N. M. (1999). Scaling of metabolic rate with body mass and temperature in teleost fish. </w:t>
      </w:r>
      <w:r w:rsidRPr="009A4732">
        <w:rPr>
          <w:i/>
          <w:iCs/>
          <w:lang w:val="en-GB"/>
        </w:rPr>
        <w:t>Journal of Animal Ecology</w:t>
      </w:r>
      <w:r w:rsidRPr="009A4732">
        <w:rPr>
          <w:lang w:val="en-GB"/>
        </w:rPr>
        <w:t xml:space="preserve">, </w:t>
      </w:r>
      <w:r w:rsidRPr="009A4732">
        <w:rPr>
          <w:i/>
          <w:iCs/>
          <w:lang w:val="en-GB"/>
        </w:rPr>
        <w:t>68</w:t>
      </w:r>
      <w:r w:rsidRPr="009A4732">
        <w:rPr>
          <w:lang w:val="en-GB"/>
        </w:rPr>
        <w:t>, 893–905.</w:t>
      </w:r>
    </w:p>
    <w:p w14:paraId="5B81AE0B" w14:textId="77777777" w:rsidR="009A4732" w:rsidRPr="009A4732" w:rsidRDefault="009A4732" w:rsidP="00556592">
      <w:pPr>
        <w:pStyle w:val="Bibliography"/>
        <w:spacing w:line="240" w:lineRule="auto"/>
        <w:contextualSpacing/>
        <w:rPr>
          <w:lang w:val="en-GB"/>
        </w:rPr>
      </w:pPr>
      <w:r w:rsidRPr="009A4732">
        <w:rPr>
          <w:lang w:val="en-GB"/>
        </w:rPr>
        <w:t xml:space="preserve">Cuenco, M. L., Stickney, R. R., &amp; Grant, W. E. (1985). Fish bioenergetics and growth in aquaculture ponds: I. Individual fish model development. </w:t>
      </w:r>
      <w:r w:rsidRPr="009A4732">
        <w:rPr>
          <w:i/>
          <w:iCs/>
          <w:lang w:val="en-GB"/>
        </w:rPr>
        <w:t>Ecological Modelling</w:t>
      </w:r>
      <w:r w:rsidRPr="009A4732">
        <w:rPr>
          <w:lang w:val="en-GB"/>
        </w:rPr>
        <w:t xml:space="preserve">, </w:t>
      </w:r>
      <w:r w:rsidRPr="009A4732">
        <w:rPr>
          <w:i/>
          <w:iCs/>
          <w:lang w:val="en-GB"/>
        </w:rPr>
        <w:t>27</w:t>
      </w:r>
      <w:r w:rsidRPr="009A4732">
        <w:rPr>
          <w:lang w:val="en-GB"/>
        </w:rPr>
        <w:t>(3), 169–190. https://doi.org/10.1016/0304-3800(85)90001-8</w:t>
      </w:r>
    </w:p>
    <w:p w14:paraId="18FED59B" w14:textId="77777777" w:rsidR="009A4732" w:rsidRPr="009A4732" w:rsidRDefault="009A4732" w:rsidP="00556592">
      <w:pPr>
        <w:pStyle w:val="Bibliography"/>
        <w:spacing w:line="240" w:lineRule="auto"/>
        <w:contextualSpacing/>
        <w:rPr>
          <w:lang w:val="en-GB"/>
        </w:rPr>
      </w:pPr>
      <w:r w:rsidRPr="009A4732">
        <w:rPr>
          <w:lang w:val="en-GB"/>
        </w:rPr>
        <w:t xml:space="preserve">Daufresne, M., Lengfellner, K., &amp; Sommer, U. (2009). Global warming benefits the small in aquatic ecosystems. </w:t>
      </w:r>
      <w:r w:rsidRPr="009A4732">
        <w:rPr>
          <w:i/>
          <w:iCs/>
          <w:lang w:val="en-GB"/>
        </w:rPr>
        <w:t>Proceedings of the National Academy of Sciences, USA</w:t>
      </w:r>
      <w:r w:rsidRPr="009A4732">
        <w:rPr>
          <w:lang w:val="en-GB"/>
        </w:rPr>
        <w:t xml:space="preserve">, </w:t>
      </w:r>
      <w:r w:rsidRPr="009A4732">
        <w:rPr>
          <w:i/>
          <w:iCs/>
          <w:lang w:val="en-GB"/>
        </w:rPr>
        <w:t>106</w:t>
      </w:r>
      <w:r w:rsidRPr="009A4732">
        <w:rPr>
          <w:lang w:val="en-GB"/>
        </w:rPr>
        <w:t>(31), 12788–12793. https://doi.org/10.1073/pnas.0902080106</w:t>
      </w:r>
    </w:p>
    <w:p w14:paraId="03556D95" w14:textId="77777777" w:rsidR="009A4732" w:rsidRPr="009A4732" w:rsidRDefault="009A4732" w:rsidP="00556592">
      <w:pPr>
        <w:pStyle w:val="Bibliography"/>
        <w:spacing w:line="240" w:lineRule="auto"/>
        <w:contextualSpacing/>
        <w:rPr>
          <w:lang w:val="en-GB"/>
        </w:rPr>
      </w:pPr>
      <w:r w:rsidRPr="00170C31">
        <w:rPr>
          <w:lang w:val="sv-SE"/>
        </w:rPr>
        <w:t xml:space="preserve">de Roos, A. M., &amp; Persson, L. (2001). </w:t>
      </w:r>
      <w:r w:rsidRPr="009A4732">
        <w:rPr>
          <w:lang w:val="en-GB"/>
        </w:rPr>
        <w:t xml:space="preserve">Physiologically structured models – from versatile technique to ecological theory. </w:t>
      </w:r>
      <w:r w:rsidRPr="009A4732">
        <w:rPr>
          <w:i/>
          <w:iCs/>
          <w:lang w:val="en-GB"/>
        </w:rPr>
        <w:t>Oikos</w:t>
      </w:r>
      <w:r w:rsidRPr="009A4732">
        <w:rPr>
          <w:lang w:val="en-GB"/>
        </w:rPr>
        <w:t xml:space="preserve">, </w:t>
      </w:r>
      <w:r w:rsidRPr="009A4732">
        <w:rPr>
          <w:i/>
          <w:iCs/>
          <w:lang w:val="en-GB"/>
        </w:rPr>
        <w:t>94</w:t>
      </w:r>
      <w:r w:rsidRPr="009A4732">
        <w:rPr>
          <w:lang w:val="en-GB"/>
        </w:rPr>
        <w:t>(1), 51–71. https://doi.org/10.1034/j.1600-0706.2001.11313.x</w:t>
      </w:r>
    </w:p>
    <w:p w14:paraId="7F59B189" w14:textId="77777777" w:rsidR="009A4732" w:rsidRPr="009A4732" w:rsidRDefault="009A4732" w:rsidP="00556592">
      <w:pPr>
        <w:pStyle w:val="Bibliography"/>
        <w:spacing w:line="240" w:lineRule="auto"/>
        <w:contextualSpacing/>
        <w:rPr>
          <w:lang w:val="en-GB"/>
        </w:rPr>
      </w:pPr>
      <w:r w:rsidRPr="009A4732">
        <w:rPr>
          <w:lang w:val="en-GB"/>
        </w:rPr>
        <w:t xml:space="preserve">Dell, A. I., Pawar, S., &amp; Savage, V. M. (2011). Systematic variation in the temperature dependence of physiological and ecological traits. </w:t>
      </w:r>
      <w:r w:rsidRPr="009A4732">
        <w:rPr>
          <w:i/>
          <w:iCs/>
          <w:lang w:val="en-GB"/>
        </w:rPr>
        <w:t>Proceedings of the National Academy of Sciences</w:t>
      </w:r>
      <w:r w:rsidRPr="009A4732">
        <w:rPr>
          <w:lang w:val="en-GB"/>
        </w:rPr>
        <w:t xml:space="preserve">, </w:t>
      </w:r>
      <w:r w:rsidRPr="009A4732">
        <w:rPr>
          <w:i/>
          <w:iCs/>
          <w:lang w:val="en-GB"/>
        </w:rPr>
        <w:t>108</w:t>
      </w:r>
      <w:r w:rsidRPr="009A4732">
        <w:rPr>
          <w:lang w:val="en-GB"/>
        </w:rPr>
        <w:t>(26), 10591–10596. https://doi.org/10.1073/pnas.1015178108</w:t>
      </w:r>
    </w:p>
    <w:p w14:paraId="2EFCCEC2" w14:textId="77777777" w:rsidR="009A4732" w:rsidRPr="009A4732" w:rsidRDefault="009A4732" w:rsidP="00556592">
      <w:pPr>
        <w:pStyle w:val="Bibliography"/>
        <w:spacing w:line="240" w:lineRule="auto"/>
        <w:contextualSpacing/>
        <w:rPr>
          <w:lang w:val="en-GB"/>
        </w:rPr>
      </w:pPr>
      <w:r w:rsidRPr="00170C31">
        <w:rPr>
          <w:lang w:val="sv-SE"/>
        </w:rPr>
        <w:t xml:space="preserve">Denderen, D. van, Gislason, H., Heuvel, J. van den, &amp; Andersen, K. H. (2020). </w:t>
      </w:r>
      <w:r w:rsidRPr="009A4732">
        <w:rPr>
          <w:lang w:val="en-GB"/>
        </w:rPr>
        <w:t xml:space="preserve">Global analysis of fish growth rates shows weaker responses to temperature than metabolic predictions. </w:t>
      </w:r>
      <w:r w:rsidRPr="009A4732">
        <w:rPr>
          <w:i/>
          <w:iCs/>
          <w:lang w:val="en-GB"/>
        </w:rPr>
        <w:t>Global Ecology and Biogeography</w:t>
      </w:r>
      <w:r w:rsidRPr="009A4732">
        <w:rPr>
          <w:lang w:val="en-GB"/>
        </w:rPr>
        <w:t xml:space="preserve">, </w:t>
      </w:r>
      <w:r w:rsidRPr="009A4732">
        <w:rPr>
          <w:i/>
          <w:iCs/>
          <w:lang w:val="en-GB"/>
        </w:rPr>
        <w:t>29</w:t>
      </w:r>
      <w:r w:rsidRPr="009A4732">
        <w:rPr>
          <w:lang w:val="en-GB"/>
        </w:rPr>
        <w:t>(12), 2203–2213. https://doi.org/10.1111/geb.13189</w:t>
      </w:r>
    </w:p>
    <w:p w14:paraId="3394A7F1"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Downs, C. J., Hayes, J. P., &amp; Tracy, C. R. (2008). Scaling metabolic rate with body mass and inverse body temperature: A test of the Arrhenius fractal supply model. </w:t>
      </w:r>
      <w:r w:rsidRPr="009A4732">
        <w:rPr>
          <w:i/>
          <w:iCs/>
          <w:lang w:val="en-GB"/>
        </w:rPr>
        <w:t>Functional Ecology</w:t>
      </w:r>
      <w:r w:rsidRPr="009A4732">
        <w:rPr>
          <w:lang w:val="en-GB"/>
        </w:rPr>
        <w:t xml:space="preserve">, </w:t>
      </w:r>
      <w:r w:rsidRPr="009A4732">
        <w:rPr>
          <w:i/>
          <w:iCs/>
          <w:lang w:val="en-GB"/>
        </w:rPr>
        <w:t>22</w:t>
      </w:r>
      <w:r w:rsidRPr="009A4732">
        <w:rPr>
          <w:lang w:val="en-GB"/>
        </w:rPr>
        <w:t>(2), 239–244. https://doi.org/10.1111/j.1365-2435.2007.01371.x</w:t>
      </w:r>
    </w:p>
    <w:p w14:paraId="68FB9C9E" w14:textId="77777777" w:rsidR="009A4732" w:rsidRPr="009A4732" w:rsidRDefault="009A4732" w:rsidP="00556592">
      <w:pPr>
        <w:pStyle w:val="Bibliography"/>
        <w:spacing w:line="240" w:lineRule="auto"/>
        <w:contextualSpacing/>
        <w:rPr>
          <w:lang w:val="en-GB"/>
        </w:rPr>
      </w:pPr>
      <w:r w:rsidRPr="009A4732">
        <w:rPr>
          <w:lang w:val="en-GB"/>
        </w:rPr>
        <w:t xml:space="preserve">Elliott, J. M., &amp; Hurley, M. A. (1995). The functional relationship between body size and growth rate in fish. </w:t>
      </w:r>
      <w:r w:rsidRPr="009A4732">
        <w:rPr>
          <w:i/>
          <w:iCs/>
          <w:lang w:val="en-GB"/>
        </w:rPr>
        <w:t>Functional Ecology</w:t>
      </w:r>
      <w:r w:rsidRPr="009A4732">
        <w:rPr>
          <w:lang w:val="en-GB"/>
        </w:rPr>
        <w:t xml:space="preserve">, </w:t>
      </w:r>
      <w:r w:rsidRPr="009A4732">
        <w:rPr>
          <w:i/>
          <w:iCs/>
          <w:lang w:val="en-GB"/>
        </w:rPr>
        <w:t>9</w:t>
      </w:r>
      <w:r w:rsidRPr="009A4732">
        <w:rPr>
          <w:lang w:val="en-GB"/>
        </w:rPr>
        <w:t>(4), 625. https://doi.org/10.2307/2390153</w:t>
      </w:r>
    </w:p>
    <w:p w14:paraId="17B451F6" w14:textId="77777777" w:rsidR="009A4732" w:rsidRPr="009A4732" w:rsidRDefault="009A4732" w:rsidP="00556592">
      <w:pPr>
        <w:pStyle w:val="Bibliography"/>
        <w:spacing w:line="240" w:lineRule="auto"/>
        <w:contextualSpacing/>
        <w:rPr>
          <w:lang w:val="en-GB"/>
        </w:rPr>
      </w:pPr>
      <w:r w:rsidRPr="009A4732">
        <w:rPr>
          <w:lang w:val="en-GB"/>
        </w:rPr>
        <w:t xml:space="preserve">Englund, G., Öhlund, G., Hein, C. L., &amp; Diehl, S. (2011). Temperature dependence of the functional response. </w:t>
      </w:r>
      <w:r w:rsidRPr="009A4732">
        <w:rPr>
          <w:i/>
          <w:iCs/>
          <w:lang w:val="en-GB"/>
        </w:rPr>
        <w:t>Ecology Letters</w:t>
      </w:r>
      <w:r w:rsidRPr="009A4732">
        <w:rPr>
          <w:lang w:val="en-GB"/>
        </w:rPr>
        <w:t xml:space="preserve">, </w:t>
      </w:r>
      <w:r w:rsidRPr="009A4732">
        <w:rPr>
          <w:i/>
          <w:iCs/>
          <w:lang w:val="en-GB"/>
        </w:rPr>
        <w:t>14</w:t>
      </w:r>
      <w:r w:rsidRPr="009A4732">
        <w:rPr>
          <w:lang w:val="en-GB"/>
        </w:rPr>
        <w:t>(9), 914–921. https://doi.org/10.1111/j.1461-0248.2011.01661.x</w:t>
      </w:r>
    </w:p>
    <w:p w14:paraId="7BB907CE" w14:textId="77777777" w:rsidR="009A4732" w:rsidRPr="009A4732" w:rsidRDefault="009A4732" w:rsidP="00556592">
      <w:pPr>
        <w:pStyle w:val="Bibliography"/>
        <w:spacing w:line="240" w:lineRule="auto"/>
        <w:contextualSpacing/>
        <w:rPr>
          <w:lang w:val="en-GB"/>
        </w:rPr>
      </w:pPr>
      <w:r w:rsidRPr="009A4732">
        <w:rPr>
          <w:lang w:val="en-GB"/>
        </w:rPr>
        <w:t xml:space="preserve">Essington, T. E., Kitchell, J. F., &amp; Walters, C. J. (2001). The von Bertalanffy growth function, bioenergetics, and the consumption rates of fish. </w:t>
      </w:r>
      <w:r w:rsidRPr="009A4732">
        <w:rPr>
          <w:i/>
          <w:iCs/>
          <w:lang w:val="en-GB"/>
        </w:rPr>
        <w:t>Canadian Journal of Fisheries and Aquatic Sciences</w:t>
      </w:r>
      <w:r w:rsidRPr="009A4732">
        <w:rPr>
          <w:lang w:val="en-GB"/>
        </w:rPr>
        <w:t xml:space="preserve">, </w:t>
      </w:r>
      <w:r w:rsidRPr="009A4732">
        <w:rPr>
          <w:i/>
          <w:iCs/>
          <w:lang w:val="en-GB"/>
        </w:rPr>
        <w:t>58</w:t>
      </w:r>
      <w:r w:rsidRPr="009A4732">
        <w:rPr>
          <w:lang w:val="en-GB"/>
        </w:rPr>
        <w:t>(11), 2129–2138. https://doi.org/10.1139/cjfas-58-11-2129</w:t>
      </w:r>
    </w:p>
    <w:p w14:paraId="046D67F2" w14:textId="77777777" w:rsidR="009A4732" w:rsidRPr="009A4732" w:rsidRDefault="009A4732" w:rsidP="00556592">
      <w:pPr>
        <w:pStyle w:val="Bibliography"/>
        <w:spacing w:line="240" w:lineRule="auto"/>
        <w:contextualSpacing/>
        <w:rPr>
          <w:lang w:val="en-GB"/>
        </w:rPr>
      </w:pPr>
      <w:r w:rsidRPr="009A4732">
        <w:rPr>
          <w:lang w:val="en-GB"/>
        </w:rPr>
        <w:t xml:space="preserve">Fernández-i-Marín, X. (2016). ggmcmc: Analysis of MCMC Samples and Bayesian Inference. </w:t>
      </w:r>
      <w:r w:rsidRPr="009A4732">
        <w:rPr>
          <w:i/>
          <w:iCs/>
          <w:lang w:val="en-GB"/>
        </w:rPr>
        <w:t>Journal of Statistical Software</w:t>
      </w:r>
      <w:r w:rsidRPr="009A4732">
        <w:rPr>
          <w:lang w:val="en-GB"/>
        </w:rPr>
        <w:t xml:space="preserve">, </w:t>
      </w:r>
      <w:r w:rsidRPr="009A4732">
        <w:rPr>
          <w:i/>
          <w:iCs/>
          <w:lang w:val="en-GB"/>
        </w:rPr>
        <w:t>70</w:t>
      </w:r>
      <w:r w:rsidRPr="009A4732">
        <w:rPr>
          <w:lang w:val="en-GB"/>
        </w:rPr>
        <w:t>(1), 1–20. https://doi.org/10.18637/jss.v070.i09</w:t>
      </w:r>
    </w:p>
    <w:p w14:paraId="743956FF" w14:textId="77777777" w:rsidR="009A4732" w:rsidRPr="009A4732" w:rsidRDefault="009A4732" w:rsidP="00556592">
      <w:pPr>
        <w:pStyle w:val="Bibliography"/>
        <w:spacing w:line="240" w:lineRule="auto"/>
        <w:contextualSpacing/>
        <w:rPr>
          <w:lang w:val="en-GB"/>
        </w:rPr>
      </w:pPr>
      <w:r w:rsidRPr="009A4732">
        <w:rPr>
          <w:lang w:val="en-GB"/>
        </w:rPr>
        <w:t xml:space="preserve">Forster, J., Hirst, A. G., &amp; Atkinson, D. (2012). Warming-induced reductions in body size are greater in aquatic than terrestrial species. </w:t>
      </w:r>
      <w:r w:rsidRPr="009A4732">
        <w:rPr>
          <w:i/>
          <w:iCs/>
          <w:lang w:val="en-GB"/>
        </w:rPr>
        <w:t>Proceedings of the National Academy of Sciences</w:t>
      </w:r>
      <w:r w:rsidRPr="009A4732">
        <w:rPr>
          <w:lang w:val="en-GB"/>
        </w:rPr>
        <w:t xml:space="preserve">, </w:t>
      </w:r>
      <w:r w:rsidRPr="009A4732">
        <w:rPr>
          <w:i/>
          <w:iCs/>
          <w:lang w:val="en-GB"/>
        </w:rPr>
        <w:t>109</w:t>
      </w:r>
      <w:r w:rsidRPr="009A4732">
        <w:rPr>
          <w:lang w:val="en-GB"/>
        </w:rPr>
        <w:t>(47), 19310–19314. https://doi.org/10.1073/pnas.1210460109</w:t>
      </w:r>
    </w:p>
    <w:p w14:paraId="56CB7BA8" w14:textId="77777777" w:rsidR="009A4732" w:rsidRPr="009A4732" w:rsidRDefault="009A4732" w:rsidP="00556592">
      <w:pPr>
        <w:pStyle w:val="Bibliography"/>
        <w:spacing w:line="240" w:lineRule="auto"/>
        <w:contextualSpacing/>
        <w:rPr>
          <w:lang w:val="en-GB"/>
        </w:rPr>
      </w:pPr>
      <w:r w:rsidRPr="009A4732">
        <w:rPr>
          <w:lang w:val="en-GB"/>
        </w:rPr>
        <w:t xml:space="preserve">Froese, R., &amp; Pauly, D. (2019). </w:t>
      </w:r>
      <w:r w:rsidRPr="009A4732">
        <w:rPr>
          <w:i/>
          <w:iCs/>
          <w:lang w:val="en-GB"/>
        </w:rPr>
        <w:t>Editors. FishBase</w:t>
      </w:r>
      <w:r w:rsidRPr="009A4732">
        <w:rPr>
          <w:lang w:val="en-GB"/>
        </w:rPr>
        <w:t>.</w:t>
      </w:r>
    </w:p>
    <w:p w14:paraId="5753C228" w14:textId="77777777" w:rsidR="009A4732" w:rsidRPr="009A4732" w:rsidRDefault="009A4732" w:rsidP="00556592">
      <w:pPr>
        <w:pStyle w:val="Bibliography"/>
        <w:spacing w:line="240" w:lineRule="auto"/>
        <w:contextualSpacing/>
        <w:rPr>
          <w:lang w:val="en-GB"/>
        </w:rPr>
      </w:pPr>
      <w:r w:rsidRPr="009A4732">
        <w:rPr>
          <w:lang w:val="en-GB"/>
        </w:rPr>
        <w:t xml:space="preserve">Fussmann, K. E., Schwarzmüller, F., Brose, U., Jousset, A., &amp; Rall, B. C. (2014). Ecological stability in response to warming. </w:t>
      </w:r>
      <w:r w:rsidRPr="009A4732">
        <w:rPr>
          <w:i/>
          <w:iCs/>
          <w:lang w:val="en-GB"/>
        </w:rPr>
        <w:t>Nature Climate Change</w:t>
      </w:r>
      <w:r w:rsidRPr="009A4732">
        <w:rPr>
          <w:lang w:val="en-GB"/>
        </w:rPr>
        <w:t xml:space="preserve">, </w:t>
      </w:r>
      <w:r w:rsidRPr="009A4732">
        <w:rPr>
          <w:i/>
          <w:iCs/>
          <w:lang w:val="en-GB"/>
        </w:rPr>
        <w:t>4</w:t>
      </w:r>
      <w:r w:rsidRPr="009A4732">
        <w:rPr>
          <w:lang w:val="en-GB"/>
        </w:rPr>
        <w:t>(3), 206–210. https://doi.org/10.1038/nclimate2134</w:t>
      </w:r>
    </w:p>
    <w:p w14:paraId="434C6879" w14:textId="77777777" w:rsidR="009A4732" w:rsidRPr="009A4732" w:rsidRDefault="009A4732" w:rsidP="00556592">
      <w:pPr>
        <w:pStyle w:val="Bibliography"/>
        <w:spacing w:line="240" w:lineRule="auto"/>
        <w:contextualSpacing/>
        <w:rPr>
          <w:lang w:val="en-GB"/>
        </w:rPr>
      </w:pPr>
      <w:r w:rsidRPr="009A4732">
        <w:rPr>
          <w:lang w:val="en-GB"/>
        </w:rPr>
        <w:t xml:space="preserve">Gabry, J., Simpson, D., Vehtari, A., Betancourt, M., &amp; Gelman, A. (2019). Visualization in Bayesian workflow. </w:t>
      </w:r>
      <w:r w:rsidRPr="009A4732">
        <w:rPr>
          <w:i/>
          <w:iCs/>
          <w:lang w:val="en-GB"/>
        </w:rPr>
        <w:t>Journal of the Royal Statistical Society: Series A (Statistics in Society)</w:t>
      </w:r>
      <w:r w:rsidRPr="009A4732">
        <w:rPr>
          <w:lang w:val="en-GB"/>
        </w:rPr>
        <w:t xml:space="preserve">, </w:t>
      </w:r>
      <w:r w:rsidRPr="009A4732">
        <w:rPr>
          <w:i/>
          <w:iCs/>
          <w:lang w:val="en-GB"/>
        </w:rPr>
        <w:t>182</w:t>
      </w:r>
      <w:r w:rsidRPr="009A4732">
        <w:rPr>
          <w:lang w:val="en-GB"/>
        </w:rPr>
        <w:t>(2), 389–402. https://doi.org/10.1111/rssa.12378</w:t>
      </w:r>
    </w:p>
    <w:p w14:paraId="6550D208" w14:textId="77777777" w:rsidR="009A4732" w:rsidRPr="009A4732" w:rsidRDefault="009A4732" w:rsidP="00556592">
      <w:pPr>
        <w:pStyle w:val="Bibliography"/>
        <w:spacing w:line="240" w:lineRule="auto"/>
        <w:contextualSpacing/>
        <w:rPr>
          <w:lang w:val="en-GB"/>
        </w:rPr>
      </w:pPr>
      <w:r w:rsidRPr="009A4732">
        <w:rPr>
          <w:lang w:val="en-GB"/>
        </w:rPr>
        <w:t>García García, B., Cerezo Valverde, J., Aguado-Giménez, F., García García, J., &amp; Hernández, M. D. (2011). Effect of the interaction between body weight and temperature on growth and maximum daily food intake in sharpsnout sea bream (</w:t>
      </w:r>
      <w:r w:rsidRPr="009A4732">
        <w:rPr>
          <w:i/>
          <w:iCs/>
          <w:lang w:val="en-GB"/>
        </w:rPr>
        <w:t>Diplodus puntazzo</w:t>
      </w:r>
      <w:r w:rsidRPr="009A4732">
        <w:rPr>
          <w:lang w:val="en-GB"/>
        </w:rPr>
        <w:t xml:space="preserve">). </w:t>
      </w:r>
      <w:r w:rsidRPr="009A4732">
        <w:rPr>
          <w:i/>
          <w:iCs/>
          <w:lang w:val="en-GB"/>
        </w:rPr>
        <w:t>Aquaculture International</w:t>
      </w:r>
      <w:r w:rsidRPr="009A4732">
        <w:rPr>
          <w:lang w:val="en-GB"/>
        </w:rPr>
        <w:t xml:space="preserve">, </w:t>
      </w:r>
      <w:r w:rsidRPr="009A4732">
        <w:rPr>
          <w:i/>
          <w:iCs/>
          <w:lang w:val="en-GB"/>
        </w:rPr>
        <w:t>19</w:t>
      </w:r>
      <w:r w:rsidRPr="009A4732">
        <w:rPr>
          <w:lang w:val="en-GB"/>
        </w:rPr>
        <w:t>(1), 131–141. https://doi.org/10.1007/s10499-010-9347-2</w:t>
      </w:r>
    </w:p>
    <w:p w14:paraId="68966235" w14:textId="77777777" w:rsidR="009A4732" w:rsidRPr="009A4732" w:rsidRDefault="009A4732" w:rsidP="00556592">
      <w:pPr>
        <w:pStyle w:val="Bibliography"/>
        <w:spacing w:line="240" w:lineRule="auto"/>
        <w:contextualSpacing/>
        <w:rPr>
          <w:lang w:val="en-GB"/>
        </w:rPr>
      </w:pPr>
      <w:r w:rsidRPr="009A4732">
        <w:rPr>
          <w:lang w:val="en-GB"/>
        </w:rPr>
        <w:t xml:space="preserve">Gardner, J. L., Peters, A., Kearney, M. R., Joseph, L., &amp; Heinsohn, R. (2011). Declining body size: A third universal response to warming? </w:t>
      </w:r>
      <w:r w:rsidRPr="009A4732">
        <w:rPr>
          <w:i/>
          <w:iCs/>
          <w:lang w:val="en-GB"/>
        </w:rPr>
        <w:t>Trends in Ecology &amp; Evolution</w:t>
      </w:r>
      <w:r w:rsidRPr="009A4732">
        <w:rPr>
          <w:lang w:val="en-GB"/>
        </w:rPr>
        <w:t xml:space="preserve">, </w:t>
      </w:r>
      <w:r w:rsidRPr="009A4732">
        <w:rPr>
          <w:i/>
          <w:iCs/>
          <w:lang w:val="en-GB"/>
        </w:rPr>
        <w:t>26</w:t>
      </w:r>
      <w:r w:rsidRPr="009A4732">
        <w:rPr>
          <w:lang w:val="en-GB"/>
        </w:rPr>
        <w:t>(6), 285–291. https://doi.org/10.1016/j.tree.2011.03.005</w:t>
      </w:r>
    </w:p>
    <w:p w14:paraId="6C427B45" w14:textId="77777777" w:rsidR="009A4732" w:rsidRPr="009A4732" w:rsidRDefault="009A4732" w:rsidP="00556592">
      <w:pPr>
        <w:pStyle w:val="Bibliography"/>
        <w:spacing w:line="240" w:lineRule="auto"/>
        <w:contextualSpacing/>
        <w:rPr>
          <w:lang w:val="en-GB"/>
        </w:rPr>
      </w:pPr>
      <w:r w:rsidRPr="009A4732">
        <w:rPr>
          <w:lang w:val="en-GB"/>
        </w:rPr>
        <w:t xml:space="preserve">Gelman, A., Carlin, J., Stern, H., &amp; Rubin, D. (2003). </w:t>
      </w:r>
      <w:r w:rsidRPr="009A4732">
        <w:rPr>
          <w:i/>
          <w:iCs/>
          <w:lang w:val="en-GB"/>
        </w:rPr>
        <w:t>Bayesian Data Analysis. 2nd edition</w:t>
      </w:r>
      <w:r w:rsidRPr="009A4732">
        <w:rPr>
          <w:lang w:val="en-GB"/>
        </w:rPr>
        <w:t>. Chapman and Hall/CRC.</w:t>
      </w:r>
    </w:p>
    <w:p w14:paraId="4D7FF51C" w14:textId="77777777" w:rsidR="009A4732" w:rsidRPr="009A4732" w:rsidRDefault="009A4732" w:rsidP="00556592">
      <w:pPr>
        <w:pStyle w:val="Bibliography"/>
        <w:spacing w:line="240" w:lineRule="auto"/>
        <w:contextualSpacing/>
        <w:rPr>
          <w:lang w:val="en-GB"/>
        </w:rPr>
      </w:pPr>
      <w:r w:rsidRPr="009A4732">
        <w:rPr>
          <w:lang w:val="en-GB"/>
        </w:rPr>
        <w:t xml:space="preserve">Gelman, A., &amp; Hill, J. (2007). </w:t>
      </w:r>
      <w:r w:rsidRPr="009A4732">
        <w:rPr>
          <w:i/>
          <w:iCs/>
          <w:lang w:val="en-GB"/>
        </w:rPr>
        <w:t>Data Analysis Using Regression and Multilevel/Hierarchical Models</w:t>
      </w:r>
      <w:r w:rsidRPr="009A4732">
        <w:rPr>
          <w:lang w:val="en-GB"/>
        </w:rPr>
        <w:t>. Cambridge University Press.</w:t>
      </w:r>
    </w:p>
    <w:p w14:paraId="40EB1481" w14:textId="77777777" w:rsidR="009A4732" w:rsidRPr="009A4732" w:rsidRDefault="009A4732" w:rsidP="00556592">
      <w:pPr>
        <w:pStyle w:val="Bibliography"/>
        <w:spacing w:line="240" w:lineRule="auto"/>
        <w:contextualSpacing/>
        <w:rPr>
          <w:lang w:val="en-GB"/>
        </w:rPr>
      </w:pPr>
      <w:r w:rsidRPr="009A4732">
        <w:rPr>
          <w:lang w:val="en-GB"/>
        </w:rPr>
        <w:t xml:space="preserve">Gilbert, B., Tunney, T. D., McCann, K. S., DeLong, J. P., Vasseur, D. A., Savage, V. M., Shurin, J. B., Dell, A. I., Barton, B. T., Harley, C. D., Kharouba, H. M., Kratina, P., Blanchard, J. L., Clements, C., Winder, M., Greig, H. S., &amp; O’Connor, M. I. (2014). A bioenergetic framework for the temperature dependence of trophic interactions. </w:t>
      </w:r>
      <w:r w:rsidRPr="009A4732">
        <w:rPr>
          <w:i/>
          <w:iCs/>
          <w:lang w:val="en-GB"/>
        </w:rPr>
        <w:t>Ecology Letters</w:t>
      </w:r>
      <w:r w:rsidRPr="009A4732">
        <w:rPr>
          <w:lang w:val="en-GB"/>
        </w:rPr>
        <w:t xml:space="preserve">, </w:t>
      </w:r>
      <w:r w:rsidRPr="009A4732">
        <w:rPr>
          <w:i/>
          <w:iCs/>
          <w:lang w:val="en-GB"/>
        </w:rPr>
        <w:t>17</w:t>
      </w:r>
      <w:r w:rsidRPr="009A4732">
        <w:rPr>
          <w:lang w:val="en-GB"/>
        </w:rPr>
        <w:t>(8), 902–914. https://doi.org/10.1111/ele.12307</w:t>
      </w:r>
    </w:p>
    <w:p w14:paraId="157E70D5" w14:textId="77777777" w:rsidR="009A4732" w:rsidRPr="009A4732" w:rsidRDefault="009A4732" w:rsidP="00556592">
      <w:pPr>
        <w:pStyle w:val="Bibliography"/>
        <w:spacing w:line="240" w:lineRule="auto"/>
        <w:contextualSpacing/>
        <w:rPr>
          <w:lang w:val="en-GB"/>
        </w:rPr>
      </w:pPr>
      <w:r w:rsidRPr="009A4732">
        <w:rPr>
          <w:lang w:val="en-GB"/>
        </w:rPr>
        <w:t xml:space="preserve">Gillooly, J. F., Brown, J. H., West, G. B., Savage, V. M., &amp; Charnov, E. L. (2001). Effects of size and temperature on metabolic rate. </w:t>
      </w:r>
      <w:r w:rsidRPr="009A4732">
        <w:rPr>
          <w:i/>
          <w:iCs/>
          <w:lang w:val="en-GB"/>
        </w:rPr>
        <w:t>Science</w:t>
      </w:r>
      <w:r w:rsidRPr="009A4732">
        <w:rPr>
          <w:lang w:val="en-GB"/>
        </w:rPr>
        <w:t xml:space="preserve">, </w:t>
      </w:r>
      <w:r w:rsidRPr="009A4732">
        <w:rPr>
          <w:i/>
          <w:iCs/>
          <w:lang w:val="en-GB"/>
        </w:rPr>
        <w:t>293.5538</w:t>
      </w:r>
      <w:r w:rsidRPr="009A4732">
        <w:rPr>
          <w:lang w:val="en-GB"/>
        </w:rPr>
        <w:t>, 2248-2251.</w:t>
      </w:r>
    </w:p>
    <w:p w14:paraId="2EBB584C" w14:textId="77777777" w:rsidR="009A4732" w:rsidRPr="009A4732" w:rsidRDefault="009A4732" w:rsidP="00556592">
      <w:pPr>
        <w:pStyle w:val="Bibliography"/>
        <w:spacing w:line="240" w:lineRule="auto"/>
        <w:contextualSpacing/>
        <w:rPr>
          <w:lang w:val="en-GB"/>
        </w:rPr>
      </w:pPr>
      <w:r w:rsidRPr="009A4732">
        <w:rPr>
          <w:lang w:val="en-GB"/>
        </w:rPr>
        <w:t xml:space="preserve">Glazier, D. S. (2005). Beyond the “3/4-power law”: Variation in the intra- and interspecific scaling of metabolic rate in animals. </w:t>
      </w:r>
      <w:r w:rsidRPr="009A4732">
        <w:rPr>
          <w:i/>
          <w:iCs/>
          <w:lang w:val="en-GB"/>
        </w:rPr>
        <w:t>Biological Reviews of the Cambridge Philosophical Society</w:t>
      </w:r>
      <w:r w:rsidRPr="009A4732">
        <w:rPr>
          <w:lang w:val="en-GB"/>
        </w:rPr>
        <w:t xml:space="preserve">, </w:t>
      </w:r>
      <w:r w:rsidRPr="009A4732">
        <w:rPr>
          <w:i/>
          <w:iCs/>
          <w:lang w:val="en-GB"/>
        </w:rPr>
        <w:t>80</w:t>
      </w:r>
      <w:r w:rsidRPr="009A4732">
        <w:rPr>
          <w:lang w:val="en-GB"/>
        </w:rPr>
        <w:t>(4), 611–662. https://doi.org/10.1017/S1464793105006834</w:t>
      </w:r>
    </w:p>
    <w:p w14:paraId="643728EF" w14:textId="77777777" w:rsidR="009A4732" w:rsidRPr="009A4732" w:rsidRDefault="009A4732" w:rsidP="00556592">
      <w:pPr>
        <w:pStyle w:val="Bibliography"/>
        <w:spacing w:line="240" w:lineRule="auto"/>
        <w:contextualSpacing/>
        <w:rPr>
          <w:lang w:val="en-GB"/>
        </w:rPr>
      </w:pPr>
      <w:r w:rsidRPr="00170C31">
        <w:rPr>
          <w:lang w:val="sv-SE"/>
        </w:rPr>
        <w:t xml:space="preserve">Handeland, S. O., Imsland, A. K., &amp; Stefansson, S. O. (2008). </w:t>
      </w:r>
      <w:r w:rsidRPr="009A4732">
        <w:rPr>
          <w:lang w:val="en-GB"/>
        </w:rPr>
        <w:t xml:space="preserve">The effect of temperature and fish size on growth, feed intake, food conversion efficiency and stomach evacuation rate of </w:t>
      </w:r>
      <w:r w:rsidRPr="009A4732">
        <w:rPr>
          <w:lang w:val="en-GB"/>
        </w:rPr>
        <w:lastRenderedPageBreak/>
        <w:t xml:space="preserve">Atlantic salmon post-smolts. </w:t>
      </w:r>
      <w:r w:rsidRPr="009A4732">
        <w:rPr>
          <w:i/>
          <w:iCs/>
          <w:lang w:val="en-GB"/>
        </w:rPr>
        <w:t>Aquaculture</w:t>
      </w:r>
      <w:r w:rsidRPr="009A4732">
        <w:rPr>
          <w:lang w:val="en-GB"/>
        </w:rPr>
        <w:t xml:space="preserve">, </w:t>
      </w:r>
      <w:r w:rsidRPr="009A4732">
        <w:rPr>
          <w:i/>
          <w:iCs/>
          <w:lang w:val="en-GB"/>
        </w:rPr>
        <w:t>283</w:t>
      </w:r>
      <w:r w:rsidRPr="009A4732">
        <w:rPr>
          <w:lang w:val="en-GB"/>
        </w:rPr>
        <w:t>(1), 36–42. https://doi.org/10.1016/j.aquaculture.2008.06.042</w:t>
      </w:r>
    </w:p>
    <w:p w14:paraId="332A440C" w14:textId="77777777" w:rsidR="009A4732" w:rsidRPr="00170C31" w:rsidRDefault="009A4732" w:rsidP="00556592">
      <w:pPr>
        <w:pStyle w:val="Bibliography"/>
        <w:spacing w:line="240" w:lineRule="auto"/>
        <w:contextualSpacing/>
        <w:rPr>
          <w:lang w:val="sv-SE"/>
        </w:rPr>
      </w:pPr>
      <w:r w:rsidRPr="009A4732">
        <w:rPr>
          <w:lang w:val="en-GB"/>
        </w:rPr>
        <w:t xml:space="preserve">Harrison, X. A., Donaldson, L., Correa-Cano, M. E., Evans, J., Fisher, D. N., Goodwin, C. E. D., Robinson, B. S., Hodgson, D. J., &amp; Inger, R. (2018). A brief introduction to mixed effects modelling and multi-model inference in ecology. </w:t>
      </w:r>
      <w:r w:rsidRPr="00170C31">
        <w:rPr>
          <w:i/>
          <w:iCs/>
          <w:lang w:val="sv-SE"/>
        </w:rPr>
        <w:t>PeerJ</w:t>
      </w:r>
      <w:r w:rsidRPr="00170C31">
        <w:rPr>
          <w:lang w:val="sv-SE"/>
        </w:rPr>
        <w:t xml:space="preserve">, </w:t>
      </w:r>
      <w:r w:rsidRPr="00170C31">
        <w:rPr>
          <w:i/>
          <w:iCs/>
          <w:lang w:val="sv-SE"/>
        </w:rPr>
        <w:t>6</w:t>
      </w:r>
      <w:r w:rsidRPr="00170C31">
        <w:rPr>
          <w:lang w:val="sv-SE"/>
        </w:rPr>
        <w:t>, e4794. https://doi.org/10.7717/peerj.4794</w:t>
      </w:r>
    </w:p>
    <w:p w14:paraId="7781576C" w14:textId="77777777" w:rsidR="009A4732" w:rsidRPr="009A4732" w:rsidRDefault="009A4732" w:rsidP="00556592">
      <w:pPr>
        <w:pStyle w:val="Bibliography"/>
        <w:spacing w:line="240" w:lineRule="auto"/>
        <w:contextualSpacing/>
        <w:rPr>
          <w:lang w:val="en-GB"/>
        </w:rPr>
      </w:pPr>
      <w:r w:rsidRPr="00170C31">
        <w:rPr>
          <w:lang w:val="sv-SE"/>
        </w:rPr>
        <w:t xml:space="preserve">Hartvig, M., Andersen, K. H., &amp; Beyer, J. E. (2011). </w:t>
      </w:r>
      <w:r w:rsidRPr="009A4732">
        <w:rPr>
          <w:lang w:val="en-GB"/>
        </w:rPr>
        <w:t xml:space="preserve">Food web framework for size-structured populations. </w:t>
      </w:r>
      <w:r w:rsidRPr="009A4732">
        <w:rPr>
          <w:i/>
          <w:iCs/>
          <w:lang w:val="en-GB"/>
        </w:rPr>
        <w:t>Journal of Theoretical Biology</w:t>
      </w:r>
      <w:r w:rsidRPr="009A4732">
        <w:rPr>
          <w:lang w:val="en-GB"/>
        </w:rPr>
        <w:t xml:space="preserve">, </w:t>
      </w:r>
      <w:r w:rsidRPr="009A4732">
        <w:rPr>
          <w:i/>
          <w:iCs/>
          <w:lang w:val="en-GB"/>
        </w:rPr>
        <w:t>272</w:t>
      </w:r>
      <w:r w:rsidRPr="009A4732">
        <w:rPr>
          <w:lang w:val="en-GB"/>
        </w:rPr>
        <w:t>(1), 113–122. https://doi.org/10.1016/j.jtbi.2010.12.006</w:t>
      </w:r>
    </w:p>
    <w:p w14:paraId="3803CCFC" w14:textId="77777777" w:rsidR="009A4732" w:rsidRPr="00170C31" w:rsidRDefault="009A4732" w:rsidP="00556592">
      <w:pPr>
        <w:pStyle w:val="Bibliography"/>
        <w:spacing w:line="240" w:lineRule="auto"/>
        <w:contextualSpacing/>
        <w:rPr>
          <w:lang w:val="sv-SE"/>
        </w:rPr>
      </w:pPr>
      <w:r w:rsidRPr="009A4732">
        <w:rPr>
          <w:lang w:val="en-GB"/>
        </w:rPr>
        <w:t xml:space="preserve">Heincke, F. (1913). </w:t>
      </w:r>
      <w:r w:rsidRPr="00170C31">
        <w:rPr>
          <w:i/>
          <w:iCs/>
          <w:lang w:val="sv-SE"/>
        </w:rPr>
        <w:t>Rapp. Proc. Verb. Réun. ICES 16, 1–70.</w:t>
      </w:r>
    </w:p>
    <w:p w14:paraId="04DBB80B" w14:textId="77777777" w:rsidR="009A4732" w:rsidRPr="009A4732" w:rsidRDefault="009A4732" w:rsidP="00556592">
      <w:pPr>
        <w:pStyle w:val="Bibliography"/>
        <w:spacing w:line="240" w:lineRule="auto"/>
        <w:contextualSpacing/>
        <w:rPr>
          <w:lang w:val="en-GB"/>
        </w:rPr>
      </w:pPr>
      <w:r w:rsidRPr="009A4732">
        <w:rPr>
          <w:lang w:val="en-GB"/>
        </w:rPr>
        <w:t xml:space="preserve">Hepher, B. (1988). </w:t>
      </w:r>
      <w:r w:rsidRPr="009A4732">
        <w:rPr>
          <w:i/>
          <w:iCs/>
          <w:lang w:val="en-GB"/>
        </w:rPr>
        <w:t>Nutrition of Pond Fishes</w:t>
      </w:r>
      <w:r w:rsidRPr="009A4732">
        <w:rPr>
          <w:lang w:val="en-GB"/>
        </w:rPr>
        <w:t>. Cambridge University Press.</w:t>
      </w:r>
    </w:p>
    <w:p w14:paraId="7C301EF6" w14:textId="77777777" w:rsidR="009A4732" w:rsidRPr="009A4732" w:rsidRDefault="009A4732" w:rsidP="00556592">
      <w:pPr>
        <w:pStyle w:val="Bibliography"/>
        <w:spacing w:line="240" w:lineRule="auto"/>
        <w:contextualSpacing/>
        <w:rPr>
          <w:lang w:val="en-GB"/>
        </w:rPr>
      </w:pPr>
      <w:r w:rsidRPr="009A4732">
        <w:rPr>
          <w:lang w:val="en-GB"/>
        </w:rPr>
        <w:t xml:space="preserve">Horne, C. R., Hirst, Andrew. G., &amp; Atkinson, D. (2015). Temperature-size responses match latitudinal-size clines in arthropods, revealing critical differences between aquatic and terrestrial species. </w:t>
      </w:r>
      <w:r w:rsidRPr="009A4732">
        <w:rPr>
          <w:i/>
          <w:iCs/>
          <w:lang w:val="en-GB"/>
        </w:rPr>
        <w:t>Ecology Letters</w:t>
      </w:r>
      <w:r w:rsidRPr="009A4732">
        <w:rPr>
          <w:lang w:val="en-GB"/>
        </w:rPr>
        <w:t xml:space="preserve">, </w:t>
      </w:r>
      <w:r w:rsidRPr="009A4732">
        <w:rPr>
          <w:i/>
          <w:iCs/>
          <w:lang w:val="en-GB"/>
        </w:rPr>
        <w:t>18</w:t>
      </w:r>
      <w:r w:rsidRPr="009A4732">
        <w:rPr>
          <w:lang w:val="en-GB"/>
        </w:rPr>
        <w:t>(4), 327–335. https://doi.org/10.1111/ele.12413</w:t>
      </w:r>
    </w:p>
    <w:p w14:paraId="5D20C092" w14:textId="77777777" w:rsidR="009A4732" w:rsidRPr="009A4732" w:rsidRDefault="009A4732" w:rsidP="00556592">
      <w:pPr>
        <w:pStyle w:val="Bibliography"/>
        <w:spacing w:line="240" w:lineRule="auto"/>
        <w:contextualSpacing/>
        <w:rPr>
          <w:lang w:val="en-GB"/>
        </w:rPr>
      </w:pPr>
      <w:r w:rsidRPr="009A4732">
        <w:rPr>
          <w:lang w:val="en-GB"/>
        </w:rPr>
        <w:t xml:space="preserve">Huey, R. B., &amp; Kingsolver, J. G. (2019). Climate warming, resource availability, and the metabolic meltdown of ectotherms. </w:t>
      </w:r>
      <w:r w:rsidRPr="009A4732">
        <w:rPr>
          <w:i/>
          <w:iCs/>
          <w:lang w:val="en-GB"/>
        </w:rPr>
        <w:t>The American Naturalist</w:t>
      </w:r>
      <w:r w:rsidRPr="009A4732">
        <w:rPr>
          <w:lang w:val="en-GB"/>
        </w:rPr>
        <w:t xml:space="preserve">, </w:t>
      </w:r>
      <w:r w:rsidRPr="009A4732">
        <w:rPr>
          <w:i/>
          <w:iCs/>
          <w:lang w:val="en-GB"/>
        </w:rPr>
        <w:t>194</w:t>
      </w:r>
      <w:r w:rsidRPr="009A4732">
        <w:rPr>
          <w:lang w:val="en-GB"/>
        </w:rPr>
        <w:t>(6), E140–E150. https://doi.org/10.1086/705679</w:t>
      </w:r>
    </w:p>
    <w:p w14:paraId="4C888EF5" w14:textId="77777777" w:rsidR="009A4732" w:rsidRPr="009A4732" w:rsidRDefault="009A4732" w:rsidP="00556592">
      <w:pPr>
        <w:pStyle w:val="Bibliography"/>
        <w:spacing w:line="240" w:lineRule="auto"/>
        <w:contextualSpacing/>
        <w:rPr>
          <w:lang w:val="en-GB"/>
        </w:rPr>
      </w:pPr>
      <w:r w:rsidRPr="009A4732">
        <w:rPr>
          <w:lang w:val="en-GB"/>
        </w:rPr>
        <w:t xml:space="preserve">Huss, M., Lindmark, M., Jacobson, P., Van Dorst, R. M., &amp; Gårdmark, A. (2019). Experimental evidence of gradual size‐dependent shifts in body size and growth of fish in response to warming. </w:t>
      </w:r>
      <w:r w:rsidRPr="009A4732">
        <w:rPr>
          <w:i/>
          <w:iCs/>
          <w:lang w:val="en-GB"/>
        </w:rPr>
        <w:t>Global Change Biology</w:t>
      </w:r>
      <w:r w:rsidRPr="009A4732">
        <w:rPr>
          <w:lang w:val="en-GB"/>
        </w:rPr>
        <w:t xml:space="preserve">, </w:t>
      </w:r>
      <w:r w:rsidRPr="009A4732">
        <w:rPr>
          <w:i/>
          <w:iCs/>
          <w:lang w:val="en-GB"/>
        </w:rPr>
        <w:t>25</w:t>
      </w:r>
      <w:r w:rsidRPr="009A4732">
        <w:rPr>
          <w:lang w:val="en-GB"/>
        </w:rPr>
        <w:t>(7), 2285–2295. https://doi.org/10.1111/gcb.14637</w:t>
      </w:r>
    </w:p>
    <w:p w14:paraId="2DE138C1" w14:textId="77777777" w:rsidR="009A4732" w:rsidRPr="009A4732" w:rsidRDefault="009A4732" w:rsidP="00556592">
      <w:pPr>
        <w:pStyle w:val="Bibliography"/>
        <w:spacing w:line="240" w:lineRule="auto"/>
        <w:contextualSpacing/>
        <w:rPr>
          <w:lang w:val="en-GB"/>
        </w:rPr>
      </w:pPr>
      <w:r w:rsidRPr="009A4732">
        <w:rPr>
          <w:lang w:val="en-GB"/>
        </w:rPr>
        <w:t xml:space="preserve">Ikpewe, I. E., Baudron, A. R., Ponchon, A., &amp; Fernandes, P. G. (2020). Bigger juveniles and smaller adults: Changes in fish size correlate with warming seas. </w:t>
      </w:r>
      <w:r w:rsidRPr="009A4732">
        <w:rPr>
          <w:i/>
          <w:iCs/>
          <w:lang w:val="en-GB"/>
        </w:rPr>
        <w:t>Journal of Applied Ecology</w:t>
      </w:r>
      <w:r w:rsidRPr="009A4732">
        <w:rPr>
          <w:lang w:val="en-GB"/>
        </w:rPr>
        <w:t xml:space="preserve">, </w:t>
      </w:r>
      <w:r w:rsidRPr="009A4732">
        <w:rPr>
          <w:i/>
          <w:iCs/>
          <w:lang w:val="en-GB"/>
        </w:rPr>
        <w:t>Early View</w:t>
      </w:r>
      <w:r w:rsidRPr="009A4732">
        <w:rPr>
          <w:lang w:val="en-GB"/>
        </w:rPr>
        <w:t>. https://doi.org/10.1111/1365-2664.13807</w:t>
      </w:r>
    </w:p>
    <w:p w14:paraId="344AFF3C" w14:textId="77777777" w:rsidR="009A4732" w:rsidRPr="009A4732" w:rsidRDefault="009A4732" w:rsidP="00556592">
      <w:pPr>
        <w:pStyle w:val="Bibliography"/>
        <w:spacing w:line="240" w:lineRule="auto"/>
        <w:contextualSpacing/>
        <w:rPr>
          <w:lang w:val="en-GB"/>
        </w:rPr>
      </w:pPr>
      <w:r w:rsidRPr="009A4732">
        <w:rPr>
          <w:lang w:val="en-GB"/>
        </w:rPr>
        <w:t xml:space="preserve">Jerde, C. L., Kraskura, K., Eliason, E. J., Csik, S. R., Stier, A. C., &amp; Taper, M. L. (2019). Strong Evidence for an Intraspecific Metabolic Scaling Coefficient Near 0.89 in Fish. </w:t>
      </w:r>
      <w:r w:rsidRPr="009A4732">
        <w:rPr>
          <w:i/>
          <w:iCs/>
          <w:lang w:val="en-GB"/>
        </w:rPr>
        <w:t>Frontiers in Physiology</w:t>
      </w:r>
      <w:r w:rsidRPr="009A4732">
        <w:rPr>
          <w:lang w:val="en-GB"/>
        </w:rPr>
        <w:t xml:space="preserve">, </w:t>
      </w:r>
      <w:r w:rsidRPr="009A4732">
        <w:rPr>
          <w:i/>
          <w:iCs/>
          <w:lang w:val="en-GB"/>
        </w:rPr>
        <w:t>10</w:t>
      </w:r>
      <w:r w:rsidRPr="009A4732">
        <w:rPr>
          <w:lang w:val="en-GB"/>
        </w:rPr>
        <w:t>, 1166. https://doi.org/10.3389/fphys.2019.01166</w:t>
      </w:r>
    </w:p>
    <w:p w14:paraId="3C2E6056" w14:textId="77777777" w:rsidR="009A4732" w:rsidRPr="009A4732" w:rsidRDefault="009A4732" w:rsidP="00556592">
      <w:pPr>
        <w:pStyle w:val="Bibliography"/>
        <w:spacing w:line="240" w:lineRule="auto"/>
        <w:contextualSpacing/>
        <w:rPr>
          <w:lang w:val="en-GB"/>
        </w:rPr>
      </w:pPr>
      <w:r w:rsidRPr="009A4732">
        <w:rPr>
          <w:lang w:val="en-GB"/>
        </w:rPr>
        <w:t xml:space="preserve">Jobling, M. (1997). Temperature and growth: Modulation of growth rate via temperature change. In C. M. Wood &amp; D. G. McDonald (Eds.), </w:t>
      </w:r>
      <w:r w:rsidRPr="009A4732">
        <w:rPr>
          <w:i/>
          <w:iCs/>
          <w:lang w:val="en-GB"/>
        </w:rPr>
        <w:t>Global Warming: Implications for Freshwater and Marine Fish</w:t>
      </w:r>
      <w:r w:rsidRPr="009A4732">
        <w:rPr>
          <w:lang w:val="en-GB"/>
        </w:rPr>
        <w:t xml:space="preserve"> (Vol. 61, pp. 225–254). Cambridge University Press.</w:t>
      </w:r>
    </w:p>
    <w:p w14:paraId="5A329E47" w14:textId="77777777" w:rsidR="009A4732" w:rsidRPr="009A4732" w:rsidRDefault="009A4732" w:rsidP="00556592">
      <w:pPr>
        <w:pStyle w:val="Bibliography"/>
        <w:spacing w:line="240" w:lineRule="auto"/>
        <w:contextualSpacing/>
        <w:rPr>
          <w:lang w:val="en-GB"/>
        </w:rPr>
      </w:pPr>
      <w:r w:rsidRPr="009A4732">
        <w:rPr>
          <w:lang w:val="en-GB"/>
        </w:rPr>
        <w:t>Kitchell, J. F., Stewart, D. J., &amp; Weininger, D. (1977). Applications of a bioenergetics model to yellow perch (</w:t>
      </w:r>
      <w:r w:rsidRPr="009A4732">
        <w:rPr>
          <w:i/>
          <w:iCs/>
          <w:lang w:val="en-GB"/>
        </w:rPr>
        <w:t>Perca flavescens</w:t>
      </w:r>
      <w:r w:rsidRPr="009A4732">
        <w:rPr>
          <w:lang w:val="en-GB"/>
        </w:rPr>
        <w:t>) and walleye (</w:t>
      </w:r>
      <w:r w:rsidRPr="009A4732">
        <w:rPr>
          <w:i/>
          <w:iCs/>
          <w:lang w:val="en-GB"/>
        </w:rPr>
        <w:t>Stizostedion vitreum vitreum</w:t>
      </w:r>
      <w:r w:rsidRPr="009A4732">
        <w:rPr>
          <w:lang w:val="en-GB"/>
        </w:rPr>
        <w:t xml:space="preserve">). </w:t>
      </w:r>
      <w:r w:rsidRPr="009A4732">
        <w:rPr>
          <w:i/>
          <w:iCs/>
          <w:lang w:val="en-GB"/>
        </w:rPr>
        <w:t>Journal of the Fisheries Board of Canada</w:t>
      </w:r>
      <w:r w:rsidRPr="009A4732">
        <w:rPr>
          <w:lang w:val="en-GB"/>
        </w:rPr>
        <w:t xml:space="preserve">, </w:t>
      </w:r>
      <w:r w:rsidRPr="009A4732">
        <w:rPr>
          <w:i/>
          <w:iCs/>
          <w:lang w:val="en-GB"/>
        </w:rPr>
        <w:t>34</w:t>
      </w:r>
      <w:r w:rsidRPr="009A4732">
        <w:rPr>
          <w:lang w:val="en-GB"/>
        </w:rPr>
        <w:t>(10), 1922–1935.</w:t>
      </w:r>
    </w:p>
    <w:p w14:paraId="62EEFE3B" w14:textId="77777777" w:rsidR="009A4732" w:rsidRPr="009A4732" w:rsidRDefault="009A4732" w:rsidP="00556592">
      <w:pPr>
        <w:pStyle w:val="Bibliography"/>
        <w:spacing w:line="240" w:lineRule="auto"/>
        <w:contextualSpacing/>
        <w:rPr>
          <w:lang w:val="en-GB"/>
        </w:rPr>
      </w:pPr>
      <w:r w:rsidRPr="009A4732">
        <w:rPr>
          <w:lang w:val="en-GB"/>
        </w:rPr>
        <w:t xml:space="preserve">Kooijman, S. A. L. M. (1993). </w:t>
      </w:r>
      <w:r w:rsidRPr="009A4732">
        <w:rPr>
          <w:i/>
          <w:iCs/>
          <w:lang w:val="en-GB"/>
        </w:rPr>
        <w:t>Dynamic energy budgets in biological systems</w:t>
      </w:r>
      <w:r w:rsidRPr="009A4732">
        <w:rPr>
          <w:lang w:val="en-GB"/>
        </w:rPr>
        <w:t>. Cambridge University Press.</w:t>
      </w:r>
    </w:p>
    <w:p w14:paraId="059C019E" w14:textId="77777777" w:rsidR="009A4732" w:rsidRPr="009A4732" w:rsidRDefault="009A4732" w:rsidP="00556592">
      <w:pPr>
        <w:pStyle w:val="Bibliography"/>
        <w:spacing w:line="240" w:lineRule="auto"/>
        <w:contextualSpacing/>
        <w:rPr>
          <w:lang w:val="en-GB"/>
        </w:rPr>
      </w:pPr>
      <w:r w:rsidRPr="009A4732">
        <w:rPr>
          <w:lang w:val="en-GB"/>
        </w:rPr>
        <w:t xml:space="preserve">Lefevre, S., McKenzie, D. J., &amp; Nilsson, G. E. (2018). In modelling effects of global warming, invalid assumptions lead to unrealistic projections. </w:t>
      </w:r>
      <w:r w:rsidRPr="009A4732">
        <w:rPr>
          <w:i/>
          <w:iCs/>
          <w:lang w:val="en-GB"/>
        </w:rPr>
        <w:t>Global Change Biology</w:t>
      </w:r>
      <w:r w:rsidRPr="009A4732">
        <w:rPr>
          <w:lang w:val="en-GB"/>
        </w:rPr>
        <w:t xml:space="preserve">, </w:t>
      </w:r>
      <w:r w:rsidRPr="009A4732">
        <w:rPr>
          <w:i/>
          <w:iCs/>
          <w:lang w:val="en-GB"/>
        </w:rPr>
        <w:t>24</w:t>
      </w:r>
      <w:r w:rsidRPr="009A4732">
        <w:rPr>
          <w:lang w:val="en-GB"/>
        </w:rPr>
        <w:t>(2), 553–556. https://doi.org/10.1111/gcb.13978</w:t>
      </w:r>
    </w:p>
    <w:p w14:paraId="4CF6B841" w14:textId="77777777" w:rsidR="009A4732" w:rsidRPr="00170C31" w:rsidRDefault="009A4732" w:rsidP="00556592">
      <w:pPr>
        <w:pStyle w:val="Bibliography"/>
        <w:spacing w:line="240" w:lineRule="auto"/>
        <w:contextualSpacing/>
        <w:rPr>
          <w:lang w:val="sv-SE"/>
        </w:rPr>
      </w:pPr>
      <w:r w:rsidRPr="009A4732">
        <w:rPr>
          <w:lang w:val="en-GB"/>
        </w:rPr>
        <w:t xml:space="preserve">Lemoine, N. P., &amp; Burkepile, D. E. (2012). Temperature-induced mismatches between consumption and metabolism reduce consumer fitness. </w:t>
      </w:r>
      <w:r w:rsidRPr="00170C31">
        <w:rPr>
          <w:i/>
          <w:iCs/>
          <w:lang w:val="sv-SE"/>
        </w:rPr>
        <w:t>Ecology</w:t>
      </w:r>
      <w:r w:rsidRPr="00170C31">
        <w:rPr>
          <w:lang w:val="sv-SE"/>
        </w:rPr>
        <w:t xml:space="preserve">, </w:t>
      </w:r>
      <w:r w:rsidRPr="00170C31">
        <w:rPr>
          <w:i/>
          <w:iCs/>
          <w:lang w:val="sv-SE"/>
        </w:rPr>
        <w:t>93</w:t>
      </w:r>
      <w:r w:rsidRPr="00170C31">
        <w:rPr>
          <w:lang w:val="sv-SE"/>
        </w:rPr>
        <w:t>(11), 2483–2489. https://doi.org/10.1890/12-0375.1</w:t>
      </w:r>
    </w:p>
    <w:p w14:paraId="300775BF" w14:textId="77777777" w:rsidR="009A4732" w:rsidRPr="009A4732" w:rsidRDefault="009A4732" w:rsidP="00556592">
      <w:pPr>
        <w:pStyle w:val="Bibliography"/>
        <w:spacing w:line="240" w:lineRule="auto"/>
        <w:contextualSpacing/>
        <w:rPr>
          <w:lang w:val="en-GB"/>
        </w:rPr>
      </w:pPr>
      <w:r w:rsidRPr="00170C31">
        <w:rPr>
          <w:lang w:val="sv-SE"/>
        </w:rPr>
        <w:t xml:space="preserve">Lindmark, M., Huss, M., Ohlberger, J., &amp; Gårdmark, A. (2018). </w:t>
      </w:r>
      <w:r w:rsidRPr="009A4732">
        <w:rPr>
          <w:lang w:val="en-GB"/>
        </w:rPr>
        <w:t xml:space="preserve">Temperature-dependent body size effects determine population responses to climate warming. </w:t>
      </w:r>
      <w:r w:rsidRPr="009A4732">
        <w:rPr>
          <w:i/>
          <w:iCs/>
          <w:lang w:val="en-GB"/>
        </w:rPr>
        <w:t>Ecology Letters</w:t>
      </w:r>
      <w:r w:rsidRPr="009A4732">
        <w:rPr>
          <w:lang w:val="en-GB"/>
        </w:rPr>
        <w:t xml:space="preserve">, </w:t>
      </w:r>
      <w:r w:rsidRPr="009A4732">
        <w:rPr>
          <w:i/>
          <w:iCs/>
          <w:lang w:val="en-GB"/>
        </w:rPr>
        <w:t>21</w:t>
      </w:r>
      <w:r w:rsidRPr="009A4732">
        <w:rPr>
          <w:lang w:val="en-GB"/>
        </w:rPr>
        <w:t>(2), 181–189. https://doi.org/10.1111/ele.12880</w:t>
      </w:r>
    </w:p>
    <w:p w14:paraId="293CFBF3" w14:textId="77777777" w:rsidR="009A4732" w:rsidRPr="009A4732" w:rsidRDefault="009A4732" w:rsidP="00556592">
      <w:pPr>
        <w:pStyle w:val="Bibliography"/>
        <w:spacing w:line="240" w:lineRule="auto"/>
        <w:contextualSpacing/>
        <w:rPr>
          <w:lang w:val="en-GB"/>
        </w:rPr>
      </w:pPr>
      <w:r w:rsidRPr="009A4732">
        <w:rPr>
          <w:lang w:val="en-GB"/>
        </w:rPr>
        <w:t xml:space="preserve">Lindmark, M., Ohlberger, J., Huss, M., &amp; Gårdmark, A. (2019). Size‐based ecological interactions drive food web responses to climate warming. </w:t>
      </w:r>
      <w:r w:rsidRPr="009A4732">
        <w:rPr>
          <w:i/>
          <w:iCs/>
          <w:lang w:val="en-GB"/>
        </w:rPr>
        <w:t>Ecology Letters</w:t>
      </w:r>
      <w:r w:rsidRPr="009A4732">
        <w:rPr>
          <w:lang w:val="en-GB"/>
        </w:rPr>
        <w:t xml:space="preserve">, </w:t>
      </w:r>
      <w:r w:rsidRPr="009A4732">
        <w:rPr>
          <w:i/>
          <w:iCs/>
          <w:lang w:val="en-GB"/>
        </w:rPr>
        <w:t>22</w:t>
      </w:r>
      <w:r w:rsidRPr="009A4732">
        <w:rPr>
          <w:lang w:val="en-GB"/>
        </w:rPr>
        <w:t>(5), 778–786. https://doi.org/10.1111/ele.13235</w:t>
      </w:r>
    </w:p>
    <w:p w14:paraId="239A71C5"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Lloret-Lloret, E., Navarro, J., Giménez, J., López, N., Albo-Puigserver, M., Pennino, M. G., &amp; Coll, M. (2020). The seasonal distribution of a highly commercial fish is related to ontogenetic changes in its feeding strategy. </w:t>
      </w:r>
      <w:r w:rsidRPr="009A4732">
        <w:rPr>
          <w:i/>
          <w:iCs/>
          <w:lang w:val="en-GB"/>
        </w:rPr>
        <w:t>Frontiers in Marine Science</w:t>
      </w:r>
      <w:r w:rsidRPr="009A4732">
        <w:rPr>
          <w:lang w:val="en-GB"/>
        </w:rPr>
        <w:t xml:space="preserve">, </w:t>
      </w:r>
      <w:r w:rsidRPr="009A4732">
        <w:rPr>
          <w:i/>
          <w:iCs/>
          <w:lang w:val="en-GB"/>
        </w:rPr>
        <w:t>7</w:t>
      </w:r>
      <w:r w:rsidRPr="009A4732">
        <w:rPr>
          <w:lang w:val="en-GB"/>
        </w:rPr>
        <w:t>. https://doi.org/10.3389/fmars.2020.566686</w:t>
      </w:r>
    </w:p>
    <w:p w14:paraId="770B59E5" w14:textId="77777777" w:rsidR="009A4732" w:rsidRPr="009A4732" w:rsidRDefault="009A4732" w:rsidP="00556592">
      <w:pPr>
        <w:pStyle w:val="Bibliography"/>
        <w:spacing w:line="240" w:lineRule="auto"/>
        <w:contextualSpacing/>
        <w:rPr>
          <w:lang w:val="en-GB"/>
        </w:rPr>
      </w:pPr>
      <w:r w:rsidRPr="009A4732">
        <w:rPr>
          <w:lang w:val="en-GB"/>
        </w:rPr>
        <w:t xml:space="preserve">Lorenzen, K. (1996). The relationship between body weight and natural mortality in juvenile and adult fish: A comparison of natural ecosystems and aquaculture. </w:t>
      </w:r>
      <w:r w:rsidRPr="009A4732">
        <w:rPr>
          <w:i/>
          <w:iCs/>
          <w:lang w:val="en-GB"/>
        </w:rPr>
        <w:t>Journal of Fish Biology</w:t>
      </w:r>
      <w:r w:rsidRPr="009A4732">
        <w:rPr>
          <w:lang w:val="en-GB"/>
        </w:rPr>
        <w:t xml:space="preserve">, </w:t>
      </w:r>
      <w:r w:rsidRPr="009A4732">
        <w:rPr>
          <w:i/>
          <w:iCs/>
          <w:lang w:val="en-GB"/>
        </w:rPr>
        <w:t>49</w:t>
      </w:r>
      <w:r w:rsidRPr="009A4732">
        <w:rPr>
          <w:lang w:val="en-GB"/>
        </w:rPr>
        <w:t>(4), 627–642. https://doi.org/10.1111/j.1095-8649.1996.tb00060.x</w:t>
      </w:r>
    </w:p>
    <w:p w14:paraId="0984A366" w14:textId="77777777" w:rsidR="009A4732" w:rsidRPr="009A4732" w:rsidRDefault="009A4732" w:rsidP="00556592">
      <w:pPr>
        <w:pStyle w:val="Bibliography"/>
        <w:spacing w:line="240" w:lineRule="auto"/>
        <w:contextualSpacing/>
        <w:rPr>
          <w:lang w:val="en-GB"/>
        </w:rPr>
      </w:pPr>
      <w:r w:rsidRPr="009A4732">
        <w:rPr>
          <w:lang w:val="en-GB"/>
        </w:rPr>
        <w:t xml:space="preserve">Marshall, D. J., &amp; White, C. R. (2019). Have we outgrown the existing models of growth? </w:t>
      </w:r>
      <w:r w:rsidRPr="009A4732">
        <w:rPr>
          <w:i/>
          <w:iCs/>
          <w:lang w:val="en-GB"/>
        </w:rPr>
        <w:t>Trends in Ecology &amp; Evolution</w:t>
      </w:r>
      <w:r w:rsidRPr="009A4732">
        <w:rPr>
          <w:lang w:val="en-GB"/>
        </w:rPr>
        <w:t xml:space="preserve">, </w:t>
      </w:r>
      <w:r w:rsidRPr="009A4732">
        <w:rPr>
          <w:i/>
          <w:iCs/>
          <w:lang w:val="en-GB"/>
        </w:rPr>
        <w:t>34</w:t>
      </w:r>
      <w:r w:rsidRPr="009A4732">
        <w:rPr>
          <w:lang w:val="en-GB"/>
        </w:rPr>
        <w:t>(2), 102–111. https://doi.org/10.1016/j.tree.2018.10.005</w:t>
      </w:r>
    </w:p>
    <w:p w14:paraId="407D479D" w14:textId="77777777" w:rsidR="009A4732" w:rsidRPr="009A4732" w:rsidRDefault="009A4732" w:rsidP="00556592">
      <w:pPr>
        <w:pStyle w:val="Bibliography"/>
        <w:spacing w:line="240" w:lineRule="auto"/>
        <w:contextualSpacing/>
        <w:rPr>
          <w:lang w:val="en-GB"/>
        </w:rPr>
      </w:pPr>
      <w:r w:rsidRPr="009A4732">
        <w:rPr>
          <w:lang w:val="en-GB"/>
        </w:rPr>
        <w:t xml:space="preserve">Maury, O., &amp; Poggiale, J.-C. (2013). From individuals to populations to communities: A dynamic energy budget model of marine ecosystem size-spectrum including life history diversity. </w:t>
      </w:r>
      <w:r w:rsidRPr="009A4732">
        <w:rPr>
          <w:i/>
          <w:iCs/>
          <w:lang w:val="en-GB"/>
        </w:rPr>
        <w:t>Journal of Theoretical Biology</w:t>
      </w:r>
      <w:r w:rsidRPr="009A4732">
        <w:rPr>
          <w:lang w:val="en-GB"/>
        </w:rPr>
        <w:t xml:space="preserve">, </w:t>
      </w:r>
      <w:r w:rsidRPr="009A4732">
        <w:rPr>
          <w:i/>
          <w:iCs/>
          <w:lang w:val="en-GB"/>
        </w:rPr>
        <w:t>324</w:t>
      </w:r>
      <w:r w:rsidRPr="009A4732">
        <w:rPr>
          <w:lang w:val="en-GB"/>
        </w:rPr>
        <w:t>, 52–71. https://doi.org/10.1016/j.jtbi.2013.01.018</w:t>
      </w:r>
    </w:p>
    <w:p w14:paraId="2131176C" w14:textId="77777777" w:rsidR="009A4732" w:rsidRPr="009A4732" w:rsidRDefault="009A4732" w:rsidP="00556592">
      <w:pPr>
        <w:pStyle w:val="Bibliography"/>
        <w:spacing w:line="240" w:lineRule="auto"/>
        <w:contextualSpacing/>
        <w:rPr>
          <w:lang w:val="en-GB"/>
        </w:rPr>
      </w:pPr>
      <w:r w:rsidRPr="009A4732">
        <w:rPr>
          <w:lang w:val="en-GB"/>
        </w:rPr>
        <w:t xml:space="preserve">Messmer, V., Pratchett, M. S., Hoey, A. S., Tobin, A. J., Coker, D. J., Cooke, S. J., &amp; Clark, T. D. (2017). Global warming may disproportionately affect larger adults in a predatory coral reef fish. </w:t>
      </w:r>
      <w:r w:rsidRPr="009A4732">
        <w:rPr>
          <w:i/>
          <w:iCs/>
          <w:lang w:val="en-GB"/>
        </w:rPr>
        <w:t>Global Change Biology</w:t>
      </w:r>
      <w:r w:rsidRPr="009A4732">
        <w:rPr>
          <w:lang w:val="en-GB"/>
        </w:rPr>
        <w:t xml:space="preserve">, </w:t>
      </w:r>
      <w:r w:rsidRPr="009A4732">
        <w:rPr>
          <w:i/>
          <w:iCs/>
          <w:lang w:val="en-GB"/>
        </w:rPr>
        <w:t>23</w:t>
      </w:r>
      <w:r w:rsidRPr="009A4732">
        <w:rPr>
          <w:lang w:val="en-GB"/>
        </w:rPr>
        <w:t>(6), 2230–2240.</w:t>
      </w:r>
    </w:p>
    <w:p w14:paraId="735C455A" w14:textId="77777777" w:rsidR="009A4732" w:rsidRPr="009A4732" w:rsidRDefault="009A4732" w:rsidP="00556592">
      <w:pPr>
        <w:pStyle w:val="Bibliography"/>
        <w:spacing w:line="240" w:lineRule="auto"/>
        <w:contextualSpacing/>
        <w:rPr>
          <w:lang w:val="en-GB"/>
        </w:rPr>
      </w:pPr>
      <w:r w:rsidRPr="009A4732">
        <w:rPr>
          <w:lang w:val="en-GB"/>
        </w:rPr>
        <w:t xml:space="preserve">Morita, K., Fukuwaka, M., Tanimata, N., &amp; Yamamura, O. (2010). Size-dependent thermal preferences in a pelagic fish. </w:t>
      </w:r>
      <w:r w:rsidRPr="009A4732">
        <w:rPr>
          <w:i/>
          <w:iCs/>
          <w:lang w:val="en-GB"/>
        </w:rPr>
        <w:t>Oikos</w:t>
      </w:r>
      <w:r w:rsidRPr="009A4732">
        <w:rPr>
          <w:lang w:val="en-GB"/>
        </w:rPr>
        <w:t xml:space="preserve">, </w:t>
      </w:r>
      <w:r w:rsidRPr="009A4732">
        <w:rPr>
          <w:i/>
          <w:iCs/>
          <w:lang w:val="en-GB"/>
        </w:rPr>
        <w:t>119</w:t>
      </w:r>
      <w:r w:rsidRPr="009A4732">
        <w:rPr>
          <w:lang w:val="en-GB"/>
        </w:rPr>
        <w:t>(8), 1265–1272. https://doi.org/10.1111/j.1600-0706.2009.18125.x</w:t>
      </w:r>
    </w:p>
    <w:p w14:paraId="35DD7399" w14:textId="77777777" w:rsidR="009A4732" w:rsidRPr="009A4732" w:rsidRDefault="009A4732" w:rsidP="00556592">
      <w:pPr>
        <w:pStyle w:val="Bibliography"/>
        <w:spacing w:line="240" w:lineRule="auto"/>
        <w:contextualSpacing/>
        <w:rPr>
          <w:lang w:val="en-GB"/>
        </w:rPr>
      </w:pPr>
      <w:r w:rsidRPr="009A4732">
        <w:rPr>
          <w:lang w:val="en-GB"/>
        </w:rPr>
        <w:t xml:space="preserve">Nelson, J. A. (2016). Oxygen consumption rate v. rate of energy utilization of fishes: A comparison and brief history of the two measurements. </w:t>
      </w:r>
      <w:r w:rsidRPr="009A4732">
        <w:rPr>
          <w:i/>
          <w:iCs/>
          <w:lang w:val="en-GB"/>
        </w:rPr>
        <w:t>Journal of Fish Biology</w:t>
      </w:r>
      <w:r w:rsidRPr="009A4732">
        <w:rPr>
          <w:lang w:val="en-GB"/>
        </w:rPr>
        <w:t xml:space="preserve">, </w:t>
      </w:r>
      <w:r w:rsidRPr="009A4732">
        <w:rPr>
          <w:i/>
          <w:iCs/>
          <w:lang w:val="en-GB"/>
        </w:rPr>
        <w:t>88</w:t>
      </w:r>
      <w:r w:rsidRPr="009A4732">
        <w:rPr>
          <w:lang w:val="en-GB"/>
        </w:rPr>
        <w:t>(1), 10–25. https://doi.org/10.1111/jfb.12824</w:t>
      </w:r>
    </w:p>
    <w:p w14:paraId="0BA88FA0" w14:textId="77777777" w:rsidR="009A4732" w:rsidRPr="00170C31" w:rsidRDefault="009A4732" w:rsidP="00556592">
      <w:pPr>
        <w:pStyle w:val="Bibliography"/>
        <w:spacing w:line="240" w:lineRule="auto"/>
        <w:contextualSpacing/>
        <w:rPr>
          <w:lang w:val="sv-SE"/>
        </w:rPr>
      </w:pPr>
      <w:r w:rsidRPr="009A4732">
        <w:rPr>
          <w:lang w:val="en-GB"/>
        </w:rPr>
        <w:t xml:space="preserve">Neubauer, P., &amp; Andersen, K. H. (2019). Thermal performance of fish is explained by an interplay between physiology, behaviour and ecology. </w:t>
      </w:r>
      <w:r w:rsidRPr="00170C31">
        <w:rPr>
          <w:i/>
          <w:iCs/>
          <w:lang w:val="sv-SE"/>
        </w:rPr>
        <w:t>Conservation Physiology</w:t>
      </w:r>
      <w:r w:rsidRPr="00170C31">
        <w:rPr>
          <w:lang w:val="sv-SE"/>
        </w:rPr>
        <w:t xml:space="preserve">, </w:t>
      </w:r>
      <w:r w:rsidRPr="00170C31">
        <w:rPr>
          <w:i/>
          <w:iCs/>
          <w:lang w:val="sv-SE"/>
        </w:rPr>
        <w:t>7</w:t>
      </w:r>
      <w:r w:rsidRPr="00170C31">
        <w:rPr>
          <w:lang w:val="sv-SE"/>
        </w:rPr>
        <w:t>(1). https://doi.org/10.1093/conphys/coz025</w:t>
      </w:r>
    </w:p>
    <w:p w14:paraId="5C9A94D6" w14:textId="77777777" w:rsidR="009A4732" w:rsidRPr="009A4732" w:rsidRDefault="009A4732" w:rsidP="00556592">
      <w:pPr>
        <w:pStyle w:val="Bibliography"/>
        <w:spacing w:line="240" w:lineRule="auto"/>
        <w:contextualSpacing/>
        <w:rPr>
          <w:lang w:val="en-GB"/>
        </w:rPr>
      </w:pPr>
      <w:r w:rsidRPr="00170C31">
        <w:rPr>
          <w:lang w:val="sv-SE"/>
        </w:rPr>
        <w:t xml:space="preserve">Neuenfeldt, S., Bartolino, V., Orio, A., Andersen, K. H., Andersen, N. G., Niiranen, S., Bergström, U., Ustups, D., Kulatska, N., &amp; Casini, M. (2020). </w:t>
      </w:r>
      <w:r w:rsidRPr="009A4732">
        <w:rPr>
          <w:lang w:val="en-GB"/>
        </w:rPr>
        <w:t>Feeding and growth of Atlantic cod (</w:t>
      </w:r>
      <w:r w:rsidRPr="009A4732">
        <w:rPr>
          <w:i/>
          <w:iCs/>
          <w:lang w:val="en-GB"/>
        </w:rPr>
        <w:t>Gadus morhua</w:t>
      </w:r>
      <w:r w:rsidRPr="009A4732">
        <w:rPr>
          <w:lang w:val="en-GB"/>
        </w:rPr>
        <w:t xml:space="preserve"> L.) in the eastern Baltic Sea under environmental change. </w:t>
      </w:r>
      <w:r w:rsidRPr="009A4732">
        <w:rPr>
          <w:i/>
          <w:iCs/>
          <w:lang w:val="en-GB"/>
        </w:rPr>
        <w:t>ICES Journal of Marine Science</w:t>
      </w:r>
      <w:r w:rsidRPr="009A4732">
        <w:rPr>
          <w:lang w:val="en-GB"/>
        </w:rPr>
        <w:t xml:space="preserve">, </w:t>
      </w:r>
      <w:r w:rsidRPr="009A4732">
        <w:rPr>
          <w:i/>
          <w:iCs/>
          <w:lang w:val="en-GB"/>
        </w:rPr>
        <w:t>77</w:t>
      </w:r>
      <w:r w:rsidRPr="009A4732">
        <w:rPr>
          <w:lang w:val="en-GB"/>
        </w:rPr>
        <w:t>(2), 624–632. https://doi.org/10.1093/icesjms/fsz224</w:t>
      </w:r>
    </w:p>
    <w:p w14:paraId="314CB9EC" w14:textId="77777777" w:rsidR="009A4732" w:rsidRPr="009A4732" w:rsidRDefault="009A4732" w:rsidP="00556592">
      <w:pPr>
        <w:pStyle w:val="Bibliography"/>
        <w:spacing w:line="240" w:lineRule="auto"/>
        <w:contextualSpacing/>
        <w:rPr>
          <w:lang w:val="en-GB"/>
        </w:rPr>
      </w:pPr>
      <w:r w:rsidRPr="009A4732">
        <w:rPr>
          <w:lang w:val="en-GB"/>
        </w:rPr>
        <w:t xml:space="preserve">Neuheimer, A. B., Thresher, R. E., Lyle, J. M., &amp; Semmens, J. M. (2011). Tolerance limit for fish growth exceeded by warming waters. </w:t>
      </w:r>
      <w:r w:rsidRPr="009A4732">
        <w:rPr>
          <w:i/>
          <w:iCs/>
          <w:lang w:val="en-GB"/>
        </w:rPr>
        <w:t>Nature Climate Change</w:t>
      </w:r>
      <w:r w:rsidRPr="009A4732">
        <w:rPr>
          <w:lang w:val="en-GB"/>
        </w:rPr>
        <w:t xml:space="preserve">, </w:t>
      </w:r>
      <w:r w:rsidRPr="009A4732">
        <w:rPr>
          <w:i/>
          <w:iCs/>
          <w:lang w:val="en-GB"/>
        </w:rPr>
        <w:t>1</w:t>
      </w:r>
      <w:r w:rsidRPr="009A4732">
        <w:rPr>
          <w:lang w:val="en-GB"/>
        </w:rPr>
        <w:t>(2), 110–113. https://doi.org/10.1038/nclimate1084</w:t>
      </w:r>
    </w:p>
    <w:p w14:paraId="678566F4" w14:textId="77777777" w:rsidR="009A4732" w:rsidRPr="009A4732" w:rsidRDefault="009A4732" w:rsidP="00556592">
      <w:pPr>
        <w:pStyle w:val="Bibliography"/>
        <w:spacing w:line="240" w:lineRule="auto"/>
        <w:contextualSpacing/>
        <w:rPr>
          <w:lang w:val="en-GB"/>
        </w:rPr>
      </w:pPr>
      <w:r w:rsidRPr="009A4732">
        <w:rPr>
          <w:lang w:val="en-GB"/>
        </w:rPr>
        <w:t xml:space="preserve">Ohlberger, J. (2013). Climate warming and ectotherm body size – from individual physiology to community ecology. </w:t>
      </w:r>
      <w:r w:rsidRPr="009A4732">
        <w:rPr>
          <w:i/>
          <w:iCs/>
          <w:lang w:val="en-GB"/>
        </w:rPr>
        <w:t>Functional Ecology</w:t>
      </w:r>
      <w:r w:rsidRPr="009A4732">
        <w:rPr>
          <w:lang w:val="en-GB"/>
        </w:rPr>
        <w:t xml:space="preserve">, </w:t>
      </w:r>
      <w:r w:rsidRPr="009A4732">
        <w:rPr>
          <w:i/>
          <w:iCs/>
          <w:lang w:val="en-GB"/>
        </w:rPr>
        <w:t>27</w:t>
      </w:r>
      <w:r w:rsidRPr="009A4732">
        <w:rPr>
          <w:lang w:val="en-GB"/>
        </w:rPr>
        <w:t>(4), 991–1001. https://doi.org/10.1111/1365-2435.12098</w:t>
      </w:r>
    </w:p>
    <w:p w14:paraId="03CB7EC7" w14:textId="77777777" w:rsidR="009A4732" w:rsidRPr="009A4732" w:rsidRDefault="009A4732" w:rsidP="00556592">
      <w:pPr>
        <w:pStyle w:val="Bibliography"/>
        <w:spacing w:line="240" w:lineRule="auto"/>
        <w:contextualSpacing/>
        <w:rPr>
          <w:lang w:val="en-GB"/>
        </w:rPr>
      </w:pPr>
      <w:r w:rsidRPr="009A4732">
        <w:rPr>
          <w:lang w:val="en-GB"/>
        </w:rPr>
        <w:t xml:space="preserve">Ohlberger, J., Edeline, E., Vollestad, L. A., Stenseth, N. C., &amp; Claessen, D. (2011). Temperature-driven regime shifts in the dynamics of size-structured populations. </w:t>
      </w:r>
      <w:r w:rsidRPr="009A4732">
        <w:rPr>
          <w:i/>
          <w:iCs/>
          <w:lang w:val="en-GB"/>
        </w:rPr>
        <w:t>The American Naturalist</w:t>
      </w:r>
      <w:r w:rsidRPr="009A4732">
        <w:rPr>
          <w:lang w:val="en-GB"/>
        </w:rPr>
        <w:t xml:space="preserve">, </w:t>
      </w:r>
      <w:r w:rsidRPr="009A4732">
        <w:rPr>
          <w:i/>
          <w:iCs/>
          <w:lang w:val="en-GB"/>
        </w:rPr>
        <w:t>177</w:t>
      </w:r>
      <w:r w:rsidRPr="009A4732">
        <w:rPr>
          <w:lang w:val="en-GB"/>
        </w:rPr>
        <w:t>(2), 211–223. https://doi.org/10.1086/657925</w:t>
      </w:r>
    </w:p>
    <w:p w14:paraId="30CB4D7E" w14:textId="77777777" w:rsidR="009A4732" w:rsidRPr="00170C31" w:rsidRDefault="009A4732" w:rsidP="00556592">
      <w:pPr>
        <w:pStyle w:val="Bibliography"/>
        <w:spacing w:line="240" w:lineRule="auto"/>
        <w:contextualSpacing/>
        <w:rPr>
          <w:lang w:val="sv-SE"/>
        </w:rPr>
      </w:pPr>
      <w:r w:rsidRPr="009A4732">
        <w:rPr>
          <w:lang w:val="en-GB"/>
        </w:rPr>
        <w:t xml:space="preserve">Ohlberger, J., Mehner, Thomas., Staaks, Georg., &amp; Hölker, Franz. (2012). Intraspecific temperature dependence of the scaling of metabolic rate with body mass in fishes and its ecological implications. </w:t>
      </w:r>
      <w:r w:rsidRPr="00170C31">
        <w:rPr>
          <w:i/>
          <w:iCs/>
          <w:lang w:val="sv-SE"/>
        </w:rPr>
        <w:t>Oikos</w:t>
      </w:r>
      <w:r w:rsidRPr="00170C31">
        <w:rPr>
          <w:lang w:val="sv-SE"/>
        </w:rPr>
        <w:t xml:space="preserve">, </w:t>
      </w:r>
      <w:r w:rsidRPr="00170C31">
        <w:rPr>
          <w:i/>
          <w:iCs/>
          <w:lang w:val="sv-SE"/>
        </w:rPr>
        <w:t>121</w:t>
      </w:r>
      <w:r w:rsidRPr="00170C31">
        <w:rPr>
          <w:lang w:val="sv-SE"/>
        </w:rPr>
        <w:t>(2), 245–251. https://doi.org/10.1111/j.1600-0706.2011.19882.x</w:t>
      </w:r>
    </w:p>
    <w:p w14:paraId="0268B345" w14:textId="77777777" w:rsidR="009A4732" w:rsidRPr="009A4732" w:rsidRDefault="009A4732" w:rsidP="00556592">
      <w:pPr>
        <w:pStyle w:val="Bibliography"/>
        <w:spacing w:line="240" w:lineRule="auto"/>
        <w:contextualSpacing/>
        <w:rPr>
          <w:lang w:val="en-GB"/>
        </w:rPr>
      </w:pPr>
      <w:r w:rsidRPr="00170C31">
        <w:rPr>
          <w:lang w:val="sv-SE"/>
        </w:rPr>
        <w:t xml:space="preserve">Ohlberger, J., Staaks, G., &amp; Hölker, F. (2007). </w:t>
      </w:r>
      <w:r w:rsidRPr="009A4732">
        <w:rPr>
          <w:lang w:val="en-GB"/>
        </w:rPr>
        <w:t>Effects of temperature, swimming speed and body mass on standard and active metabolic rate in vendace (</w:t>
      </w:r>
      <w:r w:rsidRPr="009A4732">
        <w:rPr>
          <w:i/>
          <w:iCs/>
          <w:lang w:val="en-GB"/>
        </w:rPr>
        <w:t>Coregonus albula</w:t>
      </w:r>
      <w:r w:rsidRPr="009A4732">
        <w:rPr>
          <w:lang w:val="en-GB"/>
        </w:rPr>
        <w:t xml:space="preserve">). </w:t>
      </w:r>
      <w:r w:rsidRPr="009A4732">
        <w:rPr>
          <w:i/>
          <w:iCs/>
          <w:lang w:val="en-GB"/>
        </w:rPr>
        <w:t>Journal of Comparative Physiology, B</w:t>
      </w:r>
      <w:r w:rsidRPr="009A4732">
        <w:rPr>
          <w:lang w:val="en-GB"/>
        </w:rPr>
        <w:t xml:space="preserve">, </w:t>
      </w:r>
      <w:r w:rsidRPr="009A4732">
        <w:rPr>
          <w:i/>
          <w:iCs/>
          <w:lang w:val="en-GB"/>
        </w:rPr>
        <w:t>177</w:t>
      </w:r>
      <w:r w:rsidRPr="009A4732">
        <w:rPr>
          <w:lang w:val="en-GB"/>
        </w:rPr>
        <w:t>(8), 905–916.</w:t>
      </w:r>
    </w:p>
    <w:p w14:paraId="05B1FF0A" w14:textId="77777777" w:rsidR="009A4732" w:rsidRPr="009A4732" w:rsidRDefault="009A4732" w:rsidP="00556592">
      <w:pPr>
        <w:pStyle w:val="Bibliography"/>
        <w:spacing w:line="240" w:lineRule="auto"/>
        <w:contextualSpacing/>
        <w:rPr>
          <w:lang w:val="en-GB"/>
        </w:rPr>
      </w:pPr>
      <w:r w:rsidRPr="009A4732">
        <w:rPr>
          <w:lang w:val="en-GB"/>
        </w:rPr>
        <w:lastRenderedPageBreak/>
        <w:t>Olmos, M., Payne, M. R., Nevoux, M., Prévost, E., Chaput, G., Pontavice, H. D., Guitton, J., Sheehan, T., Mills, K., &amp; Rivot, E. (2019). Spatial synchrony in the response of a long range migratory species (</w:t>
      </w:r>
      <w:r w:rsidRPr="009A4732">
        <w:rPr>
          <w:i/>
          <w:iCs/>
          <w:lang w:val="en-GB"/>
        </w:rPr>
        <w:t>Salmo salar</w:t>
      </w:r>
      <w:r w:rsidRPr="009A4732">
        <w:rPr>
          <w:lang w:val="en-GB"/>
        </w:rPr>
        <w:t xml:space="preserve">) to climate change in the North Atlantic Ocean. </w:t>
      </w:r>
      <w:r w:rsidRPr="009A4732">
        <w:rPr>
          <w:i/>
          <w:iCs/>
          <w:lang w:val="en-GB"/>
        </w:rPr>
        <w:t>Global Change Biology</w:t>
      </w:r>
      <w:r w:rsidRPr="009A4732">
        <w:rPr>
          <w:lang w:val="en-GB"/>
        </w:rPr>
        <w:t xml:space="preserve">, </w:t>
      </w:r>
      <w:r w:rsidRPr="009A4732">
        <w:rPr>
          <w:i/>
          <w:iCs/>
          <w:lang w:val="en-GB"/>
        </w:rPr>
        <w:t>26</w:t>
      </w:r>
      <w:r w:rsidRPr="009A4732">
        <w:rPr>
          <w:lang w:val="en-GB"/>
        </w:rPr>
        <w:t>(3), 1319–1337. https://doi.org/10.1111/gcb.14913</w:t>
      </w:r>
    </w:p>
    <w:p w14:paraId="1891D31E" w14:textId="77777777" w:rsidR="009A4732" w:rsidRPr="009A4732" w:rsidRDefault="009A4732" w:rsidP="00556592">
      <w:pPr>
        <w:pStyle w:val="Bibliography"/>
        <w:spacing w:line="240" w:lineRule="auto"/>
        <w:contextualSpacing/>
        <w:rPr>
          <w:lang w:val="en-GB"/>
        </w:rPr>
      </w:pPr>
      <w:r w:rsidRPr="009A4732">
        <w:rPr>
          <w:lang w:val="en-GB"/>
        </w:rPr>
        <w:t xml:space="preserve">Padfield, D., Castledine, M., &amp; Buckling, A. (2020). Temperature-dependent changes to host–parasite interactions alter the thermal performance of a bacterial host. </w:t>
      </w:r>
      <w:r w:rsidRPr="009A4732">
        <w:rPr>
          <w:i/>
          <w:iCs/>
          <w:lang w:val="en-GB"/>
        </w:rPr>
        <w:t>The ISME Journal</w:t>
      </w:r>
      <w:r w:rsidRPr="009A4732">
        <w:rPr>
          <w:lang w:val="en-GB"/>
        </w:rPr>
        <w:t xml:space="preserve">, </w:t>
      </w:r>
      <w:r w:rsidRPr="009A4732">
        <w:rPr>
          <w:i/>
          <w:iCs/>
          <w:lang w:val="en-GB"/>
        </w:rPr>
        <w:t>14</w:t>
      </w:r>
      <w:r w:rsidRPr="009A4732">
        <w:rPr>
          <w:lang w:val="en-GB"/>
        </w:rPr>
        <w:t>(2), 389–398. https://doi.org/10.1038/s41396-019-0526-5</w:t>
      </w:r>
    </w:p>
    <w:p w14:paraId="2D5CDE03" w14:textId="77777777" w:rsidR="009A4732" w:rsidRPr="009A4732" w:rsidRDefault="009A4732" w:rsidP="00556592">
      <w:pPr>
        <w:pStyle w:val="Bibliography"/>
        <w:spacing w:line="240" w:lineRule="auto"/>
        <w:contextualSpacing/>
        <w:rPr>
          <w:lang w:val="en-GB"/>
        </w:rPr>
      </w:pPr>
      <w:r w:rsidRPr="009A4732">
        <w:rPr>
          <w:lang w:val="en-GB"/>
        </w:rPr>
        <w:t xml:space="preserve">Padfield, D., Lowe, C., Buckling, A., Ffrench-Constant, R., Jennings, S., Shelley, F., Ólafsson, J. S., &amp; Yvon-Durocher, G. (2017). Metabolic compensation constrains the temperature dependence of gross primary production. </w:t>
      </w:r>
      <w:r w:rsidRPr="009A4732">
        <w:rPr>
          <w:i/>
          <w:iCs/>
          <w:lang w:val="en-GB"/>
        </w:rPr>
        <w:t>Ecology Letters</w:t>
      </w:r>
      <w:r w:rsidRPr="009A4732">
        <w:rPr>
          <w:lang w:val="en-GB"/>
        </w:rPr>
        <w:t xml:space="preserve">, </w:t>
      </w:r>
      <w:r w:rsidRPr="009A4732">
        <w:rPr>
          <w:i/>
          <w:iCs/>
          <w:lang w:val="en-GB"/>
        </w:rPr>
        <w:t>20</w:t>
      </w:r>
      <w:r w:rsidRPr="009A4732">
        <w:rPr>
          <w:lang w:val="en-GB"/>
        </w:rPr>
        <w:t>(10), 1250–1260. https://doi.org/10.1111/ele.12820</w:t>
      </w:r>
    </w:p>
    <w:p w14:paraId="5EBDE58D" w14:textId="77777777" w:rsidR="009A4732" w:rsidRPr="009A4732" w:rsidRDefault="009A4732" w:rsidP="00556592">
      <w:pPr>
        <w:pStyle w:val="Bibliography"/>
        <w:spacing w:line="240" w:lineRule="auto"/>
        <w:contextualSpacing/>
        <w:rPr>
          <w:lang w:val="en-GB"/>
        </w:rPr>
      </w:pPr>
      <w:r w:rsidRPr="009A4732">
        <w:rPr>
          <w:lang w:val="en-GB"/>
        </w:rPr>
        <w:t xml:space="preserve">Padfield, D., &amp; Matheson, G. (2020). </w:t>
      </w:r>
      <w:r w:rsidRPr="009A4732">
        <w:rPr>
          <w:i/>
          <w:iCs/>
          <w:lang w:val="en-GB"/>
        </w:rPr>
        <w:t>nls.multstart: Robust Non-Linear regression using AIC Scores</w:t>
      </w:r>
      <w:r w:rsidRPr="009A4732">
        <w:rPr>
          <w:lang w:val="en-GB"/>
        </w:rPr>
        <w:t xml:space="preserve"> (R package version 1.2.0.) [Computer software]. https://CRAN.R-project.org/package=nls.multstart</w:t>
      </w:r>
    </w:p>
    <w:p w14:paraId="361C4D38" w14:textId="77777777" w:rsidR="009A4732" w:rsidRPr="009A4732" w:rsidRDefault="009A4732" w:rsidP="00556592">
      <w:pPr>
        <w:pStyle w:val="Bibliography"/>
        <w:spacing w:line="240" w:lineRule="auto"/>
        <w:contextualSpacing/>
        <w:rPr>
          <w:lang w:val="en-GB"/>
        </w:rPr>
      </w:pPr>
      <w:r w:rsidRPr="009A4732">
        <w:rPr>
          <w:lang w:val="en-GB"/>
        </w:rPr>
        <w:t xml:space="preserve">Padfield, D., &amp; O’Sullivan, H. (2020). </w:t>
      </w:r>
      <w:r w:rsidRPr="009A4732">
        <w:rPr>
          <w:i/>
          <w:iCs/>
          <w:lang w:val="en-GB"/>
        </w:rPr>
        <w:t>RTPC: Functions for fitting thermal performance curves</w:t>
      </w:r>
      <w:r w:rsidRPr="009A4732">
        <w:rPr>
          <w:lang w:val="en-GB"/>
        </w:rPr>
        <w:t xml:space="preserve"> (R package version 1.0.0.) [Computer software]. https://github.com/padpadpadpad/rTPC</w:t>
      </w:r>
    </w:p>
    <w:p w14:paraId="76CB2A38" w14:textId="77777777" w:rsidR="009A4732" w:rsidRPr="009A4732" w:rsidRDefault="009A4732" w:rsidP="00556592">
      <w:pPr>
        <w:pStyle w:val="Bibliography"/>
        <w:spacing w:line="240" w:lineRule="auto"/>
        <w:contextualSpacing/>
        <w:rPr>
          <w:lang w:val="en-GB"/>
        </w:rPr>
      </w:pPr>
      <w:r w:rsidRPr="009A4732">
        <w:rPr>
          <w:lang w:val="en-GB"/>
        </w:rPr>
        <w:t xml:space="preserve">Panov, V. E., &amp; McQueen, D. J. (1998). </w:t>
      </w:r>
      <w:r w:rsidRPr="009A4732">
        <w:rPr>
          <w:i/>
          <w:iCs/>
          <w:lang w:val="en-GB"/>
        </w:rPr>
        <w:t>Effects of temperature on individual growth rate and body size of a freshwater amphipod</w:t>
      </w:r>
      <w:r w:rsidRPr="009A4732">
        <w:rPr>
          <w:lang w:val="en-GB"/>
        </w:rPr>
        <w:t xml:space="preserve">. </w:t>
      </w:r>
      <w:r w:rsidRPr="009A4732">
        <w:rPr>
          <w:i/>
          <w:iCs/>
          <w:lang w:val="en-GB"/>
        </w:rPr>
        <w:t>76</w:t>
      </w:r>
      <w:r w:rsidRPr="009A4732">
        <w:rPr>
          <w:lang w:val="en-GB"/>
        </w:rPr>
        <w:t>, 1107–1116.</w:t>
      </w:r>
    </w:p>
    <w:p w14:paraId="6B1F8E1E" w14:textId="77777777" w:rsidR="009A4732" w:rsidRPr="009A4732" w:rsidRDefault="009A4732" w:rsidP="00556592">
      <w:pPr>
        <w:pStyle w:val="Bibliography"/>
        <w:spacing w:line="240" w:lineRule="auto"/>
        <w:contextualSpacing/>
        <w:rPr>
          <w:lang w:val="en-GB"/>
        </w:rPr>
      </w:pPr>
      <w:r w:rsidRPr="009A4732">
        <w:rPr>
          <w:lang w:val="en-GB"/>
        </w:rPr>
        <w:t xml:space="preserve">Pauly, D. (2021). The gill-oxygen limitation theory (GOLT) and its critics. </w:t>
      </w:r>
      <w:r w:rsidRPr="009A4732">
        <w:rPr>
          <w:i/>
          <w:iCs/>
          <w:lang w:val="en-GB"/>
        </w:rPr>
        <w:t>Science Advances</w:t>
      </w:r>
      <w:r w:rsidRPr="009A4732">
        <w:rPr>
          <w:lang w:val="en-GB"/>
        </w:rPr>
        <w:t xml:space="preserve">, </w:t>
      </w:r>
      <w:r w:rsidRPr="009A4732">
        <w:rPr>
          <w:i/>
          <w:iCs/>
          <w:lang w:val="en-GB"/>
        </w:rPr>
        <w:t>7</w:t>
      </w:r>
      <w:r w:rsidRPr="009A4732">
        <w:rPr>
          <w:lang w:val="en-GB"/>
        </w:rPr>
        <w:t>(2), eabc6050. https://doi.org/10.1126/sciadv.abc6050</w:t>
      </w:r>
    </w:p>
    <w:p w14:paraId="349C04C4" w14:textId="77777777" w:rsidR="009A4732" w:rsidRPr="009A4732" w:rsidRDefault="009A4732" w:rsidP="00556592">
      <w:pPr>
        <w:pStyle w:val="Bibliography"/>
        <w:spacing w:line="240" w:lineRule="auto"/>
        <w:contextualSpacing/>
        <w:rPr>
          <w:lang w:val="en-GB"/>
        </w:rPr>
      </w:pPr>
      <w:r w:rsidRPr="009A4732">
        <w:rPr>
          <w:lang w:val="en-GB"/>
        </w:rPr>
        <w:t xml:space="preserve">Pauly, D., &amp; Cheung, W. W. L. (2018a). Sound physiological knowledge and principles in modeling shrinking of fishes under climate change. </w:t>
      </w:r>
      <w:r w:rsidRPr="009A4732">
        <w:rPr>
          <w:i/>
          <w:iCs/>
          <w:lang w:val="en-GB"/>
        </w:rPr>
        <w:t>Global Change Biology</w:t>
      </w:r>
      <w:r w:rsidRPr="009A4732">
        <w:rPr>
          <w:lang w:val="en-GB"/>
        </w:rPr>
        <w:t xml:space="preserve">, </w:t>
      </w:r>
      <w:r w:rsidRPr="009A4732">
        <w:rPr>
          <w:i/>
          <w:iCs/>
          <w:lang w:val="en-GB"/>
        </w:rPr>
        <w:t>24</w:t>
      </w:r>
      <w:r w:rsidRPr="009A4732">
        <w:rPr>
          <w:lang w:val="en-GB"/>
        </w:rPr>
        <w:t>(1), e15–e26. https://doi.org/10.1111/gcb.13831</w:t>
      </w:r>
    </w:p>
    <w:p w14:paraId="606FB462" w14:textId="77777777" w:rsidR="009A4732" w:rsidRPr="009A4732" w:rsidRDefault="009A4732" w:rsidP="00556592">
      <w:pPr>
        <w:pStyle w:val="Bibliography"/>
        <w:spacing w:line="240" w:lineRule="auto"/>
        <w:contextualSpacing/>
        <w:rPr>
          <w:lang w:val="en-GB"/>
        </w:rPr>
      </w:pPr>
      <w:r w:rsidRPr="009A4732">
        <w:rPr>
          <w:lang w:val="en-GB"/>
        </w:rPr>
        <w:t xml:space="preserve">Pauly, D., &amp; Cheung, W. W. L. (2018b). On confusing cause and effect in the oxygen limitation of fish. </w:t>
      </w:r>
      <w:r w:rsidRPr="009A4732">
        <w:rPr>
          <w:i/>
          <w:iCs/>
          <w:lang w:val="en-GB"/>
        </w:rPr>
        <w:t>Global Change Biology</w:t>
      </w:r>
      <w:r w:rsidRPr="009A4732">
        <w:rPr>
          <w:lang w:val="en-GB"/>
        </w:rPr>
        <w:t xml:space="preserve">, </w:t>
      </w:r>
      <w:r w:rsidRPr="009A4732">
        <w:rPr>
          <w:i/>
          <w:iCs/>
          <w:lang w:val="en-GB"/>
        </w:rPr>
        <w:t>24</w:t>
      </w:r>
      <w:r w:rsidRPr="009A4732">
        <w:rPr>
          <w:lang w:val="en-GB"/>
        </w:rPr>
        <w:t>(11), e743–e744. https://doi.org/10.1111/gcb.14383</w:t>
      </w:r>
    </w:p>
    <w:p w14:paraId="386803FF" w14:textId="77777777" w:rsidR="009A4732" w:rsidRPr="009A4732" w:rsidRDefault="009A4732" w:rsidP="00556592">
      <w:pPr>
        <w:pStyle w:val="Bibliography"/>
        <w:spacing w:line="240" w:lineRule="auto"/>
        <w:contextualSpacing/>
        <w:rPr>
          <w:lang w:val="en-GB"/>
        </w:rPr>
      </w:pPr>
      <w:r w:rsidRPr="009A4732">
        <w:rPr>
          <w:lang w:val="en-GB"/>
        </w:rPr>
        <w:t xml:space="preserve">Pawar, S., Dell, A. I., Savage, V. M., &amp; Knies, J. L. (2016). Real versus Artificial Variation in the Thermal Sensitivity of Biological Traits. </w:t>
      </w:r>
      <w:r w:rsidRPr="009A4732">
        <w:rPr>
          <w:i/>
          <w:iCs/>
          <w:lang w:val="en-GB"/>
        </w:rPr>
        <w:t>The American Naturalist</w:t>
      </w:r>
      <w:r w:rsidRPr="009A4732">
        <w:rPr>
          <w:lang w:val="en-GB"/>
        </w:rPr>
        <w:t xml:space="preserve">, </w:t>
      </w:r>
      <w:r w:rsidRPr="009A4732">
        <w:rPr>
          <w:i/>
          <w:iCs/>
          <w:lang w:val="en-GB"/>
        </w:rPr>
        <w:t>187</w:t>
      </w:r>
      <w:r w:rsidRPr="009A4732">
        <w:rPr>
          <w:lang w:val="en-GB"/>
        </w:rPr>
        <w:t>(2), E41–E52. https://doi.org/10.1086/684590</w:t>
      </w:r>
    </w:p>
    <w:p w14:paraId="096E12CD" w14:textId="77777777" w:rsidR="009A4732" w:rsidRPr="009A4732" w:rsidRDefault="009A4732" w:rsidP="00556592">
      <w:pPr>
        <w:pStyle w:val="Bibliography"/>
        <w:spacing w:line="240" w:lineRule="auto"/>
        <w:contextualSpacing/>
        <w:rPr>
          <w:lang w:val="en-GB"/>
        </w:rPr>
      </w:pPr>
      <w:r w:rsidRPr="009A4732">
        <w:rPr>
          <w:lang w:val="en-GB"/>
        </w:rPr>
        <w:t xml:space="preserve">Pawar, S., Dell, A. I., &amp; Van M. Savage. (2012). Dimensionality of consumer search space drives trophic interaction strengths. </w:t>
      </w:r>
      <w:r w:rsidRPr="009A4732">
        <w:rPr>
          <w:i/>
          <w:iCs/>
          <w:lang w:val="en-GB"/>
        </w:rPr>
        <w:t>Nature</w:t>
      </w:r>
      <w:r w:rsidRPr="009A4732">
        <w:rPr>
          <w:lang w:val="en-GB"/>
        </w:rPr>
        <w:t xml:space="preserve">, </w:t>
      </w:r>
      <w:r w:rsidRPr="009A4732">
        <w:rPr>
          <w:i/>
          <w:iCs/>
          <w:lang w:val="en-GB"/>
        </w:rPr>
        <w:t>486</w:t>
      </w:r>
      <w:r w:rsidRPr="009A4732">
        <w:rPr>
          <w:lang w:val="en-GB"/>
        </w:rPr>
        <w:t>(7404), 485–489. https://doi.org/10.1038/nature11131</w:t>
      </w:r>
    </w:p>
    <w:p w14:paraId="5ED3E8AF" w14:textId="77777777" w:rsidR="009A4732" w:rsidRPr="009A4732" w:rsidRDefault="009A4732" w:rsidP="00556592">
      <w:pPr>
        <w:pStyle w:val="Bibliography"/>
        <w:spacing w:line="240" w:lineRule="auto"/>
        <w:contextualSpacing/>
        <w:rPr>
          <w:lang w:val="en-GB"/>
        </w:rPr>
      </w:pPr>
      <w:r w:rsidRPr="009A4732">
        <w:rPr>
          <w:lang w:val="en-GB"/>
        </w:rPr>
        <w:t xml:space="preserve">Peralta-Maraver, I., &amp; Rezende, E. L. (2021). Heat tolerance in ectotherms scales predictably with body size. </w:t>
      </w:r>
      <w:r w:rsidRPr="009A4732">
        <w:rPr>
          <w:i/>
          <w:iCs/>
          <w:lang w:val="en-GB"/>
        </w:rPr>
        <w:t>Nature Climate Change</w:t>
      </w:r>
      <w:r w:rsidRPr="009A4732">
        <w:rPr>
          <w:lang w:val="en-GB"/>
        </w:rPr>
        <w:t xml:space="preserve">, </w:t>
      </w:r>
      <w:r w:rsidRPr="009A4732">
        <w:rPr>
          <w:i/>
          <w:iCs/>
          <w:lang w:val="en-GB"/>
        </w:rPr>
        <w:t>11</w:t>
      </w:r>
      <w:r w:rsidRPr="009A4732">
        <w:rPr>
          <w:lang w:val="en-GB"/>
        </w:rPr>
        <w:t>(1), 58–63. https://doi.org/10.1038/s41558-020-00938-y</w:t>
      </w:r>
    </w:p>
    <w:p w14:paraId="029273D8" w14:textId="77777777" w:rsidR="009A4732" w:rsidRPr="009A4732" w:rsidRDefault="009A4732" w:rsidP="00556592">
      <w:pPr>
        <w:pStyle w:val="Bibliography"/>
        <w:spacing w:line="240" w:lineRule="auto"/>
        <w:contextualSpacing/>
        <w:rPr>
          <w:lang w:val="en-GB"/>
        </w:rPr>
      </w:pPr>
      <w:r w:rsidRPr="009A4732">
        <w:rPr>
          <w:lang w:val="en-GB"/>
        </w:rPr>
        <w:t xml:space="preserve">Perrin, N. (1995). About Berrigan and Charnov’s life-history puzzle. </w:t>
      </w:r>
      <w:r w:rsidRPr="009A4732">
        <w:rPr>
          <w:i/>
          <w:iCs/>
          <w:lang w:val="en-GB"/>
        </w:rPr>
        <w:t>Oikos</w:t>
      </w:r>
      <w:r w:rsidRPr="009A4732">
        <w:rPr>
          <w:lang w:val="en-GB"/>
        </w:rPr>
        <w:t>, 137–139.</w:t>
      </w:r>
    </w:p>
    <w:p w14:paraId="4772D905" w14:textId="77777777" w:rsidR="009A4732" w:rsidRPr="009A4732" w:rsidRDefault="009A4732" w:rsidP="00556592">
      <w:pPr>
        <w:pStyle w:val="Bibliography"/>
        <w:spacing w:line="240" w:lineRule="auto"/>
        <w:contextualSpacing/>
        <w:rPr>
          <w:lang w:val="en-GB"/>
        </w:rPr>
      </w:pPr>
      <w:r w:rsidRPr="009A4732">
        <w:rPr>
          <w:lang w:val="en-GB"/>
        </w:rPr>
        <w:t xml:space="preserve">Plummer, M. (2003). JAGS: A program for analysis of Bayesian graphical models using Gibbs sampling. </w:t>
      </w:r>
      <w:r w:rsidRPr="009A4732">
        <w:rPr>
          <w:i/>
          <w:iCs/>
          <w:lang w:val="en-GB"/>
        </w:rPr>
        <w:t>Working Papers</w:t>
      </w:r>
      <w:r w:rsidRPr="009A4732">
        <w:rPr>
          <w:lang w:val="en-GB"/>
        </w:rPr>
        <w:t>, 8.</w:t>
      </w:r>
    </w:p>
    <w:p w14:paraId="1BFC6D76" w14:textId="77777777" w:rsidR="009A4732" w:rsidRPr="009A4732" w:rsidRDefault="009A4732" w:rsidP="00556592">
      <w:pPr>
        <w:pStyle w:val="Bibliography"/>
        <w:spacing w:line="240" w:lineRule="auto"/>
        <w:contextualSpacing/>
        <w:rPr>
          <w:lang w:val="en-GB"/>
        </w:rPr>
      </w:pPr>
      <w:r w:rsidRPr="009A4732">
        <w:rPr>
          <w:lang w:val="en-GB"/>
        </w:rPr>
        <w:t xml:space="preserve">Plummer, M. (2019). </w:t>
      </w:r>
      <w:r w:rsidRPr="009A4732">
        <w:rPr>
          <w:i/>
          <w:iCs/>
          <w:lang w:val="en-GB"/>
        </w:rPr>
        <w:t>Rjags</w:t>
      </w:r>
      <w:r w:rsidRPr="009A4732">
        <w:rPr>
          <w:lang w:val="en-GB"/>
        </w:rPr>
        <w:t xml:space="preserve"> (R package version 4-10) [Computer software]. https://CRAN.R-project.org/package=rjags</w:t>
      </w:r>
    </w:p>
    <w:p w14:paraId="3E000DC7" w14:textId="77777777" w:rsidR="009A4732" w:rsidRPr="009A4732" w:rsidRDefault="009A4732" w:rsidP="00556592">
      <w:pPr>
        <w:pStyle w:val="Bibliography"/>
        <w:spacing w:line="240" w:lineRule="auto"/>
        <w:contextualSpacing/>
        <w:rPr>
          <w:lang w:val="en-GB"/>
        </w:rPr>
      </w:pPr>
      <w:r w:rsidRPr="00170C31">
        <w:rPr>
          <w:lang w:val="sv-SE"/>
        </w:rPr>
        <w:t xml:space="preserve">Pörtner, H. O., &amp; Knust, R. (2007). </w:t>
      </w:r>
      <w:r w:rsidRPr="009A4732">
        <w:rPr>
          <w:lang w:val="en-GB"/>
        </w:rPr>
        <w:t xml:space="preserve">Climate change affects marine fishes through the oxygen limitation of thermal tolerance. </w:t>
      </w:r>
      <w:r w:rsidRPr="009A4732">
        <w:rPr>
          <w:i/>
          <w:iCs/>
          <w:lang w:val="en-GB"/>
        </w:rPr>
        <w:t>Science</w:t>
      </w:r>
      <w:r w:rsidRPr="009A4732">
        <w:rPr>
          <w:lang w:val="en-GB"/>
        </w:rPr>
        <w:t xml:space="preserve">, </w:t>
      </w:r>
      <w:r w:rsidRPr="009A4732">
        <w:rPr>
          <w:i/>
          <w:iCs/>
          <w:lang w:val="en-GB"/>
        </w:rPr>
        <w:t>315</w:t>
      </w:r>
      <w:r w:rsidRPr="009A4732">
        <w:rPr>
          <w:lang w:val="en-GB"/>
        </w:rPr>
        <w:t>(5808), 95–97.</w:t>
      </w:r>
    </w:p>
    <w:p w14:paraId="231D50D4" w14:textId="77777777" w:rsidR="009A4732" w:rsidRPr="009A4732" w:rsidRDefault="009A4732" w:rsidP="00556592">
      <w:pPr>
        <w:pStyle w:val="Bibliography"/>
        <w:spacing w:line="240" w:lineRule="auto"/>
        <w:contextualSpacing/>
        <w:rPr>
          <w:lang w:val="en-GB"/>
        </w:rPr>
      </w:pPr>
      <w:r w:rsidRPr="009A4732">
        <w:rPr>
          <w:lang w:val="en-GB"/>
        </w:rPr>
        <w:t xml:space="preserve">Pütter, A. (1920). Studien über physiologische Ähnlichkeit VI. Wachstumsähnlichkeiten. </w:t>
      </w:r>
      <w:r w:rsidRPr="009A4732">
        <w:rPr>
          <w:i/>
          <w:iCs/>
          <w:lang w:val="en-GB"/>
        </w:rPr>
        <w:t>Pflüger’s Archiv für die gesamte Physiologie des Menschen und der Tiere</w:t>
      </w:r>
      <w:r w:rsidRPr="009A4732">
        <w:rPr>
          <w:lang w:val="en-GB"/>
        </w:rPr>
        <w:t xml:space="preserve">, </w:t>
      </w:r>
      <w:r w:rsidRPr="009A4732">
        <w:rPr>
          <w:i/>
          <w:iCs/>
          <w:lang w:val="en-GB"/>
        </w:rPr>
        <w:t>180</w:t>
      </w:r>
      <w:r w:rsidRPr="009A4732">
        <w:rPr>
          <w:lang w:val="en-GB"/>
        </w:rPr>
        <w:t>(1), 298–340. https://doi.org/10.1007/BF01755094</w:t>
      </w:r>
    </w:p>
    <w:p w14:paraId="36B29E12" w14:textId="77777777" w:rsidR="009A4732" w:rsidRPr="009A4732" w:rsidRDefault="009A4732" w:rsidP="00556592">
      <w:pPr>
        <w:pStyle w:val="Bibliography"/>
        <w:spacing w:line="240" w:lineRule="auto"/>
        <w:contextualSpacing/>
        <w:rPr>
          <w:lang w:val="en-GB"/>
        </w:rPr>
      </w:pPr>
      <w:r w:rsidRPr="009A4732">
        <w:rPr>
          <w:lang w:val="en-GB"/>
        </w:rPr>
        <w:t xml:space="preserve">R Core Team. (2020). </w:t>
      </w:r>
      <w:r w:rsidRPr="009A4732">
        <w:rPr>
          <w:i/>
          <w:iCs/>
          <w:lang w:val="en-GB"/>
        </w:rPr>
        <w:t>R: A Language and Environment for Statistical Computing. R Foundation for Statistical Computing</w:t>
      </w:r>
      <w:r w:rsidRPr="009A4732">
        <w:rPr>
          <w:lang w:val="en-GB"/>
        </w:rPr>
        <w:t>. https://www.R-project.org/</w:t>
      </w:r>
    </w:p>
    <w:p w14:paraId="7D66F632"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Rall, B. C., Brose, U., Hartvig, M., Kalinkat, G., Schwarzmuller, F., Vucic-Pestic, O., &amp; Petchey, O. L. (2012). Universal temperature and body-mass scaling of feeding rates. </w:t>
      </w:r>
      <w:r w:rsidRPr="009A4732">
        <w:rPr>
          <w:i/>
          <w:iCs/>
          <w:lang w:val="en-GB"/>
        </w:rPr>
        <w:t>Philosophical Transactions of the Royal Society of London, Series B: Biological Sciences</w:t>
      </w:r>
      <w:r w:rsidRPr="009A4732">
        <w:rPr>
          <w:lang w:val="en-GB"/>
        </w:rPr>
        <w:t xml:space="preserve">, </w:t>
      </w:r>
      <w:r w:rsidRPr="009A4732">
        <w:rPr>
          <w:i/>
          <w:iCs/>
          <w:lang w:val="en-GB"/>
        </w:rPr>
        <w:t>367</w:t>
      </w:r>
      <w:r w:rsidRPr="009A4732">
        <w:rPr>
          <w:lang w:val="en-GB"/>
        </w:rPr>
        <w:t>(1605), 2923–2934. https://doi.org/10.1098/rstb.2012.0242</w:t>
      </w:r>
    </w:p>
    <w:p w14:paraId="71FFDE50" w14:textId="77777777" w:rsidR="009A4732" w:rsidRPr="009A4732" w:rsidRDefault="009A4732" w:rsidP="00556592">
      <w:pPr>
        <w:pStyle w:val="Bibliography"/>
        <w:spacing w:line="240" w:lineRule="auto"/>
        <w:contextualSpacing/>
        <w:rPr>
          <w:lang w:val="en-GB"/>
        </w:rPr>
      </w:pPr>
      <w:r w:rsidRPr="009A4732">
        <w:rPr>
          <w:lang w:val="en-GB"/>
        </w:rPr>
        <w:t xml:space="preserve">Rall, B. C., Vucic‐Pestic, O., Ehnes, R. B., Emmerson, M., &amp; Brose, U. (2010). Temperature, predator–prey interaction strength and population stability. </w:t>
      </w:r>
      <w:r w:rsidRPr="009A4732">
        <w:rPr>
          <w:i/>
          <w:iCs/>
          <w:lang w:val="en-GB"/>
        </w:rPr>
        <w:t>Global Change Biology</w:t>
      </w:r>
      <w:r w:rsidRPr="009A4732">
        <w:rPr>
          <w:lang w:val="en-GB"/>
        </w:rPr>
        <w:t xml:space="preserve">, </w:t>
      </w:r>
      <w:r w:rsidRPr="009A4732">
        <w:rPr>
          <w:i/>
          <w:iCs/>
          <w:lang w:val="en-GB"/>
        </w:rPr>
        <w:t>16</w:t>
      </w:r>
      <w:r w:rsidRPr="009A4732">
        <w:rPr>
          <w:lang w:val="en-GB"/>
        </w:rPr>
        <w:t>(8), 2145–2157. https://doi.org/10.1111/j.1365-2486.2009.02124.x</w:t>
      </w:r>
    </w:p>
    <w:p w14:paraId="00009089" w14:textId="77777777" w:rsidR="009A4732" w:rsidRPr="009A4732" w:rsidRDefault="009A4732" w:rsidP="00556592">
      <w:pPr>
        <w:pStyle w:val="Bibliography"/>
        <w:spacing w:line="240" w:lineRule="auto"/>
        <w:contextualSpacing/>
        <w:rPr>
          <w:lang w:val="en-GB"/>
        </w:rPr>
      </w:pPr>
      <w:r w:rsidRPr="009A4732">
        <w:rPr>
          <w:lang w:val="en-GB"/>
        </w:rPr>
        <w:t xml:space="preserve">Rijnsdorp, A. D., &amp; Ibelings, B. (1989). Sexual dimorphism in the energetics of reproduction and growth of North Sea plaice, Pleuronectes platessa L. </w:t>
      </w:r>
      <w:r w:rsidRPr="009A4732">
        <w:rPr>
          <w:i/>
          <w:iCs/>
          <w:lang w:val="en-GB"/>
        </w:rPr>
        <w:t>Journal of Fish Biology</w:t>
      </w:r>
      <w:r w:rsidRPr="009A4732">
        <w:rPr>
          <w:lang w:val="en-GB"/>
        </w:rPr>
        <w:t xml:space="preserve">, </w:t>
      </w:r>
      <w:r w:rsidRPr="009A4732">
        <w:rPr>
          <w:i/>
          <w:iCs/>
          <w:lang w:val="en-GB"/>
        </w:rPr>
        <w:t>35</w:t>
      </w:r>
      <w:r w:rsidRPr="009A4732">
        <w:rPr>
          <w:lang w:val="en-GB"/>
        </w:rPr>
        <w:t>(3), 401–415. https://doi.org/10.1111/j.1095-8649.1989.tb02992.x</w:t>
      </w:r>
    </w:p>
    <w:p w14:paraId="30B599C8" w14:textId="77777777" w:rsidR="009A4732" w:rsidRPr="009A4732" w:rsidRDefault="009A4732" w:rsidP="00556592">
      <w:pPr>
        <w:pStyle w:val="Bibliography"/>
        <w:spacing w:line="240" w:lineRule="auto"/>
        <w:contextualSpacing/>
        <w:rPr>
          <w:lang w:val="en-GB"/>
        </w:rPr>
      </w:pPr>
      <w:r w:rsidRPr="009A4732">
        <w:rPr>
          <w:lang w:val="en-GB"/>
        </w:rPr>
        <w:t xml:space="preserve">Rohatgi, A. (2012). </w:t>
      </w:r>
      <w:r w:rsidRPr="009A4732">
        <w:rPr>
          <w:i/>
          <w:iCs/>
          <w:lang w:val="en-GB"/>
        </w:rPr>
        <w:t>WebPlotDigitalizer: HTML5 based online tool to extract numerical data from plot images. Version 4.1. [WWW document] URL https://automeris.io/WebPlotDigitizer (accessed on January 2019).</w:t>
      </w:r>
    </w:p>
    <w:p w14:paraId="41D96879" w14:textId="77777777" w:rsidR="009A4732" w:rsidRPr="009A4732" w:rsidRDefault="009A4732" w:rsidP="00556592">
      <w:pPr>
        <w:pStyle w:val="Bibliography"/>
        <w:spacing w:line="240" w:lineRule="auto"/>
        <w:contextualSpacing/>
        <w:rPr>
          <w:lang w:val="en-GB"/>
        </w:rPr>
      </w:pPr>
      <w:r w:rsidRPr="009A4732">
        <w:rPr>
          <w:lang w:val="en-GB"/>
        </w:rPr>
        <w:t xml:space="preserve">Savage, V. M., Gillooly, J. F., Brown, J. H., West, G. B., &amp; Charnov, E. L. (2004). Effects of body size and temperature on population growth. </w:t>
      </w:r>
      <w:r w:rsidRPr="009A4732">
        <w:rPr>
          <w:i/>
          <w:iCs/>
          <w:lang w:val="en-GB"/>
        </w:rPr>
        <w:t>The American Naturalist</w:t>
      </w:r>
      <w:r w:rsidRPr="009A4732">
        <w:rPr>
          <w:lang w:val="en-GB"/>
        </w:rPr>
        <w:t xml:space="preserve">, </w:t>
      </w:r>
      <w:r w:rsidRPr="009A4732">
        <w:rPr>
          <w:i/>
          <w:iCs/>
          <w:lang w:val="en-GB"/>
        </w:rPr>
        <w:t>163</w:t>
      </w:r>
      <w:r w:rsidRPr="009A4732">
        <w:rPr>
          <w:lang w:val="en-GB"/>
        </w:rPr>
        <w:t>(3), 429–441.</w:t>
      </w:r>
    </w:p>
    <w:p w14:paraId="4C89B0EA" w14:textId="77777777" w:rsidR="009A4732" w:rsidRPr="009A4732" w:rsidRDefault="009A4732" w:rsidP="00556592">
      <w:pPr>
        <w:pStyle w:val="Bibliography"/>
        <w:spacing w:line="240" w:lineRule="auto"/>
        <w:contextualSpacing/>
        <w:rPr>
          <w:lang w:val="en-GB"/>
        </w:rPr>
      </w:pPr>
      <w:r w:rsidRPr="009A4732">
        <w:rPr>
          <w:lang w:val="en-GB"/>
        </w:rPr>
        <w:t xml:space="preserve">Schielzeth, H. (2010). Simple means to improve the interpretability of regression coefficients: Interpretation of regression coefficients. </w:t>
      </w:r>
      <w:r w:rsidRPr="009A4732">
        <w:rPr>
          <w:i/>
          <w:iCs/>
          <w:lang w:val="en-GB"/>
        </w:rPr>
        <w:t>Methods in Ecology and Evolution</w:t>
      </w:r>
      <w:r w:rsidRPr="009A4732">
        <w:rPr>
          <w:lang w:val="en-GB"/>
        </w:rPr>
        <w:t xml:space="preserve">, </w:t>
      </w:r>
      <w:r w:rsidRPr="009A4732">
        <w:rPr>
          <w:i/>
          <w:iCs/>
          <w:lang w:val="en-GB"/>
        </w:rPr>
        <w:t>1</w:t>
      </w:r>
      <w:r w:rsidRPr="009A4732">
        <w:rPr>
          <w:lang w:val="en-GB"/>
        </w:rPr>
        <w:t>(2), 103–113. https://doi.org/10.1111/j.2041-210X.2010.00012.x</w:t>
      </w:r>
    </w:p>
    <w:p w14:paraId="5954DB5F" w14:textId="77777777" w:rsidR="009A4732" w:rsidRPr="009A4732" w:rsidRDefault="009A4732" w:rsidP="00556592">
      <w:pPr>
        <w:pStyle w:val="Bibliography"/>
        <w:spacing w:line="240" w:lineRule="auto"/>
        <w:contextualSpacing/>
        <w:rPr>
          <w:lang w:val="en-GB"/>
        </w:rPr>
      </w:pPr>
      <w:r w:rsidRPr="009A4732">
        <w:rPr>
          <w:lang w:val="en-GB"/>
        </w:rPr>
        <w:t xml:space="preserve">Schoolfield, R. M., Sharpe, P. J. H., &amp; Magnuson, C. E. (1981). Non-linear regression of biological temperature-dependent rate models based on absolute reaction-rate theory. </w:t>
      </w:r>
      <w:r w:rsidRPr="009A4732">
        <w:rPr>
          <w:i/>
          <w:iCs/>
          <w:lang w:val="en-GB"/>
        </w:rPr>
        <w:t>Journal of Theoretical Biology</w:t>
      </w:r>
      <w:r w:rsidRPr="009A4732">
        <w:rPr>
          <w:lang w:val="en-GB"/>
        </w:rPr>
        <w:t xml:space="preserve">, </w:t>
      </w:r>
      <w:r w:rsidRPr="009A4732">
        <w:rPr>
          <w:i/>
          <w:iCs/>
          <w:lang w:val="en-GB"/>
        </w:rPr>
        <w:t>88</w:t>
      </w:r>
      <w:r w:rsidRPr="009A4732">
        <w:rPr>
          <w:lang w:val="en-GB"/>
        </w:rPr>
        <w:t>(4), 719–731. https://doi.org/10.1016/0022-5193(81)90246-0</w:t>
      </w:r>
    </w:p>
    <w:p w14:paraId="2770A79A" w14:textId="77777777" w:rsidR="009A4732" w:rsidRPr="009A4732" w:rsidRDefault="009A4732" w:rsidP="00556592">
      <w:pPr>
        <w:pStyle w:val="Bibliography"/>
        <w:spacing w:line="240" w:lineRule="auto"/>
        <w:contextualSpacing/>
        <w:rPr>
          <w:lang w:val="en-GB"/>
        </w:rPr>
      </w:pPr>
      <w:r w:rsidRPr="009A4732">
        <w:rPr>
          <w:lang w:val="en-GB"/>
        </w:rPr>
        <w:t>Steinarsson, A., &amp; Imsland, A. K. (2003). Size dependent variation in optimum growth temperature of red abalone (</w:t>
      </w:r>
      <w:r w:rsidRPr="009A4732">
        <w:rPr>
          <w:i/>
          <w:iCs/>
          <w:lang w:val="en-GB"/>
        </w:rPr>
        <w:t>Haliotis rufescens</w:t>
      </w:r>
      <w:r w:rsidRPr="009A4732">
        <w:rPr>
          <w:lang w:val="en-GB"/>
        </w:rPr>
        <w:t xml:space="preserve">). </w:t>
      </w:r>
      <w:r w:rsidRPr="009A4732">
        <w:rPr>
          <w:i/>
          <w:iCs/>
          <w:lang w:val="en-GB"/>
        </w:rPr>
        <w:t>Aquaculture</w:t>
      </w:r>
      <w:r w:rsidRPr="009A4732">
        <w:rPr>
          <w:lang w:val="en-GB"/>
        </w:rPr>
        <w:t xml:space="preserve">, </w:t>
      </w:r>
      <w:r w:rsidRPr="009A4732">
        <w:rPr>
          <w:i/>
          <w:iCs/>
          <w:lang w:val="en-GB"/>
        </w:rPr>
        <w:t>224</w:t>
      </w:r>
      <w:r w:rsidRPr="009A4732">
        <w:rPr>
          <w:lang w:val="en-GB"/>
        </w:rPr>
        <w:t>(1–4), 353–362. https://doi.org/10.1016/S0044-8486(03)00241-2</w:t>
      </w:r>
    </w:p>
    <w:p w14:paraId="27DA7B7D" w14:textId="77777777" w:rsidR="009A4732" w:rsidRPr="009A4732" w:rsidRDefault="009A4732" w:rsidP="00556592">
      <w:pPr>
        <w:pStyle w:val="Bibliography"/>
        <w:spacing w:line="240" w:lineRule="auto"/>
        <w:contextualSpacing/>
        <w:rPr>
          <w:lang w:val="en-GB"/>
        </w:rPr>
      </w:pPr>
      <w:r w:rsidRPr="009A4732">
        <w:rPr>
          <w:lang w:val="en-GB"/>
        </w:rPr>
        <w:t xml:space="preserve">Thresher, R. E., Koslow, J. A., Morison, A. K., &amp; Smith, D. C. (2007). Depth-mediated reversal of the effects of climate change on long-term growth rates of exploited marine fish. </w:t>
      </w:r>
      <w:r w:rsidRPr="009A4732">
        <w:rPr>
          <w:i/>
          <w:iCs/>
          <w:lang w:val="en-GB"/>
        </w:rPr>
        <w:t>Proceedings of the National Academy of Sciences, USA</w:t>
      </w:r>
      <w:r w:rsidRPr="009A4732">
        <w:rPr>
          <w:lang w:val="en-GB"/>
        </w:rPr>
        <w:t xml:space="preserve">, </w:t>
      </w:r>
      <w:r w:rsidRPr="009A4732">
        <w:rPr>
          <w:i/>
          <w:iCs/>
          <w:lang w:val="en-GB"/>
        </w:rPr>
        <w:t>104</w:t>
      </w:r>
      <w:r w:rsidRPr="009A4732">
        <w:rPr>
          <w:lang w:val="en-GB"/>
        </w:rPr>
        <w:t>(18), 7461–7465.</w:t>
      </w:r>
    </w:p>
    <w:p w14:paraId="03C03B43" w14:textId="77777777" w:rsidR="009A4732" w:rsidRPr="009A4732" w:rsidRDefault="009A4732" w:rsidP="00556592">
      <w:pPr>
        <w:pStyle w:val="Bibliography"/>
        <w:spacing w:line="240" w:lineRule="auto"/>
        <w:contextualSpacing/>
        <w:rPr>
          <w:lang w:val="en-GB"/>
        </w:rPr>
      </w:pPr>
      <w:r w:rsidRPr="009A4732">
        <w:rPr>
          <w:lang w:val="en-GB"/>
        </w:rPr>
        <w:t xml:space="preserve">Uiterwaal, S. F., &amp; DeLong, J. P. (2020). Functional responses are maximized at intermediate temperatures. </w:t>
      </w:r>
      <w:r w:rsidRPr="009A4732">
        <w:rPr>
          <w:i/>
          <w:iCs/>
          <w:lang w:val="en-GB"/>
        </w:rPr>
        <w:t>Ecology</w:t>
      </w:r>
      <w:r w:rsidRPr="009A4732">
        <w:rPr>
          <w:lang w:val="en-GB"/>
        </w:rPr>
        <w:t xml:space="preserve">, </w:t>
      </w:r>
      <w:r w:rsidRPr="009A4732">
        <w:rPr>
          <w:i/>
          <w:iCs/>
          <w:lang w:val="en-GB"/>
        </w:rPr>
        <w:t>101</w:t>
      </w:r>
      <w:r w:rsidRPr="009A4732">
        <w:rPr>
          <w:lang w:val="en-GB"/>
        </w:rPr>
        <w:t>(4), e02975. https://doi.org/10.1002/ecy.2975</w:t>
      </w:r>
    </w:p>
    <w:p w14:paraId="00AE2C72" w14:textId="77777777" w:rsidR="009A4732" w:rsidRPr="009A4732" w:rsidRDefault="009A4732" w:rsidP="00556592">
      <w:pPr>
        <w:pStyle w:val="Bibliography"/>
        <w:spacing w:line="240" w:lineRule="auto"/>
        <w:contextualSpacing/>
        <w:rPr>
          <w:lang w:val="en-GB"/>
        </w:rPr>
      </w:pPr>
      <w:r w:rsidRPr="009A4732">
        <w:rPr>
          <w:lang w:val="en-GB"/>
        </w:rPr>
        <w:t xml:space="preserve">Ursin, E. (1967). A Mathematical Model of Some Aspects of Fish Growth, Respiration, and Mortality. </w:t>
      </w:r>
      <w:r w:rsidRPr="009A4732">
        <w:rPr>
          <w:i/>
          <w:iCs/>
          <w:lang w:val="en-GB"/>
        </w:rPr>
        <w:t>Journal of the Fisheries Research Board of Canada</w:t>
      </w:r>
      <w:r w:rsidRPr="009A4732">
        <w:rPr>
          <w:lang w:val="en-GB"/>
        </w:rPr>
        <w:t xml:space="preserve">, </w:t>
      </w:r>
      <w:r w:rsidRPr="009A4732">
        <w:rPr>
          <w:i/>
          <w:iCs/>
          <w:lang w:val="en-GB"/>
        </w:rPr>
        <w:t>24</w:t>
      </w:r>
      <w:r w:rsidRPr="009A4732">
        <w:rPr>
          <w:lang w:val="en-GB"/>
        </w:rPr>
        <w:t>(11), 2355–2453. https://doi.org/10.1139/f67-190</w:t>
      </w:r>
    </w:p>
    <w:p w14:paraId="34EBC03F" w14:textId="77777777" w:rsidR="009A4732" w:rsidRPr="009A4732" w:rsidRDefault="009A4732" w:rsidP="00556592">
      <w:pPr>
        <w:pStyle w:val="Bibliography"/>
        <w:spacing w:line="240" w:lineRule="auto"/>
        <w:contextualSpacing/>
        <w:rPr>
          <w:lang w:val="en-GB"/>
        </w:rPr>
      </w:pPr>
      <w:r w:rsidRPr="00170C31">
        <w:rPr>
          <w:lang w:val="sv-SE"/>
        </w:rPr>
        <w:t xml:space="preserve">Van Dorst, R. M., Gårdmark, A., Svanbäck, R., Beier, U., Weyhenmeyer, G. A., &amp; Huss, M. (2019). </w:t>
      </w:r>
      <w:r w:rsidRPr="009A4732">
        <w:rPr>
          <w:lang w:val="en-GB"/>
        </w:rPr>
        <w:t xml:space="preserve">Warmer and browner waters decrease fish biomass production. </w:t>
      </w:r>
      <w:r w:rsidRPr="009A4732">
        <w:rPr>
          <w:i/>
          <w:iCs/>
          <w:lang w:val="en-GB"/>
        </w:rPr>
        <w:t>Global Change Biology</w:t>
      </w:r>
      <w:r w:rsidRPr="009A4732">
        <w:rPr>
          <w:lang w:val="en-GB"/>
        </w:rPr>
        <w:t xml:space="preserve">, </w:t>
      </w:r>
      <w:r w:rsidRPr="009A4732">
        <w:rPr>
          <w:i/>
          <w:iCs/>
          <w:lang w:val="en-GB"/>
        </w:rPr>
        <w:t>25</w:t>
      </w:r>
      <w:r w:rsidRPr="009A4732">
        <w:rPr>
          <w:lang w:val="en-GB"/>
        </w:rPr>
        <w:t>(4), 1395–1408. https://doi.org/10.1111/gcb.14551</w:t>
      </w:r>
    </w:p>
    <w:p w14:paraId="533AF885" w14:textId="77777777" w:rsidR="009A4732" w:rsidRPr="009A4732" w:rsidRDefault="009A4732" w:rsidP="00556592">
      <w:pPr>
        <w:pStyle w:val="Bibliography"/>
        <w:spacing w:line="240" w:lineRule="auto"/>
        <w:contextualSpacing/>
        <w:rPr>
          <w:lang w:val="en-GB"/>
        </w:rPr>
      </w:pPr>
      <w:r w:rsidRPr="009A4732">
        <w:rPr>
          <w:lang w:val="en-GB"/>
        </w:rPr>
        <w:t xml:space="preserve">van Rijn, I., Buba, Y., DeLong, J., Kiflawi, M., &amp; Belmaker, J. (2017). Large but uneven reduction in fish size across species in relation to changing sea temperatures. </w:t>
      </w:r>
      <w:r w:rsidRPr="009A4732">
        <w:rPr>
          <w:i/>
          <w:iCs/>
          <w:lang w:val="en-GB"/>
        </w:rPr>
        <w:t>Global Change Biology</w:t>
      </w:r>
      <w:r w:rsidRPr="009A4732">
        <w:rPr>
          <w:lang w:val="en-GB"/>
        </w:rPr>
        <w:t xml:space="preserve">, </w:t>
      </w:r>
      <w:r w:rsidRPr="009A4732">
        <w:rPr>
          <w:i/>
          <w:iCs/>
          <w:lang w:val="en-GB"/>
        </w:rPr>
        <w:t>23</w:t>
      </w:r>
      <w:r w:rsidRPr="009A4732">
        <w:rPr>
          <w:lang w:val="en-GB"/>
        </w:rPr>
        <w:t>(9), 3667–3674. https://doi.org/10.1111/gcb.13688</w:t>
      </w:r>
    </w:p>
    <w:p w14:paraId="185CDE2C" w14:textId="77777777" w:rsidR="009A4732" w:rsidRPr="009A4732" w:rsidRDefault="009A4732" w:rsidP="00556592">
      <w:pPr>
        <w:pStyle w:val="Bibliography"/>
        <w:spacing w:line="240" w:lineRule="auto"/>
        <w:contextualSpacing/>
        <w:rPr>
          <w:lang w:val="en-GB"/>
        </w:rPr>
      </w:pPr>
      <w:r w:rsidRPr="009A4732">
        <w:rPr>
          <w:lang w:val="en-GB"/>
        </w:rPr>
        <w:t xml:space="preserve">Vasseur, D. A., &amp; McCann, K. S. (2005). A mechanistic approach for modelling temperature-dependent consumer-resource dynamics. </w:t>
      </w:r>
      <w:r w:rsidRPr="009A4732">
        <w:rPr>
          <w:i/>
          <w:iCs/>
          <w:lang w:val="en-GB"/>
        </w:rPr>
        <w:t>The American Naturalist</w:t>
      </w:r>
      <w:r w:rsidRPr="009A4732">
        <w:rPr>
          <w:lang w:val="en-GB"/>
        </w:rPr>
        <w:t xml:space="preserve">, </w:t>
      </w:r>
      <w:r w:rsidRPr="009A4732">
        <w:rPr>
          <w:i/>
          <w:iCs/>
          <w:lang w:val="en-GB"/>
        </w:rPr>
        <w:t>166</w:t>
      </w:r>
      <w:r w:rsidRPr="009A4732">
        <w:rPr>
          <w:lang w:val="en-GB"/>
        </w:rPr>
        <w:t>(2), 184–198.</w:t>
      </w:r>
    </w:p>
    <w:p w14:paraId="3DC403AB" w14:textId="77777777" w:rsidR="009A4732" w:rsidRPr="009A4732" w:rsidRDefault="009A4732" w:rsidP="00556592">
      <w:pPr>
        <w:pStyle w:val="Bibliography"/>
        <w:spacing w:line="240" w:lineRule="auto"/>
        <w:contextualSpacing/>
        <w:rPr>
          <w:lang w:val="en-GB"/>
        </w:rPr>
      </w:pPr>
      <w:r w:rsidRPr="009A4732">
        <w:rPr>
          <w:lang w:val="en-GB"/>
        </w:rPr>
        <w:t xml:space="preserve">Vehtari, A., Gelman, A., &amp; Gabry, J. (2017). Practical Bayesian model evaluation using leave-one-out cross-validation and WAIC. </w:t>
      </w:r>
      <w:r w:rsidRPr="009A4732">
        <w:rPr>
          <w:i/>
          <w:iCs/>
          <w:lang w:val="en-GB"/>
        </w:rPr>
        <w:t>Statistics and Computing</w:t>
      </w:r>
      <w:r w:rsidRPr="009A4732">
        <w:rPr>
          <w:lang w:val="en-GB"/>
        </w:rPr>
        <w:t xml:space="preserve">, </w:t>
      </w:r>
      <w:r w:rsidRPr="009A4732">
        <w:rPr>
          <w:i/>
          <w:iCs/>
          <w:lang w:val="en-GB"/>
        </w:rPr>
        <w:t>27</w:t>
      </w:r>
      <w:r w:rsidRPr="009A4732">
        <w:rPr>
          <w:lang w:val="en-GB"/>
        </w:rPr>
        <w:t>(5), 1413–1432. https://doi.org/10.1007/s11222-016-9696-4</w:t>
      </w:r>
    </w:p>
    <w:p w14:paraId="23CD8E1D" w14:textId="77777777" w:rsidR="009A4732" w:rsidRPr="009A4732" w:rsidRDefault="009A4732" w:rsidP="00556592">
      <w:pPr>
        <w:pStyle w:val="Bibliography"/>
        <w:spacing w:line="240" w:lineRule="auto"/>
        <w:contextualSpacing/>
        <w:rPr>
          <w:lang w:val="en-GB"/>
        </w:rPr>
      </w:pPr>
      <w:r w:rsidRPr="009A4732">
        <w:rPr>
          <w:lang w:val="en-GB"/>
        </w:rPr>
        <w:lastRenderedPageBreak/>
        <w:t xml:space="preserve">von Bertalanffy, L. (1957). Laws in metabolism and growth. </w:t>
      </w:r>
      <w:r w:rsidRPr="009A4732">
        <w:rPr>
          <w:i/>
          <w:iCs/>
          <w:lang w:val="en-GB"/>
        </w:rPr>
        <w:t>The Quarterly Review of Biology</w:t>
      </w:r>
      <w:r w:rsidRPr="009A4732">
        <w:rPr>
          <w:lang w:val="en-GB"/>
        </w:rPr>
        <w:t xml:space="preserve">, </w:t>
      </w:r>
      <w:r w:rsidRPr="009A4732">
        <w:rPr>
          <w:i/>
          <w:iCs/>
          <w:lang w:val="en-GB"/>
        </w:rPr>
        <w:t>32</w:t>
      </w:r>
      <w:r w:rsidRPr="009A4732">
        <w:rPr>
          <w:lang w:val="en-GB"/>
        </w:rPr>
        <w:t>(3), 217–231.</w:t>
      </w:r>
    </w:p>
    <w:p w14:paraId="1FD1C3F5" w14:textId="77777777" w:rsidR="009A4732" w:rsidRPr="009A4732" w:rsidRDefault="009A4732" w:rsidP="00556592">
      <w:pPr>
        <w:pStyle w:val="Bibliography"/>
        <w:spacing w:line="240" w:lineRule="auto"/>
        <w:contextualSpacing/>
        <w:rPr>
          <w:lang w:val="en-GB"/>
        </w:rPr>
      </w:pPr>
      <w:r w:rsidRPr="009A4732">
        <w:rPr>
          <w:lang w:val="en-GB"/>
        </w:rPr>
        <w:t xml:space="preserve">Wang, H.-Y., Shen, S.-F., Chen, Y.-S., Kiang, Y.-K., &amp; Heino, M. (2020). Life histories determine divergent population trends for fishes under climate warming. </w:t>
      </w:r>
      <w:r w:rsidRPr="009A4732">
        <w:rPr>
          <w:i/>
          <w:iCs/>
          <w:lang w:val="en-GB"/>
        </w:rPr>
        <w:t>Nature Communications</w:t>
      </w:r>
      <w:r w:rsidRPr="009A4732">
        <w:rPr>
          <w:lang w:val="en-GB"/>
        </w:rPr>
        <w:t xml:space="preserve">, </w:t>
      </w:r>
      <w:r w:rsidRPr="009A4732">
        <w:rPr>
          <w:i/>
          <w:iCs/>
          <w:lang w:val="en-GB"/>
        </w:rPr>
        <w:t>11</w:t>
      </w:r>
      <w:r w:rsidRPr="009A4732">
        <w:rPr>
          <w:lang w:val="en-GB"/>
        </w:rPr>
        <w:t>(1), 4088. https://doi.org/10.1038/s41467-020-17937-4</w:t>
      </w:r>
    </w:p>
    <w:p w14:paraId="4D57442D" w14:textId="77777777" w:rsidR="009A4732" w:rsidRPr="009A4732" w:rsidRDefault="009A4732" w:rsidP="00556592">
      <w:pPr>
        <w:pStyle w:val="Bibliography"/>
        <w:spacing w:line="240" w:lineRule="auto"/>
        <w:contextualSpacing/>
        <w:rPr>
          <w:lang w:val="en-GB"/>
        </w:rPr>
      </w:pPr>
      <w:r w:rsidRPr="009A4732">
        <w:rPr>
          <w:lang w:val="en-GB"/>
        </w:rPr>
        <w:t xml:space="preserve">Watanabe, S. (2013). A Widely Applicable Bayesian Information Criterion. </w:t>
      </w:r>
      <w:r w:rsidRPr="009A4732">
        <w:rPr>
          <w:i/>
          <w:iCs/>
          <w:lang w:val="en-GB"/>
        </w:rPr>
        <w:t>Journal of Machine Learning Research</w:t>
      </w:r>
      <w:r w:rsidRPr="009A4732">
        <w:rPr>
          <w:lang w:val="en-GB"/>
        </w:rPr>
        <w:t xml:space="preserve">, </w:t>
      </w:r>
      <w:r w:rsidRPr="009A4732">
        <w:rPr>
          <w:i/>
          <w:iCs/>
          <w:lang w:val="en-GB"/>
        </w:rPr>
        <w:t>14</w:t>
      </w:r>
      <w:r w:rsidRPr="009A4732">
        <w:rPr>
          <w:lang w:val="en-GB"/>
        </w:rPr>
        <w:t>(Mar), 867–897.</w:t>
      </w:r>
    </w:p>
    <w:p w14:paraId="27DF58B4" w14:textId="77777777" w:rsidR="009A4732" w:rsidRPr="009A4732" w:rsidRDefault="009A4732" w:rsidP="00556592">
      <w:pPr>
        <w:pStyle w:val="Bibliography"/>
        <w:spacing w:line="240" w:lineRule="auto"/>
        <w:contextualSpacing/>
        <w:rPr>
          <w:lang w:val="en-GB"/>
        </w:rPr>
      </w:pPr>
      <w:r w:rsidRPr="009A4732">
        <w:rPr>
          <w:lang w:val="en-GB"/>
        </w:rPr>
        <w:t xml:space="preserve">Werner, E. E., &amp; Hall, D. J. (1988). Ontogenetic habitat shifts in bluegill: The foraging rate-predation risk trade-off. </w:t>
      </w:r>
      <w:r w:rsidRPr="009A4732">
        <w:rPr>
          <w:i/>
          <w:iCs/>
          <w:lang w:val="en-GB"/>
        </w:rPr>
        <w:t>Ecology</w:t>
      </w:r>
      <w:r w:rsidRPr="009A4732">
        <w:rPr>
          <w:lang w:val="en-GB"/>
        </w:rPr>
        <w:t xml:space="preserve">, </w:t>
      </w:r>
      <w:r w:rsidRPr="009A4732">
        <w:rPr>
          <w:i/>
          <w:iCs/>
          <w:lang w:val="en-GB"/>
        </w:rPr>
        <w:t>69</w:t>
      </w:r>
      <w:r w:rsidRPr="009A4732">
        <w:rPr>
          <w:lang w:val="en-GB"/>
        </w:rPr>
        <w:t>(5), 1352–1366. https://doi.org/10.2307/1941633</w:t>
      </w:r>
    </w:p>
    <w:p w14:paraId="3E5AA983" w14:textId="77777777" w:rsidR="009A4732" w:rsidRPr="009A4732" w:rsidRDefault="009A4732" w:rsidP="00556592">
      <w:pPr>
        <w:pStyle w:val="Bibliography"/>
        <w:spacing w:line="240" w:lineRule="auto"/>
        <w:contextualSpacing/>
        <w:rPr>
          <w:lang w:val="en-GB"/>
        </w:rPr>
      </w:pPr>
      <w:r w:rsidRPr="009A4732">
        <w:rPr>
          <w:lang w:val="en-GB"/>
        </w:rPr>
        <w:t xml:space="preserve">Wickham, H., Averick, M., Bryan, J., Chang, W., D’Agostino McGowan, L., François, R., Grolemund, G., &amp; Alex, H. (2019). </w:t>
      </w:r>
      <w:r w:rsidRPr="009A4732">
        <w:rPr>
          <w:i/>
          <w:iCs/>
          <w:lang w:val="en-GB"/>
        </w:rPr>
        <w:t>Welcome to the tidyverse</w:t>
      </w:r>
      <w:r w:rsidRPr="009A4732">
        <w:rPr>
          <w:lang w:val="en-GB"/>
        </w:rPr>
        <w:t>. 1686. https://doi.org/10.21105/joss.01686</w:t>
      </w:r>
    </w:p>
    <w:p w14:paraId="3725E24E" w14:textId="77777777" w:rsidR="009A4732" w:rsidRPr="009A4732" w:rsidRDefault="009A4732" w:rsidP="00556592">
      <w:pPr>
        <w:pStyle w:val="Bibliography"/>
        <w:spacing w:line="240" w:lineRule="auto"/>
        <w:contextualSpacing/>
        <w:rPr>
          <w:lang w:val="en-GB"/>
        </w:rPr>
      </w:pPr>
      <w:r w:rsidRPr="009A4732">
        <w:rPr>
          <w:lang w:val="en-GB"/>
        </w:rPr>
        <w:t>Wyban, J., Walsh, W. A., &amp; Godin, D. M. (1995). Temperature effects on growth, feeding rate and feed conversion of the Pacific white shrimp (</w:t>
      </w:r>
      <w:r w:rsidRPr="009A4732">
        <w:rPr>
          <w:i/>
          <w:iCs/>
          <w:lang w:val="en-GB"/>
        </w:rPr>
        <w:t>Penaeus vannamei</w:t>
      </w:r>
      <w:r w:rsidRPr="009A4732">
        <w:rPr>
          <w:lang w:val="en-GB"/>
        </w:rPr>
        <w:t xml:space="preserve">). </w:t>
      </w:r>
      <w:r w:rsidRPr="009A4732">
        <w:rPr>
          <w:i/>
          <w:iCs/>
          <w:lang w:val="en-GB"/>
        </w:rPr>
        <w:t>Aquaculture</w:t>
      </w:r>
      <w:r w:rsidRPr="009A4732">
        <w:rPr>
          <w:lang w:val="en-GB"/>
        </w:rPr>
        <w:t xml:space="preserve">, </w:t>
      </w:r>
      <w:r w:rsidRPr="009A4732">
        <w:rPr>
          <w:i/>
          <w:iCs/>
          <w:lang w:val="en-GB"/>
        </w:rPr>
        <w:t>138</w:t>
      </w:r>
      <w:r w:rsidRPr="009A4732">
        <w:rPr>
          <w:lang w:val="en-GB"/>
        </w:rPr>
        <w:t>(1), 267–279. https://doi.org/10.1016/0044-8486(95)00032-1</w:t>
      </w:r>
    </w:p>
    <w:p w14:paraId="43678A66" w14:textId="77777777" w:rsidR="009A4732" w:rsidRPr="009A4732" w:rsidRDefault="009A4732" w:rsidP="00556592">
      <w:pPr>
        <w:pStyle w:val="Bibliography"/>
        <w:spacing w:line="240" w:lineRule="auto"/>
        <w:contextualSpacing/>
        <w:rPr>
          <w:lang w:val="en-GB"/>
        </w:rPr>
      </w:pPr>
      <w:r w:rsidRPr="009A4732">
        <w:rPr>
          <w:lang w:val="en-GB"/>
        </w:rPr>
        <w:t>Xie, Xiaojun., &amp; Sun, Ruyung. (1990). The Bioenergetics of the Southern Catfish (</w:t>
      </w:r>
      <w:r w:rsidRPr="009A4732">
        <w:rPr>
          <w:i/>
          <w:iCs/>
          <w:lang w:val="en-GB"/>
        </w:rPr>
        <w:t>Silurus meridionalis</w:t>
      </w:r>
      <w:r w:rsidRPr="009A4732">
        <w:rPr>
          <w:lang w:val="en-GB"/>
        </w:rPr>
        <w:t xml:space="preserve"> Chen). I. Resting Metabolic Rate as a Function of Body Weight and Temperature. </w:t>
      </w:r>
      <w:r w:rsidRPr="009A4732">
        <w:rPr>
          <w:i/>
          <w:iCs/>
          <w:lang w:val="en-GB"/>
        </w:rPr>
        <w:t>Physiological Zoology</w:t>
      </w:r>
      <w:r w:rsidRPr="009A4732">
        <w:rPr>
          <w:lang w:val="en-GB"/>
        </w:rPr>
        <w:t xml:space="preserve">, </w:t>
      </w:r>
      <w:r w:rsidRPr="009A4732">
        <w:rPr>
          <w:i/>
          <w:iCs/>
          <w:lang w:val="en-GB"/>
        </w:rPr>
        <w:t>63</w:t>
      </w:r>
      <w:r w:rsidRPr="009A4732">
        <w:rPr>
          <w:lang w:val="en-GB"/>
        </w:rPr>
        <w:t>(6), 1181–1195.</w:t>
      </w:r>
    </w:p>
    <w:p w14:paraId="76355081" w14:textId="77777777" w:rsidR="009A4732" w:rsidRPr="009A4732" w:rsidRDefault="009A4732" w:rsidP="00556592">
      <w:pPr>
        <w:pStyle w:val="Bibliography"/>
        <w:spacing w:line="240" w:lineRule="auto"/>
        <w:contextualSpacing/>
        <w:rPr>
          <w:lang w:val="en-GB"/>
        </w:rPr>
      </w:pPr>
      <w:r w:rsidRPr="009A4732">
        <w:rPr>
          <w:lang w:val="en-GB"/>
        </w:rPr>
        <w:t xml:space="preserve">Youngflesh, C. (2018). MCMCvis: Tools to Visualize, Manipulate, and Summarize MCMC Output. </w:t>
      </w:r>
      <w:r w:rsidRPr="009A4732">
        <w:rPr>
          <w:i/>
          <w:iCs/>
          <w:lang w:val="en-GB"/>
        </w:rPr>
        <w:t>Journal of Open Source Software</w:t>
      </w:r>
      <w:r w:rsidRPr="009A4732">
        <w:rPr>
          <w:lang w:val="en-GB"/>
        </w:rPr>
        <w:t xml:space="preserve">, </w:t>
      </w:r>
      <w:r w:rsidRPr="009A4732">
        <w:rPr>
          <w:i/>
          <w:iCs/>
          <w:lang w:val="en-GB"/>
        </w:rPr>
        <w:t>3</w:t>
      </w:r>
      <w:r w:rsidRPr="009A4732">
        <w:rPr>
          <w:lang w:val="en-GB"/>
        </w:rPr>
        <w:t>(24), 640. https://doi.org/10.21105/joss.00640</w:t>
      </w:r>
    </w:p>
    <w:p w14:paraId="2C6C3C5D" w14:textId="4B752198" w:rsidR="003D3BD0" w:rsidRDefault="009A4732" w:rsidP="00556592">
      <w:pPr>
        <w:pStyle w:val="Bibliography"/>
        <w:spacing w:line="240" w:lineRule="auto"/>
        <w:contextualSpacing/>
      </w:pPr>
      <w:r>
        <w:fldChar w:fldCharType="end"/>
      </w:r>
    </w:p>
    <w:p w14:paraId="1ACAA973" w14:textId="5C42E426" w:rsidR="00487B36" w:rsidRDefault="00487B36" w:rsidP="00786497">
      <w:pPr>
        <w:spacing w:line="480" w:lineRule="auto"/>
        <w:contextualSpacing/>
      </w:pPr>
    </w:p>
    <w:p w14:paraId="220E17DA" w14:textId="77777777" w:rsidR="00170C31" w:rsidRDefault="00170C31" w:rsidP="00B72E09">
      <w:pPr>
        <w:spacing w:line="480" w:lineRule="auto"/>
        <w:contextualSpacing/>
        <w:rPr>
          <w:rFonts w:cstheme="minorHAnsi"/>
          <w:b/>
          <w:sz w:val="28"/>
          <w:szCs w:val="28"/>
        </w:rPr>
      </w:pPr>
    </w:p>
    <w:p w14:paraId="62EBF7A2" w14:textId="77777777" w:rsidR="00170C31" w:rsidRDefault="00170C31" w:rsidP="00B72E09">
      <w:pPr>
        <w:spacing w:line="480" w:lineRule="auto"/>
        <w:contextualSpacing/>
        <w:rPr>
          <w:rFonts w:cstheme="minorHAnsi"/>
          <w:b/>
          <w:sz w:val="28"/>
          <w:szCs w:val="28"/>
        </w:rPr>
      </w:pPr>
    </w:p>
    <w:p w14:paraId="509C6A35" w14:textId="77777777" w:rsidR="00170C31" w:rsidRDefault="00170C31" w:rsidP="00B72E09">
      <w:pPr>
        <w:spacing w:line="480" w:lineRule="auto"/>
        <w:contextualSpacing/>
        <w:rPr>
          <w:rFonts w:cstheme="minorHAnsi"/>
          <w:b/>
          <w:sz w:val="28"/>
          <w:szCs w:val="28"/>
        </w:rPr>
      </w:pPr>
    </w:p>
    <w:p w14:paraId="1CEF8074" w14:textId="77777777" w:rsidR="00170C31" w:rsidRDefault="00170C31" w:rsidP="00B72E09">
      <w:pPr>
        <w:spacing w:line="480" w:lineRule="auto"/>
        <w:contextualSpacing/>
        <w:rPr>
          <w:rFonts w:cstheme="minorHAnsi"/>
          <w:b/>
          <w:sz w:val="28"/>
          <w:szCs w:val="28"/>
        </w:rPr>
      </w:pPr>
    </w:p>
    <w:p w14:paraId="667E873F" w14:textId="77777777" w:rsidR="00170C31" w:rsidRDefault="00170C31" w:rsidP="00B72E09">
      <w:pPr>
        <w:spacing w:line="480" w:lineRule="auto"/>
        <w:contextualSpacing/>
        <w:rPr>
          <w:rFonts w:cstheme="minorHAnsi"/>
          <w:b/>
          <w:sz w:val="28"/>
          <w:szCs w:val="28"/>
        </w:rPr>
      </w:pPr>
    </w:p>
    <w:p w14:paraId="0A028AA7" w14:textId="77777777" w:rsidR="00170C31" w:rsidRDefault="00170C31" w:rsidP="00B72E09">
      <w:pPr>
        <w:spacing w:line="480" w:lineRule="auto"/>
        <w:contextualSpacing/>
        <w:rPr>
          <w:rFonts w:cstheme="minorHAnsi"/>
          <w:b/>
          <w:sz w:val="28"/>
          <w:szCs w:val="28"/>
        </w:rPr>
      </w:pPr>
    </w:p>
    <w:p w14:paraId="4FB69B91" w14:textId="77777777" w:rsidR="00170C31" w:rsidRDefault="00170C31" w:rsidP="00B72E09">
      <w:pPr>
        <w:spacing w:line="480" w:lineRule="auto"/>
        <w:contextualSpacing/>
        <w:rPr>
          <w:rFonts w:cstheme="minorHAnsi"/>
          <w:b/>
          <w:sz w:val="28"/>
          <w:szCs w:val="28"/>
        </w:rPr>
      </w:pPr>
    </w:p>
    <w:p w14:paraId="1A219DD4" w14:textId="77777777" w:rsidR="00170C31" w:rsidRDefault="00170C31" w:rsidP="00B72E09">
      <w:pPr>
        <w:spacing w:line="480" w:lineRule="auto"/>
        <w:contextualSpacing/>
        <w:rPr>
          <w:rFonts w:cstheme="minorHAnsi"/>
          <w:b/>
          <w:sz w:val="28"/>
          <w:szCs w:val="28"/>
        </w:rPr>
      </w:pPr>
    </w:p>
    <w:p w14:paraId="312A57E6" w14:textId="77777777" w:rsidR="00170C31" w:rsidRDefault="00170C31" w:rsidP="00B72E09">
      <w:pPr>
        <w:spacing w:line="480" w:lineRule="auto"/>
        <w:contextualSpacing/>
        <w:rPr>
          <w:rFonts w:cstheme="minorHAnsi"/>
          <w:b/>
          <w:sz w:val="28"/>
          <w:szCs w:val="28"/>
        </w:rPr>
      </w:pPr>
    </w:p>
    <w:p w14:paraId="10EC16A2" w14:textId="77777777" w:rsidR="00170C31" w:rsidRDefault="00170C31" w:rsidP="00B72E09">
      <w:pPr>
        <w:spacing w:line="480" w:lineRule="auto"/>
        <w:contextualSpacing/>
        <w:rPr>
          <w:rFonts w:cstheme="minorHAnsi"/>
          <w:b/>
          <w:sz w:val="28"/>
          <w:szCs w:val="28"/>
        </w:rPr>
      </w:pPr>
    </w:p>
    <w:p w14:paraId="7C9B2E74" w14:textId="7CC79D57" w:rsidR="00EE52D7" w:rsidRDefault="00EE52D7" w:rsidP="00B72E09">
      <w:pPr>
        <w:spacing w:line="480" w:lineRule="auto"/>
        <w:contextualSpacing/>
      </w:pPr>
      <w:r>
        <w:rPr>
          <w:rFonts w:cstheme="minorHAnsi"/>
          <w:b/>
          <w:sz w:val="28"/>
          <w:szCs w:val="28"/>
        </w:rPr>
        <w:lastRenderedPageBreak/>
        <w:t>Figures</w:t>
      </w:r>
    </w:p>
    <w:p w14:paraId="0585DE52" w14:textId="403AF026" w:rsidR="00EE52D7" w:rsidRDefault="007C337D" w:rsidP="00E17EDC">
      <w:pPr>
        <w:spacing w:line="480" w:lineRule="auto"/>
        <w:contextualSpacing/>
        <w:jc w:val="center"/>
        <w:rPr>
          <w:rFonts w:eastAsiaTheme="minorEastAsia" w:cstheme="minorHAnsi"/>
        </w:rPr>
      </w:pPr>
      <w:r>
        <w:rPr>
          <w:rFonts w:eastAsiaTheme="minorEastAsia" w:cstheme="minorHAnsi"/>
          <w:noProof/>
        </w:rPr>
        <w:drawing>
          <wp:inline distT="0" distB="0" distL="0" distR="0" wp14:anchorId="301BBF04" wp14:editId="3400A07B">
            <wp:extent cx="4952564" cy="5621020"/>
            <wp:effectExtent l="0" t="0" r="635" b="508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12" cstate="print">
                      <a:extLst>
                        <a:ext uri="{28A0092B-C50C-407E-A947-70E740481C1C}">
                          <a14:useLocalDpi xmlns:a14="http://schemas.microsoft.com/office/drawing/2010/main" val="0"/>
                        </a:ext>
                      </a:extLst>
                    </a:blip>
                    <a:srcRect l="8263" t="1567" r="8395" b="3843"/>
                    <a:stretch/>
                  </pic:blipFill>
                  <pic:spPr bwMode="auto">
                    <a:xfrm>
                      <a:off x="0" y="0"/>
                      <a:ext cx="4953490" cy="5622071"/>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25D6EC92" w:rsidR="00EB26D7" w:rsidRPr="00EC57E9" w:rsidRDefault="00EE52D7" w:rsidP="00BB6D31">
      <w:pPr>
        <w:spacing w:line="480" w:lineRule="auto"/>
        <w:contextualSpacing/>
        <w:jc w:val="both"/>
        <w:rPr>
          <w:rFonts w:cstheme="minorHAnsi"/>
          <w:i/>
          <w:iCs/>
        </w:rPr>
      </w:pPr>
      <w:commentRangeStart w:id="21"/>
      <w:commentRangeStart w:id="22"/>
      <w:commentRangeStart w:id="23"/>
      <w:commentRangeStart w:id="24"/>
      <w:commentRangeStart w:id="25"/>
      <w:r w:rsidRPr="00EC57E9">
        <w:rPr>
          <w:rFonts w:cstheme="minorHAnsi"/>
          <w:b/>
          <w:bCs/>
        </w:rPr>
        <w:t>Figure 1.</w:t>
      </w:r>
      <w:r w:rsidRPr="00EC57E9">
        <w:rPr>
          <w:rFonts w:cstheme="minorHAnsi"/>
          <w:i/>
          <w:iCs/>
        </w:rPr>
        <w:t xml:space="preserve"> </w:t>
      </w:r>
      <w:commentRangeEnd w:id="21"/>
      <w:r w:rsidR="00B36F1F" w:rsidRPr="00EC57E9">
        <w:rPr>
          <w:rStyle w:val="CommentReference"/>
        </w:rPr>
        <w:commentReference w:id="21"/>
      </w:r>
      <w:commentRangeEnd w:id="22"/>
      <w:r w:rsidR="00FB0A19" w:rsidRPr="00EC57E9">
        <w:rPr>
          <w:rStyle w:val="CommentReference"/>
        </w:rPr>
        <w:commentReference w:id="22"/>
      </w:r>
      <w:commentRangeEnd w:id="23"/>
      <w:r w:rsidR="006A7B42">
        <w:rPr>
          <w:rStyle w:val="CommentReference"/>
        </w:rPr>
        <w:commentReference w:id="23"/>
      </w:r>
      <w:commentRangeEnd w:id="24"/>
      <w:r w:rsidR="00005B27">
        <w:rPr>
          <w:rStyle w:val="CommentReference"/>
        </w:rPr>
        <w:commentReference w:id="24"/>
      </w:r>
      <w:commentRangeEnd w:id="25"/>
      <w:r w:rsidR="008554EE">
        <w:rPr>
          <w:rStyle w:val="CommentReference"/>
        </w:rPr>
        <w:commentReference w:id="25"/>
      </w:r>
      <w:r w:rsidRPr="00EC57E9">
        <w:rPr>
          <w:rFonts w:cstheme="minorHAnsi"/>
          <w:i/>
          <w:iCs/>
        </w:rPr>
        <w:t xml:space="preserve">Natural log of maximum consumption rate (A) and metabolic rate (B) against body mass </w:t>
      </w:r>
      <w:r w:rsidRPr="00EC57E9">
        <w:rPr>
          <w:rFonts w:cstheme="minorHAnsi"/>
          <w:i/>
        </w:rPr>
        <w:t>on a logarithmic x-axis</w:t>
      </w:r>
      <w:r w:rsidRPr="00EC57E9">
        <w:rPr>
          <w:rFonts w:cstheme="minorHAnsi"/>
          <w:i/>
          <w:iCs/>
        </w:rPr>
        <w:t xml:space="preserve">. </w:t>
      </w:r>
      <w:r w:rsidRPr="00EC57E9">
        <w:rPr>
          <w:rFonts w:cstheme="minorHAnsi"/>
          <w:i/>
        </w:rPr>
        <w:t xml:space="preserve">Lines are global predictions </w:t>
      </w:r>
      <w:r w:rsidR="00425194" w:rsidRPr="00EC57E9">
        <w:rPr>
          <w:rFonts w:cstheme="minorHAnsi"/>
          <w:i/>
        </w:rPr>
        <w:t>on the centered data</w:t>
      </w:r>
      <w:r w:rsidR="006A3E18" w:rsidRPr="00EC57E9">
        <w:rPr>
          <w:rFonts w:cstheme="minorHAnsi"/>
          <w:i/>
        </w:rPr>
        <w:t xml:space="preserve"> </w:t>
      </w:r>
      <w:r w:rsidR="004E7B1E" w:rsidRPr="00EC57E9">
        <w:rPr>
          <w:rFonts w:cstheme="minorHAnsi"/>
          <w:i/>
        </w:rPr>
        <w:t>(routine metabolic rate in panel B)</w:t>
      </w:r>
      <w:r w:rsidR="00CA23BD" w:rsidRPr="00EC57E9">
        <w:rPr>
          <w:rFonts w:cstheme="minorHAnsi"/>
          <w:i/>
        </w:rPr>
        <w:t xml:space="preserve"> </w:t>
      </w:r>
      <w:r w:rsidRPr="00EC57E9">
        <w:rPr>
          <w:rFonts w:cstheme="minorHAnsi"/>
          <w:i/>
        </w:rPr>
        <w:t>at the average temperature in each data set (both 19</w:t>
      </w:r>
      <m:oMath>
        <m:r>
          <w:rPr>
            <w:rFonts w:ascii="Cambria Math" w:hAnsi="Cambria Math" w:cstheme="minorHAnsi"/>
          </w:rPr>
          <m:t>℃</m:t>
        </m:r>
      </m:oMath>
      <w:r w:rsidRPr="00EC57E9">
        <w:rPr>
          <w:rFonts w:eastAsiaTheme="minorEastAsia" w:cstheme="minorHAnsi"/>
          <w:i/>
        </w:rPr>
        <w:t xml:space="preserve">, but note the model is fitted using </w:t>
      </w:r>
      <w:r w:rsidRPr="00EC57E9">
        <w:rPr>
          <w:rFonts w:cstheme="minorHAnsi"/>
          <w:i/>
        </w:rPr>
        <w:t>mean-</w:t>
      </w:r>
      <w:commentRangeStart w:id="26"/>
      <w:commentRangeStart w:id="27"/>
      <w:r w:rsidRPr="00EC57E9">
        <w:rPr>
          <w:rFonts w:cstheme="minorHAnsi"/>
          <w:i/>
        </w:rPr>
        <w:t>cent</w:t>
      </w:r>
      <w:r w:rsidR="00170C31">
        <w:rPr>
          <w:rFonts w:cstheme="minorHAnsi"/>
          <w:i/>
        </w:rPr>
        <w:t>e</w:t>
      </w:r>
      <w:r w:rsidRPr="00EC57E9">
        <w:rPr>
          <w:rFonts w:cstheme="minorHAnsi"/>
          <w:i/>
        </w:rPr>
        <w:t xml:space="preserve">red </w:t>
      </w:r>
      <w:commentRangeEnd w:id="26"/>
      <w:r w:rsidR="00005B27">
        <w:rPr>
          <w:rStyle w:val="CommentReference"/>
        </w:rPr>
        <w:commentReference w:id="26"/>
      </w:r>
      <w:commentRangeEnd w:id="27"/>
      <w:r w:rsidR="00170C31">
        <w:rPr>
          <w:rStyle w:val="CommentReference"/>
        </w:rPr>
        <w:commentReference w:id="27"/>
      </w:r>
      <w:r w:rsidRPr="00EC57E9">
        <w:rPr>
          <w:rFonts w:cstheme="minorHAnsi"/>
          <w:i/>
        </w:rPr>
        <w:t>Arrhenius temperature)</w:t>
      </w:r>
      <w:r w:rsidR="00B30BB3" w:rsidRPr="00EC57E9">
        <w:rPr>
          <w:rFonts w:cstheme="minorHAnsi"/>
          <w:i/>
        </w:rPr>
        <w:t>, hence the temperature terms are omitted</w:t>
      </w:r>
      <w:r w:rsidRPr="00EC57E9">
        <w:rPr>
          <w:rFonts w:cstheme="minorHAnsi"/>
          <w:i/>
        </w:rPr>
        <w:t>.</w:t>
      </w:r>
      <w:r w:rsidR="00565354" w:rsidRPr="00EC57E9">
        <w:rPr>
          <w:rFonts w:cstheme="minorHAnsi"/>
          <w:i/>
        </w:rPr>
        <w:t xml:space="preserve"> </w:t>
      </w:r>
      <w:r w:rsidR="005A0A57" w:rsidRPr="00EC57E9">
        <w:rPr>
          <w:rFonts w:cstheme="minorHAnsi"/>
          <w:i/>
        </w:rPr>
        <w:t>Red das</w:t>
      </w:r>
      <w:r w:rsidR="00005B27">
        <w:rPr>
          <w:rFonts w:cstheme="minorHAnsi"/>
          <w:i/>
        </w:rPr>
        <w:t>h</w:t>
      </w:r>
      <w:r w:rsidR="005A0A57" w:rsidRPr="00EC57E9">
        <w:rPr>
          <w:rFonts w:cstheme="minorHAnsi"/>
          <w:i/>
        </w:rPr>
        <w:t xml:space="preserve">ed lines indicate a slope of 3/4, corresponding to the prediction from the metabolic theory of ecology. </w:t>
      </w:r>
      <w:ins w:id="28" w:author="Max Lindmark" w:date="2021-11-11T13:54:00Z">
        <w:r w:rsidR="00936F08">
          <w:rPr>
            <w:rFonts w:cstheme="minorHAnsi"/>
            <w:i/>
          </w:rPr>
          <w:t xml:space="preserve">Gray bands </w:t>
        </w:r>
      </w:ins>
      <w:del w:id="29" w:author="Max Lindmark" w:date="2021-11-11T13:54:00Z">
        <w:r w:rsidRPr="00EC57E9" w:rsidDel="00936F08">
          <w:rPr>
            <w:rFonts w:cstheme="minorHAnsi"/>
            <w:i/>
            <w:iCs/>
          </w:rPr>
          <w:delText xml:space="preserve">Shaded areas </w:delText>
        </w:r>
      </w:del>
      <w:r w:rsidRPr="00EC57E9">
        <w:rPr>
          <w:rFonts w:cstheme="minorHAnsi"/>
          <w:i/>
          <w:iCs/>
        </w:rPr>
        <w:t xml:space="preserve">correspond to 80% and 95% credible intervals. Species are grouped by color </w:t>
      </w:r>
      <w:r w:rsidRPr="00EC57E9">
        <w:rPr>
          <w:rFonts w:cstheme="minorHAnsi"/>
          <w:i/>
          <w:iCs/>
        </w:rPr>
        <w:lastRenderedPageBreak/>
        <w:t>(legend not shown, n=20 for consumption and n=34 for metabolism, respectively). C) Global and species-level effects of mass and temperature on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EC57E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EC57E9">
        <w:rPr>
          <w:rFonts w:cstheme="minorHAnsi"/>
          <w:i/>
          <w:iCs/>
        </w:rPr>
        <w:t xml:space="preserve"> in Eqs. 6-8 for the mass and temperature coefficients, respectively). The shaded horizontal rectangles correspond to the posterior median</w:t>
      </w:r>
      <w:r w:rsidR="00FA07BD" w:rsidRPr="00EC57E9">
        <w:rPr>
          <w:rFonts w:cstheme="minorHAnsi"/>
          <w:i/>
          <w:iCs/>
        </w:rPr>
        <w:t xml:space="preserve"> </w:t>
      </w:r>
      <w:r w:rsidR="00FA07BD" w:rsidRPr="00EC57E9">
        <w:rPr>
          <w:i/>
          <w:iCs/>
        </w:rPr>
        <w:t xml:space="preserve">± </w:t>
      </w:r>
      <w:r w:rsidR="00FA07BD" w:rsidRPr="00EC57E9">
        <w:rPr>
          <w:rFonts w:cstheme="minorHAnsi"/>
          <w:i/>
          <w:iCs/>
        </w:rPr>
        <w:t>2</w:t>
      </w:r>
      <w:r w:rsidRPr="00EC57E9">
        <w:rPr>
          <w:rFonts w:eastAsiaTheme="minorEastAsia" w:cstheme="minorHAnsi"/>
          <w:i/>
        </w:rPr>
        <w:t xml:space="preserve"> standard deviations</w:t>
      </w:r>
      <w:r w:rsidRPr="00EC57E9">
        <w:rPr>
          <w:rFonts w:cstheme="minorHAnsi"/>
          <w:i/>
          <w:iCs/>
        </w:rPr>
        <w:t>. Points and triangles show the posterior medians for each species-level coefficient (for maximum consumption rate and metabolic rate, respectively), and the vertical bars show their 80% and 95% credible interval.</w:t>
      </w:r>
      <w:r w:rsidR="00EB26D7" w:rsidRPr="00EC57E9">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3"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30412633"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 xml:space="preserve">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w:t>
      </w:r>
      <w:ins w:id="30" w:author="Max Lindmark" w:date="2021-11-11T13:52:00Z">
        <w:r w:rsidR="001368F4">
          <w:rPr>
            <w:i/>
            <w:iCs/>
          </w:rPr>
          <w:t xml:space="preserve">The </w:t>
        </w:r>
      </w:ins>
      <w:ins w:id="31" w:author="Max Lindmark" w:date="2021-11-11T13:53:00Z">
        <w:r w:rsidR="001368F4">
          <w:rPr>
            <w:i/>
            <w:iCs/>
          </w:rPr>
          <w:t xml:space="preserve">black line </w:t>
        </w:r>
      </w:ins>
      <w:commentRangeStart w:id="32"/>
      <w:del w:id="33" w:author="Max Lindmark" w:date="2021-11-11T13:53:00Z">
        <w:r w:rsidRPr="00B37A74" w:rsidDel="001368F4">
          <w:rPr>
            <w:i/>
            <w:iCs/>
          </w:rPr>
          <w:delText xml:space="preserve">Lines </w:delText>
        </w:r>
      </w:del>
      <w:r w:rsidRPr="00B37A74">
        <w:rPr>
          <w:i/>
          <w:iCs/>
        </w:rPr>
        <w:t>show</w:t>
      </w:r>
      <w:ins w:id="34" w:author="Max Lindmark" w:date="2021-11-11T13:53:00Z">
        <w:r w:rsidR="001368F4">
          <w:rPr>
            <w:i/>
            <w:iCs/>
          </w:rPr>
          <w:t xml:space="preserve">s the </w:t>
        </w:r>
      </w:ins>
      <w:del w:id="35" w:author="Max Lindmark" w:date="2021-11-11T13:53:00Z">
        <w:r w:rsidRPr="00B37A74" w:rsidDel="001368F4">
          <w:rPr>
            <w:i/>
            <w:iCs/>
          </w:rPr>
          <w:delText xml:space="preserve"> </w:delText>
        </w:r>
      </w:del>
      <w:r w:rsidRPr="00B37A74">
        <w:rPr>
          <w:i/>
          <w:iCs/>
        </w:rPr>
        <w:t>posterior median of predictions from the Sharpe-Schoolfield model</w:t>
      </w:r>
      <w:del w:id="36" w:author="Max Lindmark" w:date="2021-11-11T13:53:00Z">
        <w:r w:rsidRPr="00B37A74" w:rsidDel="00936F08">
          <w:rPr>
            <w:i/>
            <w:iCs/>
          </w:rPr>
          <w:delText xml:space="preserve"> (using the average intercept across species and the common coefficients)</w:delText>
        </w:r>
      </w:del>
      <w:ins w:id="37" w:author="Max Lindmark" w:date="2021-11-11T13:53:00Z">
        <w:r w:rsidR="00936F08">
          <w:rPr>
            <w:i/>
            <w:iCs/>
          </w:rPr>
          <w:t>. Gra</w:t>
        </w:r>
      </w:ins>
      <w:ins w:id="38" w:author="Max Lindmark" w:date="2021-11-11T13:54:00Z">
        <w:r w:rsidR="00936F08">
          <w:rPr>
            <w:i/>
            <w:iCs/>
          </w:rPr>
          <w:t>y</w:t>
        </w:r>
      </w:ins>
      <w:del w:id="39" w:author="Max Lindmark" w:date="2021-11-11T13:53:00Z">
        <w:r w:rsidRPr="00B37A74" w:rsidDel="00936F08">
          <w:rPr>
            <w:i/>
            <w:iCs/>
          </w:rPr>
          <w:delText xml:space="preserve">, </w:delText>
        </w:r>
      </w:del>
      <w:ins w:id="40" w:author="Max Lindmark" w:date="2021-11-11T13:53:00Z">
        <w:r w:rsidR="00936F08" w:rsidRPr="00EC57E9">
          <w:rPr>
            <w:rFonts w:cstheme="minorHAnsi"/>
            <w:i/>
          </w:rPr>
          <w:t xml:space="preserve"> </w:t>
        </w:r>
      </w:ins>
      <w:ins w:id="41" w:author="Max Lindmark" w:date="2021-11-11T13:54:00Z">
        <w:r w:rsidR="00936F08">
          <w:rPr>
            <w:rFonts w:cstheme="minorHAnsi"/>
            <w:i/>
            <w:iCs/>
          </w:rPr>
          <w:t xml:space="preserve">bands </w:t>
        </w:r>
      </w:ins>
      <w:ins w:id="42" w:author="Max Lindmark" w:date="2021-11-11T13:53:00Z">
        <w:r w:rsidR="00936F08" w:rsidRPr="00EC57E9">
          <w:rPr>
            <w:rFonts w:cstheme="minorHAnsi"/>
            <w:i/>
            <w:iCs/>
          </w:rPr>
          <w:t>correspond to 80% and 95% credible intervals</w:t>
        </w:r>
      </w:ins>
      <w:del w:id="43" w:author="Max Lindmark" w:date="2021-11-11T13:53:00Z">
        <w:r w:rsidRPr="00B37A74" w:rsidDel="00936F08">
          <w:rPr>
            <w:i/>
            <w:iCs/>
          </w:rPr>
          <w:delText>grey bands show 95% and 80% credible intervals</w:delText>
        </w:r>
      </w:del>
      <w:r w:rsidRPr="00B37A74">
        <w:rPr>
          <w:i/>
          <w:iCs/>
        </w:rPr>
        <w:t>. Colors indicate species.</w:t>
      </w:r>
      <w:commentRangeEnd w:id="32"/>
      <w:r w:rsidR="00005B27">
        <w:rPr>
          <w:rStyle w:val="CommentReference"/>
        </w:rPr>
        <w:commentReference w:id="32"/>
      </w:r>
    </w:p>
    <w:p w14:paraId="32653A79" w14:textId="3D365DB6"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557F9CB" w:rsidR="00A5788D" w:rsidRDefault="00A5788D" w:rsidP="007B4322">
      <w:pPr>
        <w:spacing w:line="480" w:lineRule="auto"/>
        <w:contextualSpacing/>
        <w:jc w:val="center"/>
        <w:rPr>
          <w:noProof/>
        </w:rPr>
      </w:pPr>
    </w:p>
    <w:p w14:paraId="4B16E3A5" w14:textId="6150B19D" w:rsidR="008F54E5" w:rsidRDefault="008F54E5" w:rsidP="007B4322">
      <w:pPr>
        <w:spacing w:line="480" w:lineRule="auto"/>
        <w:contextualSpacing/>
        <w:jc w:val="center"/>
        <w:rPr>
          <w:noProof/>
        </w:rPr>
      </w:pPr>
    </w:p>
    <w:p w14:paraId="6FBAC626" w14:textId="4E6E4ACB" w:rsidR="008F54E5" w:rsidRDefault="008F54E5" w:rsidP="007B4322">
      <w:pPr>
        <w:spacing w:line="480" w:lineRule="auto"/>
        <w:contextualSpacing/>
        <w:jc w:val="center"/>
        <w:rPr>
          <w:noProof/>
        </w:rPr>
      </w:pPr>
    </w:p>
    <w:p w14:paraId="7838245C" w14:textId="33C577F7" w:rsidR="008F54E5" w:rsidRDefault="008F54E5" w:rsidP="007B4322">
      <w:pPr>
        <w:spacing w:line="480" w:lineRule="auto"/>
        <w:contextualSpacing/>
        <w:jc w:val="center"/>
        <w:rPr>
          <w:noProof/>
        </w:rPr>
      </w:pPr>
    </w:p>
    <w:p w14:paraId="39980DDB" w14:textId="2E05BB2F" w:rsidR="008F54E5" w:rsidRDefault="008F54E5" w:rsidP="007B4322">
      <w:pPr>
        <w:spacing w:line="480" w:lineRule="auto"/>
        <w:contextualSpacing/>
        <w:jc w:val="center"/>
        <w:rPr>
          <w:noProof/>
        </w:rPr>
      </w:pPr>
    </w:p>
    <w:p w14:paraId="23BC4804" w14:textId="7BCC1BA2" w:rsidR="00A5788D" w:rsidRDefault="00DF6997" w:rsidP="0055075B">
      <w:pPr>
        <w:spacing w:line="480" w:lineRule="auto"/>
        <w:contextualSpacing/>
        <w:jc w:val="center"/>
        <w:rPr>
          <w:noProof/>
        </w:rPr>
      </w:pPr>
      <w:r>
        <w:rPr>
          <w:noProof/>
        </w:rPr>
        <w:lastRenderedPageBreak/>
        <w:drawing>
          <wp:inline distT="0" distB="0" distL="0" distR="0" wp14:anchorId="604D0F75" wp14:editId="3D30CE90">
            <wp:extent cx="5943600" cy="2032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t="32906" b="32906"/>
                    <a:stretch/>
                  </pic:blipFill>
                  <pic:spPr bwMode="auto">
                    <a:xfrm>
                      <a:off x="0" y="0"/>
                      <a:ext cx="5943600" cy="2032000"/>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3BC97367" w:rsidR="0085720E" w:rsidRDefault="007B4322" w:rsidP="007162BB">
      <w:pPr>
        <w:spacing w:line="480" w:lineRule="auto"/>
        <w:contextualSpacing/>
        <w:jc w:val="both"/>
        <w:rPr>
          <w:rStyle w:val="CommentReference"/>
          <w:sz w:val="22"/>
          <w:szCs w:val="22"/>
        </w:rPr>
      </w:pPr>
      <w:commentRangeStart w:id="44"/>
      <w:commentRangeStart w:id="45"/>
      <w:commentRangeStart w:id="46"/>
      <w:commentRangeStart w:id="47"/>
      <w:r w:rsidRPr="00B37A74">
        <w:rPr>
          <w:rFonts w:cstheme="minorHAnsi"/>
          <w:b/>
          <w:bCs/>
        </w:rPr>
        <w:t>Figure 3</w:t>
      </w:r>
      <w:commentRangeEnd w:id="44"/>
      <w:r w:rsidR="0063796D">
        <w:rPr>
          <w:rStyle w:val="CommentReference"/>
        </w:rPr>
        <w:commentReference w:id="44"/>
      </w:r>
      <w:commentRangeEnd w:id="45"/>
      <w:r w:rsidR="00005B27">
        <w:rPr>
          <w:rStyle w:val="CommentReference"/>
        </w:rPr>
        <w:commentReference w:id="45"/>
      </w:r>
      <w:commentRangeEnd w:id="46"/>
      <w:r w:rsidR="002C1909">
        <w:rPr>
          <w:rStyle w:val="CommentReference"/>
        </w:rPr>
        <w:commentReference w:id="46"/>
      </w:r>
      <w:commentRangeEnd w:id="47"/>
      <w:r w:rsidR="002169DB">
        <w:rPr>
          <w:rStyle w:val="CommentReference"/>
        </w:rPr>
        <w:commentReference w:id="47"/>
      </w:r>
      <w:r w:rsidRPr="00B37A74">
        <w:rPr>
          <w:rFonts w:cstheme="minorHAnsi"/>
          <w:b/>
          <w:bCs/>
        </w:rPr>
        <w:t>.</w:t>
      </w:r>
      <w:r w:rsidRPr="00B37A74">
        <w:rPr>
          <w:rFonts w:cstheme="minorHAnsi"/>
          <w:i/>
          <w:iCs/>
        </w:rPr>
        <w:t xml:space="preserve"> Illustration of predicted whole-organism maximum consumption rate (green), metabolic rate (</w:t>
      </w:r>
      <w:r w:rsidR="00005B27">
        <w:rPr>
          <w:rFonts w:cstheme="minorHAnsi"/>
          <w:i/>
          <w:iCs/>
        </w:rPr>
        <w:t>orange</w:t>
      </w:r>
      <w:r w:rsidRPr="00B37A74">
        <w:rPr>
          <w:rFonts w:cstheme="minorHAnsi"/>
          <w:i/>
          <w:iCs/>
        </w:rPr>
        <w:t>) and the difference between them (</w:t>
      </w:r>
      <w:r w:rsidR="002C1909">
        <w:rPr>
          <w:rFonts w:cstheme="minorHAnsi"/>
          <w:i/>
          <w:iCs/>
        </w:rPr>
        <w:t xml:space="preserve">‘net gain’; </w:t>
      </w:r>
      <w:r w:rsidR="00005B27">
        <w:rPr>
          <w:rFonts w:cstheme="minorHAnsi"/>
          <w:i/>
          <w:iCs/>
        </w:rPr>
        <w:t>purple</w:t>
      </w:r>
      <w:r w:rsidRPr="00B37A74">
        <w:rPr>
          <w:rFonts w:cstheme="minorHAnsi"/>
          <w:i/>
          <w:iCs/>
        </w:rPr>
        <w:t>) for two body sizes (</w:t>
      </w:r>
      <w:r w:rsidR="00005B27">
        <w:rPr>
          <w:rFonts w:cstheme="minorHAnsi"/>
          <w:i/>
          <w:iCs/>
        </w:rPr>
        <w:t>left</w:t>
      </w:r>
      <w:r w:rsidR="00005B27" w:rsidRPr="00B37A74">
        <w:rPr>
          <w:rFonts w:cstheme="minorHAnsi"/>
          <w:i/>
          <w:iCs/>
        </w:rPr>
        <w:t>=5g</w:t>
      </w:r>
      <w:r w:rsidR="00005B27">
        <w:rPr>
          <w:rFonts w:cstheme="minorHAnsi"/>
          <w:i/>
          <w:iCs/>
        </w:rPr>
        <w:t>, center</w:t>
      </w:r>
      <w:r w:rsidRPr="00B37A74">
        <w:rPr>
          <w:rFonts w:cstheme="minorHAnsi"/>
          <w:i/>
          <w:iCs/>
        </w:rPr>
        <w:t>=1000g)</w:t>
      </w:r>
      <w:r w:rsidR="002C1909">
        <w:rPr>
          <w:rFonts w:cstheme="minorHAnsi"/>
          <w:i/>
          <w:iCs/>
        </w:rPr>
        <w:t xml:space="preserve"> over temperature</w:t>
      </w:r>
      <w:r w:rsidR="00497A96">
        <w:rPr>
          <w:rFonts w:cstheme="minorHAnsi"/>
          <w:i/>
          <w:iCs/>
        </w:rPr>
        <w:t xml:space="preserve"> (A-B)</w:t>
      </w:r>
      <w:r w:rsidRPr="00B37A74">
        <w:rPr>
          <w:rFonts w:cstheme="minorHAnsi"/>
          <w:i/>
          <w:iCs/>
        </w:rPr>
        <w:t xml:space="preserve"> (see ´Materials and Methods´)</w:t>
      </w:r>
      <w:r w:rsidR="00480275">
        <w:rPr>
          <w:rFonts w:cstheme="minorHAnsi"/>
          <w:i/>
          <w:iCs/>
        </w:rPr>
        <w:t xml:space="preserve">, and the </w:t>
      </w:r>
      <w:r w:rsidR="00F73F6D">
        <w:rPr>
          <w:rFonts w:cstheme="minorHAnsi"/>
          <w:i/>
          <w:iCs/>
        </w:rPr>
        <w:t>distribution of optimum growth temperatures (C)</w:t>
      </w:r>
      <w:r w:rsidR="00596192">
        <w:rPr>
          <w:rFonts w:cstheme="minorHAnsi"/>
          <w:i/>
          <w:iCs/>
        </w:rPr>
        <w:t xml:space="preserve">, i.e., the </w:t>
      </w:r>
      <w:r w:rsidR="00EE7703">
        <w:rPr>
          <w:rFonts w:cstheme="minorHAnsi"/>
          <w:i/>
          <w:iCs/>
        </w:rPr>
        <w:t>temperature at the peak of the net gain curve</w:t>
      </w:r>
      <w:r w:rsidRPr="00B37A74">
        <w:rPr>
          <w:rFonts w:cstheme="minorHAnsi"/>
          <w:i/>
          <w:iCs/>
        </w:rPr>
        <w:t xml:space="preserve">. </w:t>
      </w:r>
      <w:r w:rsidR="003A271F">
        <w:rPr>
          <w:rFonts w:cstheme="minorHAnsi"/>
          <w:i/>
          <w:iCs/>
        </w:rPr>
        <w:t>Each line</w:t>
      </w:r>
      <w:r w:rsidR="00B90ED7">
        <w:rPr>
          <w:rFonts w:cstheme="minorHAnsi"/>
          <w:i/>
          <w:iCs/>
        </w:rPr>
        <w:t xml:space="preserve"> (</w:t>
      </w:r>
      <w:r w:rsidR="00D6245B">
        <w:rPr>
          <w:rFonts w:cstheme="minorHAnsi"/>
          <w:i/>
          <w:iCs/>
        </w:rPr>
        <w:t>50</w:t>
      </w:r>
      <w:r w:rsidR="00B90ED7">
        <w:rPr>
          <w:rFonts w:cstheme="minorHAnsi"/>
          <w:i/>
          <w:iCs/>
        </w:rPr>
        <w:t xml:space="preserve"> in total)</w:t>
      </w:r>
      <w:r w:rsidR="003A271F">
        <w:rPr>
          <w:rFonts w:cstheme="minorHAnsi"/>
          <w:i/>
          <w:iCs/>
        </w:rPr>
        <w:t xml:space="preserve"> is </w:t>
      </w:r>
      <w:r w:rsidR="009E7A7F">
        <w:rPr>
          <w:rFonts w:cstheme="minorHAnsi"/>
          <w:i/>
          <w:iCs/>
        </w:rPr>
        <w:t xml:space="preserve">a </w:t>
      </w:r>
      <w:r w:rsidR="00AF21E2">
        <w:rPr>
          <w:rFonts w:cstheme="minorHAnsi"/>
          <w:i/>
          <w:iCs/>
        </w:rPr>
        <w:t xml:space="preserve">draw from the </w:t>
      </w:r>
      <w:r w:rsidR="006A7D5E">
        <w:rPr>
          <w:rFonts w:cstheme="minorHAnsi"/>
          <w:i/>
          <w:iCs/>
        </w:rPr>
        <w:t>posterior distribution</w:t>
      </w:r>
      <w:r w:rsidR="00F313FB">
        <w:rPr>
          <w:rFonts w:cstheme="minorHAnsi"/>
          <w:i/>
          <w:iCs/>
        </w:rPr>
        <w:t xml:space="preserve"> </w:t>
      </w:r>
      <w:r w:rsidR="00EF274A">
        <w:rPr>
          <w:rFonts w:cstheme="minorHAnsi"/>
          <w:i/>
          <w:iCs/>
        </w:rPr>
        <w:t xml:space="preserve">of the </w:t>
      </w:r>
      <w:r w:rsidR="00F313FB">
        <w:rPr>
          <w:rFonts w:cstheme="minorHAnsi"/>
          <w:i/>
          <w:iCs/>
        </w:rPr>
        <w:t xml:space="preserve">respective </w:t>
      </w:r>
      <w:r w:rsidR="00A05FB9">
        <w:rPr>
          <w:rFonts w:cstheme="minorHAnsi"/>
          <w:i/>
          <w:iCs/>
        </w:rPr>
        <w:t>mass-scaling exponent</w:t>
      </w:r>
      <w:r w:rsidR="00341E97">
        <w:rPr>
          <w:rFonts w:cstheme="minorHAnsi"/>
          <w:i/>
          <w:iCs/>
        </w:rPr>
        <w:t xml:space="preserve">. The </w:t>
      </w:r>
      <w:r w:rsidR="007433EA">
        <w:rPr>
          <w:rFonts w:cstheme="minorHAnsi"/>
          <w:i/>
          <w:iCs/>
        </w:rPr>
        <w:t>thick solid line</w:t>
      </w:r>
      <w:r w:rsidR="00321020">
        <w:rPr>
          <w:rFonts w:cstheme="minorHAnsi"/>
          <w:i/>
          <w:iCs/>
        </w:rPr>
        <w:t>s</w:t>
      </w:r>
      <w:r w:rsidR="007433EA">
        <w:rPr>
          <w:rFonts w:cstheme="minorHAnsi"/>
          <w:i/>
          <w:iCs/>
        </w:rPr>
        <w:t xml:space="preserve"> correspond to the</w:t>
      </w:r>
      <w:r w:rsidR="008B1323">
        <w:rPr>
          <w:rFonts w:cstheme="minorHAnsi"/>
          <w:i/>
          <w:iCs/>
        </w:rPr>
        <w:t xml:space="preserve"> posterior</w:t>
      </w:r>
      <w:r w:rsidR="007433EA">
        <w:rPr>
          <w:rFonts w:cstheme="minorHAnsi"/>
          <w:i/>
          <w:iCs/>
        </w:rPr>
        <w:t xml:space="preserve"> median estimate</w:t>
      </w:r>
      <w:r w:rsidR="00CE69BB">
        <w:rPr>
          <w:rFonts w:cstheme="minorHAnsi"/>
          <w:i/>
          <w:iCs/>
        </w:rPr>
        <w:t xml:space="preserve"> </w:t>
      </w:r>
      <w:r w:rsidR="000516F9">
        <w:rPr>
          <w:rFonts w:cstheme="minorHAnsi"/>
          <w:i/>
          <w:iCs/>
        </w:rPr>
        <w:t>(as reported in the ´Resu</w:t>
      </w:r>
      <w:r w:rsidR="00A80BA4">
        <w:rPr>
          <w:rFonts w:cstheme="minorHAnsi"/>
          <w:i/>
          <w:iCs/>
        </w:rPr>
        <w:t>lts´).</w:t>
      </w:r>
    </w:p>
    <w:p w14:paraId="0E48B27D" w14:textId="2D99BB90" w:rsidR="007D61DA" w:rsidRDefault="007D61DA" w:rsidP="007162BB">
      <w:pPr>
        <w:spacing w:line="480" w:lineRule="auto"/>
        <w:contextualSpacing/>
        <w:jc w:val="both"/>
        <w:rPr>
          <w:rStyle w:val="CommentReference"/>
          <w:sz w:val="22"/>
          <w:szCs w:val="22"/>
        </w:rPr>
      </w:pPr>
    </w:p>
    <w:p w14:paraId="7DBD477E" w14:textId="5FBED052" w:rsidR="007D61DA" w:rsidRDefault="007D61DA" w:rsidP="007162BB">
      <w:pPr>
        <w:spacing w:line="480" w:lineRule="auto"/>
        <w:contextualSpacing/>
        <w:jc w:val="both"/>
        <w:rPr>
          <w:rStyle w:val="CommentReference"/>
          <w:sz w:val="22"/>
          <w:szCs w:val="22"/>
        </w:rPr>
      </w:pPr>
    </w:p>
    <w:p w14:paraId="364ACFBA" w14:textId="151BDCE4" w:rsidR="007D61DA" w:rsidRDefault="007D61DA" w:rsidP="007162BB">
      <w:pPr>
        <w:spacing w:line="480" w:lineRule="auto"/>
        <w:contextualSpacing/>
        <w:jc w:val="both"/>
        <w:rPr>
          <w:rStyle w:val="CommentReference"/>
          <w:sz w:val="22"/>
          <w:szCs w:val="22"/>
        </w:rPr>
      </w:pPr>
    </w:p>
    <w:p w14:paraId="68F5E6C7" w14:textId="1E97F15F" w:rsidR="007D61DA" w:rsidRDefault="007D61DA" w:rsidP="007162BB">
      <w:pPr>
        <w:spacing w:line="480" w:lineRule="auto"/>
        <w:contextualSpacing/>
        <w:jc w:val="both"/>
        <w:rPr>
          <w:rStyle w:val="CommentReference"/>
          <w:sz w:val="22"/>
          <w:szCs w:val="22"/>
        </w:rPr>
      </w:pPr>
    </w:p>
    <w:p w14:paraId="46138E25" w14:textId="198FC86C" w:rsidR="007D61DA" w:rsidRDefault="007D61DA" w:rsidP="007162BB">
      <w:pPr>
        <w:spacing w:line="480" w:lineRule="auto"/>
        <w:contextualSpacing/>
        <w:jc w:val="both"/>
        <w:rPr>
          <w:rStyle w:val="CommentReference"/>
          <w:sz w:val="22"/>
          <w:szCs w:val="22"/>
        </w:rPr>
      </w:pPr>
    </w:p>
    <w:p w14:paraId="3C089B6B" w14:textId="4D195A30" w:rsidR="007D61DA" w:rsidRDefault="007D61DA" w:rsidP="007162BB">
      <w:pPr>
        <w:spacing w:line="480" w:lineRule="auto"/>
        <w:contextualSpacing/>
        <w:jc w:val="both"/>
        <w:rPr>
          <w:rStyle w:val="CommentReference"/>
          <w:sz w:val="22"/>
          <w:szCs w:val="22"/>
        </w:rPr>
      </w:pPr>
    </w:p>
    <w:p w14:paraId="60A5BDCD" w14:textId="7CDF57B0" w:rsidR="007D61DA" w:rsidRDefault="007D61DA" w:rsidP="007162BB">
      <w:pPr>
        <w:spacing w:line="480" w:lineRule="auto"/>
        <w:contextualSpacing/>
        <w:jc w:val="both"/>
        <w:rPr>
          <w:rStyle w:val="CommentReference"/>
          <w:sz w:val="22"/>
          <w:szCs w:val="22"/>
        </w:rPr>
      </w:pPr>
    </w:p>
    <w:p w14:paraId="1F33FEAA" w14:textId="07BE230F" w:rsidR="007D61DA" w:rsidRDefault="007D61DA" w:rsidP="007162BB">
      <w:pPr>
        <w:spacing w:line="480" w:lineRule="auto"/>
        <w:contextualSpacing/>
        <w:jc w:val="both"/>
        <w:rPr>
          <w:rStyle w:val="CommentReference"/>
          <w:sz w:val="22"/>
          <w:szCs w:val="22"/>
        </w:rPr>
      </w:pPr>
    </w:p>
    <w:p w14:paraId="2453A069" w14:textId="54F6779D" w:rsidR="007D61DA" w:rsidRDefault="007D61DA" w:rsidP="007162BB">
      <w:pPr>
        <w:spacing w:line="480" w:lineRule="auto"/>
        <w:contextualSpacing/>
        <w:jc w:val="both"/>
        <w:rPr>
          <w:rStyle w:val="CommentReference"/>
          <w:sz w:val="22"/>
          <w:szCs w:val="22"/>
        </w:rPr>
      </w:pPr>
    </w:p>
    <w:p w14:paraId="0E579A27" w14:textId="21D18D8D" w:rsidR="007D61DA" w:rsidRDefault="007D61DA" w:rsidP="007162BB">
      <w:pPr>
        <w:spacing w:line="480" w:lineRule="auto"/>
        <w:contextualSpacing/>
        <w:jc w:val="both"/>
        <w:rPr>
          <w:rStyle w:val="CommentReference"/>
          <w:sz w:val="22"/>
          <w:szCs w:val="22"/>
        </w:rPr>
      </w:pPr>
    </w:p>
    <w:p w14:paraId="7F3026F2" w14:textId="40454773" w:rsidR="007D61DA" w:rsidRDefault="007D61DA" w:rsidP="007162BB">
      <w:pPr>
        <w:spacing w:line="480" w:lineRule="auto"/>
        <w:contextualSpacing/>
        <w:jc w:val="both"/>
        <w:rPr>
          <w:rStyle w:val="CommentReference"/>
          <w:sz w:val="22"/>
          <w:szCs w:val="22"/>
        </w:rPr>
      </w:pP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1A726B01"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 xml:space="preserve">body mass. The plot shows the optimum temperature within species (rescaled by subtracting the mean optimum temperature from each observation, by species) as a function of the natural log of rescaled body mass (ratio of mass to maturation mass within species). </w:t>
      </w:r>
      <w:ins w:id="48" w:author="Max Lindmark" w:date="2021-11-11T13:54:00Z">
        <w:r w:rsidR="005C61A7">
          <w:rPr>
            <w:rFonts w:cstheme="minorHAnsi"/>
            <w:i/>
          </w:rPr>
          <w:t>T</w:t>
        </w:r>
        <w:r w:rsidR="005C61A7" w:rsidRPr="00B37A74">
          <w:rPr>
            <w:rFonts w:cstheme="minorHAnsi"/>
            <w:i/>
          </w:rPr>
          <w:t>he solid line shows the global prediction (</w:t>
        </w:r>
      </w:ins>
      <m:oMath>
        <m:sSub>
          <m:sSubPr>
            <m:ctrlPr>
              <w:ins w:id="49" w:author="Max Lindmark" w:date="2021-11-11T13:54:00Z">
                <w:rPr>
                  <w:rFonts w:ascii="Cambria Math" w:eastAsiaTheme="minorEastAsia" w:hAnsi="Cambria Math" w:cstheme="minorHAnsi"/>
                  <w:i/>
                </w:rPr>
              </w:ins>
            </m:ctrlPr>
          </m:sSubPr>
          <m:e>
            <m:r>
              <w:ins w:id="50" w:author="Max Lindmark" w:date="2021-11-11T13:54:00Z">
                <w:rPr>
                  <w:rFonts w:ascii="Cambria Math" w:eastAsiaTheme="minorEastAsia" w:hAnsi="Cambria Math" w:cstheme="minorHAnsi"/>
                </w:rPr>
                <m:t>μ</m:t>
              </w:ins>
            </m:r>
          </m:e>
          <m:sub>
            <m:sSub>
              <m:sSubPr>
                <m:ctrlPr>
                  <w:ins w:id="51" w:author="Max Lindmark" w:date="2021-11-11T13:54:00Z">
                    <w:rPr>
                      <w:rFonts w:ascii="Cambria Math" w:hAnsi="Cambria Math" w:cstheme="minorHAnsi"/>
                      <w:bCs/>
                      <w:i/>
                      <w:iCs/>
                    </w:rPr>
                  </w:ins>
                </m:ctrlPr>
              </m:sSubPr>
              <m:e>
                <m:r>
                  <w:ins w:id="52" w:author="Max Lindmark" w:date="2021-11-11T13:54:00Z">
                    <w:rPr>
                      <w:rFonts w:ascii="Cambria Math" w:hAnsi="Cambria Math" w:cstheme="minorHAnsi"/>
                    </w:rPr>
                    <m:t>β</m:t>
                  </w:ins>
                </m:r>
              </m:e>
              <m:sub>
                <m:r>
                  <w:ins w:id="53" w:author="Max Lindmark" w:date="2021-11-11T13:54:00Z">
                    <w:rPr>
                      <w:rFonts w:ascii="Cambria Math" w:hAnsi="Cambria Math" w:cstheme="minorHAnsi"/>
                    </w:rPr>
                    <m:t>0</m:t>
                  </w:ins>
                </m:r>
              </m:sub>
            </m:sSub>
          </m:sub>
        </m:sSub>
      </m:oMath>
      <w:ins w:id="54" w:author="Max Lindmark" w:date="2021-11-11T13:54:00Z">
        <w:r w:rsidR="005C61A7" w:rsidRPr="00B37A74">
          <w:rPr>
            <w:rFonts w:cstheme="minorHAnsi"/>
            <w:i/>
          </w:rPr>
          <w:t xml:space="preserve"> and </w:t>
        </w:r>
      </w:ins>
      <m:oMath>
        <m:sSub>
          <m:sSubPr>
            <m:ctrlPr>
              <w:ins w:id="55" w:author="Max Lindmark" w:date="2021-11-11T13:54:00Z">
                <w:rPr>
                  <w:rFonts w:ascii="Cambria Math" w:eastAsiaTheme="minorEastAsia" w:hAnsi="Cambria Math" w:cstheme="minorHAnsi"/>
                  <w:i/>
                </w:rPr>
              </w:ins>
            </m:ctrlPr>
          </m:sSubPr>
          <m:e>
            <m:r>
              <w:ins w:id="56" w:author="Max Lindmark" w:date="2021-11-11T13:54:00Z">
                <w:rPr>
                  <w:rFonts w:ascii="Cambria Math" w:eastAsiaTheme="minorEastAsia" w:hAnsi="Cambria Math" w:cstheme="minorHAnsi"/>
                </w:rPr>
                <m:t>μ</m:t>
              </w:ins>
            </m:r>
          </m:e>
          <m:sub>
            <m:sSub>
              <m:sSubPr>
                <m:ctrlPr>
                  <w:ins w:id="57" w:author="Max Lindmark" w:date="2021-11-11T13:54:00Z">
                    <w:rPr>
                      <w:rFonts w:ascii="Cambria Math" w:hAnsi="Cambria Math" w:cstheme="minorHAnsi"/>
                      <w:bCs/>
                      <w:i/>
                      <w:iCs/>
                    </w:rPr>
                  </w:ins>
                </m:ctrlPr>
              </m:sSubPr>
              <m:e>
                <m:r>
                  <w:ins w:id="58" w:author="Max Lindmark" w:date="2021-11-11T13:54:00Z">
                    <w:rPr>
                      <w:rFonts w:ascii="Cambria Math" w:hAnsi="Cambria Math" w:cstheme="minorHAnsi"/>
                    </w:rPr>
                    <m:t>β</m:t>
                  </w:ins>
                </m:r>
              </m:e>
              <m:sub>
                <m:r>
                  <w:ins w:id="59" w:author="Max Lindmark" w:date="2021-11-11T13:54:00Z">
                    <w:rPr>
                      <w:rFonts w:ascii="Cambria Math" w:hAnsi="Cambria Math" w:cstheme="minorHAnsi"/>
                    </w:rPr>
                    <m:t>1</m:t>
                  </w:ins>
                </m:r>
              </m:sub>
            </m:sSub>
          </m:sub>
        </m:sSub>
      </m:oMath>
      <w:ins w:id="60" w:author="Max Lindmark" w:date="2021-11-11T13:54:00Z">
        <w:r w:rsidR="005C61A7" w:rsidRPr="00B37A74">
          <w:rPr>
            <w:rFonts w:eastAsiaTheme="minorEastAsia" w:cstheme="minorHAnsi"/>
            <w:i/>
          </w:rPr>
          <w:t>)</w:t>
        </w:r>
      </w:ins>
      <w:ins w:id="61" w:author="Max Lindmark" w:date="2021-11-11T13:55:00Z">
        <w:r w:rsidR="00957315">
          <w:rPr>
            <w:rFonts w:eastAsiaTheme="minorEastAsia" w:cstheme="minorHAnsi"/>
            <w:i/>
          </w:rPr>
          <w:t>, and s</w:t>
        </w:r>
      </w:ins>
      <w:ins w:id="62" w:author="Max Lindmark" w:date="2021-11-11T13:54:00Z">
        <w:r w:rsidR="00AC07DA" w:rsidRPr="00EC57E9">
          <w:rPr>
            <w:rFonts w:cstheme="minorHAnsi"/>
            <w:i/>
            <w:iCs/>
          </w:rPr>
          <w:t>haded areas correspond to 80% and 95% credible intervals</w:t>
        </w:r>
      </w:ins>
      <w:del w:id="63" w:author="Max Lindmark" w:date="2021-11-11T13:54:00Z">
        <w:r w:rsidRPr="00B37A74" w:rsidDel="00AC07DA">
          <w:rPr>
            <w:rFonts w:cstheme="minorHAnsi"/>
            <w:i/>
          </w:rPr>
          <w:delText>Probability bands represent 80% and 95% credible intervals</w:delText>
        </w:r>
      </w:del>
      <w:del w:id="64" w:author="Max Lindmark" w:date="2021-11-11T13:55:00Z">
        <w:r w:rsidRPr="00B37A74" w:rsidDel="004948C0">
          <w:rPr>
            <w:rFonts w:cstheme="minorHAnsi"/>
            <w:i/>
          </w:rPr>
          <w:delText>, and</w:delText>
        </w:r>
      </w:del>
      <w:del w:id="65" w:author="Max Lindmark" w:date="2021-11-11T13:54:00Z">
        <w:r w:rsidRPr="00B37A74" w:rsidDel="005C61A7">
          <w:rPr>
            <w:rFonts w:cstheme="minorHAnsi"/>
            <w:i/>
          </w:rPr>
          <w:delText xml:space="preserve"> the solid line shows the global prediction (</w:delText>
        </w:r>
      </w:del>
      <m:oMath>
        <m:sSub>
          <m:sSubPr>
            <m:ctrlPr>
              <w:del w:id="66" w:author="Max Lindmark" w:date="2021-11-11T13:54:00Z">
                <w:rPr>
                  <w:rFonts w:ascii="Cambria Math" w:eastAsiaTheme="minorEastAsia" w:hAnsi="Cambria Math" w:cstheme="minorHAnsi"/>
                  <w:i/>
                </w:rPr>
              </w:del>
            </m:ctrlPr>
          </m:sSubPr>
          <m:e>
            <m:r>
              <w:del w:id="67" w:author="Max Lindmark" w:date="2021-11-11T13:54:00Z">
                <w:rPr>
                  <w:rFonts w:ascii="Cambria Math" w:eastAsiaTheme="minorEastAsia" w:hAnsi="Cambria Math" w:cstheme="minorHAnsi"/>
                </w:rPr>
                <m:t>μ</m:t>
              </w:del>
            </m:r>
          </m:e>
          <m:sub>
            <m:sSub>
              <m:sSubPr>
                <m:ctrlPr>
                  <w:del w:id="68" w:author="Max Lindmark" w:date="2021-11-11T13:54:00Z">
                    <w:rPr>
                      <w:rFonts w:ascii="Cambria Math" w:hAnsi="Cambria Math" w:cstheme="minorHAnsi"/>
                      <w:bCs/>
                      <w:i/>
                      <w:iCs/>
                    </w:rPr>
                  </w:del>
                </m:ctrlPr>
              </m:sSubPr>
              <m:e>
                <m:r>
                  <w:del w:id="69" w:author="Max Lindmark" w:date="2021-11-11T13:54:00Z">
                    <w:rPr>
                      <w:rFonts w:ascii="Cambria Math" w:hAnsi="Cambria Math" w:cstheme="minorHAnsi"/>
                    </w:rPr>
                    <m:t>β</m:t>
                  </w:del>
                </m:r>
              </m:e>
              <m:sub>
                <m:r>
                  <w:del w:id="70" w:author="Max Lindmark" w:date="2021-11-11T13:54:00Z">
                    <w:rPr>
                      <w:rFonts w:ascii="Cambria Math" w:hAnsi="Cambria Math" w:cstheme="minorHAnsi"/>
                    </w:rPr>
                    <m:t>0</m:t>
                  </w:del>
                </m:r>
              </m:sub>
            </m:sSub>
          </m:sub>
        </m:sSub>
      </m:oMath>
      <w:del w:id="71" w:author="Max Lindmark" w:date="2021-11-11T13:54:00Z">
        <w:r w:rsidRPr="00B37A74" w:rsidDel="005C61A7">
          <w:rPr>
            <w:rFonts w:cstheme="minorHAnsi"/>
            <w:i/>
          </w:rPr>
          <w:delText xml:space="preserve"> and </w:delText>
        </w:r>
      </w:del>
      <m:oMath>
        <m:sSub>
          <m:sSubPr>
            <m:ctrlPr>
              <w:del w:id="72" w:author="Max Lindmark" w:date="2021-11-11T13:54:00Z">
                <w:rPr>
                  <w:rFonts w:ascii="Cambria Math" w:eastAsiaTheme="minorEastAsia" w:hAnsi="Cambria Math" w:cstheme="minorHAnsi"/>
                  <w:i/>
                </w:rPr>
              </w:del>
            </m:ctrlPr>
          </m:sSubPr>
          <m:e>
            <m:r>
              <w:del w:id="73" w:author="Max Lindmark" w:date="2021-11-11T13:54:00Z">
                <w:rPr>
                  <w:rFonts w:ascii="Cambria Math" w:eastAsiaTheme="minorEastAsia" w:hAnsi="Cambria Math" w:cstheme="minorHAnsi"/>
                </w:rPr>
                <m:t>μ</m:t>
              </w:del>
            </m:r>
          </m:e>
          <m:sub>
            <m:sSub>
              <m:sSubPr>
                <m:ctrlPr>
                  <w:del w:id="74" w:author="Max Lindmark" w:date="2021-11-11T13:54:00Z">
                    <w:rPr>
                      <w:rFonts w:ascii="Cambria Math" w:hAnsi="Cambria Math" w:cstheme="minorHAnsi"/>
                      <w:bCs/>
                      <w:i/>
                      <w:iCs/>
                    </w:rPr>
                  </w:del>
                </m:ctrlPr>
              </m:sSubPr>
              <m:e>
                <m:r>
                  <w:del w:id="75" w:author="Max Lindmark" w:date="2021-11-11T13:54:00Z">
                    <w:rPr>
                      <w:rFonts w:ascii="Cambria Math" w:hAnsi="Cambria Math" w:cstheme="minorHAnsi"/>
                    </w:rPr>
                    <m:t>β</m:t>
                  </w:del>
                </m:r>
              </m:e>
              <m:sub>
                <m:r>
                  <w:del w:id="76" w:author="Max Lindmark" w:date="2021-11-11T13:54:00Z">
                    <w:rPr>
                      <w:rFonts w:ascii="Cambria Math" w:hAnsi="Cambria Math" w:cstheme="minorHAnsi"/>
                    </w:rPr>
                    <m:t>1</m:t>
                  </w:del>
                </m:r>
              </m:sub>
            </m:sSub>
          </m:sub>
        </m:sSub>
      </m:oMath>
      <w:del w:id="77" w:author="Max Lindmark" w:date="2021-11-11T13:54:00Z">
        <w:r w:rsidRPr="00B37A74" w:rsidDel="005C61A7">
          <w:rPr>
            <w:rFonts w:eastAsiaTheme="minorEastAsia" w:cstheme="minorHAnsi"/>
            <w:i/>
          </w:rPr>
          <w:delText>)</w:delText>
        </w:r>
      </w:del>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na Gårdmark" w:date="2021-11-05T16:50:00Z" w:initials="AG">
    <w:p w14:paraId="07BEA6AE" w14:textId="4089A005" w:rsidR="00890863" w:rsidRDefault="00890863">
      <w:pPr>
        <w:pStyle w:val="CommentText"/>
      </w:pPr>
      <w:r>
        <w:rPr>
          <w:rStyle w:val="CommentReference"/>
        </w:rPr>
        <w:annotationRef/>
      </w:r>
      <w:r>
        <w:rPr>
          <w:rStyle w:val="CommentReference"/>
        </w:rPr>
        <w:t>since there is no version of ‘warming’ in the title, you could also consider ‘global warming’ or ‘warming’ or something similar for the keywords</w:t>
      </w:r>
    </w:p>
  </w:comment>
  <w:comment w:id="1" w:author="Max Lindmark" w:date="2021-11-11T15:33:00Z" w:initials="MOU">
    <w:p w14:paraId="16D63CCF" w14:textId="7B333533" w:rsidR="00C86786" w:rsidRDefault="00C86786">
      <w:pPr>
        <w:pStyle w:val="CommentText"/>
      </w:pPr>
      <w:r>
        <w:rPr>
          <w:rStyle w:val="CommentReference"/>
        </w:rPr>
        <w:annotationRef/>
      </w:r>
      <w:r>
        <w:t>good idea!</w:t>
      </w:r>
    </w:p>
  </w:comment>
  <w:comment w:id="5" w:author="Max Lindmark" w:date="2021-11-11T11:12:00Z" w:initials="MOU">
    <w:p w14:paraId="73510CE5" w14:textId="5212843C" w:rsidR="002169DB" w:rsidRDefault="002169DB">
      <w:pPr>
        <w:pStyle w:val="CommentText"/>
      </w:pPr>
      <w:r>
        <w:rPr>
          <w:rStyle w:val="CommentReference"/>
        </w:rPr>
        <w:annotationRef/>
      </w:r>
      <w:r>
        <w:t xml:space="preserve">abstracts can </w:t>
      </w:r>
      <w:proofErr w:type="gramStart"/>
      <w:r>
        <w:t>actually be</w:t>
      </w:r>
      <w:proofErr w:type="gramEnd"/>
      <w:r>
        <w:t xml:space="preserve"> up to 300 words, we are at 253…</w:t>
      </w:r>
    </w:p>
  </w:comment>
  <w:comment w:id="6" w:author="Jan Ohlberger" w:date="2021-10-20T10:06:00Z" w:initials="Ca">
    <w:p w14:paraId="10605B47" w14:textId="259BF4BE" w:rsidR="00890863" w:rsidRDefault="00890863">
      <w:pPr>
        <w:pStyle w:val="CommentText"/>
      </w:pPr>
      <w:r>
        <w:rPr>
          <w:rStyle w:val="CommentReference"/>
        </w:rPr>
        <w:annotationRef/>
      </w:r>
      <w:r>
        <w:t xml:space="preserve">I think the following section is a good </w:t>
      </w:r>
      <w:proofErr w:type="gramStart"/>
      <w:r>
        <w:t>addition</w:t>
      </w:r>
      <w:proofErr w:type="gramEnd"/>
      <w:r>
        <w:t xml:space="preserve"> but it doesn’t really address Dustin’s comment. My guess is that to address that we might need to acknowledge that direct proportionality between those rates is a strong assumption and that this could introduce bias (and maybe discuss which direction, e.g. in case of fish becoming more efficient at foraging with size).</w:t>
      </w:r>
    </w:p>
  </w:comment>
  <w:comment w:id="7" w:author="Anna Gårdmark" w:date="2021-10-28T13:26:00Z" w:initials="AG">
    <w:p w14:paraId="58D0EFE7" w14:textId="42EDFB18" w:rsidR="00890863" w:rsidRDefault="00890863">
      <w:pPr>
        <w:pStyle w:val="CommentText"/>
      </w:pPr>
      <w:r>
        <w:rPr>
          <w:rStyle w:val="CommentReference"/>
        </w:rPr>
        <w:annotationRef/>
      </w:r>
      <w:r>
        <w:t>I agree with Jan’s interpretation and suggestion. The most important point about Dustin’s comment is that it could be questioned whether the size-dependency of consumption rate is the same in the lab as in the wild. If not, that could overturn the prediction in fig. 3 (e.g. his suggestion that large individuals would feed more efficiently than small individuals in the wild, e.g. due to being less sensitive to predation risk). I therefore suggest you continue after line 272 to point this out, and call for more tests of consumption rates in the wild (if we think that is at all feasible).</w:t>
      </w:r>
    </w:p>
  </w:comment>
  <w:comment w:id="17" w:author="Jan Ohlberger" w:date="2021-11-01T12:47:00Z" w:initials="Ca">
    <w:p w14:paraId="00A53F55" w14:textId="77777777" w:rsidR="00890863" w:rsidRDefault="00890863" w:rsidP="004C4D66">
      <w:pPr>
        <w:pStyle w:val="CommentText"/>
      </w:pPr>
      <w:r>
        <w:rPr>
          <w:rStyle w:val="CommentReference"/>
        </w:rPr>
        <w:annotationRef/>
      </w:r>
      <w:r>
        <w:t>I think this might be hard to understand. We could just write:</w:t>
      </w:r>
    </w:p>
    <w:p w14:paraId="5E7B603E" w14:textId="77777777" w:rsidR="00890863" w:rsidRDefault="00890863" w:rsidP="004C4D66">
      <w:pPr>
        <w:pStyle w:val="CommentText"/>
      </w:pPr>
    </w:p>
    <w:p w14:paraId="3E28057D" w14:textId="77777777" w:rsidR="00890863" w:rsidRDefault="00890863" w:rsidP="004C4D66">
      <w:pPr>
        <w:pStyle w:val="CommentText"/>
      </w:pPr>
      <w:r>
        <w:t xml:space="preserve">”If </w:t>
      </w:r>
      <w:r w:rsidRPr="00632C10">
        <w:t xml:space="preserve">large individuals </w:t>
      </w:r>
      <w:r>
        <w:t xml:space="preserve">feed </w:t>
      </w:r>
      <w:r w:rsidRPr="00632C10">
        <w:t>more efficient</w:t>
      </w:r>
      <w:r>
        <w:t xml:space="preserve">ly than small ones in wild populations, or vice versa, this </w:t>
      </w:r>
      <w:r w:rsidRPr="00632C10">
        <w:t>could introduce bias and alter the prediction about declining optimum growth temperature with size</w:t>
      </w:r>
      <w:r>
        <w:t>.”</w:t>
      </w:r>
    </w:p>
    <w:p w14:paraId="20675EFC" w14:textId="77777777" w:rsidR="00890863" w:rsidRDefault="00890863" w:rsidP="004C4D66">
      <w:pPr>
        <w:pStyle w:val="CommentText"/>
      </w:pPr>
    </w:p>
    <w:p w14:paraId="38B3A378" w14:textId="77777777" w:rsidR="00890863" w:rsidRDefault="00890863" w:rsidP="004C4D66">
      <w:pPr>
        <w:pStyle w:val="CommentText"/>
      </w:pPr>
      <w:r>
        <w:t>Could also add something similar to the following:</w:t>
      </w:r>
    </w:p>
    <w:p w14:paraId="5E92F5BA" w14:textId="77777777" w:rsidR="00890863" w:rsidRDefault="00890863" w:rsidP="004C4D66">
      <w:pPr>
        <w:pStyle w:val="CommentText"/>
      </w:pPr>
    </w:p>
    <w:p w14:paraId="25D7960D" w14:textId="46E9D72F" w:rsidR="00890863" w:rsidRDefault="00890863" w:rsidP="004C4D66">
      <w:pPr>
        <w:pStyle w:val="CommentText"/>
      </w:pPr>
      <w:r>
        <w:t>“However, our independent growth data do not suggest such a violation of the proportionality assumption.”</w:t>
      </w:r>
    </w:p>
  </w:comment>
  <w:comment w:id="16" w:author="Anna Gårdmark" w:date="2021-11-05T17:26:00Z" w:initials="AG">
    <w:p w14:paraId="19E42B8A" w14:textId="7FC776F3" w:rsidR="00717980" w:rsidRDefault="00717980">
      <w:pPr>
        <w:pStyle w:val="CommentText"/>
      </w:pPr>
      <w:r>
        <w:rPr>
          <w:rStyle w:val="CommentReference"/>
        </w:rPr>
        <w:annotationRef/>
      </w:r>
      <w:r>
        <w:t>I agree. See suggestion on a slightly modified version of Jan’s suggestion. I also think it is important to provide an example of why the consumption rates may scale differently with body size in the wild compared to in the lab. Dustin’s example is a good one. See suggested revision.</w:t>
      </w:r>
    </w:p>
  </w:comment>
  <w:comment w:id="18" w:author="Max Lindmark" w:date="2021-11-11T15:41:00Z" w:initials="MOU">
    <w:p w14:paraId="44FE9972" w14:textId="250A6D38" w:rsidR="0020073B" w:rsidRDefault="0020073B">
      <w:pPr>
        <w:pStyle w:val="CommentText"/>
      </w:pPr>
      <w:r>
        <w:rPr>
          <w:rStyle w:val="CommentReference"/>
        </w:rPr>
        <w:annotationRef/>
      </w:r>
      <w:r>
        <w:t xml:space="preserve">I deleted this </w:t>
      </w:r>
      <w:r>
        <w:t xml:space="preserve">last </w:t>
      </w:r>
      <w:r>
        <w:t xml:space="preserve">sentence because I don’t think </w:t>
      </w:r>
      <w:r w:rsidR="005C55F1">
        <w:t xml:space="preserve">we can say that based on our </w:t>
      </w:r>
      <w:proofErr w:type="gramStart"/>
      <w:r w:rsidR="005C55F1">
        <w:t>data?</w:t>
      </w:r>
      <w:proofErr w:type="gramEnd"/>
      <w:r w:rsidR="005C55F1">
        <w:t xml:space="preserve"> </w:t>
      </w:r>
      <w:proofErr w:type="spellStart"/>
      <w:r>
        <w:t>Or di</w:t>
      </w:r>
      <w:proofErr w:type="spellEnd"/>
      <w:r>
        <w:t>d I misunderstand what you were getting at (Jan and Anna)?</w:t>
      </w:r>
      <w:r w:rsidR="005C55F1">
        <w:t xml:space="preserve"> What I think our growth data can tell us is perhaps that </w:t>
      </w:r>
      <w:r w:rsidR="00AA2A79">
        <w:t>we do not need to include maturation to get lower optimum for large fish.</w:t>
      </w:r>
    </w:p>
  </w:comment>
  <w:comment w:id="21" w:author="Max Lindmark" w:date="2021-10-19T16:45:00Z" w:initials="MOU">
    <w:p w14:paraId="6C127C83" w14:textId="0964A55F" w:rsidR="00890863" w:rsidRDefault="00890863">
      <w:pPr>
        <w:pStyle w:val="CommentText"/>
      </w:pPr>
      <w:r>
        <w:rPr>
          <w:rStyle w:val="CommentReference"/>
        </w:rPr>
        <w:annotationRef/>
      </w:r>
      <w:r>
        <w:t>Is it not confusing that we have mass in g on the x-axis, but show the equation using the centered estimates? (Thinking about the intercept here). Should I instead show the centered scale and simpy provide the means in the legend text instead?</w:t>
      </w:r>
    </w:p>
  </w:comment>
  <w:comment w:id="22" w:author="Jan Ohlberger" w:date="2021-10-20T09:39:00Z" w:initials="Ca">
    <w:p w14:paraId="3C4D277A" w14:textId="77777777" w:rsidR="00890863" w:rsidRDefault="00890863">
      <w:pPr>
        <w:pStyle w:val="CommentText"/>
      </w:pPr>
      <w:r>
        <w:rPr>
          <w:rStyle w:val="CommentReference"/>
        </w:rPr>
        <w:annotationRef/>
      </w:r>
      <w:r>
        <w:t>I don’t think that rescaling for a plot is problematic, so either way works. Given that we mostly show ‘rescaled’ values in the other figures, it’s nice to keep this on the original scale!?</w:t>
      </w:r>
    </w:p>
    <w:p w14:paraId="092B836C" w14:textId="77777777" w:rsidR="00890863" w:rsidRDefault="00890863">
      <w:pPr>
        <w:pStyle w:val="CommentText"/>
      </w:pPr>
    </w:p>
    <w:p w14:paraId="112995FC" w14:textId="0D493A83" w:rsidR="00890863" w:rsidRDefault="00890863">
      <w:pPr>
        <w:pStyle w:val="CommentText"/>
      </w:pPr>
      <w:r>
        <w:t>Unrelated but I noticed this just now: it would be great to have tick marks with labels near the maximum values, especially because this is on log-scale – most important for the x-axis to show the full range of observed mass</w:t>
      </w:r>
    </w:p>
  </w:comment>
  <w:comment w:id="23" w:author="Max Lindmark" w:date="2021-10-28T16:34:00Z" w:initials="MOU">
    <w:p w14:paraId="2DE24BAC" w14:textId="3CB6DC4B" w:rsidR="00890863" w:rsidRDefault="00890863">
      <w:pPr>
        <w:pStyle w:val="CommentText"/>
      </w:pPr>
      <w:r>
        <w:rPr>
          <w:rStyle w:val="CommentReference"/>
        </w:rPr>
        <w:annotationRef/>
      </w:r>
      <w:r>
        <w:t>Good idea! Figure is updated (values chosen close to but not exactly maximum, kind of arbitrary to get nice even-ish numbers)</w:t>
      </w:r>
    </w:p>
  </w:comment>
  <w:comment w:id="24" w:author="Jan Ohlberger" w:date="2021-11-01T12:50:00Z" w:initials="Ca">
    <w:p w14:paraId="2385631F" w14:textId="77777777" w:rsidR="00890863" w:rsidRDefault="00890863" w:rsidP="00005B27">
      <w:pPr>
        <w:pStyle w:val="CommentText"/>
      </w:pPr>
      <w:r>
        <w:rPr>
          <w:rStyle w:val="CommentReference"/>
        </w:rPr>
        <w:annotationRef/>
      </w:r>
      <w:r>
        <w:t>Thanks. I wonder though if using equally spaced ticks and labels would be better, i.e. at 0.1, 1, 10,100, 1000, 10000</w:t>
      </w:r>
    </w:p>
    <w:p w14:paraId="08D47851" w14:textId="5A1862C3" w:rsidR="00890863" w:rsidRDefault="00890863">
      <w:pPr>
        <w:pStyle w:val="CommentText"/>
      </w:pPr>
    </w:p>
  </w:comment>
  <w:comment w:id="25" w:author="Max Lindmark" w:date="2021-11-11T11:30:00Z" w:initials="MOU">
    <w:p w14:paraId="421F1103" w14:textId="271B3F78" w:rsidR="008554EE" w:rsidRDefault="008554EE">
      <w:pPr>
        <w:pStyle w:val="CommentText"/>
      </w:pPr>
      <w:r>
        <w:rPr>
          <w:rStyle w:val="CommentReference"/>
        </w:rPr>
        <w:annotationRef/>
      </w:r>
      <w:r>
        <w:t>That makes 100% sense,</w:t>
      </w:r>
      <w:r w:rsidR="00FF09CB">
        <w:t xml:space="preserve"> why didn’t I just go with that from the beginning </w:t>
      </w:r>
      <w:proofErr w:type="spellStart"/>
      <w:r w:rsidR="00FF09CB">
        <w:t>haha</w:t>
      </w:r>
      <w:proofErr w:type="spellEnd"/>
      <w:r w:rsidR="00FF09CB">
        <w:t>. I also made the points slightly smaller!</w:t>
      </w:r>
    </w:p>
  </w:comment>
  <w:comment w:id="26" w:author="Jan Ohlberger" w:date="2021-11-01T12:50:00Z" w:initials="Ca">
    <w:p w14:paraId="18E1521C" w14:textId="3EA44F64" w:rsidR="00890863" w:rsidRDefault="00890863">
      <w:pPr>
        <w:pStyle w:val="CommentText"/>
      </w:pPr>
      <w:r>
        <w:rPr>
          <w:rStyle w:val="CommentReference"/>
        </w:rPr>
        <w:annotationRef/>
      </w:r>
      <w:r>
        <w:t>Note that two lines above you use AE but BE here</w:t>
      </w:r>
    </w:p>
  </w:comment>
  <w:comment w:id="27" w:author="Max Lindmark" w:date="2021-11-11T11:01:00Z" w:initials="MOU">
    <w:p w14:paraId="4C367138" w14:textId="1F71CEAE" w:rsidR="00170C31" w:rsidRDefault="00170C31">
      <w:pPr>
        <w:pStyle w:val="CommentText"/>
      </w:pPr>
      <w:r>
        <w:rPr>
          <w:rStyle w:val="CommentReference"/>
        </w:rPr>
        <w:annotationRef/>
      </w:r>
      <w:r>
        <w:t xml:space="preserve">Thanks! I will use the </w:t>
      </w:r>
      <w:r w:rsidR="00D3213B">
        <w:t>A</w:t>
      </w:r>
      <w:r>
        <w:t xml:space="preserve">E version because I use that the most and GCB is flexible with that. </w:t>
      </w:r>
    </w:p>
  </w:comment>
  <w:comment w:id="32" w:author="Jan Ohlberger" w:date="2021-11-01T12:50:00Z" w:initials="Ca">
    <w:p w14:paraId="46DF673C" w14:textId="77777777" w:rsidR="00890863" w:rsidRDefault="00890863" w:rsidP="00005B27">
      <w:pPr>
        <w:pStyle w:val="CommentText"/>
      </w:pPr>
      <w:r>
        <w:rPr>
          <w:rStyle w:val="CommentReference"/>
        </w:rPr>
        <w:annotationRef/>
      </w:r>
      <w:r>
        <w:t xml:space="preserve">I suggest editing this to match the caption of Figure 4 (or the other way around), </w:t>
      </w:r>
      <w:proofErr w:type="gramStart"/>
      <w:r>
        <w:t>e.g.</w:t>
      </w:r>
      <w:proofErr w:type="gramEnd"/>
      <w:r>
        <w:t xml:space="preserve"> order of CI bands etc.</w:t>
      </w:r>
    </w:p>
    <w:p w14:paraId="433ADD6F" w14:textId="444DB1D5" w:rsidR="00890863" w:rsidRDefault="00890863">
      <w:pPr>
        <w:pStyle w:val="CommentText"/>
      </w:pPr>
    </w:p>
  </w:comment>
  <w:comment w:id="44" w:author="Max Lindmark" w:date="2021-10-28T15:01:00Z" w:initials="MOU">
    <w:p w14:paraId="1A5A19CD" w14:textId="0B169432" w:rsidR="00890863" w:rsidRDefault="00890863">
      <w:pPr>
        <w:pStyle w:val="CommentText"/>
      </w:pPr>
      <w:r>
        <w:rPr>
          <w:rStyle w:val="CommentReference"/>
        </w:rPr>
        <w:annotationRef/>
      </w:r>
      <w:r>
        <w:t>I followed your suggestions here Jan. it’s a bit tricky to balance the transparency though. For the small fish, it’s hard to see the median line because the 1000 draws do not differ that much (same for metabolism for both sizes), and for the larger fish we have the opposite problem, here the alpha is a little bit too much because it’s hard to see the extreme consumption draws. Anyhow, I think this is an OK balance between visualizing the median vs the collection of draws.</w:t>
      </w:r>
    </w:p>
    <w:p w14:paraId="2AE4AEAE" w14:textId="77777777" w:rsidR="00890863" w:rsidRDefault="00890863">
      <w:pPr>
        <w:pStyle w:val="CommentText"/>
      </w:pPr>
    </w:p>
    <w:p w14:paraId="18E9D549" w14:textId="15B034E8" w:rsidR="00890863" w:rsidRDefault="00890863">
      <w:pPr>
        <w:pStyle w:val="CommentText"/>
      </w:pPr>
      <w:r>
        <w:t xml:space="preserve">Pleases have a read-through of the figure text </w:t>
      </w:r>
      <w:r>
        <w:sym w:font="Wingdings" w:char="F04A"/>
      </w:r>
    </w:p>
  </w:comment>
  <w:comment w:id="45" w:author="Jan Ohlberger" w:date="2021-11-01T12:51:00Z" w:initials="Ca">
    <w:p w14:paraId="64589091" w14:textId="2E0E7A82" w:rsidR="00890863" w:rsidRDefault="00890863">
      <w:pPr>
        <w:pStyle w:val="CommentText"/>
      </w:pPr>
      <w:r>
        <w:rPr>
          <w:rStyle w:val="CommentReference"/>
        </w:rPr>
        <w:annotationRef/>
      </w:r>
      <w:r>
        <w:t>Yeah – some are hard to see, but I think this works. Another option would be to draw fewer samples, e.g. 100, to balance between representing the posterior and visibility of the median line</w:t>
      </w:r>
    </w:p>
  </w:comment>
  <w:comment w:id="46" w:author="Anna Gårdmark" w:date="2021-11-10T09:12:00Z" w:initials="AG">
    <w:p w14:paraId="05D4A436" w14:textId="77777777" w:rsidR="002C1909" w:rsidRDefault="002C1909">
      <w:pPr>
        <w:pStyle w:val="CommentText"/>
      </w:pPr>
      <w:r>
        <w:rPr>
          <w:rStyle w:val="CommentReference"/>
        </w:rPr>
        <w:annotationRef/>
      </w:r>
      <w:r>
        <w:t>isn’t this because you don’t draw the median line last, such that it comes on top of the others? If the median line is not transparent it should be clearly visible if it is on top shouldn’t it? (</w:t>
      </w:r>
      <w:proofErr w:type="gramStart"/>
      <w:r>
        <w:t>or</w:t>
      </w:r>
      <w:proofErr w:type="gramEnd"/>
      <w:r>
        <w:t xml:space="preserve"> just make the median a slightly darker shade then).</w:t>
      </w:r>
    </w:p>
    <w:p w14:paraId="39EF3ED5" w14:textId="70CB6FCA" w:rsidR="002C1909" w:rsidRDefault="002C1909">
      <w:pPr>
        <w:pStyle w:val="CommentText"/>
      </w:pPr>
      <w:r>
        <w:t>It’s very nice to look at still!</w:t>
      </w:r>
    </w:p>
  </w:comment>
  <w:comment w:id="47" w:author="Max Lindmark" w:date="2021-11-11T11:15:00Z" w:initials="MOU">
    <w:p w14:paraId="5D3D4DFA" w14:textId="77777777" w:rsidR="002169DB" w:rsidRDefault="002169DB">
      <w:pPr>
        <w:pStyle w:val="CommentText"/>
      </w:pPr>
      <w:r>
        <w:rPr>
          <w:rStyle w:val="CommentReference"/>
        </w:rPr>
        <w:annotationRef/>
      </w:r>
      <w:r w:rsidR="0078129C">
        <w:t xml:space="preserve">The median lines are plotted after, it’s just so many lines that it doesn’t matter that each line is very transparent </w:t>
      </w:r>
      <w:r w:rsidR="0078129C">
        <w:sym w:font="Wingdings" w:char="F04C"/>
      </w:r>
    </w:p>
    <w:p w14:paraId="3AEF91CD" w14:textId="77777777" w:rsidR="00DA59EA" w:rsidRDefault="00DA59EA">
      <w:pPr>
        <w:pStyle w:val="CommentText"/>
      </w:pPr>
    </w:p>
    <w:p w14:paraId="49ED0B21" w14:textId="6231F620" w:rsidR="004C34A5" w:rsidRDefault="00DA59EA" w:rsidP="00E75631">
      <w:pPr>
        <w:pStyle w:val="CommentText"/>
      </w:pPr>
      <w:r>
        <w:t>What I did was I sampled only 50 parameter values</w:t>
      </w:r>
      <w:r w:rsidR="000F61AC">
        <w:t xml:space="preserve"> as you suggested Jan</w:t>
      </w:r>
      <w:r w:rsidR="00437516">
        <w:t xml:space="preserve"> and reduced the transparency. </w:t>
      </w:r>
      <w:r w:rsidR="00D6245B">
        <w:t xml:space="preserve">Because that makes the density plots a little bit less “continuous” (already the data frame is up at around 3 million rows with a temperature resolution of </w:t>
      </w:r>
      <w:r w:rsidR="00D6245B" w:rsidRPr="00D6245B">
        <w:t>0.001</w:t>
      </w:r>
      <w:r w:rsidR="00D6245B">
        <w:t>C)</w:t>
      </w:r>
      <w:r w:rsidR="00DF6997">
        <w:t xml:space="preserve">, </w:t>
      </w:r>
      <w:r w:rsidR="00D6245B">
        <w:t>I also added the histograms in the background so that it wouldn’t look much smoother than it is. I think I prefer this version actually! The not super continuous densities are fine I think because we say it’s a sample.</w:t>
      </w:r>
      <w:r w:rsidR="004C34A5">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BEA6AE" w15:done="0"/>
  <w15:commentEx w15:paraId="16D63CCF" w15:paraIdParent="07BEA6AE" w15:done="0"/>
  <w15:commentEx w15:paraId="73510CE5" w15:done="0"/>
  <w15:commentEx w15:paraId="10605B47" w15:done="0"/>
  <w15:commentEx w15:paraId="58D0EFE7" w15:paraIdParent="10605B47" w15:done="0"/>
  <w15:commentEx w15:paraId="25D7960D" w15:done="0"/>
  <w15:commentEx w15:paraId="19E42B8A" w15:paraIdParent="25D7960D" w15:done="0"/>
  <w15:commentEx w15:paraId="44FE9972" w15:paraIdParent="25D7960D" w15:done="0"/>
  <w15:commentEx w15:paraId="6C127C83" w15:done="0"/>
  <w15:commentEx w15:paraId="112995FC" w15:paraIdParent="6C127C83" w15:done="0"/>
  <w15:commentEx w15:paraId="2DE24BAC" w15:paraIdParent="6C127C83" w15:done="0"/>
  <w15:commentEx w15:paraId="08D47851" w15:paraIdParent="6C127C83" w15:done="0"/>
  <w15:commentEx w15:paraId="421F1103" w15:paraIdParent="6C127C83" w15:done="0"/>
  <w15:commentEx w15:paraId="18E1521C" w15:done="0"/>
  <w15:commentEx w15:paraId="4C367138" w15:paraIdParent="18E1521C" w15:done="0"/>
  <w15:commentEx w15:paraId="433ADD6F" w15:done="0"/>
  <w15:commentEx w15:paraId="18E9D549" w15:done="0"/>
  <w15:commentEx w15:paraId="64589091" w15:paraIdParent="18E9D549" w15:done="0"/>
  <w15:commentEx w15:paraId="39EF3ED5" w15:paraIdParent="18E9D549" w15:done="0"/>
  <w15:commentEx w15:paraId="49ED0B21" w15:paraIdParent="18E9D5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76C01" w16cex:dateUtc="2021-11-05T15:50:00Z"/>
  <w16cex:commentExtensible w16cex:durableId="2537B65F" w16cex:dateUtc="2021-11-11T14:33:00Z"/>
  <w16cex:commentExtensible w16cex:durableId="25377916" w16cex:dateUtc="2021-11-11T10:12:00Z"/>
  <w16cex:commentExtensible w16cex:durableId="251A68A7" w16cex:dateUtc="2021-10-20T08:06:00Z"/>
  <w16cex:commentExtensible w16cex:durableId="25253244" w16cex:dateUtc="2021-10-28T11:26:00Z"/>
  <w16cex:commentExtensible w16cex:durableId="252A6058" w16cex:dateUtc="2021-11-01T11:47:00Z"/>
  <w16cex:commentExtensible w16cex:durableId="25376C09" w16cex:dateUtc="2021-11-05T16:26:00Z"/>
  <w16cex:commentExtensible w16cex:durableId="2537B82D" w16cex:dateUtc="2021-11-11T14:41:00Z"/>
  <w16cex:commentExtensible w16cex:durableId="251974AB" w16cex:dateUtc="2021-10-19T14:45:00Z"/>
  <w16cex:commentExtensible w16cex:durableId="251A6262" w16cex:dateUtc="2021-10-20T07:39:00Z"/>
  <w16cex:commentExtensible w16cex:durableId="25254F7B" w16cex:dateUtc="2021-10-28T14:34:00Z"/>
  <w16cex:commentExtensible w16cex:durableId="252A6112" w16cex:dateUtc="2021-11-01T11:50:00Z"/>
  <w16cex:commentExtensible w16cex:durableId="25377D50" w16cex:dateUtc="2021-11-11T10:30:00Z"/>
  <w16cex:commentExtensible w16cex:durableId="252A6107" w16cex:dateUtc="2021-11-01T11:50:00Z"/>
  <w16cex:commentExtensible w16cex:durableId="25377686" w16cex:dateUtc="2021-11-11T10:01:00Z"/>
  <w16cex:commentExtensible w16cex:durableId="252A6127" w16cex:dateUtc="2021-11-01T11:50:00Z"/>
  <w16cex:commentExtensible w16cex:durableId="252539CF" w16cex:dateUtc="2021-10-28T13:01:00Z"/>
  <w16cex:commentExtensible w16cex:durableId="252A6138" w16cex:dateUtc="2021-11-01T11:51:00Z"/>
  <w16cex:commentExtensible w16cex:durableId="25376C13" w16cex:dateUtc="2021-11-10T08:12:00Z"/>
  <w16cex:commentExtensible w16cex:durableId="253779E1" w16cex:dateUtc="2021-11-11T1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BEA6AE" w16cid:durableId="25376C01"/>
  <w16cid:commentId w16cid:paraId="16D63CCF" w16cid:durableId="2537B65F"/>
  <w16cid:commentId w16cid:paraId="73510CE5" w16cid:durableId="25377916"/>
  <w16cid:commentId w16cid:paraId="10605B47" w16cid:durableId="251A68A7"/>
  <w16cid:commentId w16cid:paraId="58D0EFE7" w16cid:durableId="25253244"/>
  <w16cid:commentId w16cid:paraId="25D7960D" w16cid:durableId="252A6058"/>
  <w16cid:commentId w16cid:paraId="19E42B8A" w16cid:durableId="25376C09"/>
  <w16cid:commentId w16cid:paraId="44FE9972" w16cid:durableId="2537B82D"/>
  <w16cid:commentId w16cid:paraId="6C127C83" w16cid:durableId="251974AB"/>
  <w16cid:commentId w16cid:paraId="112995FC" w16cid:durableId="251A6262"/>
  <w16cid:commentId w16cid:paraId="2DE24BAC" w16cid:durableId="25254F7B"/>
  <w16cid:commentId w16cid:paraId="08D47851" w16cid:durableId="252A6112"/>
  <w16cid:commentId w16cid:paraId="421F1103" w16cid:durableId="25377D50"/>
  <w16cid:commentId w16cid:paraId="18E1521C" w16cid:durableId="252A6107"/>
  <w16cid:commentId w16cid:paraId="4C367138" w16cid:durableId="25377686"/>
  <w16cid:commentId w16cid:paraId="433ADD6F" w16cid:durableId="252A6127"/>
  <w16cid:commentId w16cid:paraId="18E9D549" w16cid:durableId="252539CF"/>
  <w16cid:commentId w16cid:paraId="64589091" w16cid:durableId="252A6138"/>
  <w16cid:commentId w16cid:paraId="39EF3ED5" w16cid:durableId="25376C13"/>
  <w16cid:commentId w16cid:paraId="49ED0B21" w16cid:durableId="253779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Jan Ohlberger">
    <w15:presenceInfo w15:providerId="None" w15:userId="Jan Oh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4FA9"/>
    <w:rsid w:val="00005B27"/>
    <w:rsid w:val="00006DAE"/>
    <w:rsid w:val="00007AFC"/>
    <w:rsid w:val="000101BB"/>
    <w:rsid w:val="00010403"/>
    <w:rsid w:val="000108F7"/>
    <w:rsid w:val="00011BB4"/>
    <w:rsid w:val="00013201"/>
    <w:rsid w:val="00013A66"/>
    <w:rsid w:val="00014257"/>
    <w:rsid w:val="000143A5"/>
    <w:rsid w:val="000170E6"/>
    <w:rsid w:val="00017EF3"/>
    <w:rsid w:val="00021059"/>
    <w:rsid w:val="00022C2C"/>
    <w:rsid w:val="000234FF"/>
    <w:rsid w:val="000244B9"/>
    <w:rsid w:val="00024A14"/>
    <w:rsid w:val="0002590E"/>
    <w:rsid w:val="00026052"/>
    <w:rsid w:val="0003099F"/>
    <w:rsid w:val="0003225B"/>
    <w:rsid w:val="00033F6A"/>
    <w:rsid w:val="000374F9"/>
    <w:rsid w:val="00041C92"/>
    <w:rsid w:val="00043B98"/>
    <w:rsid w:val="00043DF6"/>
    <w:rsid w:val="00044766"/>
    <w:rsid w:val="00046DAB"/>
    <w:rsid w:val="00047051"/>
    <w:rsid w:val="000516F9"/>
    <w:rsid w:val="00051A78"/>
    <w:rsid w:val="00053040"/>
    <w:rsid w:val="0005461C"/>
    <w:rsid w:val="00054D52"/>
    <w:rsid w:val="000604B9"/>
    <w:rsid w:val="00064812"/>
    <w:rsid w:val="000665E4"/>
    <w:rsid w:val="00070A8C"/>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3A70"/>
    <w:rsid w:val="00094ECF"/>
    <w:rsid w:val="00095A1A"/>
    <w:rsid w:val="0009663E"/>
    <w:rsid w:val="000974B4"/>
    <w:rsid w:val="00097AEB"/>
    <w:rsid w:val="00097BA2"/>
    <w:rsid w:val="000A0770"/>
    <w:rsid w:val="000A0F12"/>
    <w:rsid w:val="000A240F"/>
    <w:rsid w:val="000A587E"/>
    <w:rsid w:val="000A663B"/>
    <w:rsid w:val="000B1834"/>
    <w:rsid w:val="000B3372"/>
    <w:rsid w:val="000B33B0"/>
    <w:rsid w:val="000B5966"/>
    <w:rsid w:val="000C0091"/>
    <w:rsid w:val="000C0ECF"/>
    <w:rsid w:val="000C2457"/>
    <w:rsid w:val="000C3A6B"/>
    <w:rsid w:val="000C4326"/>
    <w:rsid w:val="000D0180"/>
    <w:rsid w:val="000D147D"/>
    <w:rsid w:val="000D586C"/>
    <w:rsid w:val="000D62DD"/>
    <w:rsid w:val="000D652F"/>
    <w:rsid w:val="000D6AC9"/>
    <w:rsid w:val="000E0BCA"/>
    <w:rsid w:val="000E2652"/>
    <w:rsid w:val="000E3552"/>
    <w:rsid w:val="000E3764"/>
    <w:rsid w:val="000E3C63"/>
    <w:rsid w:val="000F34A3"/>
    <w:rsid w:val="000F4D7D"/>
    <w:rsid w:val="000F61AC"/>
    <w:rsid w:val="000F72D2"/>
    <w:rsid w:val="000F7520"/>
    <w:rsid w:val="000F76CB"/>
    <w:rsid w:val="0010028B"/>
    <w:rsid w:val="001011F8"/>
    <w:rsid w:val="00101F85"/>
    <w:rsid w:val="00103766"/>
    <w:rsid w:val="0010555E"/>
    <w:rsid w:val="00107F38"/>
    <w:rsid w:val="00110082"/>
    <w:rsid w:val="001114C8"/>
    <w:rsid w:val="0011268E"/>
    <w:rsid w:val="0011430D"/>
    <w:rsid w:val="00116C61"/>
    <w:rsid w:val="00116D29"/>
    <w:rsid w:val="00117DCF"/>
    <w:rsid w:val="00117EF0"/>
    <w:rsid w:val="00120041"/>
    <w:rsid w:val="00120FE0"/>
    <w:rsid w:val="00123D21"/>
    <w:rsid w:val="001257C2"/>
    <w:rsid w:val="0012633A"/>
    <w:rsid w:val="0012671E"/>
    <w:rsid w:val="00133893"/>
    <w:rsid w:val="001340BC"/>
    <w:rsid w:val="0013421A"/>
    <w:rsid w:val="001368F4"/>
    <w:rsid w:val="0013712F"/>
    <w:rsid w:val="00137CC0"/>
    <w:rsid w:val="00137DAF"/>
    <w:rsid w:val="001411AA"/>
    <w:rsid w:val="001420C5"/>
    <w:rsid w:val="0014354F"/>
    <w:rsid w:val="00143614"/>
    <w:rsid w:val="00143DBC"/>
    <w:rsid w:val="001445B4"/>
    <w:rsid w:val="00145552"/>
    <w:rsid w:val="00147361"/>
    <w:rsid w:val="00150144"/>
    <w:rsid w:val="00151BE9"/>
    <w:rsid w:val="00153359"/>
    <w:rsid w:val="00154D1C"/>
    <w:rsid w:val="00154DB9"/>
    <w:rsid w:val="00155657"/>
    <w:rsid w:val="00155660"/>
    <w:rsid w:val="00157025"/>
    <w:rsid w:val="0015760E"/>
    <w:rsid w:val="00160693"/>
    <w:rsid w:val="00160E53"/>
    <w:rsid w:val="00161005"/>
    <w:rsid w:val="00161213"/>
    <w:rsid w:val="001638BB"/>
    <w:rsid w:val="001649A4"/>
    <w:rsid w:val="00167D11"/>
    <w:rsid w:val="00170C31"/>
    <w:rsid w:val="00170D14"/>
    <w:rsid w:val="001728A4"/>
    <w:rsid w:val="00173764"/>
    <w:rsid w:val="00175D9C"/>
    <w:rsid w:val="001764F8"/>
    <w:rsid w:val="00176EF6"/>
    <w:rsid w:val="00177E68"/>
    <w:rsid w:val="00181EDF"/>
    <w:rsid w:val="00184186"/>
    <w:rsid w:val="00184FB8"/>
    <w:rsid w:val="001875EA"/>
    <w:rsid w:val="00187AC7"/>
    <w:rsid w:val="00187FEE"/>
    <w:rsid w:val="00190534"/>
    <w:rsid w:val="00192E60"/>
    <w:rsid w:val="00195D22"/>
    <w:rsid w:val="00195E4F"/>
    <w:rsid w:val="00196794"/>
    <w:rsid w:val="001A3841"/>
    <w:rsid w:val="001A504D"/>
    <w:rsid w:val="001A57BB"/>
    <w:rsid w:val="001A6A45"/>
    <w:rsid w:val="001A6AE8"/>
    <w:rsid w:val="001A6FB9"/>
    <w:rsid w:val="001B1155"/>
    <w:rsid w:val="001B3828"/>
    <w:rsid w:val="001B7424"/>
    <w:rsid w:val="001C3256"/>
    <w:rsid w:val="001C38B5"/>
    <w:rsid w:val="001C4A73"/>
    <w:rsid w:val="001C5C9D"/>
    <w:rsid w:val="001D3DED"/>
    <w:rsid w:val="001E0983"/>
    <w:rsid w:val="001E1679"/>
    <w:rsid w:val="001E52CE"/>
    <w:rsid w:val="001E64B3"/>
    <w:rsid w:val="001F07D2"/>
    <w:rsid w:val="001F4B29"/>
    <w:rsid w:val="001F4D60"/>
    <w:rsid w:val="001F5D6B"/>
    <w:rsid w:val="001F664C"/>
    <w:rsid w:val="001F7190"/>
    <w:rsid w:val="001F78D9"/>
    <w:rsid w:val="0020073B"/>
    <w:rsid w:val="0020282F"/>
    <w:rsid w:val="00203ED8"/>
    <w:rsid w:val="0020738F"/>
    <w:rsid w:val="00210780"/>
    <w:rsid w:val="00212826"/>
    <w:rsid w:val="00212A6A"/>
    <w:rsid w:val="0021415C"/>
    <w:rsid w:val="002160AF"/>
    <w:rsid w:val="002169DB"/>
    <w:rsid w:val="00221898"/>
    <w:rsid w:val="00221B6B"/>
    <w:rsid w:val="002233CC"/>
    <w:rsid w:val="0022380A"/>
    <w:rsid w:val="00224B99"/>
    <w:rsid w:val="00224D46"/>
    <w:rsid w:val="00225EAB"/>
    <w:rsid w:val="002307A3"/>
    <w:rsid w:val="00231794"/>
    <w:rsid w:val="002347CF"/>
    <w:rsid w:val="00236745"/>
    <w:rsid w:val="002400E3"/>
    <w:rsid w:val="00242AF4"/>
    <w:rsid w:val="00243567"/>
    <w:rsid w:val="002437CA"/>
    <w:rsid w:val="00243D8D"/>
    <w:rsid w:val="00244752"/>
    <w:rsid w:val="00247036"/>
    <w:rsid w:val="0024752B"/>
    <w:rsid w:val="00247A4F"/>
    <w:rsid w:val="00247EA9"/>
    <w:rsid w:val="00250086"/>
    <w:rsid w:val="00250D5D"/>
    <w:rsid w:val="00250DFD"/>
    <w:rsid w:val="00251A4B"/>
    <w:rsid w:val="00251E71"/>
    <w:rsid w:val="00251F8B"/>
    <w:rsid w:val="002522AE"/>
    <w:rsid w:val="002530AC"/>
    <w:rsid w:val="00253306"/>
    <w:rsid w:val="002566F8"/>
    <w:rsid w:val="00256D79"/>
    <w:rsid w:val="00256DEC"/>
    <w:rsid w:val="002576D0"/>
    <w:rsid w:val="00260680"/>
    <w:rsid w:val="00260B33"/>
    <w:rsid w:val="00264D23"/>
    <w:rsid w:val="00267633"/>
    <w:rsid w:val="002705ED"/>
    <w:rsid w:val="0027168D"/>
    <w:rsid w:val="002742EB"/>
    <w:rsid w:val="002745A8"/>
    <w:rsid w:val="002750F6"/>
    <w:rsid w:val="00276A4C"/>
    <w:rsid w:val="00276E52"/>
    <w:rsid w:val="00277715"/>
    <w:rsid w:val="00277B85"/>
    <w:rsid w:val="00281464"/>
    <w:rsid w:val="00281A8D"/>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2C9D"/>
    <w:rsid w:val="002B3169"/>
    <w:rsid w:val="002B6F11"/>
    <w:rsid w:val="002B709E"/>
    <w:rsid w:val="002B7A1C"/>
    <w:rsid w:val="002C1909"/>
    <w:rsid w:val="002C2944"/>
    <w:rsid w:val="002C5871"/>
    <w:rsid w:val="002C670B"/>
    <w:rsid w:val="002C6B50"/>
    <w:rsid w:val="002C6C08"/>
    <w:rsid w:val="002D0A5D"/>
    <w:rsid w:val="002D2548"/>
    <w:rsid w:val="002D4880"/>
    <w:rsid w:val="002D5576"/>
    <w:rsid w:val="002D55A9"/>
    <w:rsid w:val="002D5B83"/>
    <w:rsid w:val="002D67F4"/>
    <w:rsid w:val="002D73FB"/>
    <w:rsid w:val="002E1DA7"/>
    <w:rsid w:val="002E3AB1"/>
    <w:rsid w:val="002E3D59"/>
    <w:rsid w:val="002E5E42"/>
    <w:rsid w:val="002F097A"/>
    <w:rsid w:val="002F114A"/>
    <w:rsid w:val="002F1CF6"/>
    <w:rsid w:val="002F1D23"/>
    <w:rsid w:val="002F31AB"/>
    <w:rsid w:val="002F3B4E"/>
    <w:rsid w:val="002F551C"/>
    <w:rsid w:val="002F6454"/>
    <w:rsid w:val="002F6848"/>
    <w:rsid w:val="002F72C3"/>
    <w:rsid w:val="00302DF0"/>
    <w:rsid w:val="0030360E"/>
    <w:rsid w:val="00304ED1"/>
    <w:rsid w:val="00305404"/>
    <w:rsid w:val="00307087"/>
    <w:rsid w:val="00310E1F"/>
    <w:rsid w:val="00313000"/>
    <w:rsid w:val="00313188"/>
    <w:rsid w:val="00313352"/>
    <w:rsid w:val="00313FBC"/>
    <w:rsid w:val="003151B5"/>
    <w:rsid w:val="003163B5"/>
    <w:rsid w:val="0032004D"/>
    <w:rsid w:val="00320761"/>
    <w:rsid w:val="00321020"/>
    <w:rsid w:val="003247CB"/>
    <w:rsid w:val="00324E66"/>
    <w:rsid w:val="003254FF"/>
    <w:rsid w:val="003274BB"/>
    <w:rsid w:val="003274C8"/>
    <w:rsid w:val="003309A1"/>
    <w:rsid w:val="00331836"/>
    <w:rsid w:val="003344FC"/>
    <w:rsid w:val="00337CFB"/>
    <w:rsid w:val="00341D90"/>
    <w:rsid w:val="00341E97"/>
    <w:rsid w:val="003434CF"/>
    <w:rsid w:val="00345497"/>
    <w:rsid w:val="00347301"/>
    <w:rsid w:val="003473C7"/>
    <w:rsid w:val="003507A7"/>
    <w:rsid w:val="00351A60"/>
    <w:rsid w:val="00353F57"/>
    <w:rsid w:val="00354084"/>
    <w:rsid w:val="0035458F"/>
    <w:rsid w:val="00355CEF"/>
    <w:rsid w:val="00356004"/>
    <w:rsid w:val="00360E73"/>
    <w:rsid w:val="003623A2"/>
    <w:rsid w:val="0036344F"/>
    <w:rsid w:val="00363F2F"/>
    <w:rsid w:val="003641A4"/>
    <w:rsid w:val="0036497A"/>
    <w:rsid w:val="00366C06"/>
    <w:rsid w:val="00367194"/>
    <w:rsid w:val="0037081F"/>
    <w:rsid w:val="00370B3B"/>
    <w:rsid w:val="003722B4"/>
    <w:rsid w:val="00372D1D"/>
    <w:rsid w:val="00375AD6"/>
    <w:rsid w:val="00380168"/>
    <w:rsid w:val="0038045D"/>
    <w:rsid w:val="0038100B"/>
    <w:rsid w:val="00381119"/>
    <w:rsid w:val="00382649"/>
    <w:rsid w:val="00384F48"/>
    <w:rsid w:val="003850EB"/>
    <w:rsid w:val="00387119"/>
    <w:rsid w:val="003938B8"/>
    <w:rsid w:val="00396624"/>
    <w:rsid w:val="00396BA7"/>
    <w:rsid w:val="003972F7"/>
    <w:rsid w:val="003A0ACE"/>
    <w:rsid w:val="003A2181"/>
    <w:rsid w:val="003A2503"/>
    <w:rsid w:val="003A271F"/>
    <w:rsid w:val="003A3A36"/>
    <w:rsid w:val="003A4874"/>
    <w:rsid w:val="003A65F4"/>
    <w:rsid w:val="003A7443"/>
    <w:rsid w:val="003B0677"/>
    <w:rsid w:val="003B0C42"/>
    <w:rsid w:val="003B0DE8"/>
    <w:rsid w:val="003B1285"/>
    <w:rsid w:val="003B2018"/>
    <w:rsid w:val="003B3061"/>
    <w:rsid w:val="003B49CA"/>
    <w:rsid w:val="003B6F0E"/>
    <w:rsid w:val="003B734B"/>
    <w:rsid w:val="003C026A"/>
    <w:rsid w:val="003C156E"/>
    <w:rsid w:val="003C1FF6"/>
    <w:rsid w:val="003C25A8"/>
    <w:rsid w:val="003C6574"/>
    <w:rsid w:val="003C6D30"/>
    <w:rsid w:val="003D00C2"/>
    <w:rsid w:val="003D1255"/>
    <w:rsid w:val="003D22CA"/>
    <w:rsid w:val="003D3BD0"/>
    <w:rsid w:val="003D602F"/>
    <w:rsid w:val="003D6D6E"/>
    <w:rsid w:val="003E0395"/>
    <w:rsid w:val="003E0F3A"/>
    <w:rsid w:val="003E13A2"/>
    <w:rsid w:val="003E2DCD"/>
    <w:rsid w:val="003E3A7D"/>
    <w:rsid w:val="003E507E"/>
    <w:rsid w:val="003E61FF"/>
    <w:rsid w:val="003E7598"/>
    <w:rsid w:val="003F1038"/>
    <w:rsid w:val="003F19AC"/>
    <w:rsid w:val="003F1FB0"/>
    <w:rsid w:val="003F3062"/>
    <w:rsid w:val="003F422D"/>
    <w:rsid w:val="003F6C14"/>
    <w:rsid w:val="00402888"/>
    <w:rsid w:val="00404A42"/>
    <w:rsid w:val="00405720"/>
    <w:rsid w:val="00405C2D"/>
    <w:rsid w:val="0040614D"/>
    <w:rsid w:val="00406E37"/>
    <w:rsid w:val="004072D3"/>
    <w:rsid w:val="004074EA"/>
    <w:rsid w:val="00412561"/>
    <w:rsid w:val="00412AB1"/>
    <w:rsid w:val="004133CA"/>
    <w:rsid w:val="00416D62"/>
    <w:rsid w:val="00421FF6"/>
    <w:rsid w:val="00422612"/>
    <w:rsid w:val="0042376B"/>
    <w:rsid w:val="00423844"/>
    <w:rsid w:val="0042425D"/>
    <w:rsid w:val="00424F15"/>
    <w:rsid w:val="00425194"/>
    <w:rsid w:val="004251FD"/>
    <w:rsid w:val="004335E2"/>
    <w:rsid w:val="00436A47"/>
    <w:rsid w:val="004374DC"/>
    <w:rsid w:val="00437516"/>
    <w:rsid w:val="00440E6A"/>
    <w:rsid w:val="004418AB"/>
    <w:rsid w:val="0044255C"/>
    <w:rsid w:val="00442CEB"/>
    <w:rsid w:val="004504E8"/>
    <w:rsid w:val="00450687"/>
    <w:rsid w:val="00450D9C"/>
    <w:rsid w:val="004516C8"/>
    <w:rsid w:val="00455C07"/>
    <w:rsid w:val="00456818"/>
    <w:rsid w:val="00457C23"/>
    <w:rsid w:val="00460EC4"/>
    <w:rsid w:val="00462D34"/>
    <w:rsid w:val="004675EE"/>
    <w:rsid w:val="00476227"/>
    <w:rsid w:val="00476435"/>
    <w:rsid w:val="00476EDB"/>
    <w:rsid w:val="00477868"/>
    <w:rsid w:val="004779E3"/>
    <w:rsid w:val="00480275"/>
    <w:rsid w:val="00480900"/>
    <w:rsid w:val="00480CDE"/>
    <w:rsid w:val="0048106F"/>
    <w:rsid w:val="004817D7"/>
    <w:rsid w:val="004821C4"/>
    <w:rsid w:val="004829C5"/>
    <w:rsid w:val="00483A95"/>
    <w:rsid w:val="00483ACA"/>
    <w:rsid w:val="00483CB0"/>
    <w:rsid w:val="00485B90"/>
    <w:rsid w:val="00485CE2"/>
    <w:rsid w:val="00486CB0"/>
    <w:rsid w:val="00486D2F"/>
    <w:rsid w:val="00487540"/>
    <w:rsid w:val="00487B36"/>
    <w:rsid w:val="00490D6F"/>
    <w:rsid w:val="00492121"/>
    <w:rsid w:val="004927E8"/>
    <w:rsid w:val="0049362F"/>
    <w:rsid w:val="004948C0"/>
    <w:rsid w:val="00497873"/>
    <w:rsid w:val="00497A96"/>
    <w:rsid w:val="00497BA9"/>
    <w:rsid w:val="00497F32"/>
    <w:rsid w:val="004A088A"/>
    <w:rsid w:val="004A4B92"/>
    <w:rsid w:val="004A545D"/>
    <w:rsid w:val="004A6177"/>
    <w:rsid w:val="004A7FEA"/>
    <w:rsid w:val="004B082C"/>
    <w:rsid w:val="004B3EA3"/>
    <w:rsid w:val="004B6A67"/>
    <w:rsid w:val="004B6DDA"/>
    <w:rsid w:val="004C0884"/>
    <w:rsid w:val="004C09FF"/>
    <w:rsid w:val="004C18B6"/>
    <w:rsid w:val="004C34A5"/>
    <w:rsid w:val="004C3EE4"/>
    <w:rsid w:val="004C4D66"/>
    <w:rsid w:val="004C572A"/>
    <w:rsid w:val="004C6CC8"/>
    <w:rsid w:val="004C76B9"/>
    <w:rsid w:val="004C7AAF"/>
    <w:rsid w:val="004D01C5"/>
    <w:rsid w:val="004D1503"/>
    <w:rsid w:val="004D30F8"/>
    <w:rsid w:val="004D3578"/>
    <w:rsid w:val="004D397D"/>
    <w:rsid w:val="004D6538"/>
    <w:rsid w:val="004D7D9C"/>
    <w:rsid w:val="004E541D"/>
    <w:rsid w:val="004E7631"/>
    <w:rsid w:val="004E7B1E"/>
    <w:rsid w:val="004F2AC7"/>
    <w:rsid w:val="004F4D94"/>
    <w:rsid w:val="004F5A17"/>
    <w:rsid w:val="004F6586"/>
    <w:rsid w:val="004F7CC5"/>
    <w:rsid w:val="00500228"/>
    <w:rsid w:val="0050358D"/>
    <w:rsid w:val="00511C3E"/>
    <w:rsid w:val="00512A6F"/>
    <w:rsid w:val="0051622C"/>
    <w:rsid w:val="0051622E"/>
    <w:rsid w:val="005168F5"/>
    <w:rsid w:val="00526F7C"/>
    <w:rsid w:val="00526FE7"/>
    <w:rsid w:val="00527513"/>
    <w:rsid w:val="00536996"/>
    <w:rsid w:val="0054561B"/>
    <w:rsid w:val="00547D0B"/>
    <w:rsid w:val="0055075B"/>
    <w:rsid w:val="00553171"/>
    <w:rsid w:val="00553B74"/>
    <w:rsid w:val="0055485E"/>
    <w:rsid w:val="00556592"/>
    <w:rsid w:val="0055730C"/>
    <w:rsid w:val="00562332"/>
    <w:rsid w:val="00562866"/>
    <w:rsid w:val="00562ADD"/>
    <w:rsid w:val="00565354"/>
    <w:rsid w:val="00574A41"/>
    <w:rsid w:val="005760B0"/>
    <w:rsid w:val="005760B5"/>
    <w:rsid w:val="00577256"/>
    <w:rsid w:val="00577BB9"/>
    <w:rsid w:val="00577D04"/>
    <w:rsid w:val="005844F5"/>
    <w:rsid w:val="00585FEA"/>
    <w:rsid w:val="005911F4"/>
    <w:rsid w:val="00591F39"/>
    <w:rsid w:val="0059487E"/>
    <w:rsid w:val="00594AFD"/>
    <w:rsid w:val="00594C7D"/>
    <w:rsid w:val="00596192"/>
    <w:rsid w:val="00596F2F"/>
    <w:rsid w:val="005A0441"/>
    <w:rsid w:val="005A0A57"/>
    <w:rsid w:val="005A19D3"/>
    <w:rsid w:val="005A295A"/>
    <w:rsid w:val="005A2D1B"/>
    <w:rsid w:val="005A2E77"/>
    <w:rsid w:val="005A3367"/>
    <w:rsid w:val="005A5AE2"/>
    <w:rsid w:val="005A6A4A"/>
    <w:rsid w:val="005A7A22"/>
    <w:rsid w:val="005B1533"/>
    <w:rsid w:val="005B29F8"/>
    <w:rsid w:val="005B33C9"/>
    <w:rsid w:val="005B4215"/>
    <w:rsid w:val="005B4DAB"/>
    <w:rsid w:val="005B4E3C"/>
    <w:rsid w:val="005B4E67"/>
    <w:rsid w:val="005B7D68"/>
    <w:rsid w:val="005C0053"/>
    <w:rsid w:val="005C04B7"/>
    <w:rsid w:val="005C185C"/>
    <w:rsid w:val="005C3C5E"/>
    <w:rsid w:val="005C3DAE"/>
    <w:rsid w:val="005C55F1"/>
    <w:rsid w:val="005C5FF9"/>
    <w:rsid w:val="005C61A7"/>
    <w:rsid w:val="005D0B37"/>
    <w:rsid w:val="005D217E"/>
    <w:rsid w:val="005D25C1"/>
    <w:rsid w:val="005D2BA3"/>
    <w:rsid w:val="005D5BE2"/>
    <w:rsid w:val="005E21C1"/>
    <w:rsid w:val="005E4474"/>
    <w:rsid w:val="005E506D"/>
    <w:rsid w:val="005E6E5B"/>
    <w:rsid w:val="005E7364"/>
    <w:rsid w:val="005F0192"/>
    <w:rsid w:val="005F0A5B"/>
    <w:rsid w:val="005F286B"/>
    <w:rsid w:val="005F340D"/>
    <w:rsid w:val="005F357E"/>
    <w:rsid w:val="005F376C"/>
    <w:rsid w:val="005F73F0"/>
    <w:rsid w:val="005F74EB"/>
    <w:rsid w:val="006028D9"/>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5001"/>
    <w:rsid w:val="006361EF"/>
    <w:rsid w:val="0063796D"/>
    <w:rsid w:val="006404FA"/>
    <w:rsid w:val="00641038"/>
    <w:rsid w:val="006423F8"/>
    <w:rsid w:val="0064248C"/>
    <w:rsid w:val="00643EF1"/>
    <w:rsid w:val="00643FF9"/>
    <w:rsid w:val="00644BEA"/>
    <w:rsid w:val="00645236"/>
    <w:rsid w:val="00645F5D"/>
    <w:rsid w:val="00647798"/>
    <w:rsid w:val="006506B3"/>
    <w:rsid w:val="00651E5A"/>
    <w:rsid w:val="00652262"/>
    <w:rsid w:val="00652574"/>
    <w:rsid w:val="006556CA"/>
    <w:rsid w:val="0065723A"/>
    <w:rsid w:val="00657603"/>
    <w:rsid w:val="00664D3A"/>
    <w:rsid w:val="0066556B"/>
    <w:rsid w:val="00665999"/>
    <w:rsid w:val="0066648A"/>
    <w:rsid w:val="00666C40"/>
    <w:rsid w:val="00667E36"/>
    <w:rsid w:val="00671B68"/>
    <w:rsid w:val="00672190"/>
    <w:rsid w:val="00672CB5"/>
    <w:rsid w:val="006731EE"/>
    <w:rsid w:val="00673B26"/>
    <w:rsid w:val="00673D17"/>
    <w:rsid w:val="0067695E"/>
    <w:rsid w:val="00676FCD"/>
    <w:rsid w:val="00680522"/>
    <w:rsid w:val="006852B0"/>
    <w:rsid w:val="00691A94"/>
    <w:rsid w:val="006929EB"/>
    <w:rsid w:val="006942EF"/>
    <w:rsid w:val="006967B2"/>
    <w:rsid w:val="0069740A"/>
    <w:rsid w:val="006A038E"/>
    <w:rsid w:val="006A3E18"/>
    <w:rsid w:val="006A4D74"/>
    <w:rsid w:val="006A522D"/>
    <w:rsid w:val="006A5A37"/>
    <w:rsid w:val="006A6704"/>
    <w:rsid w:val="006A739F"/>
    <w:rsid w:val="006A7B42"/>
    <w:rsid w:val="006A7D5E"/>
    <w:rsid w:val="006B1CC2"/>
    <w:rsid w:val="006B23EF"/>
    <w:rsid w:val="006B2A62"/>
    <w:rsid w:val="006B2DED"/>
    <w:rsid w:val="006B3380"/>
    <w:rsid w:val="006B48F8"/>
    <w:rsid w:val="006B4F16"/>
    <w:rsid w:val="006B5603"/>
    <w:rsid w:val="006C0838"/>
    <w:rsid w:val="006C0BE2"/>
    <w:rsid w:val="006C0F46"/>
    <w:rsid w:val="006C3648"/>
    <w:rsid w:val="006C51E0"/>
    <w:rsid w:val="006C5421"/>
    <w:rsid w:val="006C54BC"/>
    <w:rsid w:val="006C6850"/>
    <w:rsid w:val="006C746F"/>
    <w:rsid w:val="006C7B7B"/>
    <w:rsid w:val="006D2D42"/>
    <w:rsid w:val="006D6D1A"/>
    <w:rsid w:val="006D7535"/>
    <w:rsid w:val="006E04C9"/>
    <w:rsid w:val="006E052C"/>
    <w:rsid w:val="006E461E"/>
    <w:rsid w:val="006E59D2"/>
    <w:rsid w:val="006E5FF2"/>
    <w:rsid w:val="006E7519"/>
    <w:rsid w:val="006F048A"/>
    <w:rsid w:val="006F0BB6"/>
    <w:rsid w:val="006F298D"/>
    <w:rsid w:val="006F3AD3"/>
    <w:rsid w:val="006F648B"/>
    <w:rsid w:val="007007A8"/>
    <w:rsid w:val="00700A82"/>
    <w:rsid w:val="007017D0"/>
    <w:rsid w:val="007036ED"/>
    <w:rsid w:val="007048D2"/>
    <w:rsid w:val="00705D1B"/>
    <w:rsid w:val="00707143"/>
    <w:rsid w:val="007145C4"/>
    <w:rsid w:val="00716258"/>
    <w:rsid w:val="007162BB"/>
    <w:rsid w:val="00717980"/>
    <w:rsid w:val="007201EE"/>
    <w:rsid w:val="00722866"/>
    <w:rsid w:val="007244DD"/>
    <w:rsid w:val="007259BB"/>
    <w:rsid w:val="0072672C"/>
    <w:rsid w:val="00727040"/>
    <w:rsid w:val="007345ED"/>
    <w:rsid w:val="00734F96"/>
    <w:rsid w:val="00735606"/>
    <w:rsid w:val="007360E3"/>
    <w:rsid w:val="0073728E"/>
    <w:rsid w:val="00740B0A"/>
    <w:rsid w:val="00742327"/>
    <w:rsid w:val="007433EA"/>
    <w:rsid w:val="007448C5"/>
    <w:rsid w:val="00745755"/>
    <w:rsid w:val="00747E31"/>
    <w:rsid w:val="007546FA"/>
    <w:rsid w:val="00755B32"/>
    <w:rsid w:val="00760F8B"/>
    <w:rsid w:val="00764BFB"/>
    <w:rsid w:val="0076691D"/>
    <w:rsid w:val="007708F2"/>
    <w:rsid w:val="0077235F"/>
    <w:rsid w:val="00772F0C"/>
    <w:rsid w:val="0077501C"/>
    <w:rsid w:val="007766B6"/>
    <w:rsid w:val="00777715"/>
    <w:rsid w:val="00777BFB"/>
    <w:rsid w:val="007802FE"/>
    <w:rsid w:val="00780D40"/>
    <w:rsid w:val="00781203"/>
    <w:rsid w:val="0078129C"/>
    <w:rsid w:val="00781413"/>
    <w:rsid w:val="00781DF9"/>
    <w:rsid w:val="0078286A"/>
    <w:rsid w:val="007834FE"/>
    <w:rsid w:val="00784F43"/>
    <w:rsid w:val="007851F5"/>
    <w:rsid w:val="00785C30"/>
    <w:rsid w:val="00785C67"/>
    <w:rsid w:val="00785E32"/>
    <w:rsid w:val="00786497"/>
    <w:rsid w:val="00787B6E"/>
    <w:rsid w:val="007900F4"/>
    <w:rsid w:val="00790147"/>
    <w:rsid w:val="00791299"/>
    <w:rsid w:val="00791EE7"/>
    <w:rsid w:val="007937F2"/>
    <w:rsid w:val="00794EC7"/>
    <w:rsid w:val="007956F7"/>
    <w:rsid w:val="00795B6B"/>
    <w:rsid w:val="00797833"/>
    <w:rsid w:val="007B081C"/>
    <w:rsid w:val="007B4322"/>
    <w:rsid w:val="007B5F1E"/>
    <w:rsid w:val="007C10AC"/>
    <w:rsid w:val="007C185F"/>
    <w:rsid w:val="007C2B91"/>
    <w:rsid w:val="007C337D"/>
    <w:rsid w:val="007C3B9B"/>
    <w:rsid w:val="007C4B3A"/>
    <w:rsid w:val="007C4F51"/>
    <w:rsid w:val="007C79FE"/>
    <w:rsid w:val="007D0651"/>
    <w:rsid w:val="007D0926"/>
    <w:rsid w:val="007D1A5C"/>
    <w:rsid w:val="007D312B"/>
    <w:rsid w:val="007D4DF8"/>
    <w:rsid w:val="007D61DA"/>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4406"/>
    <w:rsid w:val="00807CFC"/>
    <w:rsid w:val="0081022C"/>
    <w:rsid w:val="00811612"/>
    <w:rsid w:val="008120BF"/>
    <w:rsid w:val="0081230D"/>
    <w:rsid w:val="008125C0"/>
    <w:rsid w:val="008130C8"/>
    <w:rsid w:val="008137CA"/>
    <w:rsid w:val="00816190"/>
    <w:rsid w:val="00816F45"/>
    <w:rsid w:val="00817095"/>
    <w:rsid w:val="008178B9"/>
    <w:rsid w:val="008201EB"/>
    <w:rsid w:val="008205A1"/>
    <w:rsid w:val="00820661"/>
    <w:rsid w:val="00820AA0"/>
    <w:rsid w:val="0082291B"/>
    <w:rsid w:val="008256D3"/>
    <w:rsid w:val="00825C8E"/>
    <w:rsid w:val="00826C8D"/>
    <w:rsid w:val="00830111"/>
    <w:rsid w:val="0083049F"/>
    <w:rsid w:val="00831B51"/>
    <w:rsid w:val="00835549"/>
    <w:rsid w:val="0083664F"/>
    <w:rsid w:val="00840504"/>
    <w:rsid w:val="00840C83"/>
    <w:rsid w:val="00840FE2"/>
    <w:rsid w:val="008411DC"/>
    <w:rsid w:val="008421BD"/>
    <w:rsid w:val="00842C37"/>
    <w:rsid w:val="00844361"/>
    <w:rsid w:val="00846A39"/>
    <w:rsid w:val="0084713E"/>
    <w:rsid w:val="00852612"/>
    <w:rsid w:val="00852EFA"/>
    <w:rsid w:val="008554EE"/>
    <w:rsid w:val="00855ADA"/>
    <w:rsid w:val="0085720E"/>
    <w:rsid w:val="0085798E"/>
    <w:rsid w:val="00857D83"/>
    <w:rsid w:val="0086526A"/>
    <w:rsid w:val="00866407"/>
    <w:rsid w:val="008672DB"/>
    <w:rsid w:val="0086796C"/>
    <w:rsid w:val="00872E70"/>
    <w:rsid w:val="008733C2"/>
    <w:rsid w:val="0087598C"/>
    <w:rsid w:val="0088333C"/>
    <w:rsid w:val="0088602A"/>
    <w:rsid w:val="00890297"/>
    <w:rsid w:val="008902B5"/>
    <w:rsid w:val="00890863"/>
    <w:rsid w:val="00891EFB"/>
    <w:rsid w:val="00892181"/>
    <w:rsid w:val="0089279E"/>
    <w:rsid w:val="00892CCA"/>
    <w:rsid w:val="00892D80"/>
    <w:rsid w:val="008936B1"/>
    <w:rsid w:val="008938BC"/>
    <w:rsid w:val="00894883"/>
    <w:rsid w:val="00895761"/>
    <w:rsid w:val="008A1468"/>
    <w:rsid w:val="008A1805"/>
    <w:rsid w:val="008A2631"/>
    <w:rsid w:val="008A2D30"/>
    <w:rsid w:val="008A641A"/>
    <w:rsid w:val="008A6B8B"/>
    <w:rsid w:val="008A78D7"/>
    <w:rsid w:val="008B1323"/>
    <w:rsid w:val="008B356E"/>
    <w:rsid w:val="008B37D5"/>
    <w:rsid w:val="008B3A72"/>
    <w:rsid w:val="008B6429"/>
    <w:rsid w:val="008B74DA"/>
    <w:rsid w:val="008C18CB"/>
    <w:rsid w:val="008C2690"/>
    <w:rsid w:val="008C350D"/>
    <w:rsid w:val="008C4260"/>
    <w:rsid w:val="008C44F4"/>
    <w:rsid w:val="008C4AA5"/>
    <w:rsid w:val="008C58A3"/>
    <w:rsid w:val="008C5E30"/>
    <w:rsid w:val="008C74F4"/>
    <w:rsid w:val="008C76CD"/>
    <w:rsid w:val="008D3A04"/>
    <w:rsid w:val="008D3C07"/>
    <w:rsid w:val="008D4CAB"/>
    <w:rsid w:val="008D57D4"/>
    <w:rsid w:val="008D5AB0"/>
    <w:rsid w:val="008D7776"/>
    <w:rsid w:val="008E15A8"/>
    <w:rsid w:val="008E5DC0"/>
    <w:rsid w:val="008E70A1"/>
    <w:rsid w:val="008E7A04"/>
    <w:rsid w:val="008E7F4A"/>
    <w:rsid w:val="008F0699"/>
    <w:rsid w:val="008F54E5"/>
    <w:rsid w:val="008F5658"/>
    <w:rsid w:val="008F69D9"/>
    <w:rsid w:val="008F6C85"/>
    <w:rsid w:val="008F7208"/>
    <w:rsid w:val="008F79D2"/>
    <w:rsid w:val="009009FB"/>
    <w:rsid w:val="00901F7B"/>
    <w:rsid w:val="00901FA1"/>
    <w:rsid w:val="009047DF"/>
    <w:rsid w:val="00905AAE"/>
    <w:rsid w:val="009114CE"/>
    <w:rsid w:val="009116ED"/>
    <w:rsid w:val="009148B1"/>
    <w:rsid w:val="00916B70"/>
    <w:rsid w:val="00916D4B"/>
    <w:rsid w:val="00917A1D"/>
    <w:rsid w:val="00917E07"/>
    <w:rsid w:val="00917FA9"/>
    <w:rsid w:val="00920139"/>
    <w:rsid w:val="00921395"/>
    <w:rsid w:val="00922BF8"/>
    <w:rsid w:val="00927D27"/>
    <w:rsid w:val="0093381D"/>
    <w:rsid w:val="00934B2A"/>
    <w:rsid w:val="00936219"/>
    <w:rsid w:val="00936F08"/>
    <w:rsid w:val="00940308"/>
    <w:rsid w:val="00940EBA"/>
    <w:rsid w:val="009415AD"/>
    <w:rsid w:val="00943051"/>
    <w:rsid w:val="00943E9A"/>
    <w:rsid w:val="009452B5"/>
    <w:rsid w:val="00946795"/>
    <w:rsid w:val="0094684E"/>
    <w:rsid w:val="00951292"/>
    <w:rsid w:val="00952A9A"/>
    <w:rsid w:val="00953A44"/>
    <w:rsid w:val="00953E31"/>
    <w:rsid w:val="0095600F"/>
    <w:rsid w:val="00957315"/>
    <w:rsid w:val="00957FF3"/>
    <w:rsid w:val="0096012F"/>
    <w:rsid w:val="00962F7C"/>
    <w:rsid w:val="0096388F"/>
    <w:rsid w:val="00963ECD"/>
    <w:rsid w:val="00966E02"/>
    <w:rsid w:val="00967C61"/>
    <w:rsid w:val="00970D64"/>
    <w:rsid w:val="0097150B"/>
    <w:rsid w:val="009718AA"/>
    <w:rsid w:val="00972C6E"/>
    <w:rsid w:val="00974585"/>
    <w:rsid w:val="00974780"/>
    <w:rsid w:val="009754AD"/>
    <w:rsid w:val="00975D5B"/>
    <w:rsid w:val="009760EF"/>
    <w:rsid w:val="0097769F"/>
    <w:rsid w:val="0098540F"/>
    <w:rsid w:val="00985927"/>
    <w:rsid w:val="009908A9"/>
    <w:rsid w:val="00992DF4"/>
    <w:rsid w:val="00993378"/>
    <w:rsid w:val="00993DEF"/>
    <w:rsid w:val="00993E52"/>
    <w:rsid w:val="00995ADF"/>
    <w:rsid w:val="009961D8"/>
    <w:rsid w:val="0099715A"/>
    <w:rsid w:val="009A182A"/>
    <w:rsid w:val="009A1C3D"/>
    <w:rsid w:val="009A1FEA"/>
    <w:rsid w:val="009A28BD"/>
    <w:rsid w:val="009A2FB8"/>
    <w:rsid w:val="009A30BA"/>
    <w:rsid w:val="009A40BB"/>
    <w:rsid w:val="009A4732"/>
    <w:rsid w:val="009A72FD"/>
    <w:rsid w:val="009A77E7"/>
    <w:rsid w:val="009B2750"/>
    <w:rsid w:val="009C204D"/>
    <w:rsid w:val="009C33D1"/>
    <w:rsid w:val="009C411F"/>
    <w:rsid w:val="009C7A22"/>
    <w:rsid w:val="009C7B60"/>
    <w:rsid w:val="009C7F3B"/>
    <w:rsid w:val="009D01E6"/>
    <w:rsid w:val="009D33A7"/>
    <w:rsid w:val="009D4679"/>
    <w:rsid w:val="009D491D"/>
    <w:rsid w:val="009D50F2"/>
    <w:rsid w:val="009D7373"/>
    <w:rsid w:val="009E1280"/>
    <w:rsid w:val="009E170A"/>
    <w:rsid w:val="009E2194"/>
    <w:rsid w:val="009E2F9C"/>
    <w:rsid w:val="009E49AB"/>
    <w:rsid w:val="009E531E"/>
    <w:rsid w:val="009E5F65"/>
    <w:rsid w:val="009E745D"/>
    <w:rsid w:val="009E7A7F"/>
    <w:rsid w:val="009F1BE7"/>
    <w:rsid w:val="009F1D49"/>
    <w:rsid w:val="009F3723"/>
    <w:rsid w:val="009F6C67"/>
    <w:rsid w:val="009F7BBE"/>
    <w:rsid w:val="009F7C33"/>
    <w:rsid w:val="00A00797"/>
    <w:rsid w:val="00A02482"/>
    <w:rsid w:val="00A0526A"/>
    <w:rsid w:val="00A05FB9"/>
    <w:rsid w:val="00A0735B"/>
    <w:rsid w:val="00A13DB2"/>
    <w:rsid w:val="00A150AA"/>
    <w:rsid w:val="00A15F96"/>
    <w:rsid w:val="00A16AF8"/>
    <w:rsid w:val="00A1728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3345"/>
    <w:rsid w:val="00A46803"/>
    <w:rsid w:val="00A50188"/>
    <w:rsid w:val="00A5066C"/>
    <w:rsid w:val="00A56D87"/>
    <w:rsid w:val="00A577FB"/>
    <w:rsid w:val="00A5788D"/>
    <w:rsid w:val="00A60081"/>
    <w:rsid w:val="00A60F29"/>
    <w:rsid w:val="00A621AB"/>
    <w:rsid w:val="00A6248E"/>
    <w:rsid w:val="00A66CC9"/>
    <w:rsid w:val="00A674BE"/>
    <w:rsid w:val="00A67830"/>
    <w:rsid w:val="00A67964"/>
    <w:rsid w:val="00A67DE4"/>
    <w:rsid w:val="00A71423"/>
    <w:rsid w:val="00A720B0"/>
    <w:rsid w:val="00A72DED"/>
    <w:rsid w:val="00A730DC"/>
    <w:rsid w:val="00A7336E"/>
    <w:rsid w:val="00A744DB"/>
    <w:rsid w:val="00A750AE"/>
    <w:rsid w:val="00A7575F"/>
    <w:rsid w:val="00A772DF"/>
    <w:rsid w:val="00A7798C"/>
    <w:rsid w:val="00A77A8D"/>
    <w:rsid w:val="00A80BA4"/>
    <w:rsid w:val="00A81462"/>
    <w:rsid w:val="00A81C41"/>
    <w:rsid w:val="00A8232F"/>
    <w:rsid w:val="00A827EF"/>
    <w:rsid w:val="00A82D94"/>
    <w:rsid w:val="00A85169"/>
    <w:rsid w:val="00A854E3"/>
    <w:rsid w:val="00A86DFE"/>
    <w:rsid w:val="00A87E06"/>
    <w:rsid w:val="00A92045"/>
    <w:rsid w:val="00A92246"/>
    <w:rsid w:val="00A924CD"/>
    <w:rsid w:val="00A92C1F"/>
    <w:rsid w:val="00A931A7"/>
    <w:rsid w:val="00A96C2B"/>
    <w:rsid w:val="00AA1923"/>
    <w:rsid w:val="00AA2A79"/>
    <w:rsid w:val="00AA3598"/>
    <w:rsid w:val="00AA36EC"/>
    <w:rsid w:val="00AA3C6A"/>
    <w:rsid w:val="00AA3D19"/>
    <w:rsid w:val="00AA4365"/>
    <w:rsid w:val="00AA5F7C"/>
    <w:rsid w:val="00AB28BC"/>
    <w:rsid w:val="00AB5084"/>
    <w:rsid w:val="00AB6F0E"/>
    <w:rsid w:val="00AC06D2"/>
    <w:rsid w:val="00AC07DA"/>
    <w:rsid w:val="00AC2212"/>
    <w:rsid w:val="00AC346E"/>
    <w:rsid w:val="00AC4A1A"/>
    <w:rsid w:val="00AC6739"/>
    <w:rsid w:val="00AC7FA4"/>
    <w:rsid w:val="00AD12DD"/>
    <w:rsid w:val="00AD4A3D"/>
    <w:rsid w:val="00AD792F"/>
    <w:rsid w:val="00AE355C"/>
    <w:rsid w:val="00AE5499"/>
    <w:rsid w:val="00AF09ED"/>
    <w:rsid w:val="00AF19F5"/>
    <w:rsid w:val="00AF1B11"/>
    <w:rsid w:val="00AF2172"/>
    <w:rsid w:val="00AF21E2"/>
    <w:rsid w:val="00AF27EA"/>
    <w:rsid w:val="00AF2957"/>
    <w:rsid w:val="00AF30A5"/>
    <w:rsid w:val="00AF42DA"/>
    <w:rsid w:val="00AF72DB"/>
    <w:rsid w:val="00AF76C5"/>
    <w:rsid w:val="00B0082A"/>
    <w:rsid w:val="00B010D8"/>
    <w:rsid w:val="00B0145D"/>
    <w:rsid w:val="00B05A3D"/>
    <w:rsid w:val="00B05C02"/>
    <w:rsid w:val="00B079EC"/>
    <w:rsid w:val="00B11225"/>
    <w:rsid w:val="00B11977"/>
    <w:rsid w:val="00B120F7"/>
    <w:rsid w:val="00B12DD7"/>
    <w:rsid w:val="00B1431E"/>
    <w:rsid w:val="00B169BE"/>
    <w:rsid w:val="00B20992"/>
    <w:rsid w:val="00B20C4C"/>
    <w:rsid w:val="00B228CF"/>
    <w:rsid w:val="00B2324A"/>
    <w:rsid w:val="00B23A4D"/>
    <w:rsid w:val="00B306EC"/>
    <w:rsid w:val="00B30BB3"/>
    <w:rsid w:val="00B3144A"/>
    <w:rsid w:val="00B31B69"/>
    <w:rsid w:val="00B32F52"/>
    <w:rsid w:val="00B36A24"/>
    <w:rsid w:val="00B36F1F"/>
    <w:rsid w:val="00B37EEC"/>
    <w:rsid w:val="00B41721"/>
    <w:rsid w:val="00B4198C"/>
    <w:rsid w:val="00B42C53"/>
    <w:rsid w:val="00B47CFD"/>
    <w:rsid w:val="00B52300"/>
    <w:rsid w:val="00B5236B"/>
    <w:rsid w:val="00B54D2E"/>
    <w:rsid w:val="00B54FBE"/>
    <w:rsid w:val="00B55F1B"/>
    <w:rsid w:val="00B57BFD"/>
    <w:rsid w:val="00B661DB"/>
    <w:rsid w:val="00B6667E"/>
    <w:rsid w:val="00B679D3"/>
    <w:rsid w:val="00B70AB2"/>
    <w:rsid w:val="00B70C30"/>
    <w:rsid w:val="00B7276B"/>
    <w:rsid w:val="00B72D91"/>
    <w:rsid w:val="00B72E09"/>
    <w:rsid w:val="00B76542"/>
    <w:rsid w:val="00B77BDE"/>
    <w:rsid w:val="00B77EE3"/>
    <w:rsid w:val="00B81123"/>
    <w:rsid w:val="00B81241"/>
    <w:rsid w:val="00B81637"/>
    <w:rsid w:val="00B84B32"/>
    <w:rsid w:val="00B84F58"/>
    <w:rsid w:val="00B9019B"/>
    <w:rsid w:val="00B901B4"/>
    <w:rsid w:val="00B90ED7"/>
    <w:rsid w:val="00B91DC3"/>
    <w:rsid w:val="00B92116"/>
    <w:rsid w:val="00B92749"/>
    <w:rsid w:val="00B9298F"/>
    <w:rsid w:val="00B93413"/>
    <w:rsid w:val="00B942F5"/>
    <w:rsid w:val="00B951A8"/>
    <w:rsid w:val="00B959C0"/>
    <w:rsid w:val="00B95F86"/>
    <w:rsid w:val="00B96887"/>
    <w:rsid w:val="00B9728B"/>
    <w:rsid w:val="00BA02E3"/>
    <w:rsid w:val="00BA040D"/>
    <w:rsid w:val="00BA1060"/>
    <w:rsid w:val="00BA2011"/>
    <w:rsid w:val="00BA45E2"/>
    <w:rsid w:val="00BA5638"/>
    <w:rsid w:val="00BA5F57"/>
    <w:rsid w:val="00BA6A9E"/>
    <w:rsid w:val="00BB10F1"/>
    <w:rsid w:val="00BB18E0"/>
    <w:rsid w:val="00BB1AA3"/>
    <w:rsid w:val="00BB2A26"/>
    <w:rsid w:val="00BB3134"/>
    <w:rsid w:val="00BB345F"/>
    <w:rsid w:val="00BB382D"/>
    <w:rsid w:val="00BB397A"/>
    <w:rsid w:val="00BB3FEB"/>
    <w:rsid w:val="00BB5DB0"/>
    <w:rsid w:val="00BB6D31"/>
    <w:rsid w:val="00BB70B4"/>
    <w:rsid w:val="00BC0A7A"/>
    <w:rsid w:val="00BC3099"/>
    <w:rsid w:val="00BC3DEF"/>
    <w:rsid w:val="00BC444B"/>
    <w:rsid w:val="00BC5818"/>
    <w:rsid w:val="00BC5D93"/>
    <w:rsid w:val="00BC7543"/>
    <w:rsid w:val="00BD1FF9"/>
    <w:rsid w:val="00BD2425"/>
    <w:rsid w:val="00BD4812"/>
    <w:rsid w:val="00BD5EBE"/>
    <w:rsid w:val="00BD70B0"/>
    <w:rsid w:val="00BD7F60"/>
    <w:rsid w:val="00BE1E3F"/>
    <w:rsid w:val="00BE2D3A"/>
    <w:rsid w:val="00BE35D3"/>
    <w:rsid w:val="00BE3D12"/>
    <w:rsid w:val="00BE7AA8"/>
    <w:rsid w:val="00BE7C88"/>
    <w:rsid w:val="00BF0031"/>
    <w:rsid w:val="00BF0419"/>
    <w:rsid w:val="00BF193B"/>
    <w:rsid w:val="00BF1B7F"/>
    <w:rsid w:val="00BF21F3"/>
    <w:rsid w:val="00BF3282"/>
    <w:rsid w:val="00BF3A4D"/>
    <w:rsid w:val="00BF5B0F"/>
    <w:rsid w:val="00BF6569"/>
    <w:rsid w:val="00BF6AA1"/>
    <w:rsid w:val="00BF7017"/>
    <w:rsid w:val="00BF751E"/>
    <w:rsid w:val="00C01BF4"/>
    <w:rsid w:val="00C03190"/>
    <w:rsid w:val="00C0456C"/>
    <w:rsid w:val="00C05B47"/>
    <w:rsid w:val="00C10718"/>
    <w:rsid w:val="00C12614"/>
    <w:rsid w:val="00C12BE4"/>
    <w:rsid w:val="00C13A17"/>
    <w:rsid w:val="00C14808"/>
    <w:rsid w:val="00C14B14"/>
    <w:rsid w:val="00C152B8"/>
    <w:rsid w:val="00C167C3"/>
    <w:rsid w:val="00C16D25"/>
    <w:rsid w:val="00C204E0"/>
    <w:rsid w:val="00C20B6C"/>
    <w:rsid w:val="00C224D9"/>
    <w:rsid w:val="00C22AC7"/>
    <w:rsid w:val="00C22D0F"/>
    <w:rsid w:val="00C25057"/>
    <w:rsid w:val="00C269A5"/>
    <w:rsid w:val="00C26C36"/>
    <w:rsid w:val="00C278ED"/>
    <w:rsid w:val="00C30925"/>
    <w:rsid w:val="00C31A66"/>
    <w:rsid w:val="00C34E70"/>
    <w:rsid w:val="00C35007"/>
    <w:rsid w:val="00C41D9F"/>
    <w:rsid w:val="00C43927"/>
    <w:rsid w:val="00C46233"/>
    <w:rsid w:val="00C502D4"/>
    <w:rsid w:val="00C53273"/>
    <w:rsid w:val="00C564BA"/>
    <w:rsid w:val="00C70BD1"/>
    <w:rsid w:val="00C715EE"/>
    <w:rsid w:val="00C71CF5"/>
    <w:rsid w:val="00C74485"/>
    <w:rsid w:val="00C74841"/>
    <w:rsid w:val="00C75A8F"/>
    <w:rsid w:val="00C76352"/>
    <w:rsid w:val="00C7652F"/>
    <w:rsid w:val="00C76E6E"/>
    <w:rsid w:val="00C774DE"/>
    <w:rsid w:val="00C80210"/>
    <w:rsid w:val="00C8169C"/>
    <w:rsid w:val="00C81BA1"/>
    <w:rsid w:val="00C83546"/>
    <w:rsid w:val="00C840BD"/>
    <w:rsid w:val="00C86786"/>
    <w:rsid w:val="00C91381"/>
    <w:rsid w:val="00C93316"/>
    <w:rsid w:val="00C93E59"/>
    <w:rsid w:val="00C94A8A"/>
    <w:rsid w:val="00C9545D"/>
    <w:rsid w:val="00C95867"/>
    <w:rsid w:val="00C96885"/>
    <w:rsid w:val="00C96E6D"/>
    <w:rsid w:val="00C974DD"/>
    <w:rsid w:val="00C97513"/>
    <w:rsid w:val="00CA1689"/>
    <w:rsid w:val="00CA23BD"/>
    <w:rsid w:val="00CA3F4D"/>
    <w:rsid w:val="00CA4D2B"/>
    <w:rsid w:val="00CA6829"/>
    <w:rsid w:val="00CA6BA3"/>
    <w:rsid w:val="00CB0086"/>
    <w:rsid w:val="00CB0DCA"/>
    <w:rsid w:val="00CB1EDC"/>
    <w:rsid w:val="00CC177E"/>
    <w:rsid w:val="00CC4F69"/>
    <w:rsid w:val="00CC7ABC"/>
    <w:rsid w:val="00CD080B"/>
    <w:rsid w:val="00CD3379"/>
    <w:rsid w:val="00CD40CC"/>
    <w:rsid w:val="00CD44F9"/>
    <w:rsid w:val="00CD6438"/>
    <w:rsid w:val="00CE4D3A"/>
    <w:rsid w:val="00CE4EC2"/>
    <w:rsid w:val="00CE676A"/>
    <w:rsid w:val="00CE69BB"/>
    <w:rsid w:val="00CE7A2C"/>
    <w:rsid w:val="00CE7CB8"/>
    <w:rsid w:val="00CE7E56"/>
    <w:rsid w:val="00CF0548"/>
    <w:rsid w:val="00CF44DF"/>
    <w:rsid w:val="00CF4909"/>
    <w:rsid w:val="00CF4E36"/>
    <w:rsid w:val="00CF5203"/>
    <w:rsid w:val="00D015DB"/>
    <w:rsid w:val="00D04B96"/>
    <w:rsid w:val="00D04C7A"/>
    <w:rsid w:val="00D05029"/>
    <w:rsid w:val="00D0623A"/>
    <w:rsid w:val="00D06BBD"/>
    <w:rsid w:val="00D071D0"/>
    <w:rsid w:val="00D07D6E"/>
    <w:rsid w:val="00D22654"/>
    <w:rsid w:val="00D22F49"/>
    <w:rsid w:val="00D23DF1"/>
    <w:rsid w:val="00D253D5"/>
    <w:rsid w:val="00D26C75"/>
    <w:rsid w:val="00D30CB2"/>
    <w:rsid w:val="00D3213B"/>
    <w:rsid w:val="00D3285A"/>
    <w:rsid w:val="00D351B5"/>
    <w:rsid w:val="00D36CE2"/>
    <w:rsid w:val="00D37476"/>
    <w:rsid w:val="00D37955"/>
    <w:rsid w:val="00D40034"/>
    <w:rsid w:val="00D4018E"/>
    <w:rsid w:val="00D42ADB"/>
    <w:rsid w:val="00D4415B"/>
    <w:rsid w:val="00D441A6"/>
    <w:rsid w:val="00D51471"/>
    <w:rsid w:val="00D51754"/>
    <w:rsid w:val="00D53133"/>
    <w:rsid w:val="00D6091E"/>
    <w:rsid w:val="00D61E0C"/>
    <w:rsid w:val="00D6245B"/>
    <w:rsid w:val="00D63D1D"/>
    <w:rsid w:val="00D64CAB"/>
    <w:rsid w:val="00D657FF"/>
    <w:rsid w:val="00D667DA"/>
    <w:rsid w:val="00D70F79"/>
    <w:rsid w:val="00D7248C"/>
    <w:rsid w:val="00D7375E"/>
    <w:rsid w:val="00D73B36"/>
    <w:rsid w:val="00D74B55"/>
    <w:rsid w:val="00D75B9A"/>
    <w:rsid w:val="00D8144C"/>
    <w:rsid w:val="00D82235"/>
    <w:rsid w:val="00D83964"/>
    <w:rsid w:val="00D8475B"/>
    <w:rsid w:val="00D8514C"/>
    <w:rsid w:val="00D8630A"/>
    <w:rsid w:val="00D87119"/>
    <w:rsid w:val="00D90938"/>
    <w:rsid w:val="00D90C7E"/>
    <w:rsid w:val="00D958BC"/>
    <w:rsid w:val="00D95D69"/>
    <w:rsid w:val="00DA1136"/>
    <w:rsid w:val="00DA1A4E"/>
    <w:rsid w:val="00DA2D05"/>
    <w:rsid w:val="00DA4CF7"/>
    <w:rsid w:val="00DA56AB"/>
    <w:rsid w:val="00DA59EA"/>
    <w:rsid w:val="00DA784C"/>
    <w:rsid w:val="00DB007D"/>
    <w:rsid w:val="00DB0484"/>
    <w:rsid w:val="00DB1AFE"/>
    <w:rsid w:val="00DB1D6D"/>
    <w:rsid w:val="00DB1F66"/>
    <w:rsid w:val="00DB58D7"/>
    <w:rsid w:val="00DB7A53"/>
    <w:rsid w:val="00DC0023"/>
    <w:rsid w:val="00DC111A"/>
    <w:rsid w:val="00DC2E86"/>
    <w:rsid w:val="00DD2C85"/>
    <w:rsid w:val="00DD45D0"/>
    <w:rsid w:val="00DD50D6"/>
    <w:rsid w:val="00DE16A4"/>
    <w:rsid w:val="00DE2131"/>
    <w:rsid w:val="00DE23BC"/>
    <w:rsid w:val="00DE374D"/>
    <w:rsid w:val="00DE3AE2"/>
    <w:rsid w:val="00DE3CAA"/>
    <w:rsid w:val="00DE3D24"/>
    <w:rsid w:val="00DE3FD0"/>
    <w:rsid w:val="00DE509E"/>
    <w:rsid w:val="00DE6418"/>
    <w:rsid w:val="00DE7308"/>
    <w:rsid w:val="00DF31A8"/>
    <w:rsid w:val="00DF3A9D"/>
    <w:rsid w:val="00DF3B67"/>
    <w:rsid w:val="00DF6997"/>
    <w:rsid w:val="00E00A12"/>
    <w:rsid w:val="00E00FB2"/>
    <w:rsid w:val="00E03A6B"/>
    <w:rsid w:val="00E03C92"/>
    <w:rsid w:val="00E04467"/>
    <w:rsid w:val="00E06F5D"/>
    <w:rsid w:val="00E11943"/>
    <w:rsid w:val="00E12BF8"/>
    <w:rsid w:val="00E13B42"/>
    <w:rsid w:val="00E155CF"/>
    <w:rsid w:val="00E15C03"/>
    <w:rsid w:val="00E16761"/>
    <w:rsid w:val="00E174EC"/>
    <w:rsid w:val="00E17EDC"/>
    <w:rsid w:val="00E20F32"/>
    <w:rsid w:val="00E21CC4"/>
    <w:rsid w:val="00E225FA"/>
    <w:rsid w:val="00E2273D"/>
    <w:rsid w:val="00E2596A"/>
    <w:rsid w:val="00E2625E"/>
    <w:rsid w:val="00E26A85"/>
    <w:rsid w:val="00E3199B"/>
    <w:rsid w:val="00E33AF2"/>
    <w:rsid w:val="00E34E8C"/>
    <w:rsid w:val="00E36A34"/>
    <w:rsid w:val="00E37CFD"/>
    <w:rsid w:val="00E40392"/>
    <w:rsid w:val="00E42149"/>
    <w:rsid w:val="00E4244C"/>
    <w:rsid w:val="00E42FDD"/>
    <w:rsid w:val="00E43962"/>
    <w:rsid w:val="00E43A10"/>
    <w:rsid w:val="00E43F30"/>
    <w:rsid w:val="00E466B6"/>
    <w:rsid w:val="00E536A6"/>
    <w:rsid w:val="00E54661"/>
    <w:rsid w:val="00E56131"/>
    <w:rsid w:val="00E56DA6"/>
    <w:rsid w:val="00E57687"/>
    <w:rsid w:val="00E60B6A"/>
    <w:rsid w:val="00E60BE8"/>
    <w:rsid w:val="00E60D10"/>
    <w:rsid w:val="00E707C5"/>
    <w:rsid w:val="00E723CC"/>
    <w:rsid w:val="00E73DC2"/>
    <w:rsid w:val="00E748E0"/>
    <w:rsid w:val="00E74B88"/>
    <w:rsid w:val="00E75631"/>
    <w:rsid w:val="00E75C88"/>
    <w:rsid w:val="00E762B0"/>
    <w:rsid w:val="00E7724F"/>
    <w:rsid w:val="00E777F9"/>
    <w:rsid w:val="00E77CC7"/>
    <w:rsid w:val="00E812D7"/>
    <w:rsid w:val="00E821C0"/>
    <w:rsid w:val="00E82B4B"/>
    <w:rsid w:val="00E830EA"/>
    <w:rsid w:val="00E8344A"/>
    <w:rsid w:val="00E83620"/>
    <w:rsid w:val="00E85388"/>
    <w:rsid w:val="00E869E3"/>
    <w:rsid w:val="00E872BA"/>
    <w:rsid w:val="00E87374"/>
    <w:rsid w:val="00E9060D"/>
    <w:rsid w:val="00E91928"/>
    <w:rsid w:val="00E929DA"/>
    <w:rsid w:val="00E92F84"/>
    <w:rsid w:val="00E93589"/>
    <w:rsid w:val="00EA0F3E"/>
    <w:rsid w:val="00EA1FA1"/>
    <w:rsid w:val="00EA2AC6"/>
    <w:rsid w:val="00EA4411"/>
    <w:rsid w:val="00EA6B38"/>
    <w:rsid w:val="00EB26D7"/>
    <w:rsid w:val="00EB2E44"/>
    <w:rsid w:val="00EB50CA"/>
    <w:rsid w:val="00EB5926"/>
    <w:rsid w:val="00EB604D"/>
    <w:rsid w:val="00EB7DF7"/>
    <w:rsid w:val="00EC1C0C"/>
    <w:rsid w:val="00EC57E9"/>
    <w:rsid w:val="00ED61CB"/>
    <w:rsid w:val="00ED6925"/>
    <w:rsid w:val="00ED6B7E"/>
    <w:rsid w:val="00EE03B3"/>
    <w:rsid w:val="00EE0C7D"/>
    <w:rsid w:val="00EE0EFC"/>
    <w:rsid w:val="00EE3322"/>
    <w:rsid w:val="00EE36BD"/>
    <w:rsid w:val="00EE52D7"/>
    <w:rsid w:val="00EE55AB"/>
    <w:rsid w:val="00EE5D2F"/>
    <w:rsid w:val="00EE7703"/>
    <w:rsid w:val="00EE7D8A"/>
    <w:rsid w:val="00EF0479"/>
    <w:rsid w:val="00EF09CA"/>
    <w:rsid w:val="00EF0D33"/>
    <w:rsid w:val="00EF128E"/>
    <w:rsid w:val="00EF13AE"/>
    <w:rsid w:val="00EF18AE"/>
    <w:rsid w:val="00EF274A"/>
    <w:rsid w:val="00EF444A"/>
    <w:rsid w:val="00EF5199"/>
    <w:rsid w:val="00F01CF0"/>
    <w:rsid w:val="00F12992"/>
    <w:rsid w:val="00F12A6A"/>
    <w:rsid w:val="00F130F5"/>
    <w:rsid w:val="00F13350"/>
    <w:rsid w:val="00F156FB"/>
    <w:rsid w:val="00F17D8D"/>
    <w:rsid w:val="00F23B5D"/>
    <w:rsid w:val="00F27164"/>
    <w:rsid w:val="00F310B5"/>
    <w:rsid w:val="00F3135A"/>
    <w:rsid w:val="00F313FB"/>
    <w:rsid w:val="00F3237B"/>
    <w:rsid w:val="00F33268"/>
    <w:rsid w:val="00F40F93"/>
    <w:rsid w:val="00F415D9"/>
    <w:rsid w:val="00F4251D"/>
    <w:rsid w:val="00F42FBD"/>
    <w:rsid w:val="00F4578B"/>
    <w:rsid w:val="00F50A3A"/>
    <w:rsid w:val="00F52144"/>
    <w:rsid w:val="00F556FE"/>
    <w:rsid w:val="00F563C0"/>
    <w:rsid w:val="00F56CAB"/>
    <w:rsid w:val="00F56F7F"/>
    <w:rsid w:val="00F60E32"/>
    <w:rsid w:val="00F60EE8"/>
    <w:rsid w:val="00F6188D"/>
    <w:rsid w:val="00F64B86"/>
    <w:rsid w:val="00F6556D"/>
    <w:rsid w:val="00F668F4"/>
    <w:rsid w:val="00F6777C"/>
    <w:rsid w:val="00F70D66"/>
    <w:rsid w:val="00F7125B"/>
    <w:rsid w:val="00F71D08"/>
    <w:rsid w:val="00F72760"/>
    <w:rsid w:val="00F7347E"/>
    <w:rsid w:val="00F73D98"/>
    <w:rsid w:val="00F73F6D"/>
    <w:rsid w:val="00F75974"/>
    <w:rsid w:val="00F75AF5"/>
    <w:rsid w:val="00F7766E"/>
    <w:rsid w:val="00F81773"/>
    <w:rsid w:val="00F81BE4"/>
    <w:rsid w:val="00F81EA1"/>
    <w:rsid w:val="00F847F0"/>
    <w:rsid w:val="00F84859"/>
    <w:rsid w:val="00F84B0E"/>
    <w:rsid w:val="00F8687A"/>
    <w:rsid w:val="00F86D98"/>
    <w:rsid w:val="00F91C04"/>
    <w:rsid w:val="00F93EA0"/>
    <w:rsid w:val="00F95D9E"/>
    <w:rsid w:val="00F95FA3"/>
    <w:rsid w:val="00F9728E"/>
    <w:rsid w:val="00F97970"/>
    <w:rsid w:val="00FA07BD"/>
    <w:rsid w:val="00FA1159"/>
    <w:rsid w:val="00FA166A"/>
    <w:rsid w:val="00FA2004"/>
    <w:rsid w:val="00FA2E77"/>
    <w:rsid w:val="00FA314D"/>
    <w:rsid w:val="00FB0A19"/>
    <w:rsid w:val="00FB3F08"/>
    <w:rsid w:val="00FB7083"/>
    <w:rsid w:val="00FB7AE1"/>
    <w:rsid w:val="00FC18F1"/>
    <w:rsid w:val="00FC2057"/>
    <w:rsid w:val="00FC4ACD"/>
    <w:rsid w:val="00FC5BA8"/>
    <w:rsid w:val="00FC5E92"/>
    <w:rsid w:val="00FC7400"/>
    <w:rsid w:val="00FD3910"/>
    <w:rsid w:val="00FD4641"/>
    <w:rsid w:val="00FD4DAC"/>
    <w:rsid w:val="00FD5D03"/>
    <w:rsid w:val="00FD741D"/>
    <w:rsid w:val="00FE0538"/>
    <w:rsid w:val="00FE084A"/>
    <w:rsid w:val="00FE10BE"/>
    <w:rsid w:val="00FE4435"/>
    <w:rsid w:val="00FE48BC"/>
    <w:rsid w:val="00FE54D7"/>
    <w:rsid w:val="00FE6910"/>
    <w:rsid w:val="00FE7212"/>
    <w:rsid w:val="00FE7D85"/>
    <w:rsid w:val="00FE7F9D"/>
    <w:rsid w:val="00FF09CB"/>
    <w:rsid w:val="00FF0C73"/>
    <w:rsid w:val="00FF0FF4"/>
    <w:rsid w:val="00FF2DAF"/>
    <w:rsid w:val="00FF3A24"/>
    <w:rsid w:val="00FF4662"/>
    <w:rsid w:val="00FF56B1"/>
    <w:rsid w:val="00FF6870"/>
    <w:rsid w:val="00FF74BF"/>
    <w:rsid w:val="00FF77F1"/>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hyperlink" Target="https://github.com/maxlindmark/scal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0A94-DD86-4AF7-9F9F-71AF73B1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35</Pages>
  <Words>50759</Words>
  <Characters>289331</Characters>
  <Application>Microsoft Office Word</Application>
  <DocSecurity>0</DocSecurity>
  <Lines>2411</Lines>
  <Paragraphs>678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339412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68</cp:revision>
  <cp:lastPrinted>2021-01-21T09:49:00Z</cp:lastPrinted>
  <dcterms:created xsi:type="dcterms:W3CDTF">2021-11-05T15:53:00Z</dcterms:created>
  <dcterms:modified xsi:type="dcterms:W3CDTF">2021-11-11T17:05:00Z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id="Gilk8qOR"/&gt;&lt;style id="http://www.zotero.org/styles/global-change-biology"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