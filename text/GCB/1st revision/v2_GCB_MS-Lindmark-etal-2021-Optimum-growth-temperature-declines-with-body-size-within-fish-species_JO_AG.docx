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 xml:space="preserve">Max </w:t>
      </w:r>
      <w:proofErr w:type="gramStart"/>
      <w:r w:rsidRPr="00D37476">
        <w:rPr>
          <w:rFonts w:cstheme="minorHAnsi"/>
          <w:lang w:val="sv-SE"/>
        </w:rPr>
        <w:t>Lindmark</w:t>
      </w:r>
      <w:r w:rsidRPr="00D37476">
        <w:rPr>
          <w:rFonts w:cstheme="minorHAnsi"/>
          <w:vertAlign w:val="superscript"/>
          <w:lang w:val="sv-SE"/>
        </w:rPr>
        <w:t>a,1</w:t>
      </w:r>
      <w:proofErr w:type="gramEnd"/>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Pr="00B37A74">
        <w:rPr>
          <w:rFonts w:cstheme="minorHAnsi"/>
          <w:color w:val="333333"/>
          <w:shd w:val="clear" w:color="auto" w:fill="FFFFFF"/>
        </w:rPr>
        <w:t xml:space="preserve"> </w:t>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stycke"/>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t>
      </w:r>
      <w:commentRangeStart w:id="0"/>
      <w:r w:rsidRPr="00B37A74">
        <w:rPr>
          <w:rFonts w:cstheme="minorHAnsi"/>
        </w:rPr>
        <w:t>within fish species</w:t>
      </w:r>
      <w:commentRangeEnd w:id="0"/>
      <w:r w:rsidR="00195D22">
        <w:rPr>
          <w:rStyle w:val="Kommentarsreferens"/>
        </w:rPr>
        <w:commentReference w:id="0"/>
      </w:r>
      <w:r w:rsidRPr="00B37A74">
        <w:rPr>
          <w:rFonts w:cstheme="minorHAnsi"/>
        </w:rPr>
        <w:t xml:space="preserve">.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stycke"/>
        <w:spacing w:line="480" w:lineRule="auto"/>
        <w:ind w:left="0"/>
        <w:jc w:val="both"/>
        <w:rPr>
          <w:rFonts w:cstheme="minorHAnsi"/>
        </w:rPr>
      </w:pPr>
    </w:p>
    <w:p w14:paraId="07549DE4" w14:textId="77777777" w:rsidR="00FF0C73" w:rsidRPr="00B37A74" w:rsidRDefault="00FF0C73" w:rsidP="00FF0C73">
      <w:pPr>
        <w:pStyle w:val="Liststycke"/>
        <w:spacing w:line="480" w:lineRule="auto"/>
        <w:ind w:left="0"/>
        <w:jc w:val="both"/>
        <w:rPr>
          <w:rFonts w:cstheme="minorHAnsi"/>
        </w:rPr>
      </w:pPr>
    </w:p>
    <w:p w14:paraId="5439D9BE" w14:textId="77777777" w:rsidR="00FF0C73" w:rsidRPr="00B37A74" w:rsidRDefault="00FF0C73" w:rsidP="00FF0C73">
      <w:pPr>
        <w:pStyle w:val="Liststycke"/>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15D6BCE1"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{"citationID":"hNb1pqTJ","properties":{"formattedCitation":"(Savage et al., 2004)","plainCitation":"(Savage et al., 2004)","noteIndex":0},"citationItems":[{"id":"4ivOjIm1/cnVUkdBT","uris":["http://zotero.org/users/local/FTg3Qpza/items/5EKRHGLR"],"uri":["http://zotero.org/users/local/FTg3Qpza/items/5EKRHGLR"],"itemData":{"id":914,"type":"article-journal","title":"Effects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AF30A5">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4ivOjIm1/ZTPDqFG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613B2832"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2015)","noteIndex":0},"citationItems":[{"id":"4ivOjIm1/5plAXReN","uris":["http://zotero.org/users/6116610/items/AZTYYBDD"],"uri":["http://zotero.org/users/6116610/items/AZTYYBDD"],"itemData":{"id":942,"type":"article-journal","abstract":"Most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F30A5">
        <w:rPr>
          <w:rFonts w:ascii="Cambria Math" w:eastAsiaTheme="minorEastAsia" w:hAnsi="Cambria Math" w:cs="Cambria Math"/>
        </w:rPr>
        <w:instrText>∼</w:instrText>
      </w:r>
      <w:r w:rsidR="00AF30A5">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C8169C">
        <w:rPr>
          <w:rFonts w:eastAsiaTheme="minorEastAsia" w:cstheme="minorHAnsi"/>
          <w:lang w:val="sv-SE"/>
          <w:rPrChange w:id="1" w:author="Anna Gårdmark" w:date="2021-10-26T16:06:00Z">
            <w:rPr>
              <w:rFonts w:eastAsiaTheme="minorEastAsia" w:cstheme="minorHAnsi"/>
            </w:rPr>
          </w:rPrChange>
        </w:rPr>
        <w:instrText xml:space="preserve"> on body size: Only among small</w:instrText>
      </w:r>
      <w:r w:rsidR="00AF30A5" w:rsidRPr="00C8169C">
        <w:rPr>
          <w:rFonts w:eastAsiaTheme="minorEastAsia" w:cstheme="minorHAnsi" w:hint="eastAsia"/>
          <w:lang w:val="sv-SE"/>
          <w:rPrChange w:id="2" w:author="Anna Gårdmark" w:date="2021-10-26T16:06:00Z">
            <w:rPr>
              <w:rFonts w:eastAsiaTheme="minorEastAsia" w:cstheme="minorHAnsi" w:hint="eastAsia"/>
            </w:rPr>
          </w:rPrChange>
        </w:rPr>
        <w:instrText>‐</w:instrText>
      </w:r>
      <w:r w:rsidR="00AF30A5" w:rsidRPr="00C8169C">
        <w:rPr>
          <w:rFonts w:eastAsiaTheme="minorEastAsia" w:cstheme="minorHAnsi"/>
          <w:lang w:val="sv-SE"/>
          <w:rPrChange w:id="3" w:author="Anna Gårdmark" w:date="2021-10-26T16:06:00Z">
            <w:rPr>
              <w:rFonts w:eastAsiaTheme="minorEastAsia" w:cstheme="minorHAnsi"/>
            </w:rPr>
          </w:rPrChang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C8169C">
        <w:rPr>
          <w:rFonts w:eastAsiaTheme="minorEastAsia" w:cstheme="minorHAnsi" w:hint="eastAsia"/>
          <w:lang w:val="sv-SE"/>
          <w:rPrChange w:id="4" w:author="Anna Gårdmark" w:date="2021-10-26T16:06:00Z">
            <w:rPr>
              <w:rFonts w:eastAsiaTheme="minorEastAsia" w:cstheme="minorHAnsi" w:hint="eastAsia"/>
            </w:rPr>
          </w:rPrChange>
        </w:rPr>
        <w:instrText>‐</w:instrText>
      </w:r>
      <w:r w:rsidR="00AF30A5" w:rsidRPr="00C8169C">
        <w:rPr>
          <w:rFonts w:eastAsiaTheme="minorEastAsia" w:cstheme="minorHAnsi"/>
          <w:lang w:val="sv-SE"/>
          <w:rPrChange w:id="5" w:author="Anna Gårdmark" w:date="2021-10-26T16:06:00Z">
            <w:rPr>
              <w:rFonts w:eastAsiaTheme="minorEastAsia" w:cstheme="minorHAnsi"/>
            </w:rPr>
          </w:rPrChang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C8169C">
        <w:rPr>
          <w:lang w:val="sv-SE"/>
          <w:rPrChange w:id="6" w:author="Anna Gårdmark" w:date="2021-10-26T16:06:00Z">
            <w:rPr>
              <w:lang w:val="en-GB"/>
            </w:rPr>
          </w:rPrChang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C8169C">
        <w:rPr>
          <w:rFonts w:eastAsiaTheme="minorEastAsia" w:cstheme="minorHAnsi"/>
          <w:lang w:val="sv-SE"/>
          <w:rPrChange w:id="7" w:author="Anna Gårdmark" w:date="2021-10-26T16:06:00Z">
            <w:rPr>
              <w:rFonts w:eastAsiaTheme="minorEastAsia" w:cstheme="minorHAnsi"/>
            </w:rPr>
          </w:rPrChang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C8169C">
        <w:rPr>
          <w:lang w:val="sv-SE"/>
          <w:rPrChange w:id="8" w:author="Anna Gårdmark" w:date="2021-10-26T16:06:00Z">
            <w:rPr>
              <w:lang w:val="en-GB"/>
            </w:rPr>
          </w:rPrChang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w:t>
      </w:r>
      <w:proofErr w:type="spellStart"/>
      <w:r w:rsidRPr="00B37A74">
        <w:rPr>
          <w:rFonts w:eastAsiaTheme="minorEastAsia"/>
        </w:rPr>
        <w:t>Pütter</w:t>
      </w:r>
      <w:proofErr w:type="spellEnd"/>
      <w:r w:rsidRPr="00B37A74">
        <w:rPr>
          <w:rFonts w:eastAsiaTheme="minorEastAsia"/>
        </w:rPr>
        <w:t xml:space="preserve">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w:t>
      </w:r>
      <w:proofErr w:type="spellStart"/>
      <w:r w:rsidRPr="00B37A74">
        <w:rPr>
          <w:rFonts w:eastAsiaTheme="minorEastAsia" w:cstheme="minorHAnsi"/>
        </w:rPr>
        <w:t>Bertalanffy</w:t>
      </w:r>
      <w:proofErr w:type="spellEnd"/>
      <w:r w:rsidRPr="00B37A74">
        <w:rPr>
          <w:rFonts w:eastAsiaTheme="minorEastAsia" w:cstheme="minorHAnsi"/>
        </w:rPr>
        <w:t xml:space="preserve">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w:t>
      </w:r>
      <w:proofErr w:type="spellStart"/>
      <w:r w:rsidRPr="00B37A74">
        <w:rPr>
          <w:rFonts w:eastAsiaTheme="minorEastAsia"/>
        </w:rPr>
        <w:t>Pütter</w:t>
      </w:r>
      <w:proofErr w:type="spellEnd"/>
      <w:r w:rsidRPr="00B37A74">
        <w:rPr>
          <w:rFonts w:eastAsiaTheme="minorEastAsia"/>
        </w:rPr>
        <w:t xml:space="preserve">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3BA6A1CB"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ins w:id="9" w:author="Max Lindmark" w:date="2021-10-19T16:50:00Z">
        <w:r w:rsidR="009047DF">
          <w:rPr>
            <w:rFonts w:eastAsiaTheme="minorEastAsia"/>
          </w:rPr>
          <w:t xml:space="preserve">are not aware of </w:t>
        </w:r>
      </w:ins>
      <w:del w:id="10" w:author="Max Lindmark" w:date="2021-10-19T16:50:00Z">
        <w:r w:rsidR="00A0526A" w:rsidDel="009047DF">
          <w:rPr>
            <w:rFonts w:eastAsiaTheme="minorEastAsia"/>
          </w:rPr>
          <w:delText xml:space="preserve">do not expect </w:delText>
        </w:r>
      </w:del>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proofErr w:type="spellStart"/>
      <w:r w:rsidR="002705ED" w:rsidRPr="00B37A74">
        <w:rPr>
          <w:rFonts w:cstheme="minorHAnsi"/>
        </w:rPr>
        <w:t>unimodal</w:t>
      </w:r>
      <w:r w:rsidR="002705ED">
        <w:rPr>
          <w:rFonts w:cstheme="minorHAnsi"/>
        </w:rPr>
        <w:t>ly</w:t>
      </w:r>
      <w:proofErr w:type="spellEnd"/>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w:t>
      </w:r>
      <w:r w:rsidR="0038045D">
        <w:rPr>
          <w:rFonts w:cstheme="minorHAnsi"/>
        </w:rPr>
        <w:lastRenderedPageBreak/>
        <w:t xml:space="preserve">understanding of the </w:t>
      </w:r>
      <w:r w:rsidR="00384F48">
        <w:rPr>
          <w:rFonts w:cstheme="minorHAnsi"/>
        </w:rPr>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w:t>
      </w:r>
      <w:proofErr w:type="spellStart"/>
      <w:r w:rsidRPr="00B37A74">
        <w:rPr>
          <w:rFonts w:cstheme="minorHAnsi"/>
        </w:rPr>
        <w:t>intraspecifically</w:t>
      </w:r>
      <w:proofErr w:type="spellEnd"/>
      <w:r w:rsidRPr="00B37A74">
        <w:rPr>
          <w:rFonts w:cstheme="minorHAnsi"/>
        </w:rPr>
        <w:t xml:space="preserve">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proofErr w:type="spellStart"/>
      <w:r w:rsidRPr="00B37A74">
        <w:rPr>
          <w:rFonts w:eastAsiaTheme="minorEastAsia"/>
        </w:rPr>
        <w:t>Pütter</w:t>
      </w:r>
      <w:proofErr w:type="spellEnd"/>
      <w:r w:rsidRPr="00B37A74">
        <w:rPr>
          <w:rFonts w:eastAsiaTheme="minorEastAsia"/>
        </w:rPr>
        <w:t>-type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ins w:id="11" w:author="Max Lindmark" w:date="2021-10-19T15:52:00Z">
        <w:r w:rsidR="00553171">
          <w:t xml:space="preserve">maximum consumption rate is </w:t>
        </w:r>
        <w:r w:rsidR="00673D17">
          <w:t xml:space="preserve">estimated to be </w:t>
        </w:r>
      </w:ins>
      <w:ins w:id="12" w:author="Max Lindmark" w:date="2021-10-19T15:58:00Z">
        <w:r w:rsidR="00795B6B">
          <w:t>-0.34</w:t>
        </w:r>
      </w:ins>
      <w:ins w:id="13" w:author="Max Lindmark" w:date="2021-10-19T15:57:00Z">
        <w:r w:rsidR="001E0983">
          <w:t xml:space="preserve"> [</w:t>
        </w:r>
        <w:r w:rsidR="005E4474" w:rsidRPr="001E0983">
          <w:t>-0.85</w:t>
        </w:r>
      </w:ins>
      <w:ins w:id="14" w:author="Max Lindmark" w:date="2021-10-19T15:58:00Z">
        <w:r w:rsidR="005E4474">
          <w:t xml:space="preserve">, </w:t>
        </w:r>
        <w:r w:rsidR="007E1BEA">
          <w:t>0.17</w:t>
        </w:r>
      </w:ins>
      <w:ins w:id="15" w:author="Max Lindmark" w:date="2021-10-19T15:57:00Z">
        <w:r w:rsidR="001E0983">
          <w:t xml:space="preserve">], and for </w:t>
        </w:r>
      </w:ins>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w:t>
      </w:r>
      <w:proofErr w:type="gramStart"/>
      <w:r w:rsidRPr="00B37A74">
        <w:rPr>
          <w:rFonts w:eastAsiaTheme="minorEastAsia" w:cstheme="minorHAnsi"/>
        </w:rPr>
        <w:t xml:space="preserve">0.0026 </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w:t>
      </w:r>
      <w:proofErr w:type="spellStart"/>
      <w:r w:rsidRPr="00B37A74">
        <w:rPr>
          <w:rFonts w:eastAsiaTheme="minorEastAsia" w:cstheme="minorHAnsi"/>
        </w:rPr>
        <w:t>Schoolfield</w:t>
      </w:r>
      <w:proofErr w:type="spellEnd"/>
      <w:r w:rsidRPr="00B37A74">
        <w:rPr>
          <w:rFonts w:eastAsiaTheme="minorEastAsia" w:cstheme="minorHAnsi"/>
        </w:rPr>
        <w:t xml:space="preserve">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 xml:space="preserve">is </w:t>
      </w:r>
      <w:proofErr w:type="spellStart"/>
      <w:r>
        <w:rPr>
          <w:rFonts w:eastAsiaTheme="minorEastAsia" w:cstheme="minorHAnsi"/>
        </w:rPr>
        <w:t>unimodally</w:t>
      </w:r>
      <w:proofErr w:type="spellEnd"/>
      <w:r>
        <w:rPr>
          <w:rFonts w:eastAsiaTheme="minorEastAsia" w:cstheme="minorHAnsi"/>
        </w:rPr>
        <w:t xml:space="preserve">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given by the model</w:t>
      </w:r>
      <w:proofErr w:type="gramStart"/>
      <w:r w:rsidRPr="00B37A74">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w:t>
      </w:r>
      <w:proofErr w:type="spellStart"/>
      <w:r>
        <w:rPr>
          <w:rFonts w:eastAsiaTheme="minorEastAsia" w:cstheme="minorHAnsi"/>
        </w:rPr>
        <w:t>Pütter</w:t>
      </w:r>
      <w:proofErr w:type="spellEnd"/>
      <w:r>
        <w:rPr>
          <w:rFonts w:eastAsiaTheme="minorEastAsia" w:cstheme="minorHAnsi"/>
        </w:rPr>
        <w:t xml:space="preserve">-type growth models, including the von </w:t>
      </w:r>
      <w:proofErr w:type="spellStart"/>
      <w:r>
        <w:rPr>
          <w:rFonts w:eastAsiaTheme="minorEastAsia" w:cstheme="minorHAnsi"/>
        </w:rPr>
        <w:t>Bertalanffy</w:t>
      </w:r>
      <w:proofErr w:type="spellEnd"/>
      <w:r>
        <w:rPr>
          <w:rFonts w:eastAsiaTheme="minorEastAsia" w:cstheme="minorHAnsi"/>
        </w:rPr>
        <w:t xml:space="preserve">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Specifically, the </w:t>
      </w:r>
      <w:proofErr w:type="spellStart"/>
      <w:r w:rsidRPr="00B37A74">
        <w:rPr>
          <w:rFonts w:eastAsiaTheme="minorEastAsia" w:cstheme="minorHAnsi"/>
        </w:rPr>
        <w:t>allometric</w:t>
      </w:r>
      <w:proofErr w:type="spellEnd"/>
      <w:r w:rsidRPr="00B37A74">
        <w:rPr>
          <w:rFonts w:eastAsiaTheme="minorEastAsia" w:cstheme="minorHAnsi"/>
        </w:rPr>
        <w:t xml:space="preserve">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proofErr w:type="spellStart"/>
      <w:r w:rsidR="009D7373">
        <w:rPr>
          <w:rFonts w:eastAsiaTheme="minorEastAsia" w:cstheme="minorHAnsi"/>
        </w:rPr>
        <w:t>Pütter</w:t>
      </w:r>
      <w:proofErr w:type="spellEnd"/>
      <w:r w:rsidR="009D7373">
        <w:rPr>
          <w:rFonts w:eastAsiaTheme="minorEastAsia" w:cstheme="minorHAnsi"/>
        </w:rPr>
        <w:t xml:space="preserve">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proofErr w:type="spellStart"/>
      <w:r w:rsidRPr="00B37A74">
        <w:t>Lemoine</w:t>
      </w:r>
      <w:proofErr w:type="spellEnd"/>
      <w:r w:rsidRPr="00B37A74">
        <w:t xml:space="preserve"> &amp; </w:t>
      </w:r>
      <w:proofErr w:type="spellStart"/>
      <w:r w:rsidRPr="00B37A74">
        <w:t>Burkepile</w:t>
      </w:r>
      <w:proofErr w:type="spellEnd"/>
      <w:r w:rsidRPr="00B37A74">
        <w:t xml:space="preserv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178AC89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w:t>
      </w:r>
      <w:del w:id="16" w:author="Max Lindmark" w:date="2021-10-20T11:26:00Z">
        <w:r w:rsidDel="002D5B83">
          <w:rPr>
            <w:rFonts w:eastAsiaTheme="minorEastAsia" w:cstheme="minorHAnsi"/>
          </w:rPr>
          <w:delText xml:space="preserve">and assumed </w:delText>
        </w:r>
      </w:del>
      <w:r>
        <w:rPr>
          <w:rFonts w:eastAsiaTheme="minorEastAsia" w:cstheme="minorHAnsi"/>
        </w:rPr>
        <w:t xml:space="preserve">that standard metabolic rate </w:t>
      </w:r>
      <w:del w:id="17" w:author="Max Lindmark" w:date="2021-10-20T11:27:00Z">
        <w:r w:rsidDel="00436A47">
          <w:rPr>
            <w:rFonts w:eastAsiaTheme="minorEastAsia" w:cstheme="minorHAnsi"/>
          </w:rPr>
          <w:delText xml:space="preserve">and natural feeding levels </w:delText>
        </w:r>
      </w:del>
      <w:del w:id="18" w:author="Jan Ohlberger" w:date="2021-10-20T09:22:00Z">
        <w:r w:rsidR="000244B9" w:rsidDel="003F6C14">
          <w:rPr>
            <w:rFonts w:eastAsiaTheme="minorEastAsia" w:cstheme="minorHAnsi"/>
          </w:rPr>
          <w:delText>are</w:delText>
        </w:r>
      </w:del>
      <w:ins w:id="19" w:author="Jan Ohlberger" w:date="2021-10-20T09:22:00Z">
        <w:r w:rsidR="003F6C14">
          <w:rPr>
            <w:rFonts w:eastAsiaTheme="minorEastAsia" w:cstheme="minorHAnsi"/>
          </w:rPr>
          <w:t>is</w:t>
        </w:r>
      </w:ins>
      <w:r w:rsidR="000244B9">
        <w:rPr>
          <w:rFonts w:eastAsiaTheme="minorEastAsia" w:cstheme="minorHAnsi"/>
        </w:rPr>
        <w:t xml:space="preserve"> proportional</w:t>
      </w:r>
      <w:r>
        <w:rPr>
          <w:rFonts w:eastAsiaTheme="minorEastAsia" w:cstheme="minorHAnsi"/>
        </w:rPr>
        <w:t xml:space="preserve"> to routine metabolic rate</w:t>
      </w:r>
      <w:del w:id="20" w:author="Max Lindmark" w:date="2021-10-20T11:27:00Z">
        <w:r w:rsidDel="00436A47">
          <w:rPr>
            <w:rFonts w:eastAsiaTheme="minorEastAsia" w:cstheme="minorHAnsi"/>
          </w:rPr>
          <w:delText xml:space="preserve"> and maximum consumption rate</w:delText>
        </w:r>
        <w:r w:rsidR="000244B9" w:rsidDel="00436A47">
          <w:rPr>
            <w:rFonts w:eastAsiaTheme="minorEastAsia" w:cstheme="minorHAnsi"/>
          </w:rPr>
          <w:delText xml:space="preserve">, respectively, </w:delText>
        </w:r>
        <w:r w:rsidR="003D1255" w:rsidDel="00436A47">
          <w:rPr>
            <w:rFonts w:eastAsiaTheme="minorEastAsia" w:cstheme="minorHAnsi"/>
          </w:rPr>
          <w:delText>and thus</w:delText>
        </w:r>
      </w:del>
      <w:ins w:id="21" w:author="Max Lindmark" w:date="2021-10-20T11:27:00Z">
        <w:r w:rsidR="00436A47">
          <w:rPr>
            <w:rFonts w:eastAsiaTheme="minorEastAsia" w:cstheme="minorHAnsi"/>
          </w:rPr>
          <w:t xml:space="preserve"> </w:t>
        </w:r>
      </w:ins>
      <w:del w:id="22" w:author="Max Lindmark" w:date="2021-10-20T11:27:00Z">
        <w:r w:rsidR="003D1255" w:rsidDel="00436A47">
          <w:rPr>
            <w:rFonts w:eastAsiaTheme="minorEastAsia" w:cstheme="minorHAnsi"/>
          </w:rPr>
          <w:delText xml:space="preserve"> </w:delText>
        </w:r>
      </w:del>
      <w:ins w:id="23" w:author="Max Lindmark" w:date="2021-10-20T11:27:00Z">
        <w:r w:rsidR="00436A47">
          <w:rPr>
            <w:rFonts w:eastAsiaTheme="minorEastAsia" w:cstheme="minorHAnsi"/>
          </w:rPr>
          <w:t>(</w:t>
        </w:r>
      </w:ins>
      <w:r w:rsidR="003D1255">
        <w:rPr>
          <w:rFonts w:eastAsiaTheme="minorEastAsia" w:cstheme="minorHAnsi"/>
        </w:rPr>
        <w:t>exhibit the same mass-scaling relationships</w:t>
      </w:r>
      <w:r>
        <w:rPr>
          <w:rFonts w:eastAsiaTheme="minorEastAsia" w:cstheme="minorHAnsi"/>
        </w:rPr>
        <w:t xml:space="preserve"> </w:t>
      </w:r>
      <w:commentRangeStart w:id="24"/>
      <w:commentRangeStart w:id="25"/>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ins w:id="26" w:author="Max Lindmark" w:date="2021-10-20T11:27:00Z">
        <w:r w:rsidR="00436A47">
          <w:rPr>
            <w:rFonts w:eastAsiaTheme="minorEastAsia" w:cstheme="minorHAnsi"/>
          </w:rPr>
          <w:t>)</w:t>
        </w:r>
      </w:ins>
      <w:commentRangeStart w:id="27"/>
      <w:commentRangeStart w:id="28"/>
      <w:r>
        <w:rPr>
          <w:rFonts w:eastAsiaTheme="minorEastAsia" w:cstheme="minorHAnsi"/>
        </w:rPr>
        <w:t>.</w:t>
      </w:r>
      <w:commentRangeEnd w:id="24"/>
      <w:commentRangeEnd w:id="25"/>
      <w:ins w:id="29" w:author="Max Lindmark" w:date="2021-10-20T11:27:00Z">
        <w:r w:rsidR="00436A47">
          <w:rPr>
            <w:rFonts w:eastAsiaTheme="minorEastAsia" w:cstheme="minorHAnsi"/>
          </w:rPr>
          <w:t xml:space="preserve"> </w:t>
        </w:r>
      </w:ins>
      <w:commentRangeEnd w:id="27"/>
      <w:r w:rsidR="00B079EC">
        <w:rPr>
          <w:rStyle w:val="Kommentarsreferens"/>
        </w:rPr>
        <w:commentReference w:id="27"/>
      </w:r>
      <w:commentRangeEnd w:id="28"/>
      <w:r w:rsidR="003E3A7D">
        <w:rPr>
          <w:rStyle w:val="Kommentarsreferens"/>
        </w:rPr>
        <w:commentReference w:id="28"/>
      </w:r>
      <w:ins w:id="30" w:author="Max Lindmark" w:date="2021-10-20T11:28:00Z">
        <w:r w:rsidR="00175D9C">
          <w:rPr>
            <w:rFonts w:eastAsiaTheme="minorEastAsia" w:cstheme="minorHAnsi"/>
          </w:rPr>
          <w:t>Th</w:t>
        </w:r>
      </w:ins>
      <w:ins w:id="31" w:author="Max Lindmark" w:date="2021-10-20T11:47:00Z">
        <w:r w:rsidR="009F3723">
          <w:rPr>
            <w:rFonts w:eastAsiaTheme="minorEastAsia" w:cstheme="minorHAnsi"/>
          </w:rPr>
          <w:t xml:space="preserve">is </w:t>
        </w:r>
      </w:ins>
      <w:ins w:id="32" w:author="Max Lindmark" w:date="2021-10-20T11:28:00Z">
        <w:r w:rsidR="00175D9C">
          <w:rPr>
            <w:rFonts w:eastAsiaTheme="minorEastAsia" w:cstheme="minorHAnsi"/>
          </w:rPr>
          <w:t xml:space="preserve">assumption is </w:t>
        </w:r>
      </w:ins>
      <w:ins w:id="33" w:author="Jan Ohlberger" w:date="2021-10-20T09:35:00Z">
        <w:r w:rsidR="001F664C">
          <w:rPr>
            <w:rFonts w:eastAsiaTheme="minorEastAsia" w:cstheme="minorHAnsi"/>
          </w:rPr>
          <w:t xml:space="preserve">also </w:t>
        </w:r>
      </w:ins>
      <w:ins w:id="34" w:author="Max Lindmark" w:date="2021-10-20T11:28:00Z">
        <w:del w:id="35" w:author="Jan Ohlberger" w:date="2021-10-20T09:35:00Z">
          <w:r w:rsidR="00175D9C" w:rsidDel="001F664C">
            <w:rPr>
              <w:rFonts w:eastAsiaTheme="minorEastAsia" w:cstheme="minorHAnsi"/>
            </w:rPr>
            <w:delText xml:space="preserve">very </w:delText>
          </w:r>
        </w:del>
        <w:r w:rsidR="00175D9C">
          <w:rPr>
            <w:rFonts w:eastAsiaTheme="minorEastAsia" w:cstheme="minorHAnsi"/>
          </w:rPr>
          <w:t>common</w:t>
        </w:r>
      </w:ins>
      <w:ins w:id="36" w:author="Jan Ohlberger" w:date="2021-10-20T09:35:00Z">
        <w:r w:rsidR="001F664C">
          <w:rPr>
            <w:rFonts w:eastAsiaTheme="minorEastAsia" w:cstheme="minorHAnsi"/>
          </w:rPr>
          <w:t>ly applied</w:t>
        </w:r>
      </w:ins>
      <w:ins w:id="37" w:author="Max Lindmark" w:date="2021-10-20T11:28:00Z">
        <w:r w:rsidR="00175D9C">
          <w:rPr>
            <w:rFonts w:eastAsiaTheme="minorEastAsia" w:cstheme="minorHAnsi"/>
          </w:rPr>
          <w:t xml:space="preserve"> </w:t>
        </w:r>
        <w:del w:id="38" w:author="Jan Ohlberger" w:date="2021-10-20T09:35:00Z">
          <w:r w:rsidR="00175D9C" w:rsidDel="001F664C">
            <w:rPr>
              <w:rFonts w:eastAsiaTheme="minorEastAsia" w:cstheme="minorHAnsi"/>
            </w:rPr>
            <w:delText>also for</w:delText>
          </w:r>
        </w:del>
      </w:ins>
      <w:ins w:id="39" w:author="Jan Ohlberger" w:date="2021-10-20T09:35:00Z">
        <w:r w:rsidR="001F664C">
          <w:rPr>
            <w:rFonts w:eastAsiaTheme="minorEastAsia" w:cstheme="minorHAnsi"/>
          </w:rPr>
          <w:t>to</w:t>
        </w:r>
      </w:ins>
      <w:ins w:id="40" w:author="Max Lindmark" w:date="2021-10-20T11:28:00Z">
        <w:r w:rsidR="00175D9C">
          <w:rPr>
            <w:rFonts w:eastAsiaTheme="minorEastAsia" w:cstheme="minorHAnsi"/>
          </w:rPr>
          <w:t xml:space="preserve"> </w:t>
        </w:r>
      </w:ins>
      <w:ins w:id="41" w:author="Max Lindmark" w:date="2021-10-20T11:29:00Z">
        <w:r w:rsidR="00175D9C">
          <w:rPr>
            <w:rFonts w:eastAsiaTheme="minorEastAsia" w:cstheme="minorHAnsi"/>
          </w:rPr>
          <w:t xml:space="preserve">the relationship between </w:t>
        </w:r>
      </w:ins>
      <w:ins w:id="42" w:author="Jan Ohlberger" w:date="2021-10-20T09:35:00Z">
        <w:r w:rsidR="001F664C">
          <w:rPr>
            <w:rFonts w:eastAsiaTheme="minorEastAsia" w:cstheme="minorHAnsi"/>
          </w:rPr>
          <w:t xml:space="preserve">maximum </w:t>
        </w:r>
      </w:ins>
      <w:ins w:id="43" w:author="Max Lindmark" w:date="2021-10-20T11:29:00Z">
        <w:r w:rsidR="00175D9C">
          <w:rPr>
            <w:rFonts w:eastAsiaTheme="minorEastAsia" w:cstheme="minorHAnsi"/>
          </w:rPr>
          <w:t xml:space="preserve">consumption rates </w:t>
        </w:r>
        <w:del w:id="44" w:author="Jan Ohlberger" w:date="2021-10-20T09:35:00Z">
          <w:r w:rsidR="00175D9C" w:rsidDel="001F664C">
            <w:rPr>
              <w:rFonts w:eastAsiaTheme="minorEastAsia" w:cstheme="minorHAnsi"/>
            </w:rPr>
            <w:delText xml:space="preserve">in the wild </w:delText>
          </w:r>
        </w:del>
        <w:r w:rsidR="00175D9C">
          <w:rPr>
            <w:rFonts w:eastAsiaTheme="minorEastAsia" w:cstheme="minorHAnsi"/>
          </w:rPr>
          <w:t xml:space="preserve">and </w:t>
        </w:r>
      </w:ins>
      <w:ins w:id="45" w:author="Max Lindmark" w:date="2021-10-20T11:28:00Z">
        <w:del w:id="46" w:author="Jan Ohlberger" w:date="2021-10-20T09:35:00Z">
          <w:r w:rsidR="00175D9C" w:rsidDel="001F664C">
            <w:rPr>
              <w:rFonts w:eastAsiaTheme="minorEastAsia" w:cstheme="minorHAnsi"/>
            </w:rPr>
            <w:delText xml:space="preserve">maximum </w:delText>
          </w:r>
        </w:del>
        <w:r w:rsidR="00175D9C">
          <w:rPr>
            <w:rFonts w:eastAsiaTheme="minorEastAsia" w:cstheme="minorHAnsi"/>
          </w:rPr>
          <w:t>consumption rates</w:t>
        </w:r>
      </w:ins>
      <w:del w:id="47" w:author="Max Lindmark" w:date="2021-10-20T11:28:00Z">
        <w:r w:rsidR="00C34E70" w:rsidDel="00175D9C">
          <w:rPr>
            <w:rStyle w:val="Kommentarsreferens"/>
          </w:rPr>
          <w:commentReference w:id="24"/>
        </w:r>
      </w:del>
      <w:r w:rsidR="00264D23">
        <w:rPr>
          <w:rStyle w:val="Kommentarsreferens"/>
        </w:rPr>
        <w:commentReference w:id="25"/>
      </w:r>
      <w:ins w:id="48" w:author="Max Lindmark" w:date="2021-10-20T11:31:00Z">
        <w:r w:rsidR="00F01CF0">
          <w:rPr>
            <w:rFonts w:eastAsiaTheme="minorEastAsia" w:cstheme="minorHAnsi"/>
          </w:rPr>
          <w:t xml:space="preserve"> </w:t>
        </w:r>
      </w:ins>
      <w:ins w:id="49" w:author="Jan Ohlberger" w:date="2021-10-20T09:35:00Z">
        <w:r w:rsidR="001F664C">
          <w:rPr>
            <w:rFonts w:eastAsiaTheme="minorEastAsia" w:cstheme="minorHAnsi"/>
          </w:rPr>
          <w:t xml:space="preserve">in the wild </w:t>
        </w:r>
      </w:ins>
      <w:ins w:id="50" w:author="Max Lindmark" w:date="2021-10-20T11:31:00Z">
        <w:r w:rsidR="00F01CF0">
          <w:rPr>
            <w:rFonts w:eastAsiaTheme="minorEastAsia" w:cstheme="minorHAnsi"/>
          </w:rPr>
          <w:t>(</w:t>
        </w:r>
      </w:ins>
      <w:ins w:id="51" w:author="Max Lindmark" w:date="2021-10-20T11:42:00Z">
        <w:r w:rsidR="004374DC">
          <w:rPr>
            <w:rFonts w:eastAsiaTheme="minorEastAsia" w:cstheme="minorHAnsi"/>
          </w:rPr>
          <w:t>i.e.</w:t>
        </w:r>
        <w:r w:rsidR="0088602A">
          <w:rPr>
            <w:rFonts w:eastAsiaTheme="minorEastAsia" w:cstheme="minorHAnsi"/>
          </w:rPr>
          <w:t>,</w:t>
        </w:r>
      </w:ins>
      <w:ins w:id="52" w:author="Max Lindmark" w:date="2021-10-20T11:31:00Z">
        <w:r w:rsidR="00F01CF0">
          <w:rPr>
            <w:rFonts w:eastAsiaTheme="minorEastAsia" w:cstheme="minorHAnsi"/>
          </w:rPr>
          <w:t xml:space="preserve"> they are related via a constant)</w:t>
        </w:r>
      </w:ins>
      <w:ins w:id="53" w:author="Max Lindmark" w:date="2021-10-20T11:47:00Z">
        <w:r w:rsidR="00EA0F3E">
          <w:rPr>
            <w:rFonts w:eastAsiaTheme="minorEastAsia" w:cstheme="minorHAnsi"/>
          </w:rPr>
          <w:t xml:space="preserve">. </w:t>
        </w:r>
        <w:commentRangeStart w:id="54"/>
        <w:r w:rsidR="00EA0F3E">
          <w:rPr>
            <w:rFonts w:eastAsiaTheme="minorEastAsia" w:cstheme="minorHAnsi"/>
          </w:rPr>
          <w:t xml:space="preserve">It </w:t>
        </w:r>
      </w:ins>
      <w:ins w:id="55" w:author="Max Lindmark" w:date="2021-10-20T11:46:00Z">
        <w:r w:rsidR="00F6188D">
          <w:rPr>
            <w:rFonts w:eastAsiaTheme="minorEastAsia" w:cstheme="minorHAnsi"/>
          </w:rPr>
          <w:t>seem</w:t>
        </w:r>
      </w:ins>
      <w:ins w:id="56" w:author="Max Lindmark" w:date="2021-10-20T11:47:00Z">
        <w:r w:rsidR="00EA0F3E">
          <w:rPr>
            <w:rFonts w:eastAsiaTheme="minorEastAsia" w:cstheme="minorHAnsi"/>
          </w:rPr>
          <w:t>s</w:t>
        </w:r>
      </w:ins>
      <w:ins w:id="57" w:author="Max Lindmark" w:date="2021-10-20T11:46:00Z">
        <w:r w:rsidR="00F6188D">
          <w:rPr>
            <w:rFonts w:eastAsiaTheme="minorEastAsia" w:cstheme="minorHAnsi"/>
          </w:rPr>
          <w:t xml:space="preserve"> to fit data well </w:t>
        </w:r>
      </w:ins>
      <w:r w:rsidR="009F3723">
        <w:rPr>
          <w:rFonts w:eastAsiaTheme="minorEastAsia" w:cstheme="minorHAnsi"/>
        </w:rPr>
        <w:fldChar w:fldCharType="begin"/>
      </w:r>
      <w:r w:rsidR="00C14B14">
        <w:rPr>
          <w:rFonts w:eastAsiaTheme="minorEastAsia" w:cstheme="minorHAnsi"/>
        </w:rPr>
        <w:instrText xml:space="preserve"> ADDIN ZOTERO_ITEM CSL_CITATION {"citationID":"Z8UVHq00","properties":{"formattedCitation":"(Kitchell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9F3723">
        <w:rPr>
          <w:rFonts w:eastAsiaTheme="minorEastAsia" w:cstheme="minorHAnsi"/>
        </w:rPr>
        <w:fldChar w:fldCharType="separate"/>
      </w:r>
      <w:r w:rsidR="00C14B14">
        <w:rPr>
          <w:rFonts w:eastAsiaTheme="minorEastAsia" w:cstheme="minorHAnsi"/>
          <w:noProof/>
        </w:rPr>
        <w:t>(Kitchell et al., 1977)</w:t>
      </w:r>
      <w:r w:rsidR="009F3723">
        <w:rPr>
          <w:rFonts w:eastAsiaTheme="minorEastAsia" w:cstheme="minorHAnsi"/>
        </w:rPr>
        <w:fldChar w:fldCharType="end"/>
      </w:r>
      <w:ins w:id="58" w:author="Max Lindmark" w:date="2021-10-20T11:47:00Z">
        <w:r w:rsidR="00EA0F3E">
          <w:rPr>
            <w:rFonts w:eastAsiaTheme="minorEastAsia" w:cstheme="minorHAnsi"/>
          </w:rPr>
          <w:t xml:space="preserve">, and is supported by the recent study on Atlantic cod showing relative stable </w:t>
        </w:r>
      </w:ins>
      <w:ins w:id="59" w:author="Max Lindmark" w:date="2021-10-20T11:48:00Z">
        <w:r w:rsidR="00EA0F3E">
          <w:rPr>
            <w:rFonts w:eastAsiaTheme="minorEastAsia" w:cstheme="minorHAnsi"/>
          </w:rPr>
          <w:t>feeding levels (consumpti</w:t>
        </w:r>
        <w:bookmarkStart w:id="60" w:name="_GoBack"/>
        <w:bookmarkEnd w:id="60"/>
        <w:r w:rsidR="00EA0F3E">
          <w:rPr>
            <w:rFonts w:eastAsiaTheme="minorEastAsia" w:cstheme="minorHAnsi"/>
          </w:rPr>
          <w:t>on/maximum consumption)</w:t>
        </w:r>
        <w:r w:rsidR="007145C4">
          <w:rPr>
            <w:rFonts w:eastAsiaTheme="minorEastAsia" w:cstheme="minorHAnsi"/>
          </w:rPr>
          <w:t xml:space="preserve"> over size</w:t>
        </w:r>
        <w:r w:rsidR="00C974DD">
          <w:rPr>
            <w:rFonts w:eastAsiaTheme="minorEastAsia" w:cstheme="minorHAnsi"/>
          </w:rPr>
          <w:t xml:space="preserve"> </w:t>
        </w:r>
      </w:ins>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commentRangeEnd w:id="54"/>
      <w:r w:rsidR="0097769F">
        <w:rPr>
          <w:rStyle w:val="Kommentarsreferens"/>
        </w:rPr>
        <w:commentReference w:id="54"/>
      </w:r>
      <w:ins w:id="61" w:author="Max Lindmark" w:date="2021-10-20T11:31:00Z">
        <w:r w:rsidR="00F01CF0">
          <w:rPr>
            <w:rFonts w:eastAsiaTheme="minorEastAsia" w:cstheme="minorHAnsi"/>
          </w:rPr>
          <w:t xml:space="preserve">. </w:t>
        </w:r>
        <w:commentRangeStart w:id="62"/>
        <w:r w:rsidR="00F01CF0">
          <w:rPr>
            <w:rFonts w:eastAsiaTheme="minorEastAsia" w:cstheme="minorHAnsi"/>
          </w:rPr>
          <w:t xml:space="preserve">However, </w:t>
        </w:r>
      </w:ins>
      <w:ins w:id="63" w:author="Max Lindmark" w:date="2021-10-20T11:30:00Z">
        <w:r w:rsidR="00F01CF0">
          <w:rPr>
            <w:rFonts w:eastAsiaTheme="minorEastAsia" w:cstheme="minorHAnsi"/>
          </w:rPr>
          <w:t>it has to our knowledge not been tested</w:t>
        </w:r>
      </w:ins>
      <w:ins w:id="64" w:author="Max Lindmark" w:date="2021-10-20T11:31:00Z">
        <w:r w:rsidR="006D7535">
          <w:rPr>
            <w:rFonts w:eastAsiaTheme="minorEastAsia" w:cstheme="minorHAnsi"/>
          </w:rPr>
          <w:t xml:space="preserve"> thoroughly, </w:t>
        </w:r>
      </w:ins>
      <w:ins w:id="65" w:author="Max Lindmark" w:date="2021-10-20T11:30:00Z">
        <w:r w:rsidR="00F01CF0">
          <w:rPr>
            <w:rFonts w:eastAsiaTheme="minorEastAsia" w:cstheme="minorHAnsi"/>
          </w:rPr>
          <w:t xml:space="preserve">even though </w:t>
        </w:r>
        <w:proofErr w:type="spellStart"/>
        <w:r w:rsidR="00F01CF0">
          <w:rPr>
            <w:rFonts w:eastAsiaTheme="minorEastAsia" w:cstheme="minorHAnsi"/>
          </w:rPr>
          <w:t>Kitchell</w:t>
        </w:r>
        <w:proofErr w:type="spellEnd"/>
        <w:r w:rsidR="00F01CF0">
          <w:rPr>
            <w:rFonts w:eastAsiaTheme="minorEastAsia" w:cstheme="minorHAnsi"/>
          </w:rPr>
          <w:t xml:space="preserve"> et al.</w:t>
        </w:r>
      </w:ins>
      <w:ins w:id="66" w:author="Max Lindmark" w:date="2021-10-20T11:31:00Z">
        <w:r w:rsidR="00E2596A">
          <w:rPr>
            <w:rFonts w:eastAsiaTheme="minorEastAsia" w:cstheme="minorHAnsi"/>
          </w:rPr>
          <w:t xml:space="preserve"> </w:t>
        </w:r>
      </w:ins>
      <w:ins w:id="67" w:author="Max Lindmark" w:date="2021-10-20T11:30:00Z">
        <w:r w:rsidR="00F01CF0">
          <w:rPr>
            <w:rFonts w:eastAsiaTheme="minorEastAsia" w:cstheme="minorHAnsi"/>
          </w:rPr>
          <w:t>44 years ago identified this as a</w:t>
        </w:r>
      </w:ins>
      <w:ins w:id="68" w:author="Max Lindmark" w:date="2021-10-20T11:42:00Z">
        <w:r w:rsidR="004374DC">
          <w:rPr>
            <w:rFonts w:eastAsiaTheme="minorEastAsia" w:cstheme="minorHAnsi"/>
          </w:rPr>
          <w:t xml:space="preserve"> </w:t>
        </w:r>
      </w:ins>
      <w:ins w:id="69" w:author="Max Lindmark" w:date="2021-10-20T11:30:00Z">
        <w:r w:rsidR="00F01CF0">
          <w:rPr>
            <w:rFonts w:eastAsiaTheme="minorEastAsia" w:cstheme="minorHAnsi"/>
          </w:rPr>
          <w:t>highly important parameter</w:t>
        </w:r>
      </w:ins>
      <w:ins w:id="70" w:author="Max Lindmark" w:date="2021-10-20T11:42:00Z">
        <w:r w:rsidR="004374DC">
          <w:rPr>
            <w:rFonts w:eastAsiaTheme="minorEastAsia" w:cstheme="minorHAnsi"/>
          </w:rPr>
          <w:t xml:space="preserve"> </w:t>
        </w:r>
      </w:ins>
      <w:ins w:id="71" w:author="Max Lindmark" w:date="2021-10-20T11:43:00Z">
        <w:r w:rsidR="004374DC">
          <w:rPr>
            <w:rFonts w:eastAsiaTheme="minorEastAsia" w:cstheme="minorHAnsi"/>
          </w:rPr>
          <w:t>that needed more research</w:t>
        </w:r>
      </w:ins>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ins w:id="72" w:author="Max Lindmark" w:date="2021-10-20T11:43:00Z">
        <w:r w:rsidR="004374DC">
          <w:rPr>
            <w:rFonts w:eastAsiaTheme="minorEastAsia" w:cstheme="minorHAnsi"/>
          </w:rPr>
          <w:t>.</w:t>
        </w:r>
        <w:r w:rsidR="006C6850">
          <w:rPr>
            <w:rFonts w:eastAsiaTheme="minorEastAsia" w:cstheme="minorHAnsi"/>
          </w:rPr>
          <w:t xml:space="preserve"> </w:t>
        </w:r>
      </w:ins>
      <w:commentRangeEnd w:id="62"/>
      <w:r w:rsidR="0097769F">
        <w:rPr>
          <w:rStyle w:val="Kommentarsreferens"/>
        </w:rPr>
        <w:commentReference w:id="62"/>
      </w:r>
      <w:del w:id="73" w:author="Max Lindmark" w:date="2021-10-20T11:43:00Z">
        <w:r w:rsidDel="004374DC">
          <w:rPr>
            <w:rFonts w:eastAsiaTheme="minorEastAsia" w:cstheme="minorHAnsi"/>
          </w:rPr>
          <w:delText xml:space="preserve"> </w:delText>
        </w:r>
      </w:del>
      <w:del w:id="74" w:author="Max Lindmark" w:date="2021-10-20T10:33:00Z">
        <w:r w:rsidR="002C6C08" w:rsidRPr="002C6C08" w:rsidDel="00074C38">
          <w:delText xml:space="preserve"> </w:delText>
        </w:r>
      </w:del>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w:t>
      </w:r>
      <w:proofErr w:type="spellStart"/>
      <w:r w:rsidR="002C6C08" w:rsidRPr="00CB0086">
        <w:t>unimodally</w:t>
      </w:r>
      <w:proofErr w:type="spellEnd"/>
      <w:r w:rsidR="002C6C08" w:rsidRPr="00CB0086">
        <w:t xml:space="preserve">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w:t>
      </w:r>
      <w:r>
        <w:rPr>
          <w:rFonts w:eastAsiaTheme="minorEastAsia" w:cstheme="minorHAnsi"/>
        </w:rPr>
        <w:lastRenderedPageBreak/>
        <w:t>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58C00505"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00AF30A5">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AF30A5" w:rsidRPr="00AF30A5">
        <w:rPr>
          <w:lang w:val="en-GB"/>
        </w:rPr>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w:t>
      </w:r>
      <w:r w:rsidR="00AF30A5">
        <w:rPr>
          <w:lang w:val="en-GB"/>
        </w:rPr>
        <w:lastRenderedPageBreak/>
        <w:t>2019; Van 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C8169C">
        <w:rPr>
          <w:rFonts w:eastAsiaTheme="minorEastAsia" w:cstheme="minorHAnsi"/>
          <w:lang w:val="sv-SE"/>
          <w:rPrChange w:id="75" w:author="Anna Gårdmark" w:date="2021-10-26T16:06:00Z">
            <w:rPr>
              <w:rFonts w:eastAsiaTheme="minorEastAsia" w:cstheme="minorHAnsi"/>
            </w:rPr>
          </w:rPrChang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C8169C">
        <w:rPr>
          <w:lang w:val="sv-SE"/>
          <w:rPrChange w:id="76" w:author="Anna Gårdmark" w:date="2021-10-26T16:06:00Z">
            <w:rPr>
              <w:lang w:val="en-GB"/>
            </w:rPr>
          </w:rPrChang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w:t>
      </w:r>
      <w:proofErr w:type="gramStart"/>
      <w:r w:rsidRPr="00B37A74">
        <w:rPr>
          <w:rFonts w:eastAsiaTheme="minorEastAsia" w:cstheme="minorHAnsi"/>
        </w:rPr>
        <w:t xml:space="preserve">nearest </w:t>
      </w:r>
      <w:proofErr w:type="gramEnd"/>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w:t>
      </w:r>
      <w:proofErr w:type="gramStart"/>
      <w:r w:rsidRPr="00B37A74">
        <w:rPr>
          <w:rFonts w:cstheme="minorHAnsi"/>
        </w:rPr>
        <w:t>quality</w:t>
      </w:r>
      <w:proofErr w:type="gramEnd"/>
      <w:r w:rsidRPr="00B37A74">
        <w:rPr>
          <w:rFonts w:cstheme="minorHAnsi"/>
        </w:rPr>
        <w:t xml:space="preserve">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Kommentarer"/>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3E3A7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3E3A7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3E3A7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w:t>
      </w:r>
      <w:proofErr w:type="spellStart"/>
      <w:r w:rsidRPr="00B37A74">
        <w:rPr>
          <w:rFonts w:eastAsiaTheme="minorEastAsia"/>
        </w:rPr>
        <w:t>hyperparameters</w:t>
      </w:r>
      <w:proofErr w:type="spellEnd"/>
      <w:r w:rsidRPr="00B37A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w:t>
      </w:r>
      <w:r w:rsidRPr="00B37A74">
        <w:rPr>
          <w:rFonts w:eastAsiaTheme="minorEastAsia"/>
        </w:rPr>
        <w:lastRenderedPageBreak/>
        <w:t xml:space="preserve">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w:t>
      </w:r>
      <w:proofErr w:type="gramStart"/>
      <w:r w:rsidRPr="00B37A74">
        <w:rPr>
          <w:rFonts w:eastAsiaTheme="minorEastAsia"/>
        </w:rPr>
        <w:t xml:space="preserve">and </w:t>
      </w:r>
      <m:oMath>
        <m:sSub>
          <m:sSubPr>
            <m:ctrlPr>
              <w:rPr>
                <w:rFonts w:ascii="Cambria Math" w:hAnsi="Cambria Math"/>
                <w:i/>
              </w:rPr>
            </m:ctrlPr>
          </m:sSubPr>
          <m:e>
            <w:proofErr w:type="gramEnd"/>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w:t>
      </w:r>
      <w:proofErr w:type="spellStart"/>
      <w:r w:rsidRPr="00B37A74">
        <w:rPr>
          <w:rFonts w:eastAsiaTheme="minorEastAsia"/>
        </w:rPr>
        <w:t>allometrically</w:t>
      </w:r>
      <w:proofErr w:type="spellEnd"/>
      <w:r w:rsidRPr="00B37A74">
        <w:rPr>
          <w:rFonts w:eastAsiaTheme="minorEastAsia"/>
        </w:rPr>
        <w:t xml:space="preserve"> (as a power function of the </w:t>
      </w:r>
      <w:proofErr w:type="gramStart"/>
      <w:r w:rsidRPr="00B37A74">
        <w:rPr>
          <w:rFonts w:eastAsiaTheme="minorEastAsia"/>
        </w:rPr>
        <w:t xml:space="preserve">form </w:t>
      </w:r>
      <w:proofErr w:type="gramEnd"/>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w:t>
      </w:r>
      <w:proofErr w:type="gramStart"/>
      <w:r w:rsidRPr="00B37A74">
        <w:rPr>
          <w:rFonts w:eastAsiaTheme="minorEastAsia"/>
          <w:bCs/>
          <w:iCs/>
        </w:rPr>
        <w:t xml:space="preserve">unit </w:t>
      </w:r>
      <w:proofErr w:type="gramEnd"/>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w:t>
      </w:r>
      <w:proofErr w:type="spellStart"/>
      <w:r w:rsidRPr="00B37A74">
        <w:rPr>
          <w:rFonts w:eastAsiaTheme="minorEastAsia"/>
        </w:rPr>
        <w:t>ut</w:t>
      </w:r>
      <w:proofErr w:type="spellEnd"/>
      <w:r w:rsidRPr="00B37A74">
        <w:rPr>
          <w:rFonts w:eastAsiaTheme="minorEastAsia"/>
        </w:rPr>
        <w:t xml:space="preserve">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w:t>
      </w:r>
      <w:proofErr w:type="gramStart"/>
      <w:r w:rsidRPr="00B37A74">
        <w:rPr>
          <w:rFonts w:eastAsiaTheme="minorEastAsia"/>
          <w:bCs/>
          <w:iCs/>
        </w:rPr>
        <w:t xml:space="preserve">unit </w:t>
      </w:r>
      <w:proofErr w:type="gramEnd"/>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w:t>
      </w:r>
      <w:proofErr w:type="gramStart"/>
      <w:r w:rsidRPr="00B37A74">
        <w:rPr>
          <w:rFonts w:eastAsiaTheme="minorEastAsia"/>
        </w:rPr>
        <w:t xml:space="preserve">in </w:t>
      </w:r>
      <w:proofErr w:type="gramEnd"/>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We use resting or routine metaboli</w:t>
      </w:r>
      <w:proofErr w:type="spellStart"/>
      <w:r w:rsidRPr="00B37A74">
        <w:rPr>
          <w:rFonts w:eastAsiaTheme="minorEastAsia"/>
          <w:bCs/>
          <w:iCs/>
        </w:rPr>
        <w:t>sm</w:t>
      </w:r>
      <w:proofErr w:type="spellEnd"/>
      <w:r w:rsidRPr="00B37A74">
        <w:rPr>
          <w:rFonts w:eastAsiaTheme="minorEastAsia"/>
          <w:bCs/>
          <w:iCs/>
        </w:rPr>
        <w:t xml:space="preserve"> (mean oxygen uptake </w:t>
      </w:r>
      <w:r w:rsidRPr="00B37A74">
        <w:rPr>
          <w:rFonts w:eastAsiaTheme="minorEastAsia"/>
          <w:bCs/>
          <w:iCs/>
        </w:rPr>
        <w:lastRenderedPageBreak/>
        <w:t xml:space="preserve">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w:t>
      </w:r>
      <w:proofErr w:type="gramStart"/>
      <w:r>
        <w:rPr>
          <w:rFonts w:eastAsiaTheme="minorEastAsia"/>
        </w:rPr>
        <w:t xml:space="preserve">and </w:t>
      </w:r>
      <w:proofErr w:type="gramEnd"/>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w:t>
      </w:r>
      <w:proofErr w:type="gramStart"/>
      <w:r>
        <w:rPr>
          <w:rFonts w:eastAsiaTheme="minorEastAsia"/>
          <w:bCs/>
          <w:iCs/>
        </w:rPr>
        <w:t xml:space="preserve">and </w:t>
      </w:r>
      <w:proofErr w:type="gramEnd"/>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w:proofErr w:type="gramStart"/>
      <w:r>
        <w:rPr>
          <w:rFonts w:eastAsiaTheme="minorEastAsia"/>
          <w:bCs/>
          <w:iCs/>
        </w:rPr>
        <w:t>is</w:t>
      </w:r>
      <w:proofErr w:type="gramEnd"/>
      <w:r>
        <w:rPr>
          <w:rFonts w:eastAsiaTheme="minorEastAsia"/>
          <w:bCs/>
          <w:iCs/>
        </w:rPr>
        <w:t xml:space="preserve">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w:t>
      </w:r>
      <w:proofErr w:type="gramStart"/>
      <w:r>
        <w:rPr>
          <w:rFonts w:eastAsiaTheme="minorEastAsia"/>
        </w:rPr>
        <w:t>and</w:t>
      </w:r>
      <w:r>
        <w:rPr>
          <w:rFonts w:eastAsiaTheme="minorEastAsia"/>
          <w:bCs/>
          <w:iCs/>
        </w:rPr>
        <w:t xml:space="preserve"> </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w:t>
      </w:r>
      <w:proofErr w:type="spellStart"/>
      <w:r w:rsidRPr="00B37A74">
        <w:rPr>
          <w:bCs/>
          <w:shd w:val="clear" w:color="auto" w:fill="FFFFFF" w:themeFill="background1"/>
        </w:rPr>
        <w:t>Schoolfield</w:t>
      </w:r>
      <w:proofErr w:type="spellEnd"/>
      <w:r w:rsidRPr="00B37A74">
        <w:rPr>
          <w:bCs/>
          <w:shd w:val="clear" w:color="auto" w:fill="FFFFFF" w:themeFill="background1"/>
        </w:rPr>
        <w:t xml:space="preserve">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w:t>
      </w:r>
      <w:proofErr w:type="spellStart"/>
      <w:r w:rsidR="00460EC4" w:rsidRPr="00B37A74">
        <w:rPr>
          <w:bCs/>
        </w:rPr>
        <w:t>Schoolfield</w:t>
      </w:r>
      <w:proofErr w:type="spellEnd"/>
      <w:r w:rsidR="00460EC4" w:rsidRPr="00B37A74">
        <w:rPr>
          <w:bCs/>
        </w:rPr>
        <w:t xml:space="preserve"> equation</w:t>
      </w:r>
      <w:r w:rsidRPr="00B37A74">
        <w:rPr>
          <w:bCs/>
          <w:shd w:val="clear" w:color="auto" w:fill="FFFFFF" w:themeFill="background1"/>
        </w:rPr>
        <w:t>:</w:t>
      </w:r>
    </w:p>
    <w:p w14:paraId="7D4EF9EA" w14:textId="77777777" w:rsidR="00FF0C73" w:rsidRPr="00B37A74" w:rsidRDefault="003E3A7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3E3A7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3E3A7D"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proofErr w:type="gramStart"/>
      <w:r w:rsidRPr="00B37A74">
        <w:rPr>
          <w:bCs/>
        </w:rPr>
        <w:t>where</w:t>
      </w:r>
      <w:proofErr w:type="gramEnd"/>
      <w:r w:rsidRPr="00B37A74">
        <w:rPr>
          <w:bCs/>
        </w:rPr>
        <w:t xml:space="preserv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w:t>
      </w:r>
      <w:proofErr w:type="spellStart"/>
      <w:r w:rsidRPr="00B37A74">
        <w:rPr>
          <w:rFonts w:eastAsiaTheme="minorEastAsia"/>
          <w:bCs/>
          <w:iCs/>
        </w:rPr>
        <w:t>ing</w:t>
      </w:r>
      <w:proofErr w:type="spellEnd"/>
      <w:r w:rsidRPr="00B37A74">
        <w:rPr>
          <w:rFonts w:eastAsiaTheme="minorEastAsia"/>
          <w:bCs/>
          <w:iCs/>
        </w:rPr>
        <w:t xml:space="preserve">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w:t>
      </w:r>
      <w:proofErr w:type="gramStart"/>
      <w:r w:rsidRPr="00B37A74">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Temperature</w:t>
      </w:r>
      <w:proofErr w:type="gramStart"/>
      <w:r w:rsidRPr="00B37A74">
        <w:rPr>
          <w:rFonts w:eastAsiaTheme="minorEastAsia"/>
          <w:bCs/>
        </w:rPr>
        <w:t xml:space="preserve">, </w:t>
      </w:r>
      <w:proofErr w:type="gramEnd"/>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the Sharpe-</w:t>
      </w:r>
      <w:proofErr w:type="spellStart"/>
      <w:r w:rsidR="00727040">
        <w:rPr>
          <w:rFonts w:eastAsiaTheme="minorEastAsia"/>
          <w:bCs/>
        </w:rPr>
        <w:t>Schoolfield</w:t>
      </w:r>
      <w:proofErr w:type="spellEnd"/>
      <w:r w:rsidR="00727040">
        <w:rPr>
          <w:rFonts w:eastAsiaTheme="minorEastAsia"/>
          <w:bCs/>
        </w:rPr>
        <w:t xml:space="preserve">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4BBD985"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w:t>
      </w:r>
      <w:r w:rsidRPr="00B37A74">
        <w:rPr>
          <w:rFonts w:eastAsiaTheme="minorEastAsia"/>
        </w:rPr>
        <w:lastRenderedPageBreak/>
        <w:t xml:space="preserve">interested in examining relationships within species over “ontogenetic size”, and because we do not </w:t>
      </w:r>
      <w:ins w:id="77" w:author="Max Lindmark" w:date="2021-10-19T16:52:00Z">
        <w:r w:rsidR="001728A4">
          <w:rPr>
            <w:rFonts w:eastAsiaTheme="minorEastAsia"/>
          </w:rPr>
          <w:t xml:space="preserve">want to confound that effect with any relationship that might occur across species </w:t>
        </w:r>
        <w:del w:id="78" w:author="Jan Ohlberger" w:date="2021-10-20T09:37:00Z">
          <w:r w:rsidR="001728A4" w:rsidDel="00FB0A19">
            <w:rPr>
              <w:rFonts w:eastAsiaTheme="minorEastAsia"/>
            </w:rPr>
            <w:delText xml:space="preserve">in our data </w:delText>
          </w:r>
        </w:del>
        <w:del w:id="79" w:author="Anna Gårdmark" w:date="2021-10-26T16:06:00Z">
          <w:r w:rsidR="00917FA9" w:rsidDel="00C8169C">
            <w:rPr>
              <w:rFonts w:eastAsiaTheme="minorEastAsia"/>
            </w:rPr>
            <w:delText>which</w:delText>
          </w:r>
        </w:del>
      </w:ins>
      <w:ins w:id="80" w:author="Anna Gårdmark" w:date="2021-10-26T16:06:00Z">
        <w:r w:rsidR="00C8169C">
          <w:rPr>
            <w:rFonts w:eastAsiaTheme="minorEastAsia"/>
          </w:rPr>
          <w:t>that</w:t>
        </w:r>
      </w:ins>
      <w:ins w:id="81" w:author="Max Lindmark" w:date="2021-10-19T16:52:00Z">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ins>
      <w:del w:id="82" w:author="Max Lindmark" w:date="2021-10-19T16:53:00Z">
        <w:r w:rsidRPr="00B37A74" w:rsidDel="00777715">
          <w:rPr>
            <w:rFonts w:eastAsiaTheme="minorEastAsia"/>
          </w:rPr>
          <w:delText>expect an interspecific relationship between optimum growth temperature and body mass because species are adapted to different thermal regimes</w:delText>
        </w:r>
        <w:r w:rsidRPr="00B37A74" w:rsidDel="00777715">
          <w:rPr>
            <w:rFonts w:eastAsiaTheme="minorEastAsia"/>
            <w:iCs/>
          </w:rPr>
          <w:delText xml:space="preserve">. </w:delText>
        </w:r>
      </w:del>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3B734B">
        <w:t>Single-species Sharpe-</w:t>
      </w:r>
      <w:proofErr w:type="spellStart"/>
      <w:r w:rsidR="003B734B">
        <w:t>Schoolfield</w:t>
      </w:r>
      <w:proofErr w:type="spellEnd"/>
      <w:r w:rsidR="003B734B">
        <w:t xml:space="preserve">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45D0F280" w:rsidR="00FF0C73" w:rsidRPr="00B37A74" w:rsidRDefault="00FF0C73" w:rsidP="00FF0C73">
      <w:pPr>
        <w:spacing w:line="480" w:lineRule="auto"/>
        <w:contextualSpacing/>
        <w:jc w:val="both"/>
      </w:pPr>
      <w:r w:rsidRPr="00B37A74">
        <w:rPr>
          <w:bCs/>
        </w:rPr>
        <w:t>We compared the parsimony of models with different hierarchical structures, and with or without mass-temperature interactions, using the Watanabe-</w:t>
      </w:r>
      <w:proofErr w:type="spellStart"/>
      <w:r w:rsidRPr="00B37A74">
        <w:rPr>
          <w:bCs/>
        </w:rPr>
        <w:t>Akaike</w:t>
      </w:r>
      <w:proofErr w:type="spellEnd"/>
      <w:r w:rsidRPr="00B37A74">
        <w:rPr>
          <w:bCs/>
        </w:rPr>
        <w:t xml:space="preserve"> information criterion (WAIC) </w:t>
      </w:r>
      <w:r w:rsidRPr="0001320D">
        <w:rPr>
          <w:bCs/>
        </w:rPr>
        <w:fldChar w:fldCharType="begin"/>
      </w:r>
      <w:r w:rsidR="00AF30A5">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4ivOjIm1/MlJ6FK7a","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t>
      </w:r>
      <w:r w:rsidRPr="00B37A74">
        <w:rPr>
          <w:bCs/>
        </w:rPr>
        <w:lastRenderedPageBreak/>
        <w:t xml:space="preserve">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WAIC is each models di</w:t>
      </w:r>
      <w:proofErr w:type="spellStart"/>
      <w:r w:rsidRPr="00B37A74">
        <w:t>fference</w:t>
      </w:r>
      <w:proofErr w:type="spellEnd"/>
      <w:r w:rsidRPr="00B37A74">
        <w:t xml:space="preserv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proofErr w:type="spellStart"/>
      <w:r w:rsidRPr="00B37A74">
        <w:rPr>
          <w:rFonts w:eastAsiaTheme="minorEastAsia"/>
        </w:rPr>
        <w:t>Pütter</w:t>
      </w:r>
      <w:proofErr w:type="spellEnd"/>
      <w:r w:rsidRPr="00B37A74">
        <w:rPr>
          <w:rFonts w:eastAsiaTheme="minorEastAsia"/>
        </w:rPr>
        <w:t>-type model</w:t>
      </w:r>
      <w:r w:rsidR="005F74EB">
        <w:rPr>
          <w:rFonts w:eastAsiaTheme="minorEastAsia"/>
        </w:rPr>
        <w:t xml:space="preserve">. </w:t>
      </w:r>
      <w:proofErr w:type="spellStart"/>
      <w:r w:rsidR="005F74EB" w:rsidRPr="00B37A74">
        <w:rPr>
          <w:rFonts w:eastAsiaTheme="minorEastAsia"/>
        </w:rPr>
        <w:t>Pütter</w:t>
      </w:r>
      <w:proofErr w:type="spellEnd"/>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dynamic energy budget</w:t>
      </w:r>
      <w:r w:rsidR="00A577FB">
        <w:rPr>
          <w:rFonts w:eastAsiaTheme="minorEastAsia"/>
        </w:rPr>
        <w:t xml:space="preserve">, and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proofErr w:type="spellStart"/>
      <w:r w:rsidR="006F3AD3" w:rsidRPr="00B37A74">
        <w:rPr>
          <w:rFonts w:eastAsiaTheme="minorEastAsia"/>
        </w:rPr>
        <w:t>Pütter</w:t>
      </w:r>
      <w:proofErr w:type="spellEnd"/>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proofErr w:type="spellStart"/>
      <w:r w:rsidR="002437CA" w:rsidRPr="00B37A74">
        <w:rPr>
          <w:rFonts w:eastAsiaTheme="minorEastAsia"/>
        </w:rPr>
        <w:t>Pütter</w:t>
      </w:r>
      <w:proofErr w:type="spellEnd"/>
      <w:r w:rsidR="002437CA" w:rsidRPr="00B37A74">
        <w:rPr>
          <w:rFonts w:eastAsiaTheme="minorEastAsia"/>
        </w:rPr>
        <w:t xml:space="preserve"> </w:t>
      </w:r>
      <w:r w:rsidR="002437CA">
        <w:rPr>
          <w:rFonts w:eastAsiaTheme="minorEastAsia"/>
        </w:rPr>
        <w:t xml:space="preserve">model </w:t>
      </w:r>
      <w:r w:rsidR="009A30BA">
        <w:rPr>
          <w:rFonts w:eastAsiaTheme="minorEastAsia"/>
        </w:rPr>
        <w:t xml:space="preserve">is the </w:t>
      </w:r>
      <w:r w:rsidRPr="00B37A74">
        <w:rPr>
          <w:rFonts w:eastAsiaTheme="minorEastAsia"/>
        </w:rPr>
        <w:t xml:space="preserve">result of two antagonistic </w:t>
      </w:r>
      <w:proofErr w:type="spellStart"/>
      <w:r w:rsidRPr="00B37A74">
        <w:rPr>
          <w:rFonts w:eastAsiaTheme="minorEastAsia"/>
        </w:rPr>
        <w:t>allometric</w:t>
      </w:r>
      <w:proofErr w:type="spellEnd"/>
      <w:r w:rsidRPr="00B37A74">
        <w:rPr>
          <w:rFonts w:eastAsiaTheme="minorEastAsia"/>
        </w:rPr>
        <w:t xml:space="preserve"> processes</w:t>
      </w:r>
      <w:r w:rsidR="00A2189E">
        <w:rPr>
          <w:rFonts w:eastAsiaTheme="minorEastAsia"/>
        </w:rPr>
        <w:t>, biomass gains and biomass losses</w:t>
      </w:r>
      <w:r w:rsidRPr="00B37A74">
        <w:rPr>
          <w:rFonts w:eastAsiaTheme="minorEastAsia"/>
        </w:rPr>
        <w:t>:</w:t>
      </w:r>
    </w:p>
    <w:p w14:paraId="797AB6F3" w14:textId="77777777" w:rsidR="00FF0C73" w:rsidRDefault="003E3A7D"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13EB4FB" w:rsidR="00FF0C73" w:rsidRPr="00B37A74" w:rsidRDefault="00FF0C73" w:rsidP="00FF0C73">
      <w:pPr>
        <w:spacing w:line="480" w:lineRule="auto"/>
        <w:contextualSpacing/>
        <w:jc w:val="both"/>
      </w:pPr>
      <w:proofErr w:type="gramStart"/>
      <w:r w:rsidRPr="00B37A74">
        <w:rPr>
          <w:rFonts w:eastAsiaTheme="minorEastAsia"/>
        </w:rPr>
        <w:t>where</w:t>
      </w:r>
      <w:proofErr w:type="gramEnd"/>
      <w:r w:rsidRPr="00B37A74">
        <w:rPr>
          <w:rFonts w:eastAsiaTheme="minorEastAsia"/>
        </w:rPr>
        <w:t xml:space="preserv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w:t>
      </w:r>
      <w:proofErr w:type="gramStart"/>
      <w:r w:rsidR="002F551C">
        <w:rPr>
          <w:rFonts w:eastAsiaTheme="minorEastAsia"/>
          <w:iCs/>
        </w:rPr>
        <w:t xml:space="preserve">unit </w:t>
      </w:r>
      <w:proofErr w:type="gramEnd"/>
      <m:oMath>
        <m:r>
          <m:rPr>
            <m:sty m:val="p"/>
          </m:rPr>
          <w:rPr>
            <w:rFonts w:ascii="Cambria Math" w:eastAsiaTheme="minorEastAsia" w:hAnsi="Cambria Math"/>
          </w:rPr>
          <w:lastRenderedPageBreak/>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w:t>
      </w:r>
      <w:proofErr w:type="spellStart"/>
      <w:r w:rsidRPr="00B37A74">
        <w:rPr>
          <w:rFonts w:eastAsiaTheme="minorEastAsia"/>
          <w:iCs/>
        </w:rPr>
        <w:t>allometric</w:t>
      </w:r>
      <w:proofErr w:type="spellEnd"/>
      <w:r w:rsidRPr="00B37A74">
        <w:rPr>
          <w:rFonts w:eastAsiaTheme="minorEastAsia"/>
          <w:iCs/>
        </w:rPr>
        <w:t xml:space="preserve"> relationships found in the log-log models fit to sub-peak temperatures. These </w:t>
      </w:r>
      <w:proofErr w:type="spellStart"/>
      <w:r w:rsidRPr="00B37A74">
        <w:rPr>
          <w:rFonts w:eastAsiaTheme="minorEastAsia"/>
          <w:iCs/>
        </w:rPr>
        <w:t>allometric</w:t>
      </w:r>
      <w:proofErr w:type="spellEnd"/>
      <w:r w:rsidRPr="00B37A74">
        <w:rPr>
          <w:rFonts w:eastAsiaTheme="minorEastAsia"/>
          <w:iCs/>
        </w:rPr>
        <w:t xml:space="preserve">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w:t>
      </w:r>
      <w:proofErr w:type="gramStart"/>
      <w:r w:rsidRPr="00B37A74">
        <w:rPr>
          <w:rFonts w:eastAsiaTheme="minorEastAsia"/>
        </w:rPr>
        <w:t>is</w:t>
      </w:r>
      <w:proofErr w:type="gramEnd"/>
      <w:r w:rsidRPr="00B37A74">
        <w:rPr>
          <w:rFonts w:eastAsiaTheme="minorEastAsia"/>
        </w:rPr>
        <w:t xml:space="preserve"> based on the </w:t>
      </w:r>
      <w:r w:rsidR="00607CDA" w:rsidRPr="00B37A74">
        <w:rPr>
          <w:rFonts w:eastAsiaTheme="minorEastAsia"/>
        </w:rPr>
        <w:t>Sharpe</w:t>
      </w:r>
      <w:r w:rsidR="00607CDA">
        <w:rPr>
          <w:rFonts w:eastAsiaTheme="minorEastAsia"/>
        </w:rPr>
        <w:t>-</w:t>
      </w:r>
      <w:proofErr w:type="spellStart"/>
      <w:r w:rsidRPr="00B37A74">
        <w:rPr>
          <w:rFonts w:eastAsiaTheme="minorEastAsia"/>
        </w:rPr>
        <w:t>Schoolfield</w:t>
      </w:r>
      <w:proofErr w:type="spellEnd"/>
      <w:r w:rsidRPr="00B37A74">
        <w:rPr>
          <w:rFonts w:eastAsiaTheme="minorEastAsia"/>
        </w:rPr>
        <w:t xml:space="preserve">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w:t>
      </w:r>
      <w:proofErr w:type="spellStart"/>
      <w:r w:rsidRPr="00B37A74">
        <w:rPr>
          <w:rFonts w:eastAsiaTheme="minorEastAsia"/>
        </w:rPr>
        <w:t>te</w:t>
      </w:r>
      <w:proofErr w:type="spellEnd"/>
      <w:r w:rsidRPr="00B37A74">
        <w:rPr>
          <w:rFonts w:eastAsiaTheme="minorEastAsia"/>
        </w:rPr>
        <w:t xml:space="preserv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w:t>
      </w:r>
      <w:proofErr w:type="spellStart"/>
      <w:r w:rsidRPr="00B37A74">
        <w:rPr>
          <w:rFonts w:eastAsiaTheme="minorEastAsia"/>
        </w:rPr>
        <w:t>ature</w:t>
      </w:r>
      <w:proofErr w:type="spellEnd"/>
      <w:r w:rsidRPr="00B37A74">
        <w:rPr>
          <w:rFonts w:eastAsiaTheme="minorEastAsia"/>
        </w:rPr>
        <w:t xml:space="preserv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w:t>
      </w:r>
      <w:proofErr w:type="spellStart"/>
      <w:r w:rsidRPr="00B37A74">
        <w:rPr>
          <w:rFonts w:eastAsiaTheme="minorEastAsia"/>
        </w:rPr>
        <w:t>Messmer</w:t>
      </w:r>
      <w:proofErr w:type="spellEnd"/>
      <w:r w:rsidRPr="00B37A74">
        <w:rPr>
          <w:rFonts w:eastAsiaTheme="minorEastAsia"/>
        </w:rPr>
        <w:t xml:space="preserve">,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xml:space="preserve">, </w:t>
      </w:r>
      <w:proofErr w:type="spellStart"/>
      <w:r w:rsidRPr="00B37A74">
        <w:rPr>
          <w:rFonts w:eastAsiaTheme="minorEastAsia"/>
        </w:rPr>
        <w:t>Yiping</w:t>
      </w:r>
      <w:proofErr w:type="spellEnd"/>
      <w:r w:rsidRPr="00B37A74">
        <w:rPr>
          <w:rFonts w:eastAsiaTheme="minorEastAsia"/>
        </w:rPr>
        <w:t xml:space="preserve"> Luo, Takeshi </w:t>
      </w:r>
      <w:proofErr w:type="spellStart"/>
      <w:r w:rsidRPr="00B37A74">
        <w:rPr>
          <w:rFonts w:eastAsiaTheme="minorEastAsia"/>
        </w:rPr>
        <w:t>Tomiyama</w:t>
      </w:r>
      <w:proofErr w:type="spellEnd"/>
      <w:r w:rsidRPr="00B37A74">
        <w:rPr>
          <w:rFonts w:eastAsiaTheme="minorEastAsia"/>
        </w:rPr>
        <w:t xml:space="preserve">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w:t>
      </w:r>
      <w:proofErr w:type="spellStart"/>
      <w:r w:rsidR="00013A66">
        <w:rPr>
          <w:rFonts w:eastAsiaTheme="minorEastAsia"/>
        </w:rPr>
        <w:t>Padfield</w:t>
      </w:r>
      <w:proofErr w:type="spellEnd"/>
      <w:r w:rsidR="00013A66">
        <w:rPr>
          <w:rFonts w:eastAsiaTheme="minorEastAsia"/>
        </w:rPr>
        <w:t xml:space="preserve">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9" w:history="1">
        <w:r w:rsidRPr="00B37A74">
          <w:rPr>
            <w:rStyle w:val="Hyperl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2C6C3C5D" w14:textId="11D23075" w:rsidR="003D3BD0" w:rsidRDefault="00A22A36" w:rsidP="00B951A8">
      <w:pPr>
        <w:pStyle w:val="Litteraturfrteckning"/>
      </w:pPr>
      <w:r w:rsidRPr="00C22D0F">
        <w:t xml:space="preserve"> </w:t>
      </w:r>
    </w:p>
    <w:p w14:paraId="4799B44C" w14:textId="77777777" w:rsidR="002745A8" w:rsidRPr="002745A8" w:rsidRDefault="002745A8" w:rsidP="002745A8"/>
    <w:p w14:paraId="7C9B2E74" w14:textId="3D9E33DC" w:rsidR="00EE52D7" w:rsidRDefault="00EE52D7" w:rsidP="00B72E09">
      <w:pPr>
        <w:spacing w:line="480" w:lineRule="auto"/>
        <w:contextualSpacing/>
      </w:pPr>
      <w:r>
        <w:rPr>
          <w:rFonts w:cstheme="minorHAnsi"/>
          <w:b/>
          <w:sz w:val="28"/>
          <w:szCs w:val="28"/>
        </w:rPr>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lastRenderedPageBreak/>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10"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9EFB97C" w:rsidR="00EB26D7" w:rsidRPr="003274BB" w:rsidRDefault="00EE52D7" w:rsidP="00BB6D31">
      <w:pPr>
        <w:spacing w:line="480" w:lineRule="auto"/>
        <w:contextualSpacing/>
        <w:jc w:val="both"/>
        <w:rPr>
          <w:rFonts w:cstheme="minorHAnsi"/>
          <w:i/>
          <w:iCs/>
        </w:rPr>
      </w:pPr>
      <w:commentRangeStart w:id="83"/>
      <w:commentRangeStart w:id="84"/>
      <w:r w:rsidRPr="00B37A74">
        <w:rPr>
          <w:rFonts w:cstheme="minorHAnsi"/>
          <w:b/>
          <w:bCs/>
        </w:rPr>
        <w:t>Figure 1.</w:t>
      </w:r>
      <w:r w:rsidRPr="00B37A74">
        <w:rPr>
          <w:rFonts w:cstheme="minorHAnsi"/>
          <w:i/>
          <w:iCs/>
        </w:rPr>
        <w:t xml:space="preserve"> </w:t>
      </w:r>
      <w:commentRangeEnd w:id="83"/>
      <w:r w:rsidR="00B36F1F">
        <w:rPr>
          <w:rStyle w:val="Kommentarsreferens"/>
        </w:rPr>
        <w:commentReference w:id="83"/>
      </w:r>
      <w:commentRangeEnd w:id="84"/>
      <w:r w:rsidR="00FB0A19">
        <w:rPr>
          <w:rStyle w:val="Kommentarsreferens"/>
        </w:rPr>
        <w:commentReference w:id="84"/>
      </w:r>
      <w:r w:rsidRPr="00B37A74">
        <w:rPr>
          <w:rFonts w:cstheme="minorHAnsi"/>
          <w:i/>
          <w:iCs/>
        </w:rPr>
        <w:t xml:space="preserve">Natural log of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r w:rsidR="004E7B1E">
        <w:rPr>
          <w:rFonts w:cstheme="minorHAnsi"/>
          <w:i/>
        </w:rPr>
        <w:t>(routine metabolic rate in panel B)</w:t>
      </w:r>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but note the model is fitt</w:t>
      </w:r>
      <w:proofErr w:type="spellStart"/>
      <w:r w:rsidRPr="00B37A74">
        <w:rPr>
          <w:rFonts w:eastAsiaTheme="minorEastAsia" w:cstheme="minorHAnsi"/>
          <w:i/>
        </w:rPr>
        <w:t>ed</w:t>
      </w:r>
      <w:proofErr w:type="spellEnd"/>
      <w:r w:rsidRPr="00B37A74">
        <w:rPr>
          <w:rFonts w:eastAsiaTheme="minorEastAsia" w:cstheme="minorHAnsi"/>
          <w:i/>
        </w:rPr>
        <w:t xml:space="preserve">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r w:rsidR="00B30BB3">
        <w:rPr>
          <w:rFonts w:cstheme="minorHAnsi"/>
          <w:i/>
        </w:rPr>
        <w:t>, hence the temperature terms are omitted</w:t>
      </w:r>
      <w:r w:rsidRPr="00B37A74">
        <w:rPr>
          <w:rFonts w:cstheme="minorHAnsi"/>
          <w:i/>
        </w:rPr>
        <w:t>.</w:t>
      </w:r>
      <w:r w:rsidR="00565354">
        <w:rPr>
          <w:rFonts w:cstheme="minorHAnsi"/>
          <w:i/>
        </w:rPr>
        <w:t xml:space="preserve"> </w:t>
      </w:r>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r w:rsidRPr="00B37A74">
        <w:rPr>
          <w:rFonts w:cstheme="minorHAnsi"/>
          <w:i/>
          <w:iCs/>
        </w:rPr>
        <w:t xml:space="preserve">Shaded areas correspond to 80% and 95% credible intervals. Species are grouped by color (legend not shown, n=20 for consumption and n=34 for metabolism, respectively). C) Global and species-level effects </w:t>
      </w:r>
      <w:r w:rsidRPr="00B37A74">
        <w:rPr>
          <w:rFonts w:cstheme="minorHAnsi"/>
          <w:i/>
          <w:iCs/>
        </w:rPr>
        <w:lastRenderedPageBreak/>
        <w:t>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r w:rsidR="00FA07BD">
        <w:rPr>
          <w:rFonts w:cstheme="minorHAnsi"/>
          <w:i/>
          <w:iCs/>
        </w:rPr>
        <w:t xml:space="preserve"> </w:t>
      </w:r>
      <w:r w:rsidR="00FA07BD">
        <w:rPr>
          <w:i/>
          <w:iCs/>
        </w:rPr>
        <w:t xml:space="preserve">± </w:t>
      </w:r>
      <w:r w:rsidR="00FA07BD">
        <w:rPr>
          <w:rFonts w:cstheme="minorHAnsi"/>
          <w:i/>
          <w:iCs/>
        </w:rPr>
        <w:t>2</w:t>
      </w:r>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w:t>
      </w:r>
      <w:proofErr w:type="spellStart"/>
      <w:r w:rsidRPr="00B37A74">
        <w:rPr>
          <w:i/>
          <w:iCs/>
        </w:rPr>
        <w:t>Schoolfield</w:t>
      </w:r>
      <w:proofErr w:type="spellEnd"/>
      <w:r w:rsidRPr="00B37A74">
        <w:rPr>
          <w:i/>
          <w:iCs/>
        </w:rPr>
        <w:t xml:space="preserve">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Kommentarsreferens"/>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w:t>
      </w:r>
      <w:proofErr w:type="gramStart"/>
      <w:r w:rsidRPr="00B37A74">
        <w:rPr>
          <w:rFonts w:cstheme="minorHAnsi"/>
          <w:i/>
        </w:rPr>
        <w:t xml:space="preserve">and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w:t>
      </w:r>
      <w:proofErr w:type="gramStart"/>
      <w:r w:rsidRPr="00B37A74">
        <w:rPr>
          <w:rFonts w:cstheme="minorHAnsi"/>
          <w:i/>
        </w:rPr>
        <w:t xml:space="preserve">unit </w:t>
      </w:r>
      <w:proofErr w:type="gramEnd"/>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an Ohlberger" w:date="2021-10-20T09:50:00Z" w:initials="Ca">
    <w:p w14:paraId="3FFF22EE" w14:textId="77777777" w:rsidR="003E3A7D" w:rsidRDefault="003E3A7D">
      <w:pPr>
        <w:pStyle w:val="Kommentarer"/>
      </w:pPr>
      <w:r>
        <w:rPr>
          <w:rStyle w:val="Kommentarsreferens"/>
        </w:rPr>
        <w:annotationRef/>
      </w:r>
      <w:r>
        <w:t xml:space="preserve">Just noticed that this is mentioned twice above, so maybe not needed a third time here? Could instead start the next sentence with </w:t>
      </w:r>
    </w:p>
    <w:p w14:paraId="6DF9CEAC" w14:textId="665294D3" w:rsidR="003E3A7D" w:rsidRDefault="003E3A7D">
      <w:pPr>
        <w:pStyle w:val="Kommentarer"/>
      </w:pPr>
      <w:r>
        <w:t>“Small individuals of a given species/population may therefore…”</w:t>
      </w:r>
    </w:p>
  </w:comment>
  <w:comment w:id="27" w:author="Jan Ohlberger" w:date="2021-10-20T10:06:00Z" w:initials="Ca">
    <w:p w14:paraId="10605B47" w14:textId="259BF4BE" w:rsidR="003E3A7D" w:rsidRDefault="003E3A7D">
      <w:pPr>
        <w:pStyle w:val="Kommentarer"/>
      </w:pPr>
      <w:r>
        <w:rPr>
          <w:rStyle w:val="Kommentarsreferens"/>
        </w:rPr>
        <w:annotationRef/>
      </w:r>
      <w:r>
        <w:t>I think the following section is a good addition but it doesn’t really address Dustin’s comment. My guess is that to address that we might need to acknowledge that direct proportionality between those rates is a strong assumption and that this could introduce bias (and maybe discuss which direction, e.g. in case of fish becoming more efficient at foraging with size).</w:t>
      </w:r>
    </w:p>
  </w:comment>
  <w:comment w:id="28" w:author="Anna Gårdmark" w:date="2021-10-28T13:26:00Z" w:initials="AG">
    <w:p w14:paraId="58D0EFE7" w14:textId="42EDFB18" w:rsidR="003E3A7D" w:rsidRDefault="003E3A7D">
      <w:pPr>
        <w:pStyle w:val="Kommentarer"/>
      </w:pPr>
      <w:r>
        <w:rPr>
          <w:rStyle w:val="Kommentarsreferens"/>
        </w:rPr>
        <w:annotationRef/>
      </w:r>
      <w:r>
        <w:t>I agree with Jan’s interpretation and suggestion. The most important point about Dustin’s comment is that it could be questioned whether the size-dependency of consumption rate is the same in the lab as in the wild. If not, that could overturn the prediction in fig. 3 (e.g. his suggestion that large individuals would feed more efficiently than small individuals in the wild, e.g. due to being less sensitive to predation risk). I therefore suggest you continue after line 272 to point this out, and call for more tests of consumption rates in the wild (if we think that is at all feasible).</w:t>
      </w:r>
    </w:p>
  </w:comment>
  <w:comment w:id="24" w:author="Max Lindmark" w:date="2021-10-20T11:19:00Z" w:initials="MOU">
    <w:p w14:paraId="32495693" w14:textId="1979928D" w:rsidR="003E3A7D" w:rsidRDefault="003E3A7D">
      <w:pPr>
        <w:pStyle w:val="Kommentarer"/>
      </w:pPr>
      <w:r>
        <w:rPr>
          <w:rStyle w:val="Kommentarsreferens"/>
        </w:rPr>
        <w:annotationRef/>
      </w:r>
      <w:r>
        <w:t xml:space="preserve">Added </w:t>
      </w:r>
      <w:proofErr w:type="spellStart"/>
      <w:r>
        <w:t>Messmer</w:t>
      </w:r>
      <w:proofErr w:type="spellEnd"/>
      <w:r>
        <w:t xml:space="preserve"> here as an empirical example for metabolic rate (</w:t>
      </w:r>
      <w:proofErr w:type="spellStart"/>
      <w:r>
        <w:t>neuen</w:t>
      </w:r>
      <w:proofErr w:type="spellEnd"/>
      <w:r>
        <w:t xml:space="preserve"> is feeding and </w:t>
      </w:r>
      <w:proofErr w:type="spellStart"/>
      <w:r>
        <w:t>kitchell</w:t>
      </w:r>
      <w:proofErr w:type="spellEnd"/>
      <w:r>
        <w:t xml:space="preserve"> is more of an assumption)</w:t>
      </w:r>
    </w:p>
  </w:comment>
  <w:comment w:id="25" w:author="Jan Ohlberger" w:date="2021-10-20T10:23:00Z" w:initials="Ca">
    <w:p w14:paraId="410FFCF2" w14:textId="56565C95" w:rsidR="003E3A7D" w:rsidRDefault="003E3A7D">
      <w:pPr>
        <w:pStyle w:val="Kommentarer"/>
      </w:pPr>
      <w:r>
        <w:rPr>
          <w:rStyle w:val="Kommentarsreferens"/>
        </w:rPr>
        <w:annotationRef/>
      </w:r>
      <w:r>
        <w:t>That’s great. We could be more specific and say that they found similar mass-scaling exponents.</w:t>
      </w:r>
    </w:p>
  </w:comment>
  <w:comment w:id="54" w:author="Jan Ohlberger" w:date="2021-10-20T09:34:00Z" w:initials="Ca">
    <w:p w14:paraId="56F27CEE" w14:textId="22AB361B" w:rsidR="003E3A7D" w:rsidRDefault="003E3A7D">
      <w:pPr>
        <w:pStyle w:val="Kommentarer"/>
      </w:pPr>
      <w:r>
        <w:rPr>
          <w:rStyle w:val="Kommentarsreferens"/>
        </w:rPr>
        <w:annotationRef/>
      </w:r>
      <w:r>
        <w:t>I think this could simply be added to the previous sentence, like:</w:t>
      </w:r>
    </w:p>
    <w:p w14:paraId="18390B88" w14:textId="0DA065A9" w:rsidR="003E3A7D" w:rsidRDefault="003E3A7D">
      <w:pPr>
        <w:pStyle w:val="Kommentarer"/>
      </w:pPr>
      <w:r>
        <w:t>“…, which is supported by empirical data (</w:t>
      </w:r>
      <w:r>
        <w:rPr>
          <w:rFonts w:eastAsiaTheme="minorEastAsia" w:cstheme="minorHAnsi"/>
          <w:noProof/>
        </w:rPr>
        <w:t>Neuenfeldt et al., 2020</w:t>
      </w:r>
      <w:r>
        <w:t>).”</w:t>
      </w:r>
    </w:p>
  </w:comment>
  <w:comment w:id="62" w:author="Jan Ohlberger" w:date="2021-10-20T09:33:00Z" w:initials="Ca">
    <w:p w14:paraId="1619D00E" w14:textId="0FDF9381" w:rsidR="003E3A7D" w:rsidRDefault="003E3A7D" w:rsidP="0097769F">
      <w:pPr>
        <w:pStyle w:val="Kommentarer"/>
      </w:pPr>
      <w:r>
        <w:rPr>
          <w:rStyle w:val="Kommentarsreferens"/>
        </w:rPr>
        <w:annotationRef/>
      </w:r>
      <w:r>
        <w:t>What’s the ‘parameter’? Maybe rephrase more generally? E.g.:</w:t>
      </w:r>
    </w:p>
    <w:p w14:paraId="4031A911" w14:textId="774F5464" w:rsidR="003E3A7D" w:rsidRDefault="003E3A7D" w:rsidP="0097769F">
      <w:pPr>
        <w:pStyle w:val="Kommentarer"/>
      </w:pPr>
      <w:r>
        <w:t>“</w:t>
      </w:r>
      <w:r>
        <w:rPr>
          <w:rFonts w:eastAsiaTheme="minorEastAsia" w:cstheme="minorHAnsi"/>
        </w:rPr>
        <w:t xml:space="preserve">However, the assumption of proportionality has to our knowledge not been tested thoroughly, even though it was identified as an important area for research over 40 years ago </w:t>
      </w:r>
      <w:r w:rsidRPr="005844F5">
        <w:rPr>
          <w:rFonts w:eastAsiaTheme="minorEastAsia" w:cstheme="minorHAnsi"/>
        </w:rPr>
        <w:t>(</w:t>
      </w:r>
      <w:proofErr w:type="spellStart"/>
      <w:r w:rsidRPr="005844F5">
        <w:rPr>
          <w:rFonts w:eastAsiaTheme="minorEastAsia" w:cstheme="minorHAnsi"/>
        </w:rPr>
        <w:t>Kitchell</w:t>
      </w:r>
      <w:proofErr w:type="spellEnd"/>
      <w:r w:rsidRPr="005844F5">
        <w:rPr>
          <w:rFonts w:eastAsiaTheme="minorEastAsia" w:cstheme="minorHAnsi"/>
        </w:rPr>
        <w:t xml:space="preserve"> et al., 1977</w:t>
      </w:r>
      <w:r>
        <w:rPr>
          <w:rFonts w:eastAsiaTheme="minorEastAsia" w:cstheme="minorHAnsi"/>
        </w:rPr>
        <w:t>).</w:t>
      </w:r>
      <w:r>
        <w:t>’</w:t>
      </w:r>
    </w:p>
  </w:comment>
  <w:comment w:id="83" w:author="Max Lindmark" w:date="2021-10-19T16:45:00Z" w:initials="MOU">
    <w:p w14:paraId="6C127C83" w14:textId="0964A55F" w:rsidR="003E3A7D" w:rsidRDefault="003E3A7D">
      <w:pPr>
        <w:pStyle w:val="Kommentarer"/>
      </w:pPr>
      <w:r>
        <w:rPr>
          <w:rStyle w:val="Kommentarsreferens"/>
        </w:rPr>
        <w:annotationRef/>
      </w:r>
      <w:r>
        <w:t xml:space="preserve">Is it not confusing that we have mass in g on the x-axis, but show the equation using the centered estimates? (Thinking about the intercept here). Should I instead show the centered scale and </w:t>
      </w:r>
      <w:proofErr w:type="spellStart"/>
      <w:r>
        <w:t>simpy</w:t>
      </w:r>
      <w:proofErr w:type="spellEnd"/>
      <w:r>
        <w:t xml:space="preserve"> provide the means in the legend text instead?</w:t>
      </w:r>
    </w:p>
  </w:comment>
  <w:comment w:id="84" w:author="Jan Ohlberger" w:date="2021-10-20T09:39:00Z" w:initials="Ca">
    <w:p w14:paraId="3C4D277A" w14:textId="77777777" w:rsidR="003E3A7D" w:rsidRDefault="003E3A7D">
      <w:pPr>
        <w:pStyle w:val="Kommentarer"/>
      </w:pPr>
      <w:r>
        <w:rPr>
          <w:rStyle w:val="Kommentarsreferens"/>
        </w:rPr>
        <w:annotationRef/>
      </w:r>
      <w:r>
        <w:t>I don’t think that rescaling for a plot is problematic, so either way works. Given that we mostly show ‘rescaled’ values in the other figures, it’s nice to keep this on the original scale!?</w:t>
      </w:r>
    </w:p>
    <w:p w14:paraId="092B836C" w14:textId="77777777" w:rsidR="003E3A7D" w:rsidRDefault="003E3A7D">
      <w:pPr>
        <w:pStyle w:val="Kommentarer"/>
      </w:pPr>
    </w:p>
    <w:p w14:paraId="112995FC" w14:textId="0D493A83" w:rsidR="003E3A7D" w:rsidRDefault="003E3A7D">
      <w:pPr>
        <w:pStyle w:val="Kommentarer"/>
      </w:pPr>
      <w:r>
        <w:t>Unrelated but I noticed this just now: it would be great to have tick marks with labels near the maximum values, especially because this is on log-scale – most important for the x-axis to show the full range of observed 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F9CEAC" w15:done="0"/>
  <w15:commentEx w15:paraId="10605B47" w15:done="0"/>
  <w15:commentEx w15:paraId="58D0EFE7" w15:paraIdParent="10605B47" w15:done="0"/>
  <w15:commentEx w15:paraId="32495693" w15:done="0"/>
  <w15:commentEx w15:paraId="410FFCF2" w15:paraIdParent="32495693" w15:done="0"/>
  <w15:commentEx w15:paraId="18390B88" w15:done="0"/>
  <w15:commentEx w15:paraId="4031A911" w15:done="0"/>
  <w15:commentEx w15:paraId="6C127C83" w15:done="0"/>
  <w15:commentEx w15:paraId="112995FC" w15:paraIdParent="6C127C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9C1" w16cex:dateUtc="2021-10-20T09:19:00Z"/>
  <w16cex:commentExtensible w16cex:durableId="251974AB" w16cex:dateUtc="2021-10-19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F9CEAC" w16cid:durableId="251A64F6"/>
  <w16cid:commentId w16cid:paraId="10605B47" w16cid:durableId="251A68A7"/>
  <w16cid:commentId w16cid:paraId="32495693" w16cid:durableId="251A79C1"/>
  <w16cid:commentId w16cid:paraId="410FFCF2" w16cid:durableId="251A6CA6"/>
  <w16cid:commentId w16cid:paraId="18390B88" w16cid:durableId="251A6119"/>
  <w16cid:commentId w16cid:paraId="4031A911" w16cid:durableId="251A60FB"/>
  <w16cid:commentId w16cid:paraId="6C127C83" w16cid:durableId="251974AB"/>
  <w16cid:commentId w16cid:paraId="112995FC" w16cid:durableId="251A62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C73"/>
    <w:rsid w:val="000032F2"/>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3F6A"/>
    <w:rsid w:val="000374F9"/>
    <w:rsid w:val="00041C92"/>
    <w:rsid w:val="00043B98"/>
    <w:rsid w:val="00044766"/>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552"/>
    <w:rsid w:val="000E3764"/>
    <w:rsid w:val="000E3C63"/>
    <w:rsid w:val="000F34A3"/>
    <w:rsid w:val="000F4D7D"/>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3D21"/>
    <w:rsid w:val="001257C2"/>
    <w:rsid w:val="00133893"/>
    <w:rsid w:val="0013421A"/>
    <w:rsid w:val="0013712F"/>
    <w:rsid w:val="00137CC0"/>
    <w:rsid w:val="00137DAF"/>
    <w:rsid w:val="001411AA"/>
    <w:rsid w:val="001420C5"/>
    <w:rsid w:val="0014354F"/>
    <w:rsid w:val="00143614"/>
    <w:rsid w:val="00143DBC"/>
    <w:rsid w:val="001445B4"/>
    <w:rsid w:val="00145552"/>
    <w:rsid w:val="00150144"/>
    <w:rsid w:val="00151BE9"/>
    <w:rsid w:val="00153359"/>
    <w:rsid w:val="00154D1C"/>
    <w:rsid w:val="00154DB9"/>
    <w:rsid w:val="00155657"/>
    <w:rsid w:val="00155660"/>
    <w:rsid w:val="0015760E"/>
    <w:rsid w:val="00160693"/>
    <w:rsid w:val="00160E53"/>
    <w:rsid w:val="00161005"/>
    <w:rsid w:val="00161213"/>
    <w:rsid w:val="001638BB"/>
    <w:rsid w:val="00167D11"/>
    <w:rsid w:val="00170D14"/>
    <w:rsid w:val="001728A4"/>
    <w:rsid w:val="00173764"/>
    <w:rsid w:val="00175D9C"/>
    <w:rsid w:val="001764F8"/>
    <w:rsid w:val="00176EF6"/>
    <w:rsid w:val="00177E68"/>
    <w:rsid w:val="00181EDF"/>
    <w:rsid w:val="00184FB8"/>
    <w:rsid w:val="001875EA"/>
    <w:rsid w:val="00187FEE"/>
    <w:rsid w:val="00192E60"/>
    <w:rsid w:val="00195D22"/>
    <w:rsid w:val="00196794"/>
    <w:rsid w:val="001A3841"/>
    <w:rsid w:val="001A504D"/>
    <w:rsid w:val="001A57BB"/>
    <w:rsid w:val="001A6AE8"/>
    <w:rsid w:val="001A6FB9"/>
    <w:rsid w:val="001B1155"/>
    <w:rsid w:val="001B3828"/>
    <w:rsid w:val="001B7424"/>
    <w:rsid w:val="001C3256"/>
    <w:rsid w:val="001C38B5"/>
    <w:rsid w:val="001C5C9D"/>
    <w:rsid w:val="001D3DED"/>
    <w:rsid w:val="001E0983"/>
    <w:rsid w:val="001E1679"/>
    <w:rsid w:val="001E52CE"/>
    <w:rsid w:val="001E64B3"/>
    <w:rsid w:val="001F07D2"/>
    <w:rsid w:val="001F4B29"/>
    <w:rsid w:val="001F4D60"/>
    <w:rsid w:val="001F5D6B"/>
    <w:rsid w:val="001F664C"/>
    <w:rsid w:val="001F7190"/>
    <w:rsid w:val="001F78D9"/>
    <w:rsid w:val="0020282F"/>
    <w:rsid w:val="00203ED8"/>
    <w:rsid w:val="0020738F"/>
    <w:rsid w:val="00210780"/>
    <w:rsid w:val="00212826"/>
    <w:rsid w:val="00212A6A"/>
    <w:rsid w:val="0021415C"/>
    <w:rsid w:val="002160AF"/>
    <w:rsid w:val="00221898"/>
    <w:rsid w:val="00221B6B"/>
    <w:rsid w:val="0022380A"/>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30AC"/>
    <w:rsid w:val="00253306"/>
    <w:rsid w:val="002566F8"/>
    <w:rsid w:val="00256D79"/>
    <w:rsid w:val="00256DEC"/>
    <w:rsid w:val="002576D0"/>
    <w:rsid w:val="00260680"/>
    <w:rsid w:val="00260B33"/>
    <w:rsid w:val="00264D2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C2944"/>
    <w:rsid w:val="002C670B"/>
    <w:rsid w:val="002C6C08"/>
    <w:rsid w:val="002D0A5D"/>
    <w:rsid w:val="002D2548"/>
    <w:rsid w:val="002D4880"/>
    <w:rsid w:val="002D55A9"/>
    <w:rsid w:val="002D5B83"/>
    <w:rsid w:val="002D73FB"/>
    <w:rsid w:val="002E1DA7"/>
    <w:rsid w:val="002E3AB1"/>
    <w:rsid w:val="002E3D59"/>
    <w:rsid w:val="002E5E42"/>
    <w:rsid w:val="002F097A"/>
    <w:rsid w:val="002F114A"/>
    <w:rsid w:val="002F1CF6"/>
    <w:rsid w:val="002F1D23"/>
    <w:rsid w:val="002F31AB"/>
    <w:rsid w:val="002F551C"/>
    <w:rsid w:val="002F6454"/>
    <w:rsid w:val="002F6848"/>
    <w:rsid w:val="002F72C3"/>
    <w:rsid w:val="00302DF0"/>
    <w:rsid w:val="0030360E"/>
    <w:rsid w:val="00304ED1"/>
    <w:rsid w:val="00305404"/>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41A4"/>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3A36"/>
    <w:rsid w:val="003A4874"/>
    <w:rsid w:val="003A7443"/>
    <w:rsid w:val="003B0677"/>
    <w:rsid w:val="003B0C42"/>
    <w:rsid w:val="003B0DE8"/>
    <w:rsid w:val="003B1285"/>
    <w:rsid w:val="003B2018"/>
    <w:rsid w:val="003B3061"/>
    <w:rsid w:val="003B49CA"/>
    <w:rsid w:val="003B6F0E"/>
    <w:rsid w:val="003B734B"/>
    <w:rsid w:val="003C156E"/>
    <w:rsid w:val="003C1FF6"/>
    <w:rsid w:val="003C25A8"/>
    <w:rsid w:val="003C6574"/>
    <w:rsid w:val="003D00C2"/>
    <w:rsid w:val="003D1255"/>
    <w:rsid w:val="003D3BD0"/>
    <w:rsid w:val="003D602F"/>
    <w:rsid w:val="003D6D6E"/>
    <w:rsid w:val="003E0395"/>
    <w:rsid w:val="003E0F3A"/>
    <w:rsid w:val="003E13A2"/>
    <w:rsid w:val="003E2DCD"/>
    <w:rsid w:val="003E3A7D"/>
    <w:rsid w:val="003E507E"/>
    <w:rsid w:val="003E61FF"/>
    <w:rsid w:val="003E7598"/>
    <w:rsid w:val="003F1038"/>
    <w:rsid w:val="003F19AC"/>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2612"/>
    <w:rsid w:val="0042376B"/>
    <w:rsid w:val="00423844"/>
    <w:rsid w:val="0042425D"/>
    <w:rsid w:val="00424F15"/>
    <w:rsid w:val="004335E2"/>
    <w:rsid w:val="00436A47"/>
    <w:rsid w:val="004374DC"/>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868"/>
    <w:rsid w:val="004779E3"/>
    <w:rsid w:val="00480900"/>
    <w:rsid w:val="00480CDE"/>
    <w:rsid w:val="004817D7"/>
    <w:rsid w:val="004829C5"/>
    <w:rsid w:val="00483A95"/>
    <w:rsid w:val="00483ACA"/>
    <w:rsid w:val="00483CB0"/>
    <w:rsid w:val="00485B90"/>
    <w:rsid w:val="00486CB0"/>
    <w:rsid w:val="00486D2F"/>
    <w:rsid w:val="00487540"/>
    <w:rsid w:val="00490D6F"/>
    <w:rsid w:val="00492121"/>
    <w:rsid w:val="004927E8"/>
    <w:rsid w:val="0049362F"/>
    <w:rsid w:val="00497873"/>
    <w:rsid w:val="00497BA9"/>
    <w:rsid w:val="004A088A"/>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B1E"/>
    <w:rsid w:val="004F2AC7"/>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3171"/>
    <w:rsid w:val="0055485E"/>
    <w:rsid w:val="0055730C"/>
    <w:rsid w:val="00562332"/>
    <w:rsid w:val="00562866"/>
    <w:rsid w:val="00562ADD"/>
    <w:rsid w:val="00565354"/>
    <w:rsid w:val="00574A41"/>
    <w:rsid w:val="005760B0"/>
    <w:rsid w:val="005760B5"/>
    <w:rsid w:val="00577BB9"/>
    <w:rsid w:val="005844F5"/>
    <w:rsid w:val="00585FEA"/>
    <w:rsid w:val="005911F4"/>
    <w:rsid w:val="00591F39"/>
    <w:rsid w:val="0059487E"/>
    <w:rsid w:val="00596F2F"/>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185C"/>
    <w:rsid w:val="005C3C5E"/>
    <w:rsid w:val="005C3DAE"/>
    <w:rsid w:val="005C5FF9"/>
    <w:rsid w:val="005D0B37"/>
    <w:rsid w:val="005D217E"/>
    <w:rsid w:val="005D25C1"/>
    <w:rsid w:val="005D2BA3"/>
    <w:rsid w:val="005D5BE2"/>
    <w:rsid w:val="005E4474"/>
    <w:rsid w:val="005E506D"/>
    <w:rsid w:val="005E6E5B"/>
    <w:rsid w:val="005E7364"/>
    <w:rsid w:val="005F0192"/>
    <w:rsid w:val="005F0A5B"/>
    <w:rsid w:val="005F286B"/>
    <w:rsid w:val="005F340D"/>
    <w:rsid w:val="005F357E"/>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1038"/>
    <w:rsid w:val="006423F8"/>
    <w:rsid w:val="0064248C"/>
    <w:rsid w:val="00643FF9"/>
    <w:rsid w:val="00644BEA"/>
    <w:rsid w:val="00645236"/>
    <w:rsid w:val="00645F5D"/>
    <w:rsid w:val="00647798"/>
    <w:rsid w:val="006506B3"/>
    <w:rsid w:val="00651E5A"/>
    <w:rsid w:val="00652262"/>
    <w:rsid w:val="00652574"/>
    <w:rsid w:val="0065723A"/>
    <w:rsid w:val="00657603"/>
    <w:rsid w:val="00664D3A"/>
    <w:rsid w:val="00665999"/>
    <w:rsid w:val="00666C40"/>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4D74"/>
    <w:rsid w:val="006A522D"/>
    <w:rsid w:val="006A5A37"/>
    <w:rsid w:val="006A6704"/>
    <w:rsid w:val="006A739F"/>
    <w:rsid w:val="006B23EF"/>
    <w:rsid w:val="006B2A62"/>
    <w:rsid w:val="006B2DED"/>
    <w:rsid w:val="006B4F16"/>
    <w:rsid w:val="006C0838"/>
    <w:rsid w:val="006C0BE2"/>
    <w:rsid w:val="006C0F46"/>
    <w:rsid w:val="006C3648"/>
    <w:rsid w:val="006C51E0"/>
    <w:rsid w:val="006C5421"/>
    <w:rsid w:val="006C54BC"/>
    <w:rsid w:val="006C6850"/>
    <w:rsid w:val="006C746F"/>
    <w:rsid w:val="006C7B7B"/>
    <w:rsid w:val="006D2D42"/>
    <w:rsid w:val="006D6D1A"/>
    <w:rsid w:val="006D7535"/>
    <w:rsid w:val="006E052C"/>
    <w:rsid w:val="006E59D2"/>
    <w:rsid w:val="006F0BB6"/>
    <w:rsid w:val="006F298D"/>
    <w:rsid w:val="006F3AD3"/>
    <w:rsid w:val="007007A8"/>
    <w:rsid w:val="007017D0"/>
    <w:rsid w:val="007036ED"/>
    <w:rsid w:val="007048D2"/>
    <w:rsid w:val="00705D1B"/>
    <w:rsid w:val="00707143"/>
    <w:rsid w:val="007145C4"/>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47E31"/>
    <w:rsid w:val="00755B32"/>
    <w:rsid w:val="00760F8B"/>
    <w:rsid w:val="00764BFB"/>
    <w:rsid w:val="0076691D"/>
    <w:rsid w:val="007708F2"/>
    <w:rsid w:val="0077235F"/>
    <w:rsid w:val="00772F0C"/>
    <w:rsid w:val="0077501C"/>
    <w:rsid w:val="007766B6"/>
    <w:rsid w:val="00777715"/>
    <w:rsid w:val="00777BFB"/>
    <w:rsid w:val="00780D40"/>
    <w:rsid w:val="00781203"/>
    <w:rsid w:val="00781413"/>
    <w:rsid w:val="00781DF9"/>
    <w:rsid w:val="007834FE"/>
    <w:rsid w:val="00784F43"/>
    <w:rsid w:val="007851F5"/>
    <w:rsid w:val="00785C6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7CFC"/>
    <w:rsid w:val="0081022C"/>
    <w:rsid w:val="00811612"/>
    <w:rsid w:val="008120BF"/>
    <w:rsid w:val="0081230D"/>
    <w:rsid w:val="008125C0"/>
    <w:rsid w:val="008130C8"/>
    <w:rsid w:val="008137CA"/>
    <w:rsid w:val="00816190"/>
    <w:rsid w:val="00816F45"/>
    <w:rsid w:val="008178B9"/>
    <w:rsid w:val="008201EB"/>
    <w:rsid w:val="008205A1"/>
    <w:rsid w:val="00820661"/>
    <w:rsid w:val="00820AA0"/>
    <w:rsid w:val="0082291B"/>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6407"/>
    <w:rsid w:val="008672DB"/>
    <w:rsid w:val="0086796C"/>
    <w:rsid w:val="0088333C"/>
    <w:rsid w:val="0088602A"/>
    <w:rsid w:val="00890297"/>
    <w:rsid w:val="008902B5"/>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47DF"/>
    <w:rsid w:val="00905AAE"/>
    <w:rsid w:val="009114CE"/>
    <w:rsid w:val="009116ED"/>
    <w:rsid w:val="009148B1"/>
    <w:rsid w:val="00916D4B"/>
    <w:rsid w:val="00917A1D"/>
    <w:rsid w:val="00917E07"/>
    <w:rsid w:val="00917FA9"/>
    <w:rsid w:val="00920139"/>
    <w:rsid w:val="0093381D"/>
    <w:rsid w:val="00934B2A"/>
    <w:rsid w:val="00936219"/>
    <w:rsid w:val="00940308"/>
    <w:rsid w:val="00940EBA"/>
    <w:rsid w:val="009415AD"/>
    <w:rsid w:val="00943E9A"/>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4585"/>
    <w:rsid w:val="00974780"/>
    <w:rsid w:val="009754AD"/>
    <w:rsid w:val="00975D5B"/>
    <w:rsid w:val="009760EF"/>
    <w:rsid w:val="0097769F"/>
    <w:rsid w:val="0098540F"/>
    <w:rsid w:val="00985927"/>
    <w:rsid w:val="00992DF4"/>
    <w:rsid w:val="00993378"/>
    <w:rsid w:val="00993DEF"/>
    <w:rsid w:val="00993E52"/>
    <w:rsid w:val="00995ADF"/>
    <w:rsid w:val="009961D8"/>
    <w:rsid w:val="009A182A"/>
    <w:rsid w:val="009A1C3D"/>
    <w:rsid w:val="009A1FEA"/>
    <w:rsid w:val="009A28BD"/>
    <w:rsid w:val="009A2FB8"/>
    <w:rsid w:val="009A30BA"/>
    <w:rsid w:val="009A40BB"/>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3723"/>
    <w:rsid w:val="009F6C67"/>
    <w:rsid w:val="00A00797"/>
    <w:rsid w:val="00A02482"/>
    <w:rsid w:val="00A0526A"/>
    <w:rsid w:val="00A0735B"/>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1AB"/>
    <w:rsid w:val="00A6248E"/>
    <w:rsid w:val="00A67830"/>
    <w:rsid w:val="00A67964"/>
    <w:rsid w:val="00A67DE4"/>
    <w:rsid w:val="00A71423"/>
    <w:rsid w:val="00A720B0"/>
    <w:rsid w:val="00A730DC"/>
    <w:rsid w:val="00A7336E"/>
    <w:rsid w:val="00A744DB"/>
    <w:rsid w:val="00A750AE"/>
    <w:rsid w:val="00A7575F"/>
    <w:rsid w:val="00A772DF"/>
    <w:rsid w:val="00A7798C"/>
    <w:rsid w:val="00A77A8D"/>
    <w:rsid w:val="00A81462"/>
    <w:rsid w:val="00A81C41"/>
    <w:rsid w:val="00A82D94"/>
    <w:rsid w:val="00A85169"/>
    <w:rsid w:val="00A854E3"/>
    <w:rsid w:val="00A86DFE"/>
    <w:rsid w:val="00A92045"/>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30A5"/>
    <w:rsid w:val="00AF76C5"/>
    <w:rsid w:val="00B010D8"/>
    <w:rsid w:val="00B0145D"/>
    <w:rsid w:val="00B05A3D"/>
    <w:rsid w:val="00B079EC"/>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6F1F"/>
    <w:rsid w:val="00B37EEC"/>
    <w:rsid w:val="00B42C53"/>
    <w:rsid w:val="00B47CFD"/>
    <w:rsid w:val="00B5236B"/>
    <w:rsid w:val="00B54FBE"/>
    <w:rsid w:val="00B55F1B"/>
    <w:rsid w:val="00B661DB"/>
    <w:rsid w:val="00B6667E"/>
    <w:rsid w:val="00B679D3"/>
    <w:rsid w:val="00B70AB2"/>
    <w:rsid w:val="00B70C30"/>
    <w:rsid w:val="00B7276B"/>
    <w:rsid w:val="00B72D91"/>
    <w:rsid w:val="00B72E09"/>
    <w:rsid w:val="00B76542"/>
    <w:rsid w:val="00B77BDE"/>
    <w:rsid w:val="00B77EE3"/>
    <w:rsid w:val="00B81241"/>
    <w:rsid w:val="00B81637"/>
    <w:rsid w:val="00B84B32"/>
    <w:rsid w:val="00B9019B"/>
    <w:rsid w:val="00B92749"/>
    <w:rsid w:val="00B9298F"/>
    <w:rsid w:val="00B93413"/>
    <w:rsid w:val="00B951A8"/>
    <w:rsid w:val="00B959C0"/>
    <w:rsid w:val="00B95F86"/>
    <w:rsid w:val="00B96887"/>
    <w:rsid w:val="00BA02E3"/>
    <w:rsid w:val="00BA040D"/>
    <w:rsid w:val="00BA1060"/>
    <w:rsid w:val="00BA45E2"/>
    <w:rsid w:val="00BA5638"/>
    <w:rsid w:val="00BA5F57"/>
    <w:rsid w:val="00BA6A9E"/>
    <w:rsid w:val="00BB10F1"/>
    <w:rsid w:val="00BB1AA3"/>
    <w:rsid w:val="00BB3134"/>
    <w:rsid w:val="00BB345F"/>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031"/>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4B14"/>
    <w:rsid w:val="00C152B8"/>
    <w:rsid w:val="00C167C3"/>
    <w:rsid w:val="00C204E0"/>
    <w:rsid w:val="00C20B6C"/>
    <w:rsid w:val="00C224D9"/>
    <w:rsid w:val="00C22AC7"/>
    <w:rsid w:val="00C22D0F"/>
    <w:rsid w:val="00C26C36"/>
    <w:rsid w:val="00C31A66"/>
    <w:rsid w:val="00C34E70"/>
    <w:rsid w:val="00C35007"/>
    <w:rsid w:val="00C43927"/>
    <w:rsid w:val="00C46233"/>
    <w:rsid w:val="00C502D4"/>
    <w:rsid w:val="00C53273"/>
    <w:rsid w:val="00C564BA"/>
    <w:rsid w:val="00C70BD1"/>
    <w:rsid w:val="00C715EE"/>
    <w:rsid w:val="00C71CF5"/>
    <w:rsid w:val="00C74485"/>
    <w:rsid w:val="00C74841"/>
    <w:rsid w:val="00C75A8F"/>
    <w:rsid w:val="00C76352"/>
    <w:rsid w:val="00C7652F"/>
    <w:rsid w:val="00C80210"/>
    <w:rsid w:val="00C8169C"/>
    <w:rsid w:val="00C81BA1"/>
    <w:rsid w:val="00C83546"/>
    <w:rsid w:val="00C840BD"/>
    <w:rsid w:val="00C91381"/>
    <w:rsid w:val="00C93316"/>
    <w:rsid w:val="00C9545D"/>
    <w:rsid w:val="00C95867"/>
    <w:rsid w:val="00C96885"/>
    <w:rsid w:val="00C96E6D"/>
    <w:rsid w:val="00C974DD"/>
    <w:rsid w:val="00C97513"/>
    <w:rsid w:val="00CA1689"/>
    <w:rsid w:val="00CA23BD"/>
    <w:rsid w:val="00CA3F4D"/>
    <w:rsid w:val="00CA6829"/>
    <w:rsid w:val="00CB0086"/>
    <w:rsid w:val="00CB0DCA"/>
    <w:rsid w:val="00CB1EDC"/>
    <w:rsid w:val="00CC4F69"/>
    <w:rsid w:val="00CC7ABC"/>
    <w:rsid w:val="00CD080B"/>
    <w:rsid w:val="00CD3379"/>
    <w:rsid w:val="00CD40CC"/>
    <w:rsid w:val="00CD44F9"/>
    <w:rsid w:val="00CD6438"/>
    <w:rsid w:val="00CE676A"/>
    <w:rsid w:val="00CE7A2C"/>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630A"/>
    <w:rsid w:val="00D87119"/>
    <w:rsid w:val="00D90938"/>
    <w:rsid w:val="00D90C7E"/>
    <w:rsid w:val="00D958BC"/>
    <w:rsid w:val="00DA1136"/>
    <w:rsid w:val="00DA1A4E"/>
    <w:rsid w:val="00DA2D05"/>
    <w:rsid w:val="00DA784C"/>
    <w:rsid w:val="00DB007D"/>
    <w:rsid w:val="00DB0484"/>
    <w:rsid w:val="00DB1AFE"/>
    <w:rsid w:val="00DB1F66"/>
    <w:rsid w:val="00DB58D7"/>
    <w:rsid w:val="00DB7A53"/>
    <w:rsid w:val="00DC0023"/>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11943"/>
    <w:rsid w:val="00E12BF8"/>
    <w:rsid w:val="00E13B42"/>
    <w:rsid w:val="00E155CF"/>
    <w:rsid w:val="00E15C03"/>
    <w:rsid w:val="00E16761"/>
    <w:rsid w:val="00E17EDC"/>
    <w:rsid w:val="00E20F32"/>
    <w:rsid w:val="00E21CC4"/>
    <w:rsid w:val="00E2596A"/>
    <w:rsid w:val="00E2625E"/>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57687"/>
    <w:rsid w:val="00E60B6A"/>
    <w:rsid w:val="00E60BE8"/>
    <w:rsid w:val="00E60D10"/>
    <w:rsid w:val="00E707C5"/>
    <w:rsid w:val="00E723CC"/>
    <w:rsid w:val="00E73DC2"/>
    <w:rsid w:val="00E74B88"/>
    <w:rsid w:val="00E75C88"/>
    <w:rsid w:val="00E777F9"/>
    <w:rsid w:val="00E812D7"/>
    <w:rsid w:val="00E821C0"/>
    <w:rsid w:val="00E82B4B"/>
    <w:rsid w:val="00E830EA"/>
    <w:rsid w:val="00E8344A"/>
    <w:rsid w:val="00E85388"/>
    <w:rsid w:val="00E869E3"/>
    <w:rsid w:val="00E872BA"/>
    <w:rsid w:val="00E929DA"/>
    <w:rsid w:val="00E92F84"/>
    <w:rsid w:val="00E93589"/>
    <w:rsid w:val="00EA0F3E"/>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E7D8A"/>
    <w:rsid w:val="00EF0479"/>
    <w:rsid w:val="00EF09CA"/>
    <w:rsid w:val="00EF128E"/>
    <w:rsid w:val="00EF13AE"/>
    <w:rsid w:val="00EF444A"/>
    <w:rsid w:val="00EF5199"/>
    <w:rsid w:val="00F01CF0"/>
    <w:rsid w:val="00F12992"/>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188D"/>
    <w:rsid w:val="00F64B86"/>
    <w:rsid w:val="00F70D66"/>
    <w:rsid w:val="00F7125B"/>
    <w:rsid w:val="00F71D08"/>
    <w:rsid w:val="00F73D98"/>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C73"/>
  </w:style>
  <w:style w:type="paragraph" w:styleId="Rubrik1">
    <w:name w:val="heading 1"/>
    <w:basedOn w:val="Normal"/>
    <w:next w:val="Normal"/>
    <w:link w:val="Rubrik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Rubrik5">
    <w:name w:val="heading 5"/>
    <w:basedOn w:val="Normal"/>
    <w:next w:val="Normal"/>
    <w:link w:val="Rubrik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6E52"/>
    <w:rPr>
      <w:rFonts w:ascii="Times New Roman" w:eastAsiaTheme="majorEastAsia" w:hAnsi="Times New Roman" w:cstheme="majorBidi"/>
      <w:b/>
      <w:color w:val="000000" w:themeColor="text1"/>
      <w:sz w:val="32"/>
      <w:szCs w:val="32"/>
    </w:rPr>
  </w:style>
  <w:style w:type="character" w:customStyle="1" w:styleId="Rubrik2Char">
    <w:name w:val="Rubrik 2 Char"/>
    <w:basedOn w:val="Standardstycketeckensnitt"/>
    <w:link w:val="Rubrik2"/>
    <w:uiPriority w:val="9"/>
    <w:rsid w:val="00276E52"/>
    <w:rPr>
      <w:rFonts w:ascii="Times New Roman" w:eastAsiaTheme="majorEastAsia" w:hAnsi="Times New Roman" w:cstheme="majorBidi"/>
      <w:b/>
      <w:color w:val="000000" w:themeColor="text1"/>
      <w:sz w:val="28"/>
      <w:szCs w:val="26"/>
    </w:rPr>
  </w:style>
  <w:style w:type="character" w:customStyle="1" w:styleId="Rubrik3Char">
    <w:name w:val="Rubrik 3 Char"/>
    <w:basedOn w:val="Standardstycketeckensnitt"/>
    <w:link w:val="Rubrik3"/>
    <w:uiPriority w:val="9"/>
    <w:rsid w:val="00276E52"/>
    <w:rPr>
      <w:rFonts w:ascii="Times New Roman" w:eastAsiaTheme="majorEastAsia" w:hAnsi="Times New Roman" w:cstheme="majorBidi"/>
      <w:b/>
      <w:i/>
      <w:color w:val="000000" w:themeColor="text1"/>
    </w:rPr>
  </w:style>
  <w:style w:type="character" w:customStyle="1" w:styleId="Rubrik4Char">
    <w:name w:val="Rubrik 4 Char"/>
    <w:basedOn w:val="Standardstycketeckensnitt"/>
    <w:link w:val="Rubrik4"/>
    <w:uiPriority w:val="9"/>
    <w:rsid w:val="00FF0C73"/>
    <w:rPr>
      <w:rFonts w:asciiTheme="majorHAnsi" w:eastAsiaTheme="majorEastAsia" w:hAnsiTheme="majorHAnsi" w:cstheme="majorBidi"/>
      <w:b/>
      <w:bCs/>
      <w:i/>
      <w:iCs/>
      <w:color w:val="4472C4" w:themeColor="accent1"/>
    </w:rPr>
  </w:style>
  <w:style w:type="character" w:customStyle="1" w:styleId="Rubrik5Char">
    <w:name w:val="Rubrik 5 Char"/>
    <w:basedOn w:val="Standardstycketeckensnitt"/>
    <w:link w:val="Rubrik5"/>
    <w:uiPriority w:val="9"/>
    <w:semiHidden/>
    <w:rsid w:val="00FF0C73"/>
    <w:rPr>
      <w:rFonts w:asciiTheme="majorHAnsi" w:eastAsiaTheme="majorEastAsia" w:hAnsiTheme="majorHAnsi" w:cstheme="majorBidi"/>
      <w:color w:val="2F5496" w:themeColor="accent1" w:themeShade="BF"/>
    </w:rPr>
  </w:style>
  <w:style w:type="paragraph" w:styleId="Rubrik">
    <w:name w:val="Title"/>
    <w:aliases w:val="Titel/Dokumentnamn"/>
    <w:basedOn w:val="Normal"/>
    <w:next w:val="Normal"/>
    <w:link w:val="Rubrik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Sidhuvud">
    <w:name w:val="header"/>
    <w:basedOn w:val="Normal"/>
    <w:link w:val="Sidhuvud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F0C73"/>
    <w:rPr>
      <w:rFonts w:asciiTheme="majorHAnsi" w:hAnsiTheme="majorHAnsi"/>
      <w:sz w:val="14"/>
    </w:rPr>
  </w:style>
  <w:style w:type="paragraph" w:styleId="Sidfot">
    <w:name w:val="footer"/>
    <w:basedOn w:val="Sidhuvud"/>
    <w:link w:val="SidfotChar"/>
    <w:uiPriority w:val="99"/>
    <w:rsid w:val="00FF0C73"/>
    <w:pPr>
      <w:tabs>
        <w:tab w:val="clear" w:pos="3686"/>
        <w:tab w:val="left" w:pos="4111"/>
      </w:tabs>
    </w:pPr>
  </w:style>
  <w:style w:type="character" w:customStyle="1" w:styleId="SidfotChar">
    <w:name w:val="Sidfot Char"/>
    <w:basedOn w:val="Standardstycketeckensnitt"/>
    <w:link w:val="Sidfot"/>
    <w:uiPriority w:val="99"/>
    <w:rsid w:val="00FF0C73"/>
    <w:rPr>
      <w:rFonts w:asciiTheme="majorHAnsi" w:hAnsiTheme="majorHAnsi"/>
      <w:sz w:val="14"/>
    </w:rPr>
  </w:style>
  <w:style w:type="character" w:styleId="Platshllartext">
    <w:name w:val="Placeholder Text"/>
    <w:basedOn w:val="Standardstycketeckensnitt"/>
    <w:uiPriority w:val="99"/>
    <w:semiHidden/>
    <w:rsid w:val="00FF0C73"/>
    <w:rPr>
      <w:color w:val="808080"/>
    </w:rPr>
  </w:style>
  <w:style w:type="paragraph" w:styleId="Ballongtext">
    <w:name w:val="Balloon Text"/>
    <w:basedOn w:val="Normal"/>
    <w:link w:val="BallongtextChar"/>
    <w:uiPriority w:val="99"/>
    <w:semiHidden/>
    <w:unhideWhenUsed/>
    <w:rsid w:val="00FF0C73"/>
    <w:rPr>
      <w:rFonts w:ascii="Tahoma" w:hAnsi="Tahoma" w:cs="Tahoma"/>
      <w:sz w:val="16"/>
      <w:szCs w:val="16"/>
    </w:rPr>
  </w:style>
  <w:style w:type="character" w:customStyle="1" w:styleId="BallongtextChar">
    <w:name w:val="Ballongtext Char"/>
    <w:basedOn w:val="Standardstycketeckensnitt"/>
    <w:link w:val="Ballongtext"/>
    <w:uiPriority w:val="99"/>
    <w:semiHidden/>
    <w:rsid w:val="00FF0C73"/>
    <w:rPr>
      <w:rFonts w:ascii="Tahoma" w:hAnsi="Tahoma" w:cs="Tahoma"/>
      <w:sz w:val="16"/>
      <w:szCs w:val="16"/>
    </w:rPr>
  </w:style>
  <w:style w:type="table" w:styleId="Tabellrutnt">
    <w:name w:val="Table Grid"/>
    <w:basedOn w:val="Normaltabel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F0C73"/>
    <w:pPr>
      <w:tabs>
        <w:tab w:val="clear" w:pos="9072"/>
        <w:tab w:val="right" w:pos="8789"/>
      </w:tabs>
    </w:pPr>
  </w:style>
  <w:style w:type="character" w:styleId="Hyperlnk">
    <w:name w:val="Hyperlink"/>
    <w:basedOn w:val="Standardstycketeckensnitt"/>
    <w:uiPriority w:val="99"/>
    <w:semiHidden/>
    <w:qFormat/>
    <w:rsid w:val="00FF0C73"/>
    <w:rPr>
      <w:color w:val="0000FF"/>
      <w:u w:val="single"/>
    </w:rPr>
  </w:style>
  <w:style w:type="paragraph" w:styleId="Innehllsfrteckningsrubrik">
    <w:name w:val="TOC Heading"/>
    <w:basedOn w:val="Rubrik1"/>
    <w:next w:val="Normal"/>
    <w:uiPriority w:val="39"/>
    <w:semiHidden/>
    <w:rsid w:val="00FF0C73"/>
    <w:pPr>
      <w:pageBreakBefore/>
      <w:outlineLvl w:val="9"/>
    </w:pPr>
    <w:rPr>
      <w:lang w:eastAsia="ja-JP"/>
    </w:rPr>
  </w:style>
  <w:style w:type="paragraph" w:styleId="Citat">
    <w:name w:val="Quote"/>
    <w:basedOn w:val="Normal"/>
    <w:link w:val="CitatChar"/>
    <w:uiPriority w:val="10"/>
    <w:qFormat/>
    <w:rsid w:val="00FF0C73"/>
    <w:pPr>
      <w:spacing w:after="220"/>
      <w:ind w:left="357"/>
    </w:pPr>
    <w:rPr>
      <w:iCs/>
      <w:color w:val="000000" w:themeColor="text1"/>
      <w:sz w:val="20"/>
    </w:rPr>
  </w:style>
  <w:style w:type="character" w:customStyle="1" w:styleId="CitatChar">
    <w:name w:val="Citat Char"/>
    <w:basedOn w:val="Standardstycketeckensnitt"/>
    <w:link w:val="Citat"/>
    <w:uiPriority w:val="10"/>
    <w:rsid w:val="00FF0C73"/>
    <w:rPr>
      <w:iCs/>
      <w:color w:val="000000" w:themeColor="text1"/>
      <w:sz w:val="20"/>
    </w:rPr>
  </w:style>
  <w:style w:type="paragraph" w:styleId="Innehll1">
    <w:name w:val="toc 1"/>
    <w:basedOn w:val="Normal"/>
    <w:next w:val="Normal"/>
    <w:uiPriority w:val="39"/>
    <w:semiHidden/>
    <w:rsid w:val="00FF0C73"/>
    <w:pPr>
      <w:spacing w:beforeLines="100" w:before="100"/>
    </w:pPr>
  </w:style>
  <w:style w:type="paragraph" w:styleId="Innehll2">
    <w:name w:val="toc 2"/>
    <w:basedOn w:val="Normal"/>
    <w:next w:val="Normal"/>
    <w:uiPriority w:val="99"/>
    <w:semiHidden/>
    <w:rsid w:val="00FF0C73"/>
    <w:pPr>
      <w:ind w:left="276"/>
    </w:pPr>
  </w:style>
  <w:style w:type="paragraph" w:styleId="Innehll3">
    <w:name w:val="toc 3"/>
    <w:basedOn w:val="Normal"/>
    <w:next w:val="Normal"/>
    <w:uiPriority w:val="99"/>
    <w:semiHidden/>
    <w:rsid w:val="00FF0C73"/>
    <w:pPr>
      <w:ind w:left="552"/>
    </w:pPr>
  </w:style>
  <w:style w:type="character" w:styleId="Betoning">
    <w:name w:val="Emphasis"/>
    <w:basedOn w:val="Standardstycketeckensnitt"/>
    <w:uiPriority w:val="1"/>
    <w:rsid w:val="00FF0C73"/>
    <w:rPr>
      <w:i/>
      <w:iCs/>
    </w:rPr>
  </w:style>
  <w:style w:type="paragraph" w:styleId="Innehll4">
    <w:name w:val="toc 4"/>
    <w:basedOn w:val="Normal"/>
    <w:next w:val="Normal"/>
    <w:uiPriority w:val="99"/>
    <w:semiHidden/>
    <w:rsid w:val="00FF0C73"/>
    <w:pPr>
      <w:spacing w:after="100"/>
      <w:ind w:left="660"/>
    </w:pPr>
  </w:style>
  <w:style w:type="paragraph" w:styleId="Innehll5">
    <w:name w:val="toc 5"/>
    <w:basedOn w:val="Normal"/>
    <w:next w:val="Normal"/>
    <w:uiPriority w:val="99"/>
    <w:semiHidden/>
    <w:rsid w:val="00FF0C73"/>
    <w:pPr>
      <w:spacing w:after="100"/>
      <w:ind w:left="880"/>
    </w:pPr>
  </w:style>
  <w:style w:type="paragraph" w:styleId="Innehll6">
    <w:name w:val="toc 6"/>
    <w:basedOn w:val="Normal"/>
    <w:next w:val="Normal"/>
    <w:uiPriority w:val="99"/>
    <w:semiHidden/>
    <w:rsid w:val="00FF0C73"/>
    <w:pPr>
      <w:spacing w:after="100"/>
      <w:ind w:left="1100"/>
    </w:pPr>
  </w:style>
  <w:style w:type="paragraph" w:styleId="Innehll7">
    <w:name w:val="toc 7"/>
    <w:basedOn w:val="Normal"/>
    <w:next w:val="Normal"/>
    <w:uiPriority w:val="99"/>
    <w:semiHidden/>
    <w:rsid w:val="00FF0C73"/>
    <w:pPr>
      <w:spacing w:after="100"/>
      <w:ind w:left="1320"/>
    </w:pPr>
  </w:style>
  <w:style w:type="paragraph" w:styleId="Innehll8">
    <w:name w:val="toc 8"/>
    <w:basedOn w:val="Normal"/>
    <w:next w:val="Normal"/>
    <w:uiPriority w:val="99"/>
    <w:semiHidden/>
    <w:rsid w:val="00FF0C73"/>
    <w:pPr>
      <w:spacing w:after="100"/>
      <w:ind w:left="1540"/>
    </w:pPr>
  </w:style>
  <w:style w:type="paragraph" w:styleId="Innehll9">
    <w:name w:val="toc 9"/>
    <w:basedOn w:val="Normal"/>
    <w:next w:val="Normal"/>
    <w:uiPriority w:val="99"/>
    <w:semiHidden/>
    <w:rsid w:val="00FF0C73"/>
    <w:pPr>
      <w:spacing w:after="100"/>
      <w:ind w:left="1760"/>
    </w:pPr>
  </w:style>
  <w:style w:type="table" w:customStyle="1" w:styleId="Trelinjerstabell">
    <w:name w:val="Trelinjerstabell"/>
    <w:basedOn w:val="Normaltabel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jusskuggning-dekorfrg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jusskuggning-dekorfrg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jusskuggning-dekorfrg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jusskuggning-dekorfrg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jusskuggning-dekorfrg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juslista">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juslista-dekorfrg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juslista-dekorfrg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juslista-dekorfrg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juslista-dekorfrg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juslista-dekorfrg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ark">
    <w:name w:val="Strong"/>
    <w:basedOn w:val="Standardstycketeckensnitt"/>
    <w:uiPriority w:val="22"/>
    <w:qFormat/>
    <w:rsid w:val="00FF0C73"/>
    <w:rPr>
      <w:b/>
      <w:bCs/>
    </w:rPr>
  </w:style>
  <w:style w:type="table" w:customStyle="1" w:styleId="Sidfottabell">
    <w:name w:val="Sidfot tabell"/>
    <w:basedOn w:val="Normaltabel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F0C73"/>
    <w:rPr>
      <w:sz w:val="20"/>
      <w:szCs w:val="20"/>
    </w:rPr>
  </w:style>
  <w:style w:type="character" w:customStyle="1" w:styleId="FotnotstextChar">
    <w:name w:val="Fotnotstext Char"/>
    <w:basedOn w:val="Standardstycketeckensnitt"/>
    <w:link w:val="Fotnotstext"/>
    <w:uiPriority w:val="99"/>
    <w:semiHidden/>
    <w:rsid w:val="00FF0C73"/>
    <w:rPr>
      <w:sz w:val="20"/>
      <w:szCs w:val="20"/>
    </w:rPr>
  </w:style>
  <w:style w:type="character" w:styleId="Fotnotsreferens">
    <w:name w:val="footnote reference"/>
    <w:basedOn w:val="Standardstycketeckensnitt"/>
    <w:uiPriority w:val="99"/>
    <w:semiHidden/>
    <w:unhideWhenUsed/>
    <w:rsid w:val="00FF0C73"/>
    <w:rPr>
      <w:vertAlign w:val="superscript"/>
    </w:rPr>
  </w:style>
  <w:style w:type="character" w:customStyle="1" w:styleId="Formatmall1">
    <w:name w:val="Formatmall1"/>
    <w:basedOn w:val="Standardstycketeckensnitt"/>
    <w:uiPriority w:val="1"/>
    <w:rsid w:val="00FF0C73"/>
    <w:rPr>
      <w:rFonts w:asciiTheme="majorHAnsi" w:hAnsiTheme="majorHAnsi"/>
      <w:color w:val="auto"/>
      <w:sz w:val="14"/>
    </w:rPr>
  </w:style>
  <w:style w:type="character" w:customStyle="1" w:styleId="Sidfotmallarna">
    <w:name w:val="Sidfot mallarna"/>
    <w:basedOn w:val="Standardstycketeckensnitt"/>
    <w:uiPriority w:val="1"/>
    <w:rsid w:val="00FF0C73"/>
    <w:rPr>
      <w:rFonts w:asciiTheme="majorHAnsi" w:hAnsiTheme="majorHAnsi"/>
      <w:sz w:val="14"/>
    </w:rPr>
  </w:style>
  <w:style w:type="character" w:customStyle="1" w:styleId="Sidfotmallarnagr">
    <w:name w:val="Sidfot mallarna grå"/>
    <w:basedOn w:val="Standardstycketeckensnit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F0C73"/>
    <w:rPr>
      <w:rFonts w:cstheme="minorHAnsi"/>
      <w:bdr w:val="single" w:sz="4" w:space="0" w:color="auto"/>
    </w:rPr>
  </w:style>
  <w:style w:type="paragraph" w:styleId="Punktlista">
    <w:name w:val="List Bullet"/>
    <w:basedOn w:val="Normal"/>
    <w:uiPriority w:val="99"/>
    <w:qFormat/>
    <w:rsid w:val="00FF0C73"/>
    <w:pPr>
      <w:numPr>
        <w:numId w:val="4"/>
      </w:numPr>
      <w:contextualSpacing/>
    </w:pPr>
  </w:style>
  <w:style w:type="paragraph" w:styleId="Numreradlista">
    <w:name w:val="List Number"/>
    <w:basedOn w:val="Normal"/>
    <w:uiPriority w:val="99"/>
    <w:qFormat/>
    <w:rsid w:val="00FF0C73"/>
    <w:pPr>
      <w:numPr>
        <w:numId w:val="3"/>
      </w:numPr>
      <w:contextualSpacing/>
    </w:pPr>
  </w:style>
  <w:style w:type="paragraph" w:styleId="Liststycke">
    <w:name w:val="List Paragraph"/>
    <w:basedOn w:val="Normal"/>
    <w:uiPriority w:val="34"/>
    <w:qFormat/>
    <w:rsid w:val="00FF0C73"/>
    <w:pPr>
      <w:ind w:left="720"/>
      <w:contextualSpacing/>
    </w:pPr>
  </w:style>
  <w:style w:type="character" w:styleId="AnvndHyperlnk">
    <w:name w:val="FollowedHyperlink"/>
    <w:basedOn w:val="Standardstycketeckensnitt"/>
    <w:uiPriority w:val="99"/>
    <w:semiHidden/>
    <w:unhideWhenUsed/>
    <w:rsid w:val="00FF0C73"/>
    <w:rPr>
      <w:color w:val="954F72" w:themeColor="followedHyperlink"/>
      <w:u w:val="single"/>
    </w:rPr>
  </w:style>
  <w:style w:type="character" w:styleId="Kommentarsreferens">
    <w:name w:val="annotation reference"/>
    <w:basedOn w:val="Standardstycketeckensnitt"/>
    <w:uiPriority w:val="99"/>
    <w:semiHidden/>
    <w:unhideWhenUsed/>
    <w:rsid w:val="00FF0C73"/>
    <w:rPr>
      <w:sz w:val="16"/>
      <w:szCs w:val="16"/>
    </w:rPr>
  </w:style>
  <w:style w:type="paragraph" w:styleId="Kommentarer">
    <w:name w:val="annotation text"/>
    <w:basedOn w:val="Normal"/>
    <w:link w:val="KommentarerChar"/>
    <w:uiPriority w:val="99"/>
    <w:unhideWhenUsed/>
    <w:rsid w:val="00FF0C73"/>
    <w:rPr>
      <w:sz w:val="20"/>
      <w:szCs w:val="20"/>
    </w:rPr>
  </w:style>
  <w:style w:type="character" w:customStyle="1" w:styleId="KommentarerChar">
    <w:name w:val="Kommentarer Char"/>
    <w:basedOn w:val="Standardstycketeckensnitt"/>
    <w:link w:val="Kommentarer"/>
    <w:uiPriority w:val="99"/>
    <w:rsid w:val="00FF0C73"/>
    <w:rPr>
      <w:sz w:val="20"/>
      <w:szCs w:val="20"/>
    </w:rPr>
  </w:style>
  <w:style w:type="paragraph" w:styleId="Kommentarsmne">
    <w:name w:val="annotation subject"/>
    <w:basedOn w:val="Kommentarer"/>
    <w:next w:val="Kommentarer"/>
    <w:link w:val="KommentarsmneChar"/>
    <w:uiPriority w:val="99"/>
    <w:semiHidden/>
    <w:unhideWhenUsed/>
    <w:rsid w:val="00FF0C73"/>
    <w:rPr>
      <w:b/>
      <w:bCs/>
    </w:rPr>
  </w:style>
  <w:style w:type="character" w:customStyle="1" w:styleId="KommentarsmneChar">
    <w:name w:val="Kommentarsämne Char"/>
    <w:basedOn w:val="KommentarerChar"/>
    <w:link w:val="Kommentarsmne"/>
    <w:uiPriority w:val="99"/>
    <w:semiHidden/>
    <w:rsid w:val="00FF0C73"/>
    <w:rPr>
      <w:b/>
      <w:bCs/>
      <w:sz w:val="20"/>
      <w:szCs w:val="20"/>
    </w:rPr>
  </w:style>
  <w:style w:type="paragraph" w:styleId="Litteraturfrteckning">
    <w:name w:val="Bibliography"/>
    <w:basedOn w:val="Normal"/>
    <w:next w:val="Normal"/>
    <w:uiPriority w:val="37"/>
    <w:unhideWhenUsed/>
    <w:rsid w:val="00FF0C73"/>
    <w:pPr>
      <w:tabs>
        <w:tab w:val="left" w:pos="500"/>
      </w:tabs>
      <w:spacing w:line="480" w:lineRule="auto"/>
      <w:ind w:left="504" w:hanging="504"/>
    </w:pPr>
  </w:style>
  <w:style w:type="paragraph" w:styleId="Beskrivning">
    <w:name w:val="caption"/>
    <w:basedOn w:val="Normal"/>
    <w:next w:val="Normal"/>
    <w:uiPriority w:val="35"/>
    <w:unhideWhenUsed/>
    <w:qFormat/>
    <w:rsid w:val="00FF0C73"/>
    <w:rPr>
      <w:i/>
      <w:iCs/>
      <w:color w:val="44546A" w:themeColor="text2"/>
      <w:sz w:val="18"/>
      <w:szCs w:val="18"/>
    </w:rPr>
  </w:style>
  <w:style w:type="table" w:styleId="Rutntstabell1ljus">
    <w:name w:val="Grid Table 1 Light"/>
    <w:basedOn w:val="Normaltabel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FF0C73"/>
    <w:rPr>
      <w:color w:val="605E5C"/>
      <w:shd w:val="clear" w:color="auto" w:fill="E1DFDD"/>
    </w:rPr>
  </w:style>
  <w:style w:type="character" w:customStyle="1" w:styleId="mjx-char">
    <w:name w:val="mjx-char"/>
    <w:basedOn w:val="Standardstycketeckensnitt"/>
    <w:rsid w:val="00FF0C73"/>
  </w:style>
  <w:style w:type="paragraph" w:styleId="Revision">
    <w:name w:val="Revision"/>
    <w:hidden/>
    <w:uiPriority w:val="99"/>
    <w:semiHidden/>
    <w:rsid w:val="00FF0C73"/>
    <w:rPr>
      <w:rFonts w:asciiTheme="minorHAnsi" w:hAnsiTheme="minorHAnsi" w:cstheme="minorBidi"/>
    </w:rPr>
  </w:style>
  <w:style w:type="paragraph" w:styleId="Normalwebb">
    <w:name w:val="Normal (Web)"/>
    <w:basedOn w:val="Normal"/>
    <w:uiPriority w:val="99"/>
    <w:semiHidden/>
    <w:unhideWhenUsed/>
    <w:rsid w:val="00FF0C73"/>
  </w:style>
  <w:style w:type="character" w:styleId="Sidnummer">
    <w:name w:val="page number"/>
    <w:basedOn w:val="Standardstycketeckensnitt"/>
    <w:uiPriority w:val="99"/>
    <w:semiHidden/>
    <w:unhideWhenUsed/>
    <w:rsid w:val="00FF0C73"/>
  </w:style>
  <w:style w:type="character" w:customStyle="1" w:styleId="UnresolvedMention2">
    <w:name w:val="Unresolved Mention2"/>
    <w:basedOn w:val="Standardstycketeckensnitt"/>
    <w:uiPriority w:val="99"/>
    <w:semiHidden/>
    <w:unhideWhenUsed/>
    <w:rsid w:val="00FF0C73"/>
    <w:rPr>
      <w:color w:val="605E5C"/>
      <w:shd w:val="clear" w:color="auto" w:fill="E1DFDD"/>
    </w:rPr>
  </w:style>
  <w:style w:type="character" w:customStyle="1" w:styleId="UnresolvedMention3">
    <w:name w:val="Unresolved Mention3"/>
    <w:basedOn w:val="Standardstycketeckensnitt"/>
    <w:uiPriority w:val="99"/>
    <w:semiHidden/>
    <w:unhideWhenUsed/>
    <w:rsid w:val="00FF0C73"/>
    <w:rPr>
      <w:color w:val="605E5C"/>
      <w:shd w:val="clear" w:color="auto" w:fill="E1DFDD"/>
    </w:rPr>
  </w:style>
  <w:style w:type="character" w:customStyle="1" w:styleId="UnresolvedMention4">
    <w:name w:val="Unresolved Mention4"/>
    <w:basedOn w:val="Standardstycketeckensnitt"/>
    <w:uiPriority w:val="99"/>
    <w:semiHidden/>
    <w:unhideWhenUsed/>
    <w:rsid w:val="00FF0C73"/>
    <w:rPr>
      <w:color w:val="605E5C"/>
      <w:shd w:val="clear" w:color="auto" w:fill="E1DFDD"/>
    </w:rPr>
  </w:style>
  <w:style w:type="character" w:styleId="Radnummer">
    <w:name w:val="line number"/>
    <w:basedOn w:val="Standardstycketeckensnitt"/>
    <w:uiPriority w:val="99"/>
    <w:semiHidden/>
    <w:unhideWhenUsed/>
    <w:rsid w:val="00FF0C73"/>
  </w:style>
  <w:style w:type="character" w:customStyle="1" w:styleId="UnresolvedMention5">
    <w:name w:val="Unresolved Mention5"/>
    <w:basedOn w:val="Standardstycketeckensnit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github.com/maxlindmark/scal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11E26-D3A5-4354-8A1C-80287773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49858</Words>
  <Characters>264249</Characters>
  <Application>Microsoft Office Word</Application>
  <DocSecurity>0</DocSecurity>
  <Lines>2202</Lines>
  <Paragraphs>626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Anna Gårdmark</cp:lastModifiedBy>
  <cp:revision>5</cp:revision>
  <cp:lastPrinted>2021-01-21T09:49:00Z</cp:lastPrinted>
  <dcterms:created xsi:type="dcterms:W3CDTF">2021-10-25T18:19:00Z</dcterms:created>
  <dcterms:modified xsi:type="dcterms:W3CDTF">2021-10-28T11:50:00Z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id="4ivOjIm1"/&gt;&lt;style id="http://www.zotero.org/styles/global-change-biology" hasBibliography="1" bibliographyStyleHasBeenSet="0"/&gt;&lt;prefs&gt;&lt;pref name="fieldType" value="Field"/&gt;&lt;pref name="dontAskDe</vt:lpwstr>
  </property>
  <property fmtid="{D5CDD505-2E9C-101B-9397-08002B2CF9AE}" pid="3" name="ZOTERO_PREF_2">
    <vt:lpwstr>layCitationUpdates" value="true"/&gt;&lt;/prefs&gt;&lt;/data&gt;</vt:lpwstr>
  </property>
</Properties>
</file>