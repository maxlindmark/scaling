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CE3F26" w14:textId="77777777" w:rsidR="00221898" w:rsidRPr="00B37A74" w:rsidRDefault="00221898" w:rsidP="00221898">
      <w:pPr>
        <w:spacing w:line="480" w:lineRule="auto"/>
        <w:contextualSpacing/>
        <w:jc w:val="both"/>
        <w:rPr>
          <w:rFonts w:cstheme="minorHAnsi"/>
          <w:b/>
          <w:bCs/>
          <w:iCs/>
          <w:sz w:val="28"/>
          <w:szCs w:val="44"/>
        </w:rPr>
      </w:pPr>
      <w:r w:rsidRPr="00B37A74">
        <w:rPr>
          <w:rFonts w:cstheme="minorHAnsi"/>
          <w:b/>
          <w:bCs/>
          <w:iCs/>
          <w:sz w:val="28"/>
          <w:szCs w:val="44"/>
        </w:rPr>
        <w:t>Title Page</w:t>
      </w:r>
    </w:p>
    <w:p w14:paraId="3F598C3E" w14:textId="77777777" w:rsidR="00221898" w:rsidRPr="00B37A74" w:rsidRDefault="00221898" w:rsidP="00221898">
      <w:pPr>
        <w:spacing w:line="480" w:lineRule="auto"/>
        <w:contextualSpacing/>
        <w:jc w:val="both"/>
        <w:rPr>
          <w:rFonts w:cstheme="minorHAnsi"/>
          <w:iCs/>
          <w:sz w:val="28"/>
          <w:szCs w:val="28"/>
        </w:rPr>
      </w:pPr>
      <w:r w:rsidRPr="00B37A74">
        <w:rPr>
          <w:iCs/>
          <w:sz w:val="28"/>
          <w:szCs w:val="28"/>
        </w:rPr>
        <w:t xml:space="preserve">Optimum growth temperature declines with body size within fish </w:t>
      </w:r>
      <w:r w:rsidRPr="00B37A74">
        <w:rPr>
          <w:rFonts w:cstheme="minorHAnsi"/>
          <w:iCs/>
          <w:sz w:val="28"/>
          <w:szCs w:val="28"/>
        </w:rPr>
        <w:t>species</w:t>
      </w:r>
    </w:p>
    <w:p w14:paraId="6965EEAD" w14:textId="77777777" w:rsidR="00221898" w:rsidRPr="00B37A74" w:rsidRDefault="00221898" w:rsidP="00221898">
      <w:pPr>
        <w:spacing w:line="480" w:lineRule="auto"/>
        <w:contextualSpacing/>
        <w:jc w:val="both"/>
        <w:rPr>
          <w:rFonts w:cstheme="minorHAnsi"/>
        </w:rPr>
      </w:pPr>
    </w:p>
    <w:p w14:paraId="06825FFB" w14:textId="77777777" w:rsidR="00221898" w:rsidRPr="00D37476" w:rsidRDefault="00221898" w:rsidP="00221898">
      <w:pPr>
        <w:spacing w:line="480" w:lineRule="auto"/>
        <w:contextualSpacing/>
        <w:jc w:val="both"/>
        <w:rPr>
          <w:rFonts w:cstheme="minorHAnsi"/>
          <w:vertAlign w:val="superscript"/>
          <w:lang w:val="sv-SE"/>
        </w:rPr>
      </w:pPr>
      <w:r w:rsidRPr="00D37476">
        <w:rPr>
          <w:rFonts w:cstheme="minorHAnsi"/>
          <w:lang w:val="sv-SE"/>
        </w:rPr>
        <w:t>Max Lindmark</w:t>
      </w:r>
      <w:r w:rsidRPr="00D37476">
        <w:rPr>
          <w:rFonts w:cstheme="minorHAnsi"/>
          <w:vertAlign w:val="superscript"/>
          <w:lang w:val="sv-SE"/>
        </w:rPr>
        <w:t>a,1</w:t>
      </w:r>
      <w:r w:rsidRPr="00D37476">
        <w:rPr>
          <w:rFonts w:cstheme="minorHAnsi"/>
          <w:lang w:val="sv-SE"/>
        </w:rPr>
        <w:t>, Jan Ohlberger</w:t>
      </w:r>
      <w:r w:rsidRPr="00D37476">
        <w:rPr>
          <w:rFonts w:cstheme="minorHAnsi"/>
          <w:vertAlign w:val="superscript"/>
          <w:lang w:val="sv-SE"/>
        </w:rPr>
        <w:t>b</w:t>
      </w:r>
      <w:r w:rsidRPr="00D37476">
        <w:rPr>
          <w:rFonts w:cstheme="minorHAnsi"/>
          <w:lang w:val="sv-SE"/>
        </w:rPr>
        <w:t>, Anna Gårdmark</w:t>
      </w:r>
      <w:r w:rsidRPr="00D37476">
        <w:rPr>
          <w:rFonts w:cstheme="minorHAnsi"/>
          <w:vertAlign w:val="superscript"/>
          <w:lang w:val="sv-SE"/>
        </w:rPr>
        <w:t>c</w:t>
      </w:r>
    </w:p>
    <w:p w14:paraId="52A8E0B2" w14:textId="77777777" w:rsidR="00221898" w:rsidRPr="00D37476" w:rsidRDefault="00221898" w:rsidP="00221898">
      <w:pPr>
        <w:spacing w:line="480" w:lineRule="auto"/>
        <w:contextualSpacing/>
        <w:jc w:val="both"/>
        <w:rPr>
          <w:rFonts w:cstheme="minorHAnsi"/>
          <w:vertAlign w:val="superscript"/>
          <w:lang w:val="sv-SE"/>
        </w:rPr>
      </w:pPr>
    </w:p>
    <w:p w14:paraId="33C0F591" w14:textId="77777777" w:rsidR="00221898" w:rsidRPr="00B37A74" w:rsidRDefault="00221898" w:rsidP="00221898">
      <w:pPr>
        <w:spacing w:line="480" w:lineRule="auto"/>
        <w:contextualSpacing/>
        <w:jc w:val="both"/>
      </w:pPr>
      <w:r w:rsidRPr="00B37A74">
        <w:rPr>
          <w:rFonts w:cstheme="minorHAnsi"/>
          <w:vertAlign w:val="superscript"/>
        </w:rPr>
        <w:t xml:space="preserve">a </w:t>
      </w:r>
      <w:r w:rsidRPr="00B37A74">
        <w:t>Swedish University of Agricultural Sciences, Department of Aquatic Resources, Institute of Coastal Research, Skolgatan 6, Öregrund 742 42, Sweden</w:t>
      </w:r>
    </w:p>
    <w:p w14:paraId="0C997A8B" w14:textId="77777777" w:rsidR="00221898" w:rsidRPr="00B37A74" w:rsidRDefault="00221898" w:rsidP="00221898">
      <w:pPr>
        <w:spacing w:line="480" w:lineRule="auto"/>
        <w:contextualSpacing/>
        <w:jc w:val="both"/>
      </w:pPr>
      <w:r w:rsidRPr="00B37A74">
        <w:rPr>
          <w:rFonts w:cstheme="minorHAnsi"/>
          <w:vertAlign w:val="superscript"/>
        </w:rPr>
        <w:t xml:space="preserve">b </w:t>
      </w:r>
      <w:r w:rsidRPr="00B37A74">
        <w:t>School of Aquatic and Fishery Sciences (SAFS), University of Washington, Box 355020, Seattle, WA 98195-5020, USA</w:t>
      </w:r>
    </w:p>
    <w:p w14:paraId="76FEE92E" w14:textId="77777777" w:rsidR="00221898" w:rsidRPr="00B37A74" w:rsidRDefault="00221898" w:rsidP="00221898">
      <w:pPr>
        <w:spacing w:line="480" w:lineRule="auto"/>
        <w:contextualSpacing/>
        <w:jc w:val="both"/>
      </w:pPr>
      <w:r w:rsidRPr="00B37A74">
        <w:rPr>
          <w:rFonts w:cstheme="minorHAnsi"/>
          <w:vertAlign w:val="superscript"/>
        </w:rPr>
        <w:t xml:space="preserve">c </w:t>
      </w:r>
      <w:r w:rsidRPr="00B37A74">
        <w:t xml:space="preserve">Swedish University of Agricultural Sciences, Department of Aquatic Resources, Skolgatan 6, SE-742 42 Öregrund, Sweden </w:t>
      </w:r>
    </w:p>
    <w:p w14:paraId="2C447CE1" w14:textId="77777777" w:rsidR="00221898" w:rsidRPr="00B37A74" w:rsidRDefault="00221898" w:rsidP="00221898">
      <w:pPr>
        <w:spacing w:line="480" w:lineRule="auto"/>
        <w:contextualSpacing/>
        <w:jc w:val="both"/>
        <w:rPr>
          <w:rFonts w:cstheme="minorHAnsi"/>
          <w:vertAlign w:val="superscript"/>
        </w:rPr>
      </w:pPr>
    </w:p>
    <w:p w14:paraId="5A777E42" w14:textId="77777777" w:rsidR="00221898" w:rsidRPr="00B37A74" w:rsidRDefault="00221898" w:rsidP="00221898">
      <w:pPr>
        <w:spacing w:line="480" w:lineRule="auto"/>
        <w:contextualSpacing/>
        <w:jc w:val="both"/>
        <w:rPr>
          <w:rFonts w:cstheme="minorHAnsi"/>
        </w:rPr>
      </w:pPr>
      <w:r w:rsidRPr="00B37A74">
        <w:rPr>
          <w:rFonts w:cstheme="minorHAnsi"/>
          <w:vertAlign w:val="superscript"/>
        </w:rPr>
        <w:t>1</w:t>
      </w:r>
      <w:r w:rsidRPr="00B37A74">
        <w:rPr>
          <w:rFonts w:cstheme="minorHAnsi"/>
        </w:rPr>
        <w:t xml:space="preserve"> Author to whom correspondence should be addressed. Current address:</w:t>
      </w:r>
    </w:p>
    <w:p w14:paraId="35337E7F" w14:textId="7EE9FE2A" w:rsidR="00221898" w:rsidRPr="00B37A74" w:rsidRDefault="00221898" w:rsidP="00221898">
      <w:pPr>
        <w:spacing w:line="480" w:lineRule="auto"/>
        <w:contextualSpacing/>
        <w:jc w:val="both"/>
        <w:rPr>
          <w:rFonts w:cstheme="minorHAnsi"/>
        </w:rPr>
      </w:pPr>
      <w:r w:rsidRPr="00B37A74">
        <w:rPr>
          <w:rFonts w:cstheme="minorHAnsi"/>
        </w:rPr>
        <w:t xml:space="preserve">Max Lindmark, Swedish University of Agricultural Sciences, Department of Aquatic Resources, Institute of Marine Research, Turistgatan 5, Lysekil 453 30, Sweden, Tel.: +46(0)104784137, </w:t>
      </w:r>
      <w:r w:rsidRPr="00B37A74">
        <w:rPr>
          <w:rFonts w:cstheme="minorHAnsi"/>
          <w:b/>
          <w:bCs/>
        </w:rPr>
        <w:t>email</w:t>
      </w:r>
      <w:r w:rsidRPr="00B37A74">
        <w:rPr>
          <w:rFonts w:cstheme="minorHAnsi"/>
        </w:rPr>
        <w:t xml:space="preserve">: </w:t>
      </w:r>
      <w:hyperlink r:id="rId6" w:history="1">
        <w:r w:rsidRPr="00B37A74">
          <w:rPr>
            <w:rStyle w:val="Hyperlink"/>
            <w:rFonts w:cstheme="minorHAnsi"/>
          </w:rPr>
          <w:t>max.lindmark@slu.se</w:t>
        </w:r>
      </w:hyperlink>
    </w:p>
    <w:p w14:paraId="1388A3C8" w14:textId="77777777" w:rsidR="00221898" w:rsidRPr="00B37A74" w:rsidRDefault="00221898" w:rsidP="00221898">
      <w:pPr>
        <w:tabs>
          <w:tab w:val="left" w:pos="6690"/>
        </w:tabs>
        <w:spacing w:line="480" w:lineRule="auto"/>
        <w:contextualSpacing/>
        <w:jc w:val="both"/>
        <w:rPr>
          <w:rFonts w:cstheme="minorHAnsi"/>
          <w:b/>
          <w:color w:val="333333"/>
          <w:shd w:val="clear" w:color="auto" w:fill="FFFFFF"/>
        </w:rPr>
      </w:pPr>
    </w:p>
    <w:p w14:paraId="6D704833" w14:textId="544A3D3B" w:rsidR="00221898" w:rsidRPr="00B37A74" w:rsidRDefault="00221898" w:rsidP="00221898">
      <w:pPr>
        <w:tabs>
          <w:tab w:val="left" w:pos="6690"/>
        </w:tabs>
        <w:spacing w:line="480" w:lineRule="auto"/>
        <w:contextualSpacing/>
        <w:jc w:val="both"/>
        <w:rPr>
          <w:rFonts w:cstheme="minorHAnsi"/>
          <w:color w:val="333333"/>
          <w:shd w:val="clear" w:color="auto" w:fill="FFFFFF"/>
        </w:rPr>
      </w:pPr>
      <w:r w:rsidRPr="00B37A74">
        <w:rPr>
          <w:rFonts w:cstheme="minorHAnsi"/>
          <w:b/>
          <w:color w:val="333333"/>
          <w:shd w:val="clear" w:color="auto" w:fill="FFFFFF"/>
        </w:rPr>
        <w:t>Keywords</w:t>
      </w:r>
      <w:r w:rsidRPr="00B37A74">
        <w:rPr>
          <w:rFonts w:cstheme="minorHAnsi"/>
          <w:color w:val="333333"/>
          <w:shd w:val="clear" w:color="auto" w:fill="FFFFFF"/>
        </w:rPr>
        <w:t>: body growth, metabolic rate, consumption rate, temperature-size rule, metabolic theory of ecology</w:t>
      </w:r>
      <w:r w:rsidR="005760B5">
        <w:rPr>
          <w:rFonts w:cstheme="minorHAnsi"/>
          <w:color w:val="333333"/>
          <w:shd w:val="clear" w:color="auto" w:fill="FFFFFF"/>
        </w:rPr>
        <w:t>, climate change</w:t>
      </w:r>
      <w:r w:rsidRPr="00B37A74">
        <w:rPr>
          <w:rFonts w:cstheme="minorHAnsi"/>
          <w:color w:val="333333"/>
          <w:shd w:val="clear" w:color="auto" w:fill="FFFFFF"/>
        </w:rPr>
        <w:t xml:space="preserve"> </w:t>
      </w:r>
      <w:r w:rsidRPr="00B37A74">
        <w:rPr>
          <w:rFonts w:cstheme="minorHAnsi"/>
          <w:color w:val="333333"/>
          <w:shd w:val="clear" w:color="auto" w:fill="FFFFFF"/>
        </w:rPr>
        <w:tab/>
      </w:r>
    </w:p>
    <w:p w14:paraId="4D66B7D1" w14:textId="13A007C4" w:rsidR="00221898" w:rsidRDefault="00221898" w:rsidP="00FF0C73">
      <w:pPr>
        <w:spacing w:line="480" w:lineRule="auto"/>
        <w:contextualSpacing/>
        <w:jc w:val="both"/>
        <w:rPr>
          <w:rFonts w:cstheme="minorHAnsi"/>
          <w:b/>
          <w:sz w:val="28"/>
          <w:szCs w:val="28"/>
        </w:rPr>
      </w:pPr>
    </w:p>
    <w:p w14:paraId="72952CF1" w14:textId="0702296F" w:rsidR="0021415C" w:rsidRPr="003850EB" w:rsidRDefault="003E0395" w:rsidP="00FF0C73">
      <w:pPr>
        <w:spacing w:line="480" w:lineRule="auto"/>
        <w:contextualSpacing/>
        <w:jc w:val="both"/>
        <w:rPr>
          <w:rFonts w:cstheme="minorHAnsi"/>
          <w:bCs/>
          <w:color w:val="333333"/>
          <w:shd w:val="clear" w:color="auto" w:fill="FFFFFF"/>
        </w:rPr>
      </w:pPr>
      <w:r>
        <w:rPr>
          <w:rFonts w:cstheme="minorHAnsi"/>
          <w:b/>
          <w:color w:val="333333"/>
          <w:shd w:val="clear" w:color="auto" w:fill="FFFFFF"/>
        </w:rPr>
        <w:t>Running head:</w:t>
      </w:r>
      <w:r w:rsidRPr="003850EB">
        <w:rPr>
          <w:rFonts w:cstheme="minorHAnsi"/>
          <w:bCs/>
          <w:color w:val="333333"/>
          <w:shd w:val="clear" w:color="auto" w:fill="FFFFFF"/>
        </w:rPr>
        <w:t xml:space="preserve"> </w:t>
      </w:r>
      <w:r w:rsidR="003850EB" w:rsidRPr="003850EB">
        <w:rPr>
          <w:rFonts w:cstheme="minorHAnsi"/>
          <w:bCs/>
          <w:color w:val="333333"/>
          <w:shd w:val="clear" w:color="auto" w:fill="FFFFFF"/>
        </w:rPr>
        <w:t xml:space="preserve">Optimum growth temperature declines with size </w:t>
      </w:r>
    </w:p>
    <w:p w14:paraId="13799DAA" w14:textId="77777777" w:rsidR="003E0395" w:rsidRDefault="003E0395" w:rsidP="00FF0C73">
      <w:pPr>
        <w:spacing w:line="480" w:lineRule="auto"/>
        <w:contextualSpacing/>
        <w:jc w:val="both"/>
        <w:rPr>
          <w:rFonts w:cstheme="minorHAnsi"/>
          <w:b/>
          <w:sz w:val="28"/>
          <w:szCs w:val="28"/>
        </w:rPr>
      </w:pPr>
    </w:p>
    <w:p w14:paraId="5775EFB4" w14:textId="77777777" w:rsidR="00221898" w:rsidRDefault="00221898" w:rsidP="00FF0C73">
      <w:pPr>
        <w:spacing w:line="480" w:lineRule="auto"/>
        <w:contextualSpacing/>
        <w:jc w:val="both"/>
        <w:rPr>
          <w:rFonts w:cstheme="minorHAnsi"/>
          <w:b/>
          <w:sz w:val="28"/>
          <w:szCs w:val="28"/>
        </w:rPr>
      </w:pPr>
    </w:p>
    <w:p w14:paraId="25D57EA6" w14:textId="4EF94F5E" w:rsidR="00FF0C73" w:rsidRPr="00B37A74" w:rsidRDefault="00FF0C73" w:rsidP="00FF0C73">
      <w:pPr>
        <w:spacing w:line="480" w:lineRule="auto"/>
        <w:contextualSpacing/>
        <w:jc w:val="both"/>
        <w:rPr>
          <w:rFonts w:cstheme="minorHAnsi"/>
          <w:b/>
          <w:sz w:val="28"/>
          <w:szCs w:val="28"/>
        </w:rPr>
      </w:pPr>
      <w:r w:rsidRPr="00B37A74">
        <w:rPr>
          <w:rFonts w:cstheme="minorHAnsi"/>
          <w:b/>
          <w:sz w:val="28"/>
          <w:szCs w:val="28"/>
        </w:rPr>
        <w:lastRenderedPageBreak/>
        <w:t>Abstract</w:t>
      </w:r>
    </w:p>
    <w:p w14:paraId="0A68706A" w14:textId="40E18161" w:rsidR="00FF0C73" w:rsidRPr="00B37A74" w:rsidRDefault="00FF0C73" w:rsidP="00FF0C73">
      <w:pPr>
        <w:pStyle w:val="ListParagraph"/>
        <w:spacing w:line="480" w:lineRule="auto"/>
        <w:ind w:left="0"/>
        <w:jc w:val="both"/>
        <w:rPr>
          <w:rFonts w:cstheme="minorHAnsi"/>
        </w:rPr>
      </w:pPr>
      <w:r w:rsidRPr="00B37A74">
        <w:rPr>
          <w:rFonts w:cstheme="minorHAnsi"/>
        </w:rPr>
        <w:t xml:space="preserve">According to the temperature-size rule, warming of aquatic ecosystems is generally predicted to increase individual growth rates but reduce asymptotic body sizes of ectotherms. However, we lack a comprehensive understanding of how growth and key processes affecting it, such as </w:t>
      </w:r>
      <w:r w:rsidRPr="00B37A74">
        <w:t>consumption</w:t>
      </w:r>
      <w:r>
        <w:t xml:space="preserve"> and </w:t>
      </w:r>
      <w:r w:rsidRPr="00B37A74">
        <w:t xml:space="preserve">metabolism, </w:t>
      </w:r>
      <w:r w:rsidRPr="00B37A74">
        <w:rPr>
          <w:rFonts w:cstheme="minorHAnsi"/>
        </w:rPr>
        <w:t xml:space="preserve">depend on both temperature and body mass within species. This limits our ability to inform growth models, link experimental data to observed growth patterns, and advance mechanistic food web models. To examine the combined effects of body size and temperature on individual growth, as well as the link between maximum consumption, metabolism and body growth, we conducted a systematic review and compiled experimental data on fishes from 59 studies that combined body mass and temperature treatments. By fitting hierarchical models accounting for variation between species, we estimated how these three processes scale jointly with temperature and body mass within species. We found that </w:t>
      </w:r>
      <w:r w:rsidR="00892D80">
        <w:rPr>
          <w:rFonts w:cstheme="minorHAnsi"/>
        </w:rPr>
        <w:t xml:space="preserve">whole-organism </w:t>
      </w:r>
      <w:r w:rsidR="00A46803">
        <w:t xml:space="preserve">maximum consumption </w:t>
      </w:r>
      <w:r w:rsidR="003B0677">
        <w:t>increases</w:t>
      </w:r>
      <w:r w:rsidR="00A46803">
        <w:t xml:space="preserve"> </w:t>
      </w:r>
      <w:r w:rsidR="00490D6F">
        <w:t xml:space="preserve">more slowly </w:t>
      </w:r>
      <w:r w:rsidR="00A46803">
        <w:t>with body mass than metabolism</w:t>
      </w:r>
      <w:r w:rsidRPr="00B37A74">
        <w:rPr>
          <w:rFonts w:cstheme="minorHAnsi"/>
        </w:rPr>
        <w:t>, and is unimodal over the full temperature range, which leads to the prediction that optimum growth temperatures decline with body size. Using an independent dataset, we confirmed this negative relationship between optimum growth temperature and size</w:t>
      </w:r>
      <w:del w:id="0" w:author="Max Lindmark" w:date="2021-10-28T14:31:00Z">
        <w:r w:rsidRPr="00B37A74" w:rsidDel="00184186">
          <w:rPr>
            <w:rFonts w:cstheme="minorHAnsi"/>
          </w:rPr>
          <w:delText xml:space="preserve"> </w:delText>
        </w:r>
        <w:commentRangeStart w:id="1"/>
        <w:r w:rsidRPr="00B37A74" w:rsidDel="00184186">
          <w:rPr>
            <w:rFonts w:cstheme="minorHAnsi"/>
          </w:rPr>
          <w:delText>within fish species</w:delText>
        </w:r>
        <w:commentRangeEnd w:id="1"/>
        <w:r w:rsidR="00195D22" w:rsidDel="00184186">
          <w:rPr>
            <w:rStyle w:val="CommentReference"/>
          </w:rPr>
          <w:commentReference w:id="1"/>
        </w:r>
      </w:del>
      <w:r w:rsidRPr="00B37A74">
        <w:rPr>
          <w:rFonts w:cstheme="minorHAnsi"/>
        </w:rPr>
        <w:t xml:space="preserve">. </w:t>
      </w:r>
      <w:ins w:id="2" w:author="Max Lindmark" w:date="2021-10-28T14:31:00Z">
        <w:r w:rsidR="00577256">
          <w:t>Small individuals of a given population may therefore</w:t>
        </w:r>
        <w:r w:rsidR="00577256" w:rsidRPr="00B37A74" w:rsidDel="00577256">
          <w:rPr>
            <w:rFonts w:cstheme="minorHAnsi"/>
          </w:rPr>
          <w:t xml:space="preserve"> </w:t>
        </w:r>
      </w:ins>
      <w:del w:id="3" w:author="Max Lindmark" w:date="2021-10-28T14:31:00Z">
        <w:r w:rsidRPr="00B37A74" w:rsidDel="00577256">
          <w:rPr>
            <w:rFonts w:cstheme="minorHAnsi"/>
          </w:rPr>
          <w:delText xml:space="preserve">Small individuals </w:delText>
        </w:r>
        <w:r w:rsidDel="00577256">
          <w:rPr>
            <w:rFonts w:cstheme="minorHAnsi"/>
          </w:rPr>
          <w:delText>may</w:delText>
        </w:r>
        <w:r w:rsidRPr="00B37A74" w:rsidDel="00577256">
          <w:rPr>
            <w:rFonts w:cstheme="minorHAnsi"/>
          </w:rPr>
          <w:delText xml:space="preserve"> therefore </w:delText>
        </w:r>
      </w:del>
      <w:r w:rsidRPr="00B37A74">
        <w:rPr>
          <w:rFonts w:cstheme="minorHAnsi"/>
        </w:rPr>
        <w:t>exhibit increased growth with initial warming, whereas larger conspecific</w:t>
      </w:r>
      <w:r w:rsidR="00E03C92">
        <w:rPr>
          <w:rFonts w:cstheme="minorHAnsi"/>
        </w:rPr>
        <w:t xml:space="preserve">s </w:t>
      </w:r>
      <w:r w:rsidRPr="00B37A74">
        <w:rPr>
          <w:rFonts w:cstheme="minorHAnsi"/>
        </w:rPr>
        <w:t xml:space="preserve">could be the first to experience negative impacts of warming on growth. </w:t>
      </w:r>
      <w:r w:rsidRPr="00B37A74">
        <w:t>These findings help advance mechanistic models of individual growth and food web dynamics and improve our understanding of how climate warming affects the growth and size structure of aquatic ectotherm</w:t>
      </w:r>
      <w:r w:rsidRPr="00B37A74">
        <w:rPr>
          <w:rFonts w:cstheme="minorHAnsi"/>
        </w:rPr>
        <w:t>s.</w:t>
      </w:r>
    </w:p>
    <w:p w14:paraId="63AD3845" w14:textId="77777777" w:rsidR="00FF0C73" w:rsidRPr="00B37A74" w:rsidRDefault="00FF0C73" w:rsidP="00FF0C73">
      <w:pPr>
        <w:pStyle w:val="ListParagraph"/>
        <w:spacing w:line="480" w:lineRule="auto"/>
        <w:ind w:left="0"/>
        <w:jc w:val="both"/>
        <w:rPr>
          <w:rFonts w:cstheme="minorHAnsi"/>
        </w:rPr>
      </w:pPr>
    </w:p>
    <w:p w14:paraId="07549DE4" w14:textId="77777777" w:rsidR="00FF0C73" w:rsidRPr="00B37A74" w:rsidRDefault="00FF0C73" w:rsidP="00FF0C73">
      <w:pPr>
        <w:pStyle w:val="ListParagraph"/>
        <w:spacing w:line="480" w:lineRule="auto"/>
        <w:ind w:left="0"/>
        <w:jc w:val="both"/>
        <w:rPr>
          <w:rFonts w:cstheme="minorHAnsi"/>
        </w:rPr>
      </w:pPr>
    </w:p>
    <w:p w14:paraId="5439D9BE" w14:textId="77777777" w:rsidR="00FF0C73" w:rsidRPr="00B37A74" w:rsidRDefault="00FF0C73" w:rsidP="00FF0C73">
      <w:pPr>
        <w:pStyle w:val="ListParagraph"/>
        <w:spacing w:line="480" w:lineRule="auto"/>
        <w:ind w:left="0"/>
        <w:jc w:val="both"/>
        <w:rPr>
          <w:rFonts w:cstheme="minorHAnsi"/>
        </w:rPr>
      </w:pPr>
    </w:p>
    <w:p w14:paraId="414ABA0C" w14:textId="77777777" w:rsidR="00FF0C73" w:rsidRPr="00B37A74" w:rsidRDefault="00FF0C73" w:rsidP="00FF0C73">
      <w:pPr>
        <w:spacing w:line="480" w:lineRule="auto"/>
        <w:contextualSpacing/>
        <w:jc w:val="both"/>
        <w:rPr>
          <w:rFonts w:cstheme="minorHAnsi"/>
          <w:b/>
          <w:sz w:val="28"/>
          <w:szCs w:val="28"/>
        </w:rPr>
      </w:pPr>
      <w:r w:rsidRPr="00B37A74">
        <w:rPr>
          <w:rFonts w:cstheme="minorHAnsi"/>
          <w:b/>
          <w:sz w:val="28"/>
          <w:szCs w:val="28"/>
        </w:rPr>
        <w:lastRenderedPageBreak/>
        <w:t>Introduction</w:t>
      </w:r>
    </w:p>
    <w:p w14:paraId="6AD03EF1" w14:textId="2E0F1C4C" w:rsidR="00FF0C73" w:rsidRPr="00B37A74" w:rsidRDefault="00FF0C73" w:rsidP="00FF0C73">
      <w:pPr>
        <w:spacing w:line="480" w:lineRule="auto"/>
        <w:contextualSpacing/>
        <w:jc w:val="both"/>
        <w:rPr>
          <w:rFonts w:eastAsiaTheme="minorEastAsia" w:cstheme="minorHAnsi"/>
        </w:rPr>
      </w:pPr>
      <w:r w:rsidRPr="00B37A74">
        <w:rPr>
          <w:rFonts w:eastAsiaTheme="minorEastAsia" w:cstheme="minorHAnsi"/>
        </w:rPr>
        <w:t xml:space="preserve">Individual body growth is a fundamental process powered by metabolism, and thus depends on body size and temperature </w:t>
      </w:r>
      <w:r w:rsidRPr="0001320D">
        <w:rPr>
          <w:rFonts w:eastAsiaTheme="minorEastAsia" w:cstheme="minorHAnsi"/>
        </w:rPr>
        <w:fldChar w:fldCharType="begin"/>
      </w:r>
      <w:r w:rsidR="00AF30A5">
        <w:rPr>
          <w:rFonts w:eastAsiaTheme="minorEastAsia" w:cstheme="minorHAnsi"/>
        </w:rPr>
        <w:instrText xml:space="preserve"> ADDIN ZOTERO_ITEM CSL_CITATION {"citationID":"a2iuhid3u3f","properties":{"formattedCitation":"(Brown et al., 2004)","plainCitation":"(Brown et al., 2004)","noteIndex":0},"citationItems":[{"id":914,"uris":["http://zotero.org/users/6116610/items/D84IXDI8"],"uri":["http://zotero.org/users/6116610/items/D84IXDI8"],"itemData":{"id":914,"type":"article-journal","abstract":"Metabolism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Pr="0001320D">
        <w:rPr>
          <w:rFonts w:eastAsiaTheme="minorEastAsia" w:cstheme="minorHAnsi"/>
        </w:rPr>
        <w:fldChar w:fldCharType="separate"/>
      </w:r>
      <w:r w:rsidR="00AF30A5">
        <w:rPr>
          <w:lang w:val="en-GB"/>
        </w:rPr>
        <w:t>(Brown et al., 2004)</w:t>
      </w:r>
      <w:r w:rsidRPr="0001320D">
        <w:rPr>
          <w:rFonts w:eastAsiaTheme="minorEastAsia" w:cstheme="minorHAnsi"/>
        </w:rPr>
        <w:fldChar w:fldCharType="end"/>
      </w:r>
      <w:r w:rsidRPr="00B37A74">
        <w:rPr>
          <w:rFonts w:eastAsiaTheme="minorEastAsia" w:cstheme="minorHAnsi"/>
        </w:rPr>
        <w:t xml:space="preserve">. It affects individual fitness and life history traits, such as maturation size, population growth rates </w:t>
      </w:r>
      <w:r w:rsidRPr="0001320D">
        <w:rPr>
          <w:rFonts w:eastAsiaTheme="minorEastAsia" w:cstheme="minorHAnsi"/>
        </w:rPr>
        <w:fldChar w:fldCharType="begin"/>
      </w:r>
      <w:r w:rsidR="008D3C07">
        <w:rPr>
          <w:rFonts w:eastAsiaTheme="minorEastAsia" w:cstheme="minorHAnsi"/>
        </w:rPr>
        <w:instrText xml:space="preserve"> ADDIN ZOTERO_ITEM CSL_CITATION {"citationID":"hNb1pqTJ","properties":{"formattedCitation":"(Savage et al., 2004)","plainCitation":"(Savage et al., 2004)","noteIndex":0},"citationItems":[{"id":"Gilk8qOR/m7roei5Q","uris":["http://zotero.org/users/local/FTg3Qpza/items/5EKRHGLR"],"uri":["http://zotero.org/users/local/FTg3Qpza/items/5EKRHGLR"],"itemData":{"id":914,"type":"article-journal","title":"Effects of body size and temperature on population growth","container-title":"The American Naturalist","page":"429–441","volume":"163","issue":"3","author":[{"family":"Savage","given":"V M"},{"family":"Gillooly","given":"James F"},{"family":"Brown","given":"James H"},{"family":"West","given":"Geoffrey B"},{"family":"Charnov","given":"E L"}],"issued":{"date-parts":[["2004"]]}}}],"schema":"https://github.com/citation-style-language/schema/raw/master/csl-citation.json"} </w:instrText>
      </w:r>
      <w:r w:rsidRPr="0001320D">
        <w:rPr>
          <w:rFonts w:eastAsiaTheme="minorEastAsia" w:cstheme="minorHAnsi"/>
        </w:rPr>
        <w:fldChar w:fldCharType="separate"/>
      </w:r>
      <w:r w:rsidR="00AF30A5">
        <w:rPr>
          <w:lang w:val="en-GB"/>
        </w:rPr>
        <w:t>(Savage et al., 2004)</w:t>
      </w:r>
      <w:r w:rsidRPr="0001320D">
        <w:rPr>
          <w:rFonts w:eastAsiaTheme="minorEastAsia" w:cstheme="minorHAnsi"/>
        </w:rPr>
        <w:fldChar w:fldCharType="end"/>
      </w:r>
      <w:r w:rsidR="00097BA2">
        <w:rPr>
          <w:rFonts w:eastAsiaTheme="minorEastAsia" w:cstheme="minorHAnsi"/>
        </w:rPr>
        <w:t>,</w:t>
      </w:r>
      <w:r w:rsidRPr="00B37A74">
        <w:rPr>
          <w:rFonts w:eastAsiaTheme="minorEastAsia" w:cstheme="minorHAnsi"/>
        </w:rPr>
        <w:t xml:space="preserve"> and ultimately energy transfer across trophic levels </w:t>
      </w:r>
      <w:r w:rsidRPr="0001320D">
        <w:rPr>
          <w:rFonts w:eastAsiaTheme="minorEastAsia" w:cstheme="minorHAnsi"/>
        </w:rPr>
        <w:fldChar w:fldCharType="begin"/>
      </w:r>
      <w:r w:rsidR="008D3C07">
        <w:rPr>
          <w:rFonts w:eastAsiaTheme="minorEastAsia" w:cstheme="minorHAnsi"/>
        </w:rPr>
        <w:instrText xml:space="preserve"> ADDIN ZOTERO_ITEM CSL_CITATION {"citationID":"7z2MSq6f","properties":{"formattedCitation":"(Andersen et al., 2009; Barneche &amp; Allen, 2018)","plainCitation":"(Andersen et al., 2009; Barneche &amp; Allen, 2018)","noteIndex":0},"citationItems":[{"id":821,"uris":["http://zotero.org/users/6116610/items/QMRZW56H"],"uri":["http://zotero.org/users/6116610/items/QMRZW56H"],"itemData":{"id":821,"type":"article-journal","container-title":"Proceedings of the Royal Society B: Biological Sciences","DOI":"10.1098/rspb.2008.0951","ISSN":"0962-8452, 1471-2954","issue":"1654","language":"en","page":"109-114","source":"Crossref","title":"Trophic and individual efficiencies of size-structured communities","volume":"276","author":[{"family":"Andersen","given":"K.H"},{"family":"Beyer","given":"J.E"},{"family":"Lundberg","given":"P"}],"issued":{"date-parts":[["2009",1,7]]}}},{"id":"Gilk8qOR/0h0OOpWs","uris":["http://zotero.org/users/local/FTg3Qpza/items/VWTW4QRN"],"uri":["http://zotero.org/users/local/FTg3Qpza/items/VWTW4QRN"],"itemData":{"id":1183,"type":"article-journal","title":"The energetics of fish growth and how it constrains food-web trophic structure","container-title":"Ecology Letters","page":"836-844","volume":"21","issue":"6","source":"Crossref","abstract":"The allocation of metabolic energy to growth fundamentally inﬂuences all levels of biological organisation. Here we use a ﬁrst-principles theoretical model to characterise the energetics of ﬁsh growth at distinct ontogenetic stages and in distinct thermal regimes. Empirically, we show that the mass scaling of growth rates follows that of metabolic rate, and is somewhat steeper at earlier ontogenetic stages. We also demonstrate that the cost of growth, Em, varies substantially among ﬁshes, and that it may increase with temperature, trophic level and level of activity. Theoretically, we show that Em is a primary determinant of the efﬁciency of energy transfer across trophic levels, and that energy is transferred more efﬁciently between trophic levels if the prey are young and sedentary. Overall, our study demonstrates the importance of characterising the energetics of individual growth in order to understand constraints on the structure of food webs and ecosystems.","DOI":"10.1111/ele.12947","ISSN":"1461023X","language":"en","author":[{"family":"Barneche","given":"Diego R."},{"family":"Allen","given":"Andrew P."}],"editor":[{"family":"Mumby","given":"Peter"}],"issued":{"date-parts":[["2018",6]]}}}],"schema":"https://github.com/citation-style-language/schema/raw/master/csl-citation.json"} </w:instrText>
      </w:r>
      <w:r w:rsidRPr="0001320D">
        <w:rPr>
          <w:rFonts w:eastAsiaTheme="minorEastAsia" w:cstheme="minorHAnsi"/>
        </w:rPr>
        <w:fldChar w:fldCharType="separate"/>
      </w:r>
      <w:r w:rsidR="00AF30A5">
        <w:rPr>
          <w:lang w:val="en-GB"/>
        </w:rPr>
        <w:t>(Andersen et al., 2009; Barneche &amp; Allen, 2018)</w:t>
      </w:r>
      <w:r w:rsidRPr="0001320D">
        <w:rPr>
          <w:rFonts w:eastAsiaTheme="minorEastAsia" w:cstheme="minorHAnsi"/>
        </w:rPr>
        <w:fldChar w:fldCharType="end"/>
      </w:r>
      <w:r w:rsidRPr="00B37A74">
        <w:rPr>
          <w:rFonts w:eastAsiaTheme="minorEastAsia" w:cstheme="minorHAnsi"/>
        </w:rPr>
        <w:t xml:space="preserve">. Therefore, understanding how growth scales with body size and temperature is important for predicting the impacts of global warming on </w:t>
      </w:r>
      <w:r w:rsidRPr="00B37A74">
        <w:t>the structure and functioning of ecosystems</w:t>
      </w:r>
      <w:r w:rsidRPr="00B37A74">
        <w:rPr>
          <w:rFonts w:eastAsiaTheme="minorEastAsia" w:cstheme="minorHAnsi"/>
        </w:rPr>
        <w:t>.</w:t>
      </w:r>
    </w:p>
    <w:p w14:paraId="520B828F" w14:textId="2258C5D0" w:rsidR="00FF0C73" w:rsidRPr="00B37A74" w:rsidRDefault="00FF0C73" w:rsidP="00FF0C73">
      <w:pPr>
        <w:spacing w:line="480" w:lineRule="auto"/>
        <w:ind w:firstLine="284"/>
        <w:contextualSpacing/>
        <w:jc w:val="both"/>
        <w:rPr>
          <w:rFonts w:eastAsiaTheme="minorEastAsia" w:cstheme="minorHAnsi"/>
        </w:rPr>
      </w:pPr>
      <w:r w:rsidRPr="00B37A74">
        <w:rPr>
          <w:rFonts w:eastAsiaTheme="minorEastAsia" w:cstheme="minorHAnsi"/>
        </w:rPr>
        <w:t xml:space="preserve">Global warming is predicted to lead to declining body sizes of organisms </w:t>
      </w:r>
      <w:r w:rsidRPr="0001320D">
        <w:rPr>
          <w:rFonts w:eastAsiaTheme="minorEastAsia" w:cstheme="minorHAnsi"/>
        </w:rPr>
        <w:fldChar w:fldCharType="begin"/>
      </w:r>
      <w:r w:rsidR="00AF30A5">
        <w:rPr>
          <w:rFonts w:eastAsiaTheme="minorEastAsia" w:cstheme="minorHAnsi"/>
        </w:rPr>
        <w:instrText xml:space="preserve"> ADDIN ZOTERO_ITEM CSL_CITATION {"citationID":"AtK57ZpM","properties":{"formattedCitation":"(Daufresne et al., 2009; Gardner et al., 2011)","plainCitation":"(Daufresne et al., 2009; Gardner et al., 2011)","noteIndex":0},"citationItems":[{"id":535,"uris":["http://zotero.org/users/6116610/items/BYIQJ2UA"],"uri":["http://zotero.org/users/6116610/items/BYIQJ2UA"],"itemData":{"id":535,"type":"article-journal","abstract":"Understanding the ecological impacts of climate change is a crucial challenge of the twenty-first century. There is a clear lack of general rules regarding the impacts of global warming on biota. Here, we present a metaanalysis of the effect of climate change on body size of ectothermic aquatic organisms (bacteria, phyto- and zooplankton, and fish) from the community to the individual level. Using long-term surveys, experimental data and published results, we show a significant increase in the proportion of small-sized species and young age classes and a decrease in size-at-age. These results are in accordance with the ecological rules dealing with the temperature-size relationships (i.e., Bergmann's rule, James' rule and Temperature-Size Rule). Our study provides evidence that reduced body size is the third universal ecological response to global warming in aquatic systems besides the shift of species ranges toward higher altitudes and latitudes and the seasonal shifts in life cycle events.","container-title":"Proceedings of the National Academy of Sciences, USA","DOI":"10.1073/pnas.0902080106","issue":"31","note":"PMID: 19620720","page":"12788–12793","title":"Global warming benefits the small in aquatic ecosystems","volume":"106","author":[{"family":"Daufresne","given":"M"},{"family":"Lengfellner","given":"K"},{"family":"Sommer","given":"U"}],"issued":{"date-parts":[["2009"]]}}},{"id":274,"uris":["http://zotero.org/users/6116610/items/KEH233X3"],"uri":["http://zotero.org/users/6116610/items/KEH233X3"],"itemData":{"id":274,"type":"article-journal","abstract":"A recently documented correlate of anthropogenic climate change involves reductions in body size, the nature and scale of the pattern leading to suggestions of a third universal response to climate warming. Because body size affects thermoregulation and energetics, changing body size has implications for resilience in the face of climate change. A review of recent studies shows heterogeneity in the magnitude and direction of size responses, exposing a need for large-scale phylogenetically controlled comparative analyses of temporal size change. Integrative analyses of museum data combined with new theoretical models of size-dependent thermoregulatory and metabolic responses will increase both understanding of the underlying mechanisms and physiological consequences of size shifts and, therefore, the ability to predict the sensitivities of species to climate change.","container-title":"Trends in Ecology &amp; Evolution","DOI":"10.1016/j.tree.2011.03.005","issue":"6","note":"PMID: 21470708","page":"285–291","title":"Declining body size: a third universal response to warming?","volume":"26","author":[{"family":"Gardner","given":"J L"},{"family":"Peters","given":"A"},{"family":"Kearney","given":"M R"},{"family":"Joseph","given":"L"},{"family":"Heinsohn","given":"R"}],"issued":{"date-parts":[["2011"]]}}}],"schema":"https://github.com/citation-style-language/schema/raw/master/csl-citation.json"} </w:instrText>
      </w:r>
      <w:r w:rsidRPr="0001320D">
        <w:rPr>
          <w:rFonts w:eastAsiaTheme="minorEastAsia" w:cstheme="minorHAnsi"/>
        </w:rPr>
        <w:fldChar w:fldCharType="separate"/>
      </w:r>
      <w:r w:rsidR="00AF30A5">
        <w:rPr>
          <w:lang w:val="en-GB"/>
        </w:rPr>
        <w:t>(Daufresne et al., 2009; Gardner et al., 2011)</w:t>
      </w:r>
      <w:r w:rsidRPr="0001320D">
        <w:rPr>
          <w:rFonts w:eastAsiaTheme="minorEastAsia" w:cstheme="minorHAnsi"/>
        </w:rPr>
        <w:fldChar w:fldCharType="end"/>
      </w:r>
      <w:r w:rsidRPr="00B37A74">
        <w:rPr>
          <w:rFonts w:eastAsiaTheme="minorEastAsia" w:cstheme="minorHAnsi"/>
        </w:rPr>
        <w:t>. The temperature size-rule</w:t>
      </w:r>
      <w:r w:rsidR="005911F4">
        <w:rPr>
          <w:rFonts w:eastAsiaTheme="minorEastAsia" w:cstheme="minorHAnsi"/>
        </w:rPr>
        <w:t xml:space="preserve"> (‘TSR’)</w:t>
      </w:r>
      <w:r w:rsidRPr="00B37A74">
        <w:rPr>
          <w:rFonts w:eastAsiaTheme="minorEastAsia" w:cstheme="minorHAnsi"/>
        </w:rPr>
        <w:t xml:space="preserve"> s</w:t>
      </w:r>
      <w:r>
        <w:rPr>
          <w:rFonts w:eastAsiaTheme="minorEastAsia" w:cstheme="minorHAnsi"/>
        </w:rPr>
        <w:t>tates</w:t>
      </w:r>
      <w:r w:rsidRPr="00B37A74">
        <w:rPr>
          <w:rFonts w:eastAsiaTheme="minorEastAsia" w:cstheme="minorHAnsi"/>
        </w:rPr>
        <w:t xml:space="preserve"> that warmer rearing temperatures lead to faster developmental times (and larger initial size-at-age or size-at-life-stage), but smaller adult body sizes in ectotherms </w:t>
      </w:r>
      <w:r w:rsidRPr="0001320D">
        <w:rPr>
          <w:rFonts w:eastAsiaTheme="minorEastAsia" w:cstheme="minorHAnsi"/>
        </w:rPr>
        <w:fldChar w:fldCharType="begin"/>
      </w:r>
      <w:r w:rsidR="00AF30A5">
        <w:rPr>
          <w:rFonts w:eastAsiaTheme="minorEastAsia" w:cstheme="minorHAnsi"/>
        </w:rPr>
        <w:instrText xml:space="preserve"> ADDIN ZOTERO_ITEM CSL_CITATION {"citationID":"a1scho2gss1","properties":{"formattedCitation":"(Atkinson, 1994; Ohlberger, 2013)","plainCitation":"(Atkinson, 1994; Ohlberger, 2013)","noteIndex":0},"citationItems":[{"id":860,"uris":["http://zotero.org/users/6116610/items/RAL83LAC"],"uri":["http://zotero.org/users/6116610/items/RAL83LAC"],"itemData":{"id":860,"type":"chapter","container-title":"Advances in Ecological Research","ISBN":"978-0-12-013925-5","language":"en","note":"DOI: 10.1016/S0065-2504(08)60212-3","page":"1-58","publisher":"Elsevier","source":"Crossref","title":"Temperature and organism size—A biological law for ectotherms?","URL":"https://linkinghub.elsevier.com/retrieve/pii/S0065250408602123","volume":"25","author":[{"family":"Atkinson","given":"D."}],"accessed":{"date-parts":[["2019",7,9]]},"issued":{"date-parts":[["1994"]]}}},{"id":807,"uris":["http://zotero.org/users/6116610/items/Z98IGZ3S"],"uri":["http://zotero.org/users/6116610/items/Z98IGZ3S"],"itemData":{"id":807,"type":"article-journal","abstract":"Accumulating evidence suggests that the average body size of many organisms is declining in response to climate warming. This phenomenon has been suggested to represent a universal response to warming that may impose significant adverse effects on ecosystem functioning and services. However, we do not have a thorough understanding of why body sizes are commonly declining, and why some organisms show the opposite response. Because ectotherms constitute the vast majority of organism biomass and about 99% of species worldwide, it is particularly important to understand how ectotherms respond to a warming climate. This review discusses the underlying physiological mechanisms of changes in ectotherm body size and addresses observed responses within a broad ecological context at different levels of organization, from individuals to communities, particularly in aquatic systems. Warming-induced responses in average body size are not only determined by changes in rates of individual growth and development, but also mediated through size-dependent feedbacks at the population level, as well as competitive and predatory interactions within the community. Emergent properties at higher organizational levels have already been observed in both experimental and natural systems. Various approaches will be required for enhancing our knowledge about the importance of such processes in natural systems. These include controlled semi-natural experiments and phylogenetic comparisons as well as statistical models of time-series data and theoretical models linking climate effects at the individual, population and community levels. Understanding causes of observed changes in organism body sizes and how these depend on the ecological context is essential for improving our predictions and the management of ecosystems in the face of a warming climate.","container-title":"Functional Ecology","DOI":"10.1111/1365-2435.12098","ISSN":"1365-2435","issue":"4","language":"en","page":"991-1001","source":"Wiley Online Library","title":"Climate warming and ectotherm body size – from individual physiology to community ecology","volume":"27","author":[{"family":"Ohlberger","given":"Jan"}],"issued":{"date-parts":[["2013"]]}}}],"schema":"https://github.com/citation-style-language/schema/raw/master/csl-citation.json"} </w:instrText>
      </w:r>
      <w:r w:rsidRPr="0001320D">
        <w:rPr>
          <w:rFonts w:eastAsiaTheme="minorEastAsia" w:cstheme="minorHAnsi"/>
        </w:rPr>
        <w:fldChar w:fldCharType="separate"/>
      </w:r>
      <w:r w:rsidR="00AF30A5">
        <w:rPr>
          <w:lang w:val="en-GB"/>
        </w:rPr>
        <w:t>(Atkinson, 1994; Ohlberger, 2013)</w:t>
      </w:r>
      <w:r w:rsidRPr="0001320D">
        <w:rPr>
          <w:rFonts w:eastAsiaTheme="minorEastAsia" w:cstheme="minorHAnsi"/>
        </w:rPr>
        <w:fldChar w:fldCharType="end"/>
      </w:r>
      <w:r w:rsidRPr="00B37A74">
        <w:rPr>
          <w:rFonts w:eastAsiaTheme="minorEastAsia" w:cstheme="minorHAnsi"/>
        </w:rPr>
        <w:t xml:space="preserve">. This relationship is found in numerous experimental studies </w:t>
      </w:r>
      <w:r w:rsidRPr="0001320D">
        <w:rPr>
          <w:rFonts w:eastAsiaTheme="minorEastAsia" w:cstheme="minorHAnsi"/>
        </w:rPr>
        <w:fldChar w:fldCharType="begin"/>
      </w:r>
      <w:r w:rsidR="00AF30A5">
        <w:rPr>
          <w:rFonts w:eastAsiaTheme="minorEastAsia" w:cstheme="minorHAnsi"/>
        </w:rPr>
        <w:instrText xml:space="preserve"> ADDIN ZOTERO_ITEM CSL_CITATION {"citationID":"a2j5l3flk6h","properties":{"formattedCitation":"(Atkinson, 1994)","plainCitation":"(Atkinson, 1994)","noteIndex":0},"citationItems":[{"id":860,"uris":["http://zotero.org/users/6116610/items/RAL83LAC"],"uri":["http://zotero.org/users/6116610/items/RAL83LAC"],"itemData":{"id":860,"type":"chapter","container-title":"Advances in Ecological Research","ISBN":"978-0-12-013925-5","language":"en","note":"DOI: 10.1016/S0065-2504(08)60212-3","page":"1-58","publisher":"Elsevier","source":"Crossref","title":"Temperature and organism size—A biological law for ectotherms?","URL":"https://linkinghub.elsevier.com/retrieve/pii/S0065250408602123","volume":"25","author":[{"family":"Atkinson","given":"D."}],"accessed":{"date-parts":[["2019",7,9]]},"issued":{"date-parts":[["1994"]]}}}],"schema":"https://github.com/citation-style-language/schema/raw/master/csl-citation.json"} </w:instrText>
      </w:r>
      <w:r w:rsidRPr="0001320D">
        <w:rPr>
          <w:rFonts w:eastAsiaTheme="minorEastAsia" w:cstheme="minorHAnsi"/>
        </w:rPr>
        <w:fldChar w:fldCharType="separate"/>
      </w:r>
      <w:r w:rsidR="00AF30A5">
        <w:rPr>
          <w:lang w:val="en-GB"/>
        </w:rPr>
        <w:t>(Atkinson, 1994)</w:t>
      </w:r>
      <w:r w:rsidRPr="0001320D">
        <w:rPr>
          <w:rFonts w:eastAsiaTheme="minorEastAsia" w:cstheme="minorHAnsi"/>
        </w:rPr>
        <w:fldChar w:fldCharType="end"/>
      </w:r>
      <w:r w:rsidRPr="00B37A74">
        <w:rPr>
          <w:rFonts w:eastAsiaTheme="minorEastAsia" w:cstheme="minorHAnsi"/>
        </w:rPr>
        <w:t xml:space="preserve">, is reflected in latitudinal gradients </w:t>
      </w:r>
      <w:r w:rsidRPr="0001320D">
        <w:rPr>
          <w:rFonts w:eastAsiaTheme="minorEastAsia" w:cstheme="minorHAnsi"/>
        </w:rPr>
        <w:fldChar w:fldCharType="begin"/>
      </w:r>
      <w:r w:rsidR="00AF30A5">
        <w:rPr>
          <w:rFonts w:eastAsiaTheme="minorEastAsia" w:cstheme="minorHAnsi"/>
        </w:rPr>
        <w:instrText xml:space="preserve"> ADDIN ZOTERO_ITEM CSL_CITATION {"citationID":"ustyVCi6","properties":{"formattedCitation":"(Horne et al., 2015)","plainCitation":"(Horne et al., 2015)","noteIndex":0},"citationItems":[{"id":631,"uris":["http://zotero.org/users/6116610/items/PDRYQAXM"],"uri":["http://zotero.org/users/6116610/items/PDRYQAXM"],"itemData":{"id":631,"type":"article-journal","abstract":"Two major intraspeciﬁc patterns of adult size variation are plastic temperature-size (T-S) responses and latitude-size (L-S) clines. Yet, the degree to which these co-vary and share explanatory mechanisms has not been systematically evaluated. We present the largest quantitative comparison of these gradients to date, and ﬁnd that their direction and magnitude co-vary among 12 arthropod orders (r2 = 0.72). Body size in aquatic species generally reduces with both warming and decreasing latitude, whereas terrestrial species have much reduced and even opposite gradients. These patterns support the prediction that oxygen limitation is a major controlling factor in water, but not in air. Furthermore, voltinism explains much of the variation in T-S and L-S patterns in terrestrial but not aquatic species. While body size decreases with warming and with decreasing latitude in multivoltine terrestrial arthropods, size increases on average in univoltine species, consistent with predictions from size vs. season-length trade-offs.","container-title":"Ecology Letters","DOI":"10.1111/ele.12413","ISSN":"1461023X","issue":"4","language":"en","page":"327-335","source":"CrossRef","title":"Temperature-size responses match latitudinal-size clines in arthropods, revealing critical differences between aquatic and terrestrial species","volume":"18","author":[{"family":"Horne","given":"Curtis R."},{"family":"Hirst","given":"Andrew. G."},{"family":"Atkinson","given":"David"}],"editor":[{"family":"Enquist","given":"Brian"}],"issued":{"date-parts":[["2015",4]]}}}],"schema":"https://github.com/citation-style-language/schema/raw/master/csl-citation.json"} </w:instrText>
      </w:r>
      <w:r w:rsidRPr="0001320D">
        <w:rPr>
          <w:rFonts w:eastAsiaTheme="minorEastAsia" w:cstheme="minorHAnsi"/>
        </w:rPr>
        <w:fldChar w:fldCharType="separate"/>
      </w:r>
      <w:r w:rsidR="00AF30A5">
        <w:rPr>
          <w:lang w:val="en-GB"/>
        </w:rPr>
        <w:t>(Horne et al., 2015)</w:t>
      </w:r>
      <w:r w:rsidRPr="0001320D">
        <w:rPr>
          <w:rFonts w:eastAsiaTheme="minorEastAsia" w:cstheme="minorHAnsi"/>
        </w:rPr>
        <w:fldChar w:fldCharType="end"/>
      </w:r>
      <w:r w:rsidRPr="00B37A74">
        <w:rPr>
          <w:rFonts w:eastAsiaTheme="minorEastAsia" w:cstheme="minorHAnsi"/>
        </w:rPr>
        <w:t xml:space="preserve">, and is stronger in aquatic than terrestrial organisms </w:t>
      </w:r>
      <w:r w:rsidRPr="0001320D">
        <w:rPr>
          <w:rFonts w:eastAsiaTheme="minorEastAsia" w:cstheme="minorHAnsi"/>
        </w:rPr>
        <w:fldChar w:fldCharType="begin"/>
      </w:r>
      <w:r w:rsidR="008D3C07">
        <w:rPr>
          <w:rFonts w:eastAsiaTheme="minorEastAsia" w:cstheme="minorHAnsi"/>
        </w:rPr>
        <w:instrText xml:space="preserve"> ADDIN ZOTERO_ITEM CSL_CITATION {"citationID":"a1c0ek54g04","properties":{"formattedCitation":"(Forster et al., 2012; Horne et al., 2015)","plainCitation":"(Forster et al., 2012; Horne et al., 2015)","noteIndex":0},"citationItems":[{"id":"Gilk8qOR/xrhnZq6s","uris":["http://zotero.org/users/6116610/items/AZTYYBDD"],"uri":["http://zotero.org/users/6116610/items/AZTYYBDD"],"itemData":{"id":942,"type":"article-journal","abstract":"Most ectothermic organisms mature at smaller body sizes when reared in warmer conditions. This phenotypically plastic response, known as the “temperature-size rule” (TSR), is one of the most taxonomically widespread patterns in biology. However, the TSR remains a longstanding life-history puzzle for which no dominant driver has been found. We propose that oxygen supply plays a central role in explaining the magnitude of ectothermic temperature-size responses. Given the much lower oxygen availability and greater effort required to increase uptake in water vs. air, we predict that the TSR in aquatic organisms, especially larger species with lower surface area–body mass ratios, will be stronger than in terrestrial organisms. We performed a meta-analysis of 1,890 body mass responses to temperature in controlled experiments on 169 terrestrial, freshwater, and marine species. This reveals that the strength of the temperature-size response is greater in aquatic than terrestrial species. In animal species of </w:instrText>
      </w:r>
      <w:r w:rsidR="008D3C07">
        <w:rPr>
          <w:rFonts w:ascii="Cambria Math" w:eastAsiaTheme="minorEastAsia" w:hAnsi="Cambria Math" w:cs="Cambria Math"/>
        </w:rPr>
        <w:instrText>∼</w:instrText>
      </w:r>
      <w:r w:rsidR="008D3C07">
        <w:rPr>
          <w:rFonts w:eastAsiaTheme="minorEastAsia" w:cstheme="minorHAnsi"/>
        </w:rPr>
        <w:instrText xml:space="preserve">100 mg dry mass, the temperature-size response of aquatic organisms is 10 times greater than in terrestrial organisms (−5.0% °C−1 vs. −0.5% °C−1). Moreover, although the size response of small (&lt;0.1 mg dry mass) aquatic and terrestrial species is similar, increases in species size cause the response to become increasingly negative in aquatic species, as predicted, but on average less negative in terrestrial species. These results support oxygen as a major driver of temperature-size responses in aquatic organisms. Further, the environment-dependent differences parallel latitudinal body size clines, and will influence predicted impacts of climate warming on food production, community structure, and food-web dynamics.","container-title":"Proceedings of the National Academy of Sciences","DOI":"10.1073/pnas.1210460109","ISSN":"0027-8424, 1091-6490","issue":"47","journalAbbreviation":"PNAS","language":"en","note":"PMID: 23129645","page":"19310-19314","source":"www.pnas.org","title":"Warming-induced reductions in body size are greater in aquatic than terrestrial species","volume":"109","author":[{"family":"Forster","given":"Jack"},{"family":"Hirst","given":"Andrew G."},{"family":"Atkinson","given":"David"}],"issued":{"date-parts":[["2012",11,20]]}}},{"id":631,"uris":["http://zotero.org/users/6116610/items/PDRYQAXM"],"uri":["http://zotero.org/users/6116610/items/PDRYQAXM"],"itemData":{"id":631,"type":"article-journal","abstract":"Two major intraspeciﬁc patterns of adult size variation are plastic temperature-size (T-S) responses and latitude-size (L-S) clines. Yet, the degree to which these co-vary and share explanatory mechanisms has not been systematically evaluated. We present the largest quantitative comparison of these gradients to date, and ﬁnd that their direction and magnitude co-vary among 12 arthropod orders (r2 = 0.72). Body size in aquatic species generally reduces with both warming and decreasing latitude, whereas terrestrial species have much reduced and even opposite gradients. These patterns support the prediction that oxygen limitation is a major controlling factor in water, but not in air. Furthermore, voltinism explains much of the variation in T-S and L-S patterns in terrestrial but not aquatic species. While body size decreases with warming and with decreasing latitude in multivoltine terrestrial arthropods, size increases on average in univoltine species, consistent with predictions from size vs. season-length trade-offs.","container-title":"Ecology Letters","DOI":"10.1111/ele.12413","ISSN":"1461023X","issue":"4","language":"en","page":"327-335","source":"CrossRef","title":"Temperature-size responses match latitudinal-size clines in arthropods, revealing critical differences between aquatic and terrestrial species","volume":"18","author":[{"family":"Horne","given":"Curtis R."},{"family":"Hirst","given":"Andrew. G."},{"family":"Atkinson","given":"David"}],"editor":[{"family":"Enquist","given":"Brian"}],"issued":{"date-parts":[["2015",4]]}}}],"schema":"https://github.com/citation-style-language/schema/raw/master/csl-citation.json"} </w:instrText>
      </w:r>
      <w:r w:rsidRPr="0001320D">
        <w:rPr>
          <w:rFonts w:eastAsiaTheme="minorEastAsia" w:cstheme="minorHAnsi"/>
        </w:rPr>
        <w:fldChar w:fldCharType="separate"/>
      </w:r>
      <w:r w:rsidR="00AF30A5">
        <w:rPr>
          <w:lang w:val="en-GB"/>
        </w:rPr>
        <w:t>(Forster et al., 2012; Horne et al., 2015)</w:t>
      </w:r>
      <w:r w:rsidRPr="0001320D">
        <w:rPr>
          <w:rFonts w:eastAsiaTheme="minorEastAsia" w:cstheme="minorHAnsi"/>
        </w:rPr>
        <w:fldChar w:fldCharType="end"/>
      </w:r>
      <w:r w:rsidRPr="00B37A74">
        <w:rPr>
          <w:rFonts w:eastAsiaTheme="minorEastAsia" w:cstheme="minorHAnsi"/>
        </w:rPr>
        <w:t>. Support for the TSR exist</w:t>
      </w:r>
      <w:r w:rsidR="005911F4">
        <w:rPr>
          <w:rFonts w:eastAsiaTheme="minorEastAsia" w:cstheme="minorHAnsi"/>
        </w:rPr>
        <w:t>s</w:t>
      </w:r>
      <w:r w:rsidRPr="00B37A74">
        <w:rPr>
          <w:rFonts w:eastAsiaTheme="minorEastAsia" w:cstheme="minorHAnsi"/>
        </w:rPr>
        <w:t xml:space="preserve"> in fishes</w:t>
      </w:r>
      <w:r>
        <w:rPr>
          <w:rFonts w:eastAsiaTheme="minorEastAsia" w:cstheme="minorHAnsi"/>
        </w:rPr>
        <w:t>,</w:t>
      </w:r>
      <w:r w:rsidRPr="00B37A74">
        <w:rPr>
          <w:rFonts w:eastAsiaTheme="minorEastAsia" w:cstheme="minorHAnsi"/>
        </w:rPr>
        <w:t xml:space="preserve"> in particular in young fish</w:t>
      </w:r>
      <w:r>
        <w:rPr>
          <w:rFonts w:eastAsiaTheme="minorEastAsia" w:cstheme="minorHAnsi"/>
        </w:rPr>
        <w:t>,</w:t>
      </w:r>
      <w:r w:rsidRPr="00B37A74">
        <w:rPr>
          <w:rFonts w:eastAsiaTheme="minorEastAsia" w:cstheme="minorHAnsi"/>
        </w:rPr>
        <w:t xml:space="preserve"> where reconstructed individual growth histories often reveal positive correlations between growth rates and temperature in natural systems </w:t>
      </w:r>
      <w:r w:rsidRPr="0001320D">
        <w:rPr>
          <w:rFonts w:eastAsiaTheme="minorEastAsia" w:cstheme="minorHAnsi"/>
        </w:rPr>
        <w:fldChar w:fldCharType="begin"/>
      </w:r>
      <w:r w:rsidR="00AF30A5">
        <w:rPr>
          <w:rFonts w:eastAsiaTheme="minorEastAsia" w:cstheme="minorHAnsi"/>
        </w:rPr>
        <w:instrText xml:space="preserve"> ADDIN ZOTERO_ITEM CSL_CITATION {"citationID":"a2ddgmn6hn","properties":{"formattedCitation":"(Baudron et al., 2014; Huss et al., 2019; Neuheimer et al., 2011; Thresher et al., 2007)","plainCitation":"(Baudron et al., 2014; Huss et al., 2019; Neuheimer et al., 2011; Thresher et al., 2007)","noteIndex":0},"citationItems":[{"id":136,"uris":["http://zotero.org/users/6116610/items/D49QBQJU"],"uri":["http://zotero.org/users/6116610/items/D49QBQJU"],"itemData":{"id":136,"type":"article-journal","container-title":"Proceedings of the National Academy of Sciences, USA","issue":"18","page":"7461–7465","title":"Depth-mediated reversal of the effects of climate change on long-term growth rates of exploited marine fish","volume":"104","author":[{"family":"Thresher","given":"R E"},{"family":"Koslow","given":"J A"},{"family":"Morison","given":"A K"},{"family":"Smith","given":"D C"}],"issued":{"date-parts":[["2007"]]}}},{"id":54,"uris":["http://zotero.org/users/6116610/items/58B8SJXA"],"uri":["http://zotero.org/users/6116610/items/58B8SJXA"],"itemData":{"id":54,"type":"article-journal","container-title":"Nature Climate Change","DOI":"10.1038/nclimate1084","ISSN":"1758-678X, 1758-6798","issue":"2","language":"en","page":"110-113","source":"Crossref","title":"Tolerance limit for fish growth exceeded by warming waters","volume":"1","author":[{"family":"Neuheimer","given":"A. B."},{"family":"Thresher","given":"R. E."},{"family":"Lyle","given":"J. M."},{"family":"Semmens","given":"J. M."}],"issued":{"date-parts":[["2011",5]]}}},{"id":301,"uris":["http://zotero.org/users/6116610/items/576ZCBBY"],"uri":["http://zotero.org/users/6116610/items/576ZCBBY"],"itemData":{"id":301,"type":"article-journal","abstract":"Decreasing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T"}],"issued":{"date-parts":[["2014"]]}}},{"id":783,"uris":["http://zotero.org/users/6116610/items/FZ6DLIUR"],"uri":["http://zotero.org/users/6116610/items/FZ6DLIUR"],"itemData":{"id":783,"type":"article-journal","abstract":"A challenge facing ecologists trying to predict responses to climate change is the few recent analogous conditions to use for comparison. For example, negative relationships be</w:instrText>
      </w:r>
      <w:r w:rsidR="00AF30A5">
        <w:rPr>
          <w:rFonts w:eastAsiaTheme="minorEastAsia" w:cstheme="minorHAnsi" w:hint="eastAsia"/>
        </w:rPr>
        <w:instrText>tween ectotherm body size and temperature are common both across natural thermal gradients and in small</w:instrText>
      </w:r>
      <w:r w:rsidR="00AF30A5">
        <w:rPr>
          <w:rFonts w:eastAsiaTheme="minorEastAsia" w:cstheme="minorHAnsi" w:hint="eastAsia"/>
        </w:rPr>
        <w:instrText>‐</w:instrText>
      </w:r>
      <w:r w:rsidR="00AF30A5">
        <w:rPr>
          <w:rFonts w:eastAsiaTheme="minorEastAsia" w:cstheme="minorHAnsi" w:hint="eastAsia"/>
        </w:rPr>
        <w:instrText>scale experiments. However, it is unknown if short</w:instrText>
      </w:r>
      <w:r w:rsidR="00AF30A5">
        <w:rPr>
          <w:rFonts w:eastAsiaTheme="minorEastAsia" w:cstheme="minorHAnsi" w:hint="eastAsia"/>
        </w:rPr>
        <w:instrText>‐</w:instrText>
      </w:r>
      <w:r w:rsidR="00AF30A5">
        <w:rPr>
          <w:rFonts w:eastAsiaTheme="minorEastAsia" w:cstheme="minorHAnsi" w:hint="eastAsia"/>
        </w:rPr>
        <w:instrText>term body size responses are representative of long</w:instrText>
      </w:r>
      <w:r w:rsidR="00AF30A5">
        <w:rPr>
          <w:rFonts w:eastAsiaTheme="minorEastAsia" w:cstheme="minorHAnsi" w:hint="eastAsia"/>
        </w:rPr>
        <w:instrText>‐</w:instrText>
      </w:r>
      <w:r w:rsidR="00AF30A5">
        <w:rPr>
          <w:rFonts w:eastAsiaTheme="minorEastAsia" w:cstheme="minorHAnsi" w:hint="eastAsia"/>
        </w:rPr>
        <w:instrText>term responses. Moreover, to understand populati</w:instrText>
      </w:r>
      <w:r w:rsidR="00AF30A5">
        <w:rPr>
          <w:rFonts w:eastAsiaTheme="minorEastAsia" w:cstheme="minorHAnsi"/>
        </w:rPr>
        <w:instrText>on responses to warming, we must recognize that individual responses to temperature may vary over ontogeny. To enable predictions of how climate warming may affect natural populations, we therefore ask how body size and growth may shift in response to inc</w:instrText>
      </w:r>
      <w:r w:rsidR="00AF30A5">
        <w:rPr>
          <w:rFonts w:eastAsiaTheme="minorEastAsia" w:cstheme="minorHAnsi" w:hint="eastAsia"/>
        </w:rPr>
        <w:instrText>reased temperature over life history, and whether short</w:instrText>
      </w:r>
      <w:r w:rsidR="00AF30A5">
        <w:rPr>
          <w:rFonts w:eastAsiaTheme="minorEastAsia" w:cstheme="minorHAnsi" w:hint="eastAsia"/>
        </w:rPr>
        <w:instrText>‐</w:instrText>
      </w:r>
      <w:r w:rsidR="00AF30A5">
        <w:rPr>
          <w:rFonts w:eastAsiaTheme="minorEastAsia" w:cstheme="minorHAnsi" w:hint="eastAsia"/>
        </w:rPr>
        <w:instrText xml:space="preserve"> and long</w:instrText>
      </w:r>
      <w:r w:rsidR="00AF30A5">
        <w:rPr>
          <w:rFonts w:eastAsiaTheme="minorEastAsia" w:cstheme="minorHAnsi" w:hint="eastAsia"/>
        </w:rPr>
        <w:instrText>‐</w:instrText>
      </w:r>
      <w:r w:rsidR="00AF30A5">
        <w:rPr>
          <w:rFonts w:eastAsiaTheme="minorEastAsia" w:cstheme="minorHAnsi" w:hint="eastAsia"/>
        </w:rPr>
        <w:instrText>term growth responses differ. We addressed these questions using a unique setup with multidecadal artificial heating of an enclosed coastal bay in the Baltic Sea and an adjacent reference area (both with unexploited populations), using before</w:instrText>
      </w:r>
      <w:r w:rsidR="00AF30A5">
        <w:rPr>
          <w:rFonts w:eastAsiaTheme="minorEastAsia" w:cstheme="minorHAnsi" w:hint="eastAsia"/>
        </w:rPr>
        <w:instrText>‐</w:instrText>
      </w:r>
      <w:r w:rsidR="00AF30A5">
        <w:rPr>
          <w:rFonts w:eastAsiaTheme="minorEastAsia" w:cstheme="minorHAnsi" w:hint="eastAsia"/>
        </w:rPr>
        <w:instrText>after control</w:instrText>
      </w:r>
      <w:r w:rsidR="00AF30A5">
        <w:rPr>
          <w:rFonts w:eastAsiaTheme="minorEastAsia" w:cstheme="minorHAnsi" w:hint="eastAsia"/>
        </w:rPr>
        <w:instrText>‐</w:instrText>
      </w:r>
      <w:r w:rsidR="00AF30A5">
        <w:rPr>
          <w:rFonts w:eastAsiaTheme="minorEastAsia" w:cstheme="minorHAnsi" w:hint="eastAsia"/>
        </w:rPr>
        <w:instrText>impact paired time</w:instrText>
      </w:r>
      <w:r w:rsidR="00AF30A5">
        <w:rPr>
          <w:rFonts w:eastAsiaTheme="minorEastAsia" w:cstheme="minorHAnsi" w:hint="eastAsia"/>
        </w:rPr>
        <w:instrText>‐</w:instrText>
      </w:r>
      <w:r w:rsidR="00AF30A5">
        <w:rPr>
          <w:rFonts w:eastAsiaTheme="minorEastAsia" w:cstheme="minorHAnsi" w:hint="eastAsia"/>
        </w:rPr>
        <w:instrText>series analyses. We assembled individual growth trajectories of ~13,000 unique individuals of Eurasian perch and found that body growth increased substantially after warming, but the extent depended</w:instrText>
      </w:r>
      <w:r w:rsidR="00AF30A5" w:rsidRPr="00157025">
        <w:rPr>
          <w:rFonts w:eastAsiaTheme="minorEastAsia" w:cstheme="minorHAnsi"/>
          <w:lang w:val="sv-SE"/>
        </w:rPr>
        <w:instrText xml:space="preserve"> on body size: Only among small</w:instrText>
      </w:r>
      <w:r w:rsidR="00AF30A5" w:rsidRPr="00157025">
        <w:rPr>
          <w:rFonts w:eastAsiaTheme="minorEastAsia" w:cstheme="minorHAnsi" w:hint="eastAsia"/>
          <w:lang w:val="sv-SE"/>
        </w:rPr>
        <w:instrText>‐</w:instrText>
      </w:r>
      <w:r w:rsidR="00AF30A5" w:rsidRPr="00157025">
        <w:rPr>
          <w:rFonts w:eastAsiaTheme="minorEastAsia" w:cstheme="minorHAnsi"/>
          <w:lang w:val="sv-SE"/>
        </w:rPr>
        <w:instrText>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1365-2486","issue":"7","journalAbbreviation":"Glob Change Biol","language":"en","page":"2285-2295","source":"DOI.org (Crossref)","title":"Experimental evidence of gradual size</w:instrText>
      </w:r>
      <w:r w:rsidR="00AF30A5" w:rsidRPr="00157025">
        <w:rPr>
          <w:rFonts w:eastAsiaTheme="minorEastAsia" w:cstheme="minorHAnsi" w:hint="eastAsia"/>
          <w:lang w:val="sv-SE"/>
        </w:rPr>
        <w:instrText>‐</w:instrText>
      </w:r>
      <w:r w:rsidR="00AF30A5" w:rsidRPr="00157025">
        <w:rPr>
          <w:rFonts w:eastAsiaTheme="minorEastAsia" w:cstheme="minorHAnsi"/>
          <w:lang w:val="sv-SE"/>
        </w:rPr>
        <w:instrText xml:space="preserve">dependent shifts in body size and growth of fish in response to warming","volume":"25","author":[{"family":"Huss","given":"Magnus"},{"family":"Lindmark","given":"Max"},{"family":"Jacobson","given":"Philip"},{"family":"Van Dorst","given":"Renee M."},{"family":"Gårdmark","given":"Anna"}],"issued":{"date-parts":[["2019"]]}}}],"schema":"https://github.com/citation-style-language/schema/raw/master/csl-citation.json"} </w:instrText>
      </w:r>
      <w:r w:rsidRPr="0001320D">
        <w:rPr>
          <w:rFonts w:eastAsiaTheme="minorEastAsia" w:cstheme="minorHAnsi"/>
        </w:rPr>
        <w:fldChar w:fldCharType="separate"/>
      </w:r>
      <w:r w:rsidR="00AF30A5" w:rsidRPr="00157025">
        <w:rPr>
          <w:lang w:val="sv-SE"/>
        </w:rPr>
        <w:t>(Baudron et al., 2014; Huss et al., 2019; Neuheimer et al., 2011; Thresher et al., 2007)</w:t>
      </w:r>
      <w:r w:rsidRPr="0001320D">
        <w:rPr>
          <w:rFonts w:eastAsiaTheme="minorEastAsia" w:cstheme="minorHAnsi"/>
        </w:rPr>
        <w:fldChar w:fldCharType="end"/>
      </w:r>
      <w:r w:rsidRPr="003F19AC">
        <w:rPr>
          <w:rFonts w:eastAsiaTheme="minorEastAsia" w:cstheme="minorHAnsi"/>
          <w:lang w:val="sv-SE"/>
        </w:rPr>
        <w:t xml:space="preserve">. </w:t>
      </w:r>
      <w:r w:rsidRPr="00B37A74">
        <w:rPr>
          <w:rFonts w:eastAsiaTheme="minorEastAsia" w:cstheme="minorHAnsi"/>
        </w:rPr>
        <w:t xml:space="preserve">However, whether the positive effect of warming on growth is indeed limited to small individuals within a species, as predicted by the temperature size-rule, </w:t>
      </w:r>
      <w:r>
        <w:rPr>
          <w:rFonts w:eastAsiaTheme="minorEastAsia" w:cstheme="minorHAnsi"/>
        </w:rPr>
        <w:t>is</w:t>
      </w:r>
      <w:r w:rsidRPr="00B37A74">
        <w:rPr>
          <w:rFonts w:eastAsiaTheme="minorEastAsia" w:cstheme="minorHAnsi"/>
        </w:rPr>
        <w:t xml:space="preserve"> </w:t>
      </w:r>
      <w:r>
        <w:rPr>
          <w:rFonts w:eastAsiaTheme="minorEastAsia" w:cstheme="minorHAnsi"/>
        </w:rPr>
        <w:t>less clear</w:t>
      </w:r>
      <w:r w:rsidRPr="00B37A74">
        <w:rPr>
          <w:rFonts w:eastAsiaTheme="minorEastAsia" w:cstheme="minorHAnsi"/>
        </w:rPr>
        <w:t>.</w:t>
      </w:r>
      <w:r w:rsidRPr="00B37A74">
        <w:t xml:space="preserve"> Negative correlations between maximum</w:t>
      </w:r>
      <w:r>
        <w:t xml:space="preserve"> size,</w:t>
      </w:r>
      <w:r w:rsidRPr="00B37A74">
        <w:t xml:space="preserve"> asymptotic size</w:t>
      </w:r>
      <w:r>
        <w:t xml:space="preserve"> or size-at-age of old fish</w:t>
      </w:r>
      <w:r w:rsidRPr="00B37A74">
        <w:t xml:space="preserve"> and temperature have been found in commercially exploited fish species </w:t>
      </w:r>
      <w:r w:rsidRPr="0001320D">
        <w:rPr>
          <w:rFonts w:eastAsiaTheme="minorEastAsia" w:cstheme="minorHAnsi"/>
        </w:rPr>
        <w:fldChar w:fldCharType="begin"/>
      </w:r>
      <w:r w:rsidR="00AF30A5">
        <w:rPr>
          <w:rFonts w:eastAsiaTheme="minorEastAsia" w:cstheme="minorHAnsi"/>
        </w:rPr>
        <w:instrText xml:space="preserve"> ADDIN ZOTERO_ITEM CSL_CITATION {"citationID":"EeHrKXza","properties":{"formattedCitation":"(Baudron et al., 2014; Ikpewe et al., 2020; van Rijn et al., 2017)","plainCitation":"(Baudron et al., 2014; Ikpewe et al., 2020; van Rijn et al., 2017)","noteIndex":0},"citationItems":[{"id":2504,"uris":["http://zotero.org/users/6116610/items/6SNS68MD"],"uri":["http://zotero.org/users/6116610/items/6SNS68MD"],"itemData":{"id":2504,"type":"article-journal","abstract":"Increasing sea temperatures are predicted to decrease body size of marine ectotherms based on the temperature size rule. This will impact fisheries yields, but empirical evidence of the process is still limited. We used fishery-independent bottom trawl survey data from 1970 to 2017 to examine the trends of length-at-age of four commercially important demersal fish species (cod, haddock, whiting and saithe) in two study areas facing increasing sea temperatures: the West of Scotland and the North Sea. We then compared the trends of length-at-age with annual bottom sea temperatures. The mean length-at-age of adults declined over the study period, in all species and in both areas, except for cod in the West of Scotland. A common trend of decline in adult length was inversely correlated with bottom sea temperatures. Correlations with temperature at seven yearly time-lags were significant and negative in the North Sea. Correlations were only significant at lags of 1 and 2 years in the west of Scotland, where sea temperature warming was twice as slow. The mean length-at-age of juveniles concurrently increased, which has not hitherto been reported. This trend, shared by all species and both regions, correlated positively with rising temperature, suggesting that our study species have a faster growth rate due to increased temperatures. Synthesis and applications. We examined the body size of a range of commercially exploited fish species, at different age groups, from two management regions. We found that juvenile fish have been getting bigger and adults smaller in both regions. These changes were correlated with rising sea temperatures, providing empirical evidence that global warming is affecting the size of commercial fish species. The effects of these changes on productivity of fish populations and fisheries yield now require investigation. Temperature changes should, therefore, be included into forecasts used in fisheries science in order to mitigate the impact of global warming and maximise sustainable yields.","container-title":"Journal of Applied Ecology","DOI":"https://doi.org/10.1111/1365-2664.13807","ISSN":"1365-2664","language":"en","note":"_eprint: https://besjournals.onlinelibrary.wiley.com/doi/pdf/10.1111/1365-2664.13807","source":"Wiley Online Library","title":"Bigger juveniles and smaller adults: Changes in fish size correlate with warming seas","title-short":"Bigger juveniles and smaller adults","URL":"https://besjournals.onlinelibrary.wiley.com/doi/abs/10.1111/1365-2664.13807","volume":"Early View","author":[{"family":"Ikpewe","given":"Idongesit E."},{"family":"Baudron","given":"Alan R."},{"family":"Ponchon","given":"Aurore"},{"family":"Fernandes","given":"Paul G."}],"accessed":{"date-parts":[["2020",12,22]]},"issued":{"date-parts":[["2020"]]}}},{"id":301,"uris":["http://zotero.org/users/6116610/items/576ZCBBY"],"uri":["http://zotero.org/users/6116610/items/576ZCBBY"],"itemData":{"id":301,"type":"article-journal","abstract":"Decreasing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T"}],"issued":{"date-parts":[["2014"]]}}},{"id":627,"uris":["http://zotero.org/users/6116610/items/FQKN7VRM"],"uri":["http://zotero.org/users/6116610/items/FQKN7VRM"],"itemData":{"id":627,"type":"article-journal","abstract":"Ectotherms often attain smaller body sizes when they develop at higher temperatures. This phenomenon, known as the temperature–size rule, has important consequences for global fisheries, whereby ocean warming is predicted to result in smaller fish and reduced biomass. However, the generality of this phenomenon and the mechanisms that drive it in natura</w:instrText>
      </w:r>
      <w:r w:rsidR="00AF30A5" w:rsidRPr="00157025">
        <w:rPr>
          <w:rFonts w:eastAsiaTheme="minorEastAsia" w:cstheme="minorHAnsi"/>
          <w:lang w:val="sv-SE"/>
        </w:rPr>
        <w:instrText xml:space="preserve">l populations remain unresolved. In this study, we document the maximal size of 74 fish species along a steep temperature gradient in the Mediterranean Sea and find strong support for the temperature–size rule. Importantly, we additionally find that size reduction in active fish species is dramatically larger than for more sedentary species. As the temperature dependence of oxygen consumption depends on activity levels, these findings are consistent with the hypothesis that oxygen is a limiting factor shaping the temperature–size rule in fishes. These results suggest that ocean warming will result in a sharp, but uneven, reduction in fish size that will cause major shifts in size-dependent interactions. Moreover, warming will have major implications for fisheries as the main species targeted for harvesting will show the most substantial declines in biomass.","container-title":"Global Change Biology","DOI":"10.1111/gcb.13688","ISSN":"13541013","issue":"9","language":"en","page":"3667-3674","source":"CrossRef","title":"Large but uneven reduction in fish size across species in relation to changing sea temperatures","volume":"23","author":[{"family":"Rijn","given":"Itai","non-dropping-particle":"van"},{"family":"Buba","given":"Yehezkel"},{"family":"DeLong","given":"John"},{"family":"Kiflawi","given":"Moshe"},{"family":"Belmaker","given":"Jonathan"}],"issued":{"date-parts":[["2017",9]]}}}],"schema":"https://github.com/citation-style-language/schema/raw/master/csl-citation.json"} </w:instrText>
      </w:r>
      <w:r w:rsidRPr="0001320D">
        <w:rPr>
          <w:rFonts w:eastAsiaTheme="minorEastAsia" w:cstheme="minorHAnsi"/>
        </w:rPr>
        <w:fldChar w:fldCharType="separate"/>
      </w:r>
      <w:r w:rsidR="00AF30A5" w:rsidRPr="00157025">
        <w:rPr>
          <w:lang w:val="sv-SE"/>
        </w:rPr>
        <w:t>(Baudron et al., 2014; Ikpewe et al., 2020; van Rijn et al., 2017)</w:t>
      </w:r>
      <w:r w:rsidRPr="0001320D">
        <w:rPr>
          <w:rFonts w:eastAsiaTheme="minorEastAsia" w:cstheme="minorHAnsi"/>
        </w:rPr>
        <w:fldChar w:fldCharType="end"/>
      </w:r>
      <w:r w:rsidRPr="003F19AC">
        <w:rPr>
          <w:lang w:val="sv-SE"/>
        </w:rPr>
        <w:t xml:space="preserve">. </w:t>
      </w:r>
      <w:r w:rsidRPr="00B37A74">
        <w:t>However, other studies, including large scale experiments, controlled experiments and latitudinal studies</w:t>
      </w:r>
      <w:r w:rsidR="000F7520">
        <w:t xml:space="preserve"> or observational data on </w:t>
      </w:r>
      <w:r w:rsidR="00FF6870">
        <w:t>unexploited</w:t>
      </w:r>
      <w:r w:rsidR="000F7520">
        <w:t xml:space="preserve"> spec</w:t>
      </w:r>
      <w:r w:rsidR="007B081C">
        <w:t>i</w:t>
      </w:r>
      <w:r w:rsidR="000F7520">
        <w:t>es</w:t>
      </w:r>
      <w:r w:rsidRPr="00B37A74">
        <w:t xml:space="preserve">, have </w:t>
      </w:r>
      <w:r w:rsidR="00DC0023">
        <w:t xml:space="preserve">found no or less clear </w:t>
      </w:r>
      <w:r w:rsidRPr="00B37A74">
        <w:t>negative relationships between maximum size</w:t>
      </w:r>
      <w:r w:rsidR="00150144">
        <w:t xml:space="preserve">, </w:t>
      </w:r>
      <w:r w:rsidRPr="00B37A74">
        <w:t xml:space="preserve">growth of old fish </w:t>
      </w:r>
      <w:r w:rsidR="00150144">
        <w:t xml:space="preserve">or mean </w:t>
      </w:r>
      <w:r w:rsidR="00150144">
        <w:lastRenderedPageBreak/>
        <w:t xml:space="preserve">size </w:t>
      </w:r>
      <w:r w:rsidRPr="00B37A74">
        <w:t>and temperature</w:t>
      </w:r>
      <w:r w:rsidR="00C74485">
        <w:t xml:space="preserve"> </w:t>
      </w:r>
      <w:r w:rsidRPr="00B37A74">
        <w:fldChar w:fldCharType="begin"/>
      </w:r>
      <w:r w:rsidR="00AF30A5">
        <w:instrText xml:space="preserve"> ADDIN ZOTERO_ITEM CSL_CITATION {"citationID":"MXEDix4O","properties":{"formattedCitation":"(Audzijonyte et al., 2020; Barneche et al., 2019; Denderen et al., 2020; Huss et al., 2019; Van Dorst et al., 2019)","plainCitation":"(Audzijonyte et al., 2020; Barneche et al., 2019; Denderen et al., 2020; Huss et al., 2019; Van Dorst et al., 2019)","noteIndex":0},"citationItems":[{"id":819,"uris":["http://zotero.org/users/6116610/items/Y392ZER2"],"uri":["http://zotero.org/users/6116610/items/Y392ZER2"],"itemData":{"id":819,"type":"article-journal","container-title":"Functional Ecology","DOI":"10.1111/1365-2435.13348","ISSN":"0269-8463, 1365-2435","issue":"7","language":"en","page":"1256-1266","source":"Crossref","title":"Warming increases the cost of growth in a model vertebrate","volume":"33","author":[{"family":"Barneche","given":"Diego R."},{"family":"Jahn","given":"Miki"},{"family":"Seebacher","given":"Frank"}],"editor":[{"family":"Smallegange","given":"Isabel"}],"issued":{"date-parts":[["2019",5,18]]}}},{"id":783,"uris":["http://zotero.org/users/6116610/items/FZ6DLIUR"],"uri":["http://zotero.org/users/6116610/items/FZ6DLIUR"],"itemData":{"id":783,"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1365-2486","issue":"7","journalAbbreviation":"Glob Change Biol","language":"en","page":"2285-2295","source":"DOI.org (Crossref)","title":"Experimental evidence of gradual size‐dependent shifts in body size and growth of fish in response to warming","volume":"25","author":[{"family":"Huss","given":"Magnus"},{"family":"Lindmark","given":"Max"},{"family":"Jacobson","given":"Philip"},{"family":"Van Dorst","given":"Renee M."},{"family":"Gårdmark","given":"Anna"}],"issued":{"date-parts":[["2019"]]}}},{"id":757,"uris":["http://zotero.org/users/6116610/items/KVZ97R8F"],"uri":["http://zotero.org/users/6116610/items/KVZ97R8F"],"itemData":{"id":757,"type":"article-journal","abstract":"Climate change studies have long focused on effects of increasing temperatures, often without considering other simultaneously occurring environmental changes, such as browning of waters. Resolving how the combination of warming and browning of aquatic ecosystems affects fish biomass production is essential for future ecosystem functioning, fisheries, and food security. In this study, we analyzed individual- and population-level fish data from 52 temperate and boreal lakes in Northern Europe, covering large gradients in water temperature and color (absorbance, 420 nm). We show that fish (Eurasian perch, Perca fluviatilis) biomass production decreased with both high water temperatures and brown water color, being lowest in warm and brown lakes. However, while both high temperature and brown water decreased fish biomass production, the mechanisms behind the decrease differed: temperature affected the fish biomass production mainly through a decrease in population standing stock biomass, and through shifts in size- and age-distributions toward a higher proportion of young and small individuals in warm lakes; brown water color, on the other hand, mainly influenced fish biomass production through negative effects on individual body growth and length-at-age. In addition to these findings, we observed that the effects of temperature and brown water color on individual-level processes varied over ontogeny. Body growth only responded positively to higher temperatures among young perch, and brown water color had a stronger negative effect on body growth of old than on young individuals. Thus, to better understand and predict future fish biomass production, it is necessary to integrate both individual- and population-level responses and to acknowledge within-species variation. Our results suggest that global climate change, leading to browner and warmer waters, may negatively affect fish biomass production, and this effect may be stronger than caused by increased temperature or water color alone.","container-title":"Global Change Biology","DOI":"10.1111/gcb.14551","ISSN":"1365-2486","issue":"4","language":"en","page":"1395-1408","source":"Wiley Online Library","title":"Warmer and browner waters decrease fish biomass production","volume":"25","author":[{"family":"Van Dorst","given":"Renee M."},{"family":"Gårdmark","given":"Anna"},{"family":"Svanbäck","given":"Richard"},{"family":"Beier","given":"Ulrika"},{"family":"Weyhenmeyer","given":"Gesa A."},{"family":"Huss","given":"Magnus"}],"issued":{"date-parts":[["2019"]]}}},{"id":723,"uris":["http://zotero.org/users/6116610/items/ALZU3WFL"],"uri":["http://zotero.org/users/6116610/items/ALZU3WFL"],"itemData":{"id":723,"type":"article-journal","abstract":"In 355 coastal coral reef fish species, body size changed with warming, but the direction of a species’ body size response to warming through time was generally consistent with its response to temperature changes through space, rather than generally negative.","container-title":"Nature Ecology &amp; Evolution","DOI":"10.1038/s41559-020-1171-0","ISSN":"2397-334X","journalAbbreviation":"Nat Ecol Evol","language":"en","note":"publisher: Nature Publishing Group","page":"809-814","source":"www.nature.com","title":"Fish body sizes change with temperature but not all species shrink with warming","volume":"4","author":[{"family":"Audzijonyte","given":"Asta"},{"family":"Richards","given":"Shane A."},{"family":"Stuart-Smith","given":"Rick D."},{"family":"Pecl","given":"Gretta"},{"family":"Edgar","given":"Graham J."},{"family":"Barrett","given":"Neville S."},{"family":"Payne","given":"Nicholas"},{"family":"Blanchard","given":"Julia L."}],"issued":{"date-parts":[["2020",4,6]]}}},{"id":2333,"uris":["http://zotero.org/users/6116610/items/UJ46S5D7"],"uri":["http://zotero.org/users/6116610/items/UJ46S5D7"],"itemData":{"id":2333,"type":"article-journal","abstract":"Aim Higher temperatures increase the metabolic rate of ectothermic organisms up to a certain level and make them grow faster. This temperature-sensitivity of growth is frequently used to predict the long-term effects of climate warming on ectotherms. Yet, realized growth also depends on ecological factors and evolutionary adaptation. Here we study whether faster growth is observed along temperature clines within and between marine fish species from polar to tropical regions. Location Global. Time period The sampling or publication year is for 718 observations before 1980, 1,073 observations between 1980 and 2000, and 390 observations after 2000 (for 336 observations no year was recorded). Major taxa studied Marine teleost fish and elasmobranchs. Methods The effects of temperature on fish growth are studied using 2,517 growth observations, representing 771 species in 165 marine ecoregions. The effects of temperature are presented with a Q10, describing relative increase in the rate of growth for each 10 °C increase. Results We find weak within- and between-species effects of temperature on growth. The typical within-species effect of temperature has a Q10 of 1.1. The between-species effect is a little higher (Q10 = 1.4, or Q10 = 1.2 when corrected for phylogenetic relationships). When analysed per fish guild, growth responses vary from nearly independent of temperature in large demersals (Q10 = 1.1) to positive in small pelagics (Q10 = 1.6) and elasmobranchs (Q10 = 2.3). Average growth is higher in ecoregions with high primary production. Main conclusion The change in average growth along temperature clines is weaker than predicted by metabolic theory, suggesting that the metabolic predictions are not sustainable in an ecosystem context. The long-term response of fish to the increase in temperature associated with climate change may hence be shaped more by local environmental and ecological dynamics than by the physiological temperature response of the species currently present.","container-title":"Global Ecology and Biogeography","DOI":"10.1111/geb.13189","ISSN":"1466-8238","issue":"12","language":"en","note":"_eprint: https://onlinelibrary.wiley.com/doi/pdf/10.1111/geb.13189","page":"2203-2213","source":"Wiley Online Library","title":"Global analysis of fish growth rates shows weaker responses to temperature than metabolic predictions","volume":"29","author":[{"family":"Denderen","given":"Daniël","dropping-particle":"van"},{"family":"Gislason","given":"Henrik"},{"family":"Heuvel","given":"Joost","dropping-particle":"van den"},{"family":"Andersen","given":"Ken H."}],"issued":{"date-parts":[["2020"]]}}}],"schema":"https://github.com/citation-style-language/schema/raw/master/csl-citation.json"} </w:instrText>
      </w:r>
      <w:r w:rsidRPr="00B37A74">
        <w:fldChar w:fldCharType="separate"/>
      </w:r>
      <w:r w:rsidR="00AF30A5">
        <w:rPr>
          <w:lang w:val="en-GB"/>
        </w:rPr>
        <w:t>(Audzijonyte et al., 2020; Barneche et al., 2019; Denderen et al., 2020; Huss et al., 2019; Van Dorst et al., 2019)</w:t>
      </w:r>
      <w:r w:rsidRPr="00B37A74">
        <w:fldChar w:fldCharType="end"/>
      </w:r>
      <w:r w:rsidRPr="00B37A74">
        <w:t xml:space="preserve"> and differences between species may be related to life history traits and depend on local environmental conditions </w:t>
      </w:r>
      <w:r w:rsidRPr="0001320D">
        <w:fldChar w:fldCharType="begin"/>
      </w:r>
      <w:r w:rsidR="00AF30A5">
        <w:instrText xml:space="preserve"> ADDIN ZOTERO_ITEM CSL_CITATION {"citationID":"a1lcv8c2mco","properties":{"formattedCitation":"(Denderen et al., 2020; Wang et al., 2020)","plainCitation":"(Denderen et al., 2020; Wang et al., 2020)","noteIndex":0},"citationItems":[{"id":2333,"uris":["http://zotero.org/users/6116610/items/UJ46S5D7"],"uri":["http://zotero.org/users/6116610/items/UJ46S5D7"],"itemData":{"id":2333,"type":"article-journal","abstract":"Aim Higher temperatures increase the metabolic rate of ectothermic organisms up to a certain level and make them grow faster. This temperature-sensitivity of growth is frequently used to predict the long-term effects of climate warming on ectotherms. Yet, realized growth also depends on ecological factors and evolutionary adaptation. Here we study whether faster growth is observed along temperature clines within and between marine fish species from polar to tropical regions. Location Global. Time period The sampling or publication year is for 718 observations before 1980, 1,073 observations between 1980 and 2000, and 390 observations after 2000 (for 336 observations no year was recorded). Major taxa studied Marine teleost fish and elasmobranchs. Methods The effects of temperature on fish growth are studied using 2,517 growth observations, representing 771 species in 165 marine ecoregions. The effects of temperature are presented with a Q10, describing relative increase in the rate of growth for each 10 °C increase. Results We find weak within- and between-species effects of temperature on growth. The typical within-species effect of temperature has a Q10 of 1.1. The between-species effect is a little higher (Q10 = 1.4, or Q10 = 1.2 when corrected for phylogenetic relationships). When analysed per fish guild, growth responses vary from nearly independent of temperature in large demersals (Q10 = 1.1) to positive in small pelagics (Q10 = 1.6) and elasmobranchs (Q10 = 2.3). Average growth is higher in ecoregions with high primary production. Main conclusion The change in average growth along temperature clines is weaker than predicted by metabolic theory, suggesting that the metabolic predictions are not sustainable in an ecosystem context. The long-term response of fish to the increase in temperature associated with climate change may hence be shaped more by local environmental and ecological dynamics than by the physiological temperature response of the species currently present.","container-title":"Global Ecology and Biogeography","DOI":"10.1111/geb.13189","ISSN":"1466-8238","issue":"12","language":"en","note":"_eprint: https://onlinelibrary.wiley.com/doi/pdf/10.1111/geb.13189","page":"2203-2213","source":"Wiley Online Library","title":"Global analysis of fish growth rates shows weaker responses to temperature than metabolic predictions","volume":"29","author":[{"family":"Denderen","given":"Daniël","dropping-particle":"van"},{"family":"Gislason","given":"Henrik"},{"family":"Heuvel","given":"Joost","dropping-particle":"van den"},{"family":"Andersen","given":"Ken H."}],"issued":{"date-parts":[["2020"]]}}},{"id":2004,"uris":["http://zotero.org/users/6116610/items/XE4GHEZ9"],"uri":["http://zotero.org/users/6116610/items/XE4GHEZ9"],"itemData":{"id":2004,"type":"article-journal","abstract":"Most marine fish species express life-history changes across temperature gradients, such as faster growth, earlier maturation, and higher mortality at higher temperature. However, such climate-driven effects on life histories and population dynamics remain unassessed for most fishes. For 332 Indo-Pacific fishes, we show positive effects of temperature on body growth (but with decreasing asymptotic length), reproductive rates (including earlier age-at-maturation), and natural mortality for all species, with the effect strength varying among habitat-related species groups. Reef and demersal fishes are more sensitive to temperature changes than pelagic and bathydemersal fishes. Using a life table, we show that the combined changes of life histories upon increasing temperature tend to facilitate population growth for slow life-history populations, but reduce it for fast life-history ones. Within our data, lower proportions (25–30%) of slow life-history fishes but greater proportions of fast life-history fishes (42–60%) show declined population growth rates under 1 °C warming. Together, these findings suggest prioritizing sustainable management for fast life-history species.","container-title":"Nature Communications","DOI":"10.1038/s41467-020-17937-4","ISSN":"2041-1723","issue":"1","language":"en","note":"number: 1\npublisher: Nature Publishing Group","page":"4088","source":"www.nature.com","title":"Life histories determine divergent population trends for fishes under climate warming","volume":"11","author":[{"family":"Wang","given":"Hui-Yu"},{"family":"Shen","given":"Sheng-Feng"},{"family":"Chen","given":"Ying-Shiuan"},{"family":"Kiang","given":"Yun-Kae"},{"family":"Heino","given":"Mikko"}],"issued":{"date-parts":[["2020",8,14]]}}}],"schema":"https://github.com/citation-style-language/schema/raw/master/csl-citation.json"} </w:instrText>
      </w:r>
      <w:r w:rsidRPr="0001320D">
        <w:fldChar w:fldCharType="separate"/>
      </w:r>
      <w:r w:rsidR="00AF30A5">
        <w:rPr>
          <w:lang w:val="en-GB"/>
        </w:rPr>
        <w:t>(Denderen et al., 2020; Wang et al., 2020)</w:t>
      </w:r>
      <w:r w:rsidRPr="0001320D">
        <w:fldChar w:fldCharType="end"/>
      </w:r>
      <w:r w:rsidRPr="00B37A74">
        <w:rPr>
          <w:rFonts w:eastAsiaTheme="minorEastAsia" w:cstheme="minorHAnsi"/>
        </w:rPr>
        <w:t xml:space="preserve">. </w:t>
      </w:r>
    </w:p>
    <w:p w14:paraId="1E9C8E14" w14:textId="77D0B7FC" w:rsidR="00FF0C73" w:rsidRPr="00B37A74" w:rsidRDefault="00FF0C73" w:rsidP="00FF0C73">
      <w:pPr>
        <w:spacing w:line="480" w:lineRule="auto"/>
        <w:ind w:firstLine="284"/>
        <w:contextualSpacing/>
        <w:jc w:val="both"/>
        <w:rPr>
          <w:rFonts w:eastAsiaTheme="minorEastAsia"/>
        </w:rPr>
      </w:pPr>
      <w:r w:rsidRPr="00C232CF">
        <w:rPr>
          <w:rFonts w:eastAsiaTheme="minorEastAsia" w:cstheme="minorHAnsi"/>
        </w:rPr>
        <w:t>While</w:t>
      </w:r>
      <w:r w:rsidRPr="00B37A74">
        <w:rPr>
          <w:rFonts w:eastAsiaTheme="minorEastAsia" w:cstheme="minorHAnsi"/>
        </w:rPr>
        <w:t xml:space="preserve"> the support for TSR is mixed, and the underlying mechanisms are not well understood </w:t>
      </w:r>
      <w:r w:rsidRPr="0001320D">
        <w:rPr>
          <w:rFonts w:eastAsiaTheme="minorEastAsia"/>
        </w:rPr>
        <w:fldChar w:fldCharType="begin"/>
      </w:r>
      <w:r w:rsidR="00AF30A5">
        <w:rPr>
          <w:rFonts w:eastAsiaTheme="minorEastAsia"/>
        </w:rPr>
        <w:instrText xml:space="preserve"> ADDIN ZOTERO_ITEM CSL_CITATION {"citationID":"Q6C728q6","properties":{"formattedCitation":"(Audzijonyte et al., 2019; Neubauer &amp; Andersen, 2019; Ohlberger, 2013)","plainCitation":"(Audzijonyte et al., 2019; Neubauer &amp; Andersen, 2019; Ohlberger, 2013)","noteIndex":0},"citationItems":[{"id":807,"uris":["http://zotero.org/users/6116610/items/Z98IGZ3S"],"uri":["http://zotero.org/users/6116610/items/Z98IGZ3S"],"itemData":{"id":807,"type":"article-journal","abstract":"Accumulating evidence suggests that the average body size of many organisms is declining in response to climate warming. This phenomenon has been suggested to represent a universal response to warming that may impose significant adverse effects on ecosystem functioning and services. However, we do not have a thorough understanding of why body sizes are commonly declining, and why some organisms show the opposite response. Because ectotherms constitute the vast majority of organism biomass and about 99% of species worldwide, it is particularly important to understand how ectotherms respond to a warming climate. This review discusses the underlying physiological mechanisms of changes in ectotherm body size and addresses observed responses within a broad ecological context at different levels of organization, from individuals to communities, particularly in aquatic systems. Warming-induced responses in average body size are not only determined by changes in rates of individual growth and development, but also mediated through size-dependent feedbacks at the population level, as well as competitive and predatory interactions within the community. Emergent properties at higher organizational levels have already been observed in both experimental and natural systems. Various approaches will be required for enhancing our knowledge about the importance of such processes in natural systems. These include controlled semi-natural experiments and phylogenetic comparisons as well as statistical models of time-series data and theoretical models linking climate effects at the individual, population and community levels. Understanding causes of observed changes in organism body sizes and how these depend on the ecological context is essential for improving our predictions and the management of ecosystems in the face of a warming climate.","container-title":"Functional Ecology","DOI":"10.1111/1365-2435.12098","ISSN":"1365-2435","issue":"4","language":"en","page":"991-1001","source":"Wiley Online Library","title":"Climate warming and ectotherm body size – from individual physiology to community ecology","volume":"27","author":[{"family":"Ohlberger","given":"Jan"}],"issued":{"date-parts":[["2013"]]}}},{"id":26,"uris":["http://zotero.org/users/6116610/items/TB97CD53"],"uri":["http://zotero.org/users/6116610/items/TB</w:instrText>
      </w:r>
      <w:r w:rsidR="00AF30A5">
        <w:rPr>
          <w:rFonts w:eastAsiaTheme="minorEastAsia" w:hint="eastAsia"/>
        </w:rPr>
        <w:instrText>97CD53"],"itemData":{"id":26,"type":"article-journal","abstract":"Aim: The negative correlation between temperature and body size of ectothermic animals (broadly known as the temperature</w:instrText>
      </w:r>
      <w:r w:rsidR="00AF30A5">
        <w:rPr>
          <w:rFonts w:eastAsiaTheme="minorEastAsia" w:hint="eastAsia"/>
        </w:rPr>
        <w:instrText>‐</w:instrText>
      </w:r>
      <w:r w:rsidR="00AF30A5">
        <w:rPr>
          <w:rFonts w:eastAsiaTheme="minorEastAsia" w:hint="eastAsia"/>
        </w:rPr>
        <w:instrText>size rule or TSR) is a widely observed pattern, especially in aquati</w:instrText>
      </w:r>
      <w:r w:rsidR="00AF30A5">
        <w:rPr>
          <w:rFonts w:eastAsiaTheme="minorEastAsia"/>
        </w:rPr>
        <w:instrText xml:space="preserve">c organisms. Studies have claimed that the TSR arises due to decreased oxygen solubility and increasing metabolic costs at warmer temperatures, whereby oxygen supply to a large body becomes increasingly difficult. However, mixed empirical evidence has led to a controversy about the mechanisms affecting species’ size and performance under different temperatures. We review the main competing genetic, physiological and ecological explanations for the TSR and suggest a roadmap to move the field forward.","container-title":"Global Ecology and Biogeography","DOI":"10.1111/geb.12847","ISSN":"1466822X","issue":"2","language":"en","page":"64-77","source":"Crossref","title":"Is oxygen limitation in warming waters a valid mechanism to explain decreased body sizes in aquatic ectotherms?","volume":"28","author":[{"family":"Audzijonyte","given":"Asta"},{"family":"Barneche","given":"Diego R."},{"family":"Baudron","given":"Alan R."},{"family":"Belmaker","given":"Jonathan"},{"family":"Clark","given":"Timothy D."},{"family":"Marshall","given":"C. Tara"},{"family":"Morrongiello","given":"John R."},{"family":"Rijn","given":"Itai","non-dropping-particle":"van"}],"issued":{"date-parts":[["2019"]]}}},{"id":968,"uris":["http://zotero.org/users/6116610/items/2KIM9KT7"],"uri":["http://zotero.org/users/6116610/items/2KIM9KT7"],"itemData":{"id":968,"type":"article-journal","abstract":"Although a number of theories exist, there is currently little consensus on drivers of thermal performance in ectotherms, and fish in particular. We present a g","container-title":"Conservation Physiology","DOI":"10.1093/conphys/coz025","issue":"1","journalAbbreviation":"Conserv Physiol","language":"en","source":"academic.oup.com","title":"Thermal performance of fish is explained by an interplay between physiology, behaviour and ecology","URL":"https://academic.oup.com/conphys/article/7/1/coz025/5512702","volume":"7","author":[{"family":"Neubauer","given":"Philipp"},{"family":"Andersen","given":"Ken H."}],"accessed":{"date-parts":[["2019",12,20]]},"issued":{"date-parts":[["2019",1,1]]}}}],"schema":"https://github.com/citation-style-language/schema/raw/master/csl-citation.json"} </w:instrText>
      </w:r>
      <w:r w:rsidRPr="0001320D">
        <w:rPr>
          <w:rFonts w:eastAsiaTheme="minorEastAsia"/>
        </w:rPr>
        <w:fldChar w:fldCharType="separate"/>
      </w:r>
      <w:r w:rsidR="00AF30A5">
        <w:rPr>
          <w:lang w:val="en-GB"/>
        </w:rPr>
        <w:t>(Audzijonyte et al., 2019; Neubauer &amp; Andersen, 2019; Ohlberger, 2013)</w:t>
      </w:r>
      <w:r w:rsidRPr="0001320D">
        <w:rPr>
          <w:rFonts w:eastAsiaTheme="minorEastAsia"/>
        </w:rPr>
        <w:fldChar w:fldCharType="end"/>
      </w:r>
      <w:r w:rsidRPr="00B37A74">
        <w:rPr>
          <w:rFonts w:eastAsiaTheme="minorEastAsia"/>
        </w:rPr>
        <w:t xml:space="preserve">, theoretical growth models, such as Pütter growth models </w:t>
      </w:r>
      <w:r w:rsidRPr="00B37A74">
        <w:rPr>
          <w:rFonts w:eastAsiaTheme="minorEastAsia"/>
        </w:rPr>
        <w:fldChar w:fldCharType="begin"/>
      </w:r>
      <w:r w:rsidR="00AF30A5">
        <w:rPr>
          <w:rFonts w:eastAsiaTheme="minorEastAsia"/>
        </w:rPr>
        <w:instrText xml:space="preserve"> ADDIN ZOTERO_ITEM CSL_CITATION {"citationID":"a1ec33dmjl4","properties":{"formattedCitation":"(P\\uc0\\u252{}tter, 1920)","plainCitation":"(Pütter, 1920)","noteIndex":0},"citationItems":[{"id":943,"uris":["http://zotero.org/users/6116610/items/563CFA8V"],"uri":["http://zotero.org/users/6116610/items/563CFA8V"],"itemData":{"id":943,"type":"article-journal","container-title":"Pflüger's Archiv für die gesamte Physiologie des Menschen und der Tiere","DOI":"10.1007/BF01755094","ISSN":"1432-2013","issue":"1","journalAbbreviation":"Pflügers Arch.","language":"de","page":"298-340","source":"Springer Link","title":"Studien über physiologische Ähnlichkeit VI. Wachstumsähnlichkeiten","volume":"180","author":[{"family":"Pütter","given":"August"}],"issued":{"date-parts":[["1920",12,1]]}}}],"schema":"https://github.com/citation-style-language/schema/raw/master/csl-citation.json"} </w:instrText>
      </w:r>
      <w:r w:rsidRPr="00B37A74">
        <w:rPr>
          <w:rFonts w:eastAsiaTheme="minorEastAsia"/>
        </w:rPr>
        <w:fldChar w:fldCharType="separate"/>
      </w:r>
      <w:r w:rsidR="00AF30A5" w:rsidRPr="00AF30A5">
        <w:rPr>
          <w:lang w:val="en-GB"/>
        </w:rPr>
        <w:t>(Pütter, 1920)</w:t>
      </w:r>
      <w:r w:rsidRPr="00B37A74">
        <w:rPr>
          <w:rFonts w:eastAsiaTheme="minorEastAsia"/>
        </w:rPr>
        <w:fldChar w:fldCharType="end"/>
      </w:r>
      <w:r w:rsidRPr="00B37A74">
        <w:rPr>
          <w:rFonts w:eastAsiaTheme="minorEastAsia"/>
        </w:rPr>
        <w:t xml:space="preserve">, including </w:t>
      </w:r>
      <w:r w:rsidRPr="00B37A74">
        <w:rPr>
          <w:rFonts w:eastAsiaTheme="minorEastAsia" w:cstheme="minorHAnsi"/>
        </w:rPr>
        <w:t xml:space="preserve">the von Bertalanffy growth model (VBGM) </w:t>
      </w:r>
      <w:r w:rsidRPr="0001320D">
        <w:rPr>
          <w:rFonts w:eastAsiaTheme="minorEastAsia" w:cstheme="minorHAnsi"/>
        </w:rPr>
        <w:fldChar w:fldCharType="begin"/>
      </w:r>
      <w:r w:rsidR="00AF30A5">
        <w:rPr>
          <w:rFonts w:eastAsiaTheme="minorEastAsia" w:cstheme="minorHAnsi"/>
        </w:rPr>
        <w:instrText xml:space="preserve"> ADDIN ZOTERO_ITEM CSL_CITATION {"citationID":"a1p79l52h45","properties":{"formattedCitation":"(von Bertalanffy, 1957)","plainCitation":"(von Bertalanffy, 1957)","noteIndex":0},"citationItems":[{"id":436,"uris":["http://zotero.org/users/6116610/items/95Y5YZXG"],"uri":["http://zotero.org/users/6116610/items/95Y5YZXG"],"itemData":{"id":436,"type":"article-journal","container-title":"The quarterly review of biology","issue":"3","page":"217–231","title":"Laws in metabolism and growth","volume":"32","author":[{"family":"Bertalanffy","given":"L","non-dropping-particle":"von"}],"issued":{"date-parts":[["1957"]]}}}],"schema":"https://github.com/citation-style-language/schema/raw/master/csl-citation.json"} </w:instrText>
      </w:r>
      <w:r w:rsidRPr="0001320D">
        <w:rPr>
          <w:rFonts w:eastAsiaTheme="minorEastAsia" w:cstheme="minorHAnsi"/>
        </w:rPr>
        <w:fldChar w:fldCharType="separate"/>
      </w:r>
      <w:r w:rsidR="00AF30A5">
        <w:rPr>
          <w:lang w:val="en-GB"/>
        </w:rPr>
        <w:t>(von Bertalanffy, 1957)</w:t>
      </w:r>
      <w:r w:rsidRPr="0001320D">
        <w:rPr>
          <w:rFonts w:eastAsiaTheme="minorEastAsia" w:cstheme="minorHAnsi"/>
        </w:rPr>
        <w:fldChar w:fldCharType="end"/>
      </w:r>
      <w:r w:rsidRPr="00B37A74">
        <w:rPr>
          <w:rFonts w:eastAsiaTheme="minorEastAsia" w:cstheme="minorHAnsi"/>
        </w:rPr>
        <w:t xml:space="preserve">, </w:t>
      </w:r>
      <w:r w:rsidR="0032004D">
        <w:rPr>
          <w:rFonts w:eastAsiaTheme="minorEastAsia" w:cstheme="minorHAnsi"/>
        </w:rPr>
        <w:t>commonly</w:t>
      </w:r>
      <w:r>
        <w:rPr>
          <w:rFonts w:eastAsiaTheme="minorEastAsia" w:cstheme="minorHAnsi"/>
        </w:rPr>
        <w:t xml:space="preserve"> </w:t>
      </w:r>
      <w:r w:rsidRPr="00B37A74">
        <w:rPr>
          <w:rFonts w:eastAsiaTheme="minorEastAsia"/>
        </w:rPr>
        <w:t xml:space="preserve">predict </w:t>
      </w:r>
      <w:r w:rsidRPr="00B37A74">
        <w:rPr>
          <w:rFonts w:eastAsiaTheme="minorEastAsia" w:cstheme="minorHAnsi"/>
        </w:rPr>
        <w:t xml:space="preserve">declines in asymptotic body mass with temperature and declines in optimum growth temperature with body mass, </w:t>
      </w:r>
      <w:r w:rsidRPr="00B37A74">
        <w:rPr>
          <w:rFonts w:eastAsiaTheme="minorEastAsia"/>
        </w:rPr>
        <w:t>in line with the TSR</w:t>
      </w:r>
      <w:r w:rsidRPr="00B37A74">
        <w:rPr>
          <w:rFonts w:eastAsiaTheme="minorEastAsia" w:cstheme="minorHAnsi"/>
        </w:rPr>
        <w:t xml:space="preserve"> </w:t>
      </w:r>
      <w:r w:rsidRPr="0001320D">
        <w:rPr>
          <w:rFonts w:eastAsiaTheme="minorEastAsia" w:cstheme="minorHAnsi"/>
        </w:rPr>
        <w:fldChar w:fldCharType="begin"/>
      </w:r>
      <w:r w:rsidR="00AF30A5">
        <w:rPr>
          <w:rFonts w:eastAsiaTheme="minorEastAsia" w:cstheme="minorHAnsi"/>
        </w:rPr>
        <w:instrText xml:space="preserve"> ADDIN ZOTERO_ITEM CSL_CITATION {"citationID":"wUz07w2f","properties":{"formattedCitation":"(Morita et al., 2010; Pauly, 2021; Pauly &amp; Cheung, 2018a; Perrin, 1995)","plainCitation":"(Morita et al., 2010; Pauly, 2021; Pauly &amp; Cheung, 2018a; Perrin, 1995)","noteIndex":0},"citationItems":[{"id":162,"uris":["http://zotero.org/users/6116610/items/FG2MLFH5"],"uri":["http://zotero.org/users/6116610/items/FG2MLFH5"],"itemData":{"id":162,"type":"article-journal","container-title":"Oikos","page":"137–139","title":"About Berrigan and Charnov's life-history puzzle","author":[{"family":"Perrin","given":"N"}],"issued":{"date-parts":[["1995"]]}}},{"id":886,"uris":["http://zotero.org/users/6116610/items/H7FEY4AA"],"uri":["http://zotero.org/users/6116610/items/H7FEY4AA"],"itemData":{"id":886,"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id":18,"uris":["http://zotero.org/users/6116610/items/4VSDHP9D"],"uri":["http://zotero.org/users/6116610/items/4VSDHP9D"],"itemData":{"id":18,"type":"article-journal","abstract":"One of the main expected responses of marine fishes to ocean warming is decrease in body size, as supported by evidence from empirical data and theoretical modeling. The theoretical underpinning for fish shrinking is that the oxygen supply to large fish size cannot be met by their gills, whose surface area cannot keep up with the oxygen demand by their three-dimensional bodies. However, Lefevre et al. (Global Change Biology, 2017, 23, 3449–3459) argue against such theory. Here, we reassert, with the Gill-Oxygen Limitation Theory (GOLT), that gills, which must retain the properties of open surfaces because their growth, even while hyperallometric, cannot keep up with the demand of growing three-dimensional bodies. Also, we show that a wide range of biological features of fish and other water-breathing organisms can be understood when gill area limitation is used as an explanation. We also note that an alternative to GOLT, offering a more parsimonious explanation for these features of water-breathers has not been proposed. Available empirical evidence corroborates predictions of decrease in body sizes under ocean warming based on GOLT, with the magnitude of the predicted change increases when using more species-specific parameter values of metabolic scaling.","container-title":"Global Change Biology","DOI":"10.1111/gcb.13831","ISSN":"13541013","issue":"1","language":"en","page":"e15-e26","source":"Crossref","title":"Sound physiological knowledge and principles in modeling shrinking of fishes under climate change","volume":"24","author":[{"family":"Pauly","given":"Daniel"},{"family":"Cheung","given":"William W. L."}],"issued":{"date-parts":[["2018",1]]}}},{"id":2526,"uris":["http://zotero.org/users/6116610/items/TGDUFZSE"],"uri":["http://zotero.org/users/6116610/items/TGDUFZSE"],"itemData":{"id":2526,"type":"article-journal","abstract":"The gill-oxygen limitation theory (GOLT) provides mechanisms for key aspects of the biology (food conversion efficiency, growth and its response to temperature, the timing of maturation, and others) of water-breathing ectotherms (WBEs). The GOLT’s basic tenet is that the surface area of the gills or other respiratory surfaces of WBE cannot, as two-dimensional structures, supply them with sufficient oxygen to keep up with the growth of their three-dimensional bodies. Thus, a lower relative oxygen supply induces sexual maturation, and later a slowing and cessation of growth, along with an increase of physiological processes relying on glycolytic enzymes and a declining role of oxidative enzymes. Because the “dimensional tension” underlying this argument is widely misunderstood, emphasis is given to a detailed refutation of objections to the GOLT. This theory still needs to be put on a solid quantitative basis, which will occur after the misconceptions surrounding it are put to rest.\nThe gill-oxygen limitation theory (GOLT) explains many previously unexplained aspects of the life history of fish.\nThe gill-oxygen limitation theory (GOLT) explains many previously unexplained aspects of the life history of fish.","container-title":"Science Advances","DOI":"10.1126/sciadv.abc6050","ISSN":"2375-2548","issue":"2","language":"en","note":"publisher: American Association for the Advancement of Science\nsection: Review","page":"eabc6050","source":"advances.sciencemag.org","title":"The gill-oxygen limitation theory (GOLT) and its critics","volume":"7","author":[{"family":"Pauly","given":"Daniel"}],"issued":{"date-parts":[["2021",1,1]]}}}],"schema":"https://github.com/citation-style-language/schema/raw/master/csl-citation.json"} </w:instrText>
      </w:r>
      <w:r w:rsidRPr="0001320D">
        <w:rPr>
          <w:rFonts w:eastAsiaTheme="minorEastAsia" w:cstheme="minorHAnsi"/>
        </w:rPr>
        <w:fldChar w:fldCharType="separate"/>
      </w:r>
      <w:r w:rsidR="00AF30A5">
        <w:rPr>
          <w:lang w:val="en-GB"/>
        </w:rPr>
        <w:t>(Morita et al., 2010; Pauly, 2021; Pauly &amp; Cheung, 2018a; Perrin, 1995)</w:t>
      </w:r>
      <w:r w:rsidRPr="0001320D">
        <w:rPr>
          <w:rFonts w:eastAsiaTheme="minorEastAsia" w:cstheme="minorHAnsi"/>
        </w:rPr>
        <w:fldChar w:fldCharType="end"/>
      </w:r>
      <w:r w:rsidRPr="00B37A74">
        <w:rPr>
          <w:rFonts w:eastAsiaTheme="minorEastAsia" w:cstheme="minorHAnsi"/>
        </w:rPr>
        <w:t xml:space="preserve">. Yet, the </w:t>
      </w:r>
      <w:r w:rsidRPr="00DD6F08">
        <w:rPr>
          <w:rFonts w:eastAsiaTheme="minorEastAsia" w:cstheme="minorHAnsi"/>
        </w:rPr>
        <w:t>physiological</w:t>
      </w:r>
      <w:r w:rsidRPr="00B37A74">
        <w:rPr>
          <w:rFonts w:eastAsiaTheme="minorEastAsia" w:cstheme="minorHAnsi"/>
        </w:rPr>
        <w:t xml:space="preserve"> basis of these models has been questioned, as the commonly applied scaling parameters (mass exponents) tend to differ from empirical estimates</w:t>
      </w:r>
      <w:r w:rsidR="008F0699">
        <w:rPr>
          <w:rFonts w:eastAsiaTheme="minorEastAsia" w:cstheme="minorHAnsi"/>
        </w:rPr>
        <w:t xml:space="preserve"> </w:t>
      </w:r>
      <w:r w:rsidRPr="00B37A74">
        <w:fldChar w:fldCharType="begin"/>
      </w:r>
      <w:r w:rsidR="00AF30A5">
        <w:instrText xml:space="preserve"> ADDIN ZOTERO_ITEM CSL_CITATION {"citationID":"lIXKc2Mm","properties":{"formattedCitation":"(Lefevre et al., 2018; Marshall &amp; White, 2019)","plainCitation":"(Lefevre et al., 2018; Marshall &amp; White, 2019)","noteIndex":0},"citationItems":[{"id":844,"uris":["http://zotero.org/users/6116610/items/6KT3Y3GN"],"uri":["http://zotero.org/users/6116610/items/6KT3Y3GN"],"itemData":{"id":844,"type":"article-journal","container-title":"Global Change Biology","DOI":"10.1111/gcb.13978","ISSN":"1354-1013, 1365-2486","issue":"2","language":"en","page":"553-556","source":"Crossref","title":"In modelling effects of global warming, invalid assumptions lead to unrealistic projections","volume":"24","author":[{"family":"Lefevre","given":"Sjannie"},{"family":"McKenzie","given":"David J."},{"family":"Nilsson","given":"Göran E."}],"issued":{"date-parts":[["2018",2]]}}},{"id":35,"uris":["http://zotero.org/users/6116610/items/ESFFAJ5S"],"uri":["http://zotero.org/users/6116610/items/ESFFAJ5S"],"itemData":{"id":35,"type":"article-journal","container-title":"Trends in Ecology &amp; Evolution","DOI":"10.1016/j.tree.2018.10.005","ISSN":"01695347","issue":"2","language":"en","page":"102-111","source":"Crossref","title":"Have we outgrown the existing models of growth?","volume":"34","author":[{"family":"Marshall","given":"Dustin J."},{"family":"White","given":"Craig R."}],"issued":{"date-parts":[["2019"]]}}}],"schema":"https://github.com/citation-style-language/schema/raw/master/csl-citation.json"} </w:instrText>
      </w:r>
      <w:r w:rsidRPr="00B37A74">
        <w:fldChar w:fldCharType="separate"/>
      </w:r>
      <w:r w:rsidR="00AF30A5">
        <w:rPr>
          <w:lang w:val="en-GB"/>
        </w:rPr>
        <w:t>(Lefevre et al., 2018; Marshall &amp; White, 2019)</w:t>
      </w:r>
      <w:r w:rsidRPr="00B37A74">
        <w:fldChar w:fldCharType="end"/>
      </w:r>
      <w:r w:rsidRPr="00B37A74">
        <w:rPr>
          <w:rFonts w:eastAsiaTheme="minorEastAsia"/>
        </w:rPr>
        <w:t xml:space="preserve">. Hence, despite attempting to describe growth from first principles, Pütter growth models can also be viewed as phenomenological. In more mechanistic growth models, the difference between energy gain and expenditure is partitioned between somatic growth and gonads </w:t>
      </w:r>
      <w:r w:rsidRPr="0001320D">
        <w:rPr>
          <w:rFonts w:eastAsiaTheme="minorEastAsia"/>
        </w:rPr>
        <w:fldChar w:fldCharType="begin"/>
      </w:r>
      <w:r w:rsidR="00AF30A5">
        <w:rPr>
          <w:rFonts w:eastAsiaTheme="minorEastAsia"/>
        </w:rPr>
        <w:instrText xml:space="preserve"> ADDIN ZOTERO_ITEM CSL_CITATION {"citationID":"aqpecugma4","properties":{"formattedCitation":"(Essington et al., 2001; Jobling, 1997; Kitchell et al., 1977; Ursin, 1967)","plainCitation":"(Essington et al., 2001; Jobling, 1997; Kitchell et al., 1977; Ursin, 1967)","noteIndex":0},"citationItems":[{"id":895,"uris":["http://zotero.org/users/6116610/items/5G6C5LEF"],"uri":["http://zotero.org/users/6116610/items/5G6C5LEF"],"itemData":{"id":895,"type":"article-journal","container-title":"Journal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id":177,"uris":["http://zotero.org/users/6116610/items/4RNEVDMA"],"uri":["http://zotero.org/users/6116610/items/4RNEVDMA"],"itemData":{"id":177,"type":"article-journal","container-title":"Journal of the Fisheries Board of Canada","issue":"10","page":"1922–1935","title":"Applications of a bioenergetics model to yellow perch (&lt;i&gt;Perca flavescens&lt;/i&gt;) and walleye (&lt;i&gt;Stizostedion vitreum vitreum&lt;/i&gt;)","volume":"34","author":[{"family":"Kitchell","given":"James F"},{"family":"Stewart","given":"Donald J"},{"family":"Weininger","given":"David"}],"issued":{"date-parts":[["1977"]]}}},{"id":506,"uris":["http://zotero.org/users/6116610/items/AQWW4RPV"],"uri":["http://zotero.org/users/6116610/items/AQWW4RPV"],"itemData":{"id":506,"type":"chapter","container-title":"Global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G"}],"issued":{"date-parts":[["1997"]]}}},{"id":893,"uris":["http://zotero.org/users/6116610/items/5KJ5HF4D"],"uri":["http://zotero.org/users/6116610/items/5KJ5HF4D"],"itemData":{"id":893,"type":"article-journal","abstract":"The von Bertalanffy growth function (VBGF) is based on a bioenergetic expression of fish growth; therefore, size-at-age data can theoretically be used to estimate fish consumption rates. We evaluated the accuracy of VBGFderived consumption rates by performing a meta-analysis and sensitivity analysis of VBGF assumptions, and we used Bayesian parameter estimation to quantify uncertainty in these estimates. The VBGF was robust to its assumption regarding the allometry of catabolism but was highly sensitive to the assumed allometry of consumption. Consequently, the commonly used form (“specialized” VBGF), which makes a strong assumption regarding the allometric slope of consumption, often grossly underestimates (&gt;50%) consumption. The precision of the VBGF depended on characteristics of the size-at-age data used to parameterize the model. When data indicate decelerating growth, consumption rates were estimated with good precision; we estimated a 70% probability that bluefin tuna (Thunnus thynnus) consumption rates were between 1 and 2% body mass per day. Otherwise, consumption estimates were poorly defined; yellowfin tuna (Thunnus albacares) consumption rates between 2 and 7% per day were all equally likely. We conclude that VBGF can be a useful tool for estimating fish consumption rates, but potential biases and precision of these estimates should be evaluated on a case-by-case basis.","container-title":"Canadian Journal of Fisheries and Aquatic Sciences","DOI":"10.1139/cjfas-58-11-2129","ISSN":"12057533, 0706652X","issue":"11","language":"en","page":"2129-2138","source":"Crossref","title":"The von Bertalanffy growth function, bioenergetics, and the consumption rates of fish","volume":"58","author":[{"family":"Essington","given":"Timothy E."},{"family":"Kitchell","given":"James F."},{"family":"Walters","given":"Carl J."}],"issued":{"date-parts":[["2001"]]}}}],"schema":"https://github.com/citation-style-language/schema/raw/master/csl-citation.json"} </w:instrText>
      </w:r>
      <w:r w:rsidRPr="0001320D">
        <w:rPr>
          <w:rFonts w:eastAsiaTheme="minorEastAsia"/>
        </w:rPr>
        <w:fldChar w:fldCharType="separate"/>
      </w:r>
      <w:r w:rsidR="00AF30A5">
        <w:rPr>
          <w:lang w:val="en-GB"/>
        </w:rPr>
        <w:t>(Essington et al., 2001; Jobling, 1997; Kitchell et al., 1977; Ursin, 1967)</w:t>
      </w:r>
      <w:r w:rsidRPr="0001320D">
        <w:rPr>
          <w:rFonts w:eastAsiaTheme="minorEastAsia"/>
        </w:rPr>
        <w:fldChar w:fldCharType="end"/>
      </w:r>
      <w:r w:rsidRPr="00B37A74">
        <w:rPr>
          <w:rFonts w:eastAsiaTheme="minorEastAsia"/>
        </w:rPr>
        <w:t>. Energy gain is normally the amount of energy extracted from consumed food and expenditure</w:t>
      </w:r>
      <w:r w:rsidR="00D07D6E">
        <w:rPr>
          <w:rFonts w:eastAsiaTheme="minorEastAsia"/>
        </w:rPr>
        <w:t>, which</w:t>
      </w:r>
      <w:r w:rsidRPr="00B37A74">
        <w:rPr>
          <w:rFonts w:eastAsiaTheme="minorEastAsia"/>
        </w:rPr>
        <w:t xml:space="preserve"> is defined as maintenance, activity and feeding metabolism. These components of the energetics of growth are found in dynamic energy budget models </w:t>
      </w:r>
      <w:r w:rsidRPr="0001320D">
        <w:rPr>
          <w:rFonts w:eastAsiaTheme="minorEastAsia"/>
        </w:rPr>
        <w:fldChar w:fldCharType="begin"/>
      </w:r>
      <w:r w:rsidR="00AF30A5">
        <w:rPr>
          <w:rFonts w:eastAsiaTheme="minorEastAsia"/>
        </w:rPr>
        <w:instrText xml:space="preserve"> ADDIN ZOTERO_ITEM CSL_CITATION {"citationID":"ftCheSWv","properties":{"formattedCitation":"(Kitchell et al., 1977; Kooijman, 1993)","plainCitation":"(Kitchell et al., 1977; Kooijman, 1993)","noteIndex":0},"citationItems":[{"id":177,"uris":["http://zotero.org/users/6116610/items/4RNEVDMA"],"uri":["http://zotero.org/users/6116610/items/4RNEVDMA"],"itemData":{"id":177,"type":"article-journal","container-title":"Journal of the Fisheries Board of Canada","issue":"10","page":"1922–1935","title":"Applications of a bioenergetics model to yellow perch (&lt;i&gt;Perca flavescens&lt;/i&gt;) and walleye (&lt;i&gt;Stizostedion vitreum vitreum&lt;/i&gt;)","volume":"34","author":[{"family":"Kitchell","given":"James F"},{"family":"Stewart","given":"Donald J"},{"family":"Weininger","given":"David"}],"issued":{"date-parts":[["1977"]]}}},{"id":668,"uris":["http://zotero.org/users/6116610/items/8BWJYUP7"],"uri":["http://zotero.org/users/6116610/items/8BWJYUP7"],"itemData":{"id":668,"type":"book","ISBN":"0-521-45223-6","publisher":"Cambridge University Press","title":"Dynamic energy budgets in biological systems","author":[{"family":"Kooijman","given":"Sebastiaan Adriaan Louis Maria"}],"issued":{"date-parts":[["1993"]]}}}],"schema":"https://github.com/citation-style-language/schema/raw/master/csl-citation.json"} </w:instrText>
      </w:r>
      <w:r w:rsidRPr="0001320D">
        <w:rPr>
          <w:rFonts w:eastAsiaTheme="minorEastAsia"/>
        </w:rPr>
        <w:fldChar w:fldCharType="separate"/>
      </w:r>
      <w:r w:rsidR="00AF30A5">
        <w:rPr>
          <w:lang w:val="en-GB"/>
        </w:rPr>
        <w:t>(Kitchell et al., 1977; Kooijman, 1993)</w:t>
      </w:r>
      <w:r w:rsidRPr="0001320D">
        <w:rPr>
          <w:rFonts w:eastAsiaTheme="minorEastAsia"/>
        </w:rPr>
        <w:fldChar w:fldCharType="end"/>
      </w:r>
      <w:r w:rsidRPr="00B37A74">
        <w:rPr>
          <w:rFonts w:eastAsiaTheme="minorEastAsia"/>
        </w:rPr>
        <w:t>, including</w:t>
      </w:r>
      <w:r w:rsidR="00D07D6E">
        <w:rPr>
          <w:rFonts w:eastAsiaTheme="minorEastAsia"/>
        </w:rPr>
        <w:t xml:space="preserve"> those used in</w:t>
      </w:r>
      <w:r w:rsidRPr="00B37A74">
        <w:rPr>
          <w:rFonts w:eastAsiaTheme="minorEastAsia"/>
        </w:rPr>
        <w:t xml:space="preserve"> physiologically structured population models (PSPMs) </w:t>
      </w:r>
      <w:r w:rsidRPr="0001320D">
        <w:rPr>
          <w:rFonts w:eastAsiaTheme="minorEastAsia"/>
        </w:rPr>
        <w:fldChar w:fldCharType="begin"/>
      </w:r>
      <w:r w:rsidR="00AF30A5">
        <w:rPr>
          <w:rFonts w:eastAsiaTheme="minorEastAsia"/>
        </w:rPr>
        <w:instrText xml:space="preserve"> ADDIN ZOTERO_ITEM CSL_CITATION {"citationID":"YD2Z7X2y","properties":{"formattedCitation":"(de Roos &amp; Persson, 2001)","plainCitation":"(de Roos &amp; Persson, 2001)","noteIndex":0},"citationItems":[{"id":769,"uris":["http://zotero.org/users/6116610/items/HDUAKQZR"],"uri":["http://zotero.org/users/6116610/items/HDUAKQZR"],"itemData":{"id":769,"type":"article-journal","abstract":"A ubiquitous feature of natural communities is the variation in size that can be observed between organisms, a variation that to a substantial degree is intraspecific. Size variation within species by necessity implies that ecological interactions vary both in intensity and type over the life cycle of an individual. Physiologically structured population models (PSPMs) constitute a modelling approach especially designed to analyse these size-dependent interactions as they explicitly link individual level processes such as consumption and growth to population dynamics. We discuss two cases where PSPMs have been used to analyse the dynamics of size-structured populations. In the first case, a model of a size-structured consumer population feeding on a non-structured prey was successful in predicting both qualitative (mechanisms) and quantitative (individual growth, survival, cycle amplitude) aspects of the population dynamics of a planktivorous fish population. We conclude that single generation cycles as a result of intercohort competition is a general outcome of size-structured consumer–resource interactions. In the second case, involving both cohort competition and cannibalism, we show that PSPMs may predict double asymptotic growth trajectories with individuals ending up as giants. These growth trajectories, which have also been observed in field data, could not be predicted from individual level information, but are emergent properties of the population feedback on individual processes. In contrast to the size-structured consumer–resource model, the dynamics in this case cannot be reduced to simpler lumped stage-based models, but can only be analysed within the domain of PSPMs. Parameter values used in PSPMs adhere to the individual level and are derived independently from the system at focus, whereas model predictions involve both population level processes and individual level processes under conditions of population feedback. This leads to an increased ability to test model predictions but also to a larger set of variables that is predicted at both the individual and population level. The results turn out to be relatively robust to specific model assumptions and thus render a higher degree of generality than purely individual-based models. At the same time, PSPMs offer a much higher degree of realism, precision and testing ability than lumped stage-based or non-structured models. The results of our analyses so far suggest that also in more complex species configurations only a limited set of mechanisms determines the dynamics of PSPMs. We therefore conclude that there is a high potential for developing an individual-based, size-dependent community theory using PSPMs.","container-title":"Oikos","DOI":"10.1034/j.1600-0706.2001.11313.x","ISSN":"1600-0706","issue":"1","language":"en","page":"51-71","source":"Wiley Online Library","title":"Physiologically structured models – from versatile technique to ecological theory","volume":"94","author":[{"family":"Roos","given":"André M.","non-dropping-particle":"de"},{"family":"Persson","given":"Lennart"}],"issued":{"date-parts":[["2001"]]}}}],"schema":"https://github.com/citation-style-language/schema/raw/master/csl-citation.json"} </w:instrText>
      </w:r>
      <w:r w:rsidRPr="0001320D">
        <w:rPr>
          <w:rFonts w:eastAsiaTheme="minorEastAsia"/>
        </w:rPr>
        <w:fldChar w:fldCharType="separate"/>
      </w:r>
      <w:r w:rsidR="00AF30A5">
        <w:rPr>
          <w:lang w:val="en-GB"/>
        </w:rPr>
        <w:t>(de Roos &amp; Persson, 2001)</w:t>
      </w:r>
      <w:r w:rsidRPr="0001320D">
        <w:rPr>
          <w:rFonts w:eastAsiaTheme="minorEastAsia"/>
        </w:rPr>
        <w:fldChar w:fldCharType="end"/>
      </w:r>
      <w:r w:rsidRPr="0001320D">
        <w:rPr>
          <w:rFonts w:eastAsiaTheme="minorEastAsia"/>
        </w:rPr>
        <w:t xml:space="preserve"> and size-spectrum models </w:t>
      </w:r>
      <w:r w:rsidRPr="0001320D">
        <w:rPr>
          <w:rFonts w:eastAsiaTheme="minorEastAsia"/>
        </w:rPr>
        <w:fldChar w:fldCharType="begin"/>
      </w:r>
      <w:r w:rsidR="00AF30A5">
        <w:rPr>
          <w:rFonts w:eastAsiaTheme="minorEastAsia"/>
        </w:rPr>
        <w:instrText xml:space="preserve"> ADDIN ZOTERO_ITEM CSL_CITATION {"citationID":"CXHy4Ayv","properties":{"formattedCitation":"(Blanchard et al., 2017; Hartvig et al., 2011; Maury &amp; Poggiale, 2013)","plainCitation":"(Blanchard et al., 2017; Hartvig et al., 2011; Maury &amp; Poggiale, 2013)","noteIndex":0},"citationItems":[{"id":46,"uris":["http://zotero.org/users/6116610/items/DI6PRUI4"],"uri":["http://zotero.org/users/6116610/items/DI6PRUI4"],"itemData":{"id":46,"type":"article-journal","abstract":"We synthesise traditional unstructured food webs, allometric body size scaling, trait-based modelling, and physiologically structured modelling to provide a novel and ecologically relevant tool for sizestructured food webs. The framework allows food web models to include ontogenetic growth and life-history omnivory at the individual level by resolving the population structure of each species as a sizespectrum. Each species is characterised by the trait ‘size at maturation’, and all model parameters are made species independent through scaling with individual body size and size at maturation. Parameter values are determined from cross-species analysis of ﬁsh communities as life-history omnivory is widespread in aquatic systems, but may be reparameterised for other systems. An ensemble of food webs is generated and the resulting communities are analysed at four levels of organisation: community level, species level, trait level, and individual level. The model may be solved analytically by assuming that the community spectrum follows a power law. The analytical solution provides a baseline expectation of the results of complex food web simulations, and agrees well with the predictions of the full model on biomass distribution as a function of individual size, biomass distribution as a function of size at maturation, and relation between predator–prey mass ratio of preferred and eaten food. The full model additionally predicts the diversity distribution as a function of size at maturation.","container-title":"Journal of Theoretical Biology","DOI":"10.1016/j.jtbi.2010.12.006","ISSN":"00225193","issue":"1","language":"en","page":"113-122","source":"Crossref","title":"Food web framework for size-structured populations","volume":"272","author":[{"family":"Hartvig","given":"Martin"},{"family":"Andersen","given":"Ken H."},{"family":"Beyer","given":"Jan E."}],"issued":{"date-parts":[["2011",3]]}}},{"id":954,"uris":["http://zotero.org/users/6116610/items/ZNLN5ZMY"],"uri":["http://zotero.org/users/6116610/items/ZNLN5ZMY"],"itemData":{"id":954,"type":"article-journal","abstract":"Individual metabolism, predator–prey relationships, and the role of biodiversity are major factors underlying the dynamics of food webs and their response to environmental variability. Despite their crucial, complementary and interacting influences, they are usually not considered simultaneously in current marine ecosystem models. In an attempt to fill this gap and determine if these factors and their interaction are sufficient to allow realistic community structure and dynamics to emerge, we formulate a mathematical model of the size-structured dynamics of marine communities which integrates mechanistically individual, population and community levels. The model represents the transfer of energy generated in both time and size by an infinite number of interacting fish species spanning from very small to very large species. It is based on standard individual level assumptions of the Dynamic Energy Budget theory (DEB) as well as important ecological processes such as opportunistic size-based predation and competition for food. Resting on the inter-specific body-size scaling relationships of the DEB theory, the diversity of life-history traits (i.e. biodiversity) is explicitly integrated. The stationary solutions of the model as well as the transient solutions arising when environmental signals (e.g. variability of primary production and temperature) propagate through the ecosystem are studied using numerical simulations. It is shown that in the absence of density-dependent feedback processes, the model exhibits unstable oscillations. Density-dependent schooling probability and schooling-dependent predatory and disease mortalities are proposed to be important stabilizing factors allowing stationary solutions to be reached. At the community level, the shape and slope of the obtained quasi-linear stationary spectrum matches well with empirical studies. When oscillations of primary production are simulated, the model predicts that the variability propagates along the spectrum in a given frequency-dependent size range before decreasing for larger sizes. At the species level, the simulations show that small and large species dominate the community successively (small species being more abundant at small sizes and large species being more abundant at large sizes) and that the total biomass of a species decreases with its maximal size which again corroborates empirical studies. Our results indicate that the simultaneous consideration of individual growth and reproduction, size-structured trophic interactions, the diversity of life-history traits and a density-dependent stabilizing process allow realistic community structure and dynamics to emerge without any arbitrary prescription. As a logical consequence of our model construction and a basis for future studies, we define the function Φ as the relative contribution of each species to the total biomass of the ecosystem, for any given size. We argue that this function is a measure of the functional role of biodiversity characterizing the impact of the structure of the community (its species composition) on its function (the relative proportions of losses, dissipation and biological work).","container-title":"Journal of Theoretical Biology","DOI":"10.1016/j.jtbi.2013.01.018","ISSN":"0022-5193","journalAbbreviation":"Journal of Theoretical Biology","language":"en","page":"52-71","source":"ScienceDirect","title":"From individuals to populations to communities: A dynamic energy budget model of marine ecosystem size-spectrum including life history diversity","title-short":"From individuals to populations to communities","volume":"324","author":[{"family":"Maury","given":"Olivier"},{"family":"Poggiale","given":"Jean-Christophe"}],"issued":{"date-parts":[["2013",5,7]]}}},{"id":977,"uris":["http://zotero.org/users/6116610/items/QYPPUEVK"],"uri":["http://zotero.org/users/6116610/items/QYPPUEVK"],"itemData":{"id":977,"type":"article-journal","container-title":"Trends in Ecology &amp; Evolution","DOI":"10.1016/j.tree.2016.12.003","ISSN":"01695347","issue":"3","journalAbbreviation":"Trends in Ecology &amp; Evolution","language":"en","page":"174-186","source":"DOI.org (Crossref)","title":"From bacteria to whales: Using functional size spectra to model marine ecosystems","title-short":"From Bacteria to Whales","volume":"32","author":[{"family":"Blanchard","given":"Julia L."},{"family":"Heneghan","given":"Ryan F."},{"family":"Everett","given":"Jason D."},{"family":"Trebilco","given":"Rowan"},{"family":"Richardson","given":"Anthony J."}],"issued":{"date-parts":[["2017",3]]}}}],"schema":"https://github.com/citation-style-language/schema/raw/master/csl-citation.json"} </w:instrText>
      </w:r>
      <w:r w:rsidRPr="0001320D">
        <w:rPr>
          <w:rFonts w:eastAsiaTheme="minorEastAsia"/>
        </w:rPr>
        <w:fldChar w:fldCharType="separate"/>
      </w:r>
      <w:r w:rsidR="00AF30A5">
        <w:rPr>
          <w:lang w:val="en-GB"/>
        </w:rPr>
        <w:t>(Blanchard et al., 2017; Hartvig et al., 2011; Maury &amp; Poggiale, 2013)</w:t>
      </w:r>
      <w:r w:rsidRPr="0001320D">
        <w:rPr>
          <w:rFonts w:eastAsiaTheme="minorEastAsia"/>
        </w:rPr>
        <w:fldChar w:fldCharType="end"/>
      </w:r>
      <w:r w:rsidRPr="00B37A74">
        <w:rPr>
          <w:rFonts w:eastAsiaTheme="minorEastAsia"/>
        </w:rPr>
        <w:t xml:space="preserve">. Therefore, it is important to understand how consumption and metabolism rates scale with body mass and temperature in order to understand if and how growth of large fish within populations is limited by temperature, and to evaluate the physiological basis of growth models. </w:t>
      </w:r>
    </w:p>
    <w:p w14:paraId="77035ED8" w14:textId="1FFE6DDF" w:rsidR="00FF0C73" w:rsidRPr="00B37A74" w:rsidRDefault="00FF0C73" w:rsidP="00FF0C73">
      <w:pPr>
        <w:spacing w:line="480" w:lineRule="auto"/>
        <w:ind w:firstLine="284"/>
        <w:contextualSpacing/>
        <w:jc w:val="both"/>
        <w:rPr>
          <w:rFonts w:cstheme="minorHAnsi"/>
        </w:rPr>
      </w:pPr>
      <w:r w:rsidRPr="00B37A74">
        <w:rPr>
          <w:rFonts w:eastAsiaTheme="minorEastAsia"/>
        </w:rPr>
        <w:lastRenderedPageBreak/>
        <w:t>Moreover</w:t>
      </w:r>
      <w:r w:rsidR="00651E5A">
        <w:rPr>
          <w:rFonts w:eastAsiaTheme="minorEastAsia"/>
        </w:rPr>
        <w:t>,</w:t>
      </w:r>
      <w:r>
        <w:rPr>
          <w:rFonts w:eastAsiaTheme="minorEastAsia"/>
        </w:rPr>
        <w:t xml:space="preserve"> </w:t>
      </w:r>
      <w:r w:rsidRPr="00B37A74">
        <w:rPr>
          <w:rFonts w:eastAsiaTheme="minorEastAsia"/>
        </w:rPr>
        <w:t>the effect of body mass and temperature on growth dynamics should be evaluated over ontogeny at the intraspecific level (within species), which better represents the underlying process than interspecific data (among species)</w:t>
      </w:r>
      <w:r w:rsidR="00177E68">
        <w:rPr>
          <w:rFonts w:eastAsiaTheme="minorEastAsia"/>
        </w:rPr>
        <w:t xml:space="preserve"> </w:t>
      </w:r>
      <w:r w:rsidR="00486CB0">
        <w:rPr>
          <w:rFonts w:eastAsiaTheme="minorEastAsia"/>
        </w:rPr>
        <w:fldChar w:fldCharType="begin"/>
      </w:r>
      <w:r w:rsidR="00AF30A5">
        <w:rPr>
          <w:rFonts w:eastAsiaTheme="minorEastAsia"/>
        </w:rPr>
        <w:instrText xml:space="preserve"> ADDIN ZOTERO_ITEM CSL_CITATION {"citationID":"sUn4ve09","properties":{"formattedCitation":"(Marshall &amp; White, 2019)","plainCitation":"(Marshall &amp; White, 2019)","noteIndex":0},"citationItems":[{"id":35,"uris":["http://zotero.org/users/6116610/items/ESFFAJ5S"],"uri":["http://zotero.org/users/6116610/items/ESFFAJ5S"],"itemData":{"id":35,"type":"article-journal","container-title":"Trends in Ecology &amp; Evolution","DOI":"10.1016/j.tree.2018.10.005","ISSN":"01695347","issue":"2","language":"en","page":"102-111","source":"Crossref","title":"Have we outgrown the existing models of growth?","volume":"34","author":[{"family":"Marshall","given":"Dustin J."},{"family":"White","given":"Craig R."}],"issued":{"date-parts":[["2019"]]}}}],"schema":"https://github.com/citation-style-language/schema/raw/master/csl-citation.json"} </w:instrText>
      </w:r>
      <w:r w:rsidR="00486CB0">
        <w:rPr>
          <w:rFonts w:eastAsiaTheme="minorEastAsia"/>
        </w:rPr>
        <w:fldChar w:fldCharType="separate"/>
      </w:r>
      <w:r w:rsidR="00AF30A5">
        <w:rPr>
          <w:lang w:val="en-GB"/>
        </w:rPr>
        <w:t>(Marshall &amp; White, 2019)</w:t>
      </w:r>
      <w:r w:rsidR="00486CB0">
        <w:rPr>
          <w:rFonts w:eastAsiaTheme="minorEastAsia"/>
        </w:rPr>
        <w:fldChar w:fldCharType="end"/>
      </w:r>
      <w:r w:rsidRPr="00B37A74">
        <w:rPr>
          <w:rFonts w:eastAsiaTheme="minorEastAsia"/>
        </w:rPr>
        <w:t xml:space="preserve">. </w:t>
      </w:r>
      <w:r w:rsidR="00DB1AFE">
        <w:rPr>
          <w:rFonts w:eastAsiaTheme="minorEastAsia"/>
        </w:rPr>
        <w:t xml:space="preserve">For instance, </w:t>
      </w:r>
      <w:r w:rsidR="00A0526A">
        <w:rPr>
          <w:rFonts w:eastAsiaTheme="minorEastAsia"/>
        </w:rPr>
        <w:t xml:space="preserve">we </w:t>
      </w:r>
      <w:ins w:id="4" w:author="Max Lindmark" w:date="2021-10-19T16:50:00Z">
        <w:r w:rsidR="009047DF">
          <w:rPr>
            <w:rFonts w:eastAsiaTheme="minorEastAsia"/>
          </w:rPr>
          <w:t xml:space="preserve">are not aware of </w:t>
        </w:r>
      </w:ins>
      <w:r w:rsidR="00DB1AFE" w:rsidRPr="00B37A74">
        <w:rPr>
          <w:rFonts w:eastAsiaTheme="minorEastAsia"/>
        </w:rPr>
        <w:t>an interspecific relationship between optimum growth temperature and body mass</w:t>
      </w:r>
      <w:r w:rsidR="00073015">
        <w:rPr>
          <w:rFonts w:eastAsiaTheme="minorEastAsia"/>
        </w:rPr>
        <w:t>, but within species it may have a large effect</w:t>
      </w:r>
      <w:r w:rsidR="00562866">
        <w:rPr>
          <w:rFonts w:eastAsiaTheme="minorEastAsia"/>
        </w:rPr>
        <w:t xml:space="preserve"> on growth dynamics</w:t>
      </w:r>
      <w:r w:rsidR="00DB1AFE">
        <w:rPr>
          <w:rFonts w:eastAsiaTheme="minorEastAsia"/>
        </w:rPr>
        <w:t>.</w:t>
      </w:r>
      <w:r w:rsidR="00DB1AFE" w:rsidRPr="00B37A74">
        <w:rPr>
          <w:rFonts w:eastAsiaTheme="minorEastAsia"/>
        </w:rPr>
        <w:t xml:space="preserve"> </w:t>
      </w:r>
      <w:r w:rsidRPr="00B37A74">
        <w:rPr>
          <w:rFonts w:eastAsiaTheme="minorEastAsia"/>
        </w:rPr>
        <w:t xml:space="preserve">Despite this, intraspecific body mass and temperature scaling is often inferred from interspecific data, </w:t>
      </w:r>
      <w:r w:rsidR="00C75A8F">
        <w:rPr>
          <w:rFonts w:eastAsiaTheme="minorEastAsia"/>
        </w:rPr>
        <w:t xml:space="preserve">and </w:t>
      </w:r>
      <w:r w:rsidRPr="00B37A74">
        <w:rPr>
          <w:rFonts w:eastAsiaTheme="minorEastAsia"/>
        </w:rPr>
        <w:t xml:space="preserve">we know surprisingly little about </w:t>
      </w:r>
      <w:r>
        <w:rPr>
          <w:rFonts w:eastAsiaTheme="minorEastAsia"/>
        </w:rPr>
        <w:t>average</w:t>
      </w:r>
      <w:r w:rsidRPr="00B37A74">
        <w:rPr>
          <w:rFonts w:eastAsiaTheme="minorEastAsia"/>
        </w:rPr>
        <w:t xml:space="preserve"> relationship between consumption and metabolic exponents within species</w:t>
      </w:r>
      <w:r w:rsidR="00486CB0">
        <w:rPr>
          <w:rFonts w:eastAsiaTheme="minorEastAsia"/>
        </w:rPr>
        <w:t xml:space="preserve"> </w:t>
      </w:r>
      <w:r w:rsidR="00486CB0">
        <w:rPr>
          <w:rFonts w:eastAsiaTheme="minorEastAsia"/>
        </w:rPr>
        <w:fldChar w:fldCharType="begin"/>
      </w:r>
      <w:r w:rsidR="00AF30A5">
        <w:rPr>
          <w:rFonts w:eastAsiaTheme="minorEastAsia"/>
        </w:rPr>
        <w:instrText xml:space="preserve"> ADDIN ZOTERO_ITEM CSL_CITATION {"citationID":"KJBOnxtm","properties":{"formattedCitation":"(Marshall &amp; White, 2019)","plainCitation":"(Marshall &amp; White, 2019)","noteIndex":0},"citationItems":[{"id":35,"uris":["http://zotero.org/users/6116610/items/ESFFAJ5S"],"uri":["http://zotero.org/users/6116610/items/ESFFAJ5S"],"itemData":{"id":35,"type":"article-journal","container-title":"Trends in Ecology &amp; Evolution","DOI":"10.1016/j.tree.2018.10.005","ISSN":"01695347","issue":"2","language":"en","page":"102-111","source":"Crossref","title":"Have we outgrown the existing models of growth?","volume":"34","author":[{"family":"Marshall","given":"Dustin J."},{"family":"White","given":"Craig R."}],"issued":{"date-parts":[["2019"]]}}}],"schema":"https://github.com/citation-style-language/schema/raw/master/csl-citation.json"} </w:instrText>
      </w:r>
      <w:r w:rsidR="00486CB0">
        <w:rPr>
          <w:rFonts w:eastAsiaTheme="minorEastAsia"/>
        </w:rPr>
        <w:fldChar w:fldCharType="separate"/>
      </w:r>
      <w:r w:rsidR="00AF30A5">
        <w:rPr>
          <w:lang w:val="en-GB"/>
        </w:rPr>
        <w:t>(Marshall &amp; White, 2019)</w:t>
      </w:r>
      <w:r w:rsidR="00486CB0">
        <w:rPr>
          <w:rFonts w:eastAsiaTheme="minorEastAsia"/>
        </w:rPr>
        <w:fldChar w:fldCharType="end"/>
      </w:r>
      <w:r w:rsidRPr="00B37A74">
        <w:rPr>
          <w:rFonts w:cstheme="minorHAnsi"/>
        </w:rPr>
        <w:t>.</w:t>
      </w:r>
      <w:r w:rsidRPr="00B37A74">
        <w:rPr>
          <w:rFonts w:eastAsiaTheme="minorEastAsia"/>
        </w:rPr>
        <w:t xml:space="preserve"> </w:t>
      </w:r>
      <w:r w:rsidR="00E04467">
        <w:rPr>
          <w:rFonts w:eastAsiaTheme="minorEastAsia"/>
        </w:rPr>
        <w:t>Importantly</w:t>
      </w:r>
      <w:r w:rsidRPr="00B37A74">
        <w:rPr>
          <w:rFonts w:eastAsiaTheme="minorEastAsia"/>
        </w:rPr>
        <w:t xml:space="preserve">, how physiological rates depend on mass and temperature within species can differ from the same relationships across species </w:t>
      </w:r>
      <w:r w:rsidRPr="0001320D">
        <w:rPr>
          <w:rFonts w:eastAsiaTheme="minorEastAsia"/>
        </w:rPr>
        <w:fldChar w:fldCharType="begin"/>
      </w:r>
      <w:r w:rsidR="00AF30A5">
        <w:rPr>
          <w:rFonts w:eastAsiaTheme="minorEastAsia"/>
        </w:rPr>
        <w:instrText xml:space="preserve"> ADDIN ZOTERO_ITEM CSL_CITATION {"citationID":"ak6r101b8m","properties":{"formattedCitation":"(Glazier, 2005; Jerde et al., 2019; Rall et al., 2012)","plainCitation":"(Glazier, 2005; Jerde et al., 2019; Rall et al., 2012)","noteIndex":0},"citationItems":[{"id":565,"uris":["http://zotero.org/users/6116610/items/N9ER7BYE"],"uri":["http://zotero.org/users/6116610/items/N9ER7BYE"],"itemData":{"id":565,"type":"article-journal","abstract":"In this review I show that the '3/4-power scaling law' of metabolic rate is not universal, either within or among animal species. Significant variation in the scaling of metabolic rate with body mass is described mainly for animals, but also for unicells and plants. Much of this variation, which can be related to taxonomic, physiological, and/or environmental differences, is not adequately explained by existing theoretical models, which are also reviewed. As a result, synthetic explanatory schemes based on multiple boundary constraints and on the scaling of multiple energy-using processes are advocated. It is also stressed that a complete understanding of metabolic scaling will require the identification of both proximate (functional) and ultimate (evolutionary) causes. Four major types of intraspecific metabolic scaling with body mass are recognized [based on the power function R=aMb, where R is respiration (metabolic) rate, a is a constant, M is body mass, and b is the scaling exponent]: Type I: linear, negatively allometric (b\\textless1); Type II: linear, isometric (b=1); Type III: nonlinear, ontogenetic shift from isometric (b=1), or nearly isometric, to negatively allometric (b\\textless1); and Type IV: nonlinear, ontogenetic shift from positively allometric (b\\textgreater1) to one or two later phases of negative allometry (b\\textless1). Ontogenetic changes in the metabolic intensity of four component processes (i.e. growth, reproduction, locomotion, and heat production) appear to be important in these different patterns of metabolic scaling. These changes may, in turn, be shaped by age (size)-specific patterns of mortality. In addition, major differences in interspecific metabolic scaling are described, especially with respect to mode of temperature regulation, body-size range, and activity level. A 'metabolic-level boundaries hypothesis' focusing on two major constraints (surface-area limits on resource/waste exchange processes and mass/volume limits on power production) can explain much, but not all of this variation. My analysis indicates that further empirical and theoretical work is needed to understand fully the physiological and ecological bases for the considerable variation in metabolic scaling that is observed both within and among species. Recommended approaches for doing this are discussed. I conclude that the scaling of metabolism is not the simple result of a physical law, but rather appears to be the more complex result of diverse adaptations evolved in the context of both physico-chemical and ecological constraints.","container-title":"Biological Reviews of the Cambridge Philosophical Society","DOI":"10.1017/S1464793105006834","issue":"4","note":"PMID: 16221332","page":"611–662","title":"Beyond the '3/4-power law': variation in the intra- and interspecific scaling of metabolic rate in animals","volume":"80","author":[{"family":"Glazier","given":"D S"}],"issued":{"date-parts":[["2005"]]}}},{"id":680,"uris":["http://zotero.org/users/6116610/items/JM55X7VJ"],"uri":["http://zotero.org/users/6116610/items/JM55X7VJ"],"itemData":{"id":680,"type":"article-journal","abstract":"Knowledge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L"}],"issued":{"date-parts":[["2012"]]}}},{"id":801,"uris":["http://zotero.org/users/6116610/items/72LJKITA"],"uri":["http://zotero.org/users/6116610/items/72LJKITA"],"itemData":{"id":801,"type":"article-journal","abstract":"As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Pr="0001320D">
        <w:rPr>
          <w:rFonts w:eastAsiaTheme="minorEastAsia"/>
        </w:rPr>
        <w:fldChar w:fldCharType="separate"/>
      </w:r>
      <w:r w:rsidR="00AF30A5">
        <w:rPr>
          <w:lang w:val="en-GB"/>
        </w:rPr>
        <w:t>(Glazier, 2005; Jerde et al., 2019; Rall et al., 2012)</w:t>
      </w:r>
      <w:r w:rsidRPr="0001320D">
        <w:rPr>
          <w:rFonts w:eastAsiaTheme="minorEastAsia"/>
        </w:rPr>
        <w:fldChar w:fldCharType="end"/>
      </w:r>
      <w:r w:rsidRPr="00B37A74">
        <w:rPr>
          <w:rFonts w:eastAsiaTheme="minorEastAsia"/>
        </w:rPr>
        <w:t xml:space="preserve">. Across species, rates are often assumed and found to scale as power functions of mass with exponents of 3/4 for whole organism rates, exponentially with temperature, and with independent mass and temperature effects (e.g., in the Arrhenius fractal supply model (AFS) applied in the metabolic theory of ecology, MTE </w:t>
      </w:r>
      <w:r w:rsidRPr="0001320D">
        <w:rPr>
          <w:rFonts w:eastAsiaTheme="minorEastAsia"/>
        </w:rPr>
        <w:fldChar w:fldCharType="begin"/>
      </w:r>
      <w:r w:rsidR="00AF30A5">
        <w:rPr>
          <w:rFonts w:eastAsiaTheme="minorEastAsia"/>
        </w:rPr>
        <w:instrText xml:space="preserve"> ADDIN ZOTERO_ITEM CSL_CITATION {"citationID":"a2hoh6khnhp","properties":{"formattedCitation":"(Brown et al., 2004; Downs et al., 2008; Gillooly et al., 2001)","plainCitation":"(Brown et al., 2004; Downs et al., 2008; Gillooly et al., 2001)","noteIndex":0},"citationItems":[{"id":226,"uris":["http://zotero.org/users/6116610/items/AQW7VR9T"],"uri":["http://zotero.org/users/6116610/items/AQW7VR9T"],"itemData":{"id":226,"type":"article-journal","container-title":"Science","issue":"293.5538","page":"2248–2251.","title":"Effects of size and temperature on metabolic rate","author":[{"family":"Gillooly","given":"J F"},{"family":"Brown","given":"J H"},{"family":"West","given":"G B"},{"family":"Savage","given":"V M"},{"family":"Charnov","given":"E L"}],"issued":{"date-parts":[["2001"]]}}},{"id":914,"uris":["http://zotero.org/users/6116610/items/D84IXDI8"],"uri":["http://zotero.org/users/6116610/items/D84IXDI8"],"itemData":{"id":914,"type":"article-journal","abstract":"Metabolism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B."}],"issued":{"date-parts":[["2004",7]]}}},{"id":395,"uris":["http://zotero.org/users/6116610/items/P4FF6SQE"],"uri":["http://zotero.org/users/6116610/items/P4FF6SQE"],"itemData":{"id":395,"type":"article-journal","abstract":"1.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Pr="0001320D">
        <w:rPr>
          <w:rFonts w:eastAsiaTheme="minorEastAsia"/>
        </w:rPr>
        <w:fldChar w:fldCharType="separate"/>
      </w:r>
      <w:r w:rsidR="00AF30A5">
        <w:rPr>
          <w:lang w:val="en-GB"/>
        </w:rPr>
        <w:t>(Brown et al., 2004; Downs et al., 2008; Gillooly et al., 2001)</w:t>
      </w:r>
      <w:r w:rsidRPr="0001320D">
        <w:rPr>
          <w:rFonts w:eastAsiaTheme="minorEastAsia"/>
        </w:rPr>
        <w:fldChar w:fldCharType="end"/>
      </w:r>
      <w:r w:rsidRPr="00B37A74">
        <w:rPr>
          <w:rFonts w:eastAsiaTheme="minorEastAsia"/>
        </w:rPr>
        <w:t>). In contrast, within species</w:t>
      </w:r>
      <w:r w:rsidR="003A2181">
        <w:rPr>
          <w:rFonts w:eastAsiaTheme="minorEastAsia"/>
        </w:rPr>
        <w:t xml:space="preserve">, </w:t>
      </w:r>
      <w:r w:rsidRPr="00B37A74">
        <w:rPr>
          <w:rFonts w:cstheme="minorHAnsi"/>
        </w:rPr>
        <w:t xml:space="preserve">deviations from a general 3/4 mass exponent are common </w:t>
      </w:r>
      <w:r w:rsidRPr="0001320D">
        <w:rPr>
          <w:rFonts w:cstheme="minorHAnsi"/>
        </w:rPr>
        <w:fldChar w:fldCharType="begin"/>
      </w:r>
      <w:r w:rsidR="00AF30A5">
        <w:rPr>
          <w:rFonts w:cstheme="minorHAnsi"/>
        </w:rPr>
        <w:instrText xml:space="preserve"> ADDIN ZOTERO_ITEM CSL_CITATION {"citationID":"czmRWSbf","properties":{"formattedCitation":"(Barneche et al., 2019; Bokma, 2004; Clarke &amp; Johnston, 1999; Jerde et al., 2019)","plainCitation":"(Barneche et al., 2019; Bokma, 2004; Clarke &amp; Johnston, 1999; Jerde et al., 2019)","noteIndex":0},"citationItems":[{"id":486,"uris":["http://zotero.org/users/6116610/items/6S42PU4A"],"uri":["http://zotero.org/users/6116610/items/6S42PU4A"],"itemData":{"id":486,"type":"article-journal","container-title":"Journal of Animal Ecology","page":"893–905","title":"Scaling of metabolic rate with body mass and temperature in teleost fish","volume":"68","author":[{"family":"Clarke","given":"A"},{"family":"Johnston","given":"N M"}],"issued":{"date-parts":[["1999"]]}}},{"id":679,"uris":["http://zotero.org/users/6116610/items/968SQBW8"],"uri":["http://zotero.org/users/6116610/items/968SQBW8"],"itemData":{"id":679,"type":"article-journal","container-title":"Functional Ecology","issue":"2","page":"184–187","title":"Evidence against universal metabolic allometry","volume":"18","author":[{"family":"Bokma","given":"Folmer"}],"issued":{"date-parts":[["2004"]]}}},{"id":819,"uris":["http://zotero.org/users/6116610/items/Y392ZER2"],"uri":["http://zotero.org/users/6116610/items/Y392ZER2"],"itemData":{"id":819,"type":"article-journal","container-title":"Functional Ecology","DOI":"10.1111/1365-2435.13348","ISSN":"0269-8463, 1365-2435","issue":"7","language":"en","page":"1256-1266","source":"Crossref","title":"Warming increases the cost of growth in a model vertebrate","volume":"33","author":[{"family":"Barneche","given":"Diego R."},{"family":"Jahn","given":"Miki"},{"family":"Seebacher","given":"Frank"}],"editor":[{"family":"Smallegange","given":"Isabel"}],"issued":{"date-parts":[["2019",5,18]]}}},{"id":801,"uris":["http://zotero.org/users/6116610/items/72LJKITA"],"uri":["http://zotero.org/users/6116610/items/72LJKITA"],"itemData":{"id":801,"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Pr="0001320D">
        <w:rPr>
          <w:rFonts w:cstheme="minorHAnsi"/>
        </w:rPr>
        <w:fldChar w:fldCharType="separate"/>
      </w:r>
      <w:r w:rsidR="00AF30A5">
        <w:rPr>
          <w:lang w:val="en-GB"/>
        </w:rPr>
        <w:t>(Barneche et al., 2019; Bokma, 2004; Clarke &amp; Johnston, 1999; Jerde et al., 2019)</w:t>
      </w:r>
      <w:r w:rsidRPr="0001320D">
        <w:rPr>
          <w:rFonts w:cstheme="minorHAnsi"/>
        </w:rPr>
        <w:fldChar w:fldCharType="end"/>
      </w:r>
      <w:r w:rsidRPr="00B37A74">
        <w:rPr>
          <w:rFonts w:cstheme="minorHAnsi"/>
        </w:rPr>
        <w:t xml:space="preserve">, rates are typically </w:t>
      </w:r>
      <w:r w:rsidR="002705ED" w:rsidRPr="00B37A74">
        <w:rPr>
          <w:rFonts w:cstheme="minorHAnsi"/>
        </w:rPr>
        <w:t>unimodal</w:t>
      </w:r>
      <w:r w:rsidR="002705ED">
        <w:rPr>
          <w:rFonts w:cstheme="minorHAnsi"/>
        </w:rPr>
        <w:t>ly</w:t>
      </w:r>
      <w:r w:rsidR="00830111">
        <w:rPr>
          <w:rFonts w:cstheme="minorHAnsi"/>
        </w:rPr>
        <w:t xml:space="preserve"> related to </w:t>
      </w:r>
      <w:r w:rsidR="00094ECF">
        <w:rPr>
          <w:rFonts w:cstheme="minorHAnsi"/>
        </w:rPr>
        <w:t xml:space="preserve">temperature </w:t>
      </w:r>
      <w:r w:rsidR="00151BE9">
        <w:rPr>
          <w:rFonts w:cstheme="minorHAnsi"/>
        </w:rPr>
        <w:t>and</w:t>
      </w:r>
      <w:r w:rsidR="00094ECF">
        <w:rPr>
          <w:rFonts w:cstheme="minorHAnsi"/>
        </w:rPr>
        <w:t xml:space="preserve"> activation energ</w:t>
      </w:r>
      <w:r w:rsidR="005C3DAE">
        <w:rPr>
          <w:rFonts w:cstheme="minorHAnsi"/>
        </w:rPr>
        <w:t xml:space="preserve">ies can vary a lot </w:t>
      </w:r>
      <w:r w:rsidRPr="0001320D">
        <w:rPr>
          <w:rFonts w:eastAsiaTheme="minorEastAsia"/>
        </w:rPr>
        <w:fldChar w:fldCharType="begin"/>
      </w:r>
      <w:r w:rsidR="00AF30A5">
        <w:rPr>
          <w:rFonts w:eastAsiaTheme="minorEastAsia"/>
        </w:rPr>
        <w:instrText xml:space="preserve"> ADDIN ZOTERO_ITEM CSL_CITATION {"citationID":"ZeKvcX3j","properties":{"formattedCitation":"(Dell et al., 2011; Englund et al., 2011; Pawar et al., 2016; Rall et al., 2012; Uiterwaal &amp; DeLong, 2020)","plainCitation":"(Dell et al., 2011; Englund et al., 2011; Pawar et al., 2016; Rall et al., 2012; Uiterwaal &amp; DeLong, 2020)","noteIndex":0},"citationItems":[{"id":998,"uris":["http://zotero.org/users/6116610/items/BWZZIL6R"],"uri":["http://zotero.org/users/6116610/items/BWZZIL6R"],"itemData":{"id":998,"type":"article-journal","container-title":"Proceedings of the National Academy of Sciences","DOI":"10.1073/pnas.1015178108","ISSN":"0027-8424, 1091-6490","issue":"26","journalAbbreviation":"Proceedings of the National Academy of Sciences","language":"en","page":"10591-10596","source":"DOI.org (Crossref)","title":"Systematic variation in the temperature dependence of physiological and ecological traits","volume":"108","author":[{"family":"Dell","given":"A. I."},{"family":"Pawar","given":"S."},{"family":"Savage","given":"V. M."}],"issued":{"date-parts":[["2011",6,28]]}}},{"id":805,"uris":["http://zotero.org/users/6116610/items/VX2UYM3J"],"uri":["http://zotero.org/users/6116610/items/VX2UYM3J"],"itemData":{"id":805,"type":"article-journal","abstract":"Ecology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L."},{"family":"Diehl","given":"Sebastian"}],"issued":{"date-parts":[["2011"]]}}},{"id":680,"uris":["http://zotero.org/users/6116610/items/JM55X7VJ"],"uri":["http://zotero.org/users/6116610/items/JM55X7VJ"],"itemData":{"id":680,"type":"article-journal","abstract":"Knowledge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L"}],"issued":{"date-parts":[["2012"]]}}},{"id":2753,"uris":["http://zotero.org/users/6116610/items/CF9GP8R6"],"uri":["http://zotero.org/users/6116610/items/CF9GP8R6"],"itemData":{"id":2753,"type":"article-journal","abstract":"Whether the thermal sensitivity of an organism’s traits follows the simple Boltzmann-Arrhenius model remains a contentious issue that centers around consideration of its operational temperature range and whether the sensitivity corresponds to one or a few underlying rate-limiting enzymes. Resolving this issue is crucial, because mechanistic models for temperature dependence of traits are required to predict the biological effects of climate change. Here, by combining theory with data on 1,085 thermal responses from a wide range of traits and organisms, we show that substantial variation in thermal sensitivity (activation energy) estimates can arise simply because of variation in the range of measured temperatures. Furthermore, when thermal responses deviate systematically from the Boltzmann-Arrhenius model, variation in measured temperature ranges across studies can bias estimated activation energy distributions toward higher mean, median, variance, and skewness. Remarkably, this bias alone can yield activation energies that encompass the range expected from biochemical reactions (from </w:instrText>
      </w:r>
      <w:r w:rsidR="00AF30A5">
        <w:rPr>
          <w:rFonts w:ascii="Cambria Math" w:eastAsiaTheme="minorEastAsia" w:hAnsi="Cambria Math" w:cs="Cambria Math"/>
        </w:rPr>
        <w:instrText>∼</w:instrText>
      </w:r>
      <w:r w:rsidR="00AF30A5">
        <w:rPr>
          <w:rFonts w:eastAsiaTheme="minorEastAsia"/>
        </w:rPr>
        <w:instrText xml:space="preserve">0.2 to 1.2 eV), making it difficult to establish whether a single activation energy appropriately captures thermal sensitivity. We provide guidelines and a simple equation for partially correcting for such artifacts. Our results have important implications for understanding the mechanistic basis of thermal responses of biological traits and for accurately modeling effects of variation in thermal sensitivity on responses of individuals, populations, and ecological communities to changing climatic temperatures.","container-title":"The American Naturalist","DOI":"10.1086/684590","ISSN":"0003-0147","issue":"2","note":"publisher: The University of Chicago Press","page":"E41-E52","source":"journals.uchicago.edu (Atypon)","title":"Real versus Artificial Variation in the Thermal Sensitivity of Biological Traits","volume":"187","author":[{"family":"Pawar","given":"Samraat"},{"family":"Dell","given":"Anthony I."},{"family":"Savage","given":"Van M."},{"family":"Knies","given":"Jennifer L."}],"issued":{"date-parts":[["2016",1,5]]}}},{"id":785,"uris":["http://zotero.org/users/6116610/items/Y6H474BP"],"uri":["http://zotero.org/users/6116610/items/Y6H474BP"],"itemData":{"id":785,"type":"article-journal","abstract":"Functional responses describe how consumer foraging rates change with resource density. Despite extensive research looking at the factors underlying foraging interactions, there remains ongoing controversy about how temperature and body size control the functional response parameters space clearance (or attack) rate and handling time. Here, we investigate the effects of temperature, consumer mass, and resource mass using the largest compilation of functional responses yet assembled. This compilation contains 2,083 functional response curves covering a wide range of foragers and prey types, environmental conditions, and habitats. After accounting for experimental arena size, dimensionality of the foraging interaction, and consumer taxon, we find that both space clearance rate and handling time are optimized at intermediate temperatures (a unimodal rather than monotonic response), suggesting that the response to global climate change depends on the location of the consumer's current temperature relative to the optimum. We further confirm that functional responses are higher and steeper for large consumers and small resources, and models using consumer and resource masses separately outperformed models using consumer:resource mass ratios, suggesting that consumer and resource body mass act independently to set interaction strengths. Lastly, we show that the extent to which foraging is affected by temperature or mass depends on the taxonomic identity of the consumer and the dimensionality of the consumer-resource interaction. We thus argue that although overall body size and temperature effects can be identified, they are not universal, and therefore food web and community modeling approaches could be improved by considering taxonomic identity along with body size and unimodal temperature effects.","container-title":"Ecology","DOI":"10.1002/ecy.2975","ISSN":"1939-9170","issue":"4","language":"en","page":"e02975","source":"Wiley Online Library","title":"Functional responses are maximized at intermediate temperatures","volume":"101","author":[{"family":"Uiterwaal","given":"Stella F."},{"family":"DeLong","given":"John P."}],"issued":{"date-parts":[["2020"]]}}}],"schema":"https://github.com/citation-style-language/schema/raw/master/csl-citation.json"} </w:instrText>
      </w:r>
      <w:r w:rsidRPr="0001320D">
        <w:rPr>
          <w:rFonts w:eastAsiaTheme="minorEastAsia"/>
        </w:rPr>
        <w:fldChar w:fldCharType="separate"/>
      </w:r>
      <w:r w:rsidR="00AF30A5">
        <w:rPr>
          <w:lang w:val="en-GB"/>
        </w:rPr>
        <w:t>(Dell et al., 2011; Englund et al., 2011; Pawar et al., 2016; Rall et al., 2012; Uiterwaal &amp; DeLong, 2020)</w:t>
      </w:r>
      <w:r w:rsidRPr="0001320D">
        <w:rPr>
          <w:rFonts w:eastAsiaTheme="minorEastAsia"/>
        </w:rPr>
        <w:fldChar w:fldCharType="end"/>
      </w:r>
      <w:r w:rsidRPr="00B37A74">
        <w:rPr>
          <w:rFonts w:cstheme="minorHAnsi"/>
        </w:rPr>
        <w:t xml:space="preserve"> and the effects of mass and temperature can be interactive </w:t>
      </w:r>
      <w:r w:rsidRPr="0001320D">
        <w:rPr>
          <w:rFonts w:cstheme="minorHAnsi"/>
        </w:rPr>
        <w:fldChar w:fldCharType="begin"/>
      </w:r>
      <w:r w:rsidR="00AF30A5">
        <w:rPr>
          <w:rFonts w:cstheme="minorHAnsi"/>
        </w:rPr>
        <w:instrText xml:space="preserve"> ADDIN ZOTERO_ITEM CSL_CITATION {"citationID":"a2ds6oeno86","properties":{"formattedCitation":"(Garc\\uc0\\u237{}a Garc\\uc0\\u237{}a et al., 2011; Glazier, 2005; Lindmark et al., 2018; Ohlberger et al., 2012; Xie &amp; Sun, 1990)","plainCitation":"(García García et al., 2011; Glazier, 2005; Lindmark et al., 2018; Ohlberger et al., 2012; Xie &amp; Sun, 1990)","noteIndex":0},"citationItems":[{"id":456,"uris":["http://zotero.org/users/6116610/items/PPCB4FWS"],"uri":["http://zotero.org/users/6116610/items/PPCB4FWS"],"itemData":{"id":456,"type":"article-journal","container-title":"Physiological Zoology","issue":"6","page":"1181–1195","title":"The Bioenergetics of the Southern Catfish (&lt;i&gt;Silurus meridionalis&lt;/i&gt; Chen). I. Resting Metabolic Rate as a Function of Body Weight and Temperature","volume":"63","author":[{"family":"Xie","given":"Xiaojun."},{"family":"Sun","given":"Ruyung."}],"issued":{"date-parts":[["1990"]]}}},{"id":565,"uris":["http://zotero.org/users/6116610/items/N9ER7BYE"],"uri":["http://zotero.org/users/6116610/items/N9ER7BYE"],"itemData":{"id":565,"type":"article-journal","abstract":"In this review I show that the '3/4-power scaling law' of metabolic rate is not universal, either within or among animal species. Significant variation in the scaling of metabolic rate with body mass is described mainly for animals, but also for unicells and plants. Much of this variation, which can be related to taxonomic, physiological, and/or environmental differences, is not adequately explained by existing theoretical models, which are also reviewed. As a result, synthetic explanatory schemes based on multiple boundary constraints and on the scaling of multiple energy-using processes are advocated. It is also stressed that a complete understanding of metabolic scaling will require the identification of both proximate (functional) and ultimate (evolutionary) causes. Four major types of intraspecific metabolic scaling with body mass are recognized [based on the power function R=aMb, where R is respiration (metabolic) rate, a is a constant, M is body mass, and b is the scaling exponent]: Type I: linear, negatively allometric (b\\textless1); Type II: linear, isometric (b=1); Type III: nonlinear, ontogenetic shift from isometric (b=1), or nearly isometric, to negatively allometric (b\\textless1); and Type IV: nonlinear, ontogenetic shift from positively allometric (b\\textgreater1) to one or two later phases of negative allometry (b\\textless1). Ontogenetic changes in the metabolic intensity of four component processes (i.e. growth, reproduction, locomotion, and heat production) appear to be important in these different patterns of metabolic scaling. These changes may, in turn, be shaped by age (size)-specific patterns of mortality. In addition, major differences in interspecific metabolic scaling are described, especially with respect to mode of temperature regulation, body-size range, and activity level. A 'metabolic-level boundaries hypothesis' focusing on two major constraints (surface-area limits on resource/waste exchange processes and mass/volume limits on power production) can explain much, but not all of this variation. My analysis indicates that further empirical and theoretical work is needed to understand fully the physiological and ecological bases for the considerable variation in metabolic scaling that is observed both within and among species. Recommended approaches for doing this are discussed. I conclude that the scaling of metabolism is not the simple result of a physical law, but rather appears to be the more complex result of diverse adaptations evolved in the context of both physico-chemical and ecological constraints.","container-title":"Biological Reviews of the Cambridge Philosophical Society","DOI":"10.1017/S1464793105006834","issue":"4","note":"PMID: 16221332","page":"611–662","title":"Beyond the '3/4-power law': variation in the intra- and interspecific scaling of metabolic rate in animals","volume":"80","author":[{"family":"Glazier","given":"D S"}],"issued":{"date-parts":[["2005"]]}}},{"id":829,"uris":["http://zotero.org/users/6116610/items/25QXCI7N"],"uri":["http://zotero.org/users/6116610/items/25QXCI7N"],"itemData":{"id":829,"type":"article-journal","abstract":"In experimental culture conditions in tanks, the effect of weight (W: 11–452 g) and temperature (T: 14–29°C) on the growth rate (SGR, % bw day-1) and maximum daily food intake (SFR, % bw day-1) in sharpsnout sea bream (Diplodus puntazzo) was studied. The possible combined effect of both independent variables (W and T) was also analyzed by multiple regression analysis, ﬁtting the data to the equation Ln Y = Ln a ? b Ln W ? cT ? dT2 ? eT Ln W. Both SGR and SFR, and therefore feed efﬁciency (FE = SGR/SFR), were signiﬁcantly inﬂuenced by the interaction between temperature and weight and may be expressed by means of the following equations: Ln SGR = -6.1705 ? 0.5809T - 0.0087T2 - 0.0249T Ln W (R2adj = 0.949; ANOVA P \\ 0.0001); Ln SFR = -4.8257 ? 0.4425T - 0.0063T2 - 0.0163T Ln W (R2adj = 0.964; ANOVA P \\ 0.0001).The results suggest that the optimum temperature for SGR and FE (TSGRopt and TFEopt), and the temperature at which the maximum SFR (TSFRmax) is reached, decreases with body weight, in accordance with the equations: TSGRopt = 33.297 - 1.435 Ln W; TFEopt = 29.332 - 1.890 Ln W; and TSFRmax = 34.941 - 1.304 Ln W, respectively. In this way, TSGRopt is 28.4, 26.7, and 24.7°C; TSFRmax is 30.5, 28.9, and 27.1°C and TFEopt is 22.9, 20.6, and 18°C for 30, 100 and 400 g body weight, respectively.","container-title":"Aquaculture International","DOI":"10.1007/s10499-010-9347-2","ISSN":"0967-6120, 1573-143X","issue":"1","language":"en","page":"131-141","source":"Crossref","title":"Effect of the interaction between body weight and temperature on growth and maximum daily food intake in sharpsnout sea bream (&lt;i&gt;Diplodus puntazzo&lt;/i&gt;)","volume":"19","author":[{"family":"García García","given":"Benjamín"},{"family":"Cerezo Valverde","given":"Jesús"},{"family":"Aguado-Giménez","given":"Felipe"},{"family":"García García","given":"José"},{"family":"Hernández","given":"María D."}],"issued":{"date-parts":[["2011",2]]}}},{"id":573,"uris":["http://zotero.org/users/6116610/items/CW95JZUI"],"uri":["http://zotero.org/users/6116610/items/CW95JZUI"],"itemData":{"id":573,"type":"article-journal","container-title":"Oikos","DOI":"10.1111/j.1600-0706.2011.19882.x","issue":"2","page":"245–251","title":"Intraspecific temperature dependence of the scaling of metabolic rate with body mass in fishes and its ecological implications","volume":"121","author":[{"family":"Ohlberger","given":"J"},{"family":"Mehner","given":"Thomas."},{"family":"Staaks","given":"Georg."},{"family":"Hölker","given":"Franz."}],"issued":{"date-parts":[["2012"]]}}},{"id":633,"uris":["http://zotero.org/users/6116610/items/JADSVJDA"],"uri":["http://zotero.org/users/6116610/items/JADSVJDA"],"itemData":{"id":633,"type":"article-journal","abstract":"Current understanding of animal population responses to rising temperatures is based on the assumption that biological rates such as metabolism, which governs fundamental ecological processes, scale independently with body size and temperature, despite empirical evidence for interactive effects. Here, we investigate the consequences of interactive temperature- and size scaling of vital rates for the dynamics of populations experiencing warming using a stage-structured consumer-resource model. We show that interactive scaling alters population and stage-specific responses to rising temperatures, such that warming can induce shifts in population regulation and stage-structure, influence community structure and govern population responses to mortality. Analysing experimental data for 20 fish species, we found size-temperature interactions in intraspecific scaling of metabolic rate to be common. Given the evidence for size-temperature interactions and the ubiquity of size structure in animal populations, we argue that accounting for size-specific temperature effects is pivotal for understanding how warming affects animal populations and communities.","container-title":"Ecology Letters","DOI":"10.1111/ele.12880","ISSN":"14610248","issue":"2","note":"PMID: 29161762","page":"181–189","title":"Temperature-dependent body size effects determine population responses to climate warming","volume":"21","author":[{"family":"Lindmark","given":"Max"},{"family":"Huss","given":"Magnus"},{"family":"Ohlberger","given":"Jan"},{"family":"Gårdmark","given":"Anna"}],"issued":{"date-parts":[["2018"]]}}}],"schema":"https://github.com/citation-style-language/schema/raw/master/csl-citation.json"} </w:instrText>
      </w:r>
      <w:r w:rsidRPr="0001320D">
        <w:rPr>
          <w:rFonts w:cstheme="minorHAnsi"/>
        </w:rPr>
        <w:fldChar w:fldCharType="separate"/>
      </w:r>
      <w:r w:rsidR="00AF30A5" w:rsidRPr="00AF30A5">
        <w:rPr>
          <w:lang w:val="en-GB"/>
        </w:rPr>
        <w:t>(García García et al., 2011; Glazier, 2005; Lindmark et al., 2018; Ohlberger et al., 2012; Xie &amp; Sun, 1990)</w:t>
      </w:r>
      <w:r w:rsidRPr="0001320D">
        <w:rPr>
          <w:rFonts w:cstheme="minorHAnsi"/>
        </w:rPr>
        <w:fldChar w:fldCharType="end"/>
      </w:r>
      <w:r w:rsidRPr="00B37A74">
        <w:rPr>
          <w:rFonts w:cstheme="minorHAnsi"/>
        </w:rPr>
        <w:t xml:space="preserve"> (but see Jerde </w:t>
      </w:r>
      <w:r w:rsidRPr="00B37A74">
        <w:rPr>
          <w:rFonts w:cstheme="minorHAnsi"/>
          <w:i/>
          <w:iCs/>
        </w:rPr>
        <w:t>et al</w:t>
      </w:r>
      <w:r w:rsidRPr="00B37A74">
        <w:rPr>
          <w:rFonts w:cstheme="minorHAnsi"/>
        </w:rPr>
        <w:t xml:space="preserve">. </w:t>
      </w:r>
      <w:r w:rsidRPr="0001320D">
        <w:rPr>
          <w:rFonts w:cstheme="minorHAnsi"/>
        </w:rPr>
        <w:fldChar w:fldCharType="begin"/>
      </w:r>
      <w:r w:rsidR="00AF30A5">
        <w:rPr>
          <w:rFonts w:cstheme="minorHAnsi"/>
        </w:rPr>
        <w:instrText xml:space="preserve"> ADDIN ZOTERO_ITEM CSL_CITATION {"citationID":"a9rtddnkms","properties":{"formattedCitation":"(2019)","plainCitation":"(2019)","noteIndex":0},"citationItems":[{"id":801,"uris":["http://zotero.org/users/6116610/items/72LJKITA"],"uri":["http://zotero.org/users/6116610/items/72LJKITA"],"itemData":{"id":801,"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L."}],"issued":{"date-parts":[["2019",9,20]]}},"suppress-author":true}],"schema":"https://github.com/citation-style-language/schema/raw/master/csl-citation.json"} </w:instrText>
      </w:r>
      <w:r w:rsidRPr="0001320D">
        <w:rPr>
          <w:rFonts w:cstheme="minorHAnsi"/>
        </w:rPr>
        <w:fldChar w:fldCharType="separate"/>
      </w:r>
      <w:r w:rsidR="00AF30A5">
        <w:rPr>
          <w:lang w:val="en-GB"/>
        </w:rPr>
        <w:t>(2019)</w:t>
      </w:r>
      <w:r w:rsidRPr="0001320D">
        <w:rPr>
          <w:rFonts w:cstheme="minorHAnsi"/>
        </w:rPr>
        <w:fldChar w:fldCharType="end"/>
      </w:r>
      <w:r w:rsidRPr="00B37A74">
        <w:rPr>
          <w:rFonts w:cstheme="minorHAnsi"/>
        </w:rPr>
        <w:t xml:space="preserve">). </w:t>
      </w:r>
      <w:r w:rsidR="00830111">
        <w:rPr>
          <w:rFonts w:cstheme="minorHAnsi"/>
        </w:rPr>
        <w:t xml:space="preserve">Extensions of the MTE </w:t>
      </w:r>
      <w:r w:rsidRPr="00B37A74">
        <w:rPr>
          <w:rFonts w:cstheme="minorHAnsi"/>
        </w:rPr>
        <w:t xml:space="preserve">include fitting multiple regression models where coefficients for mass and temperature are estimated jointly </w:t>
      </w:r>
      <w:r w:rsidRPr="0001320D">
        <w:rPr>
          <w:rFonts w:cstheme="minorHAnsi"/>
        </w:rPr>
        <w:fldChar w:fldCharType="begin"/>
      </w:r>
      <w:r w:rsidR="00AF30A5">
        <w:rPr>
          <w:rFonts w:cstheme="minorHAnsi"/>
        </w:rPr>
        <w:instrText xml:space="preserve"> ADDIN ZOTERO_ITEM CSL_CITATION {"citationID":"a2fdbvuik6j","properties":{"formattedCitation":"(Downs et al., 2008)","plainCitation":"(Downs et al., 2008)","noteIndex":0},"citationItems":[{"id":395,"uris":["http://zotero.org/users/6116610/items/P4FF6SQE"],"uri":["http://zotero.org/users/6116610/items/P4FF6SQE"],"itemData":{"id":395,"type":"article-journal","abstract":"1.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Pr="0001320D">
        <w:rPr>
          <w:rFonts w:cstheme="minorHAnsi"/>
        </w:rPr>
        <w:fldChar w:fldCharType="separate"/>
      </w:r>
      <w:r w:rsidR="00AF30A5">
        <w:rPr>
          <w:lang w:val="en-GB"/>
        </w:rPr>
        <w:t>(Downs et al., 2008)</w:t>
      </w:r>
      <w:r w:rsidRPr="0001320D">
        <w:rPr>
          <w:rFonts w:cstheme="minorHAnsi"/>
        </w:rPr>
        <w:fldChar w:fldCharType="end"/>
      </w:r>
      <w:r w:rsidRPr="00B37A74">
        <w:rPr>
          <w:rFonts w:cstheme="minorHAnsi"/>
        </w:rPr>
        <w:t xml:space="preserve">, as well as fitting non-linear models that can capture the de-activation of biological rates at higher temperatures </w:t>
      </w:r>
      <w:r w:rsidRPr="0001320D">
        <w:rPr>
          <w:rFonts w:cstheme="minorHAnsi"/>
        </w:rPr>
        <w:fldChar w:fldCharType="begin"/>
      </w:r>
      <w:r w:rsidR="00AF30A5">
        <w:rPr>
          <w:rFonts w:cstheme="minorHAnsi"/>
        </w:rPr>
        <w:instrText xml:space="preserve"> ADDIN ZOTERO_ITEM CSL_CITATION {"citationID":"6cafbQ0b","properties":{"formattedCitation":"(Dell et al., 2011; Englund et al., 2011; Padfield et al., 2017; Schoolfield et al., 1981)","plainCitation":"(Dell et al., 2011; Englund et al., 2011; Padfield et al., 2017; Schoolfield et al., 1981)","noteIndex":0},"citationItems":[{"id":28,"uris":["http://zotero.org/users/6116610/items/UVZQASGV"],"uri":["http://zotero.org/users/6116610/items/UVZQASGV"],"itemData":{"id":28,"type":"article-journal","container-title":"Journal of Theoretical Biology","DOI":"10.1016/0022-5193(81)90246-0","ISSN":"00225193","issue":"4","language":"en","page":"719-731","source":"Crossref","title":"Non-linear regression of biological temperature-dependent rate models based on absolute reaction-rate theory","volume":"88","author":[{"family":"Schoolfield","given":"R.M."},{"family":"Sharpe","given":"P.J.H."},{"family":"Magnuson","given":"C.E."}],"issued":{"date-parts":[["1981",2]]}}},{"id":998,"uris":["http://zotero.org/users/6116610/items/BWZZIL6R"],"uri":["http://zotero.org/users/6116610/items/BWZZIL6R"],"itemData":{"id":998,"type":"article-journal","container-title":"Proceedings of the National Academy of Sciences","DOI":"10.1073/pnas.1015178108","ISSN":"0027-8424, 1091-6490","issue":"26","journalAbbreviation":"Proceedings of the National Academy of Sciences","language":"en","page":"10591-10596","source":"DOI.org (Crossref)","title":"Systematic variation in the temperature dependence of physiological and ecological traits","volume":"108","author":[{"family":"Dell","given":"A. I."},{"family":"Pawar","given":"S."},{"family":"Savage","given":"V. M."}],"issued":{"date-parts":[["2011",6,28]]}}},{"id":805,"uris":["http://zotero.org/users/6116610/items/VX2UYM3J"],"uri":["http://zotero.org/users/6116610/items/VX2UYM3J"],"itemData":{"id":805,"type":"article-journal","abstract":"Ecology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L."},{"family":"Diehl","given":"Sebastian"}],"issued":{"date-parts":[["2011"]]}}},{"id":2750,"uris":["http://zotero.org/users/6116610/items/DLZZ2SCJ"],"uri":["http://zotero.org/users/6116610/items/DLZZ2SCJ"],"itemData":{"id":2750,"type":"article-journal","abstract":"Gross primary production (GPP) is the largest flux in the carbon cycle, yet its response to global warming is highly uncertain. The temperature dependence of GPP is directly linked to photosynthetic physiology, but the response of GPP to warming over longer timescales could also be shaped by ecological and evolutionary processes that drive variation in community structure and functional trait distributions. Here, we show that selection on photosynthetic traits within and across taxa dampens the effects of temperature on GPP across a catchment of geothermally heated streams. Autotrophs from cold streams had higher photosynthetic rates and after accounting for differences in biomass among sites, biomass-specific GPP was independent of temperature in spite of a 20 °C thermal gradient. Our results suggest that temperature compensation of photosynthetic rates constrains the long-term temperature dependence of GPP, and highlights the importance of considering physiological, ecological and evolutionary mechanisms when predicting how ecosystem-level processes respond to warming.","container-title":"Ecology Letters","DOI":"https://doi.org/10.1111/ele.12820","ISSN":"1461-0248","issue":"10","language":"en","note":"_eprint: https://onlinelibrary.wiley.com/doi/pdf/10.1111/ele.12820","page":"1250-1260","source":"Wiley Online Library","title":"Metabolic compensation constrains the temperature dependence of gross primary production","volume":"20","author":[{"family":"Padfield","given":"Daniel"},{"family":"Lowe","given":"Chris"},{"family":"Buckling","given":"Angus"},{"family":"Ffrench-Constant","given":"Richard"},{"family":"Jennings","given":"Simon"},{"family":"Shelley","given":"Felicity"},{"family":"Ólafsson","given":"Jón S."},{"family":"Yvon-Durocher","given":"Gabriel"}],"issued":{"date-parts":[["2017"]]}}}],"schema":"https://github.com/citation-style-language/schema/raw/master/csl-citation.json"} </w:instrText>
      </w:r>
      <w:r w:rsidRPr="0001320D">
        <w:rPr>
          <w:rFonts w:cstheme="minorHAnsi"/>
        </w:rPr>
        <w:fldChar w:fldCharType="separate"/>
      </w:r>
      <w:r w:rsidR="00AF30A5">
        <w:rPr>
          <w:lang w:val="en-GB"/>
        </w:rPr>
        <w:t>(Dell et al., 2011; Englund et al., 2011; Padfield et al., 2017; Schoolfield et al., 1981)</w:t>
      </w:r>
      <w:r w:rsidRPr="0001320D">
        <w:rPr>
          <w:rFonts w:cstheme="minorHAnsi"/>
        </w:rPr>
        <w:fldChar w:fldCharType="end"/>
      </w:r>
      <w:r w:rsidRPr="00B37A74">
        <w:rPr>
          <w:rFonts w:cstheme="minorHAnsi"/>
        </w:rPr>
        <w:t xml:space="preserve">. </w:t>
      </w:r>
      <w:r w:rsidR="0038045D">
        <w:rPr>
          <w:rFonts w:cstheme="minorHAnsi"/>
        </w:rPr>
        <w:t xml:space="preserve">To advance our understanding of the </w:t>
      </w:r>
      <w:r w:rsidR="00384F48">
        <w:rPr>
          <w:rFonts w:cstheme="minorHAnsi"/>
        </w:rPr>
        <w:lastRenderedPageBreak/>
        <w:t xml:space="preserve">intraspecific properties of mass- and temperature dependence of biological rates, </w:t>
      </w:r>
      <w:r w:rsidRPr="00B37A74">
        <w:rPr>
          <w:rFonts w:cstheme="minorHAnsi"/>
        </w:rPr>
        <w:t>intraspecific data with variation in both mass and temperature</w:t>
      </w:r>
      <w:r w:rsidR="00F7766E">
        <w:rPr>
          <w:rFonts w:cstheme="minorHAnsi"/>
        </w:rPr>
        <w:t xml:space="preserve"> are needed</w:t>
      </w:r>
      <w:r w:rsidRPr="00B37A74">
        <w:rPr>
          <w:rFonts w:cstheme="minorHAnsi"/>
        </w:rPr>
        <w:t>.</w:t>
      </w:r>
    </w:p>
    <w:p w14:paraId="575A6C8B" w14:textId="20DC46B9" w:rsidR="00FF0C73" w:rsidRPr="00B37A74" w:rsidRDefault="00FF0C73" w:rsidP="00FF0C73">
      <w:pPr>
        <w:spacing w:line="480" w:lineRule="auto"/>
        <w:ind w:firstLine="284"/>
        <w:contextualSpacing/>
        <w:jc w:val="both"/>
        <w:rPr>
          <w:rFonts w:eastAsiaTheme="minorEastAsia"/>
        </w:rPr>
      </w:pPr>
      <w:r w:rsidRPr="00B37A74">
        <w:rPr>
          <w:rFonts w:cstheme="minorHAnsi"/>
          <w:bCs/>
        </w:rPr>
        <w:t>In this</w:t>
      </w:r>
      <w:r w:rsidRPr="00B37A74">
        <w:rPr>
          <w:rFonts w:cstheme="minorHAnsi"/>
        </w:rPr>
        <w:t xml:space="preserve"> study, we analyze</w:t>
      </w:r>
      <w:r w:rsidR="00FC5E92">
        <w:rPr>
          <w:rFonts w:cstheme="minorHAnsi"/>
        </w:rPr>
        <w:t>d</w:t>
      </w:r>
      <w:r w:rsidRPr="00B37A74">
        <w:rPr>
          <w:rFonts w:cstheme="minorHAnsi"/>
        </w:rPr>
        <w:t xml:space="preserve"> how maximum consumption, metabolism and growth rate of fish scale intraspecifically with mass and temperature. W</w:t>
      </w:r>
      <w:r w:rsidRPr="00B37A74">
        <w:rPr>
          <w:rFonts w:eastAsiaTheme="minorEastAsia"/>
        </w:rPr>
        <w:t xml:space="preserve">e performed a systematic literature review by searching the </w:t>
      </w:r>
      <w:r w:rsidRPr="00B37A74">
        <w:rPr>
          <w:rFonts w:cstheme="minorHAnsi"/>
        </w:rPr>
        <w:t xml:space="preserve">Web of Science Core Collection to </w:t>
      </w:r>
      <w:r w:rsidRPr="00B37A74">
        <w:rPr>
          <w:rFonts w:eastAsiaTheme="minorEastAsia"/>
        </w:rPr>
        <w:t>compile datasets on individual</w:t>
      </w:r>
      <w:r>
        <w:rPr>
          <w:rFonts w:eastAsiaTheme="minorEastAsia"/>
        </w:rPr>
        <w:t xml:space="preserve">-level </w:t>
      </w:r>
      <w:r w:rsidRPr="00B37A74">
        <w:rPr>
          <w:rFonts w:eastAsiaTheme="minorEastAsia"/>
        </w:rPr>
        <w:t>maximum consumption</w:t>
      </w:r>
      <w:r>
        <w:rPr>
          <w:rFonts w:eastAsiaTheme="minorEastAsia"/>
        </w:rPr>
        <w:t xml:space="preserve">, </w:t>
      </w:r>
      <w:r w:rsidRPr="00B37A74">
        <w:rPr>
          <w:rFonts w:eastAsiaTheme="minorEastAsia"/>
        </w:rPr>
        <w:t>metaboli</w:t>
      </w:r>
      <w:r>
        <w:rPr>
          <w:rFonts w:eastAsiaTheme="minorEastAsia"/>
        </w:rPr>
        <w:t xml:space="preserve">sm and </w:t>
      </w:r>
      <w:r w:rsidRPr="00B37A74">
        <w:rPr>
          <w:rFonts w:eastAsiaTheme="minorEastAsia"/>
        </w:rPr>
        <w:t>growth</w:t>
      </w:r>
      <w:r>
        <w:rPr>
          <w:rFonts w:eastAsiaTheme="minorEastAsia"/>
        </w:rPr>
        <w:t xml:space="preserve"> </w:t>
      </w:r>
      <w:r w:rsidRPr="00B37A74">
        <w:rPr>
          <w:rFonts w:eastAsiaTheme="minorEastAsia"/>
        </w:rPr>
        <w:t>rates of fish from experiments in which the effect of fish body mass is replicated across multiple temperatures within species (total n=3672, with data from 13, 20 and 34 species for each rate, respectively). We then fit hierarchical Bayesian models to estimate general intraspecific scaling parameters while accounting for variation between species. The estimated mass dependence and temperature sensitivity of consumption</w:t>
      </w:r>
      <w:r w:rsidR="00794EC7">
        <w:rPr>
          <w:rFonts w:eastAsiaTheme="minorEastAsia"/>
        </w:rPr>
        <w:t xml:space="preserve"> and</w:t>
      </w:r>
      <w:r>
        <w:rPr>
          <w:rFonts w:eastAsiaTheme="minorEastAsia"/>
        </w:rPr>
        <w:t xml:space="preserve"> </w:t>
      </w:r>
      <w:r w:rsidRPr="00B37A74">
        <w:rPr>
          <w:rFonts w:eastAsiaTheme="minorEastAsia"/>
        </w:rPr>
        <w:t xml:space="preserve">metabolism </w:t>
      </w:r>
      <w:r w:rsidR="00486D2F">
        <w:rPr>
          <w:rFonts w:eastAsiaTheme="minorEastAsia"/>
        </w:rPr>
        <w:t>we</w:t>
      </w:r>
      <w:r w:rsidRPr="00B37A74">
        <w:rPr>
          <w:rFonts w:eastAsiaTheme="minorEastAsia"/>
        </w:rPr>
        <w:t>re used to quantify average changes in net energy gain (</w:t>
      </w:r>
      <w:r w:rsidR="00794EC7">
        <w:rPr>
          <w:rFonts w:eastAsiaTheme="minorEastAsia"/>
        </w:rPr>
        <w:t xml:space="preserve">and hence, growth, </w:t>
      </w:r>
      <w:r>
        <w:rPr>
          <w:rFonts w:eastAsiaTheme="minorEastAsia"/>
        </w:rPr>
        <w:t xml:space="preserve">assumed proportional to </w:t>
      </w:r>
      <w:r w:rsidR="00794EC7">
        <w:rPr>
          <w:rFonts w:eastAsiaTheme="minorEastAsia"/>
        </w:rPr>
        <w:t>net energy gain</w:t>
      </w:r>
      <w:r w:rsidRPr="00B37A74">
        <w:rPr>
          <w:rFonts w:eastAsiaTheme="minorEastAsia"/>
        </w:rPr>
        <w:t>) over temperature and body mass. Lastly, we compare</w:t>
      </w:r>
      <w:r w:rsidR="006B23EF">
        <w:rPr>
          <w:rFonts w:eastAsiaTheme="minorEastAsia"/>
        </w:rPr>
        <w:t>d</w:t>
      </w:r>
      <w:r w:rsidRPr="00B37A74">
        <w:rPr>
          <w:rFonts w:eastAsiaTheme="minorEastAsia"/>
        </w:rPr>
        <w:t xml:space="preserve"> our predicted changes in </w:t>
      </w:r>
      <w:r w:rsidRPr="00B37A74">
        <w:rPr>
          <w:rFonts w:eastAsiaTheme="minorEastAsia" w:cstheme="minorHAnsi"/>
        </w:rPr>
        <w:t xml:space="preserve">optimum growth temperature over body mass with </w:t>
      </w:r>
      <w:r w:rsidRPr="00B37A74">
        <w:rPr>
          <w:rFonts w:eastAsiaTheme="minorEastAsia"/>
        </w:rPr>
        <w:t>an independent</w:t>
      </w:r>
      <w:r w:rsidR="005E6E5B">
        <w:rPr>
          <w:rFonts w:eastAsiaTheme="minorEastAsia"/>
        </w:rPr>
        <w:t xml:space="preserve"> </w:t>
      </w:r>
      <w:r w:rsidRPr="00B37A74">
        <w:rPr>
          <w:rFonts w:eastAsiaTheme="minorEastAsia"/>
        </w:rPr>
        <w:t xml:space="preserve">experimental dataset on optimum growth temperatures across individuals of different sizes within species. </w:t>
      </w:r>
    </w:p>
    <w:p w14:paraId="4302F5E0" w14:textId="77777777" w:rsidR="00FF0C73" w:rsidRPr="00B37A74" w:rsidRDefault="00FF0C73" w:rsidP="00FF0C73">
      <w:pPr>
        <w:spacing w:line="480" w:lineRule="auto"/>
        <w:contextualSpacing/>
        <w:jc w:val="both"/>
        <w:rPr>
          <w:rFonts w:eastAsiaTheme="minorEastAsia"/>
        </w:rPr>
      </w:pPr>
    </w:p>
    <w:p w14:paraId="639F62FF" w14:textId="77777777" w:rsidR="00FF0C73" w:rsidRPr="00B37A74" w:rsidRDefault="00FF0C73" w:rsidP="00FF0C73">
      <w:pPr>
        <w:spacing w:line="480" w:lineRule="auto"/>
        <w:contextualSpacing/>
        <w:jc w:val="both"/>
        <w:rPr>
          <w:rFonts w:cstheme="minorHAnsi"/>
          <w:b/>
          <w:sz w:val="28"/>
          <w:szCs w:val="28"/>
        </w:rPr>
      </w:pPr>
      <w:r w:rsidRPr="00B37A74">
        <w:rPr>
          <w:rFonts w:cstheme="minorHAnsi"/>
          <w:b/>
          <w:sz w:val="28"/>
          <w:szCs w:val="28"/>
        </w:rPr>
        <w:t>Results</w:t>
      </w:r>
    </w:p>
    <w:p w14:paraId="41C0B424" w14:textId="202B201A" w:rsidR="00E16761" w:rsidRDefault="00FF0C73" w:rsidP="00BC3099">
      <w:pPr>
        <w:spacing w:line="480" w:lineRule="auto"/>
        <w:contextualSpacing/>
        <w:jc w:val="both"/>
        <w:rPr>
          <w:rFonts w:cstheme="minorHAnsi"/>
          <w:i/>
          <w:iCs/>
        </w:rPr>
      </w:pPr>
      <w:r w:rsidRPr="00B37A74">
        <w:rPr>
          <w:rFonts w:cstheme="minorHAnsi"/>
          <w:bCs/>
        </w:rPr>
        <w:t xml:space="preserve">We identified that </w:t>
      </w:r>
      <w:r w:rsidRPr="00B37A74">
        <w:rPr>
          <w:rFonts w:eastAsiaTheme="minorEastAsia" w:cstheme="minorHAnsi"/>
        </w:rPr>
        <w:t xml:space="preserve">within species of fish, metabolic rates increase faster with body mass than maximum consumption rates, and neither of these rates conform to the commonly predicted </w:t>
      </w:r>
      <w:r w:rsidR="00645236">
        <w:rPr>
          <w:rFonts w:eastAsiaTheme="minorEastAsia" w:cstheme="minorHAnsi"/>
        </w:rPr>
        <w:t>3</w:t>
      </w:r>
      <w:r w:rsidRPr="00B37A74">
        <w:rPr>
          <w:rFonts w:eastAsiaTheme="minorEastAsia" w:cstheme="minorHAnsi"/>
        </w:rPr>
        <w:t xml:space="preserve">/4 scaling with body mass (Fig. 1). We also quantified the unimodal relationship of consumption rate over the full temperature range (Fig. 2). Combined, these scaling relationships lead to the prediction, based on </w:t>
      </w:r>
      <w:r w:rsidRPr="00B37A74">
        <w:rPr>
          <w:rFonts w:eastAsiaTheme="minorEastAsia"/>
        </w:rPr>
        <w:t>Pütter-type</w:t>
      </w:r>
      <w:r w:rsidRPr="00B37A74">
        <w:rPr>
          <w:rFonts w:eastAsiaTheme="minorEastAsia" w:cstheme="minorHAnsi"/>
        </w:rPr>
        <w:t xml:space="preserve"> growth models, that optimum growth temperature declines with body size (Fig. 3)</w:t>
      </w:r>
      <w:r w:rsidR="00DA1136">
        <w:rPr>
          <w:rFonts w:eastAsiaTheme="minorEastAsia" w:cstheme="minorHAnsi"/>
        </w:rPr>
        <w:t xml:space="preserve">. </w:t>
      </w:r>
      <w:r w:rsidRPr="00B37A74">
        <w:rPr>
          <w:rFonts w:eastAsiaTheme="minorEastAsia" w:cstheme="minorHAnsi"/>
        </w:rPr>
        <w:t>The prediction of declining optimum</w:t>
      </w:r>
      <w:r w:rsidRPr="00B37A74" w:rsidDel="007D714A">
        <w:rPr>
          <w:rFonts w:eastAsiaTheme="minorEastAsia" w:cstheme="minorHAnsi"/>
        </w:rPr>
        <w:t xml:space="preserve"> </w:t>
      </w:r>
      <w:r w:rsidRPr="00B37A74">
        <w:rPr>
          <w:rFonts w:eastAsiaTheme="minorEastAsia" w:cstheme="minorHAnsi"/>
        </w:rPr>
        <w:t xml:space="preserve">growth temperatures with size was confirmed by our analysis of independent experimental growth rate data. We find that within </w:t>
      </w:r>
      <w:r w:rsidRPr="00B37A74">
        <w:rPr>
          <w:rFonts w:eastAsiaTheme="minorEastAsia" w:cstheme="minorHAnsi"/>
        </w:rPr>
        <w:lastRenderedPageBreak/>
        <w:t xml:space="preserve">species the optimum growth temperature </w:t>
      </w:r>
      <w:r w:rsidRPr="00B37A74">
        <w:rPr>
          <w:rFonts w:cstheme="minorHAnsi"/>
        </w:rPr>
        <w:t xml:space="preserve">declines with body size by </w:t>
      </w:r>
      <w:r w:rsidR="0014354F" w:rsidRPr="00B37A74">
        <w:rPr>
          <w:rFonts w:eastAsiaTheme="minorEastAsia" w:cstheme="minorHAnsi"/>
        </w:rPr>
        <w:t>0.31</w:t>
      </w:r>
      <m:oMath>
        <m:r>
          <m:rPr>
            <m:sty m:val="p"/>
          </m:rPr>
          <w:rPr>
            <w:rFonts w:ascii="Cambria Math" w:hAnsi="Cambria Math" w:cstheme="minorHAnsi"/>
          </w:rPr>
          <m:t>℃</m:t>
        </m:r>
      </m:oMath>
      <w:r w:rsidR="0014354F" w:rsidRPr="00B37A74">
        <w:rPr>
          <w:rFonts w:eastAsiaTheme="minorEastAsia" w:cstheme="minorHAnsi"/>
        </w:rPr>
        <w:t xml:space="preserve"> per unit increase in the natural log of relative body mass (Fig. 4). Below we present the underlying results in more detail. </w:t>
      </w:r>
    </w:p>
    <w:p w14:paraId="15193E82" w14:textId="7E26C65A" w:rsidR="00FF0C73" w:rsidRDefault="00FF0C73" w:rsidP="00FF0C73">
      <w:pPr>
        <w:spacing w:line="480" w:lineRule="auto"/>
        <w:ind w:firstLine="284"/>
        <w:contextualSpacing/>
        <w:jc w:val="both"/>
        <w:rPr>
          <w:rFonts w:eastAsiaTheme="minorEastAsia" w:cstheme="minorHAnsi"/>
        </w:rPr>
      </w:pPr>
      <w:r>
        <w:rPr>
          <w:rFonts w:eastAsiaTheme="minorEastAsia" w:cstheme="minorHAnsi"/>
        </w:rPr>
        <w:t xml:space="preserve">We found that the average intraspecific mass exponent for consumption rate is smaller </w:t>
      </w:r>
      <w:r w:rsidRPr="00B37A74">
        <w:rPr>
          <w:rFonts w:eastAsiaTheme="minorEastAsia" w:cstheme="minorHAnsi"/>
        </w:rPr>
        <w:t>(0.</w:t>
      </w:r>
      <w:r w:rsidR="00892CCA">
        <w:rPr>
          <w:rFonts w:eastAsiaTheme="minorEastAsia" w:cstheme="minorHAnsi"/>
        </w:rPr>
        <w:t>63</w:t>
      </w:r>
      <w:r w:rsidR="00892CCA" w:rsidRPr="00B37A74">
        <w:rPr>
          <w:rFonts w:eastAsiaTheme="minorEastAsia" w:cstheme="minorHAnsi"/>
        </w:rPr>
        <w:t xml:space="preserve"> </w:t>
      </w:r>
      <w:r w:rsidRPr="00B37A74">
        <w:rPr>
          <w:rFonts w:eastAsiaTheme="minorEastAsia" w:cstheme="minorHAnsi"/>
        </w:rPr>
        <w:t>[0.</w:t>
      </w:r>
      <w:r w:rsidR="009760EF">
        <w:rPr>
          <w:rFonts w:eastAsiaTheme="minorEastAsia" w:cstheme="minorHAnsi"/>
        </w:rPr>
        <w:t>55</w:t>
      </w:r>
      <w:r w:rsidRPr="00B37A74">
        <w:rPr>
          <w:rFonts w:eastAsiaTheme="minorEastAsia" w:cstheme="minorHAnsi"/>
        </w:rPr>
        <w:t>, 0.</w:t>
      </w:r>
      <w:r w:rsidR="00A26D25">
        <w:rPr>
          <w:rFonts w:eastAsiaTheme="minorEastAsia" w:cstheme="minorHAnsi"/>
        </w:rPr>
        <w:t>71</w:t>
      </w:r>
      <m:oMath>
        <m:r>
          <w:rPr>
            <w:rFonts w:ascii="Cambria Math" w:eastAsiaTheme="minorEastAsia" w:hAnsi="Cambria Math" w:cstheme="minorHAnsi"/>
          </w:rPr>
          <m:t>]</m:t>
        </m:r>
      </m:oMath>
      <w:r w:rsidRPr="00B37A74">
        <w:rPr>
          <w:rFonts w:eastAsiaTheme="minorEastAsia" w:cstheme="minorHAnsi"/>
        </w:rPr>
        <w:t xml:space="preserve">) than </w:t>
      </w:r>
      <w:r>
        <w:rPr>
          <w:rFonts w:eastAsiaTheme="minorEastAsia" w:cstheme="minorHAnsi"/>
        </w:rPr>
        <w:t xml:space="preserve">that for </w:t>
      </w:r>
      <w:r w:rsidRPr="00B37A74">
        <w:rPr>
          <w:rFonts w:eastAsiaTheme="minorEastAsia" w:cstheme="minorHAnsi"/>
        </w:rPr>
        <w:t xml:space="preserve">metabolic rate </w:t>
      </w:r>
      <w:r w:rsidRPr="00700E96">
        <w:rPr>
          <w:rFonts w:eastAsiaTheme="minorEastAsia" w:cstheme="minorHAnsi"/>
        </w:rPr>
        <w:t>(0.</w:t>
      </w:r>
      <w:r w:rsidR="00835549">
        <w:rPr>
          <w:rFonts w:eastAsiaTheme="minorEastAsia" w:cstheme="minorHAnsi"/>
        </w:rPr>
        <w:t>79</w:t>
      </w:r>
      <w:r w:rsidR="00835549" w:rsidRPr="00700E96">
        <w:rPr>
          <w:rFonts w:eastAsiaTheme="minorEastAsia" w:cstheme="minorHAnsi"/>
        </w:rPr>
        <w:t xml:space="preserve"> </w:t>
      </w:r>
      <w:r w:rsidRPr="00700E96">
        <w:rPr>
          <w:rFonts w:eastAsiaTheme="minorEastAsia" w:cstheme="minorHAnsi"/>
        </w:rPr>
        <w:t>[0.</w:t>
      </w:r>
      <w:r w:rsidR="0082291B">
        <w:rPr>
          <w:rFonts w:eastAsiaTheme="minorEastAsia" w:cstheme="minorHAnsi"/>
        </w:rPr>
        <w:t>74</w:t>
      </w:r>
      <w:r w:rsidRPr="00700E96">
        <w:rPr>
          <w:rFonts w:eastAsiaTheme="minorEastAsia" w:cstheme="minorHAnsi"/>
        </w:rPr>
        <w:t>, 0.</w:t>
      </w:r>
      <w:r w:rsidR="00EB7DF7">
        <w:rPr>
          <w:rFonts w:eastAsiaTheme="minorEastAsia" w:cstheme="minorHAnsi"/>
        </w:rPr>
        <w:t>84</w:t>
      </w:r>
      <w:r w:rsidRPr="00700E96">
        <w:rPr>
          <w:rFonts w:eastAsiaTheme="minorEastAsia" w:cstheme="minorHAnsi"/>
        </w:rPr>
        <w:t>]</w:t>
      </w:r>
      <w:r w:rsidRPr="00B37A74">
        <w:rPr>
          <w:rFonts w:eastAsiaTheme="minorEastAsia" w:cstheme="minorHAnsi"/>
        </w:rPr>
        <w:t xml:space="preserve">), based on the non-overlapping Bayesian 95% credible </w:t>
      </w:r>
      <w:r w:rsidRPr="00F12A6A">
        <w:rPr>
          <w:rFonts w:eastAsiaTheme="minorEastAsia" w:cstheme="minorHAnsi"/>
        </w:rPr>
        <w:t xml:space="preserve">intervals (Fig. 1). It is also probable that the scaling exponents differ from </w:t>
      </w:r>
      <w:r w:rsidR="00260B33" w:rsidRPr="00F12A6A">
        <w:rPr>
          <w:rFonts w:eastAsiaTheme="minorEastAsia" w:cstheme="minorHAnsi"/>
        </w:rPr>
        <w:t>3</w:t>
      </w:r>
      <w:r w:rsidRPr="00F12A6A">
        <w:rPr>
          <w:rFonts w:eastAsiaTheme="minorEastAsia" w:cstheme="minorHAnsi"/>
        </w:rPr>
        <w:t>/4 (</w:t>
      </w:r>
      <w:r w:rsidR="00BA45E2" w:rsidRPr="00F12A6A">
        <w:rPr>
          <w:rFonts w:eastAsiaTheme="minorEastAsia" w:cstheme="minorHAnsi"/>
        </w:rPr>
        <w:t xml:space="preserve">that is </w:t>
      </w:r>
      <w:r w:rsidRPr="00F12A6A">
        <w:rPr>
          <w:rFonts w:eastAsiaTheme="minorEastAsia" w:cstheme="minorHAnsi"/>
        </w:rPr>
        <w:t>predicted by the MTE)</w:t>
      </w:r>
      <w:r w:rsidR="00C96E6D" w:rsidRPr="00F12A6A">
        <w:rPr>
          <w:rFonts w:eastAsiaTheme="minorEastAsia" w:cstheme="minorHAnsi"/>
        </w:rPr>
        <w:t>, because</w:t>
      </w:r>
      <w:r w:rsidRPr="00F12A6A">
        <w:rPr>
          <w:rFonts w:eastAsiaTheme="minorEastAsia" w:cstheme="minorHAnsi"/>
        </w:rPr>
        <w:t xml:space="preserve"> </w:t>
      </w:r>
      <w:r w:rsidR="00064812" w:rsidRPr="00F12A6A">
        <w:rPr>
          <w:rFonts w:eastAsiaTheme="minorEastAsia" w:cstheme="minorHAnsi"/>
        </w:rPr>
        <w:t>&gt;</w:t>
      </w:r>
      <w:r w:rsidRPr="00F12A6A">
        <w:rPr>
          <w:rFonts w:eastAsiaTheme="minorEastAsia" w:cstheme="minorHAnsi"/>
        </w:rPr>
        <w:t xml:space="preserve">99% of the posterior distribution of the mass exponent of maximum consumption is below </w:t>
      </w:r>
      <w:r w:rsidR="008C76CD" w:rsidRPr="00F12A6A">
        <w:rPr>
          <w:rFonts w:eastAsiaTheme="minorEastAsia" w:cstheme="minorHAnsi"/>
        </w:rPr>
        <w:t>3</w:t>
      </w:r>
      <w:r w:rsidRPr="00F12A6A">
        <w:rPr>
          <w:rFonts w:eastAsiaTheme="minorEastAsia" w:cstheme="minorHAnsi"/>
        </w:rPr>
        <w:t xml:space="preserve">/4, </w:t>
      </w:r>
      <w:r w:rsidR="00C96E6D" w:rsidRPr="00F12A6A">
        <w:t xml:space="preserve">and </w:t>
      </w:r>
      <w:r w:rsidRPr="00F12A6A">
        <w:t>95% of</w:t>
      </w:r>
      <w:r w:rsidRPr="00F12A6A">
        <w:rPr>
          <w:rFonts w:eastAsiaTheme="minorEastAsia" w:cstheme="minorHAnsi"/>
        </w:rPr>
        <w:t xml:space="preserve"> the posterior distribution of the mass exponent of metabolic rate is above </w:t>
      </w:r>
      <w:r w:rsidR="007937F2" w:rsidRPr="00F12A6A">
        <w:rPr>
          <w:rFonts w:eastAsiaTheme="minorEastAsia" w:cstheme="minorHAnsi"/>
        </w:rPr>
        <w:t>3</w:t>
      </w:r>
      <w:r w:rsidRPr="00F12A6A">
        <w:rPr>
          <w:rFonts w:eastAsiaTheme="minorEastAsia" w:cstheme="minorHAnsi"/>
        </w:rPr>
        <w:t>/4.</w:t>
      </w:r>
      <w:r w:rsidRPr="00B37A74">
        <w:rPr>
          <w:rFonts w:eastAsiaTheme="minorEastAsia" w:cstheme="minorHAnsi"/>
        </w:rPr>
        <w:t xml:space="preserve"> Activation energies of maximum consumption rate and metabolism are both similar (</w:t>
      </w:r>
      <w:r w:rsidRPr="00B37A74">
        <w:t>0.69 [0.54, 0.8</w:t>
      </w:r>
      <w:r>
        <w:t>5</w:t>
      </w:r>
      <w:r w:rsidRPr="00B37A74">
        <w:t>] and 0.62 [0.57, 0.67] respectively; Fig. 1</w:t>
      </w:r>
      <w:r w:rsidRPr="00B37A74">
        <w:rPr>
          <w:rFonts w:eastAsiaTheme="minorEastAsia" w:cstheme="minorHAnsi"/>
        </w:rPr>
        <w:t xml:space="preserve">) and largely fall within the prediction from the MTE (0.6-0.7 eV) </w:t>
      </w:r>
      <w:r w:rsidRPr="0001320D">
        <w:rPr>
          <w:rFonts w:eastAsiaTheme="minorEastAsia" w:cstheme="minorHAnsi"/>
        </w:rPr>
        <w:fldChar w:fldCharType="begin"/>
      </w:r>
      <w:r w:rsidR="00AF30A5">
        <w:rPr>
          <w:rFonts w:eastAsiaTheme="minorEastAsia" w:cstheme="minorHAnsi"/>
        </w:rPr>
        <w:instrText xml:space="preserve"> ADDIN ZOTERO_ITEM CSL_CITATION {"citationID":"fshiNkN2","properties":{"formattedCitation":"(Brown et al., 2004)","plainCitation":"(Brown et al., 2004)","noteIndex":0},"citationItems":[{"id":914,"uris":["http://zotero.org/users/6116610/items/D84IXDI8"],"uri":["http://zotero.org/users/6116610/items/D84IXDI8"],"itemData":{"id":914,"type":"article-journal","abstract":"Metabolism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Pr="0001320D">
        <w:rPr>
          <w:rFonts w:eastAsiaTheme="minorEastAsia" w:cstheme="minorHAnsi"/>
        </w:rPr>
        <w:fldChar w:fldCharType="separate"/>
      </w:r>
      <w:r w:rsidR="00AF30A5">
        <w:rPr>
          <w:lang w:val="en-GB"/>
        </w:rPr>
        <w:t>(Brown et al., 2004)</w:t>
      </w:r>
      <w:r w:rsidRPr="0001320D">
        <w:rPr>
          <w:rFonts w:eastAsiaTheme="minorEastAsia" w:cstheme="minorHAnsi"/>
        </w:rPr>
        <w:fldChar w:fldCharType="end"/>
      </w:r>
      <w:r w:rsidRPr="00B37A74">
        <w:t xml:space="preserve">. </w:t>
      </w:r>
      <w:r>
        <w:t xml:space="preserve">The global intraspecific intercept for </w:t>
      </w:r>
      <w:ins w:id="5" w:author="Max Lindmark" w:date="2021-10-19T15:52:00Z">
        <w:r w:rsidR="00553171">
          <w:t xml:space="preserve">maximum consumption rate is </w:t>
        </w:r>
        <w:r w:rsidR="00673D17">
          <w:t xml:space="preserve">estimated to be </w:t>
        </w:r>
      </w:ins>
      <w:ins w:id="6" w:author="Max Lindmark" w:date="2021-10-19T15:58:00Z">
        <w:r w:rsidR="00795B6B">
          <w:t>-0.34</w:t>
        </w:r>
      </w:ins>
      <w:ins w:id="7" w:author="Max Lindmark" w:date="2021-10-19T15:57:00Z">
        <w:r w:rsidR="001E0983">
          <w:t xml:space="preserve"> [</w:t>
        </w:r>
        <w:r w:rsidR="005E4474" w:rsidRPr="001E0983">
          <w:t>-0.85</w:t>
        </w:r>
      </w:ins>
      <w:ins w:id="8" w:author="Max Lindmark" w:date="2021-10-19T15:58:00Z">
        <w:r w:rsidR="005E4474">
          <w:t xml:space="preserve">, </w:t>
        </w:r>
        <w:r w:rsidR="007E1BEA">
          <w:t>0.17</w:t>
        </w:r>
      </w:ins>
      <w:ins w:id="9" w:author="Max Lindmark" w:date="2021-10-19T15:57:00Z">
        <w:r w:rsidR="001E0983">
          <w:t xml:space="preserve">], and for </w:t>
        </w:r>
      </w:ins>
      <w:r>
        <w:t xml:space="preserve">routine and resting metabolic rate is estimated to be </w:t>
      </w:r>
      <w:r w:rsidRPr="00700E96">
        <w:t>1.</w:t>
      </w:r>
      <w:r w:rsidR="00313FBC">
        <w:t>85</w:t>
      </w:r>
      <w:r w:rsidR="00313FBC" w:rsidRPr="00700E96">
        <w:t xml:space="preserve"> </w:t>
      </w:r>
      <w:r>
        <w:t>[</w:t>
      </w:r>
      <w:r w:rsidR="00EF09CA">
        <w:t>1</w:t>
      </w:r>
      <w:r>
        <w:t>.</w:t>
      </w:r>
      <w:r w:rsidR="00EF09CA">
        <w:t>68</w:t>
      </w:r>
      <w:r>
        <w:t xml:space="preserve">, </w:t>
      </w:r>
      <w:r w:rsidR="00E82B4B">
        <w:t>2</w:t>
      </w:r>
      <w:r>
        <w:t>.</w:t>
      </w:r>
      <w:r w:rsidR="00E82B4B">
        <w:t>04</w:t>
      </w:r>
      <w:r>
        <w:t xml:space="preserve">], and for standard metabolic rate it is </w:t>
      </w:r>
      <w:r w:rsidR="006E59D2">
        <w:t>1</w:t>
      </w:r>
      <w:r w:rsidRPr="008151D3">
        <w:t>.</w:t>
      </w:r>
      <w:r w:rsidR="006E59D2">
        <w:t xml:space="preserve">29 </w:t>
      </w:r>
      <w:r>
        <w:t>[</w:t>
      </w:r>
      <w:r w:rsidR="00212A6A">
        <w:t>0</w:t>
      </w:r>
      <w:r w:rsidRPr="008151D3">
        <w:t>.</w:t>
      </w:r>
      <w:r w:rsidR="00657603">
        <w:t>97</w:t>
      </w:r>
      <w:r>
        <w:t xml:space="preserve">, </w:t>
      </w:r>
      <w:r w:rsidR="003623A2">
        <w:t>1</w:t>
      </w:r>
      <w:r w:rsidRPr="008151D3">
        <w:t>.</w:t>
      </w:r>
      <w:r w:rsidR="003623A2">
        <w:t>61</w:t>
      </w:r>
      <w:r>
        <w:t>] (</w:t>
      </w:r>
      <w:r w:rsidRPr="00B37A74">
        <w:rPr>
          <w:rFonts w:eastAsiaTheme="minorEastAsia" w:cstheme="minorHAnsi"/>
          <w:i/>
          <w:iCs/>
        </w:rPr>
        <w:t>SI Appendix</w:t>
      </w:r>
      <w:r>
        <w:rPr>
          <w:rFonts w:eastAsiaTheme="minorEastAsia" w:cstheme="minorHAnsi"/>
          <w:i/>
          <w:iCs/>
        </w:rPr>
        <w:t>,</w:t>
      </w:r>
      <w:r w:rsidRPr="00B37A74">
        <w:rPr>
          <w:rFonts w:eastAsiaTheme="minorEastAsia" w:cstheme="minorHAnsi"/>
          <w:iCs/>
        </w:rPr>
        <w:t xml:space="preserve"> Fig. S</w:t>
      </w:r>
      <w:r>
        <w:rPr>
          <w:rFonts w:eastAsiaTheme="minorEastAsia" w:cstheme="minorHAnsi"/>
          <w:iCs/>
        </w:rPr>
        <w:t>7</w:t>
      </w:r>
      <w:r>
        <w:t>). M</w:t>
      </w:r>
      <w:r w:rsidRPr="00B37A74">
        <w:rPr>
          <w:rFonts w:eastAsiaTheme="minorEastAsia" w:cstheme="minorHAnsi"/>
        </w:rPr>
        <w:t xml:space="preserve">odels </w:t>
      </w:r>
      <w:r>
        <w:rPr>
          <w:rFonts w:eastAsiaTheme="minorEastAsia" w:cstheme="minorHAnsi"/>
        </w:rPr>
        <w:t xml:space="preserve">where </w:t>
      </w:r>
      <w:r w:rsidRPr="00B37A74">
        <w:rPr>
          <w:rFonts w:eastAsiaTheme="minorEastAsia" w:cstheme="minorHAnsi"/>
        </w:rPr>
        <w:t>all coefficients var</w:t>
      </w:r>
      <w:r>
        <w:rPr>
          <w:rFonts w:eastAsiaTheme="minorEastAsia" w:cstheme="minorHAnsi"/>
        </w:rPr>
        <w:t>ied</w:t>
      </w:r>
      <w:r w:rsidRPr="00B37A74">
        <w:rPr>
          <w:rFonts w:eastAsiaTheme="minorEastAsia" w:cstheme="minorHAnsi"/>
        </w:rPr>
        <w:t xml:space="preserve"> by </w:t>
      </w:r>
      <w:r w:rsidRPr="00EB2E44">
        <w:rPr>
          <w:rFonts w:eastAsiaTheme="minorEastAsia" w:cstheme="minorHAnsi"/>
        </w:rPr>
        <w:t xml:space="preserve">species </w:t>
      </w:r>
      <w:r w:rsidR="00D61E0C" w:rsidRPr="00EB2E44">
        <w:rPr>
          <w:rFonts w:eastAsiaTheme="minorEastAsia" w:cstheme="minorHAnsi"/>
        </w:rPr>
        <w:t>were</w:t>
      </w:r>
      <w:r w:rsidRPr="00EB2E44">
        <w:rPr>
          <w:rFonts w:eastAsiaTheme="minorEastAsia" w:cstheme="minorHAnsi"/>
        </w:rPr>
        <w:t xml:space="preserve"> favored in terms of WAIC (M5 and M1, for consumption and metabolism, respectively) (</w:t>
      </w:r>
      <w:r w:rsidRPr="00EB2E44">
        <w:rPr>
          <w:rFonts w:eastAsiaTheme="minorEastAsia" w:cstheme="minorHAnsi"/>
          <w:i/>
          <w:iCs/>
        </w:rPr>
        <w:t>SI Appendix</w:t>
      </w:r>
      <w:r w:rsidRPr="00EB2E44">
        <w:rPr>
          <w:rFonts w:eastAsiaTheme="minorEastAsia" w:cstheme="minorHAnsi"/>
        </w:rPr>
        <w:t>, Table S4). We found statistical support for a species-varying mass and temperature interaction for metabolic rate</w:t>
      </w:r>
      <w:r w:rsidR="00665999">
        <w:rPr>
          <w:rFonts w:eastAsiaTheme="minorEastAsia" w:cstheme="minorHAnsi"/>
        </w:rPr>
        <w:t>;</w:t>
      </w:r>
      <w:r w:rsidR="00665999" w:rsidRPr="00EB2E44">
        <w:rPr>
          <w:rFonts w:eastAsiaTheme="minorEastAsia" w:cstheme="minorHAnsi"/>
        </w:rPr>
        <w:t xml:space="preserve"> </w:t>
      </w:r>
      <w:r w:rsidRPr="00EB2E44">
        <w:rPr>
          <w:rFonts w:eastAsiaTheme="minorEastAsia" w:cstheme="minorHAnsi"/>
        </w:rPr>
        <w:t>9</w:t>
      </w:r>
      <w:r w:rsidR="00A854E3" w:rsidRPr="00EB2E44">
        <w:rPr>
          <w:rFonts w:eastAsiaTheme="minorEastAsia" w:cstheme="minorHAnsi"/>
        </w:rPr>
        <w:t>8</w:t>
      </w:r>
      <w:r w:rsidRPr="00EB2E44">
        <w:rPr>
          <w:rFonts w:eastAsiaTheme="minorEastAsia" w:cstheme="minorHAnsi"/>
        </w:rPr>
        <w:t xml:space="preserve">% of the posterior distribution of the global interaction coefficient </w:t>
      </w:r>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i/>
                  </w:rPr>
                </m:ctrlPr>
              </m:sSubPr>
              <m:e>
                <m:r>
                  <w:rPr>
                    <w:rFonts w:ascii="Cambria Math" w:hAnsi="Cambria Math" w:cstheme="minorHAnsi"/>
                  </w:rPr>
                  <m:t>β</m:t>
                </m:r>
              </m:e>
              <m:sub>
                <m:r>
                  <w:rPr>
                    <w:rFonts w:ascii="Cambria Math" w:hAnsi="Cambria Math" w:cstheme="minorHAnsi"/>
                  </w:rPr>
                  <m:t>3</m:t>
                </m:r>
              </m:sub>
            </m:sSub>
          </m:sub>
        </m:sSub>
      </m:oMath>
      <w:r w:rsidRPr="00EB2E44">
        <w:rPr>
          <w:rFonts w:eastAsiaTheme="minorEastAsia" w:cstheme="minorHAnsi"/>
        </w:rPr>
        <w:t xml:space="preserve"> </w:t>
      </w:r>
      <w:r w:rsidRPr="0029104D">
        <w:rPr>
          <w:rFonts w:eastAsiaTheme="minorEastAsia" w:cstheme="minorHAnsi"/>
          <w:iCs/>
        </w:rPr>
        <w:t>is above 0 (</w:t>
      </w:r>
      <w:r w:rsidRPr="0029104D">
        <w:rPr>
          <w:rFonts w:eastAsiaTheme="minorEastAsia" w:cstheme="minorHAnsi"/>
          <w:i/>
          <w:iCs/>
        </w:rPr>
        <w:t>SI Appendix</w:t>
      </w:r>
      <w:r w:rsidRPr="00F64B86">
        <w:rPr>
          <w:rFonts w:eastAsiaTheme="minorEastAsia" w:cstheme="minorHAnsi"/>
          <w:i/>
          <w:iCs/>
        </w:rPr>
        <w:t>,</w:t>
      </w:r>
      <w:r w:rsidRPr="00F64B86">
        <w:rPr>
          <w:rFonts w:eastAsiaTheme="minorEastAsia" w:cstheme="minorHAnsi"/>
          <w:iCs/>
        </w:rPr>
        <w:t xml:space="preserve"> Fig. S5)</w:t>
      </w:r>
      <w:r w:rsidRPr="0095600F">
        <w:rPr>
          <w:rFonts w:eastAsiaTheme="minorEastAsia" w:cstheme="minorHAnsi"/>
        </w:rPr>
        <w:t>. The estimated coefficient is 0.</w:t>
      </w:r>
      <w:r w:rsidR="00DC2E86" w:rsidRPr="00EB2E44">
        <w:rPr>
          <w:rFonts w:eastAsiaTheme="minorEastAsia" w:cstheme="minorHAnsi"/>
        </w:rPr>
        <w:t>0</w:t>
      </w:r>
      <w:r w:rsidR="0095600F">
        <w:rPr>
          <w:rFonts w:eastAsiaTheme="minorEastAsia" w:cstheme="minorHAnsi"/>
        </w:rPr>
        <w:t>0</w:t>
      </w:r>
      <w:r w:rsidR="00DC2E86" w:rsidRPr="0095600F">
        <w:rPr>
          <w:rFonts w:eastAsiaTheme="minorEastAsia" w:cstheme="minorHAnsi"/>
        </w:rPr>
        <w:t>1</w:t>
      </w:r>
      <w:r w:rsidR="005B4215">
        <w:rPr>
          <w:rFonts w:eastAsiaTheme="minorEastAsia" w:cstheme="minorHAnsi"/>
        </w:rPr>
        <w:t>8</w:t>
      </w:r>
      <w:r w:rsidR="00DC2E86" w:rsidRPr="00EB2E44">
        <w:rPr>
          <w:rFonts w:eastAsiaTheme="minorEastAsia" w:cstheme="minorHAnsi"/>
        </w:rPr>
        <w:t xml:space="preserve"> </w:t>
      </w:r>
      <w:r w:rsidRPr="0029104D">
        <w:rPr>
          <w:rFonts w:eastAsiaTheme="minorEastAsia" w:cstheme="minorHAnsi"/>
        </w:rPr>
        <w:t>[0.</w:t>
      </w:r>
      <w:r w:rsidR="00993DEF" w:rsidRPr="0029104D">
        <w:rPr>
          <w:rFonts w:eastAsiaTheme="minorEastAsia" w:cstheme="minorHAnsi"/>
        </w:rPr>
        <w:t>0</w:t>
      </w:r>
      <w:r w:rsidR="00993DEF">
        <w:rPr>
          <w:rFonts w:eastAsiaTheme="minorEastAsia" w:cstheme="minorHAnsi"/>
        </w:rPr>
        <w:t>1</w:t>
      </w:r>
      <w:r w:rsidR="005B4215">
        <w:rPr>
          <w:rFonts w:eastAsiaTheme="minorEastAsia" w:cstheme="minorHAnsi"/>
        </w:rPr>
        <w:t>5</w:t>
      </w:r>
      <w:r w:rsidRPr="00993DEF">
        <w:rPr>
          <w:rFonts w:eastAsiaTheme="minorEastAsia" w:cstheme="minorHAnsi"/>
        </w:rPr>
        <w:t>, 0.03</w:t>
      </w:r>
      <w:r w:rsidRPr="00EB2E44">
        <w:rPr>
          <w:rFonts w:eastAsiaTheme="minorEastAsia" w:cstheme="minorHAnsi"/>
        </w:rPr>
        <w:t>7] on the</w:t>
      </w:r>
      <w:r w:rsidRPr="00B37A74">
        <w:rPr>
          <w:rFonts w:eastAsiaTheme="minorEastAsia" w:cstheme="minorHAnsi"/>
        </w:rPr>
        <w:t xml:space="preserve"> Arrhenius temperature scale, which corresponds to a decline in the mass scaling exponent of metabolic rate by 0.0026 </w:t>
      </w:r>
      <m:oMath>
        <m:sSup>
          <m:sSupPr>
            <m:ctrlPr>
              <w:rPr>
                <w:rFonts w:ascii="Cambria Math" w:eastAsiaTheme="minorEastAsia" w:hAnsi="Cambria Math" w:cstheme="minorHAnsi"/>
                <w:i/>
              </w:rPr>
            </m:ctrlPr>
          </m:sSupPr>
          <m:e>
            <m:r>
              <w:rPr>
                <w:rFonts w:ascii="Cambria Math" w:eastAsiaTheme="minorEastAsia" w:hAnsi="Cambria Math" w:cstheme="minorHAnsi"/>
              </w:rPr>
              <m:t>℃</m:t>
            </m:r>
          </m:e>
          <m:sup>
            <m:r>
              <w:rPr>
                <w:rFonts w:ascii="Cambria Math" w:eastAsiaTheme="minorEastAsia" w:hAnsi="Cambria Math" w:cstheme="minorHAnsi"/>
              </w:rPr>
              <m:t>-1</m:t>
            </m:r>
          </m:sup>
        </m:sSup>
      </m:oMath>
      <w:r w:rsidRPr="00B37A74">
        <w:rPr>
          <w:rFonts w:eastAsiaTheme="minorEastAsia" w:cstheme="minorHAnsi"/>
        </w:rPr>
        <w:t xml:space="preserve">. </w:t>
      </w:r>
      <w:r>
        <w:rPr>
          <w:rFonts w:eastAsiaTheme="minorEastAsia" w:cstheme="minorHAnsi"/>
        </w:rPr>
        <w:t xml:space="preserve">The selected model for </w:t>
      </w:r>
      <w:r w:rsidRPr="00B37A74">
        <w:rPr>
          <w:rFonts w:eastAsiaTheme="minorEastAsia" w:cstheme="minorHAnsi"/>
        </w:rPr>
        <w:t>maximum consumption</w:t>
      </w:r>
      <w:r>
        <w:rPr>
          <w:rFonts w:eastAsiaTheme="minorEastAsia" w:cstheme="minorHAnsi"/>
        </w:rPr>
        <w:t xml:space="preserve"> rate did not include </w:t>
      </w:r>
      <w:r w:rsidRPr="00B37A74">
        <w:rPr>
          <w:rFonts w:eastAsiaTheme="minorEastAsia" w:cstheme="minorHAnsi"/>
        </w:rPr>
        <w:t>an interaction term</w:t>
      </w:r>
      <w:r w:rsidR="00665999">
        <w:rPr>
          <w:rFonts w:eastAsiaTheme="minorEastAsia" w:cstheme="minorHAnsi"/>
        </w:rPr>
        <w:t xml:space="preserve"> between mass and temperature</w:t>
      </w:r>
      <w:r>
        <w:rPr>
          <w:rFonts w:eastAsiaTheme="minorEastAsia" w:cstheme="minorHAnsi"/>
        </w:rPr>
        <w:t xml:space="preserve"> (M5)</w:t>
      </w:r>
      <w:r w:rsidRPr="00B37A74">
        <w:rPr>
          <w:rFonts w:eastAsiaTheme="minorEastAsia" w:cstheme="minorHAnsi"/>
        </w:rPr>
        <w:t xml:space="preserve">. </w:t>
      </w:r>
    </w:p>
    <w:p w14:paraId="047FC7E3" w14:textId="17FBD2FC" w:rsidR="00FF0C73" w:rsidRDefault="00FF0C73" w:rsidP="00FF0C73">
      <w:pPr>
        <w:shd w:val="clear" w:color="auto" w:fill="FFFFFF" w:themeFill="background1"/>
        <w:spacing w:line="480" w:lineRule="auto"/>
        <w:ind w:firstLine="284"/>
        <w:contextualSpacing/>
        <w:jc w:val="both"/>
        <w:rPr>
          <w:rFonts w:eastAsiaTheme="minorEastAsia" w:cstheme="minorHAnsi"/>
        </w:rPr>
      </w:pPr>
      <w:r w:rsidRPr="00B37A74">
        <w:rPr>
          <w:rFonts w:eastAsiaTheme="minorEastAsia" w:cstheme="minorHAnsi"/>
        </w:rPr>
        <w:t>We estimate</w:t>
      </w:r>
      <w:r>
        <w:rPr>
          <w:rFonts w:eastAsiaTheme="minorEastAsia" w:cstheme="minorHAnsi"/>
        </w:rPr>
        <w:t>d</w:t>
      </w:r>
      <w:r w:rsidRPr="00B37A74">
        <w:rPr>
          <w:rFonts w:eastAsiaTheme="minorEastAsia" w:cstheme="minorHAnsi"/>
        </w:rPr>
        <w:t xml:space="preserve"> the parameters of the Sharpe-Schoolfield equation (Eq. 4) for temperature-dependence of consumption including data beyond peak temperature as:</w:t>
      </w:r>
      <w:r>
        <w:rPr>
          <w:rFonts w:eastAsiaTheme="minorEastAsia" w:cstheme="minorHAnsi"/>
        </w:rPr>
        <w:t xml:space="preserve"> activation energy,</w:t>
      </w:r>
      <w:r w:rsidRPr="00B37A74">
        <w:rPr>
          <w:rFonts w:eastAsiaTheme="minorEastAsia" w:cstheme="minorHAnsi"/>
        </w:rPr>
        <w:t xml:space="preserve"> </w:t>
      </w:r>
      <m:oMath>
        <m:sSub>
          <m:sSubPr>
            <m:ctrlPr>
              <w:rPr>
                <w:rFonts w:ascii="Cambria Math" w:eastAsiaTheme="minorEastAsia" w:hAnsi="Cambria Math" w:cstheme="minorHAnsi"/>
                <w:i/>
              </w:rPr>
            </m:ctrlPr>
          </m:sSubPr>
          <m:e>
            <m:r>
              <w:rPr>
                <w:rFonts w:ascii="Cambria Math" w:eastAsiaTheme="minorEastAsia" w:hAnsi="Cambria Math" w:cstheme="minorHAnsi"/>
              </w:rPr>
              <m:t>E</m:t>
            </m:r>
          </m:e>
          <m:sub>
            <m:r>
              <w:rPr>
                <w:rFonts w:ascii="Cambria Math" w:eastAsiaTheme="minorEastAsia" w:hAnsi="Cambria Math" w:cstheme="minorHAnsi"/>
              </w:rPr>
              <m:t>j</m:t>
            </m:r>
          </m:sub>
        </m:sSub>
      </m:oMath>
      <w:r w:rsidRPr="00B37A74">
        <w:rPr>
          <w:rFonts w:eastAsiaTheme="minorEastAsia" w:cstheme="minorHAnsi"/>
        </w:rPr>
        <w:t xml:space="preserve"> = 0</w:t>
      </w:r>
      <w:r w:rsidRPr="00E20F32">
        <w:rPr>
          <w:rFonts w:eastAsiaTheme="minorEastAsia" w:cstheme="minorHAnsi"/>
        </w:rPr>
        <w:t>.</w:t>
      </w:r>
      <w:r w:rsidR="00FD741D">
        <w:rPr>
          <w:rFonts w:eastAsiaTheme="minorEastAsia" w:cstheme="minorHAnsi"/>
        </w:rPr>
        <w:t>7</w:t>
      </w:r>
      <w:r w:rsidR="007E6C00">
        <w:rPr>
          <w:rFonts w:eastAsiaTheme="minorEastAsia" w:cstheme="minorHAnsi"/>
        </w:rPr>
        <w:t>3</w:t>
      </w:r>
      <w:r w:rsidRPr="00E20F32">
        <w:rPr>
          <w:rFonts w:eastAsiaTheme="minorEastAsia" w:cstheme="minorHAnsi"/>
        </w:rPr>
        <w:t xml:space="preserve"> [0.</w:t>
      </w:r>
      <w:r w:rsidR="00FD741D">
        <w:rPr>
          <w:rFonts w:eastAsiaTheme="minorEastAsia" w:cstheme="minorHAnsi"/>
        </w:rPr>
        <w:t>54</w:t>
      </w:r>
      <w:r w:rsidRPr="00E20F32">
        <w:rPr>
          <w:rFonts w:eastAsiaTheme="minorEastAsia" w:cstheme="minorHAnsi"/>
        </w:rPr>
        <w:t>, 0.</w:t>
      </w:r>
      <w:r w:rsidR="005B4E3C">
        <w:rPr>
          <w:rFonts w:eastAsiaTheme="minorEastAsia" w:cstheme="minorHAnsi"/>
        </w:rPr>
        <w:t>9</w:t>
      </w:r>
      <w:r w:rsidR="005B4E3C" w:rsidRPr="00E20F32">
        <w:rPr>
          <w:rFonts w:eastAsiaTheme="minorEastAsia" w:cstheme="minorHAnsi"/>
        </w:rPr>
        <w:t>4</w:t>
      </w:r>
      <w:r w:rsidRPr="00E20F32">
        <w:rPr>
          <w:rFonts w:eastAsiaTheme="minorEastAsia" w:cstheme="minorHAnsi"/>
        </w:rPr>
        <w:t xml:space="preserve">], rate at reference temperature, </w:t>
      </w:r>
      <m:oMath>
        <m:sSub>
          <m:sSubPr>
            <m:ctrlPr>
              <w:rPr>
                <w:rFonts w:ascii="Cambria Math" w:eastAsiaTheme="minorEastAsia" w:hAnsi="Cambria Math" w:cstheme="minorHAnsi"/>
                <w:i/>
              </w:rPr>
            </m:ctrlPr>
          </m:sSubPr>
          <m:e>
            <m:r>
              <w:rPr>
                <w:rFonts w:ascii="Cambria Math" w:eastAsiaTheme="minorEastAsia" w:hAnsi="Cambria Math" w:cstheme="minorHAnsi"/>
              </w:rPr>
              <m:t>C</m:t>
            </m:r>
          </m:e>
          <m:sub>
            <m:sSub>
              <m:sSubPr>
                <m:ctrlPr>
                  <w:rPr>
                    <w:rFonts w:ascii="Cambria Math" w:eastAsiaTheme="minorEastAsia" w:hAnsi="Cambria Math" w:cstheme="minorHAnsi"/>
                    <w:i/>
                  </w:rPr>
                </m:ctrlPr>
              </m:sSubPr>
              <m:e>
                <m:r>
                  <w:rPr>
                    <w:rFonts w:ascii="Cambria Math" w:eastAsiaTheme="minorEastAsia" w:hAnsi="Cambria Math" w:cstheme="minorHAnsi"/>
                  </w:rPr>
                  <m:t>0</m:t>
                </m:r>
              </m:e>
              <m:sub>
                <m:r>
                  <w:rPr>
                    <w:rFonts w:ascii="Cambria Math" w:eastAsiaTheme="minorEastAsia" w:hAnsi="Cambria Math" w:cstheme="minorHAnsi"/>
                  </w:rPr>
                  <m:t>j</m:t>
                </m:r>
              </m:sub>
            </m:sSub>
          </m:sub>
        </m:sSub>
      </m:oMath>
      <w:r w:rsidRPr="00E20F32">
        <w:rPr>
          <w:rFonts w:eastAsiaTheme="minorEastAsia" w:cstheme="minorHAnsi"/>
        </w:rPr>
        <w:t xml:space="preserve"> = 0.</w:t>
      </w:r>
      <w:r w:rsidR="00F97970" w:rsidRPr="00E20F32">
        <w:rPr>
          <w:rFonts w:eastAsiaTheme="minorEastAsia" w:cstheme="minorHAnsi"/>
        </w:rPr>
        <w:t>7</w:t>
      </w:r>
      <w:r w:rsidR="00F97970">
        <w:rPr>
          <w:rFonts w:eastAsiaTheme="minorEastAsia" w:cstheme="minorHAnsi"/>
        </w:rPr>
        <w:t>9</w:t>
      </w:r>
      <w:r w:rsidR="00F97970" w:rsidRPr="00E20F32">
        <w:rPr>
          <w:rFonts w:eastAsiaTheme="minorEastAsia" w:cstheme="minorHAnsi"/>
        </w:rPr>
        <w:t xml:space="preserve"> </w:t>
      </w:r>
      <w:r w:rsidRPr="00E20F32">
        <w:rPr>
          <w:rFonts w:eastAsiaTheme="minorEastAsia" w:cstheme="minorHAnsi"/>
        </w:rPr>
        <w:t>[0.</w:t>
      </w:r>
      <w:r w:rsidR="0072672C" w:rsidRPr="00E20F32">
        <w:rPr>
          <w:rFonts w:eastAsiaTheme="minorEastAsia" w:cstheme="minorHAnsi"/>
        </w:rPr>
        <w:t>5</w:t>
      </w:r>
      <w:r w:rsidR="0072672C">
        <w:rPr>
          <w:rFonts w:eastAsiaTheme="minorEastAsia" w:cstheme="minorHAnsi"/>
        </w:rPr>
        <w:t>8</w:t>
      </w:r>
      <w:r w:rsidRPr="00E20F32">
        <w:rPr>
          <w:rFonts w:eastAsiaTheme="minorEastAsia" w:cstheme="minorHAnsi"/>
        </w:rPr>
        <w:t xml:space="preserve">, </w:t>
      </w:r>
      <w:r w:rsidR="003163B5">
        <w:rPr>
          <w:rFonts w:eastAsiaTheme="minorEastAsia" w:cstheme="minorHAnsi"/>
        </w:rPr>
        <w:t>0.99</w:t>
      </w:r>
      <w:r w:rsidRPr="00E20F32">
        <w:rPr>
          <w:rFonts w:eastAsiaTheme="minorEastAsia" w:cstheme="minorHAnsi"/>
        </w:rPr>
        <w:t xml:space="preserve">], </w:t>
      </w:r>
      <w:r w:rsidRPr="00672CB5">
        <w:rPr>
          <w:rFonts w:eastAsiaTheme="minorEastAsia" w:cstheme="minorHAnsi"/>
        </w:rPr>
        <w:t xml:space="preserve">temperature at which </w:t>
      </w:r>
      <w:r w:rsidRPr="00672CB5">
        <w:rPr>
          <w:rFonts w:eastAsiaTheme="minorEastAsia"/>
          <w:iCs/>
        </w:rPr>
        <w:t xml:space="preserve">the </w:t>
      </w:r>
      <w:r w:rsidRPr="00672CB5">
        <w:rPr>
          <w:rFonts w:eastAsiaTheme="minorEastAsia"/>
          <w:iCs/>
        </w:rPr>
        <w:lastRenderedPageBreak/>
        <w:t>rate is reduced</w:t>
      </w:r>
      <w:r w:rsidR="001A3841" w:rsidRPr="00672CB5">
        <w:rPr>
          <w:rFonts w:eastAsiaTheme="minorEastAsia"/>
          <w:iCs/>
        </w:rPr>
        <w:t xml:space="preserve"> to half</w:t>
      </w:r>
      <w:r w:rsidRPr="00672CB5">
        <w:rPr>
          <w:rFonts w:eastAsiaTheme="minorEastAsia"/>
          <w:iCs/>
        </w:rPr>
        <w:t xml:space="preserve"> </w:t>
      </w:r>
      <w:r w:rsidR="00FA166A">
        <w:rPr>
          <w:rFonts w:eastAsiaTheme="minorEastAsia"/>
          <w:iCs/>
        </w:rPr>
        <w:t xml:space="preserve">(of the rate in the absence of deactivation) </w:t>
      </w:r>
      <w:r w:rsidRPr="00787B6E">
        <w:rPr>
          <w:rFonts w:eastAsiaTheme="minorEastAsia"/>
          <w:iCs/>
        </w:rPr>
        <w:t>due to high temperatures</w:t>
      </w:r>
      <w:r w:rsidRPr="00E20F32">
        <w:rPr>
          <w:rFonts w:eastAsiaTheme="minorEastAsia"/>
          <w:iCs/>
        </w:rPr>
        <w:t>,</w:t>
      </w:r>
      <w:r w:rsidRPr="00E20F32">
        <w:rPr>
          <w:rFonts w:eastAsiaTheme="minorEastAsia" w:cstheme="minorHAnsi"/>
        </w:rPr>
        <w:t xml:space="preserve"> </w:t>
      </w:r>
      <m:oMath>
        <m:sSub>
          <m:sSubPr>
            <m:ctrlPr>
              <w:rPr>
                <w:rFonts w:ascii="Cambria Math" w:eastAsiaTheme="minorEastAsia" w:hAnsi="Cambria Math" w:cstheme="minorHAnsi"/>
                <w:i/>
              </w:rPr>
            </m:ctrlPr>
          </m:sSubPr>
          <m:e>
            <m:r>
              <w:rPr>
                <w:rFonts w:ascii="Cambria Math" w:eastAsiaTheme="minorEastAsia" w:hAnsi="Cambria Math" w:cstheme="minorHAnsi"/>
              </w:rPr>
              <m:t>T</m:t>
            </m:r>
          </m:e>
          <m:sub>
            <m:r>
              <w:rPr>
                <w:rFonts w:ascii="Cambria Math" w:eastAsiaTheme="minorEastAsia" w:hAnsi="Cambria Math" w:cstheme="minorHAnsi"/>
              </w:rPr>
              <m:t>h</m:t>
            </m:r>
          </m:sub>
        </m:sSub>
      </m:oMath>
      <w:r w:rsidRPr="00E20F32">
        <w:rPr>
          <w:rFonts w:eastAsiaTheme="minorEastAsia" w:cstheme="minorHAnsi"/>
        </w:rPr>
        <w:t xml:space="preserve"> = </w:t>
      </w:r>
      <w:r w:rsidR="006A5A37" w:rsidRPr="006A5A37">
        <w:rPr>
          <w:rFonts w:eastAsiaTheme="minorEastAsia" w:cstheme="minorHAnsi"/>
        </w:rPr>
        <w:t>0.7</w:t>
      </w:r>
      <w:r w:rsidR="00F310B5">
        <w:rPr>
          <w:rFonts w:eastAsiaTheme="minorEastAsia" w:cstheme="minorHAnsi"/>
        </w:rPr>
        <w:t>5</w:t>
      </w:r>
      <w:r w:rsidRPr="00E20F32">
        <w:rPr>
          <w:rFonts w:eastAsiaTheme="minorEastAsia" w:cstheme="minorHAnsi"/>
        </w:rPr>
        <w:t xml:space="preserve"> [</w:t>
      </w:r>
      <w:r w:rsidR="0086796C">
        <w:rPr>
          <w:rFonts w:eastAsiaTheme="minorEastAsia" w:cstheme="minorHAnsi"/>
        </w:rPr>
        <w:t>-0</w:t>
      </w:r>
      <w:r w:rsidRPr="00E20F32">
        <w:rPr>
          <w:rFonts w:eastAsiaTheme="minorEastAsia" w:cstheme="minorHAnsi"/>
        </w:rPr>
        <w:t>.</w:t>
      </w:r>
      <w:r w:rsidR="0086796C" w:rsidRPr="00E20F32">
        <w:rPr>
          <w:rFonts w:eastAsiaTheme="minorEastAsia" w:cstheme="minorHAnsi"/>
        </w:rPr>
        <w:t>8</w:t>
      </w:r>
      <w:r w:rsidR="0086796C">
        <w:rPr>
          <w:rFonts w:eastAsiaTheme="minorEastAsia" w:cstheme="minorHAnsi"/>
        </w:rPr>
        <w:t>6</w:t>
      </w:r>
      <w:r w:rsidRPr="00E20F32">
        <w:rPr>
          <w:rFonts w:eastAsiaTheme="minorEastAsia" w:cstheme="minorHAnsi"/>
        </w:rPr>
        <w:t xml:space="preserve">, </w:t>
      </w:r>
      <w:r w:rsidR="009B2750">
        <w:rPr>
          <w:rFonts w:eastAsiaTheme="minorEastAsia" w:cstheme="minorHAnsi"/>
        </w:rPr>
        <w:t>2.37</w:t>
      </w:r>
      <w:r w:rsidRPr="00E20F32">
        <w:rPr>
          <w:rFonts w:eastAsiaTheme="minorEastAsia" w:cstheme="minorHAnsi"/>
        </w:rPr>
        <w:t xml:space="preserve">], and the rate of the decline past the peak, </w:t>
      </w:r>
      <m:oMath>
        <m:sSub>
          <m:sSubPr>
            <m:ctrlPr>
              <w:rPr>
                <w:rFonts w:ascii="Cambria Math" w:eastAsiaTheme="minorEastAsia" w:hAnsi="Cambria Math" w:cstheme="minorHAnsi"/>
                <w:i/>
              </w:rPr>
            </m:ctrlPr>
          </m:sSubPr>
          <m:e>
            <m:r>
              <w:rPr>
                <w:rFonts w:ascii="Cambria Math" w:eastAsiaTheme="minorEastAsia" w:hAnsi="Cambria Math" w:cstheme="minorHAnsi"/>
              </w:rPr>
              <m:t>E</m:t>
            </m:r>
          </m:e>
          <m:sub>
            <m:r>
              <w:rPr>
                <w:rFonts w:ascii="Cambria Math" w:eastAsiaTheme="minorEastAsia" w:hAnsi="Cambria Math" w:cstheme="minorHAnsi"/>
              </w:rPr>
              <m:t>h</m:t>
            </m:r>
          </m:sub>
        </m:sSub>
      </m:oMath>
      <w:r w:rsidRPr="00E20F32">
        <w:rPr>
          <w:rFonts w:eastAsiaTheme="minorEastAsia" w:cstheme="minorHAnsi"/>
        </w:rPr>
        <w:t xml:space="preserve"> = </w:t>
      </w:r>
      <w:r w:rsidR="004C76B9">
        <w:rPr>
          <w:rFonts w:eastAsiaTheme="minorEastAsia" w:cstheme="minorHAnsi"/>
        </w:rPr>
        <w:t>1</w:t>
      </w:r>
      <w:r w:rsidRPr="00E20F32">
        <w:rPr>
          <w:rFonts w:eastAsiaTheme="minorEastAsia" w:cstheme="minorHAnsi"/>
        </w:rPr>
        <w:t>.</w:t>
      </w:r>
      <w:r w:rsidR="004C76B9">
        <w:rPr>
          <w:rFonts w:eastAsiaTheme="minorEastAsia" w:cstheme="minorHAnsi"/>
        </w:rPr>
        <w:t>89</w:t>
      </w:r>
      <w:r w:rsidR="004C76B9" w:rsidRPr="00E20F32">
        <w:rPr>
          <w:rFonts w:eastAsiaTheme="minorEastAsia" w:cstheme="minorHAnsi"/>
        </w:rPr>
        <w:t xml:space="preserve"> </w:t>
      </w:r>
      <w:r w:rsidRPr="00E20F32">
        <w:rPr>
          <w:rFonts w:eastAsiaTheme="minorEastAsia" w:cstheme="minorHAnsi"/>
        </w:rPr>
        <w:t>[</w:t>
      </w:r>
      <w:r w:rsidR="004D30F8">
        <w:rPr>
          <w:rFonts w:eastAsiaTheme="minorEastAsia" w:cstheme="minorHAnsi"/>
        </w:rPr>
        <w:t>1</w:t>
      </w:r>
      <w:r w:rsidRPr="00E20F32">
        <w:rPr>
          <w:rFonts w:eastAsiaTheme="minorEastAsia" w:cstheme="minorHAnsi"/>
        </w:rPr>
        <w:t>.</w:t>
      </w:r>
      <w:r w:rsidR="00FD3910">
        <w:rPr>
          <w:rFonts w:eastAsiaTheme="minorEastAsia" w:cstheme="minorHAnsi"/>
        </w:rPr>
        <w:t>68</w:t>
      </w:r>
      <w:r w:rsidRPr="00E20F32">
        <w:rPr>
          <w:rFonts w:eastAsiaTheme="minorEastAsia" w:cstheme="minorHAnsi"/>
        </w:rPr>
        <w:t xml:space="preserve">, </w:t>
      </w:r>
      <w:r w:rsidR="000665E4">
        <w:rPr>
          <w:rFonts w:eastAsiaTheme="minorEastAsia" w:cstheme="minorHAnsi"/>
        </w:rPr>
        <w:t>2</w:t>
      </w:r>
      <w:r w:rsidRPr="00E20F32">
        <w:rPr>
          <w:rFonts w:eastAsiaTheme="minorEastAsia" w:cstheme="minorHAnsi"/>
        </w:rPr>
        <w:t>.</w:t>
      </w:r>
      <w:r w:rsidR="000665E4">
        <w:rPr>
          <w:rFonts w:eastAsiaTheme="minorEastAsia" w:cstheme="minorHAnsi"/>
        </w:rPr>
        <w:t>1</w:t>
      </w:r>
      <w:r w:rsidRPr="00E20F32">
        <w:rPr>
          <w:rFonts w:eastAsiaTheme="minorEastAsia" w:cstheme="minorHAnsi"/>
        </w:rPr>
        <w:t>]. This shows</w:t>
      </w:r>
      <w:r w:rsidRPr="00B37A74">
        <w:rPr>
          <w:rFonts w:eastAsiaTheme="minorEastAsia" w:cstheme="minorHAnsi"/>
        </w:rPr>
        <w:t xml:space="preserve"> that the relationship between consumption rate and temperature is unimodal and asymmetric, where the decline in consumption rate at high temperatures is steeper than the increase at low temperatures (Fig. 2). </w:t>
      </w:r>
    </w:p>
    <w:p w14:paraId="35240DF5" w14:textId="73D6167D" w:rsidR="00FF0C73" w:rsidRDefault="00FF0C73" w:rsidP="00FF0C73">
      <w:pPr>
        <w:spacing w:line="480" w:lineRule="auto"/>
        <w:ind w:firstLine="284"/>
        <w:contextualSpacing/>
        <w:jc w:val="both"/>
        <w:rPr>
          <w:rFonts w:eastAsiaTheme="minorEastAsia" w:cstheme="minorHAnsi"/>
        </w:rPr>
      </w:pPr>
      <w:r w:rsidRPr="00B37A74">
        <w:rPr>
          <w:rFonts w:eastAsiaTheme="minorEastAsia" w:cstheme="minorHAnsi"/>
        </w:rPr>
        <w:t>The above results</w:t>
      </w:r>
      <w:r>
        <w:rPr>
          <w:rFonts w:eastAsiaTheme="minorEastAsia" w:cstheme="minorHAnsi"/>
        </w:rPr>
        <w:t xml:space="preserve"> provide empirical</w:t>
      </w:r>
      <w:r w:rsidRPr="00B37A74">
        <w:rPr>
          <w:rFonts w:eastAsiaTheme="minorEastAsia" w:cstheme="minorHAnsi"/>
        </w:rPr>
        <w:t xml:space="preserve"> </w:t>
      </w:r>
      <w:r>
        <w:rPr>
          <w:rFonts w:eastAsiaTheme="minorEastAsia" w:cstheme="minorHAnsi"/>
        </w:rPr>
        <w:t>support</w:t>
      </w:r>
      <w:r w:rsidRPr="00B37A74">
        <w:rPr>
          <w:rFonts w:eastAsiaTheme="minorEastAsia" w:cstheme="minorHAnsi"/>
        </w:rPr>
        <w:t xml:space="preserve"> </w:t>
      </w:r>
      <w:r>
        <w:rPr>
          <w:rFonts w:eastAsiaTheme="minorEastAsia" w:cstheme="minorHAnsi"/>
        </w:rPr>
        <w:t xml:space="preserve">for </w:t>
      </w:r>
      <w:r w:rsidRPr="00B37A74">
        <w:rPr>
          <w:rFonts w:eastAsiaTheme="minorEastAsia" w:cstheme="minorHAnsi"/>
        </w:rPr>
        <w:t xml:space="preserve">the </w:t>
      </w:r>
      <w:r w:rsidR="002F1D23">
        <w:rPr>
          <w:rFonts w:eastAsiaTheme="minorEastAsia" w:cstheme="minorHAnsi"/>
        </w:rPr>
        <w:t xml:space="preserve">two </w:t>
      </w:r>
      <w:r w:rsidRPr="00B37A74">
        <w:rPr>
          <w:rFonts w:eastAsiaTheme="minorEastAsia" w:cstheme="minorHAnsi"/>
        </w:rPr>
        <w:t xml:space="preserve">criteria outlined in Morita et al., </w:t>
      </w:r>
      <w:r w:rsidRPr="00B37A74">
        <w:rPr>
          <w:rFonts w:eastAsiaTheme="minorEastAsia" w:cstheme="minorHAnsi"/>
        </w:rPr>
        <w:fldChar w:fldCharType="begin"/>
      </w:r>
      <w:r w:rsidR="00AF30A5">
        <w:rPr>
          <w:rFonts w:eastAsiaTheme="minorEastAsia" w:cstheme="minorHAnsi"/>
        </w:rPr>
        <w:instrText xml:space="preserve"> ADDIN ZOTERO_ITEM CSL_CITATION {"citationID":"a756rfjq1b","properties":{"formattedCitation":"(2010)","plainCitation":"(2010)","noteIndex":0},"citationItems":[{"id":886,"uris":["http://zotero.org/users/6116610/items/H7FEY4AA"],"uri":["http://zotero.org/users/6116610/items/H7FEY4AA"],"itemData":{"id":886,"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suppress-author":true}],"schema":"https://github.com/citation-style-language/schema/raw/master/csl-citation.json"} </w:instrText>
      </w:r>
      <w:r w:rsidRPr="00B37A74">
        <w:rPr>
          <w:rFonts w:eastAsiaTheme="minorEastAsia" w:cstheme="minorHAnsi"/>
        </w:rPr>
        <w:fldChar w:fldCharType="separate"/>
      </w:r>
      <w:r w:rsidR="00AF30A5">
        <w:rPr>
          <w:lang w:val="en-GB"/>
        </w:rPr>
        <w:t>(2010)</w:t>
      </w:r>
      <w:r w:rsidRPr="00B37A74">
        <w:rPr>
          <w:rFonts w:eastAsiaTheme="minorEastAsia" w:cstheme="minorHAnsi"/>
        </w:rPr>
        <w:fldChar w:fldCharType="end"/>
      </w:r>
      <w:r>
        <w:rPr>
          <w:rFonts w:eastAsiaTheme="minorEastAsia" w:cstheme="minorHAnsi"/>
        </w:rPr>
        <w:t xml:space="preserve"> that </w:t>
      </w:r>
      <w:r w:rsidR="00AD12DD">
        <w:rPr>
          <w:rFonts w:eastAsiaTheme="minorEastAsia" w:cstheme="minorHAnsi"/>
        </w:rPr>
        <w:t xml:space="preserve">result in declining </w:t>
      </w:r>
      <w:r w:rsidRPr="00B37A74">
        <w:rPr>
          <w:rFonts w:eastAsiaTheme="minorEastAsia" w:cstheme="minorHAnsi"/>
        </w:rPr>
        <w:t>optimum temperature</w:t>
      </w:r>
      <w:r>
        <w:rPr>
          <w:rFonts w:eastAsiaTheme="minorEastAsia" w:cstheme="minorHAnsi"/>
        </w:rPr>
        <w:t xml:space="preserve">s with </w:t>
      </w:r>
      <w:r w:rsidRPr="00B37A74">
        <w:rPr>
          <w:rFonts w:eastAsiaTheme="minorEastAsia" w:cstheme="minorHAnsi"/>
        </w:rPr>
        <w:t>size</w:t>
      </w:r>
      <w:r>
        <w:rPr>
          <w:rFonts w:eastAsiaTheme="minorEastAsia" w:cstheme="minorHAnsi"/>
        </w:rPr>
        <w:t xml:space="preserve">, i.e. </w:t>
      </w:r>
      <w:r w:rsidR="002F1D23">
        <w:rPr>
          <w:rFonts w:eastAsiaTheme="minorEastAsia" w:cstheme="minorHAnsi"/>
        </w:rPr>
        <w:t xml:space="preserve">(i) </w:t>
      </w:r>
      <w:r>
        <w:rPr>
          <w:rFonts w:eastAsiaTheme="minorEastAsia" w:cstheme="minorHAnsi"/>
        </w:rPr>
        <w:t xml:space="preserve">smaller </w:t>
      </w:r>
      <w:r w:rsidRPr="00B37A74">
        <w:rPr>
          <w:rFonts w:eastAsiaTheme="minorEastAsia" w:cstheme="minorHAnsi"/>
        </w:rPr>
        <w:t>whole organism mass exponent for consumption than metabolism</w:t>
      </w:r>
      <w:r w:rsidR="007259BB">
        <w:rPr>
          <w:rFonts w:eastAsiaTheme="minorEastAsia" w:cstheme="minorHAnsi"/>
        </w:rPr>
        <w:t xml:space="preserve"> (Fig. 1)</w:t>
      </w:r>
      <w:r w:rsidRPr="00B37A74">
        <w:rPr>
          <w:rFonts w:eastAsiaTheme="minorEastAsia" w:cstheme="minorHAnsi"/>
        </w:rPr>
        <w:t xml:space="preserve"> and </w:t>
      </w:r>
      <w:r w:rsidR="002F1D23">
        <w:rPr>
          <w:rFonts w:eastAsiaTheme="minorEastAsia" w:cstheme="minorHAnsi"/>
        </w:rPr>
        <w:t xml:space="preserve">(ii) </w:t>
      </w:r>
      <w:r w:rsidRPr="00B37A74">
        <w:rPr>
          <w:rFonts w:eastAsiaTheme="minorEastAsia" w:cstheme="minorHAnsi"/>
        </w:rPr>
        <w:t xml:space="preserve">that growth reaches an optimum over temperature. In our case, </w:t>
      </w:r>
      <w:r>
        <w:rPr>
          <w:rFonts w:eastAsiaTheme="minorEastAsia" w:cstheme="minorHAnsi"/>
        </w:rPr>
        <w:t xml:space="preserve">the second criterion is </w:t>
      </w:r>
      <w:r w:rsidR="002F1D23">
        <w:rPr>
          <w:rFonts w:eastAsiaTheme="minorEastAsia" w:cstheme="minorHAnsi"/>
        </w:rPr>
        <w:t>met because</w:t>
      </w:r>
      <w:r>
        <w:rPr>
          <w:rFonts w:eastAsiaTheme="minorEastAsia" w:cstheme="minorHAnsi"/>
        </w:rPr>
        <w:t xml:space="preserve"> </w:t>
      </w:r>
      <w:r w:rsidRPr="00B37A74">
        <w:rPr>
          <w:rFonts w:eastAsiaTheme="minorEastAsia" w:cstheme="minorHAnsi"/>
        </w:rPr>
        <w:t>consumption reaches a peak</w:t>
      </w:r>
      <w:r>
        <w:rPr>
          <w:rFonts w:eastAsiaTheme="minorEastAsia" w:cstheme="minorHAnsi"/>
        </w:rPr>
        <w:t xml:space="preserve"> over temperature</w:t>
      </w:r>
      <w:r w:rsidR="007259BB">
        <w:rPr>
          <w:rFonts w:eastAsiaTheme="minorEastAsia" w:cstheme="minorHAnsi"/>
        </w:rPr>
        <w:t xml:space="preserve"> (Fig. 2)</w:t>
      </w:r>
      <w:r w:rsidR="002160AF">
        <w:rPr>
          <w:rFonts w:eastAsiaTheme="minorEastAsia" w:cstheme="minorHAnsi"/>
        </w:rPr>
        <w:t xml:space="preserve"> (in </w:t>
      </w:r>
      <w:r w:rsidR="00B306EC">
        <w:rPr>
          <w:rFonts w:eastAsiaTheme="minorEastAsia" w:cstheme="minorHAnsi"/>
        </w:rPr>
        <w:t xml:space="preserve">contrast to </w:t>
      </w:r>
      <w:r w:rsidR="002160AF">
        <w:rPr>
          <w:rFonts w:eastAsiaTheme="minorEastAsia" w:cstheme="minorHAnsi"/>
        </w:rPr>
        <w:t xml:space="preserve">Morita </w:t>
      </w:r>
      <w:r w:rsidR="002160AF" w:rsidRPr="004D397D">
        <w:rPr>
          <w:rFonts w:eastAsiaTheme="minorEastAsia" w:cstheme="minorHAnsi"/>
          <w:i/>
          <w:iCs/>
        </w:rPr>
        <w:t>et al</w:t>
      </w:r>
      <w:r w:rsidR="003434CF">
        <w:rPr>
          <w:rFonts w:eastAsiaTheme="minorEastAsia" w:cstheme="minorHAnsi"/>
        </w:rPr>
        <w:t>.</w:t>
      </w:r>
      <w:r w:rsidR="00C715EE">
        <w:rPr>
          <w:rFonts w:eastAsiaTheme="minorEastAsia" w:cstheme="minorHAnsi"/>
        </w:rPr>
        <w:t xml:space="preserve"> (2010)</w:t>
      </w:r>
      <w:r w:rsidR="003434CF">
        <w:rPr>
          <w:rFonts w:eastAsiaTheme="minorEastAsia" w:cstheme="minorHAnsi"/>
        </w:rPr>
        <w:t xml:space="preserve">, </w:t>
      </w:r>
      <w:r w:rsidR="00F60EE8">
        <w:rPr>
          <w:rFonts w:eastAsiaTheme="minorEastAsia" w:cstheme="minorHAnsi"/>
        </w:rPr>
        <w:t xml:space="preserve">who </w:t>
      </w:r>
      <w:r w:rsidR="004D397D">
        <w:rPr>
          <w:rFonts w:eastAsiaTheme="minorEastAsia" w:cstheme="minorHAnsi"/>
        </w:rPr>
        <w:t xml:space="preserve">assumed </w:t>
      </w:r>
      <w:r w:rsidR="008A1468">
        <w:rPr>
          <w:rFonts w:eastAsiaTheme="minorEastAsia" w:cstheme="minorHAnsi"/>
        </w:rPr>
        <w:t xml:space="preserve">consumption </w:t>
      </w:r>
      <w:r w:rsidR="004D397D">
        <w:rPr>
          <w:rFonts w:eastAsiaTheme="minorEastAsia" w:cstheme="minorHAnsi"/>
        </w:rPr>
        <w:t xml:space="preserve">to be </w:t>
      </w:r>
      <w:r w:rsidR="003254FF">
        <w:rPr>
          <w:rFonts w:eastAsiaTheme="minorEastAsia" w:cstheme="minorHAnsi"/>
        </w:rPr>
        <w:t>linearly</w:t>
      </w:r>
      <w:r w:rsidR="008A1468">
        <w:rPr>
          <w:rFonts w:eastAsiaTheme="minorEastAsia" w:cstheme="minorHAnsi"/>
        </w:rPr>
        <w:t xml:space="preserve"> related to temperature</w:t>
      </w:r>
      <w:r w:rsidR="002E3D59">
        <w:rPr>
          <w:rFonts w:eastAsiaTheme="minorEastAsia" w:cstheme="minorHAnsi"/>
        </w:rPr>
        <w:t>, based on data from</w:t>
      </w:r>
      <w:r w:rsidR="00080A49">
        <w:rPr>
          <w:rFonts w:eastAsiaTheme="minorEastAsia" w:cstheme="minorHAnsi"/>
        </w:rPr>
        <w:t xml:space="preserve"> </w:t>
      </w:r>
      <w:r w:rsidR="00080A49">
        <w:rPr>
          <w:rFonts w:eastAsiaTheme="minorEastAsia" w:cstheme="minorHAnsi"/>
          <w:noProof/>
        </w:rPr>
        <w:t>Atkinson</w:t>
      </w:r>
      <w:r w:rsidR="002E3D59">
        <w:rPr>
          <w:rFonts w:eastAsiaTheme="minorEastAsia" w:cstheme="minorHAnsi"/>
        </w:rPr>
        <w:t xml:space="preserve"> </w:t>
      </w:r>
      <w:r w:rsidR="001F7190">
        <w:rPr>
          <w:rFonts w:eastAsiaTheme="minorEastAsia" w:cstheme="minorHAnsi"/>
        </w:rPr>
        <w:fldChar w:fldCharType="begin"/>
      </w:r>
      <w:r w:rsidR="00AF30A5">
        <w:rPr>
          <w:rFonts w:eastAsiaTheme="minorEastAsia" w:cstheme="minorHAnsi"/>
        </w:rPr>
        <w:instrText xml:space="preserve"> ADDIN ZOTERO_ITEM CSL_CITATION {"citationID":"57qrqz9A","properties":{"formattedCitation":"(1994)","plainCitation":"(1994)","noteIndex":0},"citationItems":[{"id":860,"uris":["http://zotero.org/users/6116610/items/RAL83LAC"],"uri":["http://zotero.org/users/6116610/items/RAL83LAC"],"itemData":{"id":860,"type":"chapter","container-title":"Advances in Ecological Research","ISBN":"978-0-12-013925-5","language":"en","note":"DOI: 10.1016/S0065-2504(08)60212-3","page":"1-58","publisher":"Elsevier","source":"Crossref","title":"Temperature and organism size—A biological law for ectotherms?","URL":"https://linkinghub.elsevier.com/retrieve/pii/S0065250408602123","volume":"25","author":[{"family":"Atkinson","given":"D."}],"accessed":{"date-parts":[["2019",7,9]]},"issued":{"date-parts":[["1994"]]}},"suppress-author":true}],"schema":"https://github.com/citation-style-language/schema/raw/master/csl-citation.json"} </w:instrText>
      </w:r>
      <w:r w:rsidR="001F7190">
        <w:rPr>
          <w:rFonts w:eastAsiaTheme="minorEastAsia" w:cstheme="minorHAnsi"/>
        </w:rPr>
        <w:fldChar w:fldCharType="separate"/>
      </w:r>
      <w:r w:rsidR="00AF30A5">
        <w:rPr>
          <w:lang w:val="en-GB"/>
        </w:rPr>
        <w:t>(1994)</w:t>
      </w:r>
      <w:r w:rsidR="001F7190">
        <w:rPr>
          <w:rFonts w:eastAsiaTheme="minorEastAsia" w:cstheme="minorHAnsi"/>
        </w:rPr>
        <w:fldChar w:fldCharType="end"/>
      </w:r>
      <w:r w:rsidR="002160AF">
        <w:rPr>
          <w:rFonts w:eastAsiaTheme="minorEastAsia" w:cstheme="minorHAnsi"/>
        </w:rPr>
        <w:t>)</w:t>
      </w:r>
      <w:r w:rsidRPr="00B37A74">
        <w:rPr>
          <w:rFonts w:eastAsiaTheme="minorEastAsia" w:cstheme="minorHAnsi"/>
        </w:rPr>
        <w:t xml:space="preserve">. We illustrate </w:t>
      </w:r>
      <w:r w:rsidR="007259BB">
        <w:rPr>
          <w:rFonts w:eastAsiaTheme="minorEastAsia" w:cstheme="minorHAnsi"/>
        </w:rPr>
        <w:t xml:space="preserve">the consequence of </w:t>
      </w:r>
      <w:r w:rsidRPr="00B37A74">
        <w:rPr>
          <w:rFonts w:eastAsiaTheme="minorEastAsia" w:cstheme="minorHAnsi"/>
        </w:rPr>
        <w:t xml:space="preserve">these findings in Fig. 3, which shows that the optimum temperature for net energy gain is reached at a lower temperature for a </w:t>
      </w:r>
      <w:r w:rsidR="000170E6">
        <w:rPr>
          <w:rFonts w:eastAsiaTheme="minorEastAsia" w:cstheme="minorHAnsi"/>
        </w:rPr>
        <w:t xml:space="preserve">larger </w:t>
      </w:r>
      <w:r w:rsidRPr="00B37A74">
        <w:rPr>
          <w:rFonts w:eastAsiaTheme="minorEastAsia" w:cstheme="minorHAnsi"/>
        </w:rPr>
        <w:t>fish</w:t>
      </w:r>
      <w:r>
        <w:rPr>
          <w:rFonts w:eastAsiaTheme="minorEastAsia" w:cstheme="minorHAnsi"/>
        </w:rPr>
        <w:t xml:space="preserve"> because of the difference in </w:t>
      </w:r>
      <w:r w:rsidR="002F6454">
        <w:rPr>
          <w:rFonts w:eastAsiaTheme="minorEastAsia" w:cstheme="minorHAnsi"/>
        </w:rPr>
        <w:t xml:space="preserve">mass </w:t>
      </w:r>
      <w:r>
        <w:rPr>
          <w:rFonts w:eastAsiaTheme="minorEastAsia" w:cstheme="minorHAnsi"/>
        </w:rPr>
        <w:t xml:space="preserve">exponents </w:t>
      </w:r>
      <w:r w:rsidR="002F6454">
        <w:rPr>
          <w:rFonts w:eastAsiaTheme="minorEastAsia" w:cstheme="minorHAnsi"/>
        </w:rPr>
        <w:t xml:space="preserve">of consumption and metabolism </w:t>
      </w:r>
      <w:r>
        <w:rPr>
          <w:rFonts w:eastAsiaTheme="minorEastAsia" w:cstheme="minorHAnsi"/>
        </w:rPr>
        <w:t xml:space="preserve">and </w:t>
      </w:r>
      <w:r w:rsidR="00387119">
        <w:rPr>
          <w:rFonts w:eastAsiaTheme="minorEastAsia" w:cstheme="minorHAnsi"/>
        </w:rPr>
        <w:t xml:space="preserve">because </w:t>
      </w:r>
      <w:r w:rsidR="00116D29">
        <w:rPr>
          <w:rFonts w:eastAsiaTheme="minorEastAsia" w:cstheme="minorHAnsi"/>
        </w:rPr>
        <w:t xml:space="preserve">consumption </w:t>
      </w:r>
      <w:r>
        <w:rPr>
          <w:rFonts w:eastAsiaTheme="minorEastAsia" w:cstheme="minorHAnsi"/>
        </w:rPr>
        <w:t>is unimodally related to temperature.</w:t>
      </w:r>
      <w:r w:rsidR="002F1D23">
        <w:rPr>
          <w:rFonts w:eastAsiaTheme="minorEastAsia" w:cstheme="minorHAnsi"/>
        </w:rPr>
        <w:t xml:space="preserve"> Assuming growth is proportional to net energy gain, this predicts that optimum growth temperature declines with body size.</w:t>
      </w:r>
    </w:p>
    <w:p w14:paraId="43383636" w14:textId="69C38581" w:rsidR="00FF0C73" w:rsidRDefault="00FF0C73" w:rsidP="00FF0C73">
      <w:pPr>
        <w:spacing w:line="480" w:lineRule="auto"/>
        <w:ind w:firstLine="284"/>
        <w:contextualSpacing/>
        <w:jc w:val="both"/>
        <w:rPr>
          <w:rFonts w:eastAsiaTheme="minorEastAsia" w:cstheme="minorHAnsi"/>
        </w:rPr>
      </w:pPr>
      <w:r w:rsidRPr="00B37A74">
        <w:rPr>
          <w:rFonts w:eastAsiaTheme="minorEastAsia" w:cstheme="minorHAnsi"/>
        </w:rPr>
        <w:t>Using independent data from growth trials across a range of body sizes and temperatures, we also find statistical support for a decline in optimum growth temperature with body mass</w:t>
      </w:r>
      <w:r w:rsidR="002F1D23">
        <w:rPr>
          <w:rFonts w:eastAsiaTheme="minorEastAsia" w:cstheme="minorHAnsi"/>
        </w:rPr>
        <w:t xml:space="preserve"> within species</w:t>
      </w:r>
      <w:r w:rsidRPr="00B37A74">
        <w:rPr>
          <w:rFonts w:eastAsiaTheme="minorEastAsia" w:cstheme="minorHAnsi"/>
        </w:rPr>
        <w:t xml:space="preserve">, </w:t>
      </w:r>
      <w:r w:rsidR="000A0770">
        <w:rPr>
          <w:rFonts w:eastAsiaTheme="minorEastAsia" w:cstheme="minorHAnsi"/>
        </w:rPr>
        <w:t>because</w:t>
      </w:r>
      <w:r w:rsidR="000A0770" w:rsidRPr="00B37A74">
        <w:rPr>
          <w:rFonts w:eastAsiaTheme="minorEastAsia" w:cstheme="minorHAnsi"/>
        </w:rPr>
        <w:t xml:space="preserve"> </w:t>
      </w:r>
      <w:r w:rsidRPr="00B37A74">
        <w:rPr>
          <w:rFonts w:cstheme="minorHAnsi"/>
        </w:rPr>
        <w:t>92% of the posterior density of the global slope estimate (</w:t>
      </w:r>
      <m:oMath>
        <m:sSub>
          <m:sSubPr>
            <m:ctrlPr>
              <w:rPr>
                <w:rFonts w:ascii="Cambria Math" w:hAnsi="Cambria Math" w:cstheme="minorHAnsi"/>
                <w:bCs/>
                <w:i/>
                <w:iCs/>
              </w:rPr>
            </m:ctrlPr>
          </m:sSubPr>
          <m:e>
            <m:sSub>
              <m:sSubPr>
                <m:ctrlPr>
                  <w:rPr>
                    <w:rFonts w:ascii="Cambria Math" w:hAnsi="Cambria Math" w:cstheme="minorHAnsi"/>
                    <w:i/>
                  </w:rPr>
                </m:ctrlPr>
              </m:sSubPr>
              <m:e>
                <m:r>
                  <w:rPr>
                    <w:rFonts w:ascii="Cambria Math" w:hAnsi="Cambria Math" w:cstheme="minorHAnsi"/>
                  </w:rPr>
                  <m:t>μ</m:t>
                </m:r>
              </m:e>
              <m:sub>
                <m:r>
                  <w:rPr>
                    <w:rFonts w:ascii="Cambria Math" w:hAnsi="Cambria Math" w:cstheme="minorHAnsi"/>
                  </w:rPr>
                  <m:t>β</m:t>
                </m:r>
              </m:sub>
            </m:sSub>
          </m:e>
          <m:sub>
            <m:r>
              <w:rPr>
                <w:rFonts w:ascii="Cambria Math" w:hAnsi="Cambria Math" w:cstheme="minorHAnsi"/>
              </w:rPr>
              <m:t>1</m:t>
            </m:r>
          </m:sub>
        </m:sSub>
      </m:oMath>
      <w:r w:rsidRPr="00B37A74">
        <w:rPr>
          <w:rFonts w:cstheme="minorHAnsi"/>
        </w:rPr>
        <w:t>) is below 0. The models with and without species-varying slopes were indistinguishable in terms of WAIC (</w:t>
      </w:r>
      <w:r w:rsidRPr="00B37A74">
        <w:rPr>
          <w:rFonts w:eastAsiaTheme="minorEastAsia" w:cstheme="minorHAnsi"/>
          <w:i/>
          <w:iCs/>
        </w:rPr>
        <w:t>SI Appendix</w:t>
      </w:r>
      <w:r w:rsidRPr="00B37A74">
        <w:rPr>
          <w:rFonts w:eastAsiaTheme="minorEastAsia" w:cstheme="minorHAnsi"/>
        </w:rPr>
        <w:t>, Table S5</w:t>
      </w:r>
      <w:r w:rsidRPr="00B37A74">
        <w:rPr>
          <w:rFonts w:cstheme="minorHAnsi"/>
        </w:rPr>
        <w:t>), and we present the results for the species-varying intercept and slope model, due to slightly better model diagnostics (</w:t>
      </w:r>
      <w:r w:rsidRPr="00B37A74">
        <w:rPr>
          <w:rFonts w:eastAsiaTheme="minorEastAsia" w:cstheme="minorHAnsi"/>
          <w:i/>
          <w:iCs/>
        </w:rPr>
        <w:t>SI Appendix</w:t>
      </w:r>
      <w:r w:rsidRPr="00B37A74">
        <w:rPr>
          <w:rFonts w:eastAsiaTheme="minorEastAsia" w:cstheme="minorHAnsi"/>
        </w:rPr>
        <w:t>, Fig. S2</w:t>
      </w:r>
      <w:r>
        <w:rPr>
          <w:rFonts w:eastAsiaTheme="minorEastAsia" w:cstheme="minorHAnsi"/>
        </w:rPr>
        <w:t>4</w:t>
      </w:r>
      <w:r w:rsidRPr="00B37A74">
        <w:rPr>
          <w:rFonts w:eastAsiaTheme="minorEastAsia" w:cstheme="minorHAnsi"/>
        </w:rPr>
        <w:t>-2</w:t>
      </w:r>
      <w:r>
        <w:rPr>
          <w:rFonts w:eastAsiaTheme="minorEastAsia" w:cstheme="minorHAnsi"/>
        </w:rPr>
        <w:t>7</w:t>
      </w:r>
      <w:r w:rsidRPr="00B37A74">
        <w:rPr>
          <w:rFonts w:cstheme="minorHAnsi"/>
        </w:rPr>
        <w:t xml:space="preserve">). </w:t>
      </w:r>
      <w:r w:rsidRPr="00B37A74">
        <w:rPr>
          <w:rFonts w:eastAsiaTheme="minorEastAsia" w:cstheme="minorHAnsi"/>
        </w:rPr>
        <w:t xml:space="preserve">The global relationship is </w:t>
      </w:r>
      <w:r w:rsidRPr="00B37A74">
        <w:rPr>
          <w:rFonts w:eastAsiaTheme="minorEastAsia" w:cstheme="minorHAnsi"/>
        </w:rPr>
        <w:lastRenderedPageBreak/>
        <w:t xml:space="preserve">given by the model: </w:t>
      </w: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opt</m:t>
            </m:r>
          </m:sub>
        </m:sSub>
        <m:r>
          <w:rPr>
            <w:rFonts w:ascii="Cambria Math" w:hAnsi="Cambria Math" w:cstheme="minorHAnsi"/>
          </w:rPr>
          <m:t>=-0.074-0.31×m</m:t>
        </m:r>
      </m:oMath>
      <w:r w:rsidRPr="00B37A74">
        <w:rPr>
          <w:rFonts w:eastAsiaTheme="minorEastAsia" w:cstheme="minorHAnsi"/>
        </w:rPr>
        <w:t xml:space="preserve">, where </w:t>
      </w:r>
      <m:oMath>
        <m:r>
          <w:rPr>
            <w:rFonts w:ascii="Cambria Math" w:eastAsiaTheme="minorEastAsia" w:hAnsi="Cambria Math" w:cstheme="minorHAnsi"/>
          </w:rPr>
          <m:t>m</m:t>
        </m:r>
      </m:oMath>
      <w:r w:rsidRPr="00B37A74">
        <w:rPr>
          <w:rFonts w:eastAsiaTheme="minorEastAsia" w:cstheme="minorHAnsi"/>
        </w:rPr>
        <w:t xml:space="preserve"> is the natural log of the rescaled body mass</w:t>
      </w:r>
      <w:r w:rsidR="00992DF4">
        <w:t xml:space="preserve">, calculated as the species-specific </w:t>
      </w:r>
      <w:r w:rsidR="00992DF4" w:rsidRPr="00C22AC7">
        <w:t>ratio of mass to maturation mass</w:t>
      </w:r>
      <w:r w:rsidRPr="00B37A74">
        <w:rPr>
          <w:rFonts w:eastAsiaTheme="minorEastAsia" w:cstheme="minorHAnsi"/>
        </w:rPr>
        <w:t xml:space="preserve">. </w:t>
      </w:r>
    </w:p>
    <w:p w14:paraId="5E849706" w14:textId="77777777" w:rsidR="00FF0C73" w:rsidRPr="00B37A74" w:rsidRDefault="00FF0C73" w:rsidP="00FF0C73">
      <w:pPr>
        <w:spacing w:line="480" w:lineRule="auto"/>
        <w:ind w:firstLine="284"/>
        <w:contextualSpacing/>
        <w:jc w:val="both"/>
        <w:rPr>
          <w:rFonts w:eastAsiaTheme="minorEastAsia" w:cstheme="minorHAnsi"/>
        </w:rPr>
      </w:pPr>
    </w:p>
    <w:p w14:paraId="1FA2A01E" w14:textId="77777777" w:rsidR="00FF0C73" w:rsidRPr="00B37A74" w:rsidRDefault="00FF0C73" w:rsidP="00FF0C73">
      <w:pPr>
        <w:spacing w:line="480" w:lineRule="auto"/>
        <w:contextualSpacing/>
        <w:jc w:val="both"/>
        <w:rPr>
          <w:rFonts w:cstheme="minorHAnsi"/>
          <w:b/>
          <w:sz w:val="28"/>
          <w:szCs w:val="28"/>
        </w:rPr>
      </w:pPr>
      <w:r w:rsidRPr="00B37A74">
        <w:rPr>
          <w:rFonts w:cstheme="minorHAnsi"/>
          <w:b/>
          <w:sz w:val="28"/>
          <w:szCs w:val="28"/>
        </w:rPr>
        <w:t>Discussion</w:t>
      </w:r>
    </w:p>
    <w:p w14:paraId="3CE557B2" w14:textId="0D043029" w:rsidR="00FF0C73" w:rsidRPr="00B37A74" w:rsidRDefault="00FF0C73" w:rsidP="00FF0C73">
      <w:pPr>
        <w:spacing w:line="480" w:lineRule="auto"/>
        <w:contextualSpacing/>
        <w:jc w:val="both"/>
        <w:rPr>
          <w:rFonts w:eastAsiaTheme="minorEastAsia" w:cstheme="minorHAnsi"/>
        </w:rPr>
      </w:pPr>
      <w:r w:rsidRPr="00B37A74">
        <w:rPr>
          <w:rFonts w:eastAsiaTheme="minorEastAsia" w:cstheme="minorHAnsi"/>
        </w:rPr>
        <w:t>In this study, we systematically analyzed the intraspecific scaling of consumption</w:t>
      </w:r>
      <w:r>
        <w:rPr>
          <w:rFonts w:eastAsiaTheme="minorEastAsia" w:cstheme="minorHAnsi"/>
        </w:rPr>
        <w:t xml:space="preserve">, </w:t>
      </w:r>
      <w:r w:rsidRPr="00B37A74">
        <w:rPr>
          <w:rFonts w:eastAsiaTheme="minorEastAsia" w:cstheme="minorHAnsi"/>
        </w:rPr>
        <w:t xml:space="preserve">metabolism </w:t>
      </w:r>
      <w:r>
        <w:rPr>
          <w:rFonts w:eastAsiaTheme="minorEastAsia" w:cstheme="minorHAnsi"/>
        </w:rPr>
        <w:t xml:space="preserve">and growth </w:t>
      </w:r>
      <w:r w:rsidRPr="00B37A74">
        <w:rPr>
          <w:rFonts w:eastAsiaTheme="minorEastAsia" w:cstheme="minorHAnsi"/>
        </w:rPr>
        <w:t>with body mass and temperature. We found strong evidence for declining optimum growth temperatures as individuals grow in size</w:t>
      </w:r>
      <w:r w:rsidR="002F6454">
        <w:rPr>
          <w:rFonts w:eastAsiaTheme="minorEastAsia" w:cstheme="minorHAnsi"/>
        </w:rPr>
        <w:t>,</w:t>
      </w:r>
      <w:r w:rsidRPr="00B37A74">
        <w:rPr>
          <w:rFonts w:eastAsiaTheme="minorEastAsia" w:cstheme="minorHAnsi"/>
        </w:rPr>
        <w:t xml:space="preserve"> based on two independent approaches. </w:t>
      </w:r>
      <w:r w:rsidR="00807CFC">
        <w:rPr>
          <w:rFonts w:eastAsiaTheme="minorEastAsia" w:cstheme="minorHAnsi"/>
        </w:rPr>
        <w:t>First</w:t>
      </w:r>
      <w:r w:rsidRPr="00B37A74">
        <w:rPr>
          <w:rFonts w:eastAsiaTheme="minorEastAsia" w:cstheme="minorHAnsi"/>
        </w:rPr>
        <w:t xml:space="preserve">, we </w:t>
      </w:r>
      <w:r>
        <w:rPr>
          <w:rFonts w:eastAsiaTheme="minorEastAsia" w:cstheme="minorHAnsi"/>
        </w:rPr>
        <w:t xml:space="preserve">find differences in the intraspecific </w:t>
      </w:r>
      <w:r w:rsidRPr="00B37A74">
        <w:rPr>
          <w:rFonts w:eastAsiaTheme="minorEastAsia" w:cstheme="minorHAnsi"/>
        </w:rPr>
        <w:t>mass-scaling of consumption and metabolism</w:t>
      </w:r>
      <w:r>
        <w:rPr>
          <w:rFonts w:eastAsiaTheme="minorEastAsia" w:cstheme="minorHAnsi"/>
        </w:rPr>
        <w:t xml:space="preserve">, </w:t>
      </w:r>
      <w:r w:rsidR="00807CFC">
        <w:rPr>
          <w:rFonts w:eastAsiaTheme="minorEastAsia" w:cstheme="minorHAnsi"/>
        </w:rPr>
        <w:t>and a</w:t>
      </w:r>
      <w:r w:rsidRPr="00B37A74">
        <w:rPr>
          <w:rFonts w:eastAsiaTheme="minorEastAsia" w:cstheme="minorHAnsi"/>
        </w:rPr>
        <w:t xml:space="preserve"> unimodal temperature dependence of consumption</w:t>
      </w:r>
      <w:r>
        <w:rPr>
          <w:rFonts w:eastAsiaTheme="minorEastAsia" w:cstheme="minorHAnsi"/>
        </w:rPr>
        <w:t>,</w:t>
      </w:r>
      <w:r w:rsidR="00807CFC">
        <w:rPr>
          <w:rFonts w:eastAsiaTheme="minorEastAsia" w:cstheme="minorHAnsi"/>
        </w:rPr>
        <w:t xml:space="preserve"> which</w:t>
      </w:r>
      <w:r>
        <w:rPr>
          <w:rFonts w:eastAsiaTheme="minorEastAsia" w:cstheme="minorHAnsi"/>
        </w:rPr>
        <w:t xml:space="preserve"> lead to</w:t>
      </w:r>
      <w:r w:rsidR="00807CFC">
        <w:rPr>
          <w:rFonts w:eastAsiaTheme="minorEastAsia" w:cstheme="minorHAnsi"/>
        </w:rPr>
        <w:t xml:space="preserve"> predicted</w:t>
      </w:r>
      <w:r>
        <w:rPr>
          <w:rFonts w:eastAsiaTheme="minorEastAsia" w:cstheme="minorHAnsi"/>
        </w:rPr>
        <w:t xml:space="preserve"> declines in optimum temperature for net </w:t>
      </w:r>
      <w:r w:rsidR="00B12DD7">
        <w:rPr>
          <w:rFonts w:eastAsiaTheme="minorEastAsia" w:cstheme="minorHAnsi"/>
        </w:rPr>
        <w:t xml:space="preserve">energy </w:t>
      </w:r>
      <w:r>
        <w:rPr>
          <w:rFonts w:eastAsiaTheme="minorEastAsia" w:cstheme="minorHAnsi"/>
        </w:rPr>
        <w:t>gain</w:t>
      </w:r>
      <w:r w:rsidR="00B12DD7">
        <w:rPr>
          <w:rFonts w:eastAsiaTheme="minorEastAsia" w:cstheme="minorHAnsi"/>
        </w:rPr>
        <w:t xml:space="preserve"> (and hence growth)</w:t>
      </w:r>
      <w:r>
        <w:rPr>
          <w:rFonts w:eastAsiaTheme="minorEastAsia" w:cstheme="minorHAnsi"/>
        </w:rPr>
        <w:t xml:space="preserve"> with size. </w:t>
      </w:r>
      <w:r w:rsidR="00807CFC">
        <w:rPr>
          <w:rFonts w:eastAsiaTheme="minorEastAsia" w:cstheme="minorHAnsi"/>
        </w:rPr>
        <w:t>Second</w:t>
      </w:r>
      <w:r>
        <w:rPr>
          <w:rFonts w:eastAsiaTheme="minorEastAsia" w:cstheme="minorHAnsi"/>
        </w:rPr>
        <w:t xml:space="preserve">, we </w:t>
      </w:r>
      <w:r w:rsidRPr="00B37A74">
        <w:rPr>
          <w:rFonts w:eastAsiaTheme="minorEastAsia" w:cstheme="minorHAnsi"/>
        </w:rPr>
        <w:t xml:space="preserve">confirm </w:t>
      </w:r>
      <w:r>
        <w:rPr>
          <w:rFonts w:eastAsiaTheme="minorEastAsia" w:cstheme="minorHAnsi"/>
        </w:rPr>
        <w:t xml:space="preserve">this prediction </w:t>
      </w:r>
      <w:r w:rsidRPr="00B37A74">
        <w:rPr>
          <w:rFonts w:eastAsiaTheme="minorEastAsia" w:cstheme="minorHAnsi"/>
        </w:rPr>
        <w:t xml:space="preserve">using </w:t>
      </w:r>
      <w:r w:rsidR="00B12DD7">
        <w:rPr>
          <w:rFonts w:eastAsiaTheme="minorEastAsia" w:cstheme="minorHAnsi"/>
        </w:rPr>
        <w:t xml:space="preserve">intraspecific </w:t>
      </w:r>
      <w:r w:rsidRPr="00B37A74">
        <w:rPr>
          <w:rFonts w:eastAsiaTheme="minorEastAsia" w:cstheme="minorHAnsi"/>
        </w:rPr>
        <w:t>growth rate data</w:t>
      </w:r>
      <w:r w:rsidR="009D01E6">
        <w:rPr>
          <w:rFonts w:eastAsiaTheme="minorEastAsia" w:cstheme="minorHAnsi"/>
        </w:rPr>
        <w:t xml:space="preserve"> of fish</w:t>
      </w:r>
      <w:r w:rsidR="00CE676A">
        <w:rPr>
          <w:rFonts w:eastAsiaTheme="minorEastAsia" w:cstheme="minorHAnsi"/>
        </w:rPr>
        <w:t xml:space="preserve"> from temperature experiments</w:t>
      </w:r>
      <w:r w:rsidRPr="00B37A74">
        <w:rPr>
          <w:rFonts w:eastAsiaTheme="minorEastAsia" w:cstheme="minorHAnsi"/>
        </w:rPr>
        <w:t>. Our analysis thus demonstrates the importance of understanding intraspecific scaling relationships when predicting responses of fish populations to climate warming.</w:t>
      </w:r>
    </w:p>
    <w:p w14:paraId="4562155D" w14:textId="66770B1C" w:rsidR="00FF0C73" w:rsidRDefault="00FF0C73" w:rsidP="00FF0C73">
      <w:pPr>
        <w:spacing w:line="480" w:lineRule="auto"/>
        <w:ind w:firstLine="284"/>
        <w:contextualSpacing/>
        <w:jc w:val="both"/>
        <w:rPr>
          <w:rFonts w:eastAsiaTheme="minorEastAsia" w:cstheme="minorHAnsi"/>
        </w:rPr>
      </w:pPr>
      <w:r>
        <w:rPr>
          <w:rFonts w:eastAsiaTheme="minorEastAsia" w:cstheme="minorHAnsi"/>
        </w:rPr>
        <w:t>That warming increase</w:t>
      </w:r>
      <w:r w:rsidR="009D01E6">
        <w:rPr>
          <w:rFonts w:eastAsiaTheme="minorEastAsia" w:cstheme="minorHAnsi"/>
        </w:rPr>
        <w:t>s</w:t>
      </w:r>
      <w:r>
        <w:rPr>
          <w:rFonts w:eastAsiaTheme="minorEastAsia" w:cstheme="minorHAnsi"/>
        </w:rPr>
        <w:t xml:space="preserve"> growth and development rates but reduces maximum or adult size is well known from experimental studies, </w:t>
      </w:r>
      <w:r w:rsidR="00FE10BE">
        <w:rPr>
          <w:rFonts w:eastAsiaTheme="minorEastAsia" w:cstheme="minorHAnsi"/>
        </w:rPr>
        <w:t>also referred to as the</w:t>
      </w:r>
      <w:r>
        <w:rPr>
          <w:rFonts w:eastAsiaTheme="minorEastAsia" w:cstheme="minorHAnsi"/>
        </w:rPr>
        <w:t xml:space="preserve"> temperature-size rule (TSR)</w:t>
      </w:r>
      <w:r w:rsidR="00FE10BE">
        <w:rPr>
          <w:rFonts w:eastAsiaTheme="minorEastAsia" w:cstheme="minorHAnsi"/>
        </w:rPr>
        <w:t xml:space="preserve">. </w:t>
      </w:r>
      <w:r w:rsidR="00D351B5">
        <w:rPr>
          <w:rFonts w:eastAsiaTheme="minorEastAsia" w:cstheme="minorHAnsi"/>
        </w:rPr>
        <w:t>Yet</w:t>
      </w:r>
      <w:r w:rsidR="00FE10BE">
        <w:rPr>
          <w:rFonts w:eastAsiaTheme="minorEastAsia" w:cstheme="minorHAnsi"/>
        </w:rPr>
        <w:t>, the mechanisms underlying the TSR remain</w:t>
      </w:r>
      <w:r>
        <w:rPr>
          <w:rFonts w:eastAsiaTheme="minorEastAsia" w:cstheme="minorHAnsi"/>
        </w:rPr>
        <w:t xml:space="preserve"> poorly understood. Pütter-type growth models, including the von Bertalanffy growth equation (VBGE), predict that the asymptotic size declines with warming if the ratio of the coefficients for energy gains and losses (</w:t>
      </w:r>
      <m:oMath>
        <m:r>
          <w:rPr>
            <w:rFonts w:ascii="Cambria Math" w:eastAsiaTheme="minorEastAsia" w:hAnsi="Cambria Math" w:cstheme="minorHAnsi"/>
          </w:rPr>
          <m:t>H/K</m:t>
        </m:r>
      </m:oMath>
      <w:r>
        <w:rPr>
          <w:rFonts w:eastAsiaTheme="minorEastAsia" w:cstheme="minorHAnsi"/>
        </w:rPr>
        <w:t xml:space="preserve"> in Eq. 7) </w:t>
      </w:r>
      <w:r>
        <w:rPr>
          <w:rFonts w:eastAsiaTheme="minorEastAsia" w:cstheme="minorHAnsi"/>
        </w:rPr>
        <w:fldChar w:fldCharType="begin"/>
      </w:r>
      <w:r w:rsidR="00AF30A5">
        <w:rPr>
          <w:rFonts w:eastAsiaTheme="minorEastAsia" w:cstheme="minorHAnsi"/>
        </w:rPr>
        <w:instrText xml:space="preserve"> ADDIN ZOTERO_ITEM CSL_CITATION {"citationID":"OZFFsIa5","properties":{"formattedCitation":"(Pauly &amp; Cheung, 2018a)","plainCitation":"(Pauly &amp; Cheung, 2018a)","noteIndex":0},"citationItems":[{"id":18,"uris":["http://zotero.org/users/6116610/items/4VSDHP9D"],"uri":["http://zotero.org/users/6116610/items/4VSDHP9D"],"itemData":{"id":18,"type":"article-journal","abstract":"One of the main expected responses of marine fishes to ocean warming is decrease in body size, as supported by evidence from empirical data and theoretical modeling. The theoretical underpinning for fish shrinking is that the oxygen supply to large fish size cannot be met by their gills, whose surface area cannot keep up with the oxygen demand by their three-dimensional bodies. However, Lefevre et al. (Global Change Biology, 2017, 23, 3449–3459) argue against such theory. Here, we reassert, with the Gill-Oxygen Limitation Theory (GOLT), that gills, which must retain the properties of open surfaces because their growth, even while hyperallometric, cannot keep up with the demand of growing three-dimensional bodies. Also, we show that a wide range of biological features of fish and other water-breathing organisms can be understood when gill area limitation is used as an explanation. We also note that an alternative to GOLT, offering a more parsimonious explanation for these features of water-breathers has not been proposed. Available empirical evidence corroborates predictions of decrease in body sizes under ocean warming based on GOLT, with the magnitude of the predicted change increases when using more species-specific parameter values of metabolic scaling.","container-title":"Global Change Biology","DOI":"10.1111/gcb.13831","ISSN":"13541013","issue":"1","language":"en","page":"e15-e26","source":"Crossref","title":"Sound physiological knowledge and principles in modeling shrinking of fishes under climate change","volume":"24","author":[{"family":"Pauly","given":"Daniel"},{"family":"Cheung","given":"William W. L."}],"issued":{"date-parts":[["2018",1]]}}}],"schema":"https://github.com/citation-style-language/schema/raw/master/csl-citation.json"} </w:instrText>
      </w:r>
      <w:r>
        <w:rPr>
          <w:rFonts w:eastAsiaTheme="minorEastAsia" w:cstheme="minorHAnsi"/>
        </w:rPr>
        <w:fldChar w:fldCharType="separate"/>
      </w:r>
      <w:r w:rsidR="00AF30A5">
        <w:rPr>
          <w:lang w:val="en-GB"/>
        </w:rPr>
        <w:t>(Pauly &amp; Cheung, 2018a)</w:t>
      </w:r>
      <w:r>
        <w:rPr>
          <w:rFonts w:eastAsiaTheme="minorEastAsia" w:cstheme="minorHAnsi"/>
        </w:rPr>
        <w:fldChar w:fldCharType="end"/>
      </w:r>
      <w:r>
        <w:rPr>
          <w:rFonts w:eastAsiaTheme="minorEastAsia" w:cstheme="minorHAnsi"/>
        </w:rPr>
        <w:t xml:space="preserve"> </w:t>
      </w:r>
      <w:r w:rsidR="005E506D">
        <w:rPr>
          <w:rFonts w:eastAsiaTheme="minorEastAsia" w:cstheme="minorHAnsi"/>
        </w:rPr>
        <w:t xml:space="preserve">declines with temperature. </w:t>
      </w:r>
      <w:r>
        <w:rPr>
          <w:rFonts w:eastAsiaTheme="minorEastAsia" w:cstheme="minorHAnsi"/>
        </w:rPr>
        <w:t xml:space="preserve">However, </w:t>
      </w:r>
      <w:r w:rsidRPr="00B37A74">
        <w:rPr>
          <w:rFonts w:eastAsiaTheme="minorEastAsia" w:cstheme="minorHAnsi"/>
        </w:rPr>
        <w:t xml:space="preserve">the </w:t>
      </w:r>
      <w:r>
        <w:rPr>
          <w:rFonts w:eastAsiaTheme="minorEastAsia" w:cstheme="minorHAnsi"/>
        </w:rPr>
        <w:t>assumptions underlying the VBGE were recently questioned because of the lack of empirical basis for the scaling exponents and the effects of those on the predicted effects of temperature on asymptotic size</w:t>
      </w:r>
      <w:r w:rsidR="00D4415B">
        <w:rPr>
          <w:rFonts w:eastAsiaTheme="minorEastAsia" w:cstheme="minorHAnsi"/>
        </w:rPr>
        <w:t xml:space="preserve"> </w:t>
      </w:r>
      <w:r w:rsidRPr="0001320D">
        <w:rPr>
          <w:rFonts w:eastAsiaTheme="minorEastAsia" w:cstheme="minorHAnsi"/>
        </w:rPr>
        <w:fldChar w:fldCharType="begin"/>
      </w:r>
      <w:r w:rsidR="00AF30A5">
        <w:rPr>
          <w:rFonts w:eastAsiaTheme="minorEastAsia" w:cstheme="minorHAnsi"/>
        </w:rPr>
        <w:instrText xml:space="preserve"> ADDIN ZOTERO_ITEM CSL_CITATION {"citationID":"8nPXwCq6","properties":{"formattedCitation":"(Lefevre et al., 2018; Marshall &amp; White, 2019)","plainCitation":"(Lefevre et al., 2018; Marshall &amp; White, 2019)","noteIndex":0},"citationItems":[{"id":844,"uris":["http://zotero.org/users/6116610/items/6KT3Y3GN"],"uri":["http://zotero.org/users/6116610/items/6KT3Y3GN"],"itemData":{"id":844,"type":"article-journal","container-title":"Global Change Biology","DOI":"10.1111/gcb.13978","ISSN":"1354-1013, 1365-2486","issue":"2","language":"en","page":"553-556","source":"Crossref","title":"In modelling effects of global warming, invalid assumptions lead to unrealistic projections","volume":"24","author":[{"family":"Lefevre","given":"Sjannie"},{"family":"McKenzie","given":"David J."},{"family":"Nilsson","given":"Göran E."}],"issued":{"date-parts":[["2018",2]]}}},{"id":35,"uris":["http://zotero.org/users/6116610/items/ESFFAJ5S"],"uri":["http://zotero.org/users/6116610/items/ESFFAJ5S"],"itemData":{"id":35,"type":"article-journal","container-title":"Trends in Ecology &amp; Evolution","DOI":"10.1016/j.tree.2018.10.005","ISSN":"01695347","issue":"2","language":"en","page":"102-111","source":"Crossref","title":"Have we outgrown the existing models of growth?","volume":"34","author":[{"family":"Marshall","given":"Dustin J."},{"family":"White","given":"Craig R."}],"issued":{"date-parts":[["2019"]]}}}],"schema":"https://github.com/citation-style-language/schema/raw/master/csl-citation.json"} </w:instrText>
      </w:r>
      <w:r w:rsidRPr="0001320D">
        <w:rPr>
          <w:rFonts w:eastAsiaTheme="minorEastAsia" w:cstheme="minorHAnsi"/>
        </w:rPr>
        <w:fldChar w:fldCharType="separate"/>
      </w:r>
      <w:r w:rsidR="00AF30A5">
        <w:rPr>
          <w:lang w:val="en-GB"/>
        </w:rPr>
        <w:t>(Lefevre et al., 2018; Marshall &amp; White, 2019)</w:t>
      </w:r>
      <w:r w:rsidRPr="0001320D">
        <w:rPr>
          <w:rFonts w:eastAsiaTheme="minorEastAsia" w:cstheme="minorHAnsi"/>
        </w:rPr>
        <w:fldChar w:fldCharType="end"/>
      </w:r>
      <w:r w:rsidRPr="00B37A74">
        <w:rPr>
          <w:rFonts w:eastAsiaTheme="minorEastAsia" w:cstheme="minorHAnsi"/>
        </w:rPr>
        <w:t>. Specifically, the allometric exponent of energy gains (</w:t>
      </w:r>
      <m:oMath>
        <m:r>
          <w:rPr>
            <w:rFonts w:ascii="Cambria Math" w:eastAsiaTheme="minorEastAsia" w:hAnsi="Cambria Math" w:cstheme="minorHAnsi"/>
          </w:rPr>
          <m:t>a)</m:t>
        </m:r>
      </m:oMath>
      <w:r w:rsidRPr="00B37A74">
        <w:rPr>
          <w:rFonts w:eastAsiaTheme="minorEastAsia" w:cstheme="minorHAnsi"/>
        </w:rPr>
        <w:t xml:space="preserve"> is assumed to be smaller than that of energetic costs (</w:t>
      </w:r>
      <m:oMath>
        <m:r>
          <w:rPr>
            <w:rFonts w:ascii="Cambria Math" w:eastAsiaTheme="minorEastAsia" w:hAnsi="Cambria Math" w:cstheme="minorHAnsi"/>
          </w:rPr>
          <m:t>b</m:t>
        </m:r>
      </m:oMath>
      <w:r w:rsidRPr="00B37A74">
        <w:rPr>
          <w:rFonts w:eastAsiaTheme="minorEastAsia" w:cstheme="minorHAnsi"/>
        </w:rPr>
        <w:t>)</w:t>
      </w:r>
      <w:r>
        <w:rPr>
          <w:rFonts w:eastAsiaTheme="minorEastAsia" w:cstheme="minorHAnsi"/>
        </w:rPr>
        <w:t xml:space="preserve"> (Eq. 7)</w:t>
      </w:r>
      <w:r w:rsidRPr="00B37A74">
        <w:rPr>
          <w:rFonts w:eastAsiaTheme="minorEastAsia" w:cstheme="minorHAnsi"/>
        </w:rPr>
        <w:t xml:space="preserve">. This is based on the assumption that anabolism scales with </w:t>
      </w:r>
      <w:r w:rsidRPr="00B37A74">
        <w:rPr>
          <w:rFonts w:eastAsiaTheme="minorEastAsia" w:cstheme="minorHAnsi"/>
        </w:rPr>
        <w:lastRenderedPageBreak/>
        <w:t>the same power as surfaces to volumes (</w:t>
      </w:r>
      <m:oMath>
        <m:r>
          <w:rPr>
            <w:rFonts w:ascii="Cambria Math" w:eastAsiaTheme="minorEastAsia" w:hAnsi="Cambria Math" w:cstheme="minorHAnsi"/>
          </w:rPr>
          <m:t>a=2/3</m:t>
        </m:r>
      </m:oMath>
      <w:r w:rsidRPr="00B37A74">
        <w:rPr>
          <w:rFonts w:eastAsiaTheme="minorEastAsia" w:cstheme="minorHAnsi"/>
        </w:rPr>
        <w:t>) and catabolism, or maintenance metabolism, is proportional to body mass (</w:t>
      </w:r>
      <m:oMath>
        <m:r>
          <w:rPr>
            <w:rFonts w:ascii="Cambria Math" w:eastAsiaTheme="minorEastAsia" w:hAnsi="Cambria Math" w:cstheme="minorHAnsi"/>
          </w:rPr>
          <m:t>b=1</m:t>
        </m:r>
      </m:oMath>
      <w:r w:rsidRPr="00B37A74">
        <w:rPr>
          <w:rFonts w:eastAsiaTheme="minorEastAsia" w:cstheme="minorHAnsi"/>
        </w:rPr>
        <w:t xml:space="preserve">) </w:t>
      </w:r>
      <w:r w:rsidRPr="0001320D">
        <w:rPr>
          <w:rFonts w:eastAsiaTheme="minorEastAsia" w:cstheme="minorHAnsi"/>
        </w:rPr>
        <w:fldChar w:fldCharType="begin"/>
      </w:r>
      <w:r w:rsidR="00AF30A5">
        <w:rPr>
          <w:rFonts w:eastAsiaTheme="minorEastAsia" w:cstheme="minorHAnsi"/>
        </w:rPr>
        <w:instrText xml:space="preserve"> ADDIN ZOTERO_ITEM CSL_CITATION {"citationID":"a2e98fb1k76","properties":{"formattedCitation":"(Pauly &amp; Cheung, 2018b; von Bertalanffy, 1957)","plainCitation":"(Pauly &amp; Cheung, 2018b; von Bertalanffy, 1957)","noteIndex":0},"citationItems":[{"id":436,"uris":["http://zotero.org/users/6116610/items/95Y5YZXG"],"uri":["http://zotero.org/users/6116610/items/95Y5YZXG"],"itemData":{"id":436,"type":"article-journal","container-title":"The quarterly review of biology","issue":"3","page":"217–231","title":"Laws in metabolism and growth","volume":"32","author":[{"family":"Bertalanffy","given":"L","non-dropping-particle":"von"}],"issued":{"date-parts":[["1957"]]}}},{"id":846,"uris":["http://zotero.org/users/6116610/items/VK6L73IF"],"uri":["http://zotero.org/users/6116610/items/VK6L73IF"],"itemData":{"id":846,"type":"article-journal","container-title":"Global Change Biology","DOI":"10.1111/gcb.14383","ISSN":"13541013","issue":"11","language":"en","page":"e743-e744","source":"Crossref","title":"On confusing cause and effect in the oxygen limitation of fish","volume":"24","author":[{"family":"Pauly","given":"Daniel"},{"family":"Cheung","given":"William W. L."}],"issued":{"date-parts":[["2018",11]]}}}],"schema":"https://github.com/citation-style-language/schema/raw/master/csl-citation.json"} </w:instrText>
      </w:r>
      <w:r w:rsidRPr="0001320D">
        <w:rPr>
          <w:rFonts w:eastAsiaTheme="minorEastAsia" w:cstheme="minorHAnsi"/>
        </w:rPr>
        <w:fldChar w:fldCharType="separate"/>
      </w:r>
      <w:r w:rsidR="00AF30A5">
        <w:rPr>
          <w:lang w:val="en-GB"/>
        </w:rPr>
        <w:t>(Pauly &amp; Cheung, 2018b; von Bertalanffy, 1957)</w:t>
      </w:r>
      <w:r w:rsidRPr="0001320D">
        <w:rPr>
          <w:rFonts w:eastAsiaTheme="minorEastAsia" w:cstheme="minorHAnsi"/>
        </w:rPr>
        <w:fldChar w:fldCharType="end"/>
      </w:r>
      <w:r w:rsidRPr="00B37A74">
        <w:rPr>
          <w:rFonts w:eastAsiaTheme="minorEastAsia" w:cstheme="minorHAnsi"/>
        </w:rPr>
        <w:t xml:space="preserve">. </w:t>
      </w:r>
      <w:r w:rsidR="00F75974">
        <w:rPr>
          <w:rFonts w:eastAsiaTheme="minorEastAsia" w:cstheme="minorHAnsi"/>
        </w:rPr>
        <w:t xml:space="preserve">In </w:t>
      </w:r>
      <w:r w:rsidR="00356004">
        <w:rPr>
          <w:rFonts w:eastAsiaTheme="minorEastAsia" w:cstheme="minorHAnsi"/>
        </w:rPr>
        <w:t>contrast</w:t>
      </w:r>
      <w:r w:rsidRPr="00B37A74">
        <w:rPr>
          <w:rFonts w:eastAsiaTheme="minorEastAsia" w:cstheme="minorHAnsi"/>
        </w:rPr>
        <w:t xml:space="preserve">, maintenance costs are </w:t>
      </w:r>
      <w:r>
        <w:rPr>
          <w:rFonts w:eastAsiaTheme="minorEastAsia" w:cstheme="minorHAnsi"/>
        </w:rPr>
        <w:t xml:space="preserve">commonly </w:t>
      </w:r>
      <w:r w:rsidRPr="00B37A74">
        <w:rPr>
          <w:rFonts w:eastAsiaTheme="minorEastAsia" w:cstheme="minorHAnsi"/>
        </w:rPr>
        <w:t xml:space="preserve">thought to </w:t>
      </w:r>
      <w:r>
        <w:rPr>
          <w:rFonts w:eastAsiaTheme="minorEastAsia" w:cstheme="minorHAnsi"/>
        </w:rPr>
        <w:t xml:space="preserve">instead </w:t>
      </w:r>
      <w:r w:rsidRPr="00B37A74">
        <w:rPr>
          <w:rFonts w:eastAsiaTheme="minorEastAsia" w:cstheme="minorHAnsi"/>
        </w:rPr>
        <w:t xml:space="preserve">be proportional to standard metabolic rate, which in turn often is proportional to intake rates </w:t>
      </w:r>
      <w:r>
        <w:rPr>
          <w:rFonts w:eastAsiaTheme="minorEastAsia" w:cstheme="minorHAnsi"/>
        </w:rPr>
        <w:t>at the interspecific level</w:t>
      </w:r>
      <w:r w:rsidR="00D4415B">
        <w:rPr>
          <w:rFonts w:eastAsiaTheme="minorEastAsia" w:cstheme="minorHAnsi"/>
        </w:rPr>
        <w:t xml:space="preserve"> </w:t>
      </w:r>
      <w:r w:rsidRPr="0001320D">
        <w:rPr>
          <w:rFonts w:eastAsiaTheme="minorEastAsia" w:cstheme="minorHAnsi"/>
        </w:rPr>
        <w:fldChar w:fldCharType="begin"/>
      </w:r>
      <w:r w:rsidR="00AF30A5">
        <w:rPr>
          <w:rFonts w:eastAsiaTheme="minorEastAsia" w:cstheme="minorHAnsi"/>
        </w:rPr>
        <w:instrText xml:space="preserve"> ADDIN ZOTERO_ITEM CSL_CITATION {"citationID":"Jt1v541f","properties":{"formattedCitation":"(Brown et al., 2004; Marshall &amp; White, 2019)","plainCitation":"(Brown et al., 2004; Marshall &amp; White, 2019)","noteIndex":0},"citationItems":[{"id":914,"uris":["http://zotero.org/users/6116610/items/D84IXDI8"],"uri":["http://zotero.org/users/6116610/items/D84IXDI8"],"itemData":{"id":914,"type":"article-journal","abstract":"Metabolism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B."}],"issued":{"date-parts":[["2004",7]]}}},{"id":35,"uris":["http://zotero.org/users/6116610/items/ESFFAJ5S"],"uri":["http://zotero.org/users/6116610/items/ESFFAJ5S"],"itemData":{"id":35,"type":"article-journal","container-title":"Trends in Ecology &amp; Evolution","DOI":"10.1016/j.tree.2018.10.005","ISSN":"01695347","issue":"2","language":"en","page":"102-111","source":"Crossref","title":"Have we outgrown the existing models of growth?","volume":"34","author":[{"family":"Marshall","given":"Dustin J."},{"family":"White","given":"Craig R."}],"issued":{"date-parts":[["2019"]]}}}],"schema":"https://github.com/citation-style-language/schema/raw/master/csl-citation.json"} </w:instrText>
      </w:r>
      <w:r w:rsidRPr="0001320D">
        <w:rPr>
          <w:rFonts w:eastAsiaTheme="minorEastAsia" w:cstheme="minorHAnsi"/>
        </w:rPr>
        <w:fldChar w:fldCharType="separate"/>
      </w:r>
      <w:r w:rsidR="00AF30A5">
        <w:rPr>
          <w:lang w:val="en-GB"/>
        </w:rPr>
        <w:t>(Brown et al., 2004; Marshall &amp; White, 2019)</w:t>
      </w:r>
      <w:r w:rsidRPr="0001320D">
        <w:rPr>
          <w:rFonts w:eastAsiaTheme="minorEastAsia" w:cstheme="minorHAnsi"/>
        </w:rPr>
        <w:fldChar w:fldCharType="end"/>
      </w:r>
      <w:r w:rsidRPr="00B37A74">
        <w:rPr>
          <w:rFonts w:eastAsiaTheme="minorEastAsia" w:cstheme="minorHAnsi"/>
        </w:rPr>
        <w:t xml:space="preserve">. </w:t>
      </w:r>
      <w:r>
        <w:rPr>
          <w:rFonts w:eastAsiaTheme="minorEastAsia" w:cstheme="minorHAnsi"/>
        </w:rPr>
        <w:t>This leads to</w:t>
      </w:r>
      <w:r w:rsidRPr="00B37A74">
        <w:rPr>
          <w:rFonts w:eastAsiaTheme="minorEastAsia" w:cstheme="minorHAnsi"/>
        </w:rPr>
        <w:t xml:space="preserve"> </w:t>
      </w:r>
      <m:oMath>
        <m:r>
          <w:rPr>
            <w:rFonts w:ascii="Cambria Math" w:eastAsiaTheme="minorEastAsia" w:hAnsi="Cambria Math" w:cstheme="minorHAnsi"/>
          </w:rPr>
          <m:t>a≈b</m:t>
        </m:r>
      </m:oMath>
      <w:r w:rsidRPr="00B37A74">
        <w:rPr>
          <w:rFonts w:eastAsiaTheme="minorEastAsia" w:cstheme="minorHAnsi"/>
        </w:rPr>
        <w:t>, result</w:t>
      </w:r>
      <w:r>
        <w:rPr>
          <w:rFonts w:eastAsiaTheme="minorEastAsia" w:cstheme="minorHAnsi"/>
        </w:rPr>
        <w:t xml:space="preserve">ing </w:t>
      </w:r>
      <w:r w:rsidRPr="00B37A74">
        <w:rPr>
          <w:rFonts w:eastAsiaTheme="minorEastAsia" w:cstheme="minorHAnsi"/>
        </w:rPr>
        <w:t>in unrealistic growth trajectories and temperature dependenc</w:t>
      </w:r>
      <w:r w:rsidR="003E0F3A">
        <w:rPr>
          <w:rFonts w:eastAsiaTheme="minorEastAsia" w:cstheme="minorHAnsi"/>
        </w:rPr>
        <w:t>i</w:t>
      </w:r>
      <w:r w:rsidRPr="00B37A74">
        <w:rPr>
          <w:rFonts w:eastAsiaTheme="minorEastAsia" w:cstheme="minorHAnsi"/>
        </w:rPr>
        <w:t>es of growth dynamics</w:t>
      </w:r>
      <w:r w:rsidR="00E56DA6">
        <w:rPr>
          <w:rFonts w:eastAsiaTheme="minorEastAsia" w:cstheme="minorHAnsi"/>
        </w:rPr>
        <w:t xml:space="preserve"> in </w:t>
      </w:r>
      <w:r w:rsidR="009D7373">
        <w:rPr>
          <w:rFonts w:eastAsiaTheme="minorEastAsia" w:cstheme="minorHAnsi"/>
        </w:rPr>
        <w:t>Pütter models</w:t>
      </w:r>
      <w:r w:rsidR="00C12614">
        <w:rPr>
          <w:rFonts w:eastAsiaTheme="minorEastAsia" w:cstheme="minorHAnsi"/>
        </w:rPr>
        <w:t xml:space="preserve"> </w:t>
      </w:r>
      <w:r w:rsidRPr="0001320D">
        <w:rPr>
          <w:rFonts w:eastAsiaTheme="minorEastAsia" w:cstheme="minorHAnsi"/>
        </w:rPr>
        <w:fldChar w:fldCharType="begin"/>
      </w:r>
      <w:r w:rsidR="00AF30A5">
        <w:rPr>
          <w:rFonts w:eastAsiaTheme="minorEastAsia" w:cstheme="minorHAnsi"/>
        </w:rPr>
        <w:instrText xml:space="preserve"> ADDIN ZOTERO_ITEM CSL_CITATION {"citationID":"kwb5izzq","properties":{"formattedCitation":"(Lefevre et al., 2018; Marshall &amp; White, 2019)","plainCitation":"(Lefevre et al., 2018; Marshall &amp; White, 2019)","noteIndex":0},"citationItems":[{"id":844,"uris":["http://zotero.org/users/6116610/items/6KT3Y3GN"],"uri":["http://zotero.org/users/6116610/items/6KT3Y3GN"],"itemData":{"id":844,"type":"article-journal","container-title":"Global Change Biology","DOI":"10.1111/gcb.13978","ISSN":"1354-1013, 1365-2486","issue":"2","language":"en","page":"553-556","source":"Crossref","title":"In modelling effects of global warming, invalid assumptions lead to unrealistic projections","volume":"24","author":[{"family":"Lefevre","given":"Sjannie"},{"family":"McKenzie","given":"David J."},{"family":"Nilsson","given":"Göran E."}],"issued":{"date-parts":[["2018",2]]}}},{"id":35,"uris":["http://zotero.org/users/6116610/items/ESFFAJ5S"],"uri":["http://zotero.org/users/6116610/items/ESFFAJ5S"],"itemData":{"id":35,"type":"article-journal","container-title":"Trends in Ecology &amp; Evolution","DOI":"10.1016/j.tree.2018.10.005","ISSN":"01695347","issue":"2","language":"en","page":"102-111","source":"Crossref","title":"Have we outgrown the existing models of growth?","volume":"34","author":[{"family":"Marshall","given":"Dustin J."},{"family":"White","given":"Craig R."}],"issued":{"date-parts":[["2019"]]}}}],"schema":"https://github.com/citation-style-language/schema/raw/master/csl-citation.json"} </w:instrText>
      </w:r>
      <w:r w:rsidRPr="0001320D">
        <w:rPr>
          <w:rFonts w:eastAsiaTheme="minorEastAsia" w:cstheme="minorHAnsi"/>
        </w:rPr>
        <w:fldChar w:fldCharType="separate"/>
      </w:r>
      <w:r w:rsidR="00AF30A5">
        <w:rPr>
          <w:lang w:val="en-GB"/>
        </w:rPr>
        <w:t>(Lefevre et al., 2018; Marshall &amp; White, 2019)</w:t>
      </w:r>
      <w:r w:rsidRPr="0001320D">
        <w:rPr>
          <w:rFonts w:eastAsiaTheme="minorEastAsia" w:cstheme="minorHAnsi"/>
        </w:rPr>
        <w:fldChar w:fldCharType="end"/>
      </w:r>
      <w:r w:rsidRPr="00B37A74">
        <w:rPr>
          <w:rFonts w:eastAsiaTheme="minorEastAsia" w:cstheme="minorHAnsi"/>
        </w:rPr>
        <w:t xml:space="preserve">. </w:t>
      </w:r>
      <w:r>
        <w:rPr>
          <w:rFonts w:eastAsiaTheme="minorEastAsia" w:cstheme="minorHAnsi"/>
        </w:rPr>
        <w:t>However, s</w:t>
      </w:r>
      <w:r w:rsidRPr="00B37A74">
        <w:rPr>
          <w:rFonts w:eastAsiaTheme="minorEastAsia" w:cstheme="minorHAnsi"/>
        </w:rPr>
        <w:t xml:space="preserve">imilar to how the existence of large fishes in tropical waters does not invalidate the hypothesis that </w:t>
      </w:r>
      <w:r>
        <w:rPr>
          <w:rFonts w:eastAsiaTheme="minorEastAsia" w:cstheme="minorHAnsi"/>
        </w:rPr>
        <w:t xml:space="preserve">old individuals of </w:t>
      </w:r>
      <w:r w:rsidRPr="00B37A74">
        <w:rPr>
          <w:rFonts w:eastAsiaTheme="minorEastAsia" w:cstheme="minorHAnsi"/>
        </w:rPr>
        <w:t>large</w:t>
      </w:r>
      <w:r w:rsidR="00BC5818">
        <w:rPr>
          <w:rFonts w:eastAsiaTheme="minorEastAsia" w:cstheme="minorHAnsi"/>
        </w:rPr>
        <w:t>-</w:t>
      </w:r>
      <w:r>
        <w:rPr>
          <w:rFonts w:eastAsiaTheme="minorEastAsia" w:cstheme="minorHAnsi"/>
        </w:rPr>
        <w:t xml:space="preserve">bodied </w:t>
      </w:r>
      <w:r w:rsidRPr="00B37A74">
        <w:rPr>
          <w:rFonts w:eastAsiaTheme="minorEastAsia" w:cstheme="minorHAnsi"/>
        </w:rPr>
        <w:t xml:space="preserve">fish may </w:t>
      </w:r>
      <w:r>
        <w:rPr>
          <w:rFonts w:eastAsiaTheme="minorEastAsia" w:cstheme="minorHAnsi"/>
        </w:rPr>
        <w:t xml:space="preserve">reach smaller sizes </w:t>
      </w:r>
      <w:r w:rsidRPr="00B37A74">
        <w:rPr>
          <w:rFonts w:eastAsiaTheme="minorEastAsia" w:cstheme="minorHAnsi"/>
        </w:rPr>
        <w:t>with warming, interspecific</w:t>
      </w:r>
      <w:r w:rsidR="00E56DA6">
        <w:rPr>
          <w:rFonts w:eastAsiaTheme="minorEastAsia" w:cstheme="minorHAnsi"/>
        </w:rPr>
        <w:t xml:space="preserve"> scaling</w:t>
      </w:r>
      <w:r w:rsidRPr="00B37A74">
        <w:rPr>
          <w:rFonts w:eastAsiaTheme="minorEastAsia" w:cstheme="minorHAnsi"/>
        </w:rPr>
        <w:t xml:space="preserve"> parameters cannot reject or support these model predictions on growth</w:t>
      </w:r>
      <w:r w:rsidR="00E56DA6">
        <w:rPr>
          <w:rFonts w:eastAsiaTheme="minorEastAsia" w:cstheme="minorHAnsi"/>
        </w:rPr>
        <w:t xml:space="preserve"> </w:t>
      </w:r>
      <w:r w:rsidR="00E56DA6" w:rsidRPr="0022380A">
        <w:rPr>
          <w:rFonts w:eastAsiaTheme="minorEastAsia" w:cstheme="minorHAnsi"/>
          <w:i/>
        </w:rPr>
        <w:t>within</w:t>
      </w:r>
      <w:r w:rsidR="00E56DA6">
        <w:rPr>
          <w:rFonts w:eastAsiaTheme="minorEastAsia" w:cstheme="minorHAnsi"/>
        </w:rPr>
        <w:t xml:space="preserve"> species</w:t>
      </w:r>
      <w:r w:rsidRPr="00B37A74">
        <w:rPr>
          <w:rFonts w:eastAsiaTheme="minorEastAsia" w:cstheme="minorHAnsi"/>
        </w:rPr>
        <w:t>.</w:t>
      </w:r>
      <w:r>
        <w:rPr>
          <w:rFonts w:eastAsiaTheme="minorEastAsia" w:cstheme="minorHAnsi"/>
        </w:rPr>
        <w:t xml:space="preserve"> W</w:t>
      </w:r>
      <w:r w:rsidRPr="00B37A74">
        <w:rPr>
          <w:rFonts w:eastAsiaTheme="minorEastAsia" w:cstheme="minorHAnsi"/>
        </w:rPr>
        <w:t xml:space="preserve">e show that the </w:t>
      </w:r>
      <w:r>
        <w:rPr>
          <w:rFonts w:eastAsiaTheme="minorEastAsia" w:cstheme="minorHAnsi"/>
        </w:rPr>
        <w:t xml:space="preserve">average intraspecific whole-organism </w:t>
      </w:r>
      <w:r w:rsidRPr="00B37A74">
        <w:rPr>
          <w:rFonts w:eastAsiaTheme="minorEastAsia" w:cstheme="minorHAnsi"/>
        </w:rPr>
        <w:t xml:space="preserve">mass scaling exponent of metabolism is larger than that of maximum consumption, </w:t>
      </w:r>
      <w:r>
        <w:rPr>
          <w:rFonts w:eastAsiaTheme="minorEastAsia" w:cstheme="minorHAnsi"/>
        </w:rPr>
        <w:t xml:space="preserve">i.e., the inequality </w:t>
      </w:r>
      <m:oMath>
        <m:r>
          <w:rPr>
            <w:rFonts w:ascii="Cambria Math" w:eastAsiaTheme="minorEastAsia" w:hAnsi="Cambria Math" w:cstheme="minorHAnsi"/>
          </w:rPr>
          <m:t>a&lt;b</m:t>
        </m:r>
      </m:oMath>
      <w:r>
        <w:rPr>
          <w:rFonts w:eastAsiaTheme="minorEastAsia" w:cstheme="minorHAnsi"/>
        </w:rPr>
        <w:t xml:space="preserve"> holds at the intraspecific level.</w:t>
      </w:r>
      <w:r w:rsidR="009C7B60">
        <w:rPr>
          <w:rFonts w:eastAsiaTheme="minorEastAsia" w:cstheme="minorHAnsi"/>
        </w:rPr>
        <w:t xml:space="preserve"> </w:t>
      </w:r>
      <w:r w:rsidR="00145552">
        <w:rPr>
          <w:rFonts w:eastAsiaTheme="minorEastAsia" w:cstheme="minorHAnsi"/>
        </w:rPr>
        <w:t>By contrast,</w:t>
      </w:r>
      <w:r w:rsidR="002B6F11">
        <w:rPr>
          <w:rFonts w:eastAsiaTheme="minorEastAsia" w:cstheme="minorHAnsi"/>
        </w:rPr>
        <w:t xml:space="preserve"> </w:t>
      </w:r>
      <w:r w:rsidR="00D87119" w:rsidRPr="00345497">
        <w:rPr>
          <w:lang w:val="en-GB"/>
        </w:rPr>
        <w:t xml:space="preserve">Pawar </w:t>
      </w:r>
      <w:r w:rsidR="00D87119" w:rsidRPr="00345497">
        <w:rPr>
          <w:i/>
          <w:iCs/>
          <w:lang w:val="en-GB"/>
        </w:rPr>
        <w:t>et al.</w:t>
      </w:r>
      <w:r w:rsidR="00D87119">
        <w:rPr>
          <w:i/>
          <w:iCs/>
          <w:lang w:val="en-GB"/>
        </w:rPr>
        <w:t xml:space="preserve"> </w:t>
      </w:r>
      <w:r w:rsidR="00345497">
        <w:rPr>
          <w:rFonts w:eastAsiaTheme="minorEastAsia" w:cstheme="minorHAnsi"/>
        </w:rPr>
        <w:fldChar w:fldCharType="begin"/>
      </w:r>
      <w:r w:rsidR="00AF30A5">
        <w:rPr>
          <w:rFonts w:eastAsiaTheme="minorEastAsia" w:cstheme="minorHAnsi"/>
        </w:rPr>
        <w:instrText xml:space="preserve"> ADDIN ZOTERO_ITEM CSL_CITATION {"citationID":"d31O0Bea","properties":{"formattedCitation":"(2012)","plainCitation":"(2012)","noteIndex":0},"citationItems":[{"id":2668,"uris":["http://zotero.org/users/6116610/items/8IZKDMLL"],"uri":["http://zotero.org/users/6116610/items/8IZKDMLL"],"itemData":{"id":2668,"type":"article-journal","abstract":"Trophic interactions govern biomass fluxes in ecosystems, and stability in food webs. Knowledge of how trophic interaction strengths are affected by differences among habitats is crucial for understanding variation in ecological systems. Here we show how substantial variation in consumption-rate data, and hence trophic interaction strengths, arises because consumers tend to encounter resources more frequently in three dimensions (3D) (for example, arboreal and pelagic zones) than two dimensions (2D) (for example, terrestrial and benthic zones). By combining new theory with extensive data (376 species, with body masses ranging from 5.24 × 10−14 kg to 800 kg), we find that consumption rates scale sublinearly with consumer body mass (exponent of approximately 0.85) for 2D interactions, but superlinearly (exponent of approximately 1.06) for 3D interactions. These results contradict the currently widespread assumption of a single exponent (of approximately 0.75) in consumer–resource and food-web research. Further analysis of 2,929 consumer–resource interactions shows that dimensionality of consumer search space is probably a major driver of species coexistence, and the stability and abundance of populations.","container-title":"Nature","DOI":"10.1038/nature11131","ISSN":"1476-4687","issue":"7404","language":"en","note":"number: 7404\npublisher: Nature Publishing Group","page":"485-489","source":"www.nature.com","title":"Dimensionality of consumer search space drives trophic interaction strengths","volume":"486","author":[{"family":"Pawar","given":"Samraat"},{"family":"Dell","given":"Anthony I."},{"literal":"Van M. Savage"}],"issued":{"date-parts":[["2012",6]]}},"suppress-author":true}],"schema":"https://github.com/citation-style-language/schema/raw/master/csl-citation.json"} </w:instrText>
      </w:r>
      <w:r w:rsidR="00345497">
        <w:rPr>
          <w:rFonts w:eastAsiaTheme="minorEastAsia" w:cstheme="minorHAnsi"/>
        </w:rPr>
        <w:fldChar w:fldCharType="separate"/>
      </w:r>
      <w:r w:rsidR="00AF30A5">
        <w:rPr>
          <w:lang w:val="en-GB"/>
        </w:rPr>
        <w:t>(2012)</w:t>
      </w:r>
      <w:r w:rsidR="00345497">
        <w:rPr>
          <w:rFonts w:eastAsiaTheme="minorEastAsia" w:cstheme="minorHAnsi"/>
        </w:rPr>
        <w:fldChar w:fldCharType="end"/>
      </w:r>
      <w:r w:rsidR="00450687">
        <w:rPr>
          <w:rFonts w:eastAsiaTheme="minorEastAsia" w:cstheme="minorHAnsi"/>
        </w:rPr>
        <w:t xml:space="preserve"> </w:t>
      </w:r>
      <w:r w:rsidR="003F1038">
        <w:rPr>
          <w:rFonts w:eastAsiaTheme="minorEastAsia" w:cstheme="minorHAnsi"/>
        </w:rPr>
        <w:t>estimated</w:t>
      </w:r>
      <w:r w:rsidR="004C09FF">
        <w:rPr>
          <w:rFonts w:eastAsiaTheme="minorEastAsia" w:cstheme="minorHAnsi"/>
        </w:rPr>
        <w:t xml:space="preserve"> </w:t>
      </w:r>
      <w:r w:rsidR="009116ED">
        <w:rPr>
          <w:rFonts w:eastAsiaTheme="minorEastAsia" w:cstheme="minorHAnsi"/>
        </w:rPr>
        <w:t xml:space="preserve">larger </w:t>
      </w:r>
      <w:r w:rsidR="003E0F3A">
        <w:rPr>
          <w:rFonts w:eastAsiaTheme="minorEastAsia" w:cstheme="minorHAnsi"/>
        </w:rPr>
        <w:t xml:space="preserve">mass </w:t>
      </w:r>
      <w:r w:rsidR="004C09FF">
        <w:rPr>
          <w:rFonts w:eastAsiaTheme="minorEastAsia" w:cstheme="minorHAnsi"/>
        </w:rPr>
        <w:t xml:space="preserve">exponents </w:t>
      </w:r>
      <w:r w:rsidR="009116ED">
        <w:rPr>
          <w:rFonts w:eastAsiaTheme="minorEastAsia" w:cstheme="minorHAnsi"/>
        </w:rPr>
        <w:t>for consumption than metabolic rate (0.84 and 1.04 in 2D and 3D</w:t>
      </w:r>
      <w:r w:rsidR="005A7A22">
        <w:rPr>
          <w:rFonts w:eastAsiaTheme="minorEastAsia" w:cstheme="minorHAnsi"/>
        </w:rPr>
        <w:t xml:space="preserve"> foraging</w:t>
      </w:r>
      <w:r w:rsidR="009116ED">
        <w:rPr>
          <w:rFonts w:eastAsiaTheme="minorEastAsia" w:cstheme="minorHAnsi"/>
        </w:rPr>
        <w:t>)</w:t>
      </w:r>
      <w:r w:rsidR="00013201">
        <w:rPr>
          <w:rFonts w:eastAsiaTheme="minorEastAsia" w:cstheme="minorHAnsi"/>
        </w:rPr>
        <w:t xml:space="preserve"> from interspecific data</w:t>
      </w:r>
      <w:r w:rsidR="008A6B8B">
        <w:rPr>
          <w:rFonts w:eastAsiaTheme="minorEastAsia" w:cstheme="minorHAnsi"/>
        </w:rPr>
        <w:t xml:space="preserve">, which </w:t>
      </w:r>
      <w:r w:rsidR="001F07D2">
        <w:rPr>
          <w:rFonts w:eastAsiaTheme="minorEastAsia" w:cstheme="minorHAnsi"/>
        </w:rPr>
        <w:t xml:space="preserve">reveals the importance of </w:t>
      </w:r>
      <w:r w:rsidR="00117EF0">
        <w:rPr>
          <w:rFonts w:eastAsiaTheme="minorEastAsia" w:cstheme="minorHAnsi"/>
        </w:rPr>
        <w:t xml:space="preserve">parameterizing </w:t>
      </w:r>
      <w:r w:rsidR="00C71CF5">
        <w:rPr>
          <w:rFonts w:eastAsiaTheme="minorEastAsia" w:cstheme="minorHAnsi"/>
        </w:rPr>
        <w:t>processes occurring over ontogeny with intraspecific rather than interspecific data</w:t>
      </w:r>
      <w:r w:rsidR="00857D83">
        <w:rPr>
          <w:rFonts w:eastAsiaTheme="minorEastAsia" w:cstheme="minorHAnsi"/>
        </w:rPr>
        <w:t xml:space="preserve">. </w:t>
      </w:r>
      <w:r w:rsidR="00F71D08">
        <w:rPr>
          <w:rFonts w:eastAsiaTheme="minorEastAsia" w:cstheme="minorHAnsi"/>
        </w:rPr>
        <w:t>W</w:t>
      </w:r>
      <w:r>
        <w:rPr>
          <w:rFonts w:eastAsiaTheme="minorEastAsia" w:cstheme="minorHAnsi"/>
        </w:rPr>
        <w:t xml:space="preserve">hen accounting for </w:t>
      </w:r>
      <w:r w:rsidR="008201EB">
        <w:rPr>
          <w:rFonts w:eastAsiaTheme="minorEastAsia" w:cstheme="minorHAnsi"/>
        </w:rPr>
        <w:t xml:space="preserve">the smaller intraspecific </w:t>
      </w:r>
      <w:r w:rsidR="003E0F3A">
        <w:rPr>
          <w:rFonts w:eastAsiaTheme="minorEastAsia" w:cstheme="minorHAnsi"/>
        </w:rPr>
        <w:t xml:space="preserve">mass </w:t>
      </w:r>
      <w:r w:rsidR="008201EB">
        <w:rPr>
          <w:rFonts w:eastAsiaTheme="minorEastAsia" w:cstheme="minorHAnsi"/>
        </w:rPr>
        <w:t>exponent of consumption</w:t>
      </w:r>
      <w:r>
        <w:rPr>
          <w:rFonts w:eastAsiaTheme="minorEastAsia" w:cstheme="minorHAnsi"/>
        </w:rPr>
        <w:t xml:space="preserve">, and </w:t>
      </w:r>
      <w:r w:rsidRPr="00B37A74">
        <w:rPr>
          <w:rFonts w:eastAsiaTheme="minorEastAsia" w:cstheme="minorHAnsi"/>
        </w:rPr>
        <w:t>the unimodal thermal response of consumption</w:t>
      </w:r>
      <w:r>
        <w:rPr>
          <w:rFonts w:eastAsiaTheme="minorEastAsia" w:cstheme="minorHAnsi"/>
        </w:rPr>
        <w:t xml:space="preserve">, the </w:t>
      </w:r>
      <w:r w:rsidRPr="00B37A74">
        <w:rPr>
          <w:rFonts w:eastAsiaTheme="minorEastAsia" w:cstheme="minorHAnsi"/>
        </w:rPr>
        <w:t>thermal response of net energy gain</w:t>
      </w:r>
      <w:r>
        <w:rPr>
          <w:rFonts w:eastAsiaTheme="minorEastAsia" w:cstheme="minorHAnsi"/>
        </w:rPr>
        <w:t xml:space="preserve"> is characterized by the optimum temperature being a function of</w:t>
      </w:r>
      <w:r w:rsidR="00E56DA6">
        <w:rPr>
          <w:rFonts w:eastAsiaTheme="minorEastAsia" w:cstheme="minorHAnsi"/>
        </w:rPr>
        <w:t xml:space="preserve"> body</w:t>
      </w:r>
      <w:r>
        <w:rPr>
          <w:rFonts w:eastAsiaTheme="minorEastAsia" w:cstheme="minorHAnsi"/>
        </w:rPr>
        <w:t xml:space="preserve"> size </w:t>
      </w:r>
      <w:r>
        <w:rPr>
          <w:rFonts w:eastAsiaTheme="minorEastAsia" w:cstheme="minorHAnsi"/>
        </w:rPr>
        <w:fldChar w:fldCharType="begin"/>
      </w:r>
      <w:r w:rsidR="00AF30A5">
        <w:rPr>
          <w:rFonts w:eastAsiaTheme="minorEastAsia" w:cstheme="minorHAnsi"/>
        </w:rPr>
        <w:instrText xml:space="preserve"> ADDIN ZOTERO_ITEM CSL_CITATION {"citationID":"VsUTBfkL","properties":{"formattedCitation":"(Morita et al., 2010)","plainCitation":"(Morita et al., 2010)","noteIndex":0},"citationItems":[{"id":886,"uris":["http://zotero.org/users/6116610/items/H7FEY4AA"],"uri":["http://zotero.org/users/6116610/items/H7FEY4AA"],"itemData":{"id":886,"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schema":"https://github.com/citation-style-language/schema/raw/master/csl-citation.json"} </w:instrText>
      </w:r>
      <w:r>
        <w:rPr>
          <w:rFonts w:eastAsiaTheme="minorEastAsia" w:cstheme="minorHAnsi"/>
        </w:rPr>
        <w:fldChar w:fldCharType="separate"/>
      </w:r>
      <w:r w:rsidR="00AF30A5">
        <w:rPr>
          <w:lang w:val="en-GB"/>
        </w:rPr>
        <w:t>(Morita et al., 2010)</w:t>
      </w:r>
      <w:r>
        <w:rPr>
          <w:rFonts w:eastAsiaTheme="minorEastAsia" w:cstheme="minorHAnsi"/>
        </w:rPr>
        <w:fldChar w:fldCharType="end"/>
      </w:r>
      <w:r>
        <w:rPr>
          <w:rFonts w:eastAsiaTheme="minorEastAsia" w:cstheme="minorHAnsi"/>
        </w:rPr>
        <w:t xml:space="preserve">. Therefore, empirically derived intraspecific parameterizations of simple growth models result in predictions in line with the TSR, in this case via declines in optimum growth temperatures over ontogeny rather than </w:t>
      </w:r>
      <w:r w:rsidR="00021059">
        <w:rPr>
          <w:rFonts w:eastAsiaTheme="minorEastAsia" w:cstheme="minorHAnsi"/>
        </w:rPr>
        <w:t>decline</w:t>
      </w:r>
      <w:r w:rsidR="00852EFA">
        <w:rPr>
          <w:rFonts w:eastAsiaTheme="minorEastAsia" w:cstheme="minorHAnsi"/>
        </w:rPr>
        <w:t>s</w:t>
      </w:r>
      <w:r w:rsidR="00021059">
        <w:rPr>
          <w:rFonts w:eastAsiaTheme="minorEastAsia" w:cstheme="minorHAnsi"/>
        </w:rPr>
        <w:t xml:space="preserve"> </w:t>
      </w:r>
      <w:r w:rsidR="007259BB">
        <w:rPr>
          <w:rFonts w:eastAsiaTheme="minorEastAsia" w:cstheme="minorHAnsi"/>
        </w:rPr>
        <w:t xml:space="preserve">in </w:t>
      </w:r>
      <w:r>
        <w:rPr>
          <w:rFonts w:eastAsiaTheme="minorEastAsia" w:cstheme="minorHAnsi"/>
        </w:rPr>
        <w:t>asymptot</w:t>
      </w:r>
      <w:r w:rsidR="00E56DA6">
        <w:rPr>
          <w:rFonts w:eastAsiaTheme="minorEastAsia" w:cstheme="minorHAnsi"/>
        </w:rPr>
        <w:t>ic size</w:t>
      </w:r>
      <w:r w:rsidR="00852EFA">
        <w:rPr>
          <w:rFonts w:eastAsiaTheme="minorEastAsia" w:cstheme="minorHAnsi"/>
        </w:rPr>
        <w:t>s</w:t>
      </w:r>
      <w:r w:rsidRPr="00B37A74">
        <w:rPr>
          <w:rFonts w:eastAsiaTheme="minorEastAsia" w:cstheme="minorHAnsi"/>
        </w:rPr>
        <w:t>.</w:t>
      </w:r>
    </w:p>
    <w:p w14:paraId="5EDA787C" w14:textId="4267AF82" w:rsidR="00FF0C73" w:rsidRPr="00B37A74" w:rsidRDefault="00FF0C73" w:rsidP="00FF0C73">
      <w:pPr>
        <w:spacing w:line="480" w:lineRule="auto"/>
        <w:ind w:firstLine="284"/>
        <w:contextualSpacing/>
        <w:jc w:val="both"/>
        <w:rPr>
          <w:rFonts w:eastAsiaTheme="minorEastAsia" w:cstheme="minorHAnsi"/>
        </w:rPr>
      </w:pPr>
      <w:r>
        <w:rPr>
          <w:rFonts w:eastAsiaTheme="minorEastAsia" w:cstheme="minorHAnsi"/>
        </w:rPr>
        <w:t>Declines in optimum growth temperatures over ontogeny as a mechanism for TSR-like growth dynamics do not rely on the assumption that the ratio of the coefficients for energy gains and losses decline</w:t>
      </w:r>
      <w:r w:rsidR="00E56DA6">
        <w:rPr>
          <w:rFonts w:eastAsiaTheme="minorEastAsia" w:cstheme="minorHAnsi"/>
        </w:rPr>
        <w:t>s</w:t>
      </w:r>
      <w:r>
        <w:rPr>
          <w:rFonts w:eastAsiaTheme="minorEastAsia" w:cstheme="minorHAnsi"/>
        </w:rPr>
        <w:t xml:space="preserve"> with temperature. In fact, w</w:t>
      </w:r>
      <w:r w:rsidRPr="00B37A74">
        <w:rPr>
          <w:rFonts w:eastAsiaTheme="minorEastAsia" w:cstheme="minorHAnsi"/>
        </w:rPr>
        <w:t xml:space="preserve">e find that when using </w:t>
      </w:r>
      <w:r w:rsidR="00E56DA6">
        <w:rPr>
          <w:rFonts w:eastAsiaTheme="minorEastAsia" w:cstheme="minorHAnsi"/>
        </w:rPr>
        <w:t xml:space="preserve">data from </w:t>
      </w:r>
      <w:r w:rsidRPr="00B37A74">
        <w:rPr>
          <w:rFonts w:eastAsiaTheme="minorEastAsia" w:cstheme="minorHAnsi"/>
        </w:rPr>
        <w:t>sub-peak temperatures</w:t>
      </w:r>
      <w:r w:rsidR="00E56DA6">
        <w:rPr>
          <w:rFonts w:eastAsiaTheme="minorEastAsia" w:cstheme="minorHAnsi"/>
        </w:rPr>
        <w:t xml:space="preserve"> only</w:t>
      </w:r>
      <w:r w:rsidRPr="00B37A74">
        <w:rPr>
          <w:rFonts w:eastAsiaTheme="minorEastAsia" w:cstheme="minorHAnsi"/>
        </w:rPr>
        <w:t xml:space="preserve">, </w:t>
      </w:r>
      <w:r w:rsidRPr="00B37A74">
        <w:rPr>
          <w:rFonts w:eastAsiaTheme="minorEastAsia" w:cstheme="minorHAnsi"/>
        </w:rPr>
        <w:lastRenderedPageBreak/>
        <w:t>the average intraspecific predictions about the activation energy of metabolism and consumption do not differ substantially</w:t>
      </w:r>
      <w:r>
        <w:rPr>
          <w:rFonts w:eastAsiaTheme="minorEastAsia" w:cstheme="minorHAnsi"/>
        </w:rPr>
        <w:t>, which implies</w:t>
      </w:r>
      <w:r w:rsidRPr="00B37A74">
        <w:rPr>
          <w:rFonts w:eastAsiaTheme="minorEastAsia" w:cstheme="minorHAnsi"/>
        </w:rPr>
        <w:t xml:space="preserve"> there is no clear loss or gain of energetic efficiency with warming within species</w:t>
      </w:r>
      <w:r w:rsidR="0022380A">
        <w:rPr>
          <w:rFonts w:eastAsiaTheme="minorEastAsia" w:cstheme="minorHAnsi"/>
        </w:rPr>
        <w:t xml:space="preserve"> </w:t>
      </w:r>
      <w:r w:rsidR="0022380A">
        <w:t>below temperature optima</w:t>
      </w:r>
      <w:r w:rsidRPr="00B37A74">
        <w:rPr>
          <w:rFonts w:eastAsiaTheme="minorEastAsia" w:cstheme="minorHAnsi"/>
        </w:rPr>
        <w:t xml:space="preserve">. </w:t>
      </w:r>
      <w:r w:rsidRPr="00695900">
        <w:rPr>
          <w:rFonts w:eastAsiaTheme="minorEastAsia" w:cstheme="minorHAnsi"/>
        </w:rPr>
        <w:t>This is in contrast to other studies, e.g.</w:t>
      </w:r>
      <w:r w:rsidRPr="0001320D">
        <w:rPr>
          <w:rFonts w:eastAsiaTheme="minorEastAsia" w:cstheme="minorHAnsi"/>
        </w:rPr>
        <w:t xml:space="preserve"> </w:t>
      </w:r>
      <w:r w:rsidRPr="00B37A74">
        <w:t xml:space="preserve">Lemoine &amp; Burkepile </w:t>
      </w:r>
      <w:r w:rsidRPr="00B37A74">
        <w:fldChar w:fldCharType="begin"/>
      </w:r>
      <w:r w:rsidR="00AF30A5">
        <w:instrText xml:space="preserve"> ADDIN ZOTERO_ITEM CSL_CITATION {"citationID":"aid93qki8c","properties":{"formattedCitation":"(2012)","plainCitation":"(2012)","noteIndex":0},"citationItems":[{"id":939,"uris":["http://zotero.org/users/6116610/items/48V4NAV7"],"uri":["http://zotero.org/users/6116610/items/48V4NAV7"],"itemData":{"id":939,"type":"article-journal","abstract":"As physiological processes of ectotherms are coupled to environmental temperature, climate change will likely alter their fundamental biological rates, including metabolism, consumption, growth, and reproduction. Here we combine the metabolic theory of ecology (MTE) with metabolism and consumption measurements of a model organism, the urchin Lytechinus variegatus, to test how climate change will affect consumer ﬁtness. Unexpectedly, we found that metabolism and consumption exhibit different scaling relationships with temperature and are mismatched at high temperatures. This led to a dramatic reduction in ingestion efﬁciency and potentially in consumer ﬁtness. Using metaanalysis, we showed that such temperature-driven mismatches between consumption and metabolism are common across taxa and frequently lead to reduced consumer ﬁtness. Our empirical and synthetic analyses identify a mechanism by which climate change reduces the ﬁtness of ectotherm consumers that may be applied to a broad array of taxonomic groups. Moreover, we showed that the assumptions of MTE do not hold at temperatures near the upper range of species’ thermal tolerances for a wide array of taxa. Models using MTE to predict the effects of climate change on consumer–resource dynamics may therefore be underestimating the consequences of rising temperatures on population and community dynamics.","container-title":"Ecology","DOI":"10.1890/12-0375.1","ISSN":"0012-9658","issue":"11","journalAbbreviation":"Ecology","language":"en","page":"2483-2489","source":"DOI.org (Crossref)","title":"Temperature-induced mismatches between consumption and metabolism reduce consumer fitness","volume":"93","author":[{"family":"Lemoine","given":"Nathan P."},{"family":"Burkepile","given":"Deron E."}],"issued":{"date-parts":[["2012",11]]}},"suppress-author":true}],"schema":"https://github.com/citation-style-language/schema/raw/master/csl-citation.json"} </w:instrText>
      </w:r>
      <w:r w:rsidRPr="00B37A74">
        <w:fldChar w:fldCharType="separate"/>
      </w:r>
      <w:r w:rsidR="00AF30A5">
        <w:rPr>
          <w:lang w:val="en-GB"/>
        </w:rPr>
        <w:t>(2012)</w:t>
      </w:r>
      <w:r w:rsidRPr="00B37A74">
        <w:fldChar w:fldCharType="end"/>
      </w:r>
      <w:r w:rsidRPr="00B37A74">
        <w:t xml:space="preserve"> and</w:t>
      </w:r>
      <w:r w:rsidR="0085798E">
        <w:t xml:space="preserve"> </w:t>
      </w:r>
      <w:r w:rsidR="00D30CB2">
        <w:t xml:space="preserve">Rall </w:t>
      </w:r>
      <w:r w:rsidR="00D30CB2" w:rsidRPr="00D30CB2">
        <w:rPr>
          <w:i/>
          <w:iCs/>
        </w:rPr>
        <w:t>et al.</w:t>
      </w:r>
      <w:r w:rsidR="00D30CB2">
        <w:rPr>
          <w:i/>
          <w:iCs/>
        </w:rPr>
        <w:t xml:space="preserve"> </w:t>
      </w:r>
      <w:r w:rsidR="00D30CB2">
        <w:fldChar w:fldCharType="begin"/>
      </w:r>
      <w:r w:rsidR="00AF30A5">
        <w:instrText xml:space="preserve"> ADDIN ZOTERO_ITEM CSL_CITATION {"citationID":"wUlREXCl","properties":{"formattedCitation":"(2010)","plainCitation":"(2010)","noteIndex":0},"citationItems":[{"id":924,"uris":["http://zotero.org/users/6116610/items/9A77BATG"],"uri":["http://zotero.org/users/6116610/items/9A77BATG"],"itemData":{"id":924,"type":"article-journal","abstract":"Warming could strongly stabilize or destabilize populations and food webs by changing the interaction strengths between predators and their prey. Predicting the consequences of warming requires understanding how temperature affects ingestion (energy gain) and metabolism (energy loss). Here, we studied the temperature dependence of metabolism and ingestion in laboratory experiments with terrestrial arthropods (beetles and spiders). From this data, we calculated ingestion efficiencies (ingestion/metabolism) and per capita interaction strengths in the short and long term. Additionally, we investigated if and how body mass changes these temperature dependencies. For both predator groups, warming increased metabolic rates substantially, whereas temperature effects on ingestion rates were weak. Accordingly, the ingestion efficiency (the ratio of ingestion to metabolism) decreased in all treatments. This result has two possible consequences: on the one hand, it suggests that warming of natural ecosystems could increase intrinsic population stability, meaning less fluctuations in population density; on the other hand, decreasing ingestion efficiencies may also lead to higher extinction risks because of starvation. Additionally, predicted long-term per capita interaction strengths decreased with warming, which suggests an increase in perturbation stability of populations, i.e., a higher probability of returning to the same equilibrium density after a small perturbation. Together, these results suggest that warming has complex and potentially profound effects on predator–prey interactions and food-web stability.","container-title":"Global Change Biology","DOI":"10.1111/j.1365-2486.2009.02124.x","ISSN":"1365-2486","issue":"8","language":"en","page":"2145-2157","source":"Wiley Online Library","title":"Temperature, predator–prey interaction strength and population stability","volume":"16","author":[{"family":"Rall","given":"Björn C."},{"family":"Vucic‐Pestic","given":"Olivera"},{"family":"Ehnes","given":"Roswitha B."},{"family":"Emmerson","given":"Mark"},{"family":"Brose","given":"Ulrich"}],"issued":{"date-parts":[["2010"]]}},"suppress-author":true}],"schema":"https://github.com/citation-style-language/schema/raw/master/csl-citation.json"} </w:instrText>
      </w:r>
      <w:r w:rsidR="00D30CB2">
        <w:fldChar w:fldCharType="separate"/>
      </w:r>
      <w:r w:rsidR="00AF30A5">
        <w:rPr>
          <w:lang w:val="en-GB"/>
        </w:rPr>
        <w:t>(2010)</w:t>
      </w:r>
      <w:r w:rsidR="00D30CB2">
        <w:fldChar w:fldCharType="end"/>
      </w:r>
      <w:r w:rsidRPr="00B37A74">
        <w:rPr>
          <w:i/>
          <w:iCs/>
        </w:rPr>
        <w:t xml:space="preserve">. </w:t>
      </w:r>
      <w:r w:rsidRPr="00B37A74">
        <w:rPr>
          <w:rFonts w:eastAsiaTheme="minorEastAsia" w:cstheme="minorHAnsi"/>
        </w:rPr>
        <w:t xml:space="preserve">However, it is in line with the finding that growth rates increase with temperature </w:t>
      </w:r>
      <w:r w:rsidRPr="00B37A74">
        <w:rPr>
          <w:rFonts w:eastAsiaTheme="minorEastAsia" w:cstheme="minorHAnsi"/>
        </w:rPr>
        <w:fldChar w:fldCharType="begin"/>
      </w:r>
      <w:r w:rsidR="00AF30A5">
        <w:rPr>
          <w:rFonts w:eastAsiaTheme="minorEastAsia" w:cstheme="minorHAnsi"/>
        </w:rPr>
        <w:instrText xml:space="preserve"> ADDIN ZOTERO_ITEM CSL_CITATION {"citationID":"iATo7vTO","properties":{"formattedCitation":"(e.g. Angilletta &amp; Dunham, 2003)","plainCitation":"(e.g. Angilletta &amp; Dunham, 2003)","noteIndex":0},"citationItems":[{"id":9,"uris":["http://zotero.org/users/6116610/items/ESHK6M5C"],"uri":["http://zotero.org/users/6116610/items/ESHK6M5C"],"itemData":{"id":9,"type":"article-journal","container-title":"The American Naturalist","page":"332-342","title":"The temperature-size rule in ectotherms: simple evolutionary explanations may not be general","volume":"162","author":[{"family":"Angilletta","given":"M J"},{"family":"Dunham","given":"A E"}],"issued":{"date-parts":[["2003"]]}},"prefix":"e.g. "}],"schema":"https://github.com/citation-style-language/schema/raw/master/csl-citation.json"} </w:instrText>
      </w:r>
      <w:r w:rsidRPr="00B37A74">
        <w:rPr>
          <w:rFonts w:eastAsiaTheme="minorEastAsia" w:cstheme="minorHAnsi"/>
        </w:rPr>
        <w:fldChar w:fldCharType="separate"/>
      </w:r>
      <w:r w:rsidR="00AF30A5">
        <w:rPr>
          <w:lang w:val="en-GB"/>
        </w:rPr>
        <w:t>(e.g. Angilletta &amp; Dunham, 2003)</w:t>
      </w:r>
      <w:r w:rsidRPr="00B37A74">
        <w:rPr>
          <w:rFonts w:eastAsiaTheme="minorEastAsia" w:cstheme="minorHAnsi"/>
        </w:rPr>
        <w:fldChar w:fldCharType="end"/>
      </w:r>
      <w:r w:rsidRPr="00B37A74">
        <w:rPr>
          <w:rFonts w:eastAsiaTheme="minorEastAsia" w:cstheme="minorHAnsi"/>
        </w:rPr>
        <w:t>, which is difficult to reconcile from a bioenergetics perspective if warming always reduced net energy gain.</w:t>
      </w:r>
      <w:r>
        <w:rPr>
          <w:rFonts w:eastAsiaTheme="minorEastAsia" w:cstheme="minorHAnsi"/>
        </w:rPr>
        <w:t xml:space="preserve"> </w:t>
      </w:r>
      <w:r w:rsidRPr="00B37A74">
        <w:rPr>
          <w:rFonts w:eastAsiaTheme="minorEastAsia" w:cstheme="minorHAnsi"/>
        </w:rPr>
        <w:t>Our analysis instead suggests that the mismatch</w:t>
      </w:r>
      <w:r w:rsidR="00E56DA6">
        <w:rPr>
          <w:rFonts w:eastAsiaTheme="minorEastAsia" w:cstheme="minorHAnsi"/>
        </w:rPr>
        <w:t xml:space="preserve"> between gains and losses</w:t>
      </w:r>
      <w:r w:rsidRPr="00B37A74">
        <w:rPr>
          <w:rFonts w:eastAsiaTheme="minorEastAsia" w:cstheme="minorHAnsi"/>
        </w:rPr>
        <w:t xml:space="preserve"> occurs when accounting for unimodal consumption rates over temperature. The match, or mismatch, between the temperature dependence of feeding vs. metabolic rates is a central question in ecology that extends from experiments to meta-analyses to food web </w:t>
      </w:r>
      <w:r w:rsidRPr="00E071F1">
        <w:rPr>
          <w:rFonts w:eastAsiaTheme="minorEastAsia" w:cstheme="minorHAnsi"/>
          <w:lang w:val="en-GB"/>
        </w:rPr>
        <w:t>models</w:t>
      </w:r>
      <w:r w:rsidR="000F34A3">
        <w:rPr>
          <w:rFonts w:eastAsiaTheme="minorEastAsia" w:cstheme="minorHAnsi"/>
          <w:lang w:val="en-GB"/>
        </w:rPr>
        <w:t xml:space="preserve"> </w:t>
      </w:r>
      <w:r w:rsidRPr="00695900">
        <w:rPr>
          <w:rFonts w:eastAsiaTheme="minorEastAsia" w:cstheme="minorHAnsi"/>
        </w:rPr>
        <w:fldChar w:fldCharType="begin"/>
      </w:r>
      <w:r w:rsidR="00AF30A5">
        <w:rPr>
          <w:rFonts w:eastAsiaTheme="minorEastAsia" w:cstheme="minorHAnsi"/>
        </w:rPr>
        <w:instrText xml:space="preserve"> ADDIN ZOTERO_ITEM CSL_CITATION {"citationID":"MUXSddhE","properties":{"formattedCitation":"(Fussmann et al., 2014; Lemoine &amp; Burkepile, 2012; Lindmark et al., 2019; Rall et al., 2010; Vasseur &amp; McCann, 2005)","plainCitation":"(Fussmann et al., 2014; Lemoine &amp; Burkepile, 2012; Lindmark et al., 2019; Rall et al., 2010; Vasseur &amp; McCann, 2005)","noteIndex":0},"citationItems":[{"id":74,"uris":["http://zotero.org/users/6116610/items/3SH8GYG3"],"uri":["http://zotero.org/users/6116610/items/3SH8GYG3"],"itemData":{"id":74,"type":"article-journal","container-title":"The American Naturalist","issue":"2","page":"184–198","title":"A mechanistic approach for modelling temperature-dependent consumer-resource dynamics","volume":"166","author":[{"family":"Vasseur","given":"D A"},{"family":"McCann","given":"K S"}],"issued":{"date-parts":[["2005"]]}}},{"id":924,"uris":["http://zotero.org/users/6116610/items/9A77BATG"],"uri":["http://zotero.org/users/6116610/items/9A77BATG"],"itemData":{"id":924,"type":"article-journal","abstract":"Warming could strongly stabilize or destabilize populations and food webs by changing the interaction strengths between predators and their prey. Predicting the consequences of warming requires understanding how temperature affects ingestion (energy gain) and metabolism (energy loss). Here, we studied the temperature dependence of metabolism and ingestion in laboratory experiments with terrestrial arthropods (beetles and spiders). From this data, we calculated ingestion efficiencies (ingestion/metabolism) and per capita interaction strengths in the short and long term. Additionally, we investigated if and how body mass changes these temperature dependencies. For both predator groups, warming increased metabolic rates substantially, whereas temperature effects on ingestion rates were weak. Accordingly, the ingestion efficiency (the ratio of ingestion to metabolism) decreased in all treatments. This result has two possible consequences: on the one hand, it suggests that warming of natural ecosystems could increase intrinsic population stability, meaning less fluctuations in population density; on the other hand, decreasing ingestion efficiencies may also lead to higher extinction risks because of starvation. Additionally, predicted long-term per capita interaction strengths decreased with warming, which suggests an increase in perturbation stability of populations, i.e., a higher probability of returning to the same equilibrium density after a small perturbation. Together, these results suggest that warming has complex and potentially profound effects on predator–prey interactions and food-web stability.","container-title":"Global Change Biology","DOI":"10.1111/j.1365-2486.2009.02124.x","ISSN":"1365-2486","issue":"8","language":"en","page":"2145-2</w:instrText>
      </w:r>
      <w:r w:rsidR="00AF30A5">
        <w:rPr>
          <w:rFonts w:eastAsiaTheme="minorEastAsia" w:cstheme="minorHAnsi" w:hint="eastAsia"/>
        </w:rPr>
        <w:instrText>157","source":"Wiley Online Library","title":"Temperature, predator</w:instrText>
      </w:r>
      <w:r w:rsidR="00AF30A5">
        <w:rPr>
          <w:rFonts w:eastAsiaTheme="minorEastAsia" w:cstheme="minorHAnsi" w:hint="eastAsia"/>
        </w:rPr>
        <w:instrText>–</w:instrText>
      </w:r>
      <w:r w:rsidR="00AF30A5">
        <w:rPr>
          <w:rFonts w:eastAsiaTheme="minorEastAsia" w:cstheme="minorHAnsi" w:hint="eastAsia"/>
        </w:rPr>
        <w:instrText>prey interaction strength and population stability","volume":"16","author":[{"family":"Rall","given":"Björn C."},{"family":"Vucic</w:instrText>
      </w:r>
      <w:r w:rsidR="00AF30A5">
        <w:rPr>
          <w:rFonts w:eastAsiaTheme="minorEastAsia" w:cstheme="minorHAnsi" w:hint="eastAsia"/>
        </w:rPr>
        <w:instrText>‐</w:instrText>
      </w:r>
      <w:r w:rsidR="00AF30A5">
        <w:rPr>
          <w:rFonts w:eastAsiaTheme="minorEastAsia" w:cstheme="minorHAnsi" w:hint="eastAsia"/>
        </w:rPr>
        <w:instrText>Pestic","given":"Olivera"},{"family":"Ehnes","given":"Ros</w:instrText>
      </w:r>
      <w:r w:rsidR="00AF30A5">
        <w:rPr>
          <w:rFonts w:eastAsiaTheme="minorEastAsia" w:cstheme="minorHAnsi"/>
        </w:rPr>
        <w:instrText>witha B."},{"family":"Emmerson","given":"Mark"},{"family":"Brose","given":"Ulrich"}],"issued":{"date-parts":[["2010"]]}}},{"id":939,"uris":["http://zotero.org/users/6116610/items/48V4NAV7"],"uri":["http://zotero.org/users/6116610/items/48V4NAV7"],"itemData":{"id":939,"type":"article-journal","abstract":"As physiological processes of ectotherms are coupled to environmental temperature, climate change will likely alter their fundamental biological rates, including metabolism, consumption, growth, and reproduction. Here we combine the metabolic theory of ecology (MTE) with metabolism and consumption measurements of a model organism, the urchin Lytechinus variegatus, to test how climate change will affect consumer ﬁtness. Unexpectedly, we found that metabolism and consumption exhibit different scaling relationships with temperature and are mismatched at high temperatures. This led to a dramatic reduction in ingestion efﬁciency and potentially in consumer ﬁtness. Using metaanalysis, we showed that such temperature-driven mismatches between consumption and metabolism are common across taxa and frequently lead to reduced consumer ﬁtness. Our empirical and synthetic analyses identify a mechanism by which climate change reduces the ﬁtness of ectotherm consumers that may be applied to a broad array of taxonomic groups. Moreover, we showed that the assumptions of MTE do not hold at temperatures near the upper range of species’ thermal tolerances for a wide array of taxa. Models using MTE to predict the effects of climate change on consumer–resource dynamics may therefore be underestimating the consequences of rising temperatures on population and community dynamics.","container-title":"Ecology","DOI":"10.1890/12-0375.1","ISSN":"0012-9658","issue":"11","journalAbbreviation":"Ecology","language":"en","page":"2483-2489","source":"DOI.org (Crossref)","title":"Temperature-induced mismatches between consumption and metabolism reduce consumer fitness","volume":"93","author":[{"family":"Lemoine","given":"Nathan P."},{"family":"Burkepile","given":"Deron E."}],"issued":{"date-parts":[["2012",11]]}}},{"id":311,"uris":["http://zotero.org/users/6116610/items/DC4G5EBW"],"uri":["http://zotero.org/users/6116610/items/DC4G5EBW"],"itemData":{"id":311,"type":"article-journal","abstract":"That species' biological rates including metabolism, growth and feeding scale with temperature is well established from warming experiments1 . The interactive influence of these changes on population dynamics, however, remains uncertain. As a result, uncertainty about ecological stability in response under warming remains correspondingly high. In previous studies, severe consumer extinctionwaves inwarmed microcosms2 were explained in terms of warming-induced destabilization of population oscillations3 . Here, we show that warming stabilizes predator–prey dynamics at the risk of predator extinction. Our results are based on meta-analyses of a global database of temperature effects on metabolic and feeding rates and maximum population size that includes species of different phylogenetic groups and ecosystem types. To unravel population-level consequences we parameterized a bioenergetic predator–prey model4 and simulated warming effects within ecological, non-evolutionary timescales. In contrast to previous studies3 , we find that warming stabilized population oscillations up to a threshold temperature, which is true for most of the possible parameter combinations. Beyond the threshold level, warming caused predator extinction due to starvation. Predictions were tested in a microbial predator–prey system. Together, our results indicate a major change in how we expect climate change to alter natural ecosystems: warming should increase population stability while undermining species diversity. Ongoing","container-title":"Nature Climate Change","DOI":"10.1038/nclimate2134","ISSN":"1758-678X","issue":"3","page":"206–210","title":"Ecological stability in response to warming","volume":"4","author":[{"family":"Fussmann","given":"Katarina E."},{"family":"Schwarzmüller","given":"Florian"},{"family":"Brose","given":"U"},{"family":"Jousset","given":"Alexandre"},{"family":"Rall","given":"Björn C"}],"issued":{"date-parts":[["2014"]]}}},{"id":892,"uris":["http://zotero.org/users/6116610/items/XXEB2VV6"],"uri":["http://zotero.org/users/6116610/items/XXEB2VV6"],"itemData":{"id":892,"type":"article-journal","abstract":"Predicting climate change impacts on animal communities requires knowledge of how physiological effects are mediated by ecological interactions. Food-dependent growth and within-species size variation depend on temperature and affect community dynamics through feedbacks between individual performance and population size structure. Still, we know little about how warming affects these feedbacks. Using a dynamic stage-structured biomass model with food-, size- and temperature-dependent life history processes, we analyse how temperature affects coexistence, stability and size structure in a tri-trophic food chain, and ﬁnd that warming effects on community stability depend on ecological interactions. Predator biomass densities generally decline with warming –gradually or through collapses – depending on which consumer life stage predators feed on. Collapses occur when warming induces alternative stable states via Allee effects. This suggests that predator persistence in warmer climates may be lower than previously acknowledged and that effects of warming on food web stability largely depend on species interactions.","container-title":"Ecology Letters","DOI":"10</w:instrText>
      </w:r>
      <w:r w:rsidR="00AF30A5">
        <w:rPr>
          <w:rFonts w:eastAsiaTheme="minorEastAsia" w:cstheme="minorHAnsi" w:hint="eastAsia"/>
        </w:rPr>
        <w:instrText>.1111/ele.13235","ISSN":"1461-023X, 1461-0248","issue":"5","language":"en","page":"778-786","source":"DOI.org (Crossref)","title":"Size</w:instrText>
      </w:r>
      <w:r w:rsidR="00AF30A5">
        <w:rPr>
          <w:rFonts w:eastAsiaTheme="minorEastAsia" w:cstheme="minorHAnsi" w:hint="eastAsia"/>
        </w:rPr>
        <w:instrText>‐</w:instrText>
      </w:r>
      <w:r w:rsidR="00AF30A5">
        <w:rPr>
          <w:rFonts w:eastAsiaTheme="minorEastAsia" w:cstheme="minorHAnsi" w:hint="eastAsia"/>
        </w:rPr>
        <w:instrText>based ecological interactions drive food web responses to climate warming","volume":"22","author":[{"family":"Lindmark"</w:instrText>
      </w:r>
      <w:r w:rsidR="00AF30A5">
        <w:rPr>
          <w:rFonts w:eastAsiaTheme="minorEastAsia" w:cstheme="minorHAnsi"/>
        </w:rPr>
        <w:instrText xml:space="preserve">,"given":"Max"},{"family":"Ohlberger","given":"Jan"},{"family":"Huss","given":"Magnus"},{"family":"Gårdmark","given":"Anna"}],"editor":[{"family":"Snyder","given":"Robin"}],"issued":{"date-parts":[["2019",5]]}}}],"schema":"https://github.com/citation-style-language/schema/raw/master/csl-citation.json"} </w:instrText>
      </w:r>
      <w:r w:rsidRPr="00695900">
        <w:rPr>
          <w:rFonts w:eastAsiaTheme="minorEastAsia" w:cstheme="minorHAnsi"/>
        </w:rPr>
        <w:fldChar w:fldCharType="separate"/>
      </w:r>
      <w:r w:rsidR="00AF30A5">
        <w:rPr>
          <w:lang w:val="en-GB"/>
        </w:rPr>
        <w:t>(Fussmann et al., 2014; Lemoine &amp; Burkepile, 2012; Lindmark et al., 2019; Rall et al., 2010; Vasseur &amp; McCann, 2005)</w:t>
      </w:r>
      <w:r w:rsidRPr="00695900">
        <w:rPr>
          <w:rFonts w:eastAsiaTheme="minorEastAsia" w:cstheme="minorHAnsi"/>
        </w:rPr>
        <w:fldChar w:fldCharType="end"/>
      </w:r>
      <w:r w:rsidRPr="00B37A74">
        <w:rPr>
          <w:rFonts w:eastAsiaTheme="minorEastAsia" w:cstheme="minorHAnsi"/>
        </w:rPr>
        <w:t>.</w:t>
      </w:r>
      <w:r>
        <w:rPr>
          <w:rFonts w:eastAsiaTheme="minorEastAsia" w:cstheme="minorHAnsi"/>
        </w:rPr>
        <w:t xml:space="preserve"> Our study highlights the importance of accounting for non-linear thermal responses for two main reasons. First, the thermal response of net </w:t>
      </w:r>
      <w:r w:rsidR="00E56DA6">
        <w:rPr>
          <w:rFonts w:eastAsiaTheme="minorEastAsia" w:cstheme="minorHAnsi"/>
        </w:rPr>
        <w:t xml:space="preserve">energy </w:t>
      </w:r>
      <w:r>
        <w:rPr>
          <w:rFonts w:eastAsiaTheme="minorEastAsia" w:cstheme="minorHAnsi"/>
        </w:rPr>
        <w:t>gain reaches a peak at temperatures below the peak for consumption. Secondly, as initial warming commonly leads to increased growth rates, the effect of warming on growth rates depend</w:t>
      </w:r>
      <w:r w:rsidR="003E0F3A">
        <w:rPr>
          <w:rFonts w:eastAsiaTheme="minorEastAsia" w:cstheme="minorHAnsi"/>
        </w:rPr>
        <w:t>s</w:t>
      </w:r>
      <w:r>
        <w:rPr>
          <w:rFonts w:eastAsiaTheme="minorEastAsia" w:cstheme="minorHAnsi"/>
        </w:rPr>
        <w:t xml:space="preserve"> on temperature</w:t>
      </w:r>
      <w:r w:rsidR="004D3578">
        <w:rPr>
          <w:rFonts w:eastAsiaTheme="minorEastAsia" w:cstheme="minorHAnsi"/>
        </w:rPr>
        <w:t>,</w:t>
      </w:r>
      <w:r>
        <w:rPr>
          <w:rFonts w:eastAsiaTheme="minorEastAsia" w:cstheme="minorHAnsi"/>
        </w:rPr>
        <w:t xml:space="preserve"> </w:t>
      </w:r>
      <w:r w:rsidR="0003099F">
        <w:rPr>
          <w:rFonts w:eastAsiaTheme="minorEastAsia" w:cstheme="minorHAnsi"/>
        </w:rPr>
        <w:t>and</w:t>
      </w:r>
      <w:r>
        <w:rPr>
          <w:rFonts w:eastAsiaTheme="minorEastAsia" w:cstheme="minorHAnsi"/>
        </w:rPr>
        <w:t xml:space="preserve"> growth </w:t>
      </w:r>
      <w:r w:rsidR="0003099F">
        <w:rPr>
          <w:rFonts w:eastAsiaTheme="minorEastAsia" w:cstheme="minorHAnsi"/>
        </w:rPr>
        <w:t xml:space="preserve">should therefore not </w:t>
      </w:r>
      <w:r>
        <w:rPr>
          <w:rFonts w:eastAsiaTheme="minorEastAsia" w:cstheme="minorHAnsi"/>
        </w:rPr>
        <w:t>be assumed to be monotonically related to temperature.</w:t>
      </w:r>
    </w:p>
    <w:p w14:paraId="7E4D15DE" w14:textId="758D9754" w:rsidR="00FF0C73" w:rsidRDefault="00CC4F69" w:rsidP="00FF0C73">
      <w:pPr>
        <w:spacing w:line="480" w:lineRule="auto"/>
        <w:ind w:firstLine="284"/>
        <w:contextualSpacing/>
        <w:jc w:val="both"/>
        <w:rPr>
          <w:rFonts w:eastAsiaTheme="minorEastAsia" w:cstheme="minorHAnsi"/>
        </w:rPr>
      </w:pPr>
      <w:r>
        <w:rPr>
          <w:rFonts w:eastAsiaTheme="minorEastAsia" w:cstheme="minorHAnsi"/>
        </w:rPr>
        <w:t>L</w:t>
      </w:r>
      <w:r w:rsidR="00FF0C73">
        <w:rPr>
          <w:rFonts w:eastAsiaTheme="minorEastAsia" w:cstheme="minorHAnsi"/>
        </w:rPr>
        <w:t>ife-stage dependent optimum growth temperatures ha</w:t>
      </w:r>
      <w:r>
        <w:rPr>
          <w:rFonts w:eastAsiaTheme="minorEastAsia" w:cstheme="minorHAnsi"/>
        </w:rPr>
        <w:t>ve</w:t>
      </w:r>
      <w:r w:rsidR="00FF0C73">
        <w:rPr>
          <w:rFonts w:eastAsiaTheme="minorEastAsia" w:cstheme="minorHAnsi"/>
        </w:rPr>
        <w:t xml:space="preserve"> previously been suggested as a component of the TSR </w:t>
      </w:r>
      <w:r w:rsidR="00FF0C73">
        <w:rPr>
          <w:rFonts w:eastAsiaTheme="minorEastAsia" w:cstheme="minorHAnsi"/>
        </w:rPr>
        <w:fldChar w:fldCharType="begin"/>
      </w:r>
      <w:r w:rsidR="00AF30A5">
        <w:rPr>
          <w:rFonts w:eastAsiaTheme="minorEastAsia" w:cstheme="minorHAnsi"/>
        </w:rPr>
        <w:instrText xml:space="preserve"> ADDIN ZOTERO_ITEM CSL_CITATION {"citationID":"mHG6NtVF","properties":{"formattedCitation":"(Ohlberger, 2013)","plainCitation":"(Ohlberger, 2013)","noteIndex":0},"citationItems":[{"id":807,"uris":["http://zotero.org/users/6116610/items/Z98IGZ3S"],"uri":["http://zotero.org/users/6116610/items/Z98IGZ3S"],"itemData":{"id":807,"type":"article-journal","abstract":"Accumulating evidence suggests that the average body size of many organisms is declining in response to climate warming. This phenomenon has been suggested to represent a universal response to warming that may impose significant adverse effects on ecosystem functioning and services. However, we do not have a thorough understanding of why body sizes are commonly declining, and why some organisms show the opposite response. Because ectotherms constitute the vast majority of organism biomass and about 99% of species worldwide, it is particularly important to understand how ectotherms respond to a warming climate. This review discusses the underlying physiological mechanisms of changes in ectotherm body size and addresses observed responses within a broad ecological context at different levels of organization, from individuals to communities, particularly in aquatic systems. Warming-induced responses in average body size are not only determined by changes in rates of individual growth and development, but also mediated through size-dependent feedbacks at the population level, as well as competitive and predatory interactions within the community. Emergent properties at higher organizational levels have already been observed in both experimental and natural systems. Various approaches will be required for enhancing our knowledge about the importance of such processes in natural systems. These include controlled semi-natural experiments and phylogenetic comparisons as well as statistical models of time-series data and theoretical models linking climate effects at the individual, population and community levels. Understanding causes of observed changes in organism body sizes and how these depend on the ecological context is essential for improving our predictions and the management of ecosystems in the face of a warming climate.","container-title":"Functional Ecology","DOI":"10.1111/1365-2435.12098","ISSN":"1365-2435","issue":"4","language":"en","page":"991-1001","source":"Wiley Online Library","title":"Climate warming and ectotherm body size – from individual physiology to community ecology","volume":"27","author":[{"family":"Ohlberger","given":"Jan"}],"issued":{"date-parts":[["2013"]]}}}],"schema":"https://github.com/citation-style-language/schema/raw/master/csl-citation.json"} </w:instrText>
      </w:r>
      <w:r w:rsidR="00FF0C73">
        <w:rPr>
          <w:rFonts w:eastAsiaTheme="minorEastAsia" w:cstheme="minorHAnsi"/>
        </w:rPr>
        <w:fldChar w:fldCharType="separate"/>
      </w:r>
      <w:r w:rsidR="00AF30A5">
        <w:rPr>
          <w:lang w:val="en-GB"/>
        </w:rPr>
        <w:t>(Ohlberger, 2013)</w:t>
      </w:r>
      <w:r w:rsidR="00FF0C73">
        <w:rPr>
          <w:rFonts w:eastAsiaTheme="minorEastAsia" w:cstheme="minorHAnsi"/>
        </w:rPr>
        <w:fldChar w:fldCharType="end"/>
      </w:r>
      <w:r w:rsidR="00FF0C73">
        <w:rPr>
          <w:rFonts w:eastAsiaTheme="minorEastAsia" w:cstheme="minorHAnsi"/>
        </w:rPr>
        <w:t xml:space="preserve">. </w:t>
      </w:r>
      <w:r w:rsidR="00E56DA6">
        <w:rPr>
          <w:rFonts w:eastAsiaTheme="minorEastAsia" w:cstheme="minorHAnsi"/>
        </w:rPr>
        <w:t>Al</w:t>
      </w:r>
      <w:r w:rsidR="00FF0C73">
        <w:rPr>
          <w:rFonts w:eastAsiaTheme="minorEastAsia" w:cstheme="minorHAnsi"/>
        </w:rPr>
        <w:t>t</w:t>
      </w:r>
      <w:r w:rsidR="00FF0C73" w:rsidRPr="00B37A74">
        <w:rPr>
          <w:rFonts w:eastAsiaTheme="minorEastAsia" w:cstheme="minorHAnsi"/>
        </w:rPr>
        <w:t>hough previous studies have found declines in optimum growth temperatures with body size in some species of fishes and other aquatic ectotherms</w:t>
      </w:r>
      <w:r w:rsidR="005C185C">
        <w:rPr>
          <w:rFonts w:eastAsiaTheme="minorEastAsia" w:cstheme="minorHAnsi"/>
        </w:rPr>
        <w:t xml:space="preserve"> </w:t>
      </w:r>
      <w:r w:rsidR="00FF0C73" w:rsidRPr="0001320D">
        <w:rPr>
          <w:rFonts w:eastAsiaTheme="minorEastAsia" w:cstheme="minorHAnsi"/>
        </w:rPr>
        <w:fldChar w:fldCharType="begin"/>
      </w:r>
      <w:r w:rsidR="00AF30A5">
        <w:rPr>
          <w:rFonts w:eastAsiaTheme="minorEastAsia" w:cstheme="minorHAnsi"/>
        </w:rPr>
        <w:instrText xml:space="preserve"> ADDIN ZOTERO_ITEM CSL_CITATION {"citationID":"Z3NRTCQR","properties":{"formattedCitation":"(Bj\\uc0\\u246{}rnsson et al., 2007; Handeland et al., 2008; Panov &amp; McQueen, 1998; Steinarsson &amp; Imsland, 2003; Wyban et al., 1995)","plainCitation":"(Björnsson et al., 2007; Handeland et al., 2008; Panov &amp; McQueen, 1998; Steinarsson &amp; Imsland, 2003; Wyban et al., 1995)","noteIndex":0},"citationItems":[{"id":824,"uris":["http://zotero.org/users/6116610/items/JGEQE4JV"],"uri":["http://zotero.org/users/6116610/items/JGEQE4JV"],"itemData":{"id":824,"type":"article-journal","abstract":"Effects of temperature on growth, feeding rate and feed conversion ratio (FCR) of juvenile Pacific white shrimp, Penaeus vannamei (Boone), were quantified in a series of four experiments. In each of experiments 1 to 3, a single size class of shrimp was reared at three constant temperatures (23, 27, 30 °C) and at an ambient temperature control (mean 26.2 °C). In the three experiments, mean shrimp stocking sizes were 3.9, 10.8 and 16.0 g, respectively. Shrimp growth and feeding rate increased directly with temperature in each experiment, but the increases varied among the three size classes so that thermal effects on growth and feeding were size-specific. FCR of small shrimp was not different among the three test temperatures while FCR of medium-and large-sized shrimp varied with temperature. Differences in growth response among size classes was the basis for a fourth experiment, in which two size classes were grown at three temperatures. Growth and feeding rate were again directly related to temperature and varied inversely with size. FCR was primarily related to size; larger shrimp grew less efficiently. Large temperature coefficients, particularly between 23 and 27 °C, demonstrate that P. vannamei growth is extremely sensitive to small changes in temperature. These data also indicate that temperature optima (temperature of fastest growth) is size-specific and decreases as shrimp size increases. For small shrimp (&lt; 5 g), temperature optima may be greater than 30 °C while for large shrimp, the temperature optimum is about 27 °C. These findings appear consistent with the distribution of P. vannamei during its natural life history. For P. vannamei farmers, these data indicate that for all sizes reduced growth and feeding can be expected when pond temperature is below 23 °C and for large shrimp when pond temperature is 30 °C or greater.","container-title":"Aquaculture","DOI":"10.1016/0044-8486(95)00032-1","ISSN":"0044-8486","issue":"1","journalAbbreviation":"Aquaculture","page":"267-279","source":"ScienceDirect","title":"Temperature effects on growth, feeding rate and feed conversion of the Pacific white shrimp (&lt;i&gt;Penaeus vannamei&lt;/i&gt;)","volume":"138","author":[{"family":"Wyban","given":"James"},{"family":"Walsh","given":"William A."},{"family":"Godin","given":"David M."}],"issued":{"date-parts":[["1995",12,15]]}}},{"id":938,"uris":["http://zotero.org/users/6116610/items/3WTWSRFH"],"uri":["http://zotero.org/users/6116610/items/3WTWSRFH"],"itemData":{"id":938,"type":"article-journal","abstract":"Individual growth rates of the freshwater amphipod Hyalella azteca (Saussure) were measured in the littoral zone of two small oligotrophic Ontario lakes and in growth experiments over a natural temperature gradient (10, 15, 20, and 23ЊC). Field observations showed that a temperature of 20ЊC is important for both the induction and termination of reproductive resting stages in H. azteca. Growth rates were more affected by temperature in small than in large individuals. Growth parameters are related to rearing temperature by linear regressions, which can be used as a simple model for bioenergetics calculations in crustaceans. A negative relationship between water temperature and maximum size attained by the amphipods was found. The largest adults were absent in studied populations when summer temperatures were high, and this phenomenon, which has also been observed in other aquatic invertebrates, was bioenergetically determined. Energy-budget estimations showed negative net growth efficiency (K2) in the largest adults at temperatures above 20ЊC. The relationship between K2 and temperature showed a dome-shaped pattern, K2 values for larger amphipods being maximal at lower temperatures. Seasonal migrations of adult H. azteca from shallow littoral to deeper cold habitats, observed in lakes during the warmest periods, appear to be temperature-induced and bioenergetically advantageous, despite probable increases in predation risk experienced in spatially simple deep-water habitats.","language":"en","page":"1107-1116","source":"Zotero","title":"Effects of temperature on individual growth rate and body size of a freshwater amphipod","volume":"76","author":[{"family":"Panov","given":"Vadim E"},{"family":"McQueen","given":"Donald J"}],"issued":{"date-parts":[["1998"]]}}},{"id":823,"uris":["http://zotero.org/users/6116610/items/74AXUIXN"],"uri":["http://zotero.org/users/6116610/items/74AXUIXN"],"itemData":{"id":823,"type":"article-journal","abstract":"Six size groups of red abalone Haliotis rufescens (geometric mean shell lengths: 21, 25, 33, 66, 81 and 98 mm) were reared on a macroalgal diet for 4 months at seven different temperatures between 11 and 22 jC. The results demonstrate that red abalone exhibit size dependent variation in growth potential and temperature optimum for growth. The maximum growth rate was found to have a skewed, third degree polynomial relationship with shell length, reaching a maximum of 111 Am dayÀ1 at 38 mm shell length. The temperature optimum for growth was found to have a symmetrical, concave relationship with shell length from 16 mm to maturity, reaching a peak of 17.8 jC at 44 mm shell length. The minimum grow-out time from spat to market size on an optimum temperature regime was predicted less than 2 years. The results from the present study could contribute to an increase in the potential yield from landbased abalone farming.","container-title":"Aquaculture","DOI":"10.1016/S0044-8486(03)00241-2","ISSN":"00448486","issue":"1-4","language":"en","page":"353-362","source":"Crossref","title":"Size dependent variation in optimum growth temperature of red abalone (&lt;i&gt;Haliotis rufescens&lt;/i&gt;)","volume":"224","author":[{"family":"Steinarsson","given":"Agnar"},{"family":"Imsland","given":"Albert K"}],"issued":{"date-parts":[["2003",6]]}}},{"id":2040,"uris":["http://zotero.org/users/6116610/items/E9RQQVKW"],"uri":["http://zotero.org/users/6116610/items/E9RQQVKW"],"itemData":{"id":2040,"type":"article-journal","abstract":"Results from several laboratory experiments showed that at each temperature there was a linear relationship between the logarithms of specific growth rate (G%/day) and body weight (W g) of Atlantic cod fed to satiation: lnG = α + βlnW. Both α and β were found to be a function of temperature (T °C): α = a + bT + cT2; β = d + eT; a = −0.7620, b = 0.3982, c = − 0.0128, d = − 0.1500, e = −0.0239. The e-parameter was altered by 10% from the laboratory value (to e = − 0.0215) to tune the model in accordance with growth rate of large cod reared in sea cages in Norway. The model predicts that the optimal temperature for growth (Topt.G) declines with body weight: Topt.G = 15.57–0.8426lnW, i.e. 15.0, 13.0, 11.1 and 9.2 °C for 2, 20, 200 and 2000 g fish, respectively. The predicted growth rates at optimal temperature (Gmax) were 7.41, 2.62, 1.02 and 0.44%/day for 2, 20, 200 and 2000 g fish, respectively. Model calculations show that 30 g cod juveniles stocked in sea cages on 15 May have reached 1.6 and 2.1 kg by the end of the second year and 4.6 and 6.3 kg by the end of the third year, in Northwest Iceland and West Norway, respectively.","container-title":"Aquaculture","DOI":"10.1016/j.aquaculture.2007.06.026","ISSN":"00448486","issue":"1-4","journalAbbreviation":"Aquaculture","language":"en","page":"216-226","source":"DOI.org (Crossref)","title":"Growth model for Atlantic cod (&lt;i&gt;Gadus morhua&lt;/i&gt;): Effects of temperature and body weight on growth rate","title-short":"Growth model for Atlantic cod (Gadus morhua)","volume":"271","author":[{"family":"Björnsson","given":"Björn"},{"family":"Steinarsson","given":"Agnar"},{"family":"Árnason","given":"Tómas"}],"issued":{"date-parts":[["2007",10]]}}},{"id":951,"uris":["http://zotero.org/users/6116610/items/8IYEADKE"],"uri":["http://zotero.org/users/6116610/items/8IYEADKE"],"itemData":{"id":951,"type":"article-journal","abstract":"The present paper describes the growth properties of Atlantic salmon (Salmo salar) post-smolts reared at 6, 10, 14 and 18 °C for 12 weeks following transfer to seawater. Growth rate, feed intake, feed conversion efficiency (FCE), and stomach evacuation rate were significantly influenced by temperature and fish size. Highest growth rate was seen in the 14 °C group (1.53% d−1), no differences in growth were seen between the 10 and 18 °C groups (1.35% d−1, 1.29% d−1), and lowest growth observed at 6 °C (0.78% d−1) group. Optimal temperature for growth (ToptG) increased with fish size, whereas optimal temperature for feed conversion efficiency (ToptFCE) decreased as fish size increased. The results suggest an optimum temperature for growth of 12.8 °C for 70–150 g to 14.0 °C for 150–300 g post-smolts. Optimum temperature for FCE dropped from 13.4 °C to 11.0 °C for the same size classes. A wide parabolic regression curve between growth, feed conversion efficiency and temperature indicates high temperature tolerance of Atlantic salmon in this size range studied. Highest stomach evacuation rate was seen in the 18 °C group, where the proportion of meal remaining in the stomach decreased from 100 to less than 5% after 24 h of starvation. No differences in stomach evacuation rate were recorded between the 10 and 14 °C groups, whereas a significant delay in stomach evacuation was seen in the 6 °C group. Overall, these findings may have important consequences for optimization of commercial production of Atlantic salmon post-smolts.","container-title":"Aquaculture","DOI":"10.1016/j.aquaculture.2008.06.042","ISSN":"0044-8486","issue":"1","journalAbbreviation":"Aquaculture","language":"en","page":"36-42","source":"ScienceDirect","title":"The effect of temperature and fish size on growth, feed intake, food conversion efficiency and stomach evacuation rate of Atlantic salmon post-smolts","volume":"283","author":[{"family":"Handeland","given":"Sigurd O."},{"family":"Imsland","given":"Albert K."},{"family":"Stefansson","given":"Sigurd O."}],"issued":{"date-parts":[["2008",10,1]]}}}],"schema":"https://github.com/citation-style-language/schema/raw/master/csl-citation.json"} </w:instrText>
      </w:r>
      <w:r w:rsidR="00FF0C73" w:rsidRPr="0001320D">
        <w:rPr>
          <w:rFonts w:eastAsiaTheme="minorEastAsia" w:cstheme="minorHAnsi"/>
        </w:rPr>
        <w:fldChar w:fldCharType="separate"/>
      </w:r>
      <w:r w:rsidR="00AF30A5" w:rsidRPr="00AF30A5">
        <w:rPr>
          <w:lang w:val="en-GB"/>
        </w:rPr>
        <w:t>(Björnsson et al., 2007; Handeland et al., 2008; Panov &amp; McQueen, 1998; Steinarsson &amp; Imsland, 2003; Wyban et al., 1995)</w:t>
      </w:r>
      <w:r w:rsidR="00FF0C73" w:rsidRPr="0001320D">
        <w:rPr>
          <w:rFonts w:eastAsiaTheme="minorEastAsia" w:cstheme="minorHAnsi"/>
        </w:rPr>
        <w:fldChar w:fldCharType="end"/>
      </w:r>
      <w:r w:rsidR="00FF0C73" w:rsidRPr="00B37A74">
        <w:rPr>
          <w:rFonts w:eastAsiaTheme="minorEastAsia" w:cstheme="minorHAnsi"/>
        </w:rPr>
        <w:t xml:space="preserve">, others have not </w:t>
      </w:r>
      <w:r w:rsidR="00FF0C73" w:rsidRPr="0001320D">
        <w:rPr>
          <w:rFonts w:eastAsiaTheme="minorEastAsia" w:cstheme="minorHAnsi"/>
        </w:rPr>
        <w:fldChar w:fldCharType="begin"/>
      </w:r>
      <w:r w:rsidR="00AF30A5">
        <w:rPr>
          <w:rFonts w:eastAsiaTheme="minorEastAsia" w:cstheme="minorHAnsi"/>
        </w:rPr>
        <w:instrText xml:space="preserve"> ADDIN ZOTERO_ITEM CSL_CITATION {"citationID":"a1naaj2b9nn","properties":{"formattedCitation":"(Brett et al., 1969; Elliott &amp; Hurley, 1995)","plainCitation":"(Brett et al., 1969; Elliott &amp; Hurley, 1995)","noteIndex":0},"citationItems":[{"id":965,"uris":["http://zotero.org/users/6116610/items/YG8DMK3F"],"uri":["http://zotero.org/users/6116610/items/YG8DMK3F"],"itemData":{"id":965,"type":"article-journal","abstract":"The growth of young sockeye salmon (Oncorhynchus nerka) was studied at temperatures ranging from 1 to 24 C in relation to rations of 0, 1.5, 3, 4.5, and 6% of dry body weight per day, and at an \"ex..., non disponible","container-title":"Journal of the Fisheries Research Board of Canada","DOI":"10.1139/f69-230","ISSN":"0015-296X","issue":"9","journalAbbreviation":"J. Fish. Res. Bd. Can.","page":"2363-2394","source":"NRC Research Press","title":"Growth rate and body composition of fingerling sockeye salmon, &lt;i&gt;Oncorhynchus nerka&lt;/i&gt;, in relation to temperature and ration size","volume":"26","author":[{"family":"Brett","given":"J. R."},{"family":"Shelbourn","given":"J. E."},{"family":"Shoop","given":"C. T."}],"issued":{"date-parts":[["1969",9,1]]}}},{"id":828,"uris":["http://zotero.org/users/6116610/items/R5JLMCFQ"],"uri":["http://zotero.org/users/6116610/items/R5JLMCFQ"],"itemData":{"id":828,"type":"article-journal","container-title":"Functional Ecology","DOI":"10.2307/2390153","ISSN":"02698463","issue":"4","language":"en","page":"625","source":"Crossref","title":"The functional relationship between body size and growth rate in fish","volume":"9","author":[{"family":"Elliott","given":"J. M."},{"family":"Hurley","given":"M. A."}],"issued":{"date-parts":[["1995",8]]}}}],"schema":"https://github.com/citation-style-language/schema/raw/master/csl-citation.json"} </w:instrText>
      </w:r>
      <w:r w:rsidR="00FF0C73" w:rsidRPr="0001320D">
        <w:rPr>
          <w:rFonts w:eastAsiaTheme="minorEastAsia" w:cstheme="minorHAnsi"/>
        </w:rPr>
        <w:fldChar w:fldCharType="separate"/>
      </w:r>
      <w:r w:rsidR="00AF30A5">
        <w:rPr>
          <w:lang w:val="en-GB"/>
        </w:rPr>
        <w:t>(Brett et al., 1969; Elliott &amp; Hurley, 1995)</w:t>
      </w:r>
      <w:r w:rsidR="00FF0C73" w:rsidRPr="0001320D">
        <w:rPr>
          <w:rFonts w:eastAsiaTheme="minorEastAsia" w:cstheme="minorHAnsi"/>
        </w:rPr>
        <w:fldChar w:fldCharType="end"/>
      </w:r>
      <w:r w:rsidR="00FF0C73" w:rsidRPr="00B37A74">
        <w:rPr>
          <w:rFonts w:eastAsiaTheme="minorEastAsia" w:cstheme="minorHAnsi"/>
        </w:rPr>
        <w:t xml:space="preserve">. Using systematically collated growth data from experiments with variation in both size and temperature treatments (13 species), we find that for an average fish, the optimum growth </w:t>
      </w:r>
      <w:r w:rsidR="00FF0C73" w:rsidRPr="00B37A74">
        <w:rPr>
          <w:rFonts w:eastAsiaTheme="minorEastAsia" w:cstheme="minorHAnsi"/>
        </w:rPr>
        <w:lastRenderedPageBreak/>
        <w:t xml:space="preserve">temperature declines as it grows in size. This </w:t>
      </w:r>
      <w:r w:rsidR="007956F7">
        <w:rPr>
          <w:rFonts w:eastAsiaTheme="minorEastAsia" w:cstheme="minorHAnsi"/>
        </w:rPr>
        <w:t>finding emerges</w:t>
      </w:r>
      <w:r w:rsidR="007956F7" w:rsidRPr="00B37A74">
        <w:rPr>
          <w:rFonts w:eastAsiaTheme="minorEastAsia" w:cstheme="minorHAnsi"/>
        </w:rPr>
        <w:t xml:space="preserve"> </w:t>
      </w:r>
      <w:r w:rsidR="00FF0C73" w:rsidRPr="00B37A74">
        <w:rPr>
          <w:rFonts w:eastAsiaTheme="minorEastAsia" w:cstheme="minorHAnsi"/>
        </w:rPr>
        <w:t>despite the small range of body sizes used in the experiments (only 10% of observations are larger than 50% of maturation size) (</w:t>
      </w:r>
      <w:r w:rsidR="00FF0C73" w:rsidRPr="00B37A74">
        <w:rPr>
          <w:rFonts w:eastAsiaTheme="minorEastAsia" w:cstheme="minorHAnsi"/>
          <w:i/>
          <w:iCs/>
        </w:rPr>
        <w:t>SI Appendix</w:t>
      </w:r>
      <w:r w:rsidR="00FF0C73">
        <w:rPr>
          <w:rFonts w:eastAsiaTheme="minorEastAsia" w:cstheme="minorHAnsi"/>
          <w:i/>
          <w:iCs/>
        </w:rPr>
        <w:t>,</w:t>
      </w:r>
      <w:r w:rsidR="00FF0C73" w:rsidRPr="00B37A74">
        <w:rPr>
          <w:rFonts w:eastAsiaTheme="minorEastAsia" w:cstheme="minorHAnsi"/>
        </w:rPr>
        <w:t xml:space="preserve"> Fig. S</w:t>
      </w:r>
      <w:r w:rsidR="00BF6569">
        <w:rPr>
          <w:rFonts w:eastAsiaTheme="minorEastAsia" w:cstheme="minorHAnsi"/>
        </w:rPr>
        <w:t>2</w:t>
      </w:r>
      <w:r w:rsidR="00FF0C73" w:rsidRPr="00B37A74">
        <w:rPr>
          <w:rFonts w:eastAsiaTheme="minorEastAsia" w:cstheme="minorHAnsi"/>
        </w:rPr>
        <w:t xml:space="preserve">). Individuals of such small relative size likely invest little energy in reproduction, which suggests </w:t>
      </w:r>
      <w:r w:rsidR="00FF0C73" w:rsidRPr="00B37A74">
        <w:t xml:space="preserve">that </w:t>
      </w:r>
      <w:r w:rsidR="00FF0C73" w:rsidRPr="00B37A74">
        <w:rPr>
          <w:rFonts w:eastAsiaTheme="minorEastAsia" w:cstheme="minorHAnsi"/>
        </w:rPr>
        <w:t xml:space="preserve">physiological constraints </w:t>
      </w:r>
      <w:r w:rsidR="0003099F">
        <w:rPr>
          <w:rFonts w:eastAsiaTheme="minorEastAsia" w:cstheme="minorHAnsi"/>
        </w:rPr>
        <w:t xml:space="preserve">at warmer temperatures </w:t>
      </w:r>
      <w:r w:rsidR="00FF0C73" w:rsidRPr="00B37A74">
        <w:rPr>
          <w:rFonts w:eastAsiaTheme="minorEastAsia" w:cstheme="minorHAnsi"/>
        </w:rPr>
        <w:t xml:space="preserve">contribute to reduced growth performance of large compared to small fish, in addition to increasing investment into reproduction </w:t>
      </w:r>
      <w:r w:rsidR="00FF0C73" w:rsidRPr="00B37A74">
        <w:rPr>
          <w:rFonts w:eastAsiaTheme="minorEastAsia" w:cstheme="minorHAnsi"/>
        </w:rPr>
        <w:fldChar w:fldCharType="begin"/>
      </w:r>
      <w:r w:rsidR="00AF30A5">
        <w:rPr>
          <w:rFonts w:eastAsiaTheme="minorEastAsia" w:cstheme="minorHAnsi"/>
        </w:rPr>
        <w:instrText xml:space="preserve"> ADDIN ZOTERO_ITEM CSL_CITATION {"citationID":"a2cbqejfjrq","properties":{"formattedCitation":"(Barneche et al., 2018)","plainCitation":"(Barneche et al., 2018)","noteIndex":0},"citationItems":[{"id":57,"uris":["http://zotero.org/users/6116610/items/QUEUHACD"],"uri":["http://zotero.org/users/6116610/items/QUEUHACD"],"itemData":{"id":57,"type":"article-journal","container-title":"Science","DOI":"10.1126/science.aao6868","ISSN":"0036-8075, 1095-9203","issue":"6389","language":"en","page":"642-645","source":"Crossref","title":"Fish reproductive-energy output increases disproportionately with body size","volume":"360","author":[{"family":"Barneche","given":"Diego R."},{"family":"Robertson","given":"D. Ross"},{"family":"White","given":"Craig R."},{"family":"Marshall","given":"Dustin J."}],"issued":{"date-parts":[["2018",5,11]]}}}],"schema":"https://github.com/citation-style-language/schema/raw/master/csl-citation.json"} </w:instrText>
      </w:r>
      <w:r w:rsidR="00FF0C73" w:rsidRPr="00B37A74">
        <w:rPr>
          <w:rFonts w:eastAsiaTheme="minorEastAsia" w:cstheme="minorHAnsi"/>
        </w:rPr>
        <w:fldChar w:fldCharType="separate"/>
      </w:r>
      <w:r w:rsidR="00AF30A5">
        <w:rPr>
          <w:lang w:val="en-GB"/>
        </w:rPr>
        <w:t>(Barneche et al., 2018)</w:t>
      </w:r>
      <w:r w:rsidR="00FF0C73" w:rsidRPr="00B37A74">
        <w:rPr>
          <w:rFonts w:eastAsiaTheme="minorEastAsia" w:cstheme="minorHAnsi"/>
        </w:rPr>
        <w:fldChar w:fldCharType="end"/>
      </w:r>
      <w:r w:rsidR="00FF0C73" w:rsidRPr="00B37A74">
        <w:rPr>
          <w:rFonts w:eastAsiaTheme="minorEastAsia" w:cstheme="minorHAnsi"/>
        </w:rPr>
        <w:t>.</w:t>
      </w:r>
    </w:p>
    <w:p w14:paraId="17C44664" w14:textId="58F8AC86" w:rsidR="00FF0C73" w:rsidRPr="00B37A74" w:rsidRDefault="00FF0C73" w:rsidP="00FF0C73">
      <w:pPr>
        <w:spacing w:line="480" w:lineRule="auto"/>
        <w:ind w:firstLine="284"/>
        <w:contextualSpacing/>
        <w:jc w:val="both"/>
        <w:rPr>
          <w:rFonts w:eastAsiaTheme="minorEastAsia" w:cstheme="minorHAnsi"/>
        </w:rPr>
      </w:pPr>
      <w:r w:rsidRPr="00B37A74">
        <w:rPr>
          <w:rFonts w:eastAsiaTheme="minorEastAsia" w:cstheme="minorHAnsi"/>
        </w:rPr>
        <w:t xml:space="preserve">Translating results from experimental data to natural systems is challenging because </w:t>
      </w:r>
      <w:r>
        <w:rPr>
          <w:rFonts w:eastAsiaTheme="minorEastAsia" w:cstheme="minorHAnsi"/>
        </w:rPr>
        <w:t xml:space="preserve">maximal feeding rates, </w:t>
      </w:r>
      <w:r w:rsidRPr="00B37A74">
        <w:rPr>
          <w:rFonts w:eastAsiaTheme="minorEastAsia" w:cstheme="minorHAnsi"/>
        </w:rPr>
        <w:t xml:space="preserve">unlimited food supply, lack of predation, and constant temperatures do not reflect natural conditions, yet affect growth rates </w:t>
      </w:r>
      <w:r w:rsidRPr="0001320D">
        <w:rPr>
          <w:rFonts w:eastAsiaTheme="minorEastAsia" w:cstheme="minorHAnsi"/>
        </w:rPr>
        <w:fldChar w:fldCharType="begin"/>
      </w:r>
      <w:r w:rsidR="00AF30A5">
        <w:rPr>
          <w:rFonts w:eastAsiaTheme="minorEastAsia" w:cstheme="minorHAnsi"/>
        </w:rPr>
        <w:instrText xml:space="preserve"> ADDIN ZOTERO_ITEM CSL_CITATION {"citationID":"a2h2qtonseq","properties":{"formattedCitation":"(Brett et al., 1969; Huey &amp; Kingsolver, 2019; Lorenzen, 1996)","plainCitation":"(Brett et al., 1969; Huey &amp; Kingsolver, 2019; Lorenzen, 1996)","noteIndex":0},"citationItems":[{"id":965,"uris":["http://zotero.org/users/6116610/items/YG8DMK3F"],"uri":["http://zotero.org/users/6116610/items/YG8DMK3F"],"itemData":{"id":965,"type":"article-journal","abstract":"The growth of young sockeye salmon (Oncorhynchus nerka) was studied at temperatures ranging from 1 to 24 C in relation to rations of 0, 1.5, 3, 4.5, and 6% of dry body weight per day, and at an \"ex..., non disponible","container-title":"Journal of the Fisheries Research Board of Canada","DOI":"10.1139/f69-230","ISSN":"0015-296X","issue":"9","journalAbbreviation":"J. Fish. Res. Bd. Can.","page":"2363-2394","source":"NRC Research Press","title":"Growth rate and body composition of fingerling sockeye salmon, &lt;i&gt;Oncorhynchus nerka&lt;/i&gt;, in relation to temperature and ration size","volume":"26","author":[{"family":"Brett","given":"J. R."},{"family":"Shelbourn","given":"J. E."},{"family":"Shoop","given":"C. T."}],"issued":{"date-parts":[["1969",9,1]]}}},{"id":64,"uris":["http://zotero.org/users/6116610/items/W2FXR8H8"],"uri":["http://zotero.org/users/6116610/items/W2FXR8H8"],"itemData":{"id":64,"type":"article-journal","container-title":"Journal of Fish Biology","DOI":"10.1111/j.1095-8649.1996.tb00060.x","ISSN":"0022-1112, 1095-8649","issue":"4","language":"en","page":"627-642","source":"Crossref","title":"The relationship between body weight and natural mortality in juvenile and adult fish: a comparison of natural ecosystems and aquaculture","title-short":"The relationship between body weight and natural mortality in juvenile and adult fish","volume":"49","author":[{"family":"Lorenzen","given":"K."}],"issued":{"date-parts":[["1996",10]]}}},{"id":991,"uris":["http://zotero.org/users/6116610/items/TIVI8U8X"],"uri":["http://zotero.org/users/6116610/items/TIVI8U8X"],"itemData":{"id":991,"type":"article-journal","abstract":"Climate warming may lower environmental resource levels, growth, and ﬁtness of many ectotherms. In a classic experiment, Brett and colleagues documented that growth rates of salmon depended strikingly on both temperature and food levels. Here we develop a simple bioenergetic model that explores how ﬁxed temperatures and food jointly alter the thermal sensitivity of net energy gain. The model incorporates differing thermal sensitivities of energy intake and metabolism. In qualitative agreement with Brett’s results, it predicts that decreased food intake reduces growth rates, lowers optimal temperatures for growth, and lowers the highest temperatures sustaining growth (upper thermal limit). Consequently, ectotherms facing reduced food intake in warm environments should restrict activity to times when low body temperatures are biophysically feasible, but—in a warming world—that will force ectotherms to shorten activity times and thus further reduce food intake. This “metabolic meltdown” is a consequence of declining energy intake coupled with accelerating metabolic costs at high temperatures and with warming-imposed restrictions on activity. Next, we extend the model to explore how increasing mean environmental temperatures alter the thermal sensitivity of growth: when food intake is reduced, optimal temperatures and upper thermal limits for growth are lowered. We discuss our model’s key assumptions and caveats as well as its relationship to a recent model for phytoplankton. Both models illustrate that the deleterious impacts of climate warming on ectotherms will be ampliﬁed if food intake is also reduced, either because warming reduces standing food resources or because it restricts foraging time.","container-title":"The American Naturalist","DOI":"10.1086/705679","ISSN":"0003-0147, 1537-5323","issue":"6","journalAbbreviation":"The American Naturalist","language":"en","page":"E140-E150","source":"DOI.org (Crossref)","title":"Climate warming, resource availability, and the metabolic meltdown of ectotherms","volume":"194","author":[{"family":"Huey","given":"Raymond B."},{"family":"Kingsolver","given":"Joel G."}],"issued":{"date-parts":[["2019",12]]}}}],"schema":"https://github.com/citation-style-language/schema/raw/master/csl-citation.json"} </w:instrText>
      </w:r>
      <w:r w:rsidRPr="0001320D">
        <w:rPr>
          <w:rFonts w:eastAsiaTheme="minorEastAsia" w:cstheme="minorHAnsi"/>
        </w:rPr>
        <w:fldChar w:fldCharType="separate"/>
      </w:r>
      <w:r w:rsidR="00AF30A5">
        <w:rPr>
          <w:lang w:val="en-GB"/>
        </w:rPr>
        <w:t>(Brett et al., 1969; Huey &amp; Kingsolver, 2019; Lorenzen, 1996)</w:t>
      </w:r>
      <w:r w:rsidRPr="0001320D">
        <w:rPr>
          <w:rFonts w:eastAsiaTheme="minorEastAsia" w:cstheme="minorHAnsi"/>
        </w:rPr>
        <w:fldChar w:fldCharType="end"/>
      </w:r>
      <w:r w:rsidRPr="00B37A74">
        <w:rPr>
          <w:rFonts w:eastAsiaTheme="minorEastAsia" w:cstheme="minorHAnsi"/>
        </w:rPr>
        <w:t>.</w:t>
      </w:r>
      <w:r>
        <w:rPr>
          <w:rFonts w:eastAsiaTheme="minorEastAsia" w:cstheme="minorHAnsi"/>
        </w:rPr>
        <w:t xml:space="preserve"> In addition, total metabolic costs in the wild also include additional costs for foraging and predator avoidance. </w:t>
      </w:r>
      <w:r w:rsidR="007D312B">
        <w:rPr>
          <w:rFonts w:eastAsiaTheme="minorEastAsia" w:cstheme="minorHAnsi"/>
        </w:rPr>
        <w:t>I</w:t>
      </w:r>
      <w:r>
        <w:rPr>
          <w:rFonts w:eastAsiaTheme="minorEastAsia" w:cstheme="minorHAnsi"/>
        </w:rPr>
        <w:t>t is</w:t>
      </w:r>
      <w:r w:rsidR="00D90C7E">
        <w:rPr>
          <w:rFonts w:eastAsiaTheme="minorEastAsia" w:cstheme="minorHAnsi"/>
        </w:rPr>
        <w:t>, however</w:t>
      </w:r>
      <w:r w:rsidR="00777BFB">
        <w:rPr>
          <w:rFonts w:eastAsiaTheme="minorEastAsia" w:cstheme="minorHAnsi"/>
        </w:rPr>
        <w:t>,</w:t>
      </w:r>
      <w:r w:rsidR="00D90C7E">
        <w:rPr>
          <w:rFonts w:eastAsiaTheme="minorEastAsia" w:cstheme="minorHAnsi"/>
        </w:rPr>
        <w:t xml:space="preserve"> </w:t>
      </w:r>
      <w:r>
        <w:rPr>
          <w:rFonts w:eastAsiaTheme="minorEastAsia" w:cstheme="minorHAnsi"/>
        </w:rPr>
        <w:t xml:space="preserve">typically found </w:t>
      </w:r>
      <w:del w:id="10" w:author="Max Lindmark" w:date="2021-10-20T11:26:00Z">
        <w:r w:rsidDel="002D5B83">
          <w:rPr>
            <w:rFonts w:eastAsiaTheme="minorEastAsia" w:cstheme="minorHAnsi"/>
          </w:rPr>
          <w:delText xml:space="preserve">and assumed </w:delText>
        </w:r>
      </w:del>
      <w:r>
        <w:rPr>
          <w:rFonts w:eastAsiaTheme="minorEastAsia" w:cstheme="minorHAnsi"/>
        </w:rPr>
        <w:t xml:space="preserve">that standard metabolic rate </w:t>
      </w:r>
      <w:del w:id="11" w:author="Max Lindmark" w:date="2021-10-20T11:27:00Z">
        <w:r w:rsidDel="00436A47">
          <w:rPr>
            <w:rFonts w:eastAsiaTheme="minorEastAsia" w:cstheme="minorHAnsi"/>
          </w:rPr>
          <w:delText xml:space="preserve">and natural feeding levels </w:delText>
        </w:r>
      </w:del>
      <w:del w:id="12" w:author="Jan Ohlberger" w:date="2021-10-20T09:22:00Z">
        <w:r w:rsidR="000244B9" w:rsidDel="003F6C14">
          <w:rPr>
            <w:rFonts w:eastAsiaTheme="minorEastAsia" w:cstheme="minorHAnsi"/>
          </w:rPr>
          <w:delText>are</w:delText>
        </w:r>
      </w:del>
      <w:ins w:id="13" w:author="Jan Ohlberger" w:date="2021-10-20T09:22:00Z">
        <w:r w:rsidR="003F6C14">
          <w:rPr>
            <w:rFonts w:eastAsiaTheme="minorEastAsia" w:cstheme="minorHAnsi"/>
          </w:rPr>
          <w:t>is</w:t>
        </w:r>
      </w:ins>
      <w:r w:rsidR="000244B9">
        <w:rPr>
          <w:rFonts w:eastAsiaTheme="minorEastAsia" w:cstheme="minorHAnsi"/>
        </w:rPr>
        <w:t xml:space="preserve"> proportional</w:t>
      </w:r>
      <w:r>
        <w:rPr>
          <w:rFonts w:eastAsiaTheme="minorEastAsia" w:cstheme="minorHAnsi"/>
        </w:rPr>
        <w:t xml:space="preserve"> to routine metabolic rate</w:t>
      </w:r>
      <w:del w:id="14" w:author="Max Lindmark" w:date="2021-10-20T11:27:00Z">
        <w:r w:rsidDel="00436A47">
          <w:rPr>
            <w:rFonts w:eastAsiaTheme="minorEastAsia" w:cstheme="minorHAnsi"/>
          </w:rPr>
          <w:delText xml:space="preserve"> and maximum consumption rate</w:delText>
        </w:r>
        <w:r w:rsidR="000244B9" w:rsidDel="00436A47">
          <w:rPr>
            <w:rFonts w:eastAsiaTheme="minorEastAsia" w:cstheme="minorHAnsi"/>
          </w:rPr>
          <w:delText xml:space="preserve">, respectively, </w:delText>
        </w:r>
        <w:r w:rsidR="003D1255" w:rsidDel="00436A47">
          <w:rPr>
            <w:rFonts w:eastAsiaTheme="minorEastAsia" w:cstheme="minorHAnsi"/>
          </w:rPr>
          <w:delText>and thus</w:delText>
        </w:r>
      </w:del>
      <w:ins w:id="15" w:author="Max Lindmark" w:date="2021-10-20T11:27:00Z">
        <w:r w:rsidR="00436A47">
          <w:rPr>
            <w:rFonts w:eastAsiaTheme="minorEastAsia" w:cstheme="minorHAnsi"/>
          </w:rPr>
          <w:t xml:space="preserve"> </w:t>
        </w:r>
      </w:ins>
      <w:del w:id="16" w:author="Max Lindmark" w:date="2021-10-20T11:27:00Z">
        <w:r w:rsidR="003D1255" w:rsidDel="00436A47">
          <w:rPr>
            <w:rFonts w:eastAsiaTheme="minorEastAsia" w:cstheme="minorHAnsi"/>
          </w:rPr>
          <w:delText xml:space="preserve"> </w:delText>
        </w:r>
      </w:del>
      <w:ins w:id="17" w:author="Max Lindmark" w:date="2021-10-20T11:27:00Z">
        <w:r w:rsidR="00436A47">
          <w:rPr>
            <w:rFonts w:eastAsiaTheme="minorEastAsia" w:cstheme="minorHAnsi"/>
          </w:rPr>
          <w:t>(</w:t>
        </w:r>
      </w:ins>
      <w:r w:rsidR="003D1255">
        <w:rPr>
          <w:rFonts w:eastAsiaTheme="minorEastAsia" w:cstheme="minorHAnsi"/>
        </w:rPr>
        <w:t>exhibit the same mass-scaling relationships</w:t>
      </w:r>
      <w:r>
        <w:rPr>
          <w:rFonts w:eastAsiaTheme="minorEastAsia" w:cstheme="minorHAnsi"/>
        </w:rPr>
        <w:t xml:space="preserve"> </w:t>
      </w:r>
      <w:commentRangeStart w:id="18"/>
      <w:commentRangeStart w:id="19"/>
      <w:commentRangeStart w:id="20"/>
      <w:r>
        <w:rPr>
          <w:rFonts w:eastAsiaTheme="minorEastAsia" w:cstheme="minorHAnsi"/>
        </w:rPr>
        <w:fldChar w:fldCharType="begin"/>
      </w:r>
      <w:r w:rsidR="007E4007">
        <w:rPr>
          <w:rFonts w:eastAsiaTheme="minorEastAsia" w:cstheme="minorHAnsi"/>
        </w:rPr>
        <w:instrText xml:space="preserve"> ADDIN ZOTERO_ITEM CSL_CITATION {"citationID":"60vlUPqy","properties":{"formattedCitation":"(Kitchell et al., 1977; Messmer et al., 2017)","plainCitation":"(Kitchell et al., 1977; Messmer et al., 2017)","noteIndex":0},"citationItems":[{"id":177,"uris":["http://zotero.org/users/6116610/items/4RNEVDMA"],"uri":["http://zotero.org/users/6116610/items/4RNEVDMA"],"itemData":{"id":177,"type":"article-journal","container-title":"Journal of the Fisheries Board of Canada","issue":"10","page":"1922–1935","title":"Applications of a bioenergetics model to yellow perch (&lt;i&gt;Perca flavescens&lt;/i&gt;) and walleye (&lt;i&gt;Stizostedion vitreum vitreum&lt;/i&gt;)","volume":"34","author":[{"family":"Kitchell","given":"James F"},{"family":"Stewart","given":"Donald J"},{"family":"Weininger","given":"David"}],"issued":{"date-parts":[["1977"]]}}},{"id":404,"uris":["http://zotero.org/users/6116610/items/LQHNTDPR"],"uri":["http://zotero.org/users/6116610/items/LQHNTDPR"],"itemData":{"id":404,"type":"article-journal","container-title":"Global Change Biology","issue":"6","page":"2230–2240","title":"Global warming may disproportionately affect larger adults in a predatory coral reef fish","volume":"23","author":[{"family":"Messmer","given":"Vanessa"},{"family":"Pratchett","given":"Morgan S"},{"family":"Hoey","given":"Andrew S"},{"family":"Tobin","given":"Andrew J"},{"family":"Coker","given":"Darren J"},{"family":"Cooke","given":"Steven J"},{"family":"Clark","given":"Timothy D"}],"issued":{"date-parts":[["2017"]]}}}],"schema":"https://github.com/citation-style-language/schema/raw/master/csl-citation.json"} </w:instrText>
      </w:r>
      <w:r>
        <w:rPr>
          <w:rFonts w:eastAsiaTheme="minorEastAsia" w:cstheme="minorHAnsi"/>
        </w:rPr>
        <w:fldChar w:fldCharType="separate"/>
      </w:r>
      <w:r w:rsidR="007E4007">
        <w:rPr>
          <w:lang w:val="en-GB"/>
        </w:rPr>
        <w:t>(Kitchell et al., 1977; Messmer et al., 2017)</w:t>
      </w:r>
      <w:r>
        <w:rPr>
          <w:rFonts w:eastAsiaTheme="minorEastAsia" w:cstheme="minorHAnsi"/>
        </w:rPr>
        <w:fldChar w:fldCharType="end"/>
      </w:r>
      <w:ins w:id="21" w:author="Max Lindmark" w:date="2021-10-20T11:27:00Z">
        <w:r w:rsidR="00436A47">
          <w:rPr>
            <w:rFonts w:eastAsiaTheme="minorEastAsia" w:cstheme="minorHAnsi"/>
          </w:rPr>
          <w:t>)</w:t>
        </w:r>
      </w:ins>
      <w:commentRangeStart w:id="22"/>
      <w:commentRangeStart w:id="23"/>
      <w:r>
        <w:rPr>
          <w:rFonts w:eastAsiaTheme="minorEastAsia" w:cstheme="minorHAnsi"/>
        </w:rPr>
        <w:t>.</w:t>
      </w:r>
      <w:commentRangeEnd w:id="18"/>
      <w:commentRangeEnd w:id="19"/>
      <w:commentRangeEnd w:id="20"/>
      <w:ins w:id="24" w:author="Max Lindmark" w:date="2021-10-20T11:27:00Z">
        <w:r w:rsidR="00436A47">
          <w:rPr>
            <w:rFonts w:eastAsiaTheme="minorEastAsia" w:cstheme="minorHAnsi"/>
          </w:rPr>
          <w:t xml:space="preserve"> </w:t>
        </w:r>
      </w:ins>
      <w:commentRangeEnd w:id="22"/>
      <w:r w:rsidR="00B079EC">
        <w:rPr>
          <w:rStyle w:val="CommentReference"/>
        </w:rPr>
        <w:commentReference w:id="22"/>
      </w:r>
      <w:commentRangeEnd w:id="23"/>
      <w:r w:rsidR="003E3A7D">
        <w:rPr>
          <w:rStyle w:val="CommentReference"/>
        </w:rPr>
        <w:commentReference w:id="23"/>
      </w:r>
      <w:ins w:id="25" w:author="Max Lindmark" w:date="2021-10-20T11:28:00Z">
        <w:r w:rsidR="00175D9C">
          <w:rPr>
            <w:rFonts w:eastAsiaTheme="minorEastAsia" w:cstheme="minorHAnsi"/>
          </w:rPr>
          <w:t>Th</w:t>
        </w:r>
      </w:ins>
      <w:ins w:id="26" w:author="Max Lindmark" w:date="2021-10-20T11:47:00Z">
        <w:r w:rsidR="009F3723">
          <w:rPr>
            <w:rFonts w:eastAsiaTheme="minorEastAsia" w:cstheme="minorHAnsi"/>
          </w:rPr>
          <w:t xml:space="preserve">is </w:t>
        </w:r>
      </w:ins>
      <w:ins w:id="27" w:author="Max Lindmark" w:date="2021-10-20T11:28:00Z">
        <w:r w:rsidR="00175D9C">
          <w:rPr>
            <w:rFonts w:eastAsiaTheme="minorEastAsia" w:cstheme="minorHAnsi"/>
          </w:rPr>
          <w:t xml:space="preserve">assumption is </w:t>
        </w:r>
      </w:ins>
      <w:ins w:id="28" w:author="Jan Ohlberger" w:date="2021-10-20T09:35:00Z">
        <w:r w:rsidR="001F664C">
          <w:rPr>
            <w:rFonts w:eastAsiaTheme="minorEastAsia" w:cstheme="minorHAnsi"/>
          </w:rPr>
          <w:t xml:space="preserve">also </w:t>
        </w:r>
      </w:ins>
      <w:ins w:id="29" w:author="Max Lindmark" w:date="2021-10-20T11:28:00Z">
        <w:del w:id="30" w:author="Jan Ohlberger" w:date="2021-10-20T09:35:00Z">
          <w:r w:rsidR="00175D9C" w:rsidDel="001F664C">
            <w:rPr>
              <w:rFonts w:eastAsiaTheme="minorEastAsia" w:cstheme="minorHAnsi"/>
            </w:rPr>
            <w:delText xml:space="preserve">very </w:delText>
          </w:r>
        </w:del>
        <w:r w:rsidR="00175D9C">
          <w:rPr>
            <w:rFonts w:eastAsiaTheme="minorEastAsia" w:cstheme="minorHAnsi"/>
          </w:rPr>
          <w:t>common</w:t>
        </w:r>
      </w:ins>
      <w:ins w:id="31" w:author="Jan Ohlberger" w:date="2021-10-20T09:35:00Z">
        <w:r w:rsidR="001F664C">
          <w:rPr>
            <w:rFonts w:eastAsiaTheme="minorEastAsia" w:cstheme="minorHAnsi"/>
          </w:rPr>
          <w:t>ly applied</w:t>
        </w:r>
      </w:ins>
      <w:ins w:id="32" w:author="Max Lindmark" w:date="2021-10-20T11:28:00Z">
        <w:r w:rsidR="00175D9C">
          <w:rPr>
            <w:rFonts w:eastAsiaTheme="minorEastAsia" w:cstheme="minorHAnsi"/>
          </w:rPr>
          <w:t xml:space="preserve"> </w:t>
        </w:r>
        <w:del w:id="33" w:author="Jan Ohlberger" w:date="2021-10-20T09:35:00Z">
          <w:r w:rsidR="00175D9C" w:rsidDel="001F664C">
            <w:rPr>
              <w:rFonts w:eastAsiaTheme="minorEastAsia" w:cstheme="minorHAnsi"/>
            </w:rPr>
            <w:delText>also for</w:delText>
          </w:r>
        </w:del>
      </w:ins>
      <w:ins w:id="34" w:author="Jan Ohlberger" w:date="2021-10-20T09:35:00Z">
        <w:r w:rsidR="001F664C">
          <w:rPr>
            <w:rFonts w:eastAsiaTheme="minorEastAsia" w:cstheme="minorHAnsi"/>
          </w:rPr>
          <w:t>to</w:t>
        </w:r>
      </w:ins>
      <w:ins w:id="35" w:author="Max Lindmark" w:date="2021-10-20T11:28:00Z">
        <w:r w:rsidR="00175D9C">
          <w:rPr>
            <w:rFonts w:eastAsiaTheme="minorEastAsia" w:cstheme="minorHAnsi"/>
          </w:rPr>
          <w:t xml:space="preserve"> </w:t>
        </w:r>
      </w:ins>
      <w:ins w:id="36" w:author="Max Lindmark" w:date="2021-10-20T11:29:00Z">
        <w:r w:rsidR="00175D9C">
          <w:rPr>
            <w:rFonts w:eastAsiaTheme="minorEastAsia" w:cstheme="minorHAnsi"/>
          </w:rPr>
          <w:t xml:space="preserve">the relationship between </w:t>
        </w:r>
      </w:ins>
      <w:ins w:id="37" w:author="Jan Ohlberger" w:date="2021-10-20T09:35:00Z">
        <w:r w:rsidR="001F664C">
          <w:rPr>
            <w:rFonts w:eastAsiaTheme="minorEastAsia" w:cstheme="minorHAnsi"/>
          </w:rPr>
          <w:t xml:space="preserve">maximum </w:t>
        </w:r>
      </w:ins>
      <w:ins w:id="38" w:author="Max Lindmark" w:date="2021-10-20T11:29:00Z">
        <w:r w:rsidR="00175D9C">
          <w:rPr>
            <w:rFonts w:eastAsiaTheme="minorEastAsia" w:cstheme="minorHAnsi"/>
          </w:rPr>
          <w:t xml:space="preserve">consumption rates </w:t>
        </w:r>
        <w:del w:id="39" w:author="Jan Ohlberger" w:date="2021-10-20T09:35:00Z">
          <w:r w:rsidR="00175D9C" w:rsidDel="001F664C">
            <w:rPr>
              <w:rFonts w:eastAsiaTheme="minorEastAsia" w:cstheme="minorHAnsi"/>
            </w:rPr>
            <w:delText xml:space="preserve">in the wild </w:delText>
          </w:r>
        </w:del>
        <w:r w:rsidR="00175D9C">
          <w:rPr>
            <w:rFonts w:eastAsiaTheme="minorEastAsia" w:cstheme="minorHAnsi"/>
          </w:rPr>
          <w:t xml:space="preserve">and </w:t>
        </w:r>
      </w:ins>
      <w:ins w:id="40" w:author="Max Lindmark" w:date="2021-10-20T11:28:00Z">
        <w:del w:id="41" w:author="Jan Ohlberger" w:date="2021-10-20T09:35:00Z">
          <w:r w:rsidR="00175D9C" w:rsidDel="001F664C">
            <w:rPr>
              <w:rFonts w:eastAsiaTheme="minorEastAsia" w:cstheme="minorHAnsi"/>
            </w:rPr>
            <w:delText xml:space="preserve">maximum </w:delText>
          </w:r>
        </w:del>
        <w:r w:rsidR="00175D9C">
          <w:rPr>
            <w:rFonts w:eastAsiaTheme="minorEastAsia" w:cstheme="minorHAnsi"/>
          </w:rPr>
          <w:t>consumption rates</w:t>
        </w:r>
      </w:ins>
      <w:del w:id="42" w:author="Max Lindmark" w:date="2021-10-20T11:28:00Z">
        <w:r w:rsidR="00C34E70" w:rsidDel="00175D9C">
          <w:rPr>
            <w:rStyle w:val="CommentReference"/>
          </w:rPr>
          <w:commentReference w:id="18"/>
        </w:r>
      </w:del>
      <w:r w:rsidR="00264D23">
        <w:rPr>
          <w:rStyle w:val="CommentReference"/>
        </w:rPr>
        <w:commentReference w:id="19"/>
      </w:r>
      <w:r w:rsidR="00BF5B0F">
        <w:rPr>
          <w:rStyle w:val="CommentReference"/>
        </w:rPr>
        <w:commentReference w:id="20"/>
      </w:r>
      <w:ins w:id="43" w:author="Max Lindmark" w:date="2021-10-20T11:31:00Z">
        <w:r w:rsidR="00F01CF0">
          <w:rPr>
            <w:rFonts w:eastAsiaTheme="minorEastAsia" w:cstheme="minorHAnsi"/>
          </w:rPr>
          <w:t xml:space="preserve"> </w:t>
        </w:r>
      </w:ins>
      <w:ins w:id="44" w:author="Jan Ohlberger" w:date="2021-10-20T09:35:00Z">
        <w:r w:rsidR="001F664C">
          <w:rPr>
            <w:rFonts w:eastAsiaTheme="minorEastAsia" w:cstheme="minorHAnsi"/>
          </w:rPr>
          <w:t xml:space="preserve">in the wild </w:t>
        </w:r>
      </w:ins>
      <w:ins w:id="45" w:author="Max Lindmark" w:date="2021-10-20T11:31:00Z">
        <w:r w:rsidR="00F01CF0">
          <w:rPr>
            <w:rFonts w:eastAsiaTheme="minorEastAsia" w:cstheme="minorHAnsi"/>
          </w:rPr>
          <w:t>(</w:t>
        </w:r>
      </w:ins>
      <w:ins w:id="46" w:author="Max Lindmark" w:date="2021-10-20T11:42:00Z">
        <w:r w:rsidR="004374DC">
          <w:rPr>
            <w:rFonts w:eastAsiaTheme="minorEastAsia" w:cstheme="minorHAnsi"/>
          </w:rPr>
          <w:t>i.e.</w:t>
        </w:r>
        <w:r w:rsidR="0088602A">
          <w:rPr>
            <w:rFonts w:eastAsiaTheme="minorEastAsia" w:cstheme="minorHAnsi"/>
          </w:rPr>
          <w:t>,</w:t>
        </w:r>
      </w:ins>
      <w:ins w:id="47" w:author="Max Lindmark" w:date="2021-10-20T11:31:00Z">
        <w:r w:rsidR="00F01CF0">
          <w:rPr>
            <w:rFonts w:eastAsiaTheme="minorEastAsia" w:cstheme="minorHAnsi"/>
          </w:rPr>
          <w:t xml:space="preserve"> they are related via a constant)</w:t>
        </w:r>
      </w:ins>
      <w:ins w:id="48" w:author="Max Lindmark" w:date="2021-10-28T14:42:00Z">
        <w:r w:rsidR="00BF5B0F">
          <w:t xml:space="preserve">, which </w:t>
        </w:r>
      </w:ins>
      <w:ins w:id="49" w:author="Max Lindmark" w:date="2021-10-28T14:49:00Z">
        <w:r w:rsidR="00E748E0">
          <w:t xml:space="preserve">has some </w:t>
        </w:r>
        <w:r w:rsidR="00C41D9F">
          <w:t xml:space="preserve">empirical </w:t>
        </w:r>
      </w:ins>
      <w:ins w:id="50" w:author="Max Lindmark" w:date="2021-10-28T14:42:00Z">
        <w:r w:rsidR="00BF5B0F">
          <w:t xml:space="preserve">support </w:t>
        </w:r>
      </w:ins>
      <w:del w:id="51" w:author="Max Lindmark" w:date="2021-10-28T14:42:00Z">
        <w:r w:rsidR="009F3723" w:rsidDel="00BF5B0F">
          <w:rPr>
            <w:rFonts w:eastAsiaTheme="minorEastAsia" w:cstheme="minorHAnsi"/>
          </w:rPr>
          <w:fldChar w:fldCharType="begin"/>
        </w:r>
        <w:r w:rsidR="00C14B14" w:rsidDel="00BF5B0F">
          <w:rPr>
            <w:rFonts w:eastAsiaTheme="minorEastAsia" w:cstheme="minorHAnsi"/>
          </w:rPr>
          <w:delInstrText xml:space="preserve"> ADDIN ZOTERO_ITEM CSL_CITATION {"citationID":"Z8UVHq00","properties":{"formattedCitation":"(Kitchell et al., 1977)","plainCitation":"(Kitchell et al., 1977)","noteIndex":0},"citationItems":[{"id":177,"uris":["http://zotero.org/users/6116610/items/4RNEVDMA"],"uri":["http://zotero.org/users/6116610/items/4RNEVDMA"],"itemData":{"id":177,"type":"article-journal","container-title":"Journal of the Fisheries Board of Canada","issue":"10","page":"1922–1935","title":"Applications of a bioenergetics model to yellow perch (&lt;i&gt;Perca flavescens&lt;/i&gt;) and walleye (&lt;i&gt;Stizostedion vitreum vitreum&lt;/i&gt;)","volume":"34","author":[{"family":"Kitchell","given":"James F"},{"family":"Stewart","given":"Donald J"},{"family":"Weininger","given":"David"}],"issued":{"date-parts":[["1977"]]}}}],"schema":"https://github.com/citation-style-language/schema/raw/master/csl-citation.json"} </w:delInstrText>
        </w:r>
        <w:r w:rsidR="009F3723" w:rsidDel="00BF5B0F">
          <w:rPr>
            <w:rFonts w:eastAsiaTheme="minorEastAsia" w:cstheme="minorHAnsi"/>
          </w:rPr>
          <w:fldChar w:fldCharType="separate"/>
        </w:r>
        <w:r w:rsidR="00C14B14" w:rsidDel="00BF5B0F">
          <w:rPr>
            <w:rFonts w:eastAsiaTheme="minorEastAsia" w:cstheme="minorHAnsi"/>
            <w:noProof/>
          </w:rPr>
          <w:delText>(Kitchell et al., 1977)</w:delText>
        </w:r>
        <w:r w:rsidR="009F3723" w:rsidDel="00BF5B0F">
          <w:rPr>
            <w:rFonts w:eastAsiaTheme="minorEastAsia" w:cstheme="minorHAnsi"/>
          </w:rPr>
          <w:fldChar w:fldCharType="end"/>
        </w:r>
      </w:del>
      <w:r w:rsidR="00EF5199">
        <w:rPr>
          <w:rFonts w:eastAsiaTheme="minorEastAsia" w:cstheme="minorHAnsi"/>
        </w:rPr>
        <w:fldChar w:fldCharType="begin"/>
      </w:r>
      <w:r w:rsidR="00EF5199">
        <w:rPr>
          <w:rFonts w:eastAsiaTheme="minorEastAsia" w:cstheme="minorHAnsi"/>
        </w:rPr>
        <w:instrText xml:space="preserve"> ADDIN ZOTERO_ITEM CSL_CITATION {"citationID":"0EEn8i0O","properties":{"formattedCitation":"(Neuenfeldt et al., 2020)","plainCitation":"(Neuenfeldt et al., 2020)","noteIndex":0},"citationItems":[{"id":967,"uris":["http://zotero.org/users/6116610/items/K43P9JFL"],"uri":["http://zotero.org/users/6116610/items/K43P9JFL"],"itemData":{"id":967,"type":"article-journal","abstract":"Five decades of stomach content data allowed insight into the development of consumption, diet composition, and resulting somatic growth of Gadus morhua (Atlantic cod) in the eastern Baltic Sea. We show a recent reversal in feeding level over body length. Present feeding levels of small cod indicate severe growth limitation and increased starvation-related mortality. For young cod, the low growth rate and the high mortality rate are manifested through a reduction in size-at-age. The low feeding levels are likely the result of a decrease in benthic prey abundance due to increased hypoxic areas, while decreasing abundances of pelagic species in the area of cod distribution have prevented a compensatory shift in diet. Our study emphasizes that environmental forcing and the decline in pelagic prey caused changes in consumption and growth rates of small cod. The food reduction is ampliﬁed by stunted growth leading to high densities of cod of smaller size competing for the scarce resources. The average growth rate is negative, and only individuals with feeding levels well above average will survive, though growing slowly. These results suggest that the relation between consumption rate, somatic growth and predatorprey population densities is strongly environmentally mediated.","container-title":"ICES Journal of Marine Science","DOI":"10.1093/icesjms/fsz224","ISSN":"1054-3139, 1095-9289","issue":"2","language":"en","page":"624-632","source":"DOI.org (Crossref)","title":"Feeding and growth of Atlantic cod (&lt;i&gt;Gadus morhua&lt;/i&gt; L.) in the eastern Baltic Sea under environmental change","volume":"77","author":[{"family":"Neuenfeldt","given":"Stefan"},{"family":"Bartolino","given":"Valerio"},{"family":"Orio","given":"Alessandro"},{"family":"Andersen","given":"Ken H"},{"family":"Andersen","given":"Niels G"},{"family":"Niiranen","given":"Susa"},{"family":"Bergström","given":"Ulf"},{"family":"Ustups","given":"Didzis"},{"family":"Kulatska","given":"Nataliia"},{"family":"Casini","given":"Michele"}],"editor":[{"family":"Ojaveer","given":"Henn"}],"issued":{"date-parts":[["2020"]]}}}],"schema":"https://github.com/citation-style-language/schema/raw/master/csl-citation.json"} </w:instrText>
      </w:r>
      <w:r w:rsidR="00EF5199">
        <w:rPr>
          <w:rFonts w:eastAsiaTheme="minorEastAsia" w:cstheme="minorHAnsi"/>
        </w:rPr>
        <w:fldChar w:fldCharType="separate"/>
      </w:r>
      <w:r w:rsidR="00EF5199">
        <w:rPr>
          <w:rFonts w:eastAsiaTheme="minorEastAsia" w:cstheme="minorHAnsi"/>
          <w:noProof/>
        </w:rPr>
        <w:t>(Neuenfeldt et al., 2020)</w:t>
      </w:r>
      <w:r w:rsidR="00EF5199">
        <w:rPr>
          <w:rFonts w:eastAsiaTheme="minorEastAsia" w:cstheme="minorHAnsi"/>
        </w:rPr>
        <w:fldChar w:fldCharType="end"/>
      </w:r>
      <w:ins w:id="52" w:author="Max Lindmark" w:date="2021-10-20T11:31:00Z">
        <w:r w:rsidR="00F01CF0">
          <w:rPr>
            <w:rFonts w:eastAsiaTheme="minorEastAsia" w:cstheme="minorHAnsi"/>
          </w:rPr>
          <w:t xml:space="preserve">. </w:t>
        </w:r>
      </w:ins>
      <w:ins w:id="53" w:author="Max Lindmark" w:date="2021-10-28T14:43:00Z">
        <w:r w:rsidR="00ED6B7E">
          <w:rPr>
            <w:rFonts w:eastAsiaTheme="minorEastAsia" w:cstheme="minorHAnsi"/>
          </w:rPr>
          <w:t xml:space="preserve">However, the assumption of proportionality </w:t>
        </w:r>
      </w:ins>
      <w:ins w:id="54" w:author="Max Lindmark" w:date="2021-10-28T14:49:00Z">
        <w:r w:rsidR="008F69D9">
          <w:rPr>
            <w:rFonts w:eastAsiaTheme="minorEastAsia" w:cstheme="minorHAnsi"/>
          </w:rPr>
          <w:t xml:space="preserve">is still strong, given that it </w:t>
        </w:r>
        <w:r w:rsidR="00BC3DEF">
          <w:rPr>
            <w:rFonts w:eastAsiaTheme="minorEastAsia" w:cstheme="minorHAnsi"/>
          </w:rPr>
          <w:t xml:space="preserve">has </w:t>
        </w:r>
        <w:r w:rsidR="00195E4F">
          <w:rPr>
            <w:rFonts w:eastAsiaTheme="minorEastAsia" w:cstheme="minorHAnsi"/>
          </w:rPr>
          <w:t xml:space="preserve">not </w:t>
        </w:r>
      </w:ins>
      <w:ins w:id="55" w:author="Max Lindmark" w:date="2021-10-28T14:43:00Z">
        <w:r w:rsidR="00ED6B7E">
          <w:rPr>
            <w:rFonts w:eastAsiaTheme="minorEastAsia" w:cstheme="minorHAnsi"/>
          </w:rPr>
          <w:t>been tested thoroughly</w:t>
        </w:r>
      </w:ins>
      <w:ins w:id="56" w:author="Max Lindmark" w:date="2021-10-28T14:49:00Z">
        <w:r w:rsidR="00A17288">
          <w:rPr>
            <w:rFonts w:eastAsiaTheme="minorEastAsia" w:cstheme="minorHAnsi"/>
          </w:rPr>
          <w:t xml:space="preserve"> (</w:t>
        </w:r>
      </w:ins>
      <w:ins w:id="57" w:author="Max Lindmark" w:date="2021-10-28T14:43:00Z">
        <w:r w:rsidR="00ED6B7E">
          <w:rPr>
            <w:rFonts w:eastAsiaTheme="minorEastAsia" w:cstheme="minorHAnsi"/>
          </w:rPr>
          <w:t>even though it was identified as an important area for research over 40 years ago</w:t>
        </w:r>
      </w:ins>
      <w:r w:rsidR="007E4007">
        <w:rPr>
          <w:rFonts w:eastAsiaTheme="minorEastAsia" w:cstheme="minorHAnsi"/>
        </w:rPr>
        <w:t xml:space="preserve"> </w:t>
      </w:r>
      <w:r w:rsidR="007E4007">
        <w:rPr>
          <w:rFonts w:eastAsiaTheme="minorEastAsia" w:cstheme="minorHAnsi"/>
        </w:rPr>
        <w:fldChar w:fldCharType="begin"/>
      </w:r>
      <w:r w:rsidR="007E4007">
        <w:rPr>
          <w:rFonts w:eastAsiaTheme="minorEastAsia" w:cstheme="minorHAnsi"/>
        </w:rPr>
        <w:instrText xml:space="preserve"> ADDIN ZOTERO_ITEM CSL_CITATION {"citationID":"zROlCeD9","properties":{"formattedCitation":"(Kitchell et al., 1977)","plainCitation":"(Kitchell et al., 1977)","noteIndex":0},"citationItems":[{"id":177,"uris":["http://zotero.org/users/6116610/items/4RNEVDMA"],"uri":["http://zotero.org/users/6116610/items/4RNEVDMA"],"itemData":{"id":177,"type":"article-journal","container-title":"Journal of the Fisheries Board of Canada","issue":"10","page":"1922–1935","title":"Applications of a bioenergetics model to yellow perch (&lt;i&gt;Perca flavescens&lt;/i&gt;) and walleye (&lt;i&gt;Stizostedion vitreum vitreum&lt;/i&gt;)","volume":"34","author":[{"family":"Kitchell","given":"James F"},{"family":"Stewart","given":"Donald J"},{"family":"Weininger","given":"David"}],"issued":{"date-parts":[["1977"]]}}}],"schema":"https://github.com/citation-style-language/schema/raw/master/csl-citation.json"} </w:instrText>
      </w:r>
      <w:r w:rsidR="007E4007">
        <w:rPr>
          <w:rFonts w:eastAsiaTheme="minorEastAsia" w:cstheme="minorHAnsi"/>
        </w:rPr>
        <w:fldChar w:fldCharType="separate"/>
      </w:r>
      <w:r w:rsidR="007E4007">
        <w:rPr>
          <w:rFonts w:eastAsiaTheme="minorEastAsia" w:cstheme="minorHAnsi"/>
          <w:noProof/>
        </w:rPr>
        <w:t>(Kitchell et al., 1977)</w:t>
      </w:r>
      <w:r w:rsidR="007E4007">
        <w:rPr>
          <w:rFonts w:eastAsiaTheme="minorEastAsia" w:cstheme="minorHAnsi"/>
        </w:rPr>
        <w:fldChar w:fldCharType="end"/>
      </w:r>
      <w:ins w:id="58" w:author="Max Lindmark" w:date="2021-10-28T14:49:00Z">
        <w:r w:rsidR="00635001">
          <w:rPr>
            <w:rFonts w:eastAsiaTheme="minorEastAsia" w:cstheme="minorHAnsi"/>
          </w:rPr>
          <w:t>)</w:t>
        </w:r>
      </w:ins>
      <w:ins w:id="59" w:author="Max Lindmark" w:date="2021-10-20T11:43:00Z">
        <w:r w:rsidR="004374DC">
          <w:rPr>
            <w:rFonts w:eastAsiaTheme="minorEastAsia" w:cstheme="minorHAnsi"/>
          </w:rPr>
          <w:t>.</w:t>
        </w:r>
      </w:ins>
      <w:ins w:id="60" w:author="Max Lindmark" w:date="2021-10-28T14:46:00Z">
        <w:r w:rsidR="004821C4">
          <w:rPr>
            <w:rFonts w:eastAsiaTheme="minorEastAsia" w:cstheme="minorHAnsi"/>
          </w:rPr>
          <w:t xml:space="preserve"> </w:t>
        </w:r>
      </w:ins>
      <w:commentRangeStart w:id="61"/>
      <w:ins w:id="62" w:author="Max Lindmark" w:date="2021-10-28T14:49:00Z">
        <w:r w:rsidR="00C30925">
          <w:rPr>
            <w:rFonts w:eastAsiaTheme="minorEastAsia" w:cstheme="minorHAnsi"/>
          </w:rPr>
          <w:t>A</w:t>
        </w:r>
      </w:ins>
      <w:ins w:id="63" w:author="Max Lindmark" w:date="2021-10-28T14:50:00Z">
        <w:r w:rsidR="00C30925">
          <w:rPr>
            <w:rFonts w:eastAsiaTheme="minorEastAsia" w:cstheme="minorHAnsi"/>
          </w:rPr>
          <w:t xml:space="preserve"> </w:t>
        </w:r>
      </w:ins>
      <w:ins w:id="64" w:author="Max Lindmark" w:date="2021-10-28T14:46:00Z">
        <w:r w:rsidR="00A827EF">
          <w:rPr>
            <w:rFonts w:eastAsiaTheme="minorEastAsia" w:cstheme="minorHAnsi"/>
          </w:rPr>
          <w:t>size-</w:t>
        </w:r>
      </w:ins>
      <w:ins w:id="65" w:author="Max Lindmark" w:date="2021-10-28T14:47:00Z">
        <w:r w:rsidR="00A827EF">
          <w:rPr>
            <w:rFonts w:eastAsiaTheme="minorEastAsia" w:cstheme="minorHAnsi"/>
          </w:rPr>
          <w:t xml:space="preserve">dependence of </w:t>
        </w:r>
        <w:r w:rsidR="00972C6E">
          <w:rPr>
            <w:rFonts w:eastAsiaTheme="minorEastAsia" w:cstheme="minorHAnsi"/>
          </w:rPr>
          <w:t xml:space="preserve">the proportion consumption to </w:t>
        </w:r>
        <w:r w:rsidR="00CA6BA3">
          <w:rPr>
            <w:rFonts w:eastAsiaTheme="minorEastAsia" w:cstheme="minorHAnsi"/>
          </w:rPr>
          <w:t xml:space="preserve">maximum consumption </w:t>
        </w:r>
      </w:ins>
      <w:commentRangeEnd w:id="61"/>
      <w:r w:rsidR="004C4D66">
        <w:rPr>
          <w:rStyle w:val="CommentReference"/>
        </w:rPr>
        <w:commentReference w:id="61"/>
      </w:r>
      <w:ins w:id="66" w:author="Max Lindmark" w:date="2021-10-28T14:48:00Z">
        <w:r w:rsidR="00F3135A">
          <w:rPr>
            <w:rFonts w:eastAsiaTheme="minorEastAsia" w:cstheme="minorHAnsi"/>
          </w:rPr>
          <w:t>(</w:t>
        </w:r>
      </w:ins>
      <w:ins w:id="67" w:author="Max Lindmark" w:date="2021-10-28T14:52:00Z">
        <w:r w:rsidR="003A65F4">
          <w:rPr>
            <w:rFonts w:eastAsiaTheme="minorEastAsia" w:cstheme="minorHAnsi"/>
          </w:rPr>
          <w:t>e.g.,</w:t>
        </w:r>
      </w:ins>
      <w:ins w:id="68" w:author="Max Lindmark" w:date="2021-10-28T14:48:00Z">
        <w:r w:rsidR="000101BB">
          <w:rPr>
            <w:rFonts w:eastAsiaTheme="minorEastAsia" w:cstheme="minorHAnsi"/>
          </w:rPr>
          <w:t xml:space="preserve"> if large individuals are more efficient feeders</w:t>
        </w:r>
        <w:r w:rsidR="00F3135A">
          <w:rPr>
            <w:rFonts w:eastAsiaTheme="minorEastAsia" w:cstheme="minorHAnsi"/>
          </w:rPr>
          <w:t>)</w:t>
        </w:r>
        <w:r w:rsidR="00943051">
          <w:rPr>
            <w:rFonts w:eastAsiaTheme="minorEastAsia" w:cstheme="minorHAnsi"/>
          </w:rPr>
          <w:t xml:space="preserve">, could introduce bias </w:t>
        </w:r>
      </w:ins>
      <w:ins w:id="69" w:author="Max Lindmark" w:date="2021-10-28T14:50:00Z">
        <w:r w:rsidR="005E21C1">
          <w:rPr>
            <w:rFonts w:eastAsiaTheme="minorEastAsia" w:cstheme="minorHAnsi"/>
          </w:rPr>
          <w:t xml:space="preserve">and alter the prediction about </w:t>
        </w:r>
        <w:r w:rsidR="00FF77F1">
          <w:rPr>
            <w:rFonts w:eastAsiaTheme="minorEastAsia" w:cstheme="minorHAnsi"/>
          </w:rPr>
          <w:t>declining optimum growth temperature with size.</w:t>
        </w:r>
      </w:ins>
      <w:ins w:id="70" w:author="Max Lindmark" w:date="2021-10-28T14:52:00Z">
        <w:r w:rsidR="00AF72DB">
          <w:rPr>
            <w:rFonts w:eastAsiaTheme="minorEastAsia" w:cstheme="minorHAnsi"/>
          </w:rPr>
          <w:t xml:space="preserve"> Moreover</w:t>
        </w:r>
        <w:r w:rsidR="00C10718">
          <w:rPr>
            <w:rFonts w:eastAsiaTheme="minorEastAsia" w:cstheme="minorHAnsi"/>
          </w:rPr>
          <w:t>,</w:t>
        </w:r>
      </w:ins>
      <w:ins w:id="71" w:author="Max Lindmark" w:date="2021-10-28T14:48:00Z">
        <w:r w:rsidR="00CE7CB8">
          <w:rPr>
            <w:rFonts w:eastAsiaTheme="minorEastAsia" w:cstheme="minorHAnsi"/>
          </w:rPr>
          <w:t xml:space="preserve"> </w:t>
        </w:r>
      </w:ins>
      <w:del w:id="72" w:author="Max Lindmark" w:date="2021-10-20T11:43:00Z">
        <w:r w:rsidDel="004374DC">
          <w:rPr>
            <w:rFonts w:eastAsiaTheme="minorEastAsia" w:cstheme="minorHAnsi"/>
          </w:rPr>
          <w:delText xml:space="preserve"> </w:delText>
        </w:r>
      </w:del>
      <w:del w:id="73" w:author="Max Lindmark" w:date="2021-10-20T10:33:00Z">
        <w:r w:rsidR="002C6C08" w:rsidRPr="002C6C08" w:rsidDel="00074C38">
          <w:delText xml:space="preserve"> </w:delText>
        </w:r>
      </w:del>
      <w:del w:id="74" w:author="Max Lindmark" w:date="2021-10-28T14:52:00Z">
        <w:r w:rsidR="002C6C08" w:rsidDel="00A96C2B">
          <w:delText>I</w:delText>
        </w:r>
      </w:del>
      <w:ins w:id="75" w:author="Max Lindmark" w:date="2021-10-28T14:52:00Z">
        <w:r w:rsidR="00A96C2B">
          <w:t>i</w:t>
        </w:r>
      </w:ins>
      <w:r w:rsidR="002C6C08" w:rsidRPr="00CB0086">
        <w:t xml:space="preserve">ntraspecific growth rates </w:t>
      </w:r>
      <w:r w:rsidR="002C6C08">
        <w:t>may</w:t>
      </w:r>
      <w:r w:rsidR="002C6C08" w:rsidRPr="00CB0086">
        <w:t xml:space="preserve"> not </w:t>
      </w:r>
      <w:r w:rsidR="002C6C08">
        <w:t>appear to be</w:t>
      </w:r>
      <w:r w:rsidR="002C6C08" w:rsidRPr="00CB0086">
        <w:t xml:space="preserve"> unimodally related to temperature when measured </w:t>
      </w:r>
      <w:r w:rsidR="002C6C08">
        <w:t>over</w:t>
      </w:r>
      <w:r w:rsidR="002C6C08" w:rsidRPr="00CB0086">
        <w:t xml:space="preserve"> </w:t>
      </w:r>
      <w:r w:rsidR="002C6C08">
        <w:t xml:space="preserve">a temperature </w:t>
      </w:r>
      <w:r w:rsidR="002C6C08" w:rsidRPr="00CB0086">
        <w:t xml:space="preserve">gradient across populations within </w:t>
      </w:r>
      <w:r w:rsidR="002C6C08">
        <w:t xml:space="preserve">a </w:t>
      </w:r>
      <w:r w:rsidR="002C6C08" w:rsidRPr="00CB0086">
        <w:t xml:space="preserve">species </w:t>
      </w:r>
      <w:r w:rsidR="002C6C08" w:rsidRPr="00B37A74">
        <w:rPr>
          <w:rFonts w:eastAsiaTheme="minorEastAsia" w:cstheme="minorHAnsi"/>
        </w:rPr>
        <w:fldChar w:fldCharType="begin"/>
      </w:r>
      <w:r w:rsidR="00AF30A5">
        <w:rPr>
          <w:rFonts w:eastAsiaTheme="minorEastAsia" w:cstheme="minorHAnsi"/>
        </w:rPr>
        <w:instrText xml:space="preserve"> ADDIN ZOTERO_ITEM CSL_CITATION {"citationID":"a2fe713taf5","properties":{"formattedCitation":"(Denderen et al., 2020)","plainCitation":"(Denderen et al., 2020)","noteIndex":0},"citationItems":[{"id":2333,"uris":["http://zotero.org/users/6116610/items/UJ46S5D7"],"uri":["http://zotero.org/users/6116610/items/UJ46S5D7"],"itemData":{"id":2333,"type":"article-journal","abstract":"Aim Higher temperatures increase the metabolic rate of ectothermic organisms up to a certain level and make them grow faster. This temperature-sensitivity of growth is frequently used to predict the long-term effects of climate warming on ectotherms. Yet, realized growth also depends on ecological factors and evolutionary adaptation. Here we study whether faster growth is observed along temperature clines within and between marine fish species from polar to tropical regions. Location Global. Time period The sampling or publication year is for 718 observations before 1980, 1,073 observations between 1980 and 2000, and 390 observations after 2000 (for 336 observations no year was recorded). Major taxa studied Marine teleost fish and elasmobranchs. Methods The effects of temperature on fish growth are studied using 2,517 growth observations, representing 771 species in 165 marine ecoregions. The effects of temperature are presented with a Q10, describing relative increase in the rate of growth for each 10 °C increase. Results We find weak within- and between-species effects of temperature on growth. The typical within-species effect of temperature has a Q10 of 1.1. The between-species effect is a little higher (Q10 = 1.4, or Q10 = 1.2 when corrected for phylogenetic relationships). When analysed per fish guild, growth responses vary from nearly independent of temperature in large demersals (Q10 = 1.1) to positive in small pelagics (Q10 = 1.6) and elasmobranchs (Q10 = 2.3). Average growth is higher in ecoregions with high primary production. Main conclusion The change in average growth along temperature clines is weaker than predicted by metabolic theory, suggesting that the metabolic predictions are not sustainable in an ecosystem context. The long-term response of fish to the increase in temperature associated with climate change may hence be shaped more by local environmental and ecological dynamics than by the physiological temperature response of the species currently present.","container-title":"Global Ecology and Biogeography","DOI":"10.1111/geb.13189","ISSN":"1466-8238","issue":"12","language":"en","note":"_eprint: https://onlinelibrary.wiley.com/doi/pdf/10.1111/geb.13189","page":"2203-2213","source":"Wiley Online Library","title":"Global analysis of fish growth rates shows weaker responses to temperature than metabolic predictions","volume":"29","author":[{"family":"Denderen","given":"Daniël","dropping-particle":"van"},{"family":"Gislason","given":"Henrik"},{"family":"Heuvel","given":"Joost","dropping-particle":"van den"},{"family":"Andersen","given":"Ken H."}],"issued":{"date-parts":[["2020"]]}}}],"schema":"https://github.com/citation-style-language/schema/raw/master/csl-citation.json"} </w:instrText>
      </w:r>
      <w:r w:rsidR="002C6C08" w:rsidRPr="00B37A74">
        <w:rPr>
          <w:rFonts w:eastAsiaTheme="minorEastAsia" w:cstheme="minorHAnsi"/>
        </w:rPr>
        <w:fldChar w:fldCharType="separate"/>
      </w:r>
      <w:r w:rsidR="00AF30A5">
        <w:rPr>
          <w:lang w:val="en-GB"/>
        </w:rPr>
        <w:t>(Denderen et al., 2020)</w:t>
      </w:r>
      <w:r w:rsidR="002C6C08" w:rsidRPr="00B37A74">
        <w:rPr>
          <w:rFonts w:eastAsiaTheme="minorEastAsia" w:cstheme="minorHAnsi"/>
        </w:rPr>
        <w:fldChar w:fldCharType="end"/>
      </w:r>
      <w:r w:rsidR="002C6C08">
        <w:t>, because each population can be adapted to local climate conditions and thus display different temperature optima</w:t>
      </w:r>
      <w:r w:rsidRPr="00B37A74">
        <w:rPr>
          <w:rFonts w:eastAsiaTheme="minorEastAsia" w:cstheme="minorHAnsi"/>
        </w:rPr>
        <w:t xml:space="preserve">. </w:t>
      </w:r>
      <w:r>
        <w:rPr>
          <w:rFonts w:eastAsiaTheme="minorEastAsia" w:cstheme="minorHAnsi"/>
        </w:rPr>
        <w:t xml:space="preserve">However, each population likely has a thermal optimum </w:t>
      </w:r>
      <w:r>
        <w:rPr>
          <w:rFonts w:eastAsiaTheme="minorEastAsia" w:cstheme="minorHAnsi"/>
        </w:rPr>
        <w:lastRenderedPageBreak/>
        <w:t>for growth, which differs between individuals of different size. Hence, each population might have a unimodal relationship with temperature</w:t>
      </w:r>
      <w:r w:rsidR="00940308">
        <w:rPr>
          <w:rFonts w:eastAsiaTheme="minorEastAsia" w:cstheme="minorHAnsi"/>
        </w:rPr>
        <w:t xml:space="preserve"> </w:t>
      </w:r>
      <w:r w:rsidR="004D3578">
        <w:rPr>
          <w:rFonts w:eastAsiaTheme="minorEastAsia" w:cstheme="minorHAnsi"/>
        </w:rPr>
        <w:t>that differs from other populations of the same species</w:t>
      </w:r>
      <w:r>
        <w:rPr>
          <w:rFonts w:eastAsiaTheme="minorEastAsia" w:cstheme="minorHAnsi"/>
        </w:rPr>
        <w:t xml:space="preserve">. </w:t>
      </w:r>
      <w:r>
        <w:rPr>
          <w:rFonts w:cstheme="minorHAnsi"/>
        </w:rPr>
        <w:t xml:space="preserve">This </w:t>
      </w:r>
      <w:r w:rsidRPr="00B37A74">
        <w:rPr>
          <w:rFonts w:cstheme="minorHAnsi"/>
        </w:rPr>
        <w:t>highlight</w:t>
      </w:r>
      <w:r>
        <w:rPr>
          <w:rFonts w:cstheme="minorHAnsi"/>
        </w:rPr>
        <w:t>s</w:t>
      </w:r>
      <w:r w:rsidRPr="00B37A74">
        <w:rPr>
          <w:rFonts w:cstheme="minorHAnsi"/>
        </w:rPr>
        <w:t xml:space="preserve"> </w:t>
      </w:r>
      <w:r w:rsidRPr="00B37A74">
        <w:rPr>
          <w:rFonts w:eastAsiaTheme="minorEastAsia" w:cstheme="minorHAnsi"/>
        </w:rPr>
        <w:t xml:space="preserve">the importance of understanding the time scale of environmental change in relation to that of immediate physiological responses, acclimation, adaptation and community reorganization for the specific prediction about climate change impacts. In natural systems, </w:t>
      </w:r>
      <w:r w:rsidRPr="00B37A74">
        <w:rPr>
          <w:rFonts w:cstheme="minorHAnsi"/>
        </w:rPr>
        <w:t xml:space="preserve">climate warming may also result in stronger food limitation </w:t>
      </w:r>
      <w:r w:rsidRPr="0001320D">
        <w:rPr>
          <w:rFonts w:cstheme="minorHAnsi"/>
        </w:rPr>
        <w:fldChar w:fldCharType="begin"/>
      </w:r>
      <w:r w:rsidR="00AF30A5">
        <w:rPr>
          <w:rFonts w:cstheme="minorHAnsi"/>
        </w:rPr>
        <w:instrText xml:space="preserve"> ADDIN ZOTERO_ITEM CSL_CITATION {"citationID":"29ixWCVp","properties":{"formattedCitation":"(Huey &amp; Kingsolver, 2019; Ohlberger et al., 2011)","plainCitation":"(Huey &amp; Kingsolver, 2019; Ohlberger et al., 2011)","noteIndex":0},"citationItems":[{"id":76,"uris":["http://zotero.org/users/6116610/items/35CDZ7HL"],"uri":["http://zotero.org/users/6116610/items/35CDZ7HL"],"itemData":{"id":76,"type":"article-journal","abstract":"Global warming impacts virtually all biota and ecosystems. Many of these impacts are mediated through direct effects of temperature on individual vital rates. Yet how this translates from the individual to the population level is still poorly understood, hampering the assessment of global warming impacts on population structure and dynamics. Here, we study the effects of temperature on intraspecific competition and cannibalism and the population dynamical consequences in a size-structured fish population. We use a physiologically structured consumer-resource model in which we explicitly model the temperature dependencies of the consumer vital rates and the resource population growth rate. Our model predicts that increased temperature decreases resource density despite higher resource growth rates, reflecting stronger intraspecific competition among consumers. At a critical temperature, the consumer population dynamics destabilize and shift from a stable equilibrium to competition-driven generation cycles that are dominated by recruits. As a consequence, maximum age decreases and the proportion of younger and smaller-sized fish increases. These model predictions support the hypothesis of decreasing mean body sizes due to increased temperatures. We conclude that in size-structured fish populations, global warming may increase competition, favor smaller size classes, and induce regime shifts that destabilize population and community dynamics.","container-title":"The American Naturalist","DOI":"10.1086/657925","issue":"2","note":"PMID: 21460557","page":"211–223","title":"Temperature-driven regime shifts in the dynamics of size-structured populations","volume":"177","author":[{"family":"Ohlberger","given":"J"},{"family":"Edeline","given":"E"},{"family":"Vollestad","given":"L A"},{"family":"Stenseth","given":"N C"},{"family":"Claessen","given":"D"}],"issued":{"date-parts":[["2011"]]}}},{"id":991,"uris":["http://zotero.org/users/6116610/items/TIVI8U8X"],"uri":["http://zotero.org/users/6116610/items/TIVI8U8X"],"itemData":{"id":991,"type":"article-journal","abstract":"Climate warming may lower environmental resource levels, growth, and ﬁtness of many ectotherms. In a classic experiment, Brett and colleagues documented that growth rates of salmon depended strikingly on both temperature and food levels. Here we develop a simple bioenergetic model that explores how ﬁxed temperatures and food jointly alter the thermal sensitivity of net energy gain. The model incorporates differing thermal sensitivities of energy intake and metabolism. In qualitative agreement with Brett’s results, it predicts that decreased food intake reduces growth rates, lowers optimal temperatures for growth, and lowers the highest temperatures sustaining growth (upper thermal limit). Consequently, ectotherms facing reduced food intake in warm environments should restrict activity to times when low body temperatures are biophysically feasible, but—in a warming world—that will force ectotherms to shorten activity times and thus further reduce food intake. This “metabolic meltdown” is a consequence of declining energy intake coupled with accelerating metabolic costs at high temperatures and with warming-imposed restrictions on activity. Next, we extend the model to explore how increasing mean environmental temperatures alter the thermal sensitivity of growth: when food intake is reduced, optimal temperatures and upper thermal limits for growth are lowered. We discuss our model’s key assumptions and caveats as well as its relationship to a recent model for phytoplankton. Both models illustrate that the deleterious impacts of climate warming on ectotherms will be ampliﬁed if food intake is also reduced, either because warming reduces standing food resources or because it restricts foraging time.","container-title":"The American Naturalist","DOI":"10.1086/705679","ISSN":"0003-0147, 1537-5323","issue":"6","journalAbbreviation":"The American Naturalist","language":"en","page":"E140-E150","source":"DOI.org (Crossref)","title":"Climate warming, resource availability, and the metabolic meltdown of ectotherms","volume":"194","author":[{"family":"Huey","given":"Raymond B."},{"family":"Kingsolver","given":"Joel G."}],"issued":{"date-parts":[["2019",12]]}}}],"schema":"https://github.com/citation-style-language/schema/raw/master/csl-citation.json"} </w:instrText>
      </w:r>
      <w:r w:rsidRPr="0001320D">
        <w:rPr>
          <w:rFonts w:cstheme="minorHAnsi"/>
        </w:rPr>
        <w:fldChar w:fldCharType="separate"/>
      </w:r>
      <w:r w:rsidR="00AF30A5">
        <w:rPr>
          <w:lang w:val="en-GB"/>
        </w:rPr>
        <w:t>(Huey &amp; Kingsolver, 2019; Ohlberger et al., 2011)</w:t>
      </w:r>
      <w:r w:rsidRPr="0001320D">
        <w:rPr>
          <w:rFonts w:cstheme="minorHAnsi"/>
        </w:rPr>
        <w:fldChar w:fldCharType="end"/>
      </w:r>
      <w:r w:rsidRPr="00B37A74">
        <w:rPr>
          <w:rFonts w:eastAsiaTheme="minorEastAsia" w:cstheme="minorHAnsi"/>
        </w:rPr>
        <w:t xml:space="preserve">. Hence, as optimum growth temperatures decline not only with size but also food availability </w:t>
      </w:r>
      <w:r w:rsidRPr="00B37A74">
        <w:rPr>
          <w:rFonts w:eastAsiaTheme="minorEastAsia" w:cstheme="minorHAnsi"/>
        </w:rPr>
        <w:fldChar w:fldCharType="begin"/>
      </w:r>
      <w:r w:rsidR="00AF30A5">
        <w:rPr>
          <w:rFonts w:eastAsiaTheme="minorEastAsia" w:cstheme="minorHAnsi"/>
        </w:rPr>
        <w:instrText xml:space="preserve"> ADDIN ZOTERO_ITEM CSL_CITATION {"citationID":"agg4qk1hhu","properties":{"formattedCitation":"(Brett, 1971; Brett et al., 1969)","plainCitation":"(Brett, 1971; Brett et al., 1969)","noteIndex":0},"citationItems":[{"id":965,"uris":["http://zotero.org/users/6116610/items/YG8DMK3F"],"uri":["http://zotero.org/users/6116610/items/YG8DMK3F"],"itemData":{"id":965,"type":"article-journal","abstract":"The growth of young sockeye salmon (Oncorhynchus nerka) was studied at temperatures ranging from 1 to 24 C in relation to rations of 0, 1.5, 3, 4.5, and 6% of dry body weight per day, and at an \"ex..., non disponible","container-title":"Journal of the Fisheries Research Board of Canada","DOI":"10.1139/f69-230","ISSN":"0015-296X","issue":"9","journalAbbreviation":"J. Fish. Res. Bd. Can.","page":"2363-2394","source":"NRC Research Press","title":"Growth rate and body composition of fingerling sockeye salmon, &lt;i&gt;Oncorhynchus nerka&lt;/i&gt;, in relation to temperature and ration size","volume":"26","author":[{"family":"Brett","given":"J. R."},{"family":"Shelbourn","given":"J. E."},{"family":"Shoop","given":"C. T."}],"issued":{"date-parts":[["1969",9,1]]}}},{"id":2276,"uris":["http://zotero.org/users/6116610/items/M53TYDZB"],"uri":["http://zotero.org/users/6116610/items/M53TYDZB"],"itemData":{"id":2276,"type":"article-journal","abstract":"Abstract.  SYNOPSIS. Studies on the relation of temperature to tolerance, preference, metabolic rate, performance, circulation, and growth of sockeye salmon all","container-title":"Integrative and Comparative Biology","DOI":"10.1093/icb/11.1.99","ISSN":"1540-7063","issue":"1","journalAbbreviation":"Integr Comp Biol","language":"en","note":"publisher: Oxford Academic","page":"99-113","source":"academic.oup.com","title":"Energetic responses of salmon to temperature. A study of some thermal relations in the physiology and freshwater ecology of sockeye salmon (&lt;i&gt;Oncorhynchus nerka&lt;/i&gt;)","volume":"11","author":[{"family":"Brett","given":"John R."}],"issued":{"date-parts":[["1971",2,1]]}}}],"schema":"https://github.com/citation-style-language/schema/raw/master/csl-citation.json"} </w:instrText>
      </w:r>
      <w:r w:rsidRPr="00B37A74">
        <w:rPr>
          <w:rFonts w:eastAsiaTheme="minorEastAsia" w:cstheme="minorHAnsi"/>
        </w:rPr>
        <w:fldChar w:fldCharType="separate"/>
      </w:r>
      <w:r w:rsidR="00AF30A5">
        <w:rPr>
          <w:lang w:val="en-GB"/>
        </w:rPr>
        <w:t>(Brett, 1971; Brett et al., 1969)</w:t>
      </w:r>
      <w:r w:rsidRPr="00B37A74">
        <w:rPr>
          <w:rFonts w:eastAsiaTheme="minorEastAsia" w:cstheme="minorHAnsi"/>
        </w:rPr>
        <w:fldChar w:fldCharType="end"/>
      </w:r>
      <w:r w:rsidRPr="00B37A74">
        <w:rPr>
          <w:rFonts w:eastAsiaTheme="minorEastAsia" w:cstheme="minorHAnsi"/>
        </w:rPr>
        <w:t>, and realized consumption rates</w:t>
      </w:r>
      <w:ins w:id="76" w:author="Max Lindmark" w:date="2021-10-28T14:52:00Z">
        <w:r w:rsidR="003A65F4">
          <w:rPr>
            <w:rFonts w:eastAsiaTheme="minorEastAsia" w:cstheme="minorHAnsi"/>
          </w:rPr>
          <w:t xml:space="preserve"> </w:t>
        </w:r>
        <w:commentRangeStart w:id="77"/>
        <w:r w:rsidR="003A65F4">
          <w:rPr>
            <w:rFonts w:eastAsiaTheme="minorEastAsia" w:cstheme="minorHAnsi"/>
          </w:rPr>
          <w:t>often</w:t>
        </w:r>
      </w:ins>
      <w:r w:rsidRPr="00B37A74">
        <w:rPr>
          <w:rFonts w:eastAsiaTheme="minorEastAsia" w:cstheme="minorHAnsi"/>
        </w:rPr>
        <w:t xml:space="preserve"> </w:t>
      </w:r>
      <w:commentRangeEnd w:id="77"/>
      <w:r w:rsidR="00C774DE">
        <w:rPr>
          <w:rStyle w:val="CommentReference"/>
        </w:rPr>
        <w:commentReference w:id="77"/>
      </w:r>
      <w:r w:rsidRPr="00B37A74">
        <w:rPr>
          <w:rFonts w:eastAsiaTheme="minorEastAsia" w:cstheme="minorHAnsi"/>
        </w:rPr>
        <w:t xml:space="preserve">are a fraction of the maximum consumption rate (20-70%) (Kitchell </w:t>
      </w:r>
      <w:r w:rsidRPr="00B37A74">
        <w:rPr>
          <w:rFonts w:eastAsiaTheme="minorEastAsia" w:cstheme="minorHAnsi"/>
          <w:i/>
          <w:iCs/>
        </w:rPr>
        <w:t>et al.</w:t>
      </w:r>
      <w:r w:rsidRPr="00B37A74">
        <w:rPr>
          <w:rFonts w:eastAsiaTheme="minorEastAsia" w:cstheme="minorHAnsi"/>
        </w:rPr>
        <w:t xml:space="preserve"> 1977; Neuenfeldt </w:t>
      </w:r>
      <w:r w:rsidRPr="00B37A74">
        <w:rPr>
          <w:rFonts w:eastAsiaTheme="minorEastAsia" w:cstheme="minorHAnsi"/>
          <w:i/>
          <w:iCs/>
        </w:rPr>
        <w:t>et al.</w:t>
      </w:r>
      <w:r w:rsidRPr="00B37A74">
        <w:rPr>
          <w:rFonts w:eastAsiaTheme="minorEastAsia" w:cstheme="minorHAnsi"/>
        </w:rPr>
        <w:t xml:space="preserve"> 2019), species may be negatively impacted by warming even when controlled experiments show they can maintain growth capacity at these temperatures. Supporting this point is the observation that </w:t>
      </w:r>
      <w:r w:rsidRPr="00B37A74">
        <w:rPr>
          <w:rFonts w:cstheme="minorHAnsi"/>
        </w:rPr>
        <w:t xml:space="preserve">warming already has negative or lack of positive effects on body growth in populations living at the edge of their physiological tolerance in terms of growth </w:t>
      </w:r>
      <w:r w:rsidRPr="0001320D">
        <w:rPr>
          <w:rFonts w:cstheme="minorHAnsi"/>
        </w:rPr>
        <w:fldChar w:fldCharType="begin"/>
      </w:r>
      <w:r w:rsidR="00AF30A5">
        <w:rPr>
          <w:rFonts w:cstheme="minorHAnsi"/>
        </w:rPr>
        <w:instrText xml:space="preserve"> ADDIN ZOTERO_ITEM CSL_CITATION {"citationID":"BwYHLP4y","properties":{"formattedCitation":"(Huss et al., 2019; Neuheimer et al., 2011)","plainCitation":"(Huss et al., 2019; Neuheimer et al., 2011)","noteIndex":0},"citationItems":[{"id":54,"uris":["http://zotero.org/users/6116610/items/58B8SJXA"],"uri":["http://zotero.org/users/6116610/items/58B8SJXA"],"itemData":{"id":54,"type":"article-journal","container-title":"Nature Climate Change","DOI":"10.1038/nclimate1084","ISSN":"1758-678X, 1758-6798","issue":"2","language":"en","page":"110-113","source":"Crossref","title":"Tolerance limit for fish growth exceeded by warming waters","volume":"1","author":[{"family":"Neuheimer","given":"A. B."},{"family":"Thresher","given":"R. E."},{"family":"Lyle","given":"J. M."},{"family":"Semmens","given":"J. M."}],"issued":{"date-parts":[["2011",5]]}}},{"id":783,"uris":["http://zotero.org/users/6116610/items/FZ6DLIUR"],"uri":["http://zotero.org/users/6116610/items/FZ6DLIUR"],"itemData":{"id":783,"type":"article-journal","abstract":"A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1365-2486","issue":"7","journalAbbreviation":"Glob Change Biol","language":"en","page":"2285-2295","source":"DOI.org (Crossref)","title":"Experimental evidence of gradual size‐dependent shifts in body size and growth of fish in response to warming","volume":"25","author":[{"family":"Huss","given":"Magnus"},{"family":"Lindmark","given":"Max"},{"family":"Jacobson","given":"Philip"},{"family":"Van Dorst","given":"Renee M."},{"family":"Gårdmark","given":"Anna"}],"issued":{"date-parts":[["2019"]]}}}],"schema":"https://github.com/citation-style-language/schema/raw/master/csl-citation.json"} </w:instrText>
      </w:r>
      <w:r w:rsidRPr="0001320D">
        <w:rPr>
          <w:rFonts w:cstheme="minorHAnsi"/>
        </w:rPr>
        <w:fldChar w:fldCharType="separate"/>
      </w:r>
      <w:r w:rsidR="00AF30A5">
        <w:rPr>
          <w:lang w:val="en-GB"/>
        </w:rPr>
        <w:t>(Huss et al., 2019; Neuheimer et al., 2011)</w:t>
      </w:r>
      <w:r w:rsidRPr="0001320D">
        <w:rPr>
          <w:rFonts w:cstheme="minorHAnsi"/>
        </w:rPr>
        <w:fldChar w:fldCharType="end"/>
      </w:r>
      <w:r w:rsidRPr="00B37A74">
        <w:rPr>
          <w:rFonts w:cstheme="minorHAnsi"/>
        </w:rPr>
        <w:t>.</w:t>
      </w:r>
    </w:p>
    <w:p w14:paraId="5FCD1E67" w14:textId="5D98B854" w:rsidR="00FF0C73" w:rsidRDefault="00FF0C73" w:rsidP="00FF0C73">
      <w:pPr>
        <w:spacing w:line="480" w:lineRule="auto"/>
        <w:ind w:firstLine="284"/>
        <w:contextualSpacing/>
        <w:jc w:val="both"/>
        <w:rPr>
          <w:rFonts w:cstheme="minorHAnsi"/>
        </w:rPr>
      </w:pPr>
      <w:r w:rsidRPr="00B37A74">
        <w:rPr>
          <w:rFonts w:eastAsiaTheme="minorEastAsia" w:cstheme="minorHAnsi"/>
        </w:rPr>
        <w:t>W</w:t>
      </w:r>
      <w:r w:rsidRPr="00B37A74">
        <w:rPr>
          <w:rFonts w:cstheme="minorHAnsi"/>
        </w:rPr>
        <w:t>hether the largest fish</w:t>
      </w:r>
      <w:r>
        <w:rPr>
          <w:rFonts w:cstheme="minorHAnsi"/>
        </w:rPr>
        <w:t xml:space="preserve"> of a population</w:t>
      </w:r>
      <w:r w:rsidRPr="00B37A74">
        <w:rPr>
          <w:rFonts w:cstheme="minorHAnsi"/>
        </w:rPr>
        <w:t xml:space="preserve"> will be the first to experience negative effects of warming, as suggested by </w:t>
      </w:r>
      <w:r w:rsidR="008C4260">
        <w:rPr>
          <w:rFonts w:cstheme="minorHAnsi"/>
        </w:rPr>
        <w:t xml:space="preserve">the </w:t>
      </w:r>
      <w:r w:rsidRPr="00B37A74">
        <w:rPr>
          <w:rFonts w:cstheme="minorHAnsi"/>
        </w:rPr>
        <w:t xml:space="preserve">finding that optimum growth temperature declines with body size, </w:t>
      </w:r>
      <w:r w:rsidRPr="00B37A74">
        <w:rPr>
          <w:rFonts w:eastAsiaTheme="minorEastAsia" w:cstheme="minorHAnsi"/>
        </w:rPr>
        <w:t xml:space="preserve">depends on the </w:t>
      </w:r>
      <w:r w:rsidRPr="00B37A74">
        <w:t xml:space="preserve">environmental temperatures they typically </w:t>
      </w:r>
      <w:r w:rsidR="00A7336E">
        <w:t>experience</w:t>
      </w:r>
      <w:r w:rsidR="00A7336E" w:rsidRPr="00B37A74">
        <w:t xml:space="preserve"> </w:t>
      </w:r>
      <w:r w:rsidRPr="00B37A74">
        <w:t xml:space="preserve">compared to smaller conspecifics. </w:t>
      </w:r>
      <w:r w:rsidR="004B082C">
        <w:t>F</w:t>
      </w:r>
      <w:r w:rsidR="004B082C" w:rsidRPr="00B37A74">
        <w:t>or instance</w:t>
      </w:r>
      <w:r w:rsidR="004B082C">
        <w:t>, large fish</w:t>
      </w:r>
      <w:r w:rsidRPr="00B37A74">
        <w:t xml:space="preserve"> may inhabit colder temperatures compared to small fish due to ontogenetic habitat shifts </w:t>
      </w:r>
      <w:r w:rsidRPr="0001320D">
        <w:fldChar w:fldCharType="begin"/>
      </w:r>
      <w:r w:rsidR="00AF30A5">
        <w:instrText xml:space="preserve"> ADDIN ZOTERO_ITEM CSL_CITATION {"citationID":"44Rz5uDy","properties":{"formattedCitation":"(Lloret-Lloret et al., 2020; Werner &amp; Hall, 1988)","plainCitation":"(Lloret-Lloret et al., 2020; Werner &amp; Hall, 1988)","noteIndex":0},"citationItems":[{"id":815,"uris":["http://zotero.org/users/6116610/items/DFGXN47I"],"uri":["http://zotero.org/users/6116610/items/DFGXN47I"],"itemData":{"id":815,"type":"article-journal","abstract":"The bluegill sunfish (Lepomis macrochirus) undergoes several habitat shifts between the littoral and pelagic zones of small lakes during its life history. After hatching in the littoral zone, bluegill fry migrate to the pelagic zone to feed on zooplankton. In this study the fry then returned to the littoral zone in four different lakes at a relatively constant size of °12.5 mm standard length. Several years are spent feeding in the littoral zone vegetation before the bluegill again shifts to feeding on zooplankton, first in the water column above littoral vegetation and subsequently in the true pelagic zone. This shift to feeding on zooplankton occurred at a specific body size within a lake, but the size ranged from 50 to 83 mm among five different lakes. The size at which the shift occurred was directly correlated with the density of the major predator of the bluegill in these lakes, the largemouth bass (Micropterus salmoides). We demonstrate that the bluegill is faced with a growth (or feeding) rate—predation risk trade—off in making these habitat shifts. Analysis of stomach contents, the growth of small fish caged in the pelagic zone, and predictions of foraging rates in both habitats all indicate that the pelagic zone is the more profitable habitat for all size classes of the bluegill. Through a series of pond experiments we further show that risk of predation by largemouth bass was 40—80 times as great for small bluegills in the open water as for those in the vegetation. We interpret the patterns of habitat use by the bluegill in terms of a model that explicitly weights the costs (predation) and benefits (growth) of making a size—specific habitat shift to the pelagic. Finally, we discussed evidence that the bluegill can facultatively respond to changes in feeding rates and predation risk, and the consequences of such ontogenetic habitat shifts to community dynamics.","container-title":"Ecology","DOI":"10.2307/1941633","ISSN":"1939-9170","issue":"5","language":"en","page":"1352-1366","source":"Wiley Online Library","title":"Ontogenetic habitat shifts in bluegill: The foraging rate-predation risk trade-off","title-short":"Ontogenetic Habitat Shifts in Bluegill","volume":"69","author":[{"family":"Werner","given":"Earl E."},{"family":"Hall","given":"Donald J."}],"issued":{"date-parts":[["1988"]]}}},{"id":2507,"uris":["http://zotero.org/users/6116610/items/ESIVEVWC"],"uri":["http://zotero.org/users/6116610/items/ESIVEVWC"],"itemData":{"id":2507,"type":"article-journal","abstract":"Improving the knowledge on the biology, ecology and distribution of marine resources exploited by fisheries is necessary to achieve population recovery and sustainable fisheries management. European hake (Merluccius merluccius) is one of the most important target species in the Mediterranean Sea and is largely overexploited by industrial fisheries. Here, we used two methodological approaches to further investigate the seasonal variation in the spatial distribution of European hake considering ontogenetic changes and trophic ecology in the western Mediterranean Sea. Our main aim was to explore if spatial changes in hake distribution were related to trophic behaviour, in addition to key environmental factors. We employed a hierarchical Bayesian species distribution modelling approach (B-SDM), using spatial data from two oceanographic surveys conducted during winter and summer. We analysed how the environmental variables, together with abundance and mean weight distribution of the main preys identified for European hake, affected the seasonal distribution of the species. Results revealed clear differences in the distribution of the European hake between seasons, which were indeed partially correlated to the distribution of their main preys, in addition to the environment. Stable isotope values and Bayesian isotopic mixing models (MixSIAR) revealed substantial seasonal and ontogenetic differences in trophic habits of European hake, partly matching the spatial distribution results. These findings could have implications for a future seasonal-based adaptive fisheries management, as local depletion of prey, or variation in size and condition may affect European hake presence in this area. Moreover, this study illustrates how the sequential application of methodologies provides a more holistic understanding of species seasonality, which is essential to understand the phenological processes of exploited species and their potential shifts due to environmental changes.","container-title":"Frontiers in Marine Science","DOI":"10.3389/fmars.2020.566686","ISSN":"2296-7745","journalAbbreviation":"Front. Mar. Sci.","language":"English","note":"publisher: Frontiers","source":"Frontiers","title":"The seasonal distribution of a highly commercial fish is related to ontogenetic changes in its feeding strategy","URL":"https://www.frontiersin.org/articles/10.3389/fmars.2020.566686/full?&amp;utm_source=Email_to_authors_&amp;utm_medium=Email&amp;utm_content=T1_11.5e1_author&amp;utm_campaign=Email_publication&amp;field=&amp;journalName=Frontiers_in_Marine_Science&amp;id=566686","volume":"7","author":[{"family":"Lloret-Lloret","given":"Elena"},{"family":"Navarro","given":"Joan"},{"family":"Giménez","given":"Joan"},{"family":"López","given":"Nieves"},{"family":"Albo-Puigserver","given":"Marta"},{"family":"Pennino","given":"Maria Grazia"},{"family":"Coll","given":"Marta"}],"accessed":{"date-parts":[["2020",12,22]]},"issued":{"date-parts":[["2020"]]}}}],"schema":"https://github.com/citation-style-language/schema/raw/master/csl-citation.json"} </w:instrText>
      </w:r>
      <w:r w:rsidRPr="0001320D">
        <w:fldChar w:fldCharType="separate"/>
      </w:r>
      <w:r w:rsidR="00AF30A5">
        <w:rPr>
          <w:lang w:val="en-GB"/>
        </w:rPr>
        <w:t>(Lloret-Lloret et al., 2020; Werner &amp; Hall, 1988)</w:t>
      </w:r>
      <w:r w:rsidRPr="0001320D">
        <w:fldChar w:fldCharType="end"/>
      </w:r>
      <w:r>
        <w:t>;</w:t>
      </w:r>
      <w:r w:rsidRPr="00B37A74">
        <w:t xml:space="preserve"> see also Heincke’s law </w:t>
      </w:r>
      <w:r w:rsidRPr="00B37A74">
        <w:fldChar w:fldCharType="begin"/>
      </w:r>
      <w:r w:rsidR="00AF30A5">
        <w:instrText xml:space="preserve"> ADDIN ZOTERO_ITEM CSL_CITATION {"citationID":"a1c28avd77q","properties":{"formattedCitation":"(Audzijonyte &amp; Pecl, 2018; Heincke, 1913)","plainCitation":"(Audzijonyte &amp; Pecl, 2018; Heincke, 1913)","noteIndex":0},"citationItems":[{"id":814,"uris":["http://zotero.org/users/6116610/items/R4H8NZVA"],"uri":["http://zotero.org/users/6116610/items/R4H8NZVA"],"itemData":{"id":814,"type":"article-journal","title":"Rapp. Proc. Verb. Réun. ICES 16, 1–70.","author":[{"family":"Heincke","given":"","suffix":"F"}],"issued":{"date-parts":[["1913"]]}}},{"id":27,"uris":["http://zotero.org/users/6116610/items/NAS2GPLS"],"uri":["http://zotero.org/users/6116610/items/NAS2GPLS"],"itemData":{"id":27,"type":"article-journal","container-title":"Nature Ecology &amp; Evolution","DOI":"10.1038/s41559-018-0653-9","ISSN":"2397-334X","issue":"9","language":"en","page":"1348-1349","source":"Crossref","title":"Deep impact of fisheries","volume":"2","author":[{"family":"Audzijonyte","given":"Asta"},{"family":"Pecl","given":"Gretta T."}],"issued":{"date-parts":[["2018",9]]}}}],"schema":"https://github.com/citation-style-language/schema/raw/master/csl-citation.json"} </w:instrText>
      </w:r>
      <w:r w:rsidRPr="00B37A74">
        <w:fldChar w:fldCharType="separate"/>
      </w:r>
      <w:r w:rsidR="00AF30A5">
        <w:rPr>
          <w:lang w:val="en-GB"/>
        </w:rPr>
        <w:t>(Audzijonyte &amp; Pecl, 2018; Heincke, 1913)</w:t>
      </w:r>
      <w:r w:rsidRPr="00B37A74">
        <w:fldChar w:fldCharType="end"/>
      </w:r>
      <w:r w:rsidRPr="00B37A74">
        <w:t xml:space="preserve">. </w:t>
      </w:r>
      <w:r w:rsidR="004B082C">
        <w:rPr>
          <w:rFonts w:eastAsiaTheme="minorEastAsia" w:cstheme="minorHAnsi"/>
        </w:rPr>
        <w:t>Yet</w:t>
      </w:r>
      <w:r w:rsidRPr="00B37A74">
        <w:rPr>
          <w:rFonts w:eastAsiaTheme="minorEastAsia" w:cstheme="minorHAnsi"/>
        </w:rPr>
        <w:t>, there is already empirical evidence of the largest individuals in natural populations being the first to suffer from negative impacts of warming</w:t>
      </w:r>
      <w:ins w:id="78" w:author="Max Lindmark" w:date="2021-10-28T15:23:00Z">
        <w:r w:rsidR="00C93E59">
          <w:rPr>
            <w:rFonts w:eastAsiaTheme="minorEastAsia" w:cstheme="minorHAnsi"/>
          </w:rPr>
          <w:t>, either from</w:t>
        </w:r>
      </w:ins>
      <w:ins w:id="79" w:author="Jan Ohlberger" w:date="2021-11-01T12:47:00Z">
        <w:r w:rsidR="004C4D66">
          <w:rPr>
            <w:rFonts w:eastAsiaTheme="minorEastAsia" w:cstheme="minorHAnsi"/>
          </w:rPr>
          <w:t xml:space="preserve"> </w:t>
        </w:r>
        <w:r w:rsidR="004C4D66">
          <w:rPr>
            <w:rFonts w:eastAsiaTheme="minorEastAsia" w:cstheme="minorHAnsi"/>
          </w:rPr>
          <w:t>increased</w:t>
        </w:r>
      </w:ins>
      <w:ins w:id="80" w:author="Max Lindmark" w:date="2021-10-28T15:23:00Z">
        <w:r w:rsidR="00C93E59">
          <w:rPr>
            <w:rFonts w:eastAsiaTheme="minorEastAsia" w:cstheme="minorHAnsi"/>
          </w:rPr>
          <w:t xml:space="preserve"> mortality </w:t>
        </w:r>
      </w:ins>
      <w:del w:id="81" w:author="Max Lindmark" w:date="2021-10-28T15:23:00Z">
        <w:r w:rsidRPr="00B37A74" w:rsidDel="00C93E59">
          <w:rPr>
            <w:rFonts w:eastAsiaTheme="minorEastAsia" w:cstheme="minorHAnsi"/>
          </w:rPr>
          <w:delText xml:space="preserve"> </w:delText>
        </w:r>
        <w:r w:rsidRPr="00B37A74" w:rsidDel="008256D3">
          <w:rPr>
            <w:rFonts w:eastAsiaTheme="minorEastAsia" w:cstheme="minorHAnsi"/>
          </w:rPr>
          <w:delText xml:space="preserve">from heatwaves </w:delText>
        </w:r>
      </w:del>
      <w:r w:rsidRPr="0001320D">
        <w:rPr>
          <w:rFonts w:eastAsiaTheme="minorEastAsia" w:cstheme="minorHAnsi"/>
        </w:rPr>
        <w:fldChar w:fldCharType="begin"/>
      </w:r>
      <w:r w:rsidR="008D3C07">
        <w:rPr>
          <w:rFonts w:eastAsiaTheme="minorEastAsia" w:cstheme="minorHAnsi"/>
        </w:rPr>
        <w:instrText xml:space="preserve"> ADDIN ZOTERO_ITEM CSL_CITATION {"citationID":"ZCQ7AjGP","properties":{"formattedCitation":"(Peralta-Maraver &amp; Rezende, 2021; P\\uc0\\u246{}rtner &amp; Knust, 2007)","plainCitation":"(Peralta-Maraver &amp; Rezende, 2021; Pörtner &amp; Knust, 2007)","noteIndex":0},"citationItems":[{"id":2932,"uris":["http://zotero.org/users/6116610/items/NAIZIUR2"],"uri":["http://zotero.org/users/6116610/items/NAIZIUR2"],"itemData":{"id":2932,"type":"article-journal","abstract":"Recent studies suggest that animals are decreasing in size as a general response to global warming, for reasons that remain unclear. Here, by analysing ectotherm death time curves that take into consideration the intensity and duration of a thermal challenge, we show that heat tolerance varies predictably with size. Smaller animals can maintain higher body temperatures than larger ones during short periods, but cannot maintain higher body temperatures over long periods as their endurance declines more rapidly with time. Body size effects and adaptive variation in heat tolerance may have been obscured in the past by these unaccounted for temporal effects. With increasing size, thermal death occurs at relatively lower metabolic rates with respect to rest at a non-stressful temperature, which might partly explain the reported reductions in organism size with climate warming and shed light on the mechanisms that underlie scaling.","container-title":"Nature Climate Change","DOI":"10.1038/s41558-020-00938-y","ISSN":"1758-6798","issue":"1","journalAbbreviation":"Nat. Clim. Chang.","language":"en","note":"Bandiera_abtest: a\nCg_type: Nature Research Journals\nnumber: 1\nPrimary_atype: Research\npublisher: Nature Publishing Group\nSubject_term: Climate-change ecology;Ecophysiology\nSubject_term_id: climate-change-ecology;ecophysiology","page":"58-63","source":"www.nature.com","title":"Heat tolerance in ectotherms scales predictably with body size","volume":"11","author":[{"family":"Peralta-Maraver","given":"Ignacio"},{"family":"Rezende","given":"Enrico L."}],"issued":{"date-parts":[["2021",1]]}}},{"id":644,"uris":["http://zotero.org/users/6116610/items/PQRT9GHW"],"uri":["http://zotero.org/users/6116610/items/PQRT9GHW"],"itemData":{"id":644,"type":"article-journal","container-title":"Science","issue":"5808","page":"95–97","title":"Climate change affects marine fishes through the oxygen limitation of thermal tolerance","volume":"315","author":[{"family":"Pörtner","given":"H O"},{"family":"Knust","given":"R"}],"issued":{"date-parts":[["2007"]]}}}],"schema":"https://github.com/citation-style-language/schema/raw/master/csl-citation.json"} </w:instrText>
      </w:r>
      <w:r w:rsidRPr="0001320D">
        <w:rPr>
          <w:rFonts w:eastAsiaTheme="minorEastAsia" w:cstheme="minorHAnsi"/>
        </w:rPr>
        <w:fldChar w:fldCharType="separate"/>
      </w:r>
      <w:r w:rsidR="008D3C07" w:rsidRPr="008D3C07">
        <w:rPr>
          <w:lang w:val="en-GB"/>
        </w:rPr>
        <w:t>(Peralta-Maraver &amp; Rezende, 2021; Pörtner &amp; Knust, 2007)</w:t>
      </w:r>
      <w:r w:rsidRPr="0001320D">
        <w:rPr>
          <w:rFonts w:eastAsiaTheme="minorEastAsia" w:cstheme="minorHAnsi"/>
        </w:rPr>
        <w:fldChar w:fldCharType="end"/>
      </w:r>
      <w:r w:rsidRPr="00B37A74">
        <w:rPr>
          <w:rFonts w:eastAsiaTheme="minorEastAsia" w:cstheme="minorHAnsi"/>
        </w:rPr>
        <w:t xml:space="preserve">, or not being able to </w:t>
      </w:r>
      <w:del w:id="82" w:author="Max Lindmark" w:date="2021-10-28T15:24:00Z">
        <w:r w:rsidRPr="00B37A74" w:rsidDel="00667E36">
          <w:rPr>
            <w:rFonts w:eastAsiaTheme="minorEastAsia" w:cstheme="minorHAnsi"/>
          </w:rPr>
          <w:delText xml:space="preserve">benefit </w:delText>
        </w:r>
      </w:del>
      <w:ins w:id="83" w:author="Max Lindmark" w:date="2021-10-28T15:24:00Z">
        <w:r w:rsidR="00667E36">
          <w:rPr>
            <w:rFonts w:eastAsiaTheme="minorEastAsia" w:cstheme="minorHAnsi"/>
          </w:rPr>
          <w:t xml:space="preserve">increase growth rates as smaller conspecifics tend to do </w:t>
        </w:r>
      </w:ins>
      <w:del w:id="84" w:author="Max Lindmark" w:date="2021-10-28T15:24:00Z">
        <w:r w:rsidRPr="00B37A74" w:rsidDel="00667E36">
          <w:rPr>
            <w:rFonts w:eastAsiaTheme="minorEastAsia" w:cstheme="minorHAnsi"/>
          </w:rPr>
          <w:delText xml:space="preserve">from warming </w:delText>
        </w:r>
      </w:del>
      <w:r w:rsidRPr="0001320D">
        <w:rPr>
          <w:rFonts w:eastAsiaTheme="minorEastAsia" w:cstheme="minorHAnsi"/>
        </w:rPr>
        <w:fldChar w:fldCharType="begin"/>
      </w:r>
      <w:r w:rsidR="00AF30A5">
        <w:rPr>
          <w:rFonts w:eastAsiaTheme="minorEastAsia" w:cstheme="minorHAnsi"/>
        </w:rPr>
        <w:instrText xml:space="preserve"> ADDIN ZOTERO_ITEM CSL_CITATION {"citationID":"ab767006mr","properties":{"formattedCitation":"(Huss et al., 2019; Van Dorst et al., 2019)","plainCitation":"(Huss et al., 2019; Van Dorst et al., 2019)","noteIndex":0},"citationItems":[{"id":783,"uris":["http://zotero.org/users/6116610/items/FZ6DLIUR"],"uri":["http://zotero.org/users/6116610/items/FZ6DLIUR"],"itemData":{"id":783,"type":"article-journal","abstract":"A challenge facing ecologists trying to predict responses to climate change is the few recent </w:instrText>
      </w:r>
      <w:r w:rsidR="00AF30A5">
        <w:rPr>
          <w:rFonts w:eastAsiaTheme="minorEastAsia" w:cstheme="minorHAnsi" w:hint="eastAsia"/>
        </w:rPr>
        <w:instrText>analogous conditions to use for comparison. For example, negative relationships between ectotherm body size and temperature are common both across natural thermal gradients and in small</w:instrText>
      </w:r>
      <w:r w:rsidR="00AF30A5">
        <w:rPr>
          <w:rFonts w:eastAsiaTheme="minorEastAsia" w:cstheme="minorHAnsi" w:hint="eastAsia"/>
        </w:rPr>
        <w:instrText>‐</w:instrText>
      </w:r>
      <w:r w:rsidR="00AF30A5">
        <w:rPr>
          <w:rFonts w:eastAsiaTheme="minorEastAsia" w:cstheme="minorHAnsi" w:hint="eastAsia"/>
        </w:rPr>
        <w:instrText>scale experiments. However, it is unknown if short</w:instrText>
      </w:r>
      <w:r w:rsidR="00AF30A5">
        <w:rPr>
          <w:rFonts w:eastAsiaTheme="minorEastAsia" w:cstheme="minorHAnsi" w:hint="eastAsia"/>
        </w:rPr>
        <w:instrText>‐</w:instrText>
      </w:r>
      <w:r w:rsidR="00AF30A5">
        <w:rPr>
          <w:rFonts w:eastAsiaTheme="minorEastAsia" w:cstheme="minorHAnsi" w:hint="eastAsia"/>
        </w:rPr>
        <w:instrText>term body size responses are representative of long</w:instrText>
      </w:r>
      <w:r w:rsidR="00AF30A5">
        <w:rPr>
          <w:rFonts w:eastAsiaTheme="minorEastAsia" w:cstheme="minorHAnsi" w:hint="eastAsia"/>
        </w:rPr>
        <w:instrText>‐</w:instrText>
      </w:r>
      <w:r w:rsidR="00AF30A5">
        <w:rPr>
          <w:rFonts w:eastAsiaTheme="minorEastAsia" w:cstheme="minorHAnsi" w:hint="eastAsia"/>
        </w:rPr>
        <w:instrText>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w:instrText>
      </w:r>
      <w:r w:rsidR="00AF30A5">
        <w:rPr>
          <w:rFonts w:eastAsiaTheme="minorEastAsia" w:cstheme="minorHAnsi" w:hint="eastAsia"/>
        </w:rPr>
        <w:instrText>‐</w:instrText>
      </w:r>
      <w:r w:rsidR="00AF30A5">
        <w:rPr>
          <w:rFonts w:eastAsiaTheme="minorEastAsia" w:cstheme="minorHAnsi" w:hint="eastAsia"/>
        </w:rPr>
        <w:instrText xml:space="preserve"> and long</w:instrText>
      </w:r>
      <w:r w:rsidR="00AF30A5">
        <w:rPr>
          <w:rFonts w:eastAsiaTheme="minorEastAsia" w:cstheme="minorHAnsi" w:hint="eastAsia"/>
        </w:rPr>
        <w:instrText>‐</w:instrText>
      </w:r>
      <w:r w:rsidR="00AF30A5">
        <w:rPr>
          <w:rFonts w:eastAsiaTheme="minorEastAsia" w:cstheme="minorHAnsi" w:hint="eastAsia"/>
        </w:rPr>
        <w:instrText>term growth responses differ. We addressed these questions using a unique setup with multidecadal artificial heating of an enclosed coastal bay in the Baltic Sea and an adjacent reference area (both with unexploited populations), using before</w:instrText>
      </w:r>
      <w:r w:rsidR="00AF30A5">
        <w:rPr>
          <w:rFonts w:eastAsiaTheme="minorEastAsia" w:cstheme="minorHAnsi" w:hint="eastAsia"/>
        </w:rPr>
        <w:instrText>‐</w:instrText>
      </w:r>
      <w:r w:rsidR="00AF30A5">
        <w:rPr>
          <w:rFonts w:eastAsiaTheme="minorEastAsia" w:cstheme="minorHAnsi" w:hint="eastAsia"/>
        </w:rPr>
        <w:instrText>after control</w:instrText>
      </w:r>
      <w:r w:rsidR="00AF30A5">
        <w:rPr>
          <w:rFonts w:eastAsiaTheme="minorEastAsia" w:cstheme="minorHAnsi" w:hint="eastAsia"/>
        </w:rPr>
        <w:instrText>‐</w:instrText>
      </w:r>
      <w:r w:rsidR="00AF30A5">
        <w:rPr>
          <w:rFonts w:eastAsiaTheme="minorEastAsia" w:cstheme="minorHAnsi" w:hint="eastAsia"/>
        </w:rPr>
        <w:instrText>impact paired time</w:instrText>
      </w:r>
      <w:r w:rsidR="00AF30A5">
        <w:rPr>
          <w:rFonts w:eastAsiaTheme="minorEastAsia" w:cstheme="minorHAnsi" w:hint="eastAsia"/>
        </w:rPr>
        <w:instrText>‐</w:instrText>
      </w:r>
      <w:r w:rsidR="00AF30A5">
        <w:rPr>
          <w:rFonts w:eastAsiaTheme="minorEastAsia" w:cstheme="minorHAnsi" w:hint="eastAsia"/>
        </w:rPr>
        <w:instrText>series analyses. We assembled individual growth trajectories of ~13,000 unique individuals of Eurasian perch and found that body growth increased substantially after warming, but the extent depended on body size: Only among small</w:instrText>
      </w:r>
      <w:r w:rsidR="00AF30A5">
        <w:rPr>
          <w:rFonts w:eastAsiaTheme="minorEastAsia" w:cstheme="minorHAnsi" w:hint="eastAsia"/>
        </w:rPr>
        <w:instrText>‐</w:instrText>
      </w:r>
      <w:r w:rsidR="00AF30A5">
        <w:rPr>
          <w:rFonts w:eastAsiaTheme="minorEastAsia" w:cstheme="minorHAnsi" w:hint="eastAsia"/>
        </w:rPr>
        <w:instrText xml:space="preserve">bodied perch did growth increase with temperature. Moreover, the strength of this response gradually increased </w:instrText>
      </w:r>
      <w:r w:rsidR="00AF30A5">
        <w:rPr>
          <w:rFonts w:eastAsiaTheme="minorEastAsia" w:cstheme="minorHAnsi"/>
        </w:rPr>
        <w:instrText>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w:instrText>
      </w:r>
      <w:r w:rsidR="00AF30A5">
        <w:rPr>
          <w:rFonts w:eastAsiaTheme="minorEastAsia" w:cstheme="minorHAnsi" w:hint="eastAsia"/>
        </w:rPr>
        <w:instrText>365-2486","issue":"7","journalAbbreviation":"Glob Change Biol","language":"en","page":"2285-2295","source":"DOI.org (Crossref)","title":"Experimental evidence of gradual size</w:instrText>
      </w:r>
      <w:r w:rsidR="00AF30A5">
        <w:rPr>
          <w:rFonts w:eastAsiaTheme="minorEastAsia" w:cstheme="minorHAnsi" w:hint="eastAsia"/>
        </w:rPr>
        <w:instrText>‐</w:instrText>
      </w:r>
      <w:r w:rsidR="00AF30A5">
        <w:rPr>
          <w:rFonts w:eastAsiaTheme="minorEastAsia" w:cstheme="minorHAnsi" w:hint="eastAsia"/>
        </w:rPr>
        <w:instrText>dependent shifts in body size and growth of fish in response to warming","volume</w:instrText>
      </w:r>
      <w:r w:rsidR="00AF30A5">
        <w:rPr>
          <w:rFonts w:eastAsiaTheme="minorEastAsia" w:cstheme="minorHAnsi"/>
        </w:rPr>
        <w:instrText xml:space="preserve">":"25","author":[{"family":"Huss","given":"Magnus"},{"family":"Lindmark","given":"Max"},{"family":"Jacobson","given":"Philip"},{"family":"Van Dorst","given":"Renee M."},{"family":"Gårdmark","given":"Anna"}],"issued":{"date-parts":[["2019"]]}}},{"id":757,"uris":["http://zotero.org/users/6116610/items/KVZ97R8F"],"uri":["http://zotero.org/users/6116610/items/KVZ97R8F"],"itemData":{"id":757,"type":"article-journal","abstract":"Climate change studies have long focused on effects of increasing temperatures, often without considering other simultaneously occurring environmental changes, such as browning of waters. Resolving how the combination of warming and browning of aquatic ecosystems affects fish biomass production is essential for future ecosystem functioning, fisheries, and food security. In this study, we analyzed individual- and population-level fish data from 52 temperate and boreal lakes in Northern Europe, covering large gradients in water temperature and color (absorbance, 420 nm). We show that fish (Eurasian perch, Perca fluviatilis) biomass production decreased with both high water temperatures and brown water color, being lowest in warm and brown lakes. However, while both high temperature and brown water decreased fish biomass production, the mechanisms behind the decrease differed: temperature affected the fish biomass production mainly through a decrease in population standing stock biomass, and through shifts in size- and age-distributions toward a higher proportion of young and small individuals in warm lakes; brown water color, on the other hand, mainly influenced fish biomass production through negative effects on individual body growth and length-at-age. In addition to these findings, we observed that the effects of temperature and brown water color on individual-level processes varied over ontogeny. Body growth only responded positively to higher temperatures among young perch, and brown water color had a stronger negative effect on body growth of old than on young individuals. Thus, to better understand and predict future fish biomass production, it is necessary to integrate both individual- and population-level responses and to acknowledge within-species variation. Our results suggest that global climate change, leading to browner and warmer waters, may negatively affect fish biomass production, and this effect may be stronger than caused by increased temperature or water color alone.","container-title":"Global Change Biology","DOI":"10.1111/gcb.14551","ISSN":"1365-2486","issue":"4","language":"en","page":"1395-1408","source":"Wiley Online Library","title":"Warmer and browner waters decrease fish biomass production","volume":"25","author":[{"family":"Van Dorst","given":"Renee M."},{"family":"Gårdmark","given":"Anna"},{"family":"Svanbäck","given":"Richard"},{"family":"Beier","given":"Ulrika"},{"family":"Weyhenmeyer","given":"Gesa A."},{"family":"Huss","given":"Magnus"}],"issued":{"date-parts":[["2019"]]}}}],"schema":"https://github.com/citation-style-language/schema/raw/master/csl-citation.json"} </w:instrText>
      </w:r>
      <w:r w:rsidRPr="0001320D">
        <w:rPr>
          <w:rFonts w:eastAsiaTheme="minorEastAsia" w:cstheme="minorHAnsi"/>
        </w:rPr>
        <w:fldChar w:fldCharType="separate"/>
      </w:r>
      <w:r w:rsidR="00AF30A5">
        <w:rPr>
          <w:lang w:val="en-GB"/>
        </w:rPr>
        <w:t xml:space="preserve">(Huss et al., </w:t>
      </w:r>
      <w:r w:rsidR="00AF30A5">
        <w:rPr>
          <w:lang w:val="en-GB"/>
        </w:rPr>
        <w:lastRenderedPageBreak/>
        <w:t>2019; Van Dorst et al., 2019)</w:t>
      </w:r>
      <w:r w:rsidRPr="0001320D">
        <w:rPr>
          <w:rFonts w:eastAsiaTheme="minorEastAsia" w:cstheme="minorHAnsi"/>
        </w:rPr>
        <w:fldChar w:fldCharType="end"/>
      </w:r>
      <w:r w:rsidRPr="00B37A74">
        <w:rPr>
          <w:rFonts w:eastAsiaTheme="minorEastAsia" w:cstheme="minorHAnsi"/>
        </w:rPr>
        <w:t xml:space="preserve">. Hence, </w:t>
      </w:r>
      <w:r w:rsidRPr="00B37A74">
        <w:rPr>
          <w:rFonts w:cstheme="minorHAnsi"/>
        </w:rPr>
        <w:t xml:space="preserve">assuming that warming </w:t>
      </w:r>
      <w:r>
        <w:t>affects all individuals of a population equally</w:t>
      </w:r>
      <w:r w:rsidRPr="00B37A74" w:rsidDel="00881DFC">
        <w:rPr>
          <w:rFonts w:cstheme="minorHAnsi"/>
        </w:rPr>
        <w:t xml:space="preserve"> </w:t>
      </w:r>
      <w:r w:rsidRPr="00B37A74">
        <w:rPr>
          <w:rFonts w:cstheme="minorHAnsi"/>
        </w:rPr>
        <w:t xml:space="preserve">is a simplification that can bias predictions of the biological impacts of climate change. </w:t>
      </w:r>
    </w:p>
    <w:p w14:paraId="5B143879" w14:textId="138B6A3C" w:rsidR="00FF0C73" w:rsidRPr="00B37A74" w:rsidRDefault="005D25C1" w:rsidP="00FF0C73">
      <w:pPr>
        <w:spacing w:line="480" w:lineRule="auto"/>
        <w:ind w:firstLine="284"/>
        <w:contextualSpacing/>
        <w:jc w:val="both"/>
        <w:rPr>
          <w:rFonts w:eastAsiaTheme="minorEastAsia" w:cstheme="minorHAnsi"/>
        </w:rPr>
      </w:pPr>
      <w:r>
        <w:rPr>
          <w:rFonts w:eastAsiaTheme="minorEastAsia" w:cstheme="minorHAnsi"/>
        </w:rPr>
        <w:t xml:space="preserve">The </w:t>
      </w:r>
      <w:r w:rsidR="00FF0C73" w:rsidRPr="00B37A74">
        <w:rPr>
          <w:rFonts w:eastAsiaTheme="minorEastAsia" w:cstheme="minorHAnsi"/>
        </w:rPr>
        <w:t xml:space="preserve">interspecific scaling </w:t>
      </w:r>
      <w:r>
        <w:rPr>
          <w:rFonts w:eastAsiaTheme="minorEastAsia" w:cstheme="minorHAnsi"/>
        </w:rPr>
        <w:t xml:space="preserve">of fundamental ecological processes </w:t>
      </w:r>
      <w:r w:rsidR="00FF0C73" w:rsidRPr="00B37A74">
        <w:rPr>
          <w:rFonts w:eastAsiaTheme="minorEastAsia" w:cstheme="minorHAnsi"/>
        </w:rPr>
        <w:t xml:space="preserve">with body mass and temperature has been used to predict the effects of warming on body size, size structure, and population and community dynamics </w:t>
      </w:r>
      <w:r w:rsidR="00FF0C73" w:rsidRPr="0001320D">
        <w:rPr>
          <w:rFonts w:eastAsiaTheme="minorEastAsia" w:cstheme="minorHAnsi"/>
        </w:rPr>
        <w:fldChar w:fldCharType="begin"/>
      </w:r>
      <w:r w:rsidR="00AF30A5">
        <w:rPr>
          <w:rFonts w:eastAsiaTheme="minorEastAsia" w:cstheme="minorHAnsi"/>
        </w:rPr>
        <w:instrText xml:space="preserve"> ADDIN ZOTERO_ITEM CSL_CITATION {"citationID":"qmh1BDvi","properties":{"formattedCitation":"(Cheung et al., 2013; Gilbert et al., 2014; Morita et al., 2010; Vasseur &amp; McCann, 2005)","plainCitation":"(Cheung et al., 2013; Gilbert et al., 2014; Morita et al., 2010; Vasseur &amp; McCann, 2005)","noteIndex":0},"citationItems":[{"id":74,"uris":["http://zotero.org/users/6116610/items/3SH8GYG3"],"uri":["http://zotero.org/users/6116610/items/3SH8GYG3"],"itemData":{"id":74,"type":"article-journal","container-title":"The American Naturalist","issue":"2","page":"184–198","title":"A mechanistic approach for modelling temperature-dependent consumer-resource dynamics","volume":"166","author":[{"family":"Vasseur","given":"D A"},{"family":"McCann","given":"K S"}],"issued":{"date-parts":[["2005"]]}}},{"id":886,"uris":["http://zotero.org/users/6116610/items/H7FEY4AA"],"uri":["http://zotero.org/users/6116610/items/H7FEY4AA"],"itemData":{"id":886,"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id":648,"uris":["http://zotero.org/users/6116610/items/U7HGQGSE"],"uri":["http://zotero.org/users/6116610/items/U7HGQGSE"],"itemData":{"id":648,"type":"article-journal","container-title":"Nature Climate Change","DOI":"10.1038/nclimate1691","issue":"3","page":"254–258","title":"Shrinking of fishes exacerbates impacts of global ocean changes on marine ecosystems","volume":"3","author":[{"family":"Cheung","given":"William W L"},{"family":"Sarmiento","given":"Jorge L"},{"family":"Dunne","given":"John"},{"family":"Frölicher","given":"Thomas L"},{"family":"Lam","given":"Vicky W Y"},{"family":"Deng Palomares","given":"M L"},{"family":"Watson","given":"Reg"},{"family":"Pauly","given":"Daniel"}],"issued":{"date-parts":[["2013"]]}}},{"id":433,"uris":["http://zotero.org/users/6116610/items/RLHZ2SYU"],"uri":["http://zotero.org/users/6116610/items/RLHZ2SYU"],"itemData":{"id":433,"type":"article-journal","abstract":"Changing temperature can substantially shift ecological communities by altering the strength and stability of trophic interactions. Because many ecological rates are constrained by temperature, new approaches are required to understand how simultaneous changes in multiple rates alter the relative performance of species and their trophic interactions. We develop an energetic approach to identify the relationship between biomass fluxes and standing biomass across trophic levels. Our approach links ecological rates and trophic dynamics to measure temperature-dependent changes to the strength of trophic interactions and determine how these changes alter food web stability. It accomplishes this by using biomass as a common energetic currency and isolating three temperature-dependent processes that are common to all consumer-resource interactions: biomass accumulation of the resource, resource consumption and consumer mortality. Using</w:instrText>
      </w:r>
      <w:r w:rsidR="00AF30A5" w:rsidRPr="0078286A">
        <w:rPr>
          <w:rFonts w:eastAsiaTheme="minorEastAsia" w:cstheme="minorHAnsi"/>
          <w:lang w:val="sv-SE"/>
        </w:rPr>
        <w:instrText xml:space="preserve"> this framework, we clarify when and how temperature alters consumer to resource biomass ratios, equilibrium resilience, consumer variability, extinction risk and transient vs. equilibrium dynamics. Finally, we characterise key asymmetries in species responses to temperature that produce these distinct dynamic behaviours and identify when they are likely to emerge. Overall, our framework provides a mechanistic and more unified understanding of the temperature dependence of trophic dynamics in terms of ecological rates, biomass ratios and stability.","container-title":"Ecology Letters","DOI":"10.1111/ele.12307","issue":"8","note":"PMID: 24894409","page":"902–914","title":"A bioenergetic framework for the temperature dependence of trophic interactions","volume":"17","author":[{"family":"Gilbert","given":"B"},{"family":"Tunney","given":"T D"},{"family":"McCann","given":"K S"},{"family":"DeLong","given":"J P"},{"family":"Vasseur","given":"D A"},{"family":"Savage","given":"V M"},{"family":"Shurin","given":"J B"},{"family":"Dell","given":"A I"},{"family":"Barton","given":"B T"},{"family":"Harley","given":"C D"},{"family":"Kharouba","given":"H M"},{"family":"Kratina","given":"P"},{"family":"Blanchard","given":"Julia L."},{"family":"Clements","given":"C"},{"family":"Winder","given":"M"},{"family":"Greig","given":"H S"},{"family":"O'Connor","given":"M I"}],"issued":{"date-parts":[["2014"]]}}}],"schema":"https://github.com/citation-style-language/schema/raw/master/csl-citation.json"} </w:instrText>
      </w:r>
      <w:r w:rsidR="00FF0C73" w:rsidRPr="0001320D">
        <w:rPr>
          <w:rFonts w:eastAsiaTheme="minorEastAsia" w:cstheme="minorHAnsi"/>
        </w:rPr>
        <w:fldChar w:fldCharType="separate"/>
      </w:r>
      <w:r w:rsidR="00AF30A5" w:rsidRPr="0078286A">
        <w:rPr>
          <w:lang w:val="sv-SE"/>
        </w:rPr>
        <w:t>(Cheung et al., 2013; Gilbert et al., 2014; Morita et al., 2010; Vasseur &amp; McCann, 2005)</w:t>
      </w:r>
      <w:r w:rsidR="00FF0C73" w:rsidRPr="0001320D">
        <w:rPr>
          <w:rFonts w:eastAsiaTheme="minorEastAsia" w:cstheme="minorHAnsi"/>
        </w:rPr>
        <w:fldChar w:fldCharType="end"/>
      </w:r>
      <w:r w:rsidR="00FF0C73" w:rsidRPr="00C43927">
        <w:rPr>
          <w:rFonts w:eastAsiaTheme="minorEastAsia" w:cstheme="minorHAnsi"/>
          <w:lang w:val="sv-SE"/>
        </w:rPr>
        <w:t xml:space="preserve">. </w:t>
      </w:r>
      <w:r w:rsidR="00FF0C73" w:rsidRPr="00B37A74">
        <w:rPr>
          <w:rFonts w:eastAsiaTheme="minorEastAsia" w:cstheme="minorHAnsi"/>
        </w:rPr>
        <w:t xml:space="preserve">We argue that a contributing factor to the discrepancy between mechanistic growth models, general scaling theory, and empirical data </w:t>
      </w:r>
      <w:r w:rsidR="00A7336E">
        <w:rPr>
          <w:rFonts w:eastAsiaTheme="minorEastAsia" w:cstheme="minorHAnsi"/>
        </w:rPr>
        <w:t>has been</w:t>
      </w:r>
      <w:r w:rsidR="00A7336E" w:rsidRPr="00B37A74">
        <w:rPr>
          <w:rFonts w:eastAsiaTheme="minorEastAsia" w:cstheme="minorHAnsi"/>
        </w:rPr>
        <w:t xml:space="preserve"> </w:t>
      </w:r>
      <w:r w:rsidR="00FF0C73" w:rsidRPr="00B37A74">
        <w:rPr>
          <w:rFonts w:eastAsiaTheme="minorEastAsia" w:cstheme="minorHAnsi"/>
        </w:rPr>
        <w:t xml:space="preserve">the lack of data synthesis at the intraspecific level. The approach presented here </w:t>
      </w:r>
      <w:r w:rsidR="00FF0C73" w:rsidRPr="00B37A74">
        <w:rPr>
          <w:rFonts w:cstheme="minorHAnsi"/>
        </w:rPr>
        <w:t xml:space="preserve">can help overcome limitations of small data sets </w:t>
      </w:r>
      <w:r w:rsidR="00FF0C73">
        <w:rPr>
          <w:rFonts w:cstheme="minorHAnsi"/>
        </w:rPr>
        <w:t xml:space="preserve">by </w:t>
      </w:r>
      <w:r w:rsidR="00FF0C73" w:rsidRPr="00B37A74">
        <w:rPr>
          <w:rFonts w:cstheme="minorHAnsi"/>
        </w:rPr>
        <w:t>borrowing information across species in a single modelling framework</w:t>
      </w:r>
      <w:r w:rsidR="00A7336E">
        <w:rPr>
          <w:rFonts w:cstheme="minorHAnsi"/>
        </w:rPr>
        <w:t>, while accounting for the intraspecific scaling of rates</w:t>
      </w:r>
      <w:r w:rsidR="00FF0C73">
        <w:rPr>
          <w:rFonts w:cstheme="minorHAnsi"/>
        </w:rPr>
        <w:t xml:space="preserve">. </w:t>
      </w:r>
      <w:r w:rsidR="00FF0C73" w:rsidRPr="000C0ECF">
        <w:rPr>
          <w:rFonts w:cstheme="minorHAnsi"/>
        </w:rPr>
        <w:t>A</w:t>
      </w:r>
      <w:r w:rsidR="00FF0C73" w:rsidRPr="000C0ECF">
        <w:rPr>
          <w:rFonts w:eastAsiaTheme="minorEastAsia" w:cstheme="minorHAnsi"/>
        </w:rPr>
        <w:t xml:space="preserve">ccounting for the </w:t>
      </w:r>
      <w:r w:rsidR="002B709E" w:rsidRPr="002E1DA7">
        <w:rPr>
          <w:rFonts w:eastAsiaTheme="minorEastAsia" w:cstheme="minorHAnsi"/>
        </w:rPr>
        <w:t xml:space="preserve">faster increase in </w:t>
      </w:r>
      <w:r w:rsidR="002E1DA7">
        <w:rPr>
          <w:rFonts w:eastAsiaTheme="minorEastAsia" w:cstheme="minorHAnsi"/>
        </w:rPr>
        <w:t xml:space="preserve">whole-organism </w:t>
      </w:r>
      <w:r w:rsidR="002B709E" w:rsidRPr="002E1DA7">
        <w:rPr>
          <w:rFonts w:eastAsiaTheme="minorEastAsia" w:cstheme="minorHAnsi"/>
        </w:rPr>
        <w:t xml:space="preserve">metabolism than consumption with body size, </w:t>
      </w:r>
      <w:r w:rsidR="00FF0C73" w:rsidRPr="000C0ECF">
        <w:rPr>
          <w:rFonts w:eastAsiaTheme="minorEastAsia" w:cstheme="minorHAnsi"/>
        </w:rPr>
        <w:t>the unimodal thermal response of consumption</w:t>
      </w:r>
      <w:r w:rsidR="002B709E" w:rsidRPr="007C10AC">
        <w:rPr>
          <w:rFonts w:eastAsiaTheme="minorEastAsia" w:cstheme="minorHAnsi"/>
        </w:rPr>
        <w:t xml:space="preserve">, and resulting size-dependence of optimum growth temperatures is essential for understanding what causes observed growth responses to </w:t>
      </w:r>
      <w:r w:rsidR="000C0ECF">
        <w:rPr>
          <w:rFonts w:eastAsiaTheme="minorEastAsia" w:cstheme="minorHAnsi"/>
        </w:rPr>
        <w:t xml:space="preserve">global </w:t>
      </w:r>
      <w:r w:rsidR="002B709E" w:rsidRPr="007C10AC">
        <w:rPr>
          <w:rFonts w:eastAsiaTheme="minorEastAsia" w:cstheme="minorHAnsi"/>
        </w:rPr>
        <w:t xml:space="preserve">warming. </w:t>
      </w:r>
      <w:r w:rsidR="000C0ECF">
        <w:rPr>
          <w:rFonts w:eastAsiaTheme="minorEastAsia" w:cstheme="minorHAnsi"/>
        </w:rPr>
        <w:t>Acknowledging</w:t>
      </w:r>
      <w:r w:rsidR="002B709E" w:rsidRPr="007C10AC">
        <w:rPr>
          <w:rFonts w:eastAsiaTheme="minorEastAsia" w:cstheme="minorHAnsi"/>
        </w:rPr>
        <w:t xml:space="preserve"> these mechanisms</w:t>
      </w:r>
      <w:r w:rsidR="000C0ECF">
        <w:rPr>
          <w:rFonts w:eastAsiaTheme="minorEastAsia" w:cstheme="minorHAnsi"/>
        </w:rPr>
        <w:t xml:space="preserve"> is also important for</w:t>
      </w:r>
      <w:r w:rsidR="00FF0C73" w:rsidRPr="000C0ECF">
        <w:rPr>
          <w:rFonts w:eastAsiaTheme="minorEastAsia" w:cstheme="minorHAnsi"/>
        </w:rPr>
        <w:t xml:space="preserve"> improv</w:t>
      </w:r>
      <w:r w:rsidR="000C0ECF">
        <w:rPr>
          <w:rFonts w:eastAsiaTheme="minorEastAsia" w:cstheme="minorHAnsi"/>
        </w:rPr>
        <w:t>ing</w:t>
      </w:r>
      <w:r w:rsidR="00FF0C73" w:rsidRPr="000C0ECF">
        <w:rPr>
          <w:rFonts w:eastAsiaTheme="minorEastAsia" w:cstheme="minorHAnsi"/>
        </w:rPr>
        <w:t xml:space="preserve"> predictions </w:t>
      </w:r>
      <w:r w:rsidR="002B709E" w:rsidRPr="007C10AC">
        <w:rPr>
          <w:rFonts w:eastAsiaTheme="minorEastAsia" w:cstheme="minorHAnsi"/>
        </w:rPr>
        <w:t xml:space="preserve">on </w:t>
      </w:r>
      <w:r w:rsidR="00DA1A4E">
        <w:rPr>
          <w:rFonts w:eastAsiaTheme="minorEastAsia" w:cstheme="minorHAnsi"/>
        </w:rPr>
        <w:t xml:space="preserve">the </w:t>
      </w:r>
      <w:r w:rsidR="000C0ECF" w:rsidRPr="007C10AC">
        <w:rPr>
          <w:rFonts w:eastAsiaTheme="minorEastAsia" w:cstheme="minorHAnsi"/>
        </w:rPr>
        <w:t>consequences of</w:t>
      </w:r>
      <w:r w:rsidR="002B709E" w:rsidRPr="007C10AC">
        <w:rPr>
          <w:rFonts w:eastAsiaTheme="minorEastAsia" w:cstheme="minorHAnsi"/>
        </w:rPr>
        <w:t xml:space="preserve"> </w:t>
      </w:r>
      <w:r w:rsidR="000C0ECF" w:rsidRPr="007C10AC">
        <w:rPr>
          <w:rFonts w:eastAsiaTheme="minorEastAsia" w:cstheme="minorHAnsi"/>
        </w:rPr>
        <w:t>warming effects on fish growth for food web</w:t>
      </w:r>
      <w:r w:rsidR="000C0ECF">
        <w:rPr>
          <w:rFonts w:eastAsiaTheme="minorEastAsia" w:cstheme="minorHAnsi"/>
        </w:rPr>
        <w:t xml:space="preserve"> functioning</w:t>
      </w:r>
      <w:r w:rsidR="000C0ECF" w:rsidRPr="007C10AC">
        <w:rPr>
          <w:rFonts w:eastAsiaTheme="minorEastAsia" w:cstheme="minorHAnsi"/>
        </w:rPr>
        <w:t xml:space="preserve">, </w:t>
      </w:r>
      <w:r w:rsidR="00FF0C73" w:rsidRPr="000C0ECF">
        <w:rPr>
          <w:rFonts w:eastAsiaTheme="minorEastAsia" w:cstheme="minorHAnsi"/>
        </w:rPr>
        <w:t>fisheries yields and global food production in warmer climates.</w:t>
      </w:r>
      <w:r w:rsidR="00FF0C73">
        <w:rPr>
          <w:rFonts w:eastAsiaTheme="minorEastAsia" w:cstheme="minorHAnsi"/>
        </w:rPr>
        <w:t xml:space="preserve"> </w:t>
      </w:r>
    </w:p>
    <w:p w14:paraId="31C758BE" w14:textId="77777777" w:rsidR="00FF0C73" w:rsidRPr="00B37A74" w:rsidRDefault="00FF0C73" w:rsidP="00FF0C73">
      <w:pPr>
        <w:spacing w:line="480" w:lineRule="auto"/>
        <w:contextualSpacing/>
        <w:jc w:val="both"/>
        <w:rPr>
          <w:rFonts w:cstheme="minorHAnsi"/>
          <w:b/>
        </w:rPr>
      </w:pPr>
    </w:p>
    <w:p w14:paraId="47A4423F" w14:textId="77777777" w:rsidR="00FF0C73" w:rsidRPr="00B37A74" w:rsidRDefault="00FF0C73" w:rsidP="00FF0C73">
      <w:pPr>
        <w:spacing w:line="480" w:lineRule="auto"/>
        <w:contextualSpacing/>
        <w:jc w:val="both"/>
        <w:rPr>
          <w:rFonts w:eastAsiaTheme="minorEastAsia" w:cstheme="minorHAnsi"/>
          <w:sz w:val="28"/>
          <w:szCs w:val="28"/>
        </w:rPr>
      </w:pPr>
      <w:r w:rsidRPr="00B37A74">
        <w:rPr>
          <w:rFonts w:cstheme="minorHAnsi"/>
          <w:b/>
          <w:sz w:val="28"/>
          <w:szCs w:val="28"/>
        </w:rPr>
        <w:t>Materials and methods</w:t>
      </w:r>
    </w:p>
    <w:p w14:paraId="038E40D5" w14:textId="77777777" w:rsidR="00FF0C73" w:rsidRPr="00B37A74" w:rsidRDefault="00FF0C73" w:rsidP="00FF0C73">
      <w:pPr>
        <w:spacing w:line="480" w:lineRule="auto"/>
        <w:contextualSpacing/>
        <w:jc w:val="both"/>
        <w:rPr>
          <w:rFonts w:cstheme="minorHAnsi"/>
          <w:b/>
        </w:rPr>
      </w:pPr>
      <w:r w:rsidRPr="00B37A74">
        <w:rPr>
          <w:rFonts w:cstheme="minorHAnsi"/>
          <w:b/>
        </w:rPr>
        <w:t>Data acquisition</w:t>
      </w:r>
    </w:p>
    <w:p w14:paraId="0359EBF9" w14:textId="3A9913BE" w:rsidR="00FF0C73" w:rsidRPr="00B37A74" w:rsidRDefault="00FF0C73" w:rsidP="00FF0C73">
      <w:pPr>
        <w:tabs>
          <w:tab w:val="center" w:pos="4513"/>
        </w:tabs>
        <w:spacing w:line="480" w:lineRule="auto"/>
        <w:contextualSpacing/>
        <w:jc w:val="both"/>
        <w:rPr>
          <w:rFonts w:eastAsiaTheme="minorEastAsia" w:cstheme="minorHAnsi"/>
        </w:rPr>
      </w:pPr>
      <w:r w:rsidRPr="00B37A74">
        <w:rPr>
          <w:rFonts w:cstheme="minorHAnsi"/>
        </w:rPr>
        <w:t xml:space="preserve">We searched the literature for experimental studies evaluating the temperature response of individual maximum consumption rate (feeding rate at unlimited food supply, </w:t>
      </w:r>
      <w:r w:rsidRPr="00B37A74">
        <w:rPr>
          <w:rFonts w:cstheme="minorHAnsi"/>
          <w:i/>
        </w:rPr>
        <w:t>ad libitum</w:t>
      </w:r>
      <w:r w:rsidRPr="00B37A74">
        <w:rPr>
          <w:rFonts w:cstheme="minorHAnsi"/>
        </w:rPr>
        <w:t>)</w:t>
      </w:r>
      <w:r>
        <w:rPr>
          <w:rFonts w:cstheme="minorHAnsi"/>
        </w:rPr>
        <w:t xml:space="preserve">, </w:t>
      </w:r>
      <w:r w:rsidRPr="00B37A74">
        <w:rPr>
          <w:rFonts w:cstheme="minorHAnsi"/>
        </w:rPr>
        <w:t xml:space="preserve">resting, routine and standard oxygen consumption rate as a proxy for metabolic rate </w:t>
      </w:r>
      <w:r w:rsidRPr="0001320D">
        <w:rPr>
          <w:rFonts w:cstheme="minorHAnsi"/>
        </w:rPr>
        <w:fldChar w:fldCharType="begin"/>
      </w:r>
      <w:r w:rsidR="00AF30A5">
        <w:rPr>
          <w:rFonts w:cstheme="minorHAnsi"/>
        </w:rPr>
        <w:instrText xml:space="preserve"> ADDIN ZOTERO_ITEM CSL_CITATION {"citationID":"3egpneUb","properties":{"formattedCitation":"(Nelson, 2016)","plainCitation":"(Nelson, 2016)","noteIndex":0},"citationItems":[{"id":946,"uris":["http://zotero.org/users/6116610/items/XJ8ECG9K"],"uri":["http://zotero.org/users/6116610/items/XJ8ECG9K"],"itemData":{"id":946,"type":"article-journal","abstract":"Accounting for energy use by fishes has been taking place for over 200 years. The original, and continuing gold standard for measuring energy use in terrestrial animals, is to account for the waste heat produced by all reactions of metabolism, a process referred to as direct calorimetry. Direct calorimetry is not easy or convenient in terrestrial animals and is extremely difficult in aquatic animals. Thus, the original and most subsequent measurements of metabolic activity in fishes have been measured via indirect calorimetry. Indirect calorimetry takes advantage of the fact that oxygen is consumed and carbon dioxide is produced during the catabolic conversion of foodstuffs or energy reserves to useful ATP energy. As measuring [CO2] in water is more challenging than measuring [O2], most indirect calorimetric studies on fishes have used the rate of O2 consumption. To relate measurements of O2 consumption back to actual energy usage requires knowledge of the substrate being oxidized. Many contemporary studies of O2 consumption by fishes do not attempt to relate this measurement back to actual energy usage. Thus, the rate of oxygen consumption (O2) has become a measurement in its own right that is not necessarily synonymous with metabolic rate. Because all extant fishes are obligate aerobes (many fishes engage in substantial net anaerobiosis, but all require oxygen to complete their life cycle), this discrepancy does not appear to be of great concern to the fish biology community, and reports of fish oxygen consumption, without being related to energy, have proliferated. Unfortunately, under some circumstances, these measures can be quite different from one another. A review of the methodological history of the two measurements and a look towards the future are included.","container-title":"Journal of Fish Biology","DOI":"10.1111/jfb.12824","ISSN":"1095-8649","issue":"1","language":"en","page":"10-25","source":"Wiley Online Library","title":"Oxygen consumption rate v. rate of energy utilization of fishes: a comparison and brief history of the two measurements","title-short":"Oxygen consumption rate v. rate of energy utilization of fishes","volume":"88","author":[{"family":"Nelson","given":"J. A."}],"issued":{"date-parts":[["2016"]]}}}],"schema":"https://github.com/citation-style-language/schema/raw/master/csl-citation.json"} </w:instrText>
      </w:r>
      <w:r w:rsidRPr="0001320D">
        <w:rPr>
          <w:rFonts w:cstheme="minorHAnsi"/>
        </w:rPr>
        <w:fldChar w:fldCharType="separate"/>
      </w:r>
      <w:r w:rsidR="00AF30A5">
        <w:rPr>
          <w:lang w:val="en-GB"/>
        </w:rPr>
        <w:t>(Nelson, 2016)</w:t>
      </w:r>
      <w:r w:rsidRPr="0001320D">
        <w:rPr>
          <w:rFonts w:cstheme="minorHAnsi"/>
        </w:rPr>
        <w:fldChar w:fldCharType="end"/>
      </w:r>
      <w:r>
        <w:rPr>
          <w:rFonts w:cstheme="minorHAnsi"/>
        </w:rPr>
        <w:t xml:space="preserve"> and </w:t>
      </w:r>
      <w:r w:rsidRPr="00B37A74">
        <w:rPr>
          <w:rFonts w:cstheme="minorHAnsi"/>
        </w:rPr>
        <w:t>growth rate</w:t>
      </w:r>
      <w:r>
        <w:rPr>
          <w:rFonts w:cstheme="minorHAnsi"/>
        </w:rPr>
        <w:t xml:space="preserve">s </w:t>
      </w:r>
      <w:r w:rsidRPr="00695900">
        <w:rPr>
          <w:rFonts w:cstheme="minorHAnsi"/>
        </w:rPr>
        <w:t xml:space="preserve">across individuals of different sizes </w:t>
      </w:r>
      <w:r w:rsidRPr="0001320D">
        <w:rPr>
          <w:rFonts w:cstheme="minorHAnsi"/>
        </w:rPr>
        <w:t>within speci</w:t>
      </w:r>
      <w:r w:rsidRPr="00695900">
        <w:rPr>
          <w:rFonts w:cstheme="minorHAnsi"/>
        </w:rPr>
        <w:t>es</w:t>
      </w:r>
      <w:r w:rsidRPr="00B37A74">
        <w:rPr>
          <w:rFonts w:eastAsiaTheme="minorEastAsia" w:cstheme="minorHAnsi"/>
        </w:rPr>
        <w:t>. We used</w:t>
      </w:r>
      <w:r w:rsidRPr="00B37A74">
        <w:rPr>
          <w:rFonts w:cstheme="minorHAnsi"/>
        </w:rPr>
        <w:t xml:space="preserve"> three different searches on the Web of Science Core Collection (see </w:t>
      </w:r>
      <w:r w:rsidRPr="00B37A74">
        <w:rPr>
          <w:rFonts w:eastAsiaTheme="minorEastAsia" w:cstheme="minorHAnsi"/>
          <w:i/>
          <w:iCs/>
        </w:rPr>
        <w:t>SI Appendix</w:t>
      </w:r>
      <w:r w:rsidRPr="00B37A74">
        <w:rPr>
          <w:rFonts w:cstheme="minorHAnsi"/>
        </w:rPr>
        <w:t xml:space="preserve">, for details). In order to estimate how </w:t>
      </w:r>
      <w:r w:rsidRPr="00B37A74">
        <w:rPr>
          <w:rFonts w:cstheme="minorHAnsi"/>
        </w:rPr>
        <w:lastRenderedPageBreak/>
        <w:t xml:space="preserve">these rates depend on body size and temperature within species, we selected studies </w:t>
      </w:r>
      <w:r w:rsidRPr="00B37A74">
        <w:t>that experimentally varied both body size and temperature</w:t>
      </w:r>
      <w:r w:rsidRPr="00B37A74">
        <w:rPr>
          <w:rFonts w:cstheme="minorHAnsi"/>
        </w:rPr>
        <w:t xml:space="preserve"> (at least two </w:t>
      </w:r>
      <w:r w:rsidRPr="00B37A74">
        <w:rPr>
          <w:rFonts w:eastAsiaTheme="minorEastAsia" w:cstheme="minorHAnsi"/>
        </w:rPr>
        <w:t>temperature treatments and at least two body masses</w:t>
      </w:r>
      <w:r>
        <w:rPr>
          <w:rFonts w:eastAsiaTheme="minorEastAsia" w:cstheme="minorHAnsi"/>
        </w:rPr>
        <w:t xml:space="preserve">). The </w:t>
      </w:r>
      <w:r w:rsidRPr="00B37A74">
        <w:rPr>
          <w:rFonts w:eastAsiaTheme="minorEastAsia" w:cstheme="minorHAnsi"/>
        </w:rPr>
        <w:t xml:space="preserve">average </w:t>
      </w:r>
      <w:r>
        <w:rPr>
          <w:rFonts w:eastAsiaTheme="minorEastAsia" w:cstheme="minorHAnsi"/>
        </w:rPr>
        <w:t xml:space="preserve">number </w:t>
      </w:r>
      <w:r w:rsidRPr="00B37A74">
        <w:rPr>
          <w:rFonts w:eastAsiaTheme="minorEastAsia" w:cstheme="minorHAnsi"/>
        </w:rPr>
        <w:t>of unique temperature</w:t>
      </w:r>
      <w:r>
        <w:rPr>
          <w:rFonts w:eastAsiaTheme="minorEastAsia" w:cstheme="minorHAnsi"/>
        </w:rPr>
        <w:t xml:space="preserve"> treatments (temperature </w:t>
      </w:r>
      <w:r w:rsidRPr="00B37A74">
        <w:rPr>
          <w:rFonts w:eastAsiaTheme="minorEastAsia" w:cstheme="minorHAnsi"/>
        </w:rPr>
        <w:t xml:space="preserve">rounded to nearest </w:t>
      </w:r>
      <m:oMath>
        <m:r>
          <w:rPr>
            <w:rFonts w:ascii="Cambria Math" w:eastAsiaTheme="minorEastAsia" w:hAnsi="Cambria Math" w:cstheme="minorHAnsi"/>
          </w:rPr>
          <m:t>℃</m:t>
        </m:r>
      </m:oMath>
      <w:r>
        <w:rPr>
          <w:rFonts w:eastAsiaTheme="minorEastAsia" w:cstheme="minorHAnsi"/>
        </w:rPr>
        <w:t>)</w:t>
      </w:r>
      <w:r w:rsidRPr="00B37A74">
        <w:rPr>
          <w:rFonts w:eastAsiaTheme="minorEastAsia" w:cstheme="minorHAnsi"/>
        </w:rPr>
        <w:t xml:space="preserve"> </w:t>
      </w:r>
      <w:r>
        <w:rPr>
          <w:rFonts w:eastAsiaTheme="minorEastAsia" w:cstheme="minorHAnsi"/>
        </w:rPr>
        <w:t xml:space="preserve">by species </w:t>
      </w:r>
      <w:r w:rsidRPr="00B37A74">
        <w:rPr>
          <w:rFonts w:eastAsiaTheme="minorEastAsia" w:cstheme="minorHAnsi"/>
        </w:rPr>
        <w:t>is 7.2 for growth and 4.3 for consumption and metabolism data</w:t>
      </w:r>
      <w:r w:rsidRPr="00B37A74">
        <w:rPr>
          <w:rFonts w:cstheme="minorHAnsi"/>
        </w:rPr>
        <w:t>. The criteria for both mass and temperature variation in the experiments reduce the number of potential data sets, as most experimental studies use either size or temperature treatments, not both. However, th</w:t>
      </w:r>
      <w:r w:rsidR="004F2AC7">
        <w:rPr>
          <w:rFonts w:cstheme="minorHAnsi"/>
        </w:rPr>
        <w:t>e</w:t>
      </w:r>
      <w:r w:rsidRPr="00B37A74">
        <w:rPr>
          <w:rFonts w:cstheme="minorHAnsi"/>
        </w:rPr>
        <w:t>s</w:t>
      </w:r>
      <w:r w:rsidR="004F2AC7">
        <w:rPr>
          <w:rFonts w:cstheme="minorHAnsi"/>
        </w:rPr>
        <w:t>e</w:t>
      </w:r>
      <w:r w:rsidRPr="00B37A74">
        <w:rPr>
          <w:rFonts w:cstheme="minorHAnsi"/>
        </w:rPr>
        <w:t xml:space="preserve"> criteri</w:t>
      </w:r>
      <w:r w:rsidR="004F2AC7">
        <w:rPr>
          <w:rFonts w:cstheme="minorHAnsi"/>
        </w:rPr>
        <w:t>a</w:t>
      </w:r>
      <w:r w:rsidRPr="00B37A74">
        <w:rPr>
          <w:rFonts w:cstheme="minorHAnsi"/>
        </w:rPr>
        <w:t xml:space="preserve"> allow us to fit multiple regression models and estimate the effects of mass and temperature jointly, and to evaluate the probability of interactive mass- and temperature effects within species. Following common practice </w:t>
      </w:r>
      <w:r w:rsidRPr="00B37A74">
        <w:rPr>
          <w:rFonts w:eastAsiaTheme="minorEastAsia" w:cstheme="minorHAnsi"/>
        </w:rPr>
        <w:t>we excluded larval studies, which represents a life stage exhibiting different constraints and scaling relationships</w:t>
      </w:r>
      <w:r w:rsidR="00295CA9">
        <w:rPr>
          <w:rFonts w:eastAsiaTheme="minorEastAsia" w:cstheme="minorHAnsi"/>
        </w:rPr>
        <w:t xml:space="preserve"> than non-larval life stages</w:t>
      </w:r>
      <w:r w:rsidRPr="00B37A74">
        <w:rPr>
          <w:rFonts w:eastAsiaTheme="minorEastAsia" w:cstheme="minorHAnsi"/>
        </w:rPr>
        <w:t xml:space="preserve"> </w:t>
      </w:r>
      <w:r w:rsidRPr="00B37A74">
        <w:rPr>
          <w:rFonts w:eastAsiaTheme="minorEastAsia" w:cstheme="minorHAnsi"/>
        </w:rPr>
        <w:fldChar w:fldCharType="begin"/>
      </w:r>
      <w:r w:rsidR="00AF30A5">
        <w:rPr>
          <w:rFonts w:eastAsiaTheme="minorEastAsia" w:cstheme="minorHAnsi"/>
        </w:rPr>
        <w:instrText xml:space="preserve"> ADDIN ZOTERO_ITEM CSL_CITATION {"citationID":"a247vggmdpk","properties":{"formattedCitation":"(Glazier, 2005)","plainCitation":"(Glazier, 2005)","noteIndex":0},"citationItems":[{"id":565,"uris":["http://zotero.org/users/6116610/items/N9ER7BYE"],"uri":["http://zotero.org/users/6116610/items/N9ER7BYE"],"itemData":{"id":565,"type":"article-journal","abstract":"In this review I show that the '3/4-power scaling law' of metabolic rate is not universal, either within or among animal species. Significant variation in the scaling of metabolic rate with body mass is described mainly for animals, but also for unicells and plants. Much of this variation, which can be related to taxonomic, physiological, and/or environmental differences, is not adequately explained by existing theoretical models, which are also reviewed. As a result, synthetic explanatory schemes based on multiple boundary constraints and on the scaling of multiple energy-using processes are advocated. It is also stressed that a complete understanding of metabolic scaling will require the identification of both proximate (functional) and ultimate (evolutionary) causes. Four major types of intraspecific metabolic scaling with body mass are recognized [based on the power function R=aMb, where R is respiration (metabolic) rate, a is a constant, M is body mass, and b is the scaling exponent]: Type I: linear, negatively allometric (b\\textless1); Type II: linear, isometric (b=1); Type III: nonlinear, ontogenetic shift from isometric (b=1), or nearly isometric, to negatively allometric (b\\textless1); and Type IV: nonlinear, ontogenetic shift from positively allometric (b\\textgreater1) to one or two later phases of negative allometry (b\\textless1). Ontogenetic changes in the metabolic intensity of four component processes (i.e. growth, reproduction, locomotion, and heat production) appear to be important in these different patterns of metabolic scaling. These changes may, in turn, be shaped by age (size)-specific patterns of mortality. In addition, major differences in interspecific metabolic scaling are described, especially with respect to mode of temperature regulation, body-size range, and activity level. A 'metabolic-level boundaries hypothesis' focusing on two major constraints (surface-area limits on resource/waste exchange processes and mass/volume limits on power production) can explain much, but not all of this variation. My analysis indicates that further empirical and theoretical work is needed to understand fully the physiological and ecological bases for the considerable variation in metabolic scaling that is observed both within and among species. Recommended approaches for doing this are discussed. I conclude that the scaling of metabolism is not the simple result of a physical law, but rather appears to be the more complex result of diverse adaptations evolved in the context of both physico-chemical and ecological constraints.","container-title":"Biological Reviews of the Cambridge Philosophical Society","DOI":"10.1017/S1464793105006834","issue":"4","note":"PMID: 16221332","page":"611–662","title":"Beyond the '3/4-power law': variation in the intra- and interspecific scaling of metabolic rate in animals","volume":"80","author":[{"family":"Glazier","given":"D S"}],"issued":{"date-parts":[["2005"]]}}}],"schema":"https://github.com/citation-style-language/schema/raw/master/csl-citation.json"} </w:instrText>
      </w:r>
      <w:r w:rsidRPr="00B37A74">
        <w:rPr>
          <w:rFonts w:eastAsiaTheme="minorEastAsia" w:cstheme="minorHAnsi"/>
        </w:rPr>
        <w:fldChar w:fldCharType="separate"/>
      </w:r>
      <w:r w:rsidR="00AF30A5">
        <w:rPr>
          <w:lang w:val="en-GB"/>
        </w:rPr>
        <w:t>(Glazier, 2005)</w:t>
      </w:r>
      <w:r w:rsidRPr="00B37A74">
        <w:rPr>
          <w:rFonts w:eastAsiaTheme="minorEastAsia" w:cstheme="minorHAnsi"/>
        </w:rPr>
        <w:fldChar w:fldCharType="end"/>
      </w:r>
      <w:r w:rsidRPr="00B37A74">
        <w:rPr>
          <w:rFonts w:eastAsiaTheme="minorEastAsia" w:cstheme="minorHAnsi"/>
        </w:rPr>
        <w:t xml:space="preserve">. </w:t>
      </w:r>
    </w:p>
    <w:p w14:paraId="2BBE529A" w14:textId="3BF87F0E" w:rsidR="00FF0C73" w:rsidRPr="00B37A74" w:rsidRDefault="00FF0C73" w:rsidP="00FF0C73">
      <w:pPr>
        <w:tabs>
          <w:tab w:val="center" w:pos="4513"/>
        </w:tabs>
        <w:spacing w:line="480" w:lineRule="auto"/>
        <w:ind w:firstLine="284"/>
        <w:contextualSpacing/>
        <w:jc w:val="both"/>
        <w:rPr>
          <w:rFonts w:cstheme="minorHAnsi"/>
        </w:rPr>
      </w:pPr>
      <w:r w:rsidRPr="00B37A74">
        <w:rPr>
          <w:rFonts w:eastAsiaTheme="minorEastAsia" w:cstheme="minorHAnsi"/>
        </w:rPr>
        <w:tab/>
        <w:t>Studies were included if (i) a unique experimental temperature was recorded for each trial (</w:t>
      </w:r>
      <m:oMath>
        <m:r>
          <w:rPr>
            <w:rFonts w:ascii="Cambria Math" w:eastAsiaTheme="minorEastAsia" w:hAnsi="Cambria Math" w:cstheme="minorHAnsi"/>
          </w:rPr>
          <m:t>±</m:t>
        </m:r>
      </m:oMath>
      <w:r w:rsidRPr="00B37A74">
        <w:rPr>
          <w:rFonts w:eastAsiaTheme="minorEastAsia" w:cstheme="minorHAnsi"/>
        </w:rPr>
        <w:t>1</w:t>
      </w:r>
      <m:oMath>
        <m:r>
          <w:rPr>
            <w:rFonts w:ascii="Cambria Math" w:eastAsiaTheme="minorEastAsia" w:hAnsi="Cambria Math" w:cstheme="minorHAnsi"/>
          </w:rPr>
          <m:t>°</m:t>
        </m:r>
        <m:r>
          <m:rPr>
            <m:sty m:val="p"/>
          </m:rPr>
          <w:rPr>
            <w:rFonts w:ascii="Cambria Math" w:eastAsiaTheme="minorEastAsia" w:hAnsi="Cambria Math" w:cstheme="minorHAnsi"/>
          </w:rPr>
          <m:t>C</m:t>
        </m:r>
      </m:oMath>
      <w:r w:rsidRPr="00B37A74">
        <w:rPr>
          <w:rFonts w:eastAsiaTheme="minorEastAsia" w:cstheme="minorHAnsi"/>
        </w:rPr>
        <w:t xml:space="preserve">), (ii) fish were provided food at </w:t>
      </w:r>
      <w:r w:rsidRPr="00B37A74">
        <w:rPr>
          <w:rFonts w:eastAsiaTheme="minorEastAsia" w:cstheme="minorHAnsi"/>
          <w:i/>
        </w:rPr>
        <w:t>ad libitum</w:t>
      </w:r>
      <w:r w:rsidRPr="00B37A74">
        <w:rPr>
          <w:rFonts w:eastAsiaTheme="minorEastAsia" w:cstheme="minorHAnsi"/>
        </w:rPr>
        <w:t xml:space="preserve"> (consumption and growth data) or if they were unfed (resting, standard or routine metabolic rate), and (iii) fish exhibited normal behavior during the experiments. We used only one study per species and rate to ensure that all data within a given species are comparable as measurements of these rates can vary between studies due to e.g. measurement bias, differences in experimental protocols, or because different populations were studied </w:t>
      </w:r>
      <w:r w:rsidRPr="0001320D">
        <w:rPr>
          <w:rFonts w:eastAsiaTheme="minorEastAsia" w:cstheme="minorHAnsi"/>
        </w:rPr>
        <w:fldChar w:fldCharType="begin"/>
      </w:r>
      <w:r w:rsidR="00AF30A5">
        <w:rPr>
          <w:rFonts w:eastAsiaTheme="minorEastAsia" w:cstheme="minorHAnsi"/>
        </w:rPr>
        <w:instrText xml:space="preserve"> ADDIN ZOTERO_ITEM CSL_CITATION {"citationID":"amcftootkd","properties":{"formattedCitation":"(Armstrong &amp; Hawkins, 2008; Jerde et al., 2019)","plainCitation":"(Armstrong &amp; Hawkins, 2008; Jerde et al., 2019)","noteIndex":0},"citationItems":[{"id":87,"uris":["http://zotero.org/users/6116610/items/6VE39MGA"],"uri":["http://zotero.org/users/6116610/items/6VE39MGA"],"itemData":{"id":87,"type":"article-journal","container-title":"Hydrobiologia","DOI":"10.1007/s10750-007-9268-x","ISSN":"0018-8158, 1573-5117","issue":"1","language":"en","page":"83-90","source":"Crossref","title":"Standard metabolic rate of pike, &lt;i&gt;Esox lucius&lt;/i&gt;: variation among studies and implications for energy flow modelling","title-short":"Standard metabolic rate of pike, Esox lucius","volume":"601","author":[{"family":"Armstrong","given":"John D."},{"family":"Hawkins","given":"Lorraine A."}],"issued":{"date-parts":[["2008",4]]}}},{"id":801,"uris":["http://zotero.org/users/6116610/items/72LJKITA"],"uri":["http://zotero.org/users/6116610/items/72LJKITA"],"itemData":{"id":801,"type":"article-journal","abstract":"As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Pr="0001320D">
        <w:rPr>
          <w:rFonts w:eastAsiaTheme="minorEastAsia" w:cstheme="minorHAnsi"/>
        </w:rPr>
        <w:fldChar w:fldCharType="separate"/>
      </w:r>
      <w:r w:rsidR="00AF30A5">
        <w:rPr>
          <w:lang w:val="en-GB"/>
        </w:rPr>
        <w:t>(Armstrong &amp; Hawkins, 2008; Jerde et al., 2019)</w:t>
      </w:r>
      <w:r w:rsidRPr="0001320D">
        <w:rPr>
          <w:rFonts w:eastAsiaTheme="minorEastAsia" w:cstheme="minorHAnsi"/>
        </w:rPr>
        <w:fldChar w:fldCharType="end"/>
      </w:r>
      <w:r w:rsidRPr="00B37A74">
        <w:rPr>
          <w:rFonts w:eastAsiaTheme="minorEastAsia" w:cstheme="minorHAnsi"/>
        </w:rPr>
        <w:t xml:space="preserve">. In cases where we found more than one study for a given rate and species, we selected the most suitable study based on our pre-defined criteria (for details, see </w:t>
      </w:r>
      <w:r w:rsidRPr="00B37A74">
        <w:rPr>
          <w:rFonts w:eastAsiaTheme="minorEastAsia" w:cstheme="minorHAnsi"/>
          <w:i/>
          <w:iCs/>
        </w:rPr>
        <w:t>SI Appendix</w:t>
      </w:r>
      <w:r w:rsidRPr="00B37A74">
        <w:rPr>
          <w:rFonts w:eastAsiaTheme="minorEastAsia" w:cstheme="minorHAnsi"/>
        </w:rPr>
        <w:t>). We ensured that the experiments were conducted at ecologically relevant temperatures (</w:t>
      </w:r>
      <w:r w:rsidRPr="00B37A74">
        <w:rPr>
          <w:rFonts w:eastAsiaTheme="minorEastAsia" w:cstheme="minorHAnsi"/>
          <w:i/>
          <w:iCs/>
        </w:rPr>
        <w:t>SI Appendix</w:t>
      </w:r>
      <w:r>
        <w:rPr>
          <w:rFonts w:eastAsiaTheme="minorEastAsia" w:cstheme="minorHAnsi"/>
          <w:i/>
          <w:iCs/>
        </w:rPr>
        <w:t>,</w:t>
      </w:r>
      <w:r w:rsidRPr="00B37A74">
        <w:rPr>
          <w:rFonts w:eastAsiaTheme="minorEastAsia" w:cstheme="minorHAnsi"/>
        </w:rPr>
        <w:t xml:space="preserve"> Fig</w:t>
      </w:r>
      <w:r w:rsidR="00F93EA0">
        <w:rPr>
          <w:rFonts w:eastAsiaTheme="minorEastAsia" w:cstheme="minorHAnsi"/>
        </w:rPr>
        <w:t>s</w:t>
      </w:r>
      <w:r>
        <w:rPr>
          <w:rFonts w:eastAsiaTheme="minorEastAsia" w:cstheme="minorHAnsi"/>
        </w:rPr>
        <w:t>.</w:t>
      </w:r>
      <w:r w:rsidRPr="00B37A74">
        <w:rPr>
          <w:rFonts w:eastAsiaTheme="minorEastAsia" w:cstheme="minorHAnsi"/>
        </w:rPr>
        <w:t xml:space="preserve"> S</w:t>
      </w:r>
      <w:r>
        <w:rPr>
          <w:rFonts w:eastAsiaTheme="minorEastAsia" w:cstheme="minorHAnsi"/>
        </w:rPr>
        <w:t>1</w:t>
      </w:r>
      <w:r w:rsidR="00F93EA0">
        <w:rPr>
          <w:rFonts w:eastAsiaTheme="minorEastAsia" w:cstheme="minorHAnsi"/>
        </w:rPr>
        <w:t xml:space="preserve">, </w:t>
      </w:r>
      <w:r w:rsidRPr="00B37A74">
        <w:rPr>
          <w:rFonts w:eastAsiaTheme="minorEastAsia" w:cstheme="minorHAnsi"/>
        </w:rPr>
        <w:t xml:space="preserve">S3). </w:t>
      </w:r>
      <w:r w:rsidRPr="00B37A74">
        <w:rPr>
          <w:rFonts w:cstheme="minorHAnsi"/>
        </w:rPr>
        <w:t xml:space="preserve">A more detailed description of the search protocol, data selection, acquisition, quality control, collation of additional information and standardizing of rates to common units can be found in </w:t>
      </w:r>
      <w:r w:rsidRPr="00B37A74">
        <w:rPr>
          <w:rFonts w:eastAsiaTheme="minorEastAsia" w:cstheme="minorHAnsi"/>
          <w:i/>
          <w:iCs/>
        </w:rPr>
        <w:t>SI Appendix</w:t>
      </w:r>
      <w:r w:rsidRPr="00B37A74">
        <w:rPr>
          <w:rFonts w:cstheme="minorHAnsi"/>
        </w:rPr>
        <w:t>.</w:t>
      </w:r>
    </w:p>
    <w:p w14:paraId="3F7398B1" w14:textId="2DB40C98" w:rsidR="00FF0C73" w:rsidRPr="00B37A74" w:rsidRDefault="00FF0C73" w:rsidP="00FF0C73">
      <w:pPr>
        <w:tabs>
          <w:tab w:val="center" w:pos="4513"/>
        </w:tabs>
        <w:spacing w:line="480" w:lineRule="auto"/>
        <w:ind w:firstLine="284"/>
        <w:contextualSpacing/>
        <w:jc w:val="both"/>
        <w:rPr>
          <w:rFonts w:cstheme="minorHAnsi"/>
        </w:rPr>
      </w:pPr>
      <w:r w:rsidRPr="00B37A74">
        <w:rPr>
          <w:rFonts w:cstheme="minorHAnsi"/>
        </w:rPr>
        <w:lastRenderedPageBreak/>
        <w:t>We compiled four datasets:</w:t>
      </w:r>
      <w:r>
        <w:rPr>
          <w:rFonts w:cstheme="minorHAnsi"/>
        </w:rPr>
        <w:t xml:space="preserve"> </w:t>
      </w:r>
      <w:r w:rsidRPr="00B37A74">
        <w:rPr>
          <w:rFonts w:cstheme="minorHAnsi"/>
        </w:rPr>
        <w:t>maximum consumption rate, metabolic rate</w:t>
      </w:r>
      <w:r>
        <w:rPr>
          <w:rFonts w:cstheme="minorHAnsi"/>
        </w:rPr>
        <w:t xml:space="preserve">, </w:t>
      </w:r>
      <w:r w:rsidRPr="00B37A74">
        <w:rPr>
          <w:rFonts w:cstheme="minorHAnsi"/>
        </w:rPr>
        <w:t>growth rate</w:t>
      </w:r>
      <w:r>
        <w:rPr>
          <w:rFonts w:cstheme="minorHAnsi"/>
        </w:rPr>
        <w:t xml:space="preserve"> </w:t>
      </w:r>
      <w:r w:rsidRPr="00B37A74">
        <w:rPr>
          <w:rFonts w:cstheme="minorHAnsi"/>
        </w:rPr>
        <w:t>and the optimum growth temperature</w:t>
      </w:r>
      <w:r w:rsidRPr="00B37A74" w:rsidDel="00782F2C">
        <w:rPr>
          <w:rFonts w:cstheme="minorHAnsi"/>
        </w:rPr>
        <w:t xml:space="preserve"> </w:t>
      </w:r>
      <w:r w:rsidRPr="00B37A74">
        <w:rPr>
          <w:rFonts w:cstheme="minorHAnsi"/>
        </w:rPr>
        <w:t>for each combination of body mass group and species. We compiled a total of 746 measurements of maximum consumption rate (of which 666 are below peak)</w:t>
      </w:r>
      <w:r>
        <w:rPr>
          <w:rFonts w:cstheme="minorHAnsi"/>
        </w:rPr>
        <w:t xml:space="preserve">, </w:t>
      </w:r>
      <w:r w:rsidRPr="00B37A74">
        <w:rPr>
          <w:rFonts w:cstheme="minorHAnsi"/>
        </w:rPr>
        <w:t xml:space="preserve">2699 measurements of metabolic rate </w:t>
      </w:r>
      <w:r>
        <w:rPr>
          <w:rFonts w:cstheme="minorHAnsi"/>
        </w:rPr>
        <w:t xml:space="preserve">and </w:t>
      </w:r>
      <w:r w:rsidRPr="00B37A74">
        <w:rPr>
          <w:rFonts w:cstheme="minorHAnsi"/>
        </w:rPr>
        <w:t>227 measurements of growth rate (45 optimum temperatures)</w:t>
      </w:r>
      <w:r>
        <w:rPr>
          <w:rFonts w:cstheme="minorHAnsi"/>
        </w:rPr>
        <w:t xml:space="preserve"> </w:t>
      </w:r>
      <w:r w:rsidRPr="00B37A74">
        <w:rPr>
          <w:rFonts w:cstheme="minorHAnsi"/>
        </w:rPr>
        <w:t xml:space="preserve">from published articles for each rate, </w:t>
      </w:r>
      <w:r w:rsidRPr="00B37A74">
        <w:rPr>
          <w:rFonts w:eastAsiaTheme="minorEastAsia" w:cstheme="minorHAnsi"/>
        </w:rPr>
        <w:t>from</w:t>
      </w:r>
      <w:r>
        <w:rPr>
          <w:rFonts w:cstheme="minorHAnsi"/>
        </w:rPr>
        <w:t xml:space="preserve"> </w:t>
      </w:r>
      <w:r w:rsidRPr="00B37A74">
        <w:rPr>
          <w:rFonts w:cstheme="minorHAnsi"/>
        </w:rPr>
        <w:t>20</w:t>
      </w:r>
      <w:r>
        <w:rPr>
          <w:rFonts w:cstheme="minorHAnsi"/>
        </w:rPr>
        <w:t xml:space="preserve">, </w:t>
      </w:r>
      <w:r w:rsidRPr="00B37A74">
        <w:rPr>
          <w:rFonts w:cstheme="minorHAnsi"/>
        </w:rPr>
        <w:t>34</w:t>
      </w:r>
      <w:r>
        <w:rPr>
          <w:rFonts w:cstheme="minorHAnsi"/>
        </w:rPr>
        <w:t xml:space="preserve"> and </w:t>
      </w:r>
      <w:r w:rsidRPr="00B37A74">
        <w:rPr>
          <w:rFonts w:eastAsiaTheme="minorEastAsia" w:cstheme="minorHAnsi"/>
        </w:rPr>
        <w:t>13</w:t>
      </w:r>
      <w:r>
        <w:rPr>
          <w:rFonts w:eastAsiaTheme="minorEastAsia" w:cstheme="minorHAnsi"/>
        </w:rPr>
        <w:t xml:space="preserve"> </w:t>
      </w:r>
      <w:r w:rsidRPr="00B37A74">
        <w:rPr>
          <w:rFonts w:eastAsiaTheme="minorEastAsia" w:cstheme="minorHAnsi"/>
        </w:rPr>
        <w:t xml:space="preserve">species, respectively, from different taxonomic groups, habitats and lifestyles (Table S1-S2). We requested original data from all corresponding authors of each article. In cases where we did not hear from the corresponding author, we extracted data from tables or figures using </w:t>
      </w:r>
      <w:r w:rsidRPr="00B37A74">
        <w:rPr>
          <w:rFonts w:cstheme="minorHAnsi"/>
        </w:rPr>
        <w:t xml:space="preserve">Web Plot Digitizer </w:t>
      </w:r>
      <w:r w:rsidRPr="0001320D">
        <w:rPr>
          <w:rFonts w:cstheme="minorHAnsi"/>
        </w:rPr>
        <w:fldChar w:fldCharType="begin"/>
      </w:r>
      <w:r w:rsidR="00AF30A5">
        <w:rPr>
          <w:rFonts w:cstheme="minorHAnsi"/>
        </w:rPr>
        <w:instrText xml:space="preserve"> ADDIN ZOTERO_ITEM CSL_CITATION {"citationID":"uvru3095","properties":{"formattedCitation":"(Rohatgi, 2012)","plainCitation":"(Rohatgi, 2012)","noteIndex":0},"citationItems":[{"id":5,"uris":["http://zotero.org/users/6116610/items/MP7EUGU3"],"uri":["http://zotero.org/users/6116610/items/MP7EUGU3"],"itemData":{"id":5,"type":"book","title":"WebPlotDigitalizer: HTML5 based online tool to extract numerical data from plot images. Version 4.1. [WWW document] URL https://automeris.io/WebPlotDigitizer (accessed on January 2019).","author":[{"family":"Rohatgi","given":"Ankit"}],"issued":{"date-parts":[["2012"]]}}}],"schema":"https://github.com/citation-style-language/schema/raw/master/csl-citation.json"} </w:instrText>
      </w:r>
      <w:r w:rsidRPr="0001320D">
        <w:rPr>
          <w:rFonts w:cstheme="minorHAnsi"/>
        </w:rPr>
        <w:fldChar w:fldCharType="separate"/>
      </w:r>
      <w:r w:rsidR="00AF30A5">
        <w:rPr>
          <w:lang w:val="en-GB"/>
        </w:rPr>
        <w:t>(Rohatgi, 2012)</w:t>
      </w:r>
      <w:r w:rsidRPr="0001320D">
        <w:rPr>
          <w:rFonts w:cstheme="minorHAnsi"/>
        </w:rPr>
        <w:fldChar w:fldCharType="end"/>
      </w:r>
      <w:r w:rsidRPr="00B37A74">
        <w:rPr>
          <w:rFonts w:eastAsiaTheme="minorEastAsia" w:cstheme="minorHAnsi"/>
        </w:rPr>
        <w:t xml:space="preserve">. </w:t>
      </w:r>
      <w:r w:rsidRPr="00B37A74">
        <w:rPr>
          <w:rFonts w:cstheme="minorHAnsi"/>
        </w:rPr>
        <w:t xml:space="preserve"> </w:t>
      </w:r>
    </w:p>
    <w:p w14:paraId="50B5815C" w14:textId="77777777" w:rsidR="00FF0C73" w:rsidRPr="00B37A74" w:rsidRDefault="00FF0C73" w:rsidP="00FF0C73">
      <w:pPr>
        <w:spacing w:line="480" w:lineRule="auto"/>
        <w:contextualSpacing/>
        <w:jc w:val="both"/>
        <w:rPr>
          <w:rFonts w:cstheme="minorHAnsi"/>
          <w:b/>
        </w:rPr>
      </w:pPr>
    </w:p>
    <w:p w14:paraId="5E309610" w14:textId="77777777" w:rsidR="00FF0C73" w:rsidRPr="00B37A74" w:rsidRDefault="00FF0C73" w:rsidP="00FF0C73">
      <w:pPr>
        <w:spacing w:line="480" w:lineRule="auto"/>
        <w:contextualSpacing/>
        <w:jc w:val="both"/>
        <w:rPr>
          <w:rFonts w:cstheme="minorHAnsi"/>
          <w:b/>
        </w:rPr>
      </w:pPr>
      <w:r w:rsidRPr="00B37A74">
        <w:rPr>
          <w:rFonts w:cstheme="minorHAnsi"/>
          <w:b/>
        </w:rPr>
        <w:t>Model fitting</w:t>
      </w:r>
    </w:p>
    <w:p w14:paraId="08F9D662" w14:textId="77777777" w:rsidR="00FF0C73" w:rsidRPr="00B37A74" w:rsidRDefault="00FF0C73" w:rsidP="00FF0C73">
      <w:pPr>
        <w:spacing w:line="480" w:lineRule="auto"/>
        <w:contextualSpacing/>
        <w:jc w:val="both"/>
        <w:rPr>
          <w:bCs/>
          <w:i/>
          <w:iCs/>
        </w:rPr>
      </w:pPr>
      <w:r w:rsidRPr="00B37A74">
        <w:rPr>
          <w:bCs/>
          <w:i/>
          <w:iCs/>
        </w:rPr>
        <w:t>Model description</w:t>
      </w:r>
    </w:p>
    <w:p w14:paraId="73A216A9" w14:textId="4FE10B49" w:rsidR="00FF0C73" w:rsidRPr="00B37A74" w:rsidRDefault="00FF0C73" w:rsidP="00FF0C73">
      <w:pPr>
        <w:pStyle w:val="CommentText"/>
        <w:spacing w:line="480" w:lineRule="auto"/>
        <w:jc w:val="both"/>
        <w:rPr>
          <w:sz w:val="24"/>
          <w:szCs w:val="24"/>
        </w:rPr>
      </w:pPr>
      <w:r w:rsidRPr="00B37A74">
        <w:rPr>
          <w:sz w:val="24"/>
          <w:szCs w:val="24"/>
        </w:rPr>
        <w:t>To each dataset, w</w:t>
      </w:r>
      <w:r w:rsidRPr="00B37A74">
        <w:rPr>
          <w:bCs/>
          <w:sz w:val="24"/>
          <w:szCs w:val="24"/>
        </w:rPr>
        <w:t xml:space="preserve">e fit hierarchical models with different combinations of species-varying coefficients, meaning they are estimated with shrinkage. This reduces the influence of outliers which could occur in species with small samples sizes </w:t>
      </w:r>
      <w:r w:rsidRPr="00B37A74">
        <w:rPr>
          <w:bCs/>
          <w:sz w:val="24"/>
          <w:szCs w:val="24"/>
        </w:rPr>
        <w:fldChar w:fldCharType="begin"/>
      </w:r>
      <w:r w:rsidR="00AF30A5">
        <w:rPr>
          <w:bCs/>
          <w:sz w:val="24"/>
          <w:szCs w:val="24"/>
        </w:rPr>
        <w:instrText xml:space="preserve"> ADDIN ZOTERO_ITEM CSL_CITATION {"citationID":"a13lhriqdmn","properties":{"formattedCitation":"(Gelman &amp; Hill, 2007; Harrison et al., 2018)","plainCitation":"(Gelman &amp; Hill, 2007; Harrison et al., 2018)","noteIndex":0},"citationItems":[{"id":777,"uris":["http://zotero.org/users/6116610/items/9MH67JKW"],"uri":["http://zotero.org/users/6116610/items/9MH67JKW"],"itemData":{"id":777,"type":"book","abstract":"Data Analysis Using Regression and Multilevel/Hierarchical Models, first published in 2007, is a comprehensive manual for the applied researcher who wants to perform data analysis using linear and nonlinear regression and multilevel models. The book introduces a wide variety of models, whilst at the same time instructing the reader in how to fit these models using available software packages. The book illustrates the concepts by working through scores of real data examples that have arisen from the authors' own applied research, with programming codes provided for each one. Topics covered include causal inference, including regression, poststratification, matching, regression discontinuity, and instrumental variables, as well as multilevel logistic regression and missing-data imputation. Practical tips regarding building, fitting, and understanding are provided throughout.","ISBN":"978-1-139-46093-4","language":"en","note":"Google-Books-ID: c9xLKzZWoZ4C","number-of-pages":"651","publisher":"Cambridge University Press","source":"Google Books","title":"Data Analysis Using Regression and Multilevel/Hierarchical Models","author":[{"family":"Gelman","given":"Andrew"},{"family":"Hill","given":"Jennifer"}],"issued":{"date-parts":[["2007"]]}}},{"id":778,"uris":["http://zotero.org/users/6116610/items/DUAN7QX2"],"uri":["http://zotero.org/users/6116610/items/DUAN7QX2"],"itemData":{"id":778,"type":"article-journal","abstract":"The use of linear mixed effects models (LMMs) is increasingly common in the analysis of biological data. Whilst LMMs offer a flexible approach to modelling a broad range of data types, ecological data are often complex and require complex model structures, and the fitting and interpretation of such models is not always straightforward. The ability to achieve robust biological inference requires that practitioners know how and when to apply these tools. Here, we provide a general overview of current methods for the application of LMMs to biological data, and highlight the typical pitfalls that can be encountered in the statistical modelling process. We tackle several issues regarding methods of model selection, with particular reference to the use of information theory and multi-model inference in ecology. We offer practical solutions and direct the reader to key references that provide further technical detail for those seeking a deeper understanding. This overview should serve as a widely accessible code of best practice for applying LMMs to complex biological problems and model structures, and in doing so improve the robustness of conclusions drawn from studies investigating ecological and evolutionary questions.","container-title":"PeerJ","DOI":"10.7717/peerj.4794","ISSN":"2167-8359","journalAbbreviation":"PeerJ","language":"en","page":"e4794","source":"peerj.com","title":"A brief introduction to mixed effects modelling and multi-model inference in ecology","volume":"6","author":[{"family":"Harrison","given":"Xavier A."},{"family":"Donaldson","given":"Lynda"},{"family":"Correa-Cano","given":"Maria Eugenia"},{"family":"Evans","given":"Julian"},{"family":"Fisher","given":"David N."},{"family":"Goodwin","given":"Cecily E. D."},{"family":"Robinson","given":"Beth S."},{"family":"Hodgson","given":"David J."},{"family":"Inger","given":"Richard"}],"issued":{"date-parts":[["2018",5,23]]}}}],"schema":"https://github.com/citation-style-language/schema/raw/master/csl-citation.json"} </w:instrText>
      </w:r>
      <w:r w:rsidRPr="00B37A74">
        <w:rPr>
          <w:bCs/>
          <w:sz w:val="24"/>
          <w:szCs w:val="24"/>
        </w:rPr>
        <w:fldChar w:fldCharType="separate"/>
      </w:r>
      <w:r w:rsidR="00AF30A5">
        <w:rPr>
          <w:sz w:val="24"/>
          <w:lang w:val="en-GB"/>
        </w:rPr>
        <w:t>(Gelman &amp; Hill, 2007; Harrison et al., 2018)</w:t>
      </w:r>
      <w:r w:rsidRPr="00B37A74">
        <w:rPr>
          <w:bCs/>
          <w:sz w:val="24"/>
          <w:szCs w:val="24"/>
        </w:rPr>
        <w:fldChar w:fldCharType="end"/>
      </w:r>
      <w:r w:rsidRPr="00B37A74">
        <w:rPr>
          <w:bCs/>
          <w:sz w:val="24"/>
          <w:szCs w:val="24"/>
        </w:rPr>
        <w:t>. The general form of the model is:</w:t>
      </w:r>
    </w:p>
    <w:p w14:paraId="2C4C3FEA" w14:textId="77777777" w:rsidR="00FF0C73" w:rsidRPr="00B37A74" w:rsidRDefault="000B3372" w:rsidP="00FF0C73">
      <w:pPr>
        <w:spacing w:line="480" w:lineRule="auto"/>
        <w:jc w:val="right"/>
        <w:rPr>
          <w:rFonts w:eastAsiaTheme="minorEastAsia"/>
        </w:rPr>
      </w:pPr>
      <m:oMath>
        <m:sSub>
          <m:sSubPr>
            <m:ctrlPr>
              <w:rPr>
                <w:rFonts w:ascii="Cambria Math" w:hAnsi="Cambria Math"/>
                <w:bCs/>
                <w:i/>
                <w:iCs/>
              </w:rPr>
            </m:ctrlPr>
          </m:sSubPr>
          <m:e>
            <m:r>
              <w:rPr>
                <w:rFonts w:ascii="Cambria Math" w:hAnsi="Cambria Math"/>
              </w:rPr>
              <m:t>y</m:t>
            </m:r>
          </m:e>
          <m:sub>
            <m:r>
              <w:rPr>
                <w:rFonts w:ascii="Cambria Math" w:hAnsi="Cambria Math"/>
              </w:rPr>
              <m:t>ij</m:t>
            </m:r>
          </m:sub>
        </m:sSub>
        <m:r>
          <w:rPr>
            <w:rFonts w:ascii="Cambria Math" w:hAnsi="Cambria Math"/>
          </w:rPr>
          <m:t>~N(</m:t>
        </m:r>
        <m:sSub>
          <m:sSubPr>
            <m:ctrlPr>
              <w:rPr>
                <w:rFonts w:ascii="Cambria Math" w:hAnsi="Cambria Math"/>
                <w:bCs/>
                <w:i/>
                <w:iCs/>
              </w:rPr>
            </m:ctrlPr>
          </m:sSubPr>
          <m:e>
            <m:r>
              <w:rPr>
                <w:rFonts w:ascii="Cambria Math" w:hAnsi="Cambria Math"/>
              </w:rPr>
              <m:t>μ</m:t>
            </m:r>
          </m:e>
          <m:sub>
            <m:r>
              <w:rPr>
                <w:rFonts w:ascii="Cambria Math" w:hAnsi="Cambria Math"/>
              </w:rPr>
              <m:t>ij</m:t>
            </m:r>
          </m:sub>
        </m:sSub>
        <m:r>
          <w:rPr>
            <w:rFonts w:ascii="Cambria Math" w:hAnsi="Cambria Math"/>
          </w:rPr>
          <m:t>, σ)</m:t>
        </m:r>
      </m:oMath>
      <w:r w:rsidR="00FF0C73" w:rsidRPr="00B37A74">
        <w:rPr>
          <w:rFonts w:eastAsiaTheme="minorEastAsia"/>
        </w:rPr>
        <w:t xml:space="preserve">                                                                 (1)</w:t>
      </w:r>
    </w:p>
    <w:p w14:paraId="043CCADB" w14:textId="77777777" w:rsidR="00FF0C73" w:rsidRPr="00B37A74" w:rsidRDefault="000B3372" w:rsidP="00FF0C73">
      <w:pPr>
        <w:spacing w:line="480" w:lineRule="auto"/>
        <w:jc w:val="right"/>
        <w:rPr>
          <w:rFonts w:eastAsiaTheme="minorEastAsia"/>
        </w:rPr>
      </w:pPr>
      <m:oMath>
        <m:sSub>
          <m:sSubPr>
            <m:ctrlPr>
              <w:rPr>
                <w:rFonts w:ascii="Cambria Math" w:hAnsi="Cambria Math"/>
                <w:bCs/>
                <w:i/>
                <w:iCs/>
              </w:rPr>
            </m:ctrlPr>
          </m:sSubPr>
          <m:e>
            <m:r>
              <w:rPr>
                <w:rFonts w:ascii="Cambria Math" w:hAnsi="Cambria Math"/>
              </w:rPr>
              <m:t>μ</m:t>
            </m:r>
          </m:e>
          <m:sub>
            <m:r>
              <w:rPr>
                <w:rFonts w:ascii="Cambria Math" w:hAnsi="Cambria Math"/>
              </w:rPr>
              <m:t>ij</m:t>
            </m:r>
          </m:sub>
        </m:sSub>
        <m:r>
          <w:rPr>
            <w:rFonts w:ascii="Cambria Math" w:hAnsi="Cambria Math"/>
          </w:rPr>
          <m:t>=</m:t>
        </m:r>
        <m:sSub>
          <m:sSubPr>
            <m:ctrlPr>
              <w:rPr>
                <w:rFonts w:ascii="Cambria Math" w:hAnsi="Cambria Math"/>
                <w:bCs/>
                <w:i/>
                <w:iCs/>
              </w:rPr>
            </m:ctrlPr>
          </m:sSubPr>
          <m:e>
            <m:r>
              <w:rPr>
                <w:rFonts w:ascii="Cambria Math" w:hAnsi="Cambria Math"/>
              </w:rPr>
              <m:t>β</m:t>
            </m:r>
          </m:e>
          <m:sub>
            <m:r>
              <w:rPr>
                <w:rFonts w:ascii="Cambria Math" w:hAnsi="Cambria Math"/>
              </w:rPr>
              <m:t>0j</m:t>
            </m:r>
          </m:sub>
        </m:sSub>
        <m:r>
          <w:rPr>
            <w:rFonts w:ascii="Cambria Math" w:hAnsi="Cambria Math"/>
          </w:rPr>
          <m:t>+</m:t>
        </m:r>
        <m:nary>
          <m:naryPr>
            <m:chr m:val="∑"/>
            <m:limLoc m:val="undOvr"/>
            <m:ctrlPr>
              <w:rPr>
                <w:rFonts w:ascii="Cambria Math" w:hAnsi="Cambria Math"/>
                <w:i/>
              </w:rPr>
            </m:ctrlPr>
          </m:naryPr>
          <m:sub>
            <m:r>
              <w:rPr>
                <w:rFonts w:ascii="Cambria Math" w:hAnsi="Cambria Math"/>
              </w:rPr>
              <m:t>p=1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ip</m:t>
                </m:r>
              </m:sub>
            </m:sSub>
            <m:r>
              <w:rPr>
                <w:rFonts w:ascii="Cambria Math" w:hAnsi="Cambria Math"/>
              </w:rPr>
              <m:t>)</m:t>
            </m:r>
          </m:e>
        </m:nary>
      </m:oMath>
      <w:r w:rsidR="00FF0C73" w:rsidRPr="00B37A74">
        <w:rPr>
          <w:rFonts w:eastAsiaTheme="minorEastAsia"/>
        </w:rPr>
        <w:t xml:space="preserve">                                                           (2)</w:t>
      </w:r>
    </w:p>
    <w:p w14:paraId="2B3ED4AE" w14:textId="77777777" w:rsidR="00FF0C73" w:rsidRPr="00B37A74" w:rsidRDefault="000B3372" w:rsidP="00FF0C73">
      <w:pPr>
        <w:spacing w:line="480" w:lineRule="auto"/>
        <w:jc w:val="right"/>
        <w:rPr>
          <w:rFonts w:eastAsiaTheme="minorEastAsia"/>
        </w:rPr>
      </w:pPr>
      <m:oMath>
        <m:sSub>
          <m:sSubPr>
            <m:ctrlPr>
              <w:rPr>
                <w:rFonts w:ascii="Cambria Math" w:hAnsi="Cambria Math"/>
                <w:bCs/>
                <w:i/>
                <w:iCs/>
              </w:rPr>
            </m:ctrlPr>
          </m:sSubPr>
          <m:e>
            <m:r>
              <w:rPr>
                <w:rFonts w:ascii="Cambria Math" w:hAnsi="Cambria Math"/>
              </w:rPr>
              <m:t>β</m:t>
            </m:r>
          </m:e>
          <m:sub>
            <m:r>
              <w:rPr>
                <w:rFonts w:ascii="Cambria Math" w:hAnsi="Cambria Math"/>
              </w:rPr>
              <m:t>0j</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bCs/>
                    <w:i/>
                    <w:iCs/>
                  </w:rPr>
                </m:ctrlPr>
              </m:sSubPr>
              <m:e>
                <m:r>
                  <w:rPr>
                    <w:rFonts w:ascii="Cambria Math" w:hAnsi="Cambria Math"/>
                  </w:rPr>
                  <m:t>β</m:t>
                </m:r>
              </m:e>
              <m:sub>
                <m:r>
                  <w:rPr>
                    <w:rFonts w:ascii="Cambria Math" w:hAnsi="Cambria Math"/>
                  </w:rPr>
                  <m:t>0</m:t>
                </m:r>
              </m:sub>
            </m:sSub>
          </m:sub>
        </m:sSub>
        <m:r>
          <w:rPr>
            <w:rFonts w:ascii="Cambria Math" w:eastAsiaTheme="minorEastAsia" w:hAnsi="Cambria Math"/>
          </w:rPr>
          <m:t>,</m:t>
        </m:r>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sSub>
              <m:sSubPr>
                <m:ctrlPr>
                  <w:rPr>
                    <w:rFonts w:ascii="Cambria Math" w:hAnsi="Cambria Math"/>
                    <w:bCs/>
                    <w:i/>
                    <w:iCs/>
                  </w:rPr>
                </m:ctrlPr>
              </m:sSubPr>
              <m:e>
                <m:r>
                  <w:rPr>
                    <w:rFonts w:ascii="Cambria Math" w:hAnsi="Cambria Math"/>
                  </w:rPr>
                  <m:t>β</m:t>
                </m:r>
              </m:e>
              <m:sub>
                <m:r>
                  <w:rPr>
                    <w:rFonts w:ascii="Cambria Math" w:hAnsi="Cambria Math"/>
                  </w:rPr>
                  <m:t>0</m:t>
                </m:r>
              </m:sub>
            </m:sSub>
          </m:sub>
        </m:sSub>
        <m:r>
          <w:rPr>
            <w:rFonts w:ascii="Cambria Math" w:eastAsiaTheme="minorEastAsia" w:hAnsi="Cambria Math"/>
          </w:rPr>
          <m:t>)</m:t>
        </m:r>
      </m:oMath>
      <w:r w:rsidR="00FF0C73" w:rsidRPr="00B37A74">
        <w:rPr>
          <w:rFonts w:eastAsiaTheme="minorEastAsia"/>
        </w:rPr>
        <w:t xml:space="preserve">                                                                (3)</w:t>
      </w:r>
    </w:p>
    <w:p w14:paraId="2471D5A1" w14:textId="100F28F9" w:rsidR="00FF0C73" w:rsidRPr="00B37A74" w:rsidRDefault="00FF0C73" w:rsidP="00FF0C73">
      <w:pPr>
        <w:spacing w:line="480" w:lineRule="auto"/>
        <w:jc w:val="both"/>
        <w:rPr>
          <w:rFonts w:eastAsiaTheme="minorEastAsia"/>
        </w:rPr>
      </w:pPr>
      <w:r w:rsidRPr="00B37A74">
        <w:rPr>
          <w:rFonts w:eastAsiaTheme="minorEastAsia"/>
        </w:rPr>
        <w:t xml:space="preserve">where </w:t>
      </w:r>
      <m:oMath>
        <m:sSub>
          <m:sSubPr>
            <m:ctrlPr>
              <w:rPr>
                <w:rFonts w:ascii="Cambria Math" w:hAnsi="Cambria Math"/>
                <w:bCs/>
                <w:i/>
                <w:iCs/>
              </w:rPr>
            </m:ctrlPr>
          </m:sSubPr>
          <m:e>
            <m:r>
              <w:rPr>
                <w:rFonts w:ascii="Cambria Math" w:hAnsi="Cambria Math"/>
              </w:rPr>
              <m:t>y</m:t>
            </m:r>
          </m:e>
          <m:sub>
            <m:r>
              <w:rPr>
                <w:rFonts w:ascii="Cambria Math" w:hAnsi="Cambria Math"/>
              </w:rPr>
              <m:t>ij</m:t>
            </m:r>
          </m:sub>
        </m:sSub>
      </m:oMath>
      <w:r w:rsidRPr="00B37A74">
        <w:rPr>
          <w:rFonts w:eastAsiaTheme="minorEastAsia"/>
          <w:bCs/>
          <w:iCs/>
        </w:rPr>
        <w:t xml:space="preserve"> is the </w:t>
      </w:r>
      <m:oMath>
        <m:r>
          <w:rPr>
            <w:rFonts w:ascii="Cambria Math" w:eastAsiaTheme="minorEastAsia" w:hAnsi="Cambria Math"/>
          </w:rPr>
          <m:t>i</m:t>
        </m:r>
      </m:oMath>
      <w:r w:rsidRPr="00B37A74">
        <w:rPr>
          <w:rFonts w:eastAsiaTheme="minorEastAsia"/>
          <w:bCs/>
          <w:iCs/>
        </w:rPr>
        <w:t xml:space="preserve">th observation for species </w:t>
      </w:r>
      <m:oMath>
        <m:r>
          <w:rPr>
            <w:rFonts w:ascii="Cambria Math" w:eastAsiaTheme="minorEastAsia" w:hAnsi="Cambria Math"/>
          </w:rPr>
          <m:t>j</m:t>
        </m:r>
      </m:oMath>
      <w:r w:rsidRPr="00B37A74">
        <w:rPr>
          <w:rFonts w:eastAsiaTheme="minorEastAsia"/>
          <w:bCs/>
          <w:iCs/>
        </w:rPr>
        <w:t xml:space="preserve"> for rate </w:t>
      </w:r>
      <w:r w:rsidRPr="00B37A74">
        <w:rPr>
          <w:rFonts w:eastAsiaTheme="minorEastAsia"/>
          <w:bCs/>
          <w:i/>
        </w:rPr>
        <w:t>y</w:t>
      </w:r>
      <w:r w:rsidRPr="00B37A74">
        <w:rPr>
          <w:rFonts w:eastAsiaTheme="minorEastAsia"/>
          <w:bCs/>
          <w:iCs/>
        </w:rPr>
        <w:t xml:space="preserve">, </w:t>
      </w:r>
      <m:oMath>
        <m:sSub>
          <m:sSubPr>
            <m:ctrlPr>
              <w:rPr>
                <w:rFonts w:ascii="Cambria Math" w:hAnsi="Cambria Math"/>
                <w:bCs/>
                <w:i/>
                <w:iCs/>
              </w:rPr>
            </m:ctrlPr>
          </m:sSubPr>
          <m:e>
            <m:r>
              <w:rPr>
                <w:rFonts w:ascii="Cambria Math" w:hAnsi="Cambria Math"/>
              </w:rPr>
              <m:t>β</m:t>
            </m:r>
          </m:e>
          <m:sub>
            <m:r>
              <w:rPr>
                <w:rFonts w:ascii="Cambria Math" w:hAnsi="Cambria Math"/>
              </w:rPr>
              <m:t>0j</m:t>
            </m:r>
          </m:sub>
        </m:sSub>
      </m:oMath>
      <w:r w:rsidRPr="00B37A74">
        <w:rPr>
          <w:rFonts w:eastAsiaTheme="minorEastAsia"/>
          <w:bCs/>
          <w:iCs/>
        </w:rPr>
        <w:t xml:space="preserve"> is a species-varying intercept, </w:t>
      </w:r>
      <m:oMath>
        <m:sSub>
          <m:sSubPr>
            <m:ctrlPr>
              <w:rPr>
                <w:rFonts w:ascii="Cambria Math" w:hAnsi="Cambria Math"/>
                <w:i/>
              </w:rPr>
            </m:ctrlPr>
          </m:sSubPr>
          <m:e>
            <m:r>
              <w:rPr>
                <w:rFonts w:ascii="Cambria Math" w:hAnsi="Cambria Math"/>
              </w:rPr>
              <m:t>x</m:t>
            </m:r>
          </m:e>
          <m:sub>
            <m:r>
              <w:rPr>
                <w:rFonts w:ascii="Cambria Math" w:hAnsi="Cambria Math"/>
              </w:rPr>
              <m:t>ip</m:t>
            </m:r>
          </m:sub>
        </m:sSub>
      </m:oMath>
      <w:r w:rsidRPr="00B37A74">
        <w:rPr>
          <w:rFonts w:eastAsiaTheme="minorEastAsia"/>
        </w:rPr>
        <w:t xml:space="preserve"> is a predictor and </w:t>
      </w:r>
      <m:oMath>
        <m:sSub>
          <m:sSubPr>
            <m:ctrlPr>
              <w:rPr>
                <w:rFonts w:ascii="Cambria Math" w:eastAsiaTheme="minorEastAsia" w:hAnsi="Cambria Math"/>
                <w:i/>
              </w:rPr>
            </m:ctrlPr>
          </m:sSubPr>
          <m:e>
            <m:r>
              <w:rPr>
                <w:rFonts w:ascii="Cambria Math" w:hAnsi="Cambria Math"/>
              </w:rPr>
              <m:t>β</m:t>
            </m:r>
            <m:ctrlPr>
              <w:rPr>
                <w:rFonts w:ascii="Cambria Math" w:hAnsi="Cambria Math"/>
                <w:i/>
              </w:rPr>
            </m:ctrlPr>
          </m:e>
          <m:sub>
            <m:r>
              <w:rPr>
                <w:rFonts w:ascii="Cambria Math" w:eastAsiaTheme="minorEastAsia" w:hAnsi="Cambria Math"/>
              </w:rPr>
              <m:t>p</m:t>
            </m:r>
          </m:sub>
        </m:sSub>
      </m:oMath>
      <w:r w:rsidRPr="00B37A74">
        <w:rPr>
          <w:rFonts w:eastAsiaTheme="minorEastAsia"/>
        </w:rPr>
        <w:t xml:space="preserve"> is its coefficient, with </w:t>
      </w:r>
      <m:oMath>
        <m:r>
          <w:rPr>
            <w:rFonts w:ascii="Cambria Math" w:eastAsiaTheme="minorEastAsia" w:hAnsi="Cambria Math"/>
          </w:rPr>
          <m:t>p=1,..n</m:t>
        </m:r>
      </m:oMath>
      <w:r w:rsidRPr="00B37A74">
        <w:rPr>
          <w:rFonts w:eastAsiaTheme="minorEastAsia"/>
        </w:rPr>
        <w:t xml:space="preserve">, where </w:t>
      </w:r>
      <m:oMath>
        <m:r>
          <w:rPr>
            <w:rFonts w:ascii="Cambria Math" w:eastAsiaTheme="minorEastAsia" w:hAnsi="Cambria Math"/>
          </w:rPr>
          <m:t>n</m:t>
        </m:r>
      </m:oMath>
      <w:r w:rsidRPr="00B37A74">
        <w:rPr>
          <w:rFonts w:eastAsiaTheme="minorEastAsia"/>
        </w:rPr>
        <w:t xml:space="preserve"> is the number of predictors considered in the model (mass, temperature, and their interaction). Predictors are mean centered to improve interpretability </w:t>
      </w:r>
      <w:r w:rsidRPr="0001320D">
        <w:rPr>
          <w:rFonts w:eastAsiaTheme="minorEastAsia"/>
        </w:rPr>
        <w:fldChar w:fldCharType="begin"/>
      </w:r>
      <w:r w:rsidR="00AF30A5">
        <w:rPr>
          <w:rFonts w:eastAsiaTheme="minorEastAsia"/>
        </w:rPr>
        <w:instrText xml:space="preserve"> ADDIN ZOTERO_ITEM CSL_CITATION {"citationID":"aburdf4aj0","properties":{"formattedCitation":"(Schielzeth, 2010)","plainCitation":"(Schielzeth, 2010)","noteIndex":0},"citationItems":[{"id":864,"uris":["http://zotero.org/users/6116610/items/BQ92BCKJ"],"uri":["http://zotero.org/users/6116610/items/BQ92BCKJ"],"itemData":{"id":864,"type":"article-journal","container-title":"Methods in Ecology and Evolution","DOI":"10.1111/j.2041-210X.2010.00012.x","ISSN":"2041210X, 2041210X","issue":"2","language":"en","page":"103-113","source":"Crossref","title":"Simple means to improve the interpretability of regression coefficients: Interpretation of regression coefficients","title-short":"Simple means to improve the interpretability of regression coefficients","volume":"1","author":[{"family":"Schielzeth","given":"Holger"}],"issued":{"date-parts":[["2010",2,10]]}}}],"schema":"https://github.com/citation-style-language/schema/raw/master/csl-citation.json"} </w:instrText>
      </w:r>
      <w:r w:rsidRPr="0001320D">
        <w:rPr>
          <w:rFonts w:eastAsiaTheme="minorEastAsia"/>
        </w:rPr>
        <w:fldChar w:fldCharType="separate"/>
      </w:r>
      <w:r w:rsidR="00AF30A5">
        <w:rPr>
          <w:lang w:val="en-GB"/>
        </w:rPr>
        <w:t>(Schielzeth, 2010)</w:t>
      </w:r>
      <w:r w:rsidRPr="0001320D">
        <w:rPr>
          <w:rFonts w:eastAsiaTheme="minorEastAsia"/>
        </w:rPr>
        <w:fldChar w:fldCharType="end"/>
      </w:r>
      <w:r w:rsidRPr="00B37A74">
        <w:rPr>
          <w:rFonts w:eastAsiaTheme="minorEastAsia"/>
        </w:rPr>
        <w:t xml:space="preserve">. Species-level intercepts follow a normal distribution with hyperparameters </w:t>
      </w:r>
      <m:oMath>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bCs/>
                    <w:i/>
                    <w:iCs/>
                  </w:rPr>
                </m:ctrlPr>
              </m:sSubPr>
              <m:e>
                <m:r>
                  <w:rPr>
                    <w:rFonts w:ascii="Cambria Math" w:hAnsi="Cambria Math"/>
                  </w:rPr>
                  <m:t>β</m:t>
                </m:r>
              </m:e>
              <m:sub>
                <m:r>
                  <w:rPr>
                    <w:rFonts w:ascii="Cambria Math" w:hAnsi="Cambria Math"/>
                  </w:rPr>
                  <m:t>0</m:t>
                </m:r>
              </m:sub>
            </m:sSub>
          </m:sub>
        </m:sSub>
        <m:r>
          <w:rPr>
            <w:rFonts w:ascii="Cambria Math" w:eastAsiaTheme="minorEastAsia" w:hAnsi="Cambria Math"/>
          </w:rPr>
          <m:t xml:space="preserve"> </m:t>
        </m:r>
      </m:oMath>
      <w:r w:rsidRPr="00B37A74">
        <w:rPr>
          <w:rFonts w:eastAsiaTheme="minorEastAsia"/>
        </w:rPr>
        <w:t xml:space="preserve">(global intercept) and </w:t>
      </w:r>
      <m:oMath>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sSub>
              <m:sSubPr>
                <m:ctrlPr>
                  <w:rPr>
                    <w:rFonts w:ascii="Cambria Math" w:hAnsi="Cambria Math"/>
                    <w:bCs/>
                    <w:i/>
                    <w:iCs/>
                  </w:rPr>
                </m:ctrlPr>
              </m:sSubPr>
              <m:e>
                <m:r>
                  <w:rPr>
                    <w:rFonts w:ascii="Cambria Math" w:hAnsi="Cambria Math"/>
                  </w:rPr>
                  <m:t>β</m:t>
                </m:r>
              </m:e>
              <m:sub>
                <m:r>
                  <w:rPr>
                    <w:rFonts w:ascii="Cambria Math" w:hAnsi="Cambria Math"/>
                  </w:rPr>
                  <m:t>0</m:t>
                </m:r>
              </m:sub>
            </m:sSub>
          </m:sub>
        </m:sSub>
      </m:oMath>
      <w:r w:rsidRPr="00B37A74">
        <w:rPr>
          <w:rFonts w:eastAsiaTheme="minorEastAsia"/>
        </w:rPr>
        <w:t xml:space="preserve"> (between-species standard deviation). For most </w:t>
      </w:r>
      <w:r w:rsidRPr="00B37A74">
        <w:rPr>
          <w:rFonts w:eastAsiaTheme="minorEastAsia"/>
        </w:rPr>
        <w:lastRenderedPageBreak/>
        <w:t xml:space="preserve">models we also allow the </w:t>
      </w:r>
      <w:r>
        <w:rPr>
          <w:rFonts w:eastAsiaTheme="minorEastAsia"/>
        </w:rPr>
        <w:t xml:space="preserve">coefficient </w:t>
      </w:r>
      <m:oMath>
        <m:sSub>
          <m:sSubPr>
            <m:ctrlPr>
              <w:rPr>
                <w:rFonts w:ascii="Cambria Math" w:hAnsi="Cambria Math"/>
                <w:i/>
              </w:rPr>
            </m:ctrlPr>
          </m:sSubPr>
          <m:e>
            <m:r>
              <w:rPr>
                <w:rFonts w:ascii="Cambria Math" w:hAnsi="Cambria Math"/>
              </w:rPr>
              <m:t>β</m:t>
            </m:r>
          </m:e>
          <m:sub>
            <m:r>
              <w:rPr>
                <w:rFonts w:ascii="Cambria Math" w:hAnsi="Cambria Math"/>
              </w:rPr>
              <m:t>p</m:t>
            </m:r>
          </m:sub>
        </m:sSub>
      </m:oMath>
      <w:r>
        <w:rPr>
          <w:rFonts w:eastAsiaTheme="minorEastAsia"/>
        </w:rPr>
        <w:t xml:space="preserve"> </w:t>
      </w:r>
      <w:r w:rsidRPr="00B37A74">
        <w:rPr>
          <w:rFonts w:eastAsiaTheme="minorEastAsia"/>
        </w:rPr>
        <w:t>to</w:t>
      </w:r>
      <m:oMath>
        <m:r>
          <w:rPr>
            <w:rFonts w:ascii="Cambria Math" w:hAnsi="Cambria Math"/>
          </w:rPr>
          <m:t xml:space="preserve"> </m:t>
        </m:r>
      </m:oMath>
      <w:r w:rsidRPr="00B37A74">
        <w:rPr>
          <w:rFonts w:eastAsiaTheme="minorEastAsia"/>
          <w:bCs/>
          <w:iCs/>
        </w:rPr>
        <w:t xml:space="preserve">vary between species, such that </w:t>
      </w:r>
      <m:oMath>
        <m:sSub>
          <m:sSubPr>
            <m:ctrlPr>
              <w:rPr>
                <w:rFonts w:ascii="Cambria Math" w:hAnsi="Cambria Math"/>
                <w:i/>
              </w:rPr>
            </m:ctrlPr>
          </m:sSubPr>
          <m:e>
            <m:r>
              <w:rPr>
                <w:rFonts w:ascii="Cambria Math" w:hAnsi="Cambria Math"/>
              </w:rPr>
              <m:t>β</m:t>
            </m:r>
          </m:e>
          <m:sub>
            <m:r>
              <w:rPr>
                <w:rFonts w:ascii="Cambria Math" w:hAnsi="Cambria Math"/>
              </w:rPr>
              <m:t>p</m:t>
            </m:r>
          </m:sub>
        </m:sSub>
      </m:oMath>
      <w:r w:rsidRPr="00B37A74">
        <w:rPr>
          <w:rFonts w:eastAsiaTheme="minorEastAsia"/>
        </w:rPr>
        <w:t xml:space="preserve"> becomes </w:t>
      </w:r>
      <m:oMath>
        <m:sSub>
          <m:sSubPr>
            <m:ctrlPr>
              <w:rPr>
                <w:rFonts w:ascii="Cambria Math" w:hAnsi="Cambria Math"/>
                <w:i/>
              </w:rPr>
            </m:ctrlPr>
          </m:sSubPr>
          <m:e>
            <m:r>
              <w:rPr>
                <w:rFonts w:ascii="Cambria Math" w:hAnsi="Cambria Math"/>
              </w:rPr>
              <m:t>β</m:t>
            </m:r>
          </m:e>
          <m:sub>
            <m:r>
              <w:rPr>
                <w:rFonts w:ascii="Cambria Math" w:hAnsi="Cambria Math"/>
              </w:rPr>
              <m:t>pj</m:t>
            </m:r>
          </m:sub>
        </m:sSub>
      </m:oMath>
      <w:r w:rsidRPr="00B37A74">
        <w:rPr>
          <w:rFonts w:eastAsiaTheme="minorEastAsia"/>
        </w:rPr>
        <w:t xml:space="preserve"> and </w:t>
      </w:r>
      <m:oMath>
        <m:sSub>
          <m:sSubPr>
            <m:ctrlPr>
              <w:rPr>
                <w:rFonts w:ascii="Cambria Math" w:hAnsi="Cambria Math"/>
                <w:i/>
              </w:rPr>
            </m:ctrlPr>
          </m:sSubPr>
          <m:e>
            <m:r>
              <w:rPr>
                <w:rFonts w:ascii="Cambria Math" w:hAnsi="Cambria Math"/>
              </w:rPr>
              <m:t>x</m:t>
            </m:r>
          </m:e>
          <m:sub>
            <m:r>
              <w:rPr>
                <w:rFonts w:ascii="Cambria Math" w:hAnsi="Cambria Math"/>
              </w:rPr>
              <m:t>ip</m:t>
            </m:r>
          </m:sub>
        </m:sSub>
      </m:oMath>
      <w:r w:rsidRPr="00B37A74">
        <w:rPr>
          <w:rFonts w:eastAsiaTheme="minorEastAsia"/>
        </w:rPr>
        <w:t xml:space="preserve"> </w:t>
      </w:r>
      <m:oMath>
        <m:sSub>
          <m:sSubPr>
            <m:ctrlPr>
              <w:rPr>
                <w:rFonts w:ascii="Cambria Math" w:hAnsi="Cambria Math"/>
                <w:i/>
              </w:rPr>
            </m:ctrlPr>
          </m:sSubPr>
          <m:e>
            <m:r>
              <w:rPr>
                <w:rFonts w:ascii="Cambria Math" w:hAnsi="Cambria Math"/>
              </w:rPr>
              <m:t>x</m:t>
            </m:r>
          </m:e>
          <m:sub>
            <m:r>
              <w:rPr>
                <w:rFonts w:ascii="Cambria Math" w:hAnsi="Cambria Math"/>
              </w:rPr>
              <m:t>ijp</m:t>
            </m:r>
          </m:sub>
        </m:sSub>
      </m:oMath>
      <w:r w:rsidRPr="00B37A74">
        <w:rPr>
          <w:rFonts w:eastAsiaTheme="minorEastAsia"/>
        </w:rPr>
        <w:t xml:space="preserve">, where </w:t>
      </w:r>
      <m:oMath>
        <m:sSub>
          <m:sSubPr>
            <m:ctrlPr>
              <w:rPr>
                <w:rFonts w:ascii="Cambria Math" w:hAnsi="Cambria Math"/>
                <w:bCs/>
                <w:i/>
                <w:iCs/>
              </w:rPr>
            </m:ctrlPr>
          </m:sSubPr>
          <m:e>
            <m:r>
              <w:rPr>
                <w:rFonts w:ascii="Cambria Math" w:hAnsi="Cambria Math"/>
              </w:rPr>
              <m:t>β</m:t>
            </m:r>
          </m:e>
          <m:sub>
            <m:r>
              <w:rPr>
                <w:rFonts w:ascii="Cambria Math" w:hAnsi="Cambria Math"/>
              </w:rPr>
              <m:t>pj</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bCs/>
                    <w:i/>
                    <w:iCs/>
                  </w:rPr>
                </m:ctrlPr>
              </m:sSubPr>
              <m:e>
                <m:r>
                  <w:rPr>
                    <w:rFonts w:ascii="Cambria Math" w:hAnsi="Cambria Math"/>
                  </w:rPr>
                  <m:t>β</m:t>
                </m:r>
              </m:e>
              <m:sub>
                <m:r>
                  <w:rPr>
                    <w:rFonts w:ascii="Cambria Math" w:hAnsi="Cambria Math"/>
                  </w:rPr>
                  <m:t>p</m:t>
                </m:r>
              </m:sub>
            </m:sSub>
          </m:sub>
        </m:sSub>
        <m:r>
          <w:rPr>
            <w:rFonts w:ascii="Cambria Math" w:eastAsiaTheme="minorEastAsia" w:hAnsi="Cambria Math"/>
          </w:rPr>
          <m:t>,</m:t>
        </m:r>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sSub>
              <m:sSubPr>
                <m:ctrlPr>
                  <w:rPr>
                    <w:rFonts w:ascii="Cambria Math" w:hAnsi="Cambria Math"/>
                    <w:bCs/>
                    <w:i/>
                    <w:iCs/>
                  </w:rPr>
                </m:ctrlPr>
              </m:sSubPr>
              <m:e>
                <m:r>
                  <w:rPr>
                    <w:rFonts w:ascii="Cambria Math" w:hAnsi="Cambria Math"/>
                  </w:rPr>
                  <m:t>β</m:t>
                </m:r>
              </m:e>
              <m:sub>
                <m:r>
                  <w:rPr>
                    <w:rFonts w:ascii="Cambria Math" w:hAnsi="Cambria Math"/>
                  </w:rPr>
                  <m:t>p</m:t>
                </m:r>
              </m:sub>
            </m:sSub>
          </m:sub>
        </m:sSub>
        <m:r>
          <w:rPr>
            <w:rFonts w:ascii="Cambria Math" w:eastAsiaTheme="minorEastAsia" w:hAnsi="Cambria Math"/>
          </w:rPr>
          <m:t>)</m:t>
        </m:r>
      </m:oMath>
      <w:r w:rsidRPr="00B37A74">
        <w:rPr>
          <w:rFonts w:eastAsiaTheme="minorEastAsia"/>
        </w:rPr>
        <w:t xml:space="preserve">. For each dataset, we evaluate multiple combinations of species-varying coefficients (from varying intercept to </w:t>
      </w:r>
      <m:oMath>
        <m:r>
          <w:rPr>
            <w:rFonts w:ascii="Cambria Math" w:eastAsiaTheme="minorEastAsia" w:hAnsi="Cambria Math"/>
          </w:rPr>
          <m:t>n</m:t>
        </m:r>
      </m:oMath>
      <w:r w:rsidRPr="00B37A74">
        <w:rPr>
          <w:rFonts w:eastAsiaTheme="minorEastAsia"/>
        </w:rPr>
        <w:t xml:space="preserve"> varying coefficients). </w:t>
      </w:r>
      <w:r w:rsidRPr="00B37A74">
        <w:t>We used a mix of flat</w:t>
      </w:r>
      <w:r w:rsidR="00154D1C">
        <w:t xml:space="preserve">, weakly informative, </w:t>
      </w:r>
      <w:r>
        <w:t xml:space="preserve">and </w:t>
      </w:r>
      <w:r w:rsidRPr="00B37A74">
        <w:t>non-informative priors</w:t>
      </w:r>
      <w:r>
        <w:t xml:space="preserve">. For the temperature and mass coefficients we used the predictions from the MTE as the means of the normal prior distributions </w:t>
      </w:r>
      <w:r w:rsidRPr="00B37A74">
        <w:fldChar w:fldCharType="begin"/>
      </w:r>
      <w:r w:rsidR="00AF30A5">
        <w:instrText xml:space="preserve"> ADDIN ZOTERO_ITEM CSL_CITATION {"citationID":"a5gh5mqlkr","properties":{"formattedCitation":"(Brown et al., 2004)","plainCitation":"(Brown et al., 2004)","noteIndex":0},"citationItems":[{"id":914,"uris":["http://zotero.org/users/6116610/items/D84IXDI8"],"uri":["http://zotero.org/users/6116610/items/D84IXDI8"],"itemData":{"id":914,"type":"article-journal","abstract":"Metabolism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Pr="00B37A74">
        <w:fldChar w:fldCharType="separate"/>
      </w:r>
      <w:r w:rsidR="00AF30A5">
        <w:rPr>
          <w:lang w:val="en-GB"/>
        </w:rPr>
        <w:t>(Brown et al., 2004)</w:t>
      </w:r>
      <w:r w:rsidRPr="00B37A74">
        <w:fldChar w:fldCharType="end"/>
      </w:r>
      <w:r>
        <w:t xml:space="preserve">, but with large standard deviations </w:t>
      </w:r>
      <w:r w:rsidRPr="00B37A74">
        <w:t xml:space="preserve">(see </w:t>
      </w:r>
      <w:r w:rsidRPr="00B37A74">
        <w:rPr>
          <w:i/>
        </w:rPr>
        <w:t>SI Appendix</w:t>
      </w:r>
      <w:r w:rsidRPr="00B37A74">
        <w:t xml:space="preserve">, Table S3). </w:t>
      </w:r>
      <w:r w:rsidRPr="00B37A74">
        <w:rPr>
          <w:rFonts w:eastAsiaTheme="minorEastAsia"/>
        </w:rPr>
        <w:t>Below we describe how the model in Eqns. 1-3 is applied to each data set.</w:t>
      </w:r>
    </w:p>
    <w:p w14:paraId="3E1D40BA" w14:textId="77777777" w:rsidR="00FF0C73" w:rsidRPr="00B37A74" w:rsidRDefault="00FF0C73" w:rsidP="00FF0C73">
      <w:pPr>
        <w:spacing w:line="480" w:lineRule="auto"/>
        <w:contextualSpacing/>
        <w:jc w:val="both"/>
        <w:rPr>
          <w:b/>
        </w:rPr>
      </w:pPr>
    </w:p>
    <w:p w14:paraId="0349051A" w14:textId="77777777" w:rsidR="00FF0C73" w:rsidRPr="00B37A74" w:rsidRDefault="00FF0C73" w:rsidP="00FF0C73">
      <w:pPr>
        <w:spacing w:line="480" w:lineRule="auto"/>
        <w:contextualSpacing/>
        <w:jc w:val="both"/>
        <w:rPr>
          <w:bCs/>
          <w:i/>
          <w:iCs/>
        </w:rPr>
      </w:pPr>
      <w:r w:rsidRPr="00B37A74">
        <w:rPr>
          <w:bCs/>
          <w:i/>
          <w:iCs/>
        </w:rPr>
        <w:t>Mass- and temperature dependence of consumption</w:t>
      </w:r>
      <w:r>
        <w:rPr>
          <w:bCs/>
          <w:i/>
          <w:iCs/>
        </w:rPr>
        <w:t xml:space="preserve">, </w:t>
      </w:r>
      <w:r w:rsidRPr="00B37A74">
        <w:rPr>
          <w:bCs/>
          <w:i/>
          <w:iCs/>
        </w:rPr>
        <w:t xml:space="preserve">metabolism </w:t>
      </w:r>
      <w:r>
        <w:rPr>
          <w:bCs/>
          <w:i/>
          <w:iCs/>
        </w:rPr>
        <w:t xml:space="preserve">and </w:t>
      </w:r>
      <w:r w:rsidRPr="00B37A74">
        <w:rPr>
          <w:bCs/>
          <w:i/>
          <w:iCs/>
        </w:rPr>
        <w:t>growth below peak temperatures</w:t>
      </w:r>
    </w:p>
    <w:p w14:paraId="23556EA5" w14:textId="05B39CAD" w:rsidR="00FF0C73" w:rsidRPr="00B37A74" w:rsidRDefault="00FF0C73" w:rsidP="00FF0C73">
      <w:pPr>
        <w:spacing w:line="480" w:lineRule="auto"/>
        <w:contextualSpacing/>
        <w:jc w:val="both"/>
        <w:rPr>
          <w:rFonts w:eastAsiaTheme="minorEastAsia"/>
          <w:bCs/>
        </w:rPr>
      </w:pPr>
      <w:r w:rsidRPr="00B37A74">
        <w:rPr>
          <w:bCs/>
        </w:rPr>
        <w:t>Peak temperature (optimum in the case of growth) refer</w:t>
      </w:r>
      <w:r w:rsidR="003F422D">
        <w:rPr>
          <w:bCs/>
        </w:rPr>
        <w:t>s</w:t>
      </w:r>
      <w:r w:rsidRPr="00B37A74">
        <w:rPr>
          <w:bCs/>
        </w:rPr>
        <w:t xml:space="preserve"> to the temperature at which the rate was maximized, by size group. For data below peak temperatures, we</w:t>
      </w:r>
      <w:r w:rsidRPr="00B37A74">
        <w:rPr>
          <w:rFonts w:eastAsiaTheme="minorEastAsia"/>
        </w:rPr>
        <w:t xml:space="preserve"> assumed that maximum consumption rate</w:t>
      </w:r>
      <w:r>
        <w:rPr>
          <w:rFonts w:eastAsiaTheme="minorEastAsia"/>
        </w:rPr>
        <w:t xml:space="preserve">, </w:t>
      </w:r>
      <w:r w:rsidRPr="00B37A74">
        <w:rPr>
          <w:rFonts w:eastAsiaTheme="minorEastAsia"/>
        </w:rPr>
        <w:t xml:space="preserve">metabolism </w:t>
      </w:r>
      <w:r>
        <w:rPr>
          <w:rFonts w:eastAsiaTheme="minorEastAsia"/>
        </w:rPr>
        <w:t xml:space="preserve">and </w:t>
      </w:r>
      <w:r w:rsidRPr="00B37A74">
        <w:rPr>
          <w:rFonts w:eastAsiaTheme="minorEastAsia"/>
        </w:rPr>
        <w:t xml:space="preserve">growth scale allometrically (as a power function of the form </w:t>
      </w:r>
      <m:oMath>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i</m:t>
            </m:r>
          </m:e>
          <m:sub>
            <m:r>
              <m:rPr>
                <m:sty m:val="p"/>
              </m:rPr>
              <w:rPr>
                <w:rFonts w:ascii="Cambria Math" w:hAnsi="Cambria Math"/>
              </w:rPr>
              <m:t>0</m:t>
            </m:r>
          </m:sub>
        </m:sSub>
        <m:sSup>
          <m:sSupPr>
            <m:ctrlPr>
              <w:rPr>
                <w:rFonts w:ascii="Cambria Math" w:hAnsi="Cambria Math"/>
              </w:rPr>
            </m:ctrlPr>
          </m:sSupPr>
          <m:e>
            <m:r>
              <w:rPr>
                <w:rFonts w:ascii="Cambria Math" w:hAnsi="Cambria Math"/>
              </w:rPr>
              <m:t>M</m:t>
            </m:r>
          </m:e>
          <m:sup>
            <m:sSub>
              <m:sSubPr>
                <m:ctrlPr>
                  <w:rPr>
                    <w:rFonts w:ascii="Cambria Math" w:hAnsi="Cambria Math"/>
                  </w:rPr>
                </m:ctrlPr>
              </m:sSubPr>
              <m:e>
                <m:r>
                  <w:rPr>
                    <w:rFonts w:ascii="Cambria Math" w:hAnsi="Cambria Math"/>
                  </w:rPr>
                  <m:t>b</m:t>
                </m:r>
              </m:e>
              <m:sub>
                <m:r>
                  <m:rPr>
                    <m:sty m:val="p"/>
                  </m:rPr>
                  <w:rPr>
                    <w:rFonts w:ascii="Cambria Math" w:hAnsi="Cambria Math"/>
                  </w:rPr>
                  <m:t>0</m:t>
                </m:r>
              </m:sub>
            </m:sSub>
          </m:sup>
        </m:sSup>
      </m:oMath>
      <w:r w:rsidRPr="00B37A74">
        <w:rPr>
          <w:rFonts w:eastAsiaTheme="minorEastAsia"/>
        </w:rPr>
        <w:t xml:space="preserve">) with mass, and exponentially with temperature. Hence, after log-log </w:t>
      </w:r>
      <w:r w:rsidR="00A2189E">
        <w:rPr>
          <w:rFonts w:eastAsiaTheme="minorEastAsia"/>
        </w:rPr>
        <w:t xml:space="preserve">(natural log) </w:t>
      </w:r>
      <w:r w:rsidRPr="00B37A74">
        <w:rPr>
          <w:rFonts w:eastAsiaTheme="minorEastAsia"/>
        </w:rPr>
        <w:t xml:space="preserve">transformation of mass and the rate, and temperature in Arrhenius </w:t>
      </w:r>
      <w:r w:rsidRPr="00B37A74">
        <w:rPr>
          <w:rFonts w:eastAsiaTheme="minorEastAsia"/>
          <w:iCs/>
        </w:rPr>
        <w:t>temperature (</w:t>
      </w:r>
      <m:oMath>
        <m:r>
          <w:rPr>
            <w:rFonts w:ascii="Cambria Math" w:eastAsiaTheme="minorEastAsia" w:hAnsi="Cambria Math"/>
          </w:rPr>
          <m:t>1/kT</m:t>
        </m:r>
      </m:oMath>
      <w:r w:rsidRPr="00B37A74">
        <w:rPr>
          <w:rFonts w:eastAsiaTheme="minorEastAsia"/>
        </w:rPr>
        <w:t xml:space="preserve"> in</w:t>
      </w:r>
      <w:r w:rsidRPr="00B37A74">
        <w:rPr>
          <w:rFonts w:eastAsiaTheme="minorEastAsia"/>
          <w:bCs/>
          <w:iCs/>
        </w:rPr>
        <w:t xml:space="preserve"> unit </w:t>
      </w:r>
      <m:oMath>
        <m:sSup>
          <m:sSupPr>
            <m:ctrlPr>
              <w:rPr>
                <w:rFonts w:ascii="Cambria Math" w:eastAsiaTheme="minorEastAsia" w:hAnsi="Cambria Math"/>
                <w:i/>
              </w:rPr>
            </m:ctrlPr>
          </m:sSupPr>
          <m:e>
            <m:r>
              <m:rPr>
                <m:sty m:val="p"/>
              </m:rPr>
              <w:rPr>
                <w:rFonts w:ascii="Cambria Math" w:eastAsiaTheme="minorEastAsia" w:hAnsi="Cambria Math"/>
              </w:rPr>
              <m:t>eV</m:t>
            </m:r>
          </m:e>
          <m:sup>
            <m:r>
              <w:rPr>
                <w:rFonts w:ascii="Cambria Math" w:eastAsiaTheme="minorEastAsia" w:hAnsi="Cambria Math"/>
              </w:rPr>
              <m:t>-1</m:t>
            </m:r>
          </m:sup>
        </m:sSup>
      </m:oMath>
      <w:r w:rsidRPr="00B37A74">
        <w:rPr>
          <w:rFonts w:eastAsiaTheme="minorEastAsia"/>
        </w:rPr>
        <w:t xml:space="preserve">, where </w:t>
      </w:r>
      <m:oMath>
        <m:r>
          <w:rPr>
            <w:rFonts w:ascii="Cambria Math" w:eastAsiaTheme="minorEastAsia" w:hAnsi="Cambria Math"/>
          </w:rPr>
          <m:t>k</m:t>
        </m:r>
      </m:oMath>
      <w:r w:rsidRPr="00B37A74">
        <w:rPr>
          <w:rFonts w:eastAsiaTheme="minorEastAsia"/>
        </w:rPr>
        <w:t xml:space="preserve"> is Boltzmann’s constant [8.62</w:t>
      </w:r>
      <m:oMath>
        <m:r>
          <w:rPr>
            <w:rFonts w:ascii="Cambria Math" w:hAnsi="Cambria Math"/>
          </w:rPr>
          <m:t>×</m:t>
        </m:r>
      </m:oMath>
      <w:r w:rsidRPr="00B37A74">
        <w:rPr>
          <w:rFonts w:eastAsiaTheme="minorEastAsia"/>
        </w:rPr>
        <w:t>10</w:t>
      </w:r>
      <w:r w:rsidRPr="00B37A74">
        <w:rPr>
          <w:rFonts w:eastAsiaTheme="minorEastAsia"/>
          <w:vertAlign w:val="superscript"/>
        </w:rPr>
        <w:t>-5</w:t>
      </w:r>
      <w:r w:rsidRPr="00B37A74">
        <w:rPr>
          <w:rFonts w:eastAsiaTheme="minorEastAsia"/>
        </w:rPr>
        <w:t xml:space="preserve"> </w:t>
      </w:r>
      <m:oMath>
        <m:r>
          <m:rPr>
            <m:sty m:val="p"/>
          </m:rPr>
          <w:rPr>
            <w:rFonts w:ascii="Cambria Math" w:eastAsiaTheme="minorEastAsia" w:hAnsi="Cambria Math"/>
          </w:rPr>
          <m:t>eV</m:t>
        </m:r>
      </m:oMath>
      <w:r w:rsidRPr="00B37A74">
        <w:rPr>
          <w:rFonts w:eastAsiaTheme="minorEastAsia"/>
        </w:rPr>
        <w:t xml:space="preserve"> </w:t>
      </w:r>
      <m:oMath>
        <m:sSup>
          <m:sSupPr>
            <m:ctrlPr>
              <w:rPr>
                <w:rFonts w:ascii="Cambria Math" w:eastAsiaTheme="minorEastAsia" w:hAnsi="Cambria Math"/>
                <w:i/>
                <w:vertAlign w:val="superscript"/>
              </w:rPr>
            </m:ctrlPr>
          </m:sSupPr>
          <m:e>
            <m:r>
              <m:rPr>
                <m:sty m:val="p"/>
              </m:rPr>
              <w:rPr>
                <w:rFonts w:ascii="Cambria Math" w:eastAsiaTheme="minorEastAsia" w:hAnsi="Cambria Math"/>
              </w:rPr>
              <m:t>K</m:t>
            </m:r>
            <m:ctrlPr>
              <w:rPr>
                <w:rFonts w:ascii="Cambria Math" w:eastAsiaTheme="minorEastAsia" w:hAnsi="Cambria Math"/>
                <w:iCs/>
              </w:rPr>
            </m:ctrlPr>
          </m:e>
          <m:sup>
            <m:r>
              <w:rPr>
                <w:rFonts w:ascii="Cambria Math" w:eastAsiaTheme="minorEastAsia" w:hAnsi="Cambria Math"/>
                <w:vertAlign w:val="superscript"/>
              </w:rPr>
              <m:t>-1</m:t>
            </m:r>
          </m:sup>
        </m:sSup>
      </m:oMath>
      <w:r w:rsidRPr="00B37A74">
        <w:rPr>
          <w:rFonts w:eastAsiaTheme="minorEastAsia"/>
        </w:rPr>
        <w:t>]), the relationship between the rate and its predictors becomes linear. This is similar to the MTE, except that we estimate all coefficients instead of correcting rates, and allow not only the intercepts but also slopes to vary across species.</w:t>
      </w:r>
      <w:r w:rsidRPr="00B37A74" w:rsidDel="002E21F5">
        <w:rPr>
          <w:rFonts w:eastAsiaTheme="minorEastAsia"/>
        </w:rPr>
        <w:t xml:space="preserve"> </w:t>
      </w:r>
    </w:p>
    <w:p w14:paraId="1F826C43" w14:textId="7DFF5C2D" w:rsidR="00FF0C73" w:rsidRDefault="00FF0C73" w:rsidP="00FF0C73">
      <w:pPr>
        <w:spacing w:line="480" w:lineRule="auto"/>
        <w:ind w:firstLine="284"/>
        <w:contextualSpacing/>
        <w:jc w:val="both"/>
        <w:rPr>
          <w:bCs/>
          <w:i/>
          <w:iCs/>
        </w:rPr>
      </w:pPr>
      <w:r w:rsidRPr="00B37A74">
        <w:rPr>
          <w:rFonts w:eastAsiaTheme="minorEastAsia"/>
          <w:bCs/>
        </w:rPr>
        <w:t xml:space="preserve">When applied to Eqns. 1-3, </w:t>
      </w:r>
      <m:oMath>
        <m:sSub>
          <m:sSubPr>
            <m:ctrlPr>
              <w:rPr>
                <w:rFonts w:ascii="Cambria Math" w:hAnsi="Cambria Math"/>
                <w:bCs/>
                <w:i/>
                <w:iCs/>
              </w:rPr>
            </m:ctrlPr>
          </m:sSubPr>
          <m:e>
            <m:r>
              <w:rPr>
                <w:rFonts w:ascii="Cambria Math" w:hAnsi="Cambria Math"/>
              </w:rPr>
              <m:t>y</m:t>
            </m:r>
          </m:e>
          <m:sub>
            <m:r>
              <w:rPr>
                <w:rFonts w:ascii="Cambria Math" w:hAnsi="Cambria Math"/>
              </w:rPr>
              <m:t>ij</m:t>
            </m:r>
          </m:sub>
        </m:sSub>
      </m:oMath>
      <w:r w:rsidRPr="00B37A74">
        <w:rPr>
          <w:rFonts w:eastAsiaTheme="minorEastAsia"/>
          <w:bCs/>
          <w:iCs/>
        </w:rPr>
        <w:t xml:space="preserve"> is the </w:t>
      </w:r>
      <m:oMath>
        <m:r>
          <w:rPr>
            <w:rFonts w:ascii="Cambria Math" w:eastAsiaTheme="minorEastAsia" w:hAnsi="Cambria Math"/>
          </w:rPr>
          <m:t>i</m:t>
        </m:r>
      </m:oMath>
      <w:r w:rsidRPr="00B37A74">
        <w:rPr>
          <w:rFonts w:eastAsiaTheme="minorEastAsia"/>
          <w:bCs/>
          <w:iCs/>
        </w:rPr>
        <w:t xml:space="preserve">th observation for species </w:t>
      </w:r>
      <m:oMath>
        <m:r>
          <w:rPr>
            <w:rFonts w:ascii="Cambria Math" w:eastAsiaTheme="minorEastAsia" w:hAnsi="Cambria Math"/>
          </w:rPr>
          <m:t>j</m:t>
        </m:r>
      </m:oMath>
      <w:r w:rsidRPr="00B37A74">
        <w:rPr>
          <w:rFonts w:eastAsiaTheme="minorEastAsia"/>
          <w:bCs/>
          <w:iCs/>
        </w:rPr>
        <w:t xml:space="preserve"> of the natural log of the rate (consumption</w:t>
      </w:r>
      <w:r>
        <w:rPr>
          <w:rFonts w:eastAsiaTheme="minorEastAsia"/>
          <w:bCs/>
          <w:iCs/>
        </w:rPr>
        <w:t xml:space="preserve">, </w:t>
      </w:r>
      <w:r w:rsidRPr="00B37A74">
        <w:rPr>
          <w:rFonts w:eastAsiaTheme="minorEastAsia"/>
          <w:bCs/>
          <w:iCs/>
        </w:rPr>
        <w:t>metabolism</w:t>
      </w:r>
      <w:r>
        <w:rPr>
          <w:rFonts w:eastAsiaTheme="minorEastAsia"/>
          <w:bCs/>
          <w:iCs/>
        </w:rPr>
        <w:t xml:space="preserve"> or </w:t>
      </w:r>
      <w:r w:rsidRPr="00B37A74">
        <w:rPr>
          <w:rFonts w:eastAsiaTheme="minorEastAsia"/>
          <w:bCs/>
          <w:iCs/>
        </w:rPr>
        <w:t xml:space="preserve">growth), and the predictors are </w:t>
      </w:r>
      <m:oMath>
        <m:sSub>
          <m:sSubPr>
            <m:ctrlPr>
              <w:rPr>
                <w:rFonts w:ascii="Cambria Math" w:hAnsi="Cambria Math"/>
                <w:i/>
              </w:rPr>
            </m:ctrlPr>
          </m:sSubPr>
          <m:e>
            <m:r>
              <w:rPr>
                <w:rFonts w:ascii="Cambria Math" w:hAnsi="Cambria Math"/>
              </w:rPr>
              <m:t>m</m:t>
            </m:r>
          </m:e>
          <m:sub>
            <m:r>
              <w:rPr>
                <w:rFonts w:ascii="Cambria Math" w:hAnsi="Cambria Math"/>
              </w:rPr>
              <m:t>ij</m:t>
            </m:r>
          </m:sub>
        </m:sSub>
      </m:oMath>
      <w:r w:rsidRPr="00B37A74">
        <w:rPr>
          <w:rFonts w:eastAsiaTheme="minorEastAsia"/>
        </w:rPr>
        <w:t xml:space="preserve"> (</w:t>
      </w:r>
      <w:r w:rsidRPr="00B37A74">
        <w:rPr>
          <w:rFonts w:eastAsiaTheme="minorEastAsia"/>
          <w:iCs/>
        </w:rPr>
        <w:t xml:space="preserve">natural log of body mass), </w:t>
      </w:r>
      <m:oMath>
        <m:sSub>
          <m:sSubPr>
            <m:ctrlPr>
              <w:rPr>
                <w:rFonts w:ascii="Cambria Math" w:hAnsi="Cambria Math"/>
                <w:i/>
              </w:rPr>
            </m:ctrlPr>
          </m:sSubPr>
          <m:e>
            <m:r>
              <w:rPr>
                <w:rFonts w:ascii="Cambria Math" w:hAnsi="Cambria Math"/>
              </w:rPr>
              <m:t>t</m:t>
            </m:r>
          </m:e>
          <m:sub>
            <m:r>
              <w:rPr>
                <w:rFonts w:ascii="Cambria Math" w:hAnsi="Cambria Math"/>
              </w:rPr>
              <m:t>A,ij</m:t>
            </m:r>
          </m:sub>
        </m:sSub>
      </m:oMath>
      <w:r w:rsidRPr="00B37A74">
        <w:rPr>
          <w:rFonts w:eastAsiaTheme="minorEastAsia"/>
        </w:rPr>
        <w:t xml:space="preserve"> (Arrhenius </w:t>
      </w:r>
      <w:r w:rsidRPr="00B37A74">
        <w:rPr>
          <w:rFonts w:eastAsiaTheme="minorEastAsia"/>
          <w:iCs/>
        </w:rPr>
        <w:t xml:space="preserve">temperature, </w:t>
      </w:r>
      <m:oMath>
        <m:r>
          <w:rPr>
            <w:rFonts w:ascii="Cambria Math" w:eastAsiaTheme="minorEastAsia" w:hAnsi="Cambria Math"/>
          </w:rPr>
          <m:t>1/kT</m:t>
        </m:r>
      </m:oMath>
      <w:r w:rsidRPr="00B37A74">
        <w:rPr>
          <w:rFonts w:eastAsiaTheme="minorEastAsia"/>
        </w:rPr>
        <w:t xml:space="preserve"> in</w:t>
      </w:r>
      <w:r w:rsidRPr="00B37A74">
        <w:rPr>
          <w:rFonts w:eastAsiaTheme="minorEastAsia"/>
          <w:bCs/>
          <w:iCs/>
        </w:rPr>
        <w:t xml:space="preserve"> unit </w:t>
      </w:r>
      <m:oMath>
        <m:sSup>
          <m:sSupPr>
            <m:ctrlPr>
              <w:rPr>
                <w:rFonts w:ascii="Cambria Math" w:eastAsiaTheme="minorEastAsia" w:hAnsi="Cambria Math"/>
                <w:i/>
              </w:rPr>
            </m:ctrlPr>
          </m:sSupPr>
          <m:e>
            <m:r>
              <m:rPr>
                <m:sty m:val="p"/>
              </m:rPr>
              <w:rPr>
                <w:rFonts w:ascii="Cambria Math" w:eastAsiaTheme="minorEastAsia" w:hAnsi="Cambria Math"/>
              </w:rPr>
              <m:t>eV</m:t>
            </m:r>
          </m:e>
          <m:sup>
            <m:r>
              <w:rPr>
                <w:rFonts w:ascii="Cambria Math" w:eastAsiaTheme="minorEastAsia" w:hAnsi="Cambria Math"/>
              </w:rPr>
              <m:t>-1</m:t>
            </m:r>
          </m:sup>
        </m:sSup>
      </m:oMath>
      <w:r w:rsidRPr="00B37A74">
        <w:rPr>
          <w:rFonts w:eastAsiaTheme="minorEastAsia"/>
        </w:rPr>
        <w:t xml:space="preserve">), both of which were </w:t>
      </w:r>
      <w:r w:rsidRPr="00B37A74">
        <w:rPr>
          <w:rFonts w:eastAsiaTheme="minorEastAsia"/>
          <w:bCs/>
          <w:iCs/>
        </w:rPr>
        <w:t>mean-centered</w:t>
      </w:r>
      <w:r w:rsidRPr="00B37A74">
        <w:rPr>
          <w:rFonts w:eastAsiaTheme="minorEastAsia"/>
          <w:iCs/>
        </w:rPr>
        <w:t xml:space="preserve">, </w:t>
      </w:r>
      <w:r w:rsidRPr="00B37A74">
        <w:rPr>
          <w:rFonts w:eastAsiaTheme="minorEastAsia"/>
        </w:rPr>
        <w:t>and their interaction. B</w:t>
      </w:r>
      <w:r w:rsidRPr="00B37A74">
        <w:rPr>
          <w:rFonts w:eastAsiaTheme="minorEastAsia"/>
          <w:iCs/>
        </w:rPr>
        <w:t xml:space="preserve">ody mass </w:t>
      </w:r>
      <w:r w:rsidRPr="00B37A74">
        <w:rPr>
          <w:rFonts w:eastAsiaTheme="minorEastAsia"/>
        </w:rPr>
        <w:t xml:space="preserve">is in </w:t>
      </w:r>
      <m:oMath>
        <m:r>
          <m:rPr>
            <m:sty m:val="p"/>
          </m:rPr>
          <w:rPr>
            <w:rFonts w:ascii="Cambria Math" w:eastAsiaTheme="minorEastAsia" w:hAnsi="Cambria Math"/>
          </w:rPr>
          <m:t>g</m:t>
        </m:r>
      </m:oMath>
      <w:r w:rsidRPr="00B37A74">
        <w:rPr>
          <w:rFonts w:eastAsiaTheme="minorEastAsia"/>
        </w:rPr>
        <w:t xml:space="preserve">, </w:t>
      </w:r>
      <w:r w:rsidRPr="00B37A74">
        <w:rPr>
          <w:rFonts w:eastAsiaTheme="minorEastAsia"/>
          <w:iCs/>
        </w:rPr>
        <w:t>consumption rate</w:t>
      </w:r>
      <w:r>
        <w:rPr>
          <w:rFonts w:eastAsiaTheme="minorEastAsia"/>
          <w:iCs/>
        </w:rPr>
        <w:t xml:space="preserve"> in</w:t>
      </w:r>
      <w:r w:rsidRPr="00B37A74">
        <w:rPr>
          <w:rFonts w:eastAsiaTheme="minorEastAsia"/>
          <w:iCs/>
        </w:rPr>
        <w:t xml:space="preserve"> </w:t>
      </w:r>
      <m:oMath>
        <m:r>
          <m:rPr>
            <m:sty m:val="p"/>
          </m:rPr>
          <w:rPr>
            <w:rFonts w:ascii="Cambria Math" w:eastAsiaTheme="minorEastAsia" w:hAnsi="Cambria Math"/>
          </w:rPr>
          <m:t xml:space="preserve">g </m:t>
        </m:r>
        <m:sSup>
          <m:sSupPr>
            <m:ctrlPr>
              <w:rPr>
                <w:rFonts w:ascii="Cambria Math" w:eastAsiaTheme="minorEastAsia" w:hAnsi="Cambria Math"/>
                <w:bCs/>
              </w:rPr>
            </m:ctrlPr>
          </m:sSupPr>
          <m:e>
            <m:r>
              <m:rPr>
                <m:sty m:val="p"/>
              </m:rPr>
              <w:rPr>
                <w:rFonts w:ascii="Cambria Math" w:eastAsiaTheme="minorEastAsia" w:hAnsi="Cambria Math"/>
              </w:rPr>
              <m:t>day</m:t>
            </m:r>
          </m:e>
          <m:sup>
            <m:r>
              <m:rPr>
                <m:sty m:val="p"/>
              </m:rPr>
              <w:rPr>
                <w:rFonts w:ascii="Cambria Math" w:eastAsiaTheme="minorEastAsia" w:hAnsi="Cambria Math"/>
              </w:rPr>
              <m:t>-1</m:t>
            </m:r>
          </m:sup>
        </m:sSup>
      </m:oMath>
      <w:r w:rsidRPr="00B37A74">
        <w:rPr>
          <w:rFonts w:eastAsiaTheme="minorEastAsia"/>
          <w:bCs/>
        </w:rPr>
        <w:t xml:space="preserve">, metabolic rate </w:t>
      </w:r>
      <w:r>
        <w:rPr>
          <w:rFonts w:eastAsiaTheme="minorEastAsia"/>
          <w:bCs/>
        </w:rPr>
        <w:t xml:space="preserve">in </w:t>
      </w:r>
      <m:oMath>
        <m:r>
          <m:rPr>
            <m:sty m:val="p"/>
          </m:rPr>
          <w:rPr>
            <w:rFonts w:ascii="Cambria Math" w:eastAsiaTheme="minorEastAsia" w:hAnsi="Cambria Math"/>
          </w:rPr>
          <m:t xml:space="preserve">mg </m:t>
        </m:r>
        <m:sSub>
          <m:sSubPr>
            <m:ctrlPr>
              <w:rPr>
                <w:rFonts w:ascii="Cambria Math" w:eastAsiaTheme="minorEastAsia" w:hAnsi="Cambria Math"/>
                <w:bCs/>
                <w:iCs/>
              </w:rPr>
            </m:ctrlPr>
          </m:sSubPr>
          <m:e>
            <m:r>
              <m:rPr>
                <m:sty m:val="p"/>
              </m:rPr>
              <w:rPr>
                <w:rFonts w:ascii="Cambria Math" w:eastAsiaTheme="minorEastAsia" w:hAnsi="Cambria Math"/>
              </w:rPr>
              <m:t>O</m:t>
            </m:r>
          </m:e>
          <m:sub>
            <m:r>
              <m:rPr>
                <m:sty m:val="p"/>
              </m:rPr>
              <w:rPr>
                <w:rFonts w:ascii="Cambria Math" w:eastAsiaTheme="minorEastAsia" w:hAnsi="Cambria Math"/>
              </w:rPr>
              <m:t>2</m:t>
            </m:r>
          </m:sub>
        </m:sSub>
        <m:r>
          <m:rPr>
            <m:sty m:val="p"/>
          </m:rPr>
          <w:rPr>
            <w:rFonts w:ascii="Cambria Math" w:eastAsiaTheme="minorEastAsia" w:hAnsi="Cambria Math"/>
          </w:rPr>
          <m:t xml:space="preserve"> </m:t>
        </m:r>
        <m:sSup>
          <m:sSupPr>
            <m:ctrlPr>
              <w:rPr>
                <w:rFonts w:ascii="Cambria Math" w:eastAsiaTheme="minorEastAsia" w:hAnsi="Cambria Math"/>
                <w:bCs/>
                <w:iCs/>
              </w:rPr>
            </m:ctrlPr>
          </m:sSupPr>
          <m:e>
            <m:r>
              <m:rPr>
                <m:sty m:val="p"/>
              </m:rPr>
              <w:rPr>
                <w:rFonts w:ascii="Cambria Math" w:eastAsiaTheme="minorEastAsia" w:hAnsi="Cambria Math"/>
              </w:rPr>
              <m:t>h</m:t>
            </m:r>
          </m:e>
          <m:sup>
            <m:r>
              <m:rPr>
                <m:sty m:val="p"/>
              </m:rPr>
              <w:rPr>
                <w:rFonts w:ascii="Cambria Math" w:eastAsiaTheme="minorEastAsia" w:hAnsi="Cambria Math"/>
              </w:rPr>
              <m:t>-1</m:t>
            </m:r>
          </m:sup>
        </m:sSup>
      </m:oMath>
      <w:r>
        <w:rPr>
          <w:rFonts w:eastAsiaTheme="minorEastAsia"/>
          <w:bCs/>
          <w:iCs/>
        </w:rPr>
        <w:t xml:space="preserve"> and </w:t>
      </w:r>
      <w:r w:rsidRPr="00B37A74">
        <w:rPr>
          <w:rFonts w:eastAsiaTheme="minorEastAsia"/>
        </w:rPr>
        <w:t xml:space="preserve">specific growth rate </w:t>
      </w:r>
      <w:r>
        <w:rPr>
          <w:rFonts w:eastAsiaTheme="minorEastAsia"/>
        </w:rPr>
        <w:t>in</w:t>
      </w:r>
      <w:r w:rsidRPr="00B37A74">
        <w:rPr>
          <w:rFonts w:eastAsiaTheme="minorEastAsia"/>
        </w:rPr>
        <w:t xml:space="preserve"> unit </w:t>
      </w:r>
      <m:oMath>
        <m:r>
          <m:rPr>
            <m:sty m:val="p"/>
          </m:rPr>
          <w:rPr>
            <w:rFonts w:ascii="Cambria Math" w:eastAsiaTheme="minorEastAsia" w:hAnsi="Cambria Math"/>
          </w:rPr>
          <m:t xml:space="preserve">% </m:t>
        </m:r>
        <m:sSup>
          <m:sSupPr>
            <m:ctrlPr>
              <w:rPr>
                <w:rFonts w:ascii="Cambria Math" w:eastAsiaTheme="minorEastAsia" w:hAnsi="Cambria Math"/>
                <w:i/>
                <w:iCs/>
              </w:rPr>
            </m:ctrlPr>
          </m:sSupPr>
          <m:e>
            <m:r>
              <m:rPr>
                <m:sty m:val="p"/>
              </m:rPr>
              <w:rPr>
                <w:rFonts w:ascii="Cambria Math" w:eastAsiaTheme="minorEastAsia" w:hAnsi="Cambria Math"/>
              </w:rPr>
              <m:t>day</m:t>
            </m:r>
            <m:ctrlPr>
              <w:rPr>
                <w:rFonts w:ascii="Cambria Math" w:eastAsiaTheme="minorEastAsia" w:hAnsi="Cambria Math"/>
                <w:iCs/>
              </w:rPr>
            </m:ctrlPr>
          </m:e>
          <m:sup>
            <m:r>
              <w:rPr>
                <w:rFonts w:ascii="Cambria Math" w:eastAsiaTheme="minorEastAsia" w:hAnsi="Cambria Math"/>
              </w:rPr>
              <m:t>-1</m:t>
            </m:r>
          </m:sup>
        </m:sSup>
      </m:oMath>
      <w:r w:rsidRPr="00B37A74">
        <w:rPr>
          <w:rFonts w:eastAsiaTheme="minorEastAsia"/>
          <w:bCs/>
          <w:iCs/>
        </w:rPr>
        <w:t xml:space="preserve">. We use resting or routine metabolism (mean oxygen uptake </w:t>
      </w:r>
      <w:r w:rsidRPr="00B37A74">
        <w:rPr>
          <w:rFonts w:eastAsiaTheme="minorEastAsia"/>
          <w:bCs/>
          <w:iCs/>
        </w:rPr>
        <w:lastRenderedPageBreak/>
        <w:t xml:space="preserve">of a resting unfed fish only showing some spontaneous activity) and standard metabolism (resting unfed and no activity, usually inferred from extrapolation or from low quantiles of routine metabolism, e.g. lowest 10% of measurements) to represent metabolic rate </w:t>
      </w:r>
      <w:r w:rsidRPr="0001320D">
        <w:rPr>
          <w:rFonts w:eastAsiaTheme="minorEastAsia"/>
          <w:bCs/>
          <w:iCs/>
        </w:rPr>
        <w:fldChar w:fldCharType="begin"/>
      </w:r>
      <w:r w:rsidR="00AF30A5">
        <w:rPr>
          <w:rFonts w:eastAsiaTheme="minorEastAsia"/>
          <w:bCs/>
          <w:iCs/>
        </w:rPr>
        <w:instrText xml:space="preserve"> ADDIN ZOTERO_ITEM CSL_CITATION {"citationID":"admrapkmnu","properties":{"formattedCitation":"(Beamish, 1964; Ohlberger et al., 2007)","plainCitation":"(Beamish, 1964; Ohlberger et al., 2007)","noteIndex":0},"citationItems":[{"id":669,"uris":["http://zotero.org/users/6116610/items/6G8R8ILY"],"uri":["http://zotero.org/users/6116610/items/6G8R8ILY"],"itemData":{"id":669,"type":"article-journal","container-title":"Canadian Journal of Zoology/Revue Canadienne de Zoologie","issue":"2","page":"177–188","title":"Respiration of fishes with special emphasis on standard oxygen consumption II. Influence of weight and temperature on respiration of several species'","volume":"42","author":[{"family":"Beamish","given":"Frederick William Henry"}],"issued":{"date-parts":[["1964"]]}}},{"id":657,"uris":["http://zotero.org/users/6116610/items/UCX97M4C"],"uri":["http://zotero.org/users/6116610/items/UCX97M4C"],"itemData":{"id":657,"type":"article-journal","container-title":"Journal of Comparative Physiology, B","issue":"8","page":"905–916","title":"Effects of temperature, swimming speed and body mass on standard and active metabolic rate in vendace (&lt;i&gt;Coregonus albula&lt;/i&gt;)","volume":"177","author":[{"family":"Ohlberger","given":"J"},{"family":"Staaks","given":"Georg"},{"family":"Hölker","given":"Franz"}],"issued":{"date-parts":[["2007"]]}}}],"schema":"https://github.com/citation-style-language/schema/raw/master/csl-citation.json"} </w:instrText>
      </w:r>
      <w:r w:rsidRPr="0001320D">
        <w:rPr>
          <w:rFonts w:eastAsiaTheme="minorEastAsia"/>
          <w:bCs/>
          <w:iCs/>
        </w:rPr>
        <w:fldChar w:fldCharType="separate"/>
      </w:r>
      <w:r w:rsidR="00AF30A5">
        <w:rPr>
          <w:lang w:val="en-GB"/>
        </w:rPr>
        <w:t>(Beamish, 1964; Ohlberger et al., 2007)</w:t>
      </w:r>
      <w:r w:rsidRPr="0001320D">
        <w:rPr>
          <w:rFonts w:eastAsiaTheme="minorEastAsia"/>
          <w:bCs/>
          <w:iCs/>
        </w:rPr>
        <w:fldChar w:fldCharType="end"/>
      </w:r>
      <w:r w:rsidRPr="00B37A74">
        <w:rPr>
          <w:rFonts w:eastAsiaTheme="minorEastAsia"/>
          <w:bCs/>
          <w:iCs/>
        </w:rPr>
        <w:t xml:space="preserve">. Routine and resting metabolism constitute 58% of the data used and standard metabolism constitutes 42%. </w:t>
      </w:r>
      <w:r w:rsidRPr="00B37A74">
        <w:t xml:space="preserve">We accounted for potential differences between these </w:t>
      </w:r>
      <w:r>
        <w:t xml:space="preserve">types of </w:t>
      </w:r>
      <w:r w:rsidRPr="00B37A74">
        <w:t>metabolic rate measurements by</w:t>
      </w:r>
      <w:r>
        <w:t xml:space="preserve"> adding two dummy coded variables, </w:t>
      </w:r>
      <m:oMath>
        <m:r>
          <w:rPr>
            <w:rFonts w:ascii="Cambria Math" w:hAnsi="Cambria Math"/>
          </w:rPr>
          <m:t>typ</m:t>
        </m:r>
        <m:sSub>
          <m:sSubPr>
            <m:ctrlPr>
              <w:rPr>
                <w:rFonts w:ascii="Cambria Math" w:hAnsi="Cambria Math"/>
                <w:i/>
              </w:rPr>
            </m:ctrlPr>
          </m:sSubPr>
          <m:e>
            <m:r>
              <w:rPr>
                <w:rFonts w:ascii="Cambria Math" w:hAnsi="Cambria Math"/>
              </w:rPr>
              <m:t>e</m:t>
            </m:r>
          </m:e>
          <m:sub>
            <m:r>
              <w:rPr>
                <w:rFonts w:ascii="Cambria Math" w:hAnsi="Cambria Math"/>
              </w:rPr>
              <m:t>r</m:t>
            </m:r>
          </m:sub>
        </m:sSub>
      </m:oMath>
      <w:r>
        <w:rPr>
          <w:rFonts w:eastAsiaTheme="minorEastAsia"/>
        </w:rPr>
        <w:t xml:space="preserve"> and </w:t>
      </w:r>
      <m:oMath>
        <m:r>
          <w:rPr>
            <w:rFonts w:ascii="Cambria Math" w:hAnsi="Cambria Math"/>
          </w:rPr>
          <m:t>typ</m:t>
        </m:r>
        <m:sSub>
          <m:sSubPr>
            <m:ctrlPr>
              <w:rPr>
                <w:rFonts w:ascii="Cambria Math" w:hAnsi="Cambria Math"/>
                <w:i/>
              </w:rPr>
            </m:ctrlPr>
          </m:sSubPr>
          <m:e>
            <m:r>
              <w:rPr>
                <w:rFonts w:ascii="Cambria Math" w:hAnsi="Cambria Math"/>
              </w:rPr>
              <m:t>e</m:t>
            </m:r>
          </m:e>
          <m:sub>
            <m:r>
              <w:rPr>
                <w:rFonts w:ascii="Cambria Math" w:hAnsi="Cambria Math"/>
              </w:rPr>
              <m:t>s</m:t>
            </m:r>
          </m:sub>
        </m:sSub>
      </m:oMath>
      <w:r>
        <w:t xml:space="preserve">, </w:t>
      </w:r>
      <w:r w:rsidR="00A2189E">
        <w:t xml:space="preserve">the former </w:t>
      </w:r>
      <w:r>
        <w:t>taking the value 0 for standard and 1 for a routine or resting metabolic rate measurement, and vice versa</w:t>
      </w:r>
      <w:r w:rsidR="00A2189E">
        <w:t xml:space="preserve"> for the latter variable</w:t>
      </w:r>
      <w:r>
        <w:t>.</w:t>
      </w:r>
      <w:r w:rsidRPr="007E7239">
        <w:rPr>
          <w:rFonts w:eastAsiaTheme="minorEastAsia"/>
          <w:bCs/>
          <w:iCs/>
        </w:rPr>
        <w:t xml:space="preserve"> </w:t>
      </w:r>
      <w:r>
        <w:rPr>
          <w:rFonts w:eastAsiaTheme="minorEastAsia"/>
          <w:bCs/>
          <w:iCs/>
        </w:rPr>
        <w:t xml:space="preserve">Thus, for metabolism, we </w:t>
      </w:r>
      <w:r>
        <w:t xml:space="preserve">replace the overall intercept </w:t>
      </w:r>
      <m:oMath>
        <m:sSub>
          <m:sSubPr>
            <m:ctrlPr>
              <w:rPr>
                <w:rFonts w:ascii="Cambria Math" w:hAnsi="Cambria Math"/>
                <w:bCs/>
                <w:i/>
                <w:iCs/>
              </w:rPr>
            </m:ctrlPr>
          </m:sSubPr>
          <m:e>
            <m:r>
              <w:rPr>
                <w:rFonts w:ascii="Cambria Math" w:hAnsi="Cambria Math"/>
              </w:rPr>
              <m:t>β</m:t>
            </m:r>
          </m:e>
          <m:sub>
            <m:r>
              <w:rPr>
                <w:rFonts w:ascii="Cambria Math" w:hAnsi="Cambria Math"/>
              </w:rPr>
              <m:t>0j</m:t>
            </m:r>
          </m:sub>
        </m:sSub>
      </m:oMath>
      <w:r>
        <w:rPr>
          <w:rFonts w:eastAsiaTheme="minorEastAsia"/>
          <w:bCs/>
          <w:iCs/>
        </w:rPr>
        <w:t xml:space="preserve"> in Eqns. 2-3 with </w:t>
      </w:r>
      <m:oMath>
        <m:sSub>
          <m:sSubPr>
            <m:ctrlPr>
              <w:rPr>
                <w:rFonts w:ascii="Cambria Math" w:hAnsi="Cambria Math"/>
                <w:bCs/>
                <w:i/>
                <w:iCs/>
              </w:rPr>
            </m:ctrlPr>
          </m:sSubPr>
          <m:e>
            <m:r>
              <w:rPr>
                <w:rFonts w:ascii="Cambria Math" w:hAnsi="Cambria Math"/>
              </w:rPr>
              <m:t>β</m:t>
            </m:r>
          </m:e>
          <m:sub>
            <m:r>
              <w:rPr>
                <w:rFonts w:ascii="Cambria Math" w:hAnsi="Cambria Math"/>
              </w:rPr>
              <m:t>0rj</m:t>
            </m:r>
          </m:sub>
        </m:sSub>
      </m:oMath>
      <w:r>
        <w:rPr>
          <w:rFonts w:eastAsiaTheme="minorEastAsia"/>
          <w:bCs/>
          <w:iCs/>
        </w:rPr>
        <w:t xml:space="preserve"> and </w:t>
      </w:r>
      <m:oMath>
        <m:sSub>
          <m:sSubPr>
            <m:ctrlPr>
              <w:rPr>
                <w:rFonts w:ascii="Cambria Math" w:hAnsi="Cambria Math"/>
                <w:bCs/>
                <w:i/>
                <w:iCs/>
              </w:rPr>
            </m:ctrlPr>
          </m:sSubPr>
          <m:e>
            <m:r>
              <w:rPr>
                <w:rFonts w:ascii="Cambria Math" w:hAnsi="Cambria Math"/>
              </w:rPr>
              <m:t>β</m:t>
            </m:r>
          </m:e>
          <m:sub>
            <m:r>
              <w:rPr>
                <w:rFonts w:ascii="Cambria Math" w:hAnsi="Cambria Math"/>
              </w:rPr>
              <m:t>0sj</m:t>
            </m:r>
          </m:sub>
        </m:sSub>
      </m:oMath>
      <w:r>
        <w:rPr>
          <w:rFonts w:eastAsiaTheme="minorEastAsia"/>
          <w:bCs/>
          <w:iCs/>
        </w:rPr>
        <w:t xml:space="preserve">. </w:t>
      </w:r>
      <m:oMath>
        <m:sSub>
          <m:sSubPr>
            <m:ctrlPr>
              <w:rPr>
                <w:rFonts w:ascii="Cambria Math" w:hAnsi="Cambria Math"/>
                <w:bCs/>
                <w:i/>
                <w:iCs/>
              </w:rPr>
            </m:ctrlPr>
          </m:sSubPr>
          <m:e>
            <m:r>
              <w:rPr>
                <w:rFonts w:ascii="Cambria Math" w:hAnsi="Cambria Math"/>
              </w:rPr>
              <m:t>β</m:t>
            </m:r>
          </m:e>
          <m:sub>
            <m:r>
              <w:rPr>
                <w:rFonts w:ascii="Cambria Math" w:hAnsi="Cambria Math"/>
              </w:rPr>
              <m:t>0sj</m:t>
            </m:r>
          </m:sub>
        </m:sSub>
      </m:oMath>
      <w:r>
        <w:rPr>
          <w:rFonts w:eastAsiaTheme="minorEastAsia"/>
          <w:bCs/>
          <w:iCs/>
        </w:rPr>
        <w:t xml:space="preserve"> is forced to 0 for a species that has a routine or resting metabolic rate and</w:t>
      </w:r>
      <w:r w:rsidR="00993E52">
        <w:rPr>
          <w:rFonts w:eastAsiaTheme="minorEastAsia"/>
          <w:bCs/>
          <w:iCs/>
        </w:rPr>
        <w:t xml:space="preserve"> </w:t>
      </w:r>
      <m:oMath>
        <m:sSub>
          <m:sSubPr>
            <m:ctrlPr>
              <w:rPr>
                <w:rFonts w:ascii="Cambria Math" w:hAnsi="Cambria Math"/>
                <w:bCs/>
                <w:i/>
                <w:iCs/>
              </w:rPr>
            </m:ctrlPr>
          </m:sSubPr>
          <m:e>
            <m:r>
              <w:rPr>
                <w:rFonts w:ascii="Cambria Math" w:hAnsi="Cambria Math"/>
              </w:rPr>
              <m:t>β</m:t>
            </m:r>
          </m:e>
          <m:sub>
            <m:r>
              <w:rPr>
                <w:rFonts w:ascii="Cambria Math" w:hAnsi="Cambria Math"/>
              </w:rPr>
              <m:t>0rj</m:t>
            </m:r>
          </m:sub>
        </m:sSub>
      </m:oMath>
      <w:r w:rsidR="00993E52">
        <w:rPr>
          <w:rFonts w:eastAsiaTheme="minorEastAsia"/>
          <w:bCs/>
          <w:iCs/>
        </w:rPr>
        <w:t xml:space="preserve"> is forced to 0 for a species with standard metabolic rate data</w:t>
      </w:r>
      <w:r>
        <w:rPr>
          <w:rFonts w:eastAsiaTheme="minorEastAsia"/>
          <w:bCs/>
          <w:iCs/>
        </w:rPr>
        <w:t xml:space="preserve">. </w:t>
      </w:r>
      <w:r>
        <w:t xml:space="preserve">We assume these coefficients vary by species </w:t>
      </w:r>
      <w:r>
        <w:rPr>
          <w:rFonts w:eastAsiaTheme="minorEastAsia"/>
          <w:bCs/>
          <w:iCs/>
        </w:rPr>
        <w:t xml:space="preserve">following normal distributions with global means </w:t>
      </w:r>
      <m:oMath>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bCs/>
                    <w:i/>
                    <w:iCs/>
                  </w:rPr>
                </m:ctrlPr>
              </m:sSubPr>
              <m:e>
                <m:r>
                  <w:rPr>
                    <w:rFonts w:ascii="Cambria Math" w:hAnsi="Cambria Math"/>
                  </w:rPr>
                  <m:t>β</m:t>
                </m:r>
              </m:e>
              <m:sub>
                <m:r>
                  <w:rPr>
                    <w:rFonts w:ascii="Cambria Math" w:hAnsi="Cambria Math"/>
                  </w:rPr>
                  <m:t>0r</m:t>
                </m:r>
              </m:sub>
            </m:sSub>
          </m:sub>
        </m:sSub>
      </m:oMath>
      <w:r>
        <w:rPr>
          <w:rFonts w:eastAsiaTheme="minorEastAsia"/>
        </w:rPr>
        <w:t xml:space="preserve"> and</w:t>
      </w:r>
      <w:r>
        <w:rPr>
          <w:rFonts w:eastAsiaTheme="minorEastAsia"/>
          <w:bCs/>
          <w:iCs/>
        </w:rPr>
        <w:t xml:space="preserve"> </w:t>
      </w:r>
      <m:oMath>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bCs/>
                    <w:i/>
                    <w:iCs/>
                  </w:rPr>
                </m:ctrlPr>
              </m:sSubPr>
              <m:e>
                <m:r>
                  <w:rPr>
                    <w:rFonts w:ascii="Cambria Math" w:hAnsi="Cambria Math"/>
                  </w:rPr>
                  <m:t>β</m:t>
                </m:r>
              </m:e>
              <m:sub>
                <m:r>
                  <w:rPr>
                    <w:rFonts w:ascii="Cambria Math" w:hAnsi="Cambria Math"/>
                  </w:rPr>
                  <m:t>0s</m:t>
                </m:r>
              </m:sub>
            </m:sSub>
          </m:sub>
        </m:sSub>
      </m:oMath>
      <w:r>
        <w:rPr>
          <w:rFonts w:eastAsiaTheme="minorEastAsia"/>
        </w:rPr>
        <w:t xml:space="preserve">, and standard deviations </w:t>
      </w:r>
      <m:oMath>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sSub>
              <m:sSubPr>
                <m:ctrlPr>
                  <w:rPr>
                    <w:rFonts w:ascii="Cambria Math" w:hAnsi="Cambria Math"/>
                    <w:bCs/>
                    <w:i/>
                    <w:iCs/>
                  </w:rPr>
                </m:ctrlPr>
              </m:sSubPr>
              <m:e>
                <m:r>
                  <w:rPr>
                    <w:rFonts w:ascii="Cambria Math" w:hAnsi="Cambria Math"/>
                  </w:rPr>
                  <m:t>β</m:t>
                </m:r>
              </m:e>
              <m:sub>
                <m:r>
                  <w:rPr>
                    <w:rFonts w:ascii="Cambria Math" w:hAnsi="Cambria Math"/>
                  </w:rPr>
                  <m:t>0r</m:t>
                </m:r>
              </m:sub>
            </m:sSub>
          </m:sub>
        </m:sSub>
      </m:oMath>
      <w:r>
        <w:rPr>
          <w:rFonts w:eastAsiaTheme="minorEastAsia"/>
        </w:rPr>
        <w:t xml:space="preserve"> and </w:t>
      </w:r>
      <m:oMath>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sSub>
              <m:sSubPr>
                <m:ctrlPr>
                  <w:rPr>
                    <w:rFonts w:ascii="Cambria Math" w:hAnsi="Cambria Math"/>
                    <w:bCs/>
                    <w:i/>
                    <w:iCs/>
                  </w:rPr>
                </m:ctrlPr>
              </m:sSubPr>
              <m:e>
                <m:r>
                  <w:rPr>
                    <w:rFonts w:ascii="Cambria Math" w:hAnsi="Cambria Math"/>
                  </w:rPr>
                  <m:t>β</m:t>
                </m:r>
              </m:e>
              <m:sub>
                <m:r>
                  <w:rPr>
                    <w:rFonts w:ascii="Cambria Math" w:hAnsi="Cambria Math"/>
                  </w:rPr>
                  <m:t>0s</m:t>
                </m:r>
              </m:sub>
            </m:sSub>
          </m:sub>
        </m:sSub>
      </m:oMath>
      <w:r>
        <w:rPr>
          <w:rFonts w:eastAsiaTheme="minorEastAsia"/>
        </w:rPr>
        <w:t xml:space="preserve">, i.e. </w:t>
      </w:r>
      <m:oMath>
        <m:sSub>
          <m:sSubPr>
            <m:ctrlPr>
              <w:rPr>
                <w:rFonts w:ascii="Cambria Math" w:hAnsi="Cambria Math"/>
                <w:bCs/>
                <w:i/>
                <w:iCs/>
              </w:rPr>
            </m:ctrlPr>
          </m:sSubPr>
          <m:e>
            <m:r>
              <w:rPr>
                <w:rFonts w:ascii="Cambria Math" w:hAnsi="Cambria Math"/>
              </w:rPr>
              <m:t>β</m:t>
            </m:r>
          </m:e>
          <m:sub>
            <m:r>
              <w:rPr>
                <w:rFonts w:ascii="Cambria Math" w:hAnsi="Cambria Math"/>
              </w:rPr>
              <m:t>0rj</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bCs/>
                    <w:i/>
                    <w:iCs/>
                  </w:rPr>
                </m:ctrlPr>
              </m:sSubPr>
              <m:e>
                <m:r>
                  <w:rPr>
                    <w:rFonts w:ascii="Cambria Math" w:hAnsi="Cambria Math"/>
                  </w:rPr>
                  <m:t>β</m:t>
                </m:r>
              </m:e>
              <m:sub>
                <m:r>
                  <w:rPr>
                    <w:rFonts w:ascii="Cambria Math" w:hAnsi="Cambria Math"/>
                  </w:rPr>
                  <m:t>0r</m:t>
                </m:r>
              </m:sub>
            </m:sSub>
          </m:sub>
        </m:sSub>
        <m:r>
          <w:rPr>
            <w:rFonts w:ascii="Cambria Math" w:eastAsiaTheme="minorEastAsia" w:hAnsi="Cambria Math"/>
          </w:rPr>
          <m:t>,</m:t>
        </m:r>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sSub>
              <m:sSubPr>
                <m:ctrlPr>
                  <w:rPr>
                    <w:rFonts w:ascii="Cambria Math" w:hAnsi="Cambria Math"/>
                    <w:bCs/>
                    <w:i/>
                    <w:iCs/>
                  </w:rPr>
                </m:ctrlPr>
              </m:sSubPr>
              <m:e>
                <m:r>
                  <w:rPr>
                    <w:rFonts w:ascii="Cambria Math" w:hAnsi="Cambria Math"/>
                  </w:rPr>
                  <m:t>β</m:t>
                </m:r>
              </m:e>
              <m:sub>
                <m:r>
                  <w:rPr>
                    <w:rFonts w:ascii="Cambria Math" w:hAnsi="Cambria Math"/>
                  </w:rPr>
                  <m:t>0r</m:t>
                </m:r>
              </m:sub>
            </m:sSub>
          </m:sub>
        </m:sSub>
        <m:r>
          <w:rPr>
            <w:rFonts w:ascii="Cambria Math" w:eastAsiaTheme="minorEastAsia" w:hAnsi="Cambria Math"/>
          </w:rPr>
          <m:t>)</m:t>
        </m:r>
      </m:oMath>
      <w:r>
        <w:rPr>
          <w:rFonts w:eastAsiaTheme="minorEastAsia"/>
        </w:rPr>
        <w:t xml:space="preserve"> and </w:t>
      </w:r>
      <m:oMath>
        <m:sSub>
          <m:sSubPr>
            <m:ctrlPr>
              <w:rPr>
                <w:rFonts w:ascii="Cambria Math" w:hAnsi="Cambria Math"/>
                <w:bCs/>
                <w:i/>
                <w:iCs/>
              </w:rPr>
            </m:ctrlPr>
          </m:sSubPr>
          <m:e>
            <m:r>
              <w:rPr>
                <w:rFonts w:ascii="Cambria Math" w:hAnsi="Cambria Math"/>
              </w:rPr>
              <m:t>β</m:t>
            </m:r>
          </m:e>
          <m:sub>
            <m:r>
              <w:rPr>
                <w:rFonts w:ascii="Cambria Math" w:hAnsi="Cambria Math"/>
              </w:rPr>
              <m:t>0sj</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bCs/>
                    <w:i/>
                    <w:iCs/>
                  </w:rPr>
                </m:ctrlPr>
              </m:sSubPr>
              <m:e>
                <m:r>
                  <w:rPr>
                    <w:rFonts w:ascii="Cambria Math" w:hAnsi="Cambria Math"/>
                  </w:rPr>
                  <m:t>β</m:t>
                </m:r>
              </m:e>
              <m:sub>
                <m:r>
                  <w:rPr>
                    <w:rFonts w:ascii="Cambria Math" w:hAnsi="Cambria Math"/>
                  </w:rPr>
                  <m:t>0s</m:t>
                </m:r>
              </m:sub>
            </m:sSub>
          </m:sub>
        </m:sSub>
        <m:r>
          <w:rPr>
            <w:rFonts w:ascii="Cambria Math" w:eastAsiaTheme="minorEastAsia" w:hAnsi="Cambria Math"/>
          </w:rPr>
          <m:t>,</m:t>
        </m:r>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sSub>
              <m:sSubPr>
                <m:ctrlPr>
                  <w:rPr>
                    <w:rFonts w:ascii="Cambria Math" w:hAnsi="Cambria Math"/>
                    <w:bCs/>
                    <w:i/>
                    <w:iCs/>
                  </w:rPr>
                </m:ctrlPr>
              </m:sSubPr>
              <m:e>
                <m:r>
                  <w:rPr>
                    <w:rFonts w:ascii="Cambria Math" w:hAnsi="Cambria Math"/>
                  </w:rPr>
                  <m:t>β</m:t>
                </m:r>
              </m:e>
              <m:sub>
                <m:r>
                  <w:rPr>
                    <w:rFonts w:ascii="Cambria Math" w:hAnsi="Cambria Math"/>
                  </w:rPr>
                  <m:t>0s</m:t>
                </m:r>
              </m:sub>
            </m:sSub>
          </m:sub>
        </m:sSub>
        <m:r>
          <w:rPr>
            <w:rFonts w:ascii="Cambria Math" w:eastAsiaTheme="minorEastAsia" w:hAnsi="Cambria Math"/>
          </w:rPr>
          <m:t>)</m:t>
        </m:r>
      </m:oMath>
      <w:r>
        <w:rPr>
          <w:rFonts w:eastAsiaTheme="minorEastAsia"/>
          <w:bCs/>
          <w:iCs/>
        </w:rPr>
        <w:t>.</w:t>
      </w:r>
      <w:r w:rsidRPr="001F6F58">
        <w:rPr>
          <w:rFonts w:eastAsiaTheme="minorEastAsia"/>
          <w:bCs/>
          <w:i/>
          <w:iCs/>
        </w:rPr>
        <w:t xml:space="preserve"> </w:t>
      </w:r>
    </w:p>
    <w:p w14:paraId="69801949" w14:textId="77777777" w:rsidR="00FF0C73" w:rsidRDefault="00FF0C73" w:rsidP="00FF0C73">
      <w:pPr>
        <w:spacing w:line="480" w:lineRule="auto"/>
        <w:ind w:firstLine="284"/>
        <w:contextualSpacing/>
        <w:jc w:val="both"/>
        <w:rPr>
          <w:bCs/>
          <w:i/>
          <w:iCs/>
        </w:rPr>
      </w:pPr>
    </w:p>
    <w:p w14:paraId="7256E247" w14:textId="77777777" w:rsidR="00FF0C73" w:rsidRPr="00B37A74" w:rsidRDefault="00FF0C73" w:rsidP="00FF0C73">
      <w:pPr>
        <w:spacing w:line="480" w:lineRule="auto"/>
        <w:contextualSpacing/>
        <w:jc w:val="both"/>
        <w:rPr>
          <w:bCs/>
          <w:i/>
          <w:iCs/>
        </w:rPr>
      </w:pPr>
      <w:r w:rsidRPr="00B37A74">
        <w:rPr>
          <w:bCs/>
          <w:i/>
          <w:iCs/>
        </w:rPr>
        <w:t>Mass- and temperature dependence of consumption including beyond peak temperatures</w:t>
      </w:r>
    </w:p>
    <w:p w14:paraId="0A33B90E" w14:textId="37BEE86F" w:rsidR="00FF0C73" w:rsidRPr="00B37A74" w:rsidRDefault="00FF0C73" w:rsidP="00FF0C73">
      <w:pPr>
        <w:spacing w:line="480" w:lineRule="auto"/>
        <w:contextualSpacing/>
        <w:jc w:val="both"/>
        <w:rPr>
          <w:bCs/>
          <w:shd w:val="clear" w:color="auto" w:fill="FFFFFF" w:themeFill="background1"/>
        </w:rPr>
      </w:pPr>
      <w:r w:rsidRPr="00B37A74">
        <w:rPr>
          <w:rFonts w:eastAsiaTheme="minorEastAsia" w:cstheme="minorHAnsi"/>
        </w:rPr>
        <w:t xml:space="preserve">Over a large temperature range, many biological rates are unimodal. We identified such tendencies in 10 out of 20 species in the consumption data </w:t>
      </w:r>
      <w:r w:rsidRPr="00B37A74">
        <w:rPr>
          <w:rFonts w:eastAsiaTheme="minorEastAsia" w:cstheme="minorHAnsi"/>
          <w:shd w:val="clear" w:color="auto" w:fill="FFFFFF" w:themeFill="background1"/>
        </w:rPr>
        <w:t>set</w:t>
      </w:r>
      <w:r w:rsidRPr="00B37A74">
        <w:rPr>
          <w:bCs/>
          <w:shd w:val="clear" w:color="auto" w:fill="FFFFFF" w:themeFill="background1"/>
        </w:rPr>
        <w:t xml:space="preserve">. To characterize the decline in </w:t>
      </w:r>
      <w:r>
        <w:rPr>
          <w:bCs/>
          <w:shd w:val="clear" w:color="auto" w:fill="FFFFFF" w:themeFill="background1"/>
        </w:rPr>
        <w:t xml:space="preserve">consumption rate </w:t>
      </w:r>
      <w:r w:rsidRPr="00B37A74">
        <w:rPr>
          <w:bCs/>
          <w:shd w:val="clear" w:color="auto" w:fill="FFFFFF" w:themeFill="background1"/>
        </w:rPr>
        <w:t xml:space="preserve">beyond peak temperature, we fit a mixed-effects version of the Sharpe Schoolfield equation </w:t>
      </w:r>
      <w:r w:rsidRPr="00B37A74">
        <w:rPr>
          <w:bCs/>
          <w:shd w:val="clear" w:color="auto" w:fill="FFFFFF" w:themeFill="background1"/>
        </w:rPr>
        <w:fldChar w:fldCharType="begin"/>
      </w:r>
      <w:r w:rsidR="00AF30A5">
        <w:rPr>
          <w:bCs/>
          <w:shd w:val="clear" w:color="auto" w:fill="FFFFFF" w:themeFill="background1"/>
        </w:rPr>
        <w:instrText xml:space="preserve"> ADDIN ZOTERO_ITEM CSL_CITATION {"citationID":"a28f5baprri","properties":{"formattedCitation":"(Schoolfield et al., 1981)","plainCitation":"(Schoolfield et al., 1981)","noteIndex":0},"citationItems":[{"id":28,"uris":["http://zotero.org/users/6116610/items/UVZQASGV"],"uri":["http://zotero.org/users/6116610/items/UVZQASGV"],"itemData":{"id":28,"type":"article-journal","container-title":"Journal of Theoretical Biology","DOI":"10.1016/0022-5193(81)90246-0","ISSN":"00225193","issue":"4","language":"en","page":"719-731","source":"Crossref","title":"Non-linear regression of biological temperature-dependent rate models based on absolute reaction-rate theory","volume":"88","author":[{"family":"Schoolfield","given":"R.M."},{"family":"Sharpe","given":"P.J.H."},{"family":"Magnuson","given":"C.E."}],"issued":{"date-parts":[["1981",2]]}}}],"schema":"https://github.com/citation-style-language/schema/raw/master/csl-citation.json"} </w:instrText>
      </w:r>
      <w:r w:rsidRPr="00B37A74">
        <w:rPr>
          <w:bCs/>
          <w:shd w:val="clear" w:color="auto" w:fill="FFFFFF" w:themeFill="background1"/>
        </w:rPr>
        <w:fldChar w:fldCharType="separate"/>
      </w:r>
      <w:r w:rsidR="00AF30A5">
        <w:rPr>
          <w:lang w:val="en-GB"/>
        </w:rPr>
        <w:t>(Schoolfield et al., 1981)</w:t>
      </w:r>
      <w:r w:rsidRPr="00B37A74">
        <w:rPr>
          <w:bCs/>
          <w:shd w:val="clear" w:color="auto" w:fill="FFFFFF" w:themeFill="background1"/>
        </w:rPr>
        <w:fldChar w:fldCharType="end"/>
      </w:r>
      <w:r>
        <w:rPr>
          <w:bCs/>
          <w:shd w:val="clear" w:color="auto" w:fill="FFFFFF" w:themeFill="background1"/>
        </w:rPr>
        <w:t xml:space="preserve"> </w:t>
      </w:r>
      <w:r w:rsidRPr="00B37A74">
        <w:rPr>
          <w:bCs/>
          <w:shd w:val="clear" w:color="auto" w:fill="FFFFFF" w:themeFill="background1"/>
        </w:rPr>
        <w:t xml:space="preserve">as </w:t>
      </w:r>
      <w:r w:rsidR="00D90938">
        <w:rPr>
          <w:bCs/>
          <w:shd w:val="clear" w:color="auto" w:fill="FFFFFF" w:themeFill="background1"/>
        </w:rPr>
        <w:t>expressed</w:t>
      </w:r>
      <w:r w:rsidR="00D90938" w:rsidRPr="00B37A74">
        <w:rPr>
          <w:bCs/>
          <w:shd w:val="clear" w:color="auto" w:fill="FFFFFF" w:themeFill="background1"/>
        </w:rPr>
        <w:t xml:space="preserve"> </w:t>
      </w:r>
      <w:r w:rsidRPr="00B37A74">
        <w:rPr>
          <w:bCs/>
          <w:shd w:val="clear" w:color="auto" w:fill="FFFFFF" w:themeFill="background1"/>
        </w:rPr>
        <w:t xml:space="preserve">in </w:t>
      </w:r>
      <w:r w:rsidRPr="00B37A74">
        <w:rPr>
          <w:bCs/>
          <w:shd w:val="clear" w:color="auto" w:fill="FFFFFF" w:themeFill="background1"/>
        </w:rPr>
        <w:fldChar w:fldCharType="begin"/>
      </w:r>
      <w:r w:rsidR="00AF30A5">
        <w:rPr>
          <w:bCs/>
          <w:shd w:val="clear" w:color="auto" w:fill="FFFFFF" w:themeFill="background1"/>
        </w:rPr>
        <w:instrText xml:space="preserve"> ADDIN ZOTERO_ITEM CSL_CITATION {"citationID":"bCsJD2ib","properties":{"formattedCitation":"(Padfield et al., 2020)","plainCitation":"(Padfield et al., 2020)","noteIndex":0},"citationItems":[{"id":2321,"uris":["http://zotero.org/users/6116610/items/ZZ6W5CDL"],"uri":["http://zotero.org/users/6116610/items/ZZ6W5CDL"],"itemData":{"id":2321,"type":"article-journal","abstract":"Thermal performance curves (TPCs) are used to predict changes in species interactions, and hence, range shifts, disease dynamics and community composition, under forecasted climate change. Species interactions might in turn affect TPCs. Here, we investigate how temperature-dependent changes in a microbial host–parasite interaction (the bacterium Pseudomonas fluorescens, and its lytic bacteriophage, SBW$${\\mathrm{\\Phi }}2$$Φ2) changes the host TPC and the ecological and evolutionary mechanisms underlying these changes. The bacteriophage had a narrower thermal tolerance for infection, with their critical thermal maximum ~6 °C lower than those at which the bacteria still had high growth. Consequently, in the presence of phage, the host TPC changed, resulting in a lower maximum growth rate. These changes were not just driven by differences in thermal tolerance, with temperature-dependent costs of evolved resistance also playing a major role: the largest cost of resistance occurred at the temperature at which bacteria grew best in the absence of phage. Our work highlights how ecological and evolutionary mechanisms can alter the effect of a parasite on host thermal performance, even over very short timescales.","container-title":"The ISME Journal","DOI":"10.1038/s41396-019-0526-5","ISSN":"1751-7370","issue":"2","language":"en","note":"number: 2\npublisher: Nature Publishing Group","page":"389-398","source":"www.nature.com","title":"Temperature-dependent changes to host–parasite interactions alter the thermal performance of a bacterial host","volume":"14","author":[{"family":"Padfield","given":"Daniel"},{"family":"Castledine","given":"Meaghan"},{"family":"Buckling","given":"Angus"}],"issued":{"date-parts":[["2020",2]]}}}],"schema":"https://github.com/citation-style-language/schema/raw/master/csl-citation.json"} </w:instrText>
      </w:r>
      <w:r w:rsidRPr="00B37A74">
        <w:rPr>
          <w:bCs/>
          <w:shd w:val="clear" w:color="auto" w:fill="FFFFFF" w:themeFill="background1"/>
        </w:rPr>
        <w:fldChar w:fldCharType="separate"/>
      </w:r>
      <w:r w:rsidR="00AF30A5">
        <w:rPr>
          <w:lang w:val="en-GB"/>
        </w:rPr>
        <w:t>(Padfield et al., 2020)</w:t>
      </w:r>
      <w:r w:rsidRPr="00B37A74">
        <w:rPr>
          <w:bCs/>
          <w:shd w:val="clear" w:color="auto" w:fill="FFFFFF" w:themeFill="background1"/>
        </w:rPr>
        <w:fldChar w:fldCharType="end"/>
      </w:r>
      <w:r>
        <w:rPr>
          <w:bCs/>
          <w:shd w:val="clear" w:color="auto" w:fill="FFFFFF" w:themeFill="background1"/>
        </w:rPr>
        <w:t xml:space="preserve">, to equations 1-2 with </w:t>
      </w:r>
      <m:oMath>
        <m:sSub>
          <m:sSubPr>
            <m:ctrlPr>
              <w:rPr>
                <w:rFonts w:ascii="Cambria Math" w:hAnsi="Cambria Math"/>
                <w:bCs/>
                <w:i/>
              </w:rPr>
            </m:ctrlPr>
          </m:sSubPr>
          <m:e>
            <m:r>
              <w:rPr>
                <w:rFonts w:ascii="Cambria Math" w:hAnsi="Cambria Math"/>
              </w:rPr>
              <m:t>y</m:t>
            </m:r>
          </m:e>
          <m:sub>
            <m:r>
              <w:rPr>
                <w:rFonts w:ascii="Cambria Math" w:hAnsi="Cambria Math"/>
              </w:rPr>
              <m:t>ij</m:t>
            </m:r>
          </m:sub>
        </m:sSub>
      </m:oMath>
      <w:r>
        <w:rPr>
          <w:rFonts w:eastAsiaTheme="minorEastAsia"/>
          <w:bCs/>
        </w:rPr>
        <w:t xml:space="preserve"> as </w:t>
      </w:r>
      <w:r w:rsidRPr="00B37A74">
        <w:rPr>
          <w:bCs/>
          <w:shd w:val="clear" w:color="auto" w:fill="FFFFFF" w:themeFill="background1"/>
        </w:rPr>
        <w:t>rescaled consumption rates (</w:t>
      </w:r>
      <m:oMath>
        <m:r>
          <w:rPr>
            <w:rFonts w:ascii="Cambria Math" w:hAnsi="Cambria Math"/>
            <w:shd w:val="clear" w:color="auto" w:fill="FFFFFF" w:themeFill="background1"/>
          </w:rPr>
          <m:t>C</m:t>
        </m:r>
      </m:oMath>
      <w:r w:rsidRPr="00B37A74">
        <w:rPr>
          <w:bCs/>
          <w:shd w:val="clear" w:color="auto" w:fill="FFFFFF" w:themeFill="background1"/>
        </w:rPr>
        <w:t>). Specifically, we model</w:t>
      </w:r>
      <w:r w:rsidRPr="00B37A74">
        <w:rPr>
          <w:rFonts w:eastAsiaTheme="minorEastAsia"/>
          <w:bCs/>
          <w:iCs/>
        </w:rPr>
        <w:t xml:space="preserve"> </w:t>
      </w:r>
      <m:oMath>
        <m:sSub>
          <m:sSubPr>
            <m:ctrlPr>
              <w:rPr>
                <w:rFonts w:ascii="Cambria Math" w:hAnsi="Cambria Math"/>
                <w:bCs/>
                <w:i/>
                <w:iCs/>
              </w:rPr>
            </m:ctrlPr>
          </m:sSubPr>
          <m:e>
            <m:r>
              <w:rPr>
                <w:rFonts w:ascii="Cambria Math" w:hAnsi="Cambria Math"/>
              </w:rPr>
              <m:t>μ</m:t>
            </m:r>
          </m:e>
          <m:sub>
            <m:r>
              <w:rPr>
                <w:rFonts w:ascii="Cambria Math" w:hAnsi="Cambria Math"/>
              </w:rPr>
              <m:t>ij</m:t>
            </m:r>
          </m:sub>
        </m:sSub>
      </m:oMath>
      <w:r w:rsidRPr="00B37A74">
        <w:rPr>
          <w:rFonts w:eastAsiaTheme="minorEastAsia"/>
          <w:bCs/>
          <w:iCs/>
        </w:rPr>
        <w:t xml:space="preserve"> in Eq. 1 </w:t>
      </w:r>
      <w:r w:rsidR="00460EC4">
        <w:rPr>
          <w:rFonts w:eastAsiaTheme="minorEastAsia"/>
          <w:bCs/>
          <w:iCs/>
        </w:rPr>
        <w:t xml:space="preserve">with the </w:t>
      </w:r>
      <w:r w:rsidR="00460EC4" w:rsidRPr="00B37A74">
        <w:rPr>
          <w:bCs/>
        </w:rPr>
        <w:t>Sharpe-Schoolfield equation</w:t>
      </w:r>
      <w:r w:rsidRPr="00B37A74">
        <w:rPr>
          <w:bCs/>
          <w:shd w:val="clear" w:color="auto" w:fill="FFFFFF" w:themeFill="background1"/>
        </w:rPr>
        <w:t>:</w:t>
      </w:r>
    </w:p>
    <w:p w14:paraId="7D4EF9EA" w14:textId="77777777" w:rsidR="00FF0C73" w:rsidRPr="00B37A74" w:rsidRDefault="000B3372" w:rsidP="00FF0C73">
      <w:pPr>
        <w:spacing w:line="480" w:lineRule="auto"/>
        <w:jc w:val="right"/>
        <w:rPr>
          <w:rFonts w:eastAsiaTheme="minorEastAsia"/>
        </w:rPr>
      </w:pPr>
      <m:oMath>
        <m:sSub>
          <m:sSubPr>
            <m:ctrlPr>
              <w:rPr>
                <w:rFonts w:ascii="Cambria Math" w:hAnsi="Cambria Math"/>
                <w:bCs/>
                <w:i/>
                <w:iCs/>
              </w:rPr>
            </m:ctrlPr>
          </m:sSubPr>
          <m:e>
            <m:r>
              <w:rPr>
                <w:rFonts w:ascii="Cambria Math" w:hAnsi="Cambria Math"/>
              </w:rPr>
              <m:t>μ</m:t>
            </m:r>
          </m:e>
          <m:sub>
            <m:r>
              <w:rPr>
                <w:rFonts w:ascii="Cambria Math" w:hAnsi="Cambria Math"/>
              </w:rPr>
              <m:t>ij</m:t>
            </m:r>
          </m:sub>
        </m:sSub>
        <m:r>
          <w:rPr>
            <w:rFonts w:ascii="Cambria Math" w:hAnsi="Cambria Math"/>
          </w:rPr>
          <m:t>=</m:t>
        </m:r>
        <m:f>
          <m:fPr>
            <m:ctrlPr>
              <w:rPr>
                <w:rFonts w:ascii="Cambria Math" w:hAnsi="Cambria Math" w:cstheme="minorHAnsi"/>
                <w:i/>
              </w:rPr>
            </m:ctrlPr>
          </m:fPr>
          <m:num>
            <m:sSub>
              <m:sSubPr>
                <m:ctrlPr>
                  <w:rPr>
                    <w:rFonts w:ascii="Cambria Math" w:eastAsiaTheme="minorEastAsia" w:hAnsi="Cambria Math"/>
                    <w:i/>
                  </w:rPr>
                </m:ctrlPr>
              </m:sSubPr>
              <m:e>
                <m:sSub>
                  <m:sSubPr>
                    <m:ctrlPr>
                      <w:rPr>
                        <w:rFonts w:ascii="Cambria Math" w:hAnsi="Cambria Math" w:cstheme="minorHAnsi"/>
                        <w:i/>
                      </w:rPr>
                    </m:ctrlPr>
                  </m:sSubPr>
                  <m:e>
                    <m:r>
                      <w:rPr>
                        <w:rFonts w:ascii="Cambria Math" w:hAnsi="Cambria Math" w:cstheme="minorHAnsi"/>
                      </w:rPr>
                      <m:t>C</m:t>
                    </m:r>
                  </m:e>
                  <m:sub>
                    <m:r>
                      <w:rPr>
                        <w:rFonts w:ascii="Cambria Math" w:hAnsi="Cambria Math" w:cstheme="minorHAnsi"/>
                      </w:rPr>
                      <m:t>0</m:t>
                    </m:r>
                  </m:sub>
                </m:sSub>
              </m:e>
              <m:sub>
                <m:r>
                  <w:rPr>
                    <w:rFonts w:ascii="Cambria Math" w:eastAsiaTheme="minorEastAsia" w:hAnsi="Cambria Math"/>
                  </w:rPr>
                  <m:t>j</m:t>
                </m:r>
              </m:sub>
            </m:sSub>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c</m:t>
                    </m:r>
                  </m:sub>
                </m:sSub>
              </m:e>
            </m:d>
            <m:sSup>
              <m:sSupPr>
                <m:ctrlPr>
                  <w:rPr>
                    <w:rFonts w:ascii="Cambria Math" w:hAnsi="Cambria Math" w:cstheme="minorHAnsi"/>
                    <w:i/>
                  </w:rPr>
                </m:ctrlPr>
              </m:sSupPr>
              <m:e>
                <m:r>
                  <w:rPr>
                    <w:rFonts w:ascii="Cambria Math" w:hAnsi="Cambria Math" w:cstheme="minorHAnsi"/>
                  </w:rPr>
                  <m:t>e</m:t>
                </m:r>
              </m:e>
              <m:sup>
                <m:sSub>
                  <m:sSubPr>
                    <m:ctrlPr>
                      <w:rPr>
                        <w:rFonts w:ascii="Cambria Math" w:hAnsi="Cambria Math" w:cstheme="minorHAnsi"/>
                        <w:i/>
                      </w:rPr>
                    </m:ctrlPr>
                  </m:sSubPr>
                  <m:e>
                    <m:r>
                      <w:rPr>
                        <w:rFonts w:ascii="Cambria Math" w:hAnsi="Cambria Math" w:cstheme="minorHAnsi"/>
                      </w:rPr>
                      <m:t>E</m:t>
                    </m:r>
                  </m:e>
                  <m:sub>
                    <m:r>
                      <w:rPr>
                        <w:rFonts w:ascii="Cambria Math" w:hAnsi="Cambria Math" w:cstheme="minorHAnsi"/>
                      </w:rPr>
                      <m:t>j</m:t>
                    </m:r>
                  </m:sub>
                </m:sSub>
                <m:d>
                  <m:dPr>
                    <m:ctrlPr>
                      <w:rPr>
                        <w:rFonts w:ascii="Cambria Math" w:hAnsi="Cambria Math" w:cstheme="minorHAnsi"/>
                        <w:i/>
                      </w:rPr>
                    </m:ctrlPr>
                  </m:dPr>
                  <m:e>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k</m:t>
                        </m:r>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C</m:t>
                            </m:r>
                          </m:sub>
                        </m:sSub>
                      </m:den>
                    </m:f>
                    <m:r>
                      <w:rPr>
                        <w:rFonts w:ascii="Cambria Math" w:hAnsi="Cambria Math" w:cstheme="minorHAnsi"/>
                      </w:rPr>
                      <m:t>-</m:t>
                    </m:r>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kT</m:t>
                        </m:r>
                      </m:den>
                    </m:f>
                  </m:e>
                </m:d>
              </m:sup>
            </m:sSup>
          </m:num>
          <m:den>
            <m:r>
              <w:rPr>
                <w:rFonts w:ascii="Cambria Math" w:hAnsi="Cambria Math" w:cstheme="minorHAnsi"/>
              </w:rPr>
              <m:t>1+</m:t>
            </m:r>
            <m:sSup>
              <m:sSupPr>
                <m:ctrlPr>
                  <w:rPr>
                    <w:rFonts w:ascii="Cambria Math" w:hAnsi="Cambria Math" w:cstheme="minorHAnsi"/>
                    <w:i/>
                  </w:rPr>
                </m:ctrlPr>
              </m:sSupPr>
              <m:e>
                <m:r>
                  <w:rPr>
                    <w:rFonts w:ascii="Cambria Math" w:hAnsi="Cambria Math" w:cstheme="minorHAnsi"/>
                  </w:rPr>
                  <m:t>e</m:t>
                </m:r>
              </m:e>
              <m:sup>
                <m:sSub>
                  <m:sSubPr>
                    <m:ctrlPr>
                      <w:rPr>
                        <w:rFonts w:ascii="Cambria Math" w:hAnsi="Cambria Math" w:cstheme="minorHAnsi"/>
                        <w:i/>
                      </w:rPr>
                    </m:ctrlPr>
                  </m:sSubPr>
                  <m:e>
                    <m:r>
                      <w:rPr>
                        <w:rFonts w:ascii="Cambria Math" w:hAnsi="Cambria Math" w:cstheme="minorHAnsi"/>
                      </w:rPr>
                      <m:t>E</m:t>
                    </m:r>
                  </m:e>
                  <m:sub>
                    <m:r>
                      <w:rPr>
                        <w:rFonts w:ascii="Cambria Math" w:hAnsi="Cambria Math" w:cstheme="minorHAnsi"/>
                      </w:rPr>
                      <m:t>h</m:t>
                    </m:r>
                  </m:sub>
                </m:sSub>
                <m:d>
                  <m:dPr>
                    <m:ctrlPr>
                      <w:rPr>
                        <w:rFonts w:ascii="Cambria Math" w:hAnsi="Cambria Math" w:cstheme="minorHAnsi"/>
                        <w:i/>
                      </w:rPr>
                    </m:ctrlPr>
                  </m:dPr>
                  <m:e>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k</m:t>
                        </m:r>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h</m:t>
                            </m:r>
                          </m:sub>
                        </m:sSub>
                      </m:den>
                    </m:f>
                    <m:r>
                      <w:rPr>
                        <w:rFonts w:ascii="Cambria Math" w:hAnsi="Cambria Math" w:cstheme="minorHAnsi"/>
                      </w:rPr>
                      <m:t>-</m:t>
                    </m:r>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kT</m:t>
                        </m:r>
                      </m:den>
                    </m:f>
                  </m:e>
                </m:d>
              </m:sup>
            </m:sSup>
          </m:den>
        </m:f>
      </m:oMath>
      <w:r w:rsidR="00FF0C73" w:rsidRPr="00B37A74">
        <w:rPr>
          <w:rFonts w:eastAsiaTheme="minorEastAsia"/>
        </w:rPr>
        <w:t xml:space="preserve">                                                       (4)</w:t>
      </w:r>
    </w:p>
    <w:p w14:paraId="59D6902D" w14:textId="77777777" w:rsidR="00FF0C73" w:rsidRPr="00B37A74" w:rsidRDefault="000B3372" w:rsidP="00FF0C73">
      <w:pPr>
        <w:spacing w:line="480" w:lineRule="auto"/>
        <w:jc w:val="right"/>
        <w:rPr>
          <w:rFonts w:eastAsiaTheme="minorEastAsia"/>
        </w:rPr>
      </w:pPr>
      <m:oMath>
        <m:sSub>
          <m:sSubPr>
            <m:ctrlPr>
              <w:rPr>
                <w:rFonts w:ascii="Cambria Math" w:hAnsi="Cambria Math"/>
                <w:bCs/>
                <w:i/>
                <w:iCs/>
              </w:rPr>
            </m:ctrlPr>
          </m:sSubPr>
          <m:e>
            <m:r>
              <w:rPr>
                <w:rFonts w:ascii="Cambria Math" w:hAnsi="Cambria Math"/>
              </w:rPr>
              <m:t>E</m:t>
            </m:r>
          </m:e>
          <m:sub>
            <m:r>
              <w:rPr>
                <w:rFonts w:ascii="Cambria Math" w:hAnsi="Cambria Math"/>
              </w:rPr>
              <m:t>j</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μ</m:t>
            </m:r>
          </m:e>
          <m:sub>
            <m:r>
              <w:rPr>
                <w:rFonts w:ascii="Cambria Math" w:hAnsi="Cambria Math"/>
              </w:rPr>
              <m:t>E</m:t>
            </m:r>
          </m:sub>
        </m:sSub>
        <m:r>
          <w:rPr>
            <w:rFonts w:ascii="Cambria Math" w:eastAsiaTheme="minorEastAsia" w:hAnsi="Cambria Math"/>
          </w:rPr>
          <m:t>,</m:t>
        </m:r>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r>
              <w:rPr>
                <w:rFonts w:ascii="Cambria Math" w:hAnsi="Cambria Math"/>
              </w:rPr>
              <m:t>E</m:t>
            </m:r>
          </m:sub>
        </m:sSub>
        <m:r>
          <w:rPr>
            <w:rFonts w:ascii="Cambria Math" w:eastAsiaTheme="minorEastAsia" w:hAnsi="Cambria Math"/>
          </w:rPr>
          <m:t>)</m:t>
        </m:r>
      </m:oMath>
      <w:r w:rsidR="00FF0C73" w:rsidRPr="00B37A74">
        <w:rPr>
          <w:rFonts w:eastAsiaTheme="minorEastAsia"/>
        </w:rPr>
        <w:t xml:space="preserve">                                                           (5)</w:t>
      </w:r>
    </w:p>
    <w:p w14:paraId="1765E617" w14:textId="77777777" w:rsidR="00FF0C73" w:rsidRPr="00B37A74" w:rsidRDefault="000B3372" w:rsidP="00FF0C73">
      <w:pPr>
        <w:spacing w:line="480" w:lineRule="auto"/>
        <w:jc w:val="right"/>
        <w:rPr>
          <w:rFonts w:eastAsiaTheme="minorEastAsia"/>
        </w:rPr>
      </w:pPr>
      <m:oMath>
        <m:sSub>
          <m:sSubPr>
            <m:ctrlPr>
              <w:rPr>
                <w:rFonts w:ascii="Cambria Math" w:eastAsiaTheme="minorEastAsia" w:hAnsi="Cambria Math"/>
                <w:i/>
              </w:rPr>
            </m:ctrlPr>
          </m:sSubPr>
          <m:e>
            <m:sSub>
              <m:sSubPr>
                <m:ctrlPr>
                  <w:rPr>
                    <w:rFonts w:ascii="Cambria Math" w:hAnsi="Cambria Math" w:cstheme="minorHAnsi"/>
                    <w:i/>
                  </w:rPr>
                </m:ctrlPr>
              </m:sSubPr>
              <m:e>
                <m:r>
                  <w:rPr>
                    <w:rFonts w:ascii="Cambria Math" w:hAnsi="Cambria Math" w:cstheme="minorHAnsi"/>
                  </w:rPr>
                  <m:t>C</m:t>
                </m:r>
              </m:e>
              <m:sub>
                <m:r>
                  <w:rPr>
                    <w:rFonts w:ascii="Cambria Math" w:hAnsi="Cambria Math" w:cstheme="minorHAnsi"/>
                  </w:rPr>
                  <m:t>0</m:t>
                </m:r>
              </m:sub>
            </m:sSub>
          </m:e>
          <m:sub>
            <m:r>
              <w:rPr>
                <w:rFonts w:ascii="Cambria Math" w:eastAsiaTheme="minorEastAsia" w:hAnsi="Cambria Math"/>
              </w:rPr>
              <m:t>j</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bCs/>
                    <w:i/>
                    <w:iCs/>
                  </w:rPr>
                </m:ctrlPr>
              </m:sSubPr>
              <m:e>
                <m:r>
                  <w:rPr>
                    <w:rFonts w:ascii="Cambria Math" w:hAnsi="Cambria Math"/>
                  </w:rPr>
                  <m:t>C</m:t>
                </m:r>
              </m:e>
              <m:sub>
                <m:r>
                  <w:rPr>
                    <w:rFonts w:ascii="Cambria Math" w:hAnsi="Cambria Math"/>
                  </w:rPr>
                  <m:t>0</m:t>
                </m:r>
              </m:sub>
            </m:sSub>
          </m:sub>
        </m:sSub>
        <m:r>
          <w:rPr>
            <w:rFonts w:ascii="Cambria Math" w:eastAsiaTheme="minorEastAsia" w:hAnsi="Cambria Math"/>
          </w:rPr>
          <m:t>,</m:t>
        </m:r>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sSub>
              <m:sSubPr>
                <m:ctrlPr>
                  <w:rPr>
                    <w:rFonts w:ascii="Cambria Math" w:hAnsi="Cambria Math"/>
                    <w:bCs/>
                    <w:i/>
                    <w:iCs/>
                  </w:rPr>
                </m:ctrlPr>
              </m:sSubPr>
              <m:e>
                <m:r>
                  <w:rPr>
                    <w:rFonts w:ascii="Cambria Math" w:hAnsi="Cambria Math"/>
                  </w:rPr>
                  <m:t>C</m:t>
                </m:r>
              </m:e>
              <m:sub>
                <m:r>
                  <w:rPr>
                    <w:rFonts w:ascii="Cambria Math" w:hAnsi="Cambria Math"/>
                  </w:rPr>
                  <m:t>0</m:t>
                </m:r>
              </m:sub>
            </m:sSub>
          </m:sub>
        </m:sSub>
        <m:r>
          <w:rPr>
            <w:rFonts w:ascii="Cambria Math" w:eastAsiaTheme="minorEastAsia" w:hAnsi="Cambria Math"/>
          </w:rPr>
          <m:t>)</m:t>
        </m:r>
      </m:oMath>
      <w:r w:rsidR="00FF0C73" w:rsidRPr="00B37A74">
        <w:rPr>
          <w:rFonts w:eastAsiaTheme="minorEastAsia"/>
        </w:rPr>
        <w:t xml:space="preserve">                                                         (6)</w:t>
      </w:r>
    </w:p>
    <w:p w14:paraId="3B38CEBB" w14:textId="7317C15F" w:rsidR="00FF0C73" w:rsidRPr="00B37A74" w:rsidRDefault="00FF0C73" w:rsidP="00FF0C73">
      <w:pPr>
        <w:spacing w:line="480" w:lineRule="auto"/>
        <w:contextualSpacing/>
        <w:jc w:val="both"/>
        <w:rPr>
          <w:bCs/>
        </w:rPr>
      </w:pPr>
      <w:r w:rsidRPr="00B37A74">
        <w:rPr>
          <w:bCs/>
        </w:rPr>
        <w:t xml:space="preserve">where </w:t>
      </w:r>
      <m:oMath>
        <m:sSub>
          <m:sSubPr>
            <m:ctrlPr>
              <w:rPr>
                <w:rFonts w:ascii="Cambria Math" w:eastAsiaTheme="minorEastAsia" w:hAnsi="Cambria Math"/>
                <w:i/>
                <w:iCs/>
              </w:rPr>
            </m:ctrlPr>
          </m:sSubPr>
          <m:e>
            <m:r>
              <w:rPr>
                <w:rFonts w:ascii="Cambria Math" w:eastAsiaTheme="minorEastAsia" w:hAnsi="Cambria Math"/>
              </w:rPr>
              <m:t>C</m:t>
            </m:r>
          </m:e>
          <m:sub>
            <m:sSub>
              <m:sSubPr>
                <m:ctrlPr>
                  <w:rPr>
                    <w:rFonts w:ascii="Cambria Math" w:eastAsiaTheme="minorEastAsia" w:hAnsi="Cambria Math"/>
                    <w:i/>
                    <w:iCs/>
                  </w:rPr>
                </m:ctrlPr>
              </m:sSubPr>
              <m:e>
                <m:r>
                  <w:rPr>
                    <w:rFonts w:ascii="Cambria Math" w:eastAsiaTheme="minorEastAsia" w:hAnsi="Cambria Math"/>
                  </w:rPr>
                  <m:t>0</m:t>
                </m:r>
              </m:e>
              <m:sub>
                <m:r>
                  <w:rPr>
                    <w:rFonts w:ascii="Cambria Math" w:eastAsiaTheme="minorEastAsia" w:hAnsi="Cambria Math"/>
                  </w:rPr>
                  <m:t>j</m:t>
                </m:r>
              </m:sub>
            </m:sSub>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T</m:t>
            </m:r>
          </m:e>
          <m:sub>
            <m:r>
              <w:rPr>
                <w:rFonts w:ascii="Cambria Math" w:eastAsiaTheme="minorEastAsia" w:hAnsi="Cambria Math"/>
              </w:rPr>
              <m:t>C</m:t>
            </m:r>
          </m:sub>
        </m:sSub>
        <m:r>
          <w:rPr>
            <w:rFonts w:ascii="Cambria Math" w:eastAsiaTheme="minorEastAsia" w:hAnsi="Cambria Math"/>
          </w:rPr>
          <m:t>)</m:t>
        </m:r>
      </m:oMath>
      <w:r w:rsidRPr="00B37A74">
        <w:rPr>
          <w:rFonts w:eastAsiaTheme="minorEastAsia"/>
          <w:iCs/>
        </w:rPr>
        <w:t xml:space="preserve"> is the rate at a reference temperature</w:t>
      </w:r>
      <w:r w:rsidR="00A2189E">
        <w:rPr>
          <w:rFonts w:eastAsiaTheme="minorEastAsia"/>
          <w:iCs/>
        </w:rPr>
        <w:t xml:space="preserve"> </w:t>
      </w:r>
      <m:oMath>
        <m:sSub>
          <m:sSubPr>
            <m:ctrlPr>
              <w:rPr>
                <w:rFonts w:ascii="Cambria Math" w:eastAsiaTheme="minorEastAsia" w:hAnsi="Cambria Math"/>
                <w:i/>
                <w:iCs/>
              </w:rPr>
            </m:ctrlPr>
          </m:sSubPr>
          <m:e>
            <m:r>
              <w:rPr>
                <w:rFonts w:ascii="Cambria Math" w:eastAsiaTheme="minorEastAsia" w:hAnsi="Cambria Math"/>
              </w:rPr>
              <m:t>T</m:t>
            </m:r>
          </m:e>
          <m:sub>
            <m:r>
              <w:rPr>
                <w:rFonts w:ascii="Cambria Math" w:eastAsiaTheme="minorEastAsia" w:hAnsi="Cambria Math"/>
              </w:rPr>
              <m:t>C</m:t>
            </m:r>
          </m:sub>
        </m:sSub>
      </m:oMath>
      <w:r w:rsidRPr="00B37A74">
        <w:rPr>
          <w:rFonts w:eastAsiaTheme="minorEastAsia"/>
          <w:iCs/>
        </w:rPr>
        <w:t xml:space="preserve"> </w:t>
      </w:r>
      <w:r w:rsidR="00F84859">
        <w:rPr>
          <w:rFonts w:eastAsiaTheme="minorEastAsia"/>
          <w:iCs/>
        </w:rPr>
        <w:t>in Kelvin</w:t>
      </w:r>
      <w:r w:rsidR="00046DAB">
        <w:rPr>
          <w:rFonts w:eastAsiaTheme="minorEastAsia"/>
          <w:iCs/>
        </w:rPr>
        <w:t xml:space="preserve"> </w:t>
      </w:r>
      <w:r w:rsidR="00643FF9">
        <w:rPr>
          <w:rFonts w:eastAsiaTheme="minorEastAsia"/>
          <w:iCs/>
        </w:rPr>
        <w:t>[</w:t>
      </w:r>
      <m:oMath>
        <m:r>
          <m:rPr>
            <m:sty m:val="p"/>
          </m:rPr>
          <w:rPr>
            <w:rFonts w:ascii="Cambria Math" w:eastAsiaTheme="minorEastAsia" w:hAnsi="Cambria Math"/>
          </w:rPr>
          <m:t>K</m:t>
        </m:r>
      </m:oMath>
      <w:r w:rsidR="00643FF9">
        <w:rPr>
          <w:rFonts w:eastAsiaTheme="minorEastAsia"/>
        </w:rPr>
        <w:t>]</w:t>
      </w:r>
      <w:r w:rsidR="006C0F46">
        <w:rPr>
          <w:rFonts w:eastAsiaTheme="minorEastAsia"/>
          <w:iCs/>
        </w:rPr>
        <w:t xml:space="preserve"> </w:t>
      </w:r>
      <w:r w:rsidRPr="00B37A74">
        <w:rPr>
          <w:rFonts w:eastAsiaTheme="minorEastAsia"/>
          <w:iCs/>
        </w:rPr>
        <w:t xml:space="preserve">(here set to </w:t>
      </w:r>
      <w:r w:rsidR="00047051" w:rsidRPr="00047051">
        <w:rPr>
          <w:rFonts w:eastAsiaTheme="minorEastAsia"/>
          <w:iCs/>
        </w:rPr>
        <w:t>263.15</w:t>
      </w:r>
      <w:r w:rsidRPr="00B37A74">
        <w:rPr>
          <w:rFonts w:eastAsiaTheme="minorEastAsia"/>
          <w:iCs/>
        </w:rPr>
        <w:t xml:space="preserve">), </w:t>
      </w:r>
      <m:oMath>
        <m:sSub>
          <m:sSubPr>
            <m:ctrlPr>
              <w:rPr>
                <w:rFonts w:ascii="Cambria Math" w:eastAsiaTheme="minorEastAsia" w:hAnsi="Cambria Math"/>
                <w:i/>
                <w:iCs/>
              </w:rPr>
            </m:ctrlPr>
          </m:sSubPr>
          <m:e>
            <m:r>
              <w:rPr>
                <w:rFonts w:ascii="Cambria Math" w:eastAsiaTheme="minorEastAsia" w:hAnsi="Cambria Math"/>
              </w:rPr>
              <m:t>E</m:t>
            </m:r>
          </m:e>
          <m:sub>
            <m:r>
              <w:rPr>
                <w:rFonts w:ascii="Cambria Math" w:eastAsiaTheme="minorEastAsia" w:hAnsi="Cambria Math"/>
              </w:rPr>
              <m:t>j</m:t>
            </m:r>
          </m:sub>
        </m:sSub>
      </m:oMath>
      <w:r w:rsidRPr="00B37A74">
        <w:rPr>
          <w:rFonts w:eastAsiaTheme="minorEastAsia"/>
          <w:iCs/>
        </w:rPr>
        <w:t xml:space="preserve"> [</w:t>
      </w:r>
      <m:oMath>
        <m:r>
          <m:rPr>
            <m:sty m:val="p"/>
          </m:rPr>
          <w:rPr>
            <w:rFonts w:ascii="Cambria Math" w:eastAsiaTheme="minorEastAsia" w:hAnsi="Cambria Math"/>
          </w:rPr>
          <m:t>eV</m:t>
        </m:r>
      </m:oMath>
      <w:r w:rsidRPr="00B37A74">
        <w:rPr>
          <w:rFonts w:eastAsiaTheme="minorEastAsia"/>
        </w:rPr>
        <w:t>]</w:t>
      </w:r>
      <w:r w:rsidRPr="00B37A74">
        <w:rPr>
          <w:rFonts w:eastAsiaTheme="minorEastAsia"/>
          <w:iCs/>
        </w:rPr>
        <w:t xml:space="preserve"> is the activation energy, </w:t>
      </w:r>
      <m:oMath>
        <m:sSub>
          <m:sSubPr>
            <m:ctrlPr>
              <w:rPr>
                <w:rFonts w:ascii="Cambria Math" w:eastAsiaTheme="minorEastAsia" w:hAnsi="Cambria Math"/>
                <w:i/>
                <w:iCs/>
              </w:rPr>
            </m:ctrlPr>
          </m:sSubPr>
          <m:e>
            <m:r>
              <w:rPr>
                <w:rFonts w:ascii="Cambria Math" w:eastAsiaTheme="minorEastAsia" w:hAnsi="Cambria Math"/>
              </w:rPr>
              <m:t>E</m:t>
            </m:r>
          </m:e>
          <m:sub>
            <m:r>
              <w:rPr>
                <w:rFonts w:ascii="Cambria Math" w:eastAsiaTheme="minorEastAsia" w:hAnsi="Cambria Math"/>
              </w:rPr>
              <m:t>h</m:t>
            </m:r>
          </m:sub>
        </m:sSub>
      </m:oMath>
      <w:r w:rsidRPr="00B37A74">
        <w:rPr>
          <w:rFonts w:eastAsiaTheme="minorEastAsia"/>
          <w:iCs/>
        </w:rPr>
        <w:t xml:space="preserve"> [</w:t>
      </w:r>
      <m:oMath>
        <m:r>
          <m:rPr>
            <m:sty m:val="p"/>
          </m:rPr>
          <w:rPr>
            <w:rFonts w:ascii="Cambria Math" w:eastAsiaTheme="minorEastAsia" w:hAnsi="Cambria Math"/>
          </w:rPr>
          <m:t>eV</m:t>
        </m:r>
      </m:oMath>
      <w:r w:rsidRPr="00B37A74">
        <w:rPr>
          <w:rFonts w:eastAsiaTheme="minorEastAsia"/>
          <w:iCs/>
        </w:rPr>
        <w:t xml:space="preserve">] characterizes the decline in the rate past the peak temperature and </w:t>
      </w:r>
      <m:oMath>
        <m:sSub>
          <m:sSubPr>
            <m:ctrlPr>
              <w:rPr>
                <w:rFonts w:ascii="Cambria Math" w:eastAsiaTheme="minorEastAsia" w:hAnsi="Cambria Math"/>
                <w:i/>
                <w:iCs/>
              </w:rPr>
            </m:ctrlPr>
          </m:sSubPr>
          <m:e>
            <m:r>
              <w:rPr>
                <w:rFonts w:ascii="Cambria Math" w:eastAsiaTheme="minorEastAsia" w:hAnsi="Cambria Math"/>
              </w:rPr>
              <m:t>T</m:t>
            </m:r>
          </m:e>
          <m:sub>
            <m:r>
              <w:rPr>
                <w:rFonts w:ascii="Cambria Math" w:eastAsiaTheme="minorEastAsia" w:hAnsi="Cambria Math"/>
              </w:rPr>
              <m:t>h</m:t>
            </m:r>
          </m:sub>
        </m:sSub>
      </m:oMath>
      <w:r w:rsidRPr="00B37A74">
        <w:rPr>
          <w:rFonts w:eastAsiaTheme="minorEastAsia"/>
          <w:iCs/>
        </w:rPr>
        <w:t xml:space="preserve"> [</w:t>
      </w:r>
      <m:oMath>
        <m:r>
          <m:rPr>
            <m:sty m:val="p"/>
          </m:rPr>
          <w:rPr>
            <w:rFonts w:ascii="Cambria Math" w:eastAsiaTheme="minorEastAsia" w:hAnsi="Cambria Math"/>
          </w:rPr>
          <m:t>K</m:t>
        </m:r>
      </m:oMath>
      <w:r w:rsidRPr="00B37A74">
        <w:rPr>
          <w:rFonts w:eastAsiaTheme="minorEastAsia"/>
          <w:iCs/>
        </w:rPr>
        <w:t xml:space="preserve">] is the temperature at which the rate is reduced </w:t>
      </w:r>
      <w:r w:rsidR="00DE3AE2">
        <w:rPr>
          <w:rFonts w:eastAsiaTheme="minorEastAsia"/>
          <w:iCs/>
        </w:rPr>
        <w:t xml:space="preserve">to half </w:t>
      </w:r>
      <w:r w:rsidR="005F73F0">
        <w:rPr>
          <w:rFonts w:eastAsiaTheme="minorEastAsia"/>
          <w:iCs/>
        </w:rPr>
        <w:t xml:space="preserve">(of the rate in the absence of deactivation) </w:t>
      </w:r>
      <w:r w:rsidRPr="00B37A74">
        <w:rPr>
          <w:rFonts w:eastAsiaTheme="minorEastAsia"/>
          <w:iCs/>
        </w:rPr>
        <w:t xml:space="preserve">due to high temperatures. We assume </w:t>
      </w:r>
      <m:oMath>
        <m:sSub>
          <m:sSubPr>
            <m:ctrlPr>
              <w:rPr>
                <w:rFonts w:ascii="Cambria Math" w:eastAsiaTheme="minorEastAsia" w:hAnsi="Cambria Math"/>
                <w:i/>
                <w:iCs/>
              </w:rPr>
            </m:ctrlPr>
          </m:sSubPr>
          <m:e>
            <m:r>
              <w:rPr>
                <w:rFonts w:ascii="Cambria Math" w:eastAsiaTheme="minorEastAsia" w:hAnsi="Cambria Math"/>
              </w:rPr>
              <m:t>E</m:t>
            </m:r>
          </m:e>
          <m:sub>
            <m:r>
              <w:rPr>
                <w:rFonts w:ascii="Cambria Math" w:eastAsiaTheme="minorEastAsia" w:hAnsi="Cambria Math"/>
              </w:rPr>
              <m:t>j</m:t>
            </m:r>
          </m:sub>
        </m:sSub>
      </m:oMath>
      <w:r w:rsidRPr="00B37A74">
        <w:rPr>
          <w:rFonts w:eastAsiaTheme="minorEastAsia"/>
          <w:iCs/>
        </w:rPr>
        <w:t xml:space="preserve"> and </w:t>
      </w:r>
      <m:oMath>
        <m:sSub>
          <m:sSubPr>
            <m:ctrlPr>
              <w:rPr>
                <w:rFonts w:ascii="Cambria Math" w:eastAsiaTheme="minorEastAsia" w:hAnsi="Cambria Math"/>
                <w:bCs/>
                <w:i/>
                <w:iCs/>
              </w:rPr>
            </m:ctrlPr>
          </m:sSubPr>
          <m:e>
            <m:r>
              <w:rPr>
                <w:rFonts w:ascii="Cambria Math" w:eastAsiaTheme="minorEastAsia" w:hAnsi="Cambria Math"/>
              </w:rPr>
              <m:t>C</m:t>
            </m:r>
          </m:e>
          <m:sub>
            <m:sSub>
              <m:sSubPr>
                <m:ctrlPr>
                  <w:rPr>
                    <w:rFonts w:ascii="Cambria Math" w:eastAsiaTheme="minorEastAsia" w:hAnsi="Cambria Math"/>
                    <w:bCs/>
                    <w:i/>
                    <w:iCs/>
                  </w:rPr>
                </m:ctrlPr>
              </m:sSubPr>
              <m:e>
                <m:r>
                  <w:rPr>
                    <w:rFonts w:ascii="Cambria Math" w:eastAsiaTheme="minorEastAsia" w:hAnsi="Cambria Math"/>
                  </w:rPr>
                  <m:t>0</m:t>
                </m:r>
              </m:e>
              <m:sub>
                <m:r>
                  <w:rPr>
                    <w:rFonts w:ascii="Cambria Math" w:eastAsiaTheme="minorEastAsia" w:hAnsi="Cambria Math"/>
                  </w:rPr>
                  <m:t>j</m:t>
                </m:r>
              </m:sub>
            </m:sSub>
          </m:sub>
        </m:sSub>
      </m:oMath>
      <w:r w:rsidRPr="00B37A74">
        <w:rPr>
          <w:rFonts w:eastAsiaTheme="minorEastAsia"/>
          <w:bCs/>
          <w:iCs/>
        </w:rPr>
        <w:t xml:space="preserve"> vary across species according to a </w:t>
      </w:r>
      <w:r w:rsidRPr="00B37A74">
        <w:rPr>
          <w:rFonts w:eastAsiaTheme="minorEastAsia"/>
        </w:rPr>
        <w:t xml:space="preserve">normal distribution with means </w:t>
      </w:r>
      <m:oMath>
        <m:sSub>
          <m:sSubPr>
            <m:ctrlPr>
              <w:rPr>
                <w:rFonts w:ascii="Cambria Math" w:eastAsiaTheme="minorEastAsia" w:hAnsi="Cambria Math"/>
                <w:i/>
              </w:rPr>
            </m:ctrlPr>
          </m:sSubPr>
          <m:e>
            <m:r>
              <w:rPr>
                <w:rFonts w:ascii="Cambria Math" w:eastAsiaTheme="minorEastAsia" w:hAnsi="Cambria Math"/>
              </w:rPr>
              <m:t>μ</m:t>
            </m:r>
          </m:e>
          <m:sub>
            <m:r>
              <w:rPr>
                <w:rFonts w:ascii="Cambria Math" w:hAnsi="Cambria Math"/>
              </w:rPr>
              <m:t>E</m:t>
            </m:r>
          </m:sub>
        </m:sSub>
      </m:oMath>
      <w:r w:rsidRPr="00B37A74">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bCs/>
                    <w:i/>
                    <w:iCs/>
                  </w:rPr>
                </m:ctrlPr>
              </m:sSubPr>
              <m:e>
                <m:r>
                  <w:rPr>
                    <w:rFonts w:ascii="Cambria Math" w:hAnsi="Cambria Math"/>
                  </w:rPr>
                  <m:t>C</m:t>
                </m:r>
              </m:e>
              <m:sub>
                <m:r>
                  <w:rPr>
                    <w:rFonts w:ascii="Cambria Math" w:hAnsi="Cambria Math"/>
                  </w:rPr>
                  <m:t>0</m:t>
                </m:r>
              </m:sub>
            </m:sSub>
          </m:sub>
        </m:sSub>
      </m:oMath>
      <w:r w:rsidRPr="00B37A74">
        <w:rPr>
          <w:rFonts w:eastAsiaTheme="minorEastAsia"/>
        </w:rPr>
        <w:t xml:space="preserve">, and standard deviations </w:t>
      </w:r>
      <m:oMath>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r>
              <w:rPr>
                <w:rFonts w:ascii="Cambria Math" w:hAnsi="Cambria Math"/>
              </w:rPr>
              <m:t>E</m:t>
            </m:r>
          </m:sub>
        </m:sSub>
      </m:oMath>
      <w:r w:rsidRPr="00B37A74">
        <w:rPr>
          <w:rFonts w:eastAsiaTheme="minorEastAsia"/>
        </w:rPr>
        <w:t xml:space="preserve"> and </w:t>
      </w:r>
      <m:oMath>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sSub>
              <m:sSubPr>
                <m:ctrlPr>
                  <w:rPr>
                    <w:rFonts w:ascii="Cambria Math" w:hAnsi="Cambria Math"/>
                    <w:bCs/>
                    <w:i/>
                    <w:iCs/>
                  </w:rPr>
                </m:ctrlPr>
              </m:sSubPr>
              <m:e>
                <m:r>
                  <w:rPr>
                    <w:rFonts w:ascii="Cambria Math" w:hAnsi="Cambria Math"/>
                  </w:rPr>
                  <m:t>C</m:t>
                </m:r>
              </m:e>
              <m:sub>
                <m:r>
                  <w:rPr>
                    <w:rFonts w:ascii="Cambria Math" w:hAnsi="Cambria Math"/>
                  </w:rPr>
                  <m:t>0</m:t>
                </m:r>
              </m:sub>
            </m:sSub>
          </m:sub>
        </m:sSub>
      </m:oMath>
      <w:r w:rsidRPr="00B37A74">
        <w:rPr>
          <w:rFonts w:eastAsiaTheme="minorEastAsia"/>
        </w:rPr>
        <w:t xml:space="preserve"> (Eq. 5-6). </w:t>
      </w:r>
      <w:r w:rsidRPr="00B37A74">
        <w:rPr>
          <w:rFonts w:eastAsiaTheme="minorEastAsia"/>
          <w:bCs/>
          <w:iCs/>
        </w:rPr>
        <w:t>Prior to rescaling maximum consumption (</w:t>
      </w:r>
      <w:r w:rsidRPr="00B37A74">
        <w:rPr>
          <w:rFonts w:eastAsiaTheme="minorEastAsia"/>
          <w:shd w:val="clear" w:color="auto" w:fill="FFFFFF" w:themeFill="background1"/>
        </w:rPr>
        <w:t xml:space="preserve">in unit </w:t>
      </w:r>
      <m:oMath>
        <m:r>
          <m:rPr>
            <m:sty m:val="p"/>
          </m:rPr>
          <w:rPr>
            <w:rFonts w:ascii="Cambria Math" w:eastAsiaTheme="minorEastAsia" w:hAnsi="Cambria Math"/>
          </w:rPr>
          <m:t xml:space="preserve">g </m:t>
        </m:r>
        <m:sSup>
          <m:sSupPr>
            <m:ctrlPr>
              <w:rPr>
                <w:rFonts w:ascii="Cambria Math" w:eastAsiaTheme="minorEastAsia" w:hAnsi="Cambria Math"/>
                <w:bCs/>
              </w:rPr>
            </m:ctrlPr>
          </m:sSupPr>
          <m:e>
            <m:r>
              <m:rPr>
                <m:sty m:val="p"/>
              </m:rPr>
              <w:rPr>
                <w:rFonts w:ascii="Cambria Math" w:eastAsiaTheme="minorEastAsia" w:hAnsi="Cambria Math"/>
              </w:rPr>
              <m:t>day</m:t>
            </m:r>
          </m:e>
          <m:sup>
            <m:r>
              <m:rPr>
                <m:sty m:val="p"/>
              </m:rPr>
              <w:rPr>
                <w:rFonts w:ascii="Cambria Math" w:eastAsiaTheme="minorEastAsia" w:hAnsi="Cambria Math"/>
              </w:rPr>
              <m:t>-1</m:t>
            </m:r>
          </m:sup>
        </m:sSup>
      </m:oMath>
      <w:r w:rsidRPr="00B37A74">
        <w:rPr>
          <w:rFonts w:eastAsiaTheme="minorEastAsia"/>
          <w:bCs/>
          <w:iCs/>
        </w:rPr>
        <w:t xml:space="preserve">) by dividing </w:t>
      </w:r>
      <m:oMath>
        <m:sSub>
          <m:sSubPr>
            <m:ctrlPr>
              <w:rPr>
                <w:rFonts w:ascii="Cambria Math" w:eastAsiaTheme="minorEastAsia" w:hAnsi="Cambria Math"/>
                <w:bCs/>
                <w:i/>
                <w:iCs/>
              </w:rPr>
            </m:ctrlPr>
          </m:sSubPr>
          <m:e>
            <m:r>
              <w:rPr>
                <w:rFonts w:ascii="Cambria Math" w:eastAsiaTheme="minorEastAsia" w:hAnsi="Cambria Math"/>
              </w:rPr>
              <m:t>C</m:t>
            </m:r>
          </m:e>
          <m:sub>
            <m:r>
              <w:rPr>
                <w:rFonts w:ascii="Cambria Math" w:eastAsiaTheme="minorEastAsia" w:hAnsi="Cambria Math"/>
              </w:rPr>
              <m:t>i,j</m:t>
            </m:r>
          </m:sub>
        </m:sSub>
      </m:oMath>
      <w:r w:rsidRPr="00B37A74">
        <w:rPr>
          <w:rFonts w:eastAsiaTheme="minorEastAsia"/>
          <w:bCs/>
          <w:iCs/>
        </w:rPr>
        <w:t xml:space="preserve"> with the mean within species </w:t>
      </w:r>
      <m:oMath>
        <m:acc>
          <m:accPr>
            <m:chr m:val="̅"/>
            <m:ctrlPr>
              <w:rPr>
                <w:rFonts w:ascii="Cambria Math" w:eastAsiaTheme="minorEastAsia" w:hAnsi="Cambria Math"/>
                <w:bCs/>
                <w:i/>
                <w:iCs/>
              </w:rPr>
            </m:ctrlPr>
          </m:accPr>
          <m:e>
            <m:sSub>
              <m:sSubPr>
                <m:ctrlPr>
                  <w:rPr>
                    <w:rFonts w:ascii="Cambria Math" w:eastAsiaTheme="minorEastAsia" w:hAnsi="Cambria Math"/>
                    <w:bCs/>
                    <w:i/>
                    <w:iCs/>
                  </w:rPr>
                </m:ctrlPr>
              </m:sSubPr>
              <m:e>
                <m:r>
                  <w:rPr>
                    <w:rFonts w:ascii="Cambria Math" w:eastAsiaTheme="minorEastAsia" w:hAnsi="Cambria Math"/>
                  </w:rPr>
                  <m:t>C</m:t>
                </m:r>
              </m:e>
              <m:sub>
                <m:r>
                  <w:rPr>
                    <w:rFonts w:ascii="Cambria Math" w:eastAsiaTheme="minorEastAsia" w:hAnsi="Cambria Math"/>
                  </w:rPr>
                  <m:t>j</m:t>
                </m:r>
              </m:sub>
            </m:sSub>
          </m:e>
        </m:acc>
      </m:oMath>
      <w:r w:rsidRPr="00B37A74">
        <w:rPr>
          <w:rFonts w:eastAsiaTheme="minorEastAsia"/>
          <w:bCs/>
          <w:iCs/>
        </w:rPr>
        <w:t xml:space="preserve">, we </w:t>
      </w:r>
      <w:r w:rsidR="00C167C3">
        <w:rPr>
          <w:rFonts w:eastAsiaTheme="minorEastAsia"/>
          <w:bCs/>
          <w:iCs/>
        </w:rPr>
        <w:t xml:space="preserve">isolate the effect of </w:t>
      </w:r>
      <w:r w:rsidRPr="00B37A74">
        <w:rPr>
          <w:rFonts w:eastAsiaTheme="minorEastAsia"/>
          <w:bCs/>
          <w:iCs/>
        </w:rPr>
        <w:t xml:space="preserve">mass by dividing </w:t>
      </w:r>
      <w:r w:rsidR="00664D3A">
        <w:rPr>
          <w:rFonts w:eastAsiaTheme="minorEastAsia"/>
          <w:bCs/>
          <w:iCs/>
        </w:rPr>
        <w:t xml:space="preserve">consumption </w:t>
      </w:r>
      <w:r w:rsidRPr="00B37A74">
        <w:rPr>
          <w:rFonts w:eastAsiaTheme="minorEastAsia"/>
          <w:bCs/>
          <w:iCs/>
        </w:rPr>
        <w:t xml:space="preserve">with </w:t>
      </w:r>
      <m:oMath>
        <m:sSup>
          <m:sSupPr>
            <m:ctrlPr>
              <w:rPr>
                <w:rFonts w:ascii="Cambria Math" w:eastAsiaTheme="minorEastAsia" w:hAnsi="Cambria Math"/>
                <w:bCs/>
                <w:i/>
                <w:iCs/>
              </w:rPr>
            </m:ctrlPr>
          </m:sSupPr>
          <m:e>
            <m:r>
              <w:rPr>
                <w:rFonts w:ascii="Cambria Math" w:eastAsiaTheme="minorEastAsia" w:hAnsi="Cambria Math"/>
              </w:rPr>
              <m:t>m</m:t>
            </m:r>
          </m:e>
          <m:sup>
            <m:r>
              <w:rPr>
                <w:rFonts w:ascii="Cambria Math" w:eastAsiaTheme="minorEastAsia" w:hAnsi="Cambria Math"/>
              </w:rPr>
              <m:t>0.63</m:t>
            </m:r>
          </m:sup>
        </m:sSup>
      </m:oMath>
      <w:r w:rsidR="007C2B91">
        <w:rPr>
          <w:rFonts w:eastAsiaTheme="minorEastAsia"/>
          <w:bCs/>
          <w:iCs/>
        </w:rPr>
        <w:t>, which is the estimated allometric relationship from the log-linear model.</w:t>
      </w:r>
      <w:r w:rsidR="00E93589">
        <w:rPr>
          <w:rFonts w:eastAsiaTheme="minorEastAsia"/>
          <w:bCs/>
        </w:rPr>
        <w:t xml:space="preserve"> </w:t>
      </w:r>
      <w:r w:rsidRPr="00B37A74">
        <w:rPr>
          <w:rFonts w:eastAsiaTheme="minorEastAsia"/>
          <w:bCs/>
        </w:rPr>
        <w:t xml:space="preserve">Temperature, </w:t>
      </w:r>
      <m:oMath>
        <m:r>
          <w:rPr>
            <w:rFonts w:ascii="Cambria Math" w:eastAsiaTheme="minorEastAsia" w:hAnsi="Cambria Math"/>
          </w:rPr>
          <m:t>T</m:t>
        </m:r>
      </m:oMath>
      <w:r w:rsidRPr="00B37A74">
        <w:rPr>
          <w:rFonts w:eastAsiaTheme="minorEastAsia"/>
          <w:bCs/>
        </w:rPr>
        <w:t>, is centered by subtracting the temperature</w:t>
      </w:r>
      <w:r>
        <w:rPr>
          <w:rFonts w:eastAsiaTheme="minorEastAsia"/>
          <w:bCs/>
        </w:rPr>
        <w:t xml:space="preserve"> </w:t>
      </w:r>
      <w:r w:rsidR="00E34E8C">
        <w:rPr>
          <w:rFonts w:eastAsiaTheme="minorEastAsia"/>
          <w:bCs/>
        </w:rPr>
        <w:t>at</w:t>
      </w:r>
      <w:r>
        <w:rPr>
          <w:rFonts w:eastAsiaTheme="minorEastAsia"/>
          <w:bCs/>
        </w:rPr>
        <w:t xml:space="preserve"> </w:t>
      </w:r>
      <w:r w:rsidRPr="00B37A74">
        <w:rPr>
          <w:rFonts w:eastAsiaTheme="minorEastAsia"/>
          <w:bCs/>
        </w:rPr>
        <w:t xml:space="preserve">peak </w:t>
      </w:r>
      <w:r>
        <w:rPr>
          <w:rFonts w:eastAsiaTheme="minorEastAsia"/>
          <w:bCs/>
        </w:rPr>
        <w:t>consumption</w:t>
      </w:r>
      <w:r w:rsidR="00A34B10">
        <w:rPr>
          <w:rFonts w:eastAsiaTheme="minorEastAsia"/>
          <w:bCs/>
        </w:rPr>
        <w:t xml:space="preserve">. This was </w:t>
      </w:r>
      <w:r w:rsidRPr="00B37A74">
        <w:rPr>
          <w:rFonts w:eastAsiaTheme="minorEastAsia"/>
          <w:bCs/>
        </w:rPr>
        <w:t xml:space="preserve">estimated separately for each species using </w:t>
      </w:r>
      <w:r w:rsidR="00727040">
        <w:rPr>
          <w:rFonts w:eastAsiaTheme="minorEastAsia"/>
          <w:bCs/>
        </w:rPr>
        <w:t xml:space="preserve">the Sharpe-Schoolfield equation </w:t>
      </w:r>
      <w:r w:rsidR="00E85388">
        <w:rPr>
          <w:rFonts w:eastAsiaTheme="minorEastAsia"/>
          <w:bCs/>
        </w:rPr>
        <w:t>but without group-varying coefficients</w:t>
      </w:r>
      <w:r w:rsidR="008125C0">
        <w:rPr>
          <w:rFonts w:eastAsiaTheme="minorEastAsia"/>
          <w:bCs/>
        </w:rPr>
        <w:t xml:space="preserve"> </w:t>
      </w:r>
      <w:r w:rsidR="00DE3D24">
        <w:rPr>
          <w:rFonts w:eastAsiaTheme="minorEastAsia"/>
          <w:bCs/>
        </w:rPr>
        <w:t xml:space="preserve">in a frequentist </w:t>
      </w:r>
      <w:r w:rsidR="00F40F93">
        <w:rPr>
          <w:rFonts w:eastAsiaTheme="minorEastAsia"/>
          <w:bCs/>
        </w:rPr>
        <w:t xml:space="preserve">framework (see </w:t>
      </w:r>
      <w:r w:rsidR="00F17D8D">
        <w:rPr>
          <w:rFonts w:eastAsiaTheme="minorEastAsia"/>
          <w:bCs/>
        </w:rPr>
        <w:t>‘</w:t>
      </w:r>
      <w:r w:rsidR="00F17D8D" w:rsidRPr="006F3AD3">
        <w:rPr>
          <w:rFonts w:eastAsiaTheme="minorEastAsia"/>
          <w:bCs/>
          <w:i/>
          <w:iCs/>
        </w:rPr>
        <w:t>Parameter estimation</w:t>
      </w:r>
      <w:r w:rsidR="00F17D8D">
        <w:rPr>
          <w:rFonts w:eastAsiaTheme="minorEastAsia"/>
          <w:bCs/>
        </w:rPr>
        <w:t>’</w:t>
      </w:r>
      <w:r w:rsidR="00F40F93">
        <w:rPr>
          <w:rFonts w:eastAsiaTheme="minorEastAsia"/>
          <w:bCs/>
        </w:rPr>
        <w:t>)</w:t>
      </w:r>
      <w:r w:rsidRPr="00B37A74">
        <w:rPr>
          <w:rFonts w:eastAsiaTheme="minorEastAsia"/>
          <w:bCs/>
        </w:rPr>
        <w:t xml:space="preserve">. </w:t>
      </w:r>
      <w:r w:rsidRPr="00B37A74">
        <w:rPr>
          <w:rFonts w:eastAsiaTheme="minorEastAsia"/>
          <w:iCs/>
        </w:rPr>
        <w:t xml:space="preserve">The rescaling is done to control for differences </w:t>
      </w:r>
      <w:r w:rsidR="007E2FF8">
        <w:rPr>
          <w:rFonts w:eastAsiaTheme="minorEastAsia"/>
          <w:iCs/>
        </w:rPr>
        <w:t xml:space="preserve">in the optimum temperature </w:t>
      </w:r>
      <w:r w:rsidRPr="00B37A74">
        <w:rPr>
          <w:rFonts w:eastAsiaTheme="minorEastAsia"/>
          <w:iCs/>
        </w:rPr>
        <w:t>between species</w:t>
      </w:r>
      <w:r w:rsidR="00E821C0">
        <w:rPr>
          <w:rFonts w:eastAsiaTheme="minorEastAsia"/>
          <w:iCs/>
        </w:rPr>
        <w:t xml:space="preserve">, which if not accounted for obscures the </w:t>
      </w:r>
      <w:r w:rsidR="00324E66">
        <w:rPr>
          <w:rFonts w:eastAsiaTheme="minorEastAsia"/>
          <w:iCs/>
        </w:rPr>
        <w:t xml:space="preserve">average relationship </w:t>
      </w:r>
      <w:r w:rsidR="00EB5926">
        <w:rPr>
          <w:rFonts w:eastAsiaTheme="minorEastAsia"/>
          <w:iCs/>
        </w:rPr>
        <w:t>between consumption and temperature among species</w:t>
      </w:r>
      <w:r w:rsidR="00E723CC">
        <w:rPr>
          <w:rFonts w:eastAsiaTheme="minorEastAsia"/>
          <w:iCs/>
        </w:rPr>
        <w:t>.</w:t>
      </w:r>
    </w:p>
    <w:p w14:paraId="0D5FB5A0" w14:textId="77777777" w:rsidR="00FF0C73" w:rsidRPr="00B37A74" w:rsidRDefault="00FF0C73" w:rsidP="00FF0C73">
      <w:pPr>
        <w:spacing w:line="480" w:lineRule="auto"/>
        <w:contextualSpacing/>
        <w:jc w:val="both"/>
        <w:rPr>
          <w:rFonts w:eastAsiaTheme="minorEastAsia"/>
          <w:iCs/>
        </w:rPr>
      </w:pPr>
    </w:p>
    <w:p w14:paraId="2BC77EDD" w14:textId="77777777" w:rsidR="00FF0C73" w:rsidRPr="00B37A74" w:rsidRDefault="00FF0C73" w:rsidP="00FF0C73">
      <w:pPr>
        <w:spacing w:line="480" w:lineRule="auto"/>
        <w:contextualSpacing/>
        <w:jc w:val="both"/>
        <w:rPr>
          <w:bCs/>
          <w:i/>
          <w:iCs/>
        </w:rPr>
      </w:pPr>
      <w:r w:rsidRPr="00B37A74">
        <w:rPr>
          <w:bCs/>
          <w:i/>
          <w:iCs/>
        </w:rPr>
        <w:t>Mass-dependence of optimum growth temperature</w:t>
      </w:r>
    </w:p>
    <w:p w14:paraId="1F5A9F8E" w14:textId="5637244B" w:rsidR="00FF0C73" w:rsidRPr="00B37A74" w:rsidRDefault="00FF0C73" w:rsidP="00FF0C73">
      <w:pPr>
        <w:spacing w:line="480" w:lineRule="auto"/>
        <w:contextualSpacing/>
        <w:jc w:val="both"/>
        <w:rPr>
          <w:rFonts w:eastAsiaTheme="minorEastAsia"/>
        </w:rPr>
      </w:pPr>
      <w:r w:rsidRPr="00B37A74">
        <w:rPr>
          <w:bCs/>
        </w:rPr>
        <w:t>To evaluate how the optimum temperature (</w:t>
      </w:r>
      <m:oMath>
        <m:sSub>
          <m:sSubPr>
            <m:ctrlPr>
              <w:rPr>
                <w:rFonts w:ascii="Cambria Math" w:hAnsi="Cambria Math"/>
                <w:bCs/>
                <w:i/>
              </w:rPr>
            </m:ctrlPr>
          </m:sSubPr>
          <m:e>
            <m:r>
              <w:rPr>
                <w:rFonts w:ascii="Cambria Math" w:hAnsi="Cambria Math"/>
              </w:rPr>
              <m:t>t</m:t>
            </m:r>
          </m:e>
          <m:sub>
            <m:r>
              <w:rPr>
                <w:rFonts w:ascii="Cambria Math" w:hAnsi="Cambria Math"/>
              </w:rPr>
              <m:t>opt,ij</m:t>
            </m:r>
          </m:sub>
        </m:sSub>
      </m:oMath>
      <w:r w:rsidRPr="00B37A74">
        <w:rPr>
          <w:rFonts w:eastAsiaTheme="minorEastAsia"/>
          <w:bCs/>
        </w:rPr>
        <w:t>,</w:t>
      </w:r>
      <w:r w:rsidRPr="00B37A74">
        <w:rPr>
          <w:bCs/>
        </w:rPr>
        <w:t xml:space="preserve"> </w:t>
      </w:r>
      <w:r w:rsidRPr="00B37A74">
        <w:rPr>
          <w:rFonts w:eastAsiaTheme="minorEastAsia"/>
          <w:bCs/>
        </w:rPr>
        <w:t xml:space="preserve">in degrees Celsius) </w:t>
      </w:r>
      <w:r w:rsidRPr="00B37A74">
        <w:rPr>
          <w:bCs/>
        </w:rPr>
        <w:t xml:space="preserve">for individual growth depends on body mass, we fit Eqns. 1-3 with </w:t>
      </w:r>
      <m:oMath>
        <m:sSub>
          <m:sSubPr>
            <m:ctrlPr>
              <w:rPr>
                <w:rFonts w:ascii="Cambria Math" w:hAnsi="Cambria Math"/>
                <w:bCs/>
                <w:i/>
              </w:rPr>
            </m:ctrlPr>
          </m:sSubPr>
          <m:e>
            <m:r>
              <w:rPr>
                <w:rFonts w:ascii="Cambria Math" w:hAnsi="Cambria Math"/>
              </w:rPr>
              <m:t>y</m:t>
            </m:r>
          </m:e>
          <m:sub>
            <m:r>
              <w:rPr>
                <w:rFonts w:ascii="Cambria Math" w:hAnsi="Cambria Math"/>
              </w:rPr>
              <m:t>ij</m:t>
            </m:r>
          </m:sub>
        </m:sSub>
      </m:oMath>
      <w:r w:rsidRPr="00B37A74">
        <w:rPr>
          <w:rFonts w:eastAsiaTheme="minorEastAsia"/>
          <w:bCs/>
        </w:rPr>
        <w:t xml:space="preserve"> as the </w:t>
      </w:r>
      <w:r w:rsidRPr="00B37A74">
        <w:rPr>
          <w:rFonts w:eastAsiaTheme="minorEastAsia"/>
          <w:bCs/>
          <w:iCs/>
        </w:rPr>
        <w:t>mean-centered optimum growth temperature within species (</w:t>
      </w:r>
      <m:oMath>
        <m:sSub>
          <m:sSubPr>
            <m:ctrlPr>
              <w:rPr>
                <w:rFonts w:ascii="Cambria Math" w:hAnsi="Cambria Math"/>
                <w:bCs/>
                <w:i/>
              </w:rPr>
            </m:ctrlPr>
          </m:sSubPr>
          <m:e>
            <m:r>
              <w:rPr>
                <w:rFonts w:ascii="Cambria Math" w:hAnsi="Cambria Math"/>
              </w:rPr>
              <m:t>t</m:t>
            </m:r>
          </m:e>
          <m:sub>
            <m:r>
              <w:rPr>
                <w:rFonts w:ascii="Cambria Math" w:hAnsi="Cambria Math"/>
              </w:rPr>
              <m:t>opt,ij</m:t>
            </m:r>
          </m:sub>
        </m:sSub>
        <m:r>
          <w:rPr>
            <w:rFonts w:ascii="Cambria Math" w:eastAsiaTheme="minorEastAsia" w:hAnsi="Cambria Math"/>
          </w:rPr>
          <m:t>=</m:t>
        </m:r>
        <m:sSub>
          <m:sSubPr>
            <m:ctrlPr>
              <w:rPr>
                <w:rFonts w:ascii="Cambria Math" w:hAnsi="Cambria Math"/>
                <w:bCs/>
                <w:i/>
              </w:rPr>
            </m:ctrlPr>
          </m:sSubPr>
          <m:e>
            <m:r>
              <w:rPr>
                <w:rFonts w:ascii="Cambria Math" w:hAnsi="Cambria Math"/>
              </w:rPr>
              <m:t>T</m:t>
            </m:r>
          </m:e>
          <m:sub>
            <m:r>
              <w:rPr>
                <w:rFonts w:ascii="Cambria Math" w:hAnsi="Cambria Math"/>
              </w:rPr>
              <m:t>opt,ij</m:t>
            </m:r>
          </m:sub>
        </m:sSub>
        <m:r>
          <w:rPr>
            <w:rFonts w:ascii="Cambria Math" w:hAnsi="Cambria Math"/>
          </w:rPr>
          <m:t>-</m:t>
        </m:r>
        <m:sSub>
          <m:sSubPr>
            <m:ctrlPr>
              <w:rPr>
                <w:rFonts w:ascii="Cambria Math" w:hAnsi="Cambria Math"/>
                <w:bCs/>
                <w:i/>
              </w:rPr>
            </m:ctrlPr>
          </m:sSubPr>
          <m:e>
            <m:acc>
              <m:accPr>
                <m:chr m:val="̅"/>
                <m:ctrlPr>
                  <w:rPr>
                    <w:rFonts w:ascii="Cambria Math" w:hAnsi="Cambria Math"/>
                    <w:i/>
                  </w:rPr>
                </m:ctrlPr>
              </m:accPr>
              <m:e>
                <m:r>
                  <w:rPr>
                    <w:rFonts w:ascii="Cambria Math" w:hAnsi="Cambria Math"/>
                  </w:rPr>
                  <m:t>T</m:t>
                </m:r>
              </m:e>
            </m:acc>
          </m:e>
          <m:sub>
            <m:r>
              <w:rPr>
                <w:rFonts w:ascii="Cambria Math" w:hAnsi="Cambria Math"/>
              </w:rPr>
              <m:t>opt,j</m:t>
            </m:r>
          </m:sub>
        </m:sSub>
      </m:oMath>
      <w:r w:rsidRPr="00B37A74">
        <w:rPr>
          <w:rFonts w:eastAsiaTheme="minorEastAsia"/>
          <w:bCs/>
        </w:rPr>
        <w:t xml:space="preserve">), </w:t>
      </w:r>
      <w:r w:rsidRPr="00B37A74">
        <w:rPr>
          <w:rFonts w:eastAsiaTheme="minorEastAsia"/>
        </w:rPr>
        <w:t xml:space="preserve">to </w:t>
      </w:r>
      <w:r w:rsidRPr="00B37A74">
        <w:t xml:space="preserve">account for species being adapted to different thermal regimes. </w:t>
      </w:r>
      <m:oMath>
        <m:sSub>
          <m:sSubPr>
            <m:ctrlPr>
              <w:rPr>
                <w:rFonts w:ascii="Cambria Math" w:hAnsi="Cambria Math"/>
                <w:bCs/>
                <w:i/>
                <w:iCs/>
              </w:rPr>
            </m:ctrlPr>
          </m:sSubPr>
          <m:e>
            <m:r>
              <w:rPr>
                <w:rFonts w:ascii="Cambria Math" w:hAnsi="Cambria Math"/>
              </w:rPr>
              <m:t>m</m:t>
            </m:r>
          </m:e>
          <m:sub>
            <m:r>
              <w:rPr>
                <w:rFonts w:ascii="Cambria Math" w:hAnsi="Cambria Math"/>
              </w:rPr>
              <m:t>ij</m:t>
            </m:r>
          </m:sub>
        </m:sSub>
      </m:oMath>
      <w:r w:rsidRPr="00B37A74">
        <w:rPr>
          <w:rFonts w:eastAsiaTheme="minorEastAsia"/>
          <w:bCs/>
          <w:iCs/>
        </w:rPr>
        <w:t xml:space="preserve">, the predictor variable for this model, is </w:t>
      </w:r>
      <w:r w:rsidRPr="00B37A74">
        <w:rPr>
          <w:rFonts w:eastAsiaTheme="minorEastAsia"/>
          <w:iCs/>
        </w:rPr>
        <w:t>the natural log of the ratio between mass and mass at maturation</w:t>
      </w:r>
      <w:r w:rsidR="00B05A3D">
        <w:rPr>
          <w:rFonts w:eastAsiaTheme="minorEastAsia"/>
          <w:iCs/>
        </w:rPr>
        <w:t xml:space="preserve"> acquired from FishBase</w:t>
      </w:r>
      <w:r w:rsidR="002878C1">
        <w:rPr>
          <w:rFonts w:eastAsiaTheme="minorEastAsia"/>
          <w:iCs/>
        </w:rPr>
        <w:t xml:space="preserve"> </w:t>
      </w:r>
      <w:r w:rsidR="00BE1E3F">
        <w:rPr>
          <w:rFonts w:eastAsiaTheme="minorEastAsia"/>
          <w:iCs/>
        </w:rPr>
        <w:fldChar w:fldCharType="begin"/>
      </w:r>
      <w:r w:rsidR="00AF30A5">
        <w:rPr>
          <w:rFonts w:eastAsiaTheme="minorEastAsia"/>
          <w:iCs/>
        </w:rPr>
        <w:instrText xml:space="preserve"> ADDIN ZOTERO_ITEM CSL_CITATION {"citationID":"cR7MjcJz","properties":{"formattedCitation":"(Froese &amp; Pauly, 2019)","plainCitation":"(Froese &amp; Pauly, 2019)","noteIndex":0},"citationItems":[{"id":202,"uris":["http://zotero.org/users/6116610/items/QHG7H63U"],"uri":["http://zotero.org/users/6116610/items/QHG7H63U"],"itemData":{"id":202,"type":"book","event-place":"World Wide Web electronic publication. www.fishbase.org, (12/2019)","publisher-place":"World Wide Web electronic publication. www.fishbase.org, (12/2019)","title":"Editors. FishBase","author":[{"family":"Froese","given":"R"},{"family":"Pauly","given":"D"}],"issued":{"date-parts":[["2019"]]}}}],"schema":"https://github.com/citation-style-language/schema/raw/master/csl-citation.json"} </w:instrText>
      </w:r>
      <w:r w:rsidR="00BE1E3F">
        <w:rPr>
          <w:rFonts w:eastAsiaTheme="minorEastAsia"/>
          <w:iCs/>
        </w:rPr>
        <w:fldChar w:fldCharType="separate"/>
      </w:r>
      <w:r w:rsidR="00AF30A5">
        <w:rPr>
          <w:lang w:val="en-GB"/>
        </w:rPr>
        <w:t>(Froese &amp; Pauly, 2019)</w:t>
      </w:r>
      <w:r w:rsidR="00BE1E3F">
        <w:rPr>
          <w:rFonts w:eastAsiaTheme="minorEastAsia"/>
          <w:iCs/>
        </w:rPr>
        <w:fldChar w:fldCharType="end"/>
      </w:r>
      <w:r w:rsidR="00FC18F1">
        <w:rPr>
          <w:rFonts w:eastAsiaTheme="minorEastAsia"/>
          <w:iCs/>
        </w:rPr>
        <w:t xml:space="preserve">, </w:t>
      </w:r>
      <w:r w:rsidRPr="00B37A74">
        <w:rPr>
          <w:rFonts w:eastAsiaTheme="minorEastAsia"/>
          <w:iCs/>
        </w:rPr>
        <w:t xml:space="preserve">within species: </w:t>
      </w:r>
      <m:oMath>
        <m:sSub>
          <m:sSubPr>
            <m:ctrlPr>
              <w:rPr>
                <w:rFonts w:ascii="Cambria Math" w:hAnsi="Cambria Math"/>
                <w:bCs/>
                <w:i/>
                <w:iCs/>
              </w:rPr>
            </m:ctrlPr>
          </m:sSubPr>
          <m:e>
            <m:r>
              <w:rPr>
                <w:rFonts w:ascii="Cambria Math" w:hAnsi="Cambria Math"/>
              </w:rPr>
              <m:t>m</m:t>
            </m:r>
          </m:e>
          <m:sub>
            <m:r>
              <w:rPr>
                <w:rFonts w:ascii="Cambria Math" w:hAnsi="Cambria Math"/>
              </w:rPr>
              <m:t>ij</m:t>
            </m:r>
          </m:sub>
        </m:sSub>
        <m:r>
          <w:rPr>
            <w:rFonts w:ascii="Cambria Math" w:hAnsi="Cambria Math"/>
          </w:rPr>
          <m:t>=</m:t>
        </m:r>
        <m:func>
          <m:funcPr>
            <m:ctrlPr>
              <w:rPr>
                <w:rFonts w:ascii="Cambria Math" w:eastAsiaTheme="minorEastAsia" w:hAnsi="Cambria Math"/>
                <w:i/>
                <w:iCs/>
              </w:rPr>
            </m:ctrlPr>
          </m:funcPr>
          <m:fName>
            <m:r>
              <m:rPr>
                <m:sty m:val="p"/>
              </m:rPr>
              <w:rPr>
                <w:rFonts w:ascii="Cambria Math" w:hAnsi="Cambria Math"/>
              </w:rPr>
              <m:t>ln</m:t>
            </m:r>
          </m:fName>
          <m:e>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ij</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mat, j</m:t>
                </m:r>
              </m:sub>
            </m:sSub>
            <m:r>
              <w:rPr>
                <w:rFonts w:ascii="Cambria Math" w:eastAsiaTheme="minorEastAsia" w:hAnsi="Cambria Math"/>
              </w:rPr>
              <m:t>)</m:t>
            </m:r>
          </m:e>
        </m:func>
        <m:r>
          <w:rPr>
            <w:rFonts w:ascii="Cambria Math" w:eastAsiaTheme="minorEastAsia" w:hAnsi="Cambria Math"/>
          </w:rPr>
          <m:t>-</m:t>
        </m:r>
        <m:acc>
          <m:accPr>
            <m:chr m:val="̅"/>
            <m:ctrlPr>
              <w:rPr>
                <w:rFonts w:ascii="Cambria Math" w:eastAsiaTheme="minorEastAsia" w:hAnsi="Cambria Math"/>
                <w:i/>
                <w:iCs/>
              </w:rPr>
            </m:ctrlPr>
          </m:accPr>
          <m:e>
            <m:func>
              <m:funcPr>
                <m:ctrlPr>
                  <w:rPr>
                    <w:rFonts w:ascii="Cambria Math" w:eastAsiaTheme="minorEastAsia" w:hAnsi="Cambria Math"/>
                    <w:i/>
                    <w:iCs/>
                  </w:rPr>
                </m:ctrlPr>
              </m:funcPr>
              <m:fName>
                <m:r>
                  <m:rPr>
                    <m:sty m:val="p"/>
                  </m:rPr>
                  <w:rPr>
                    <w:rFonts w:ascii="Cambria Math" w:hAnsi="Cambria Math"/>
                  </w:rPr>
                  <m:t>ln</m:t>
                </m:r>
              </m:fName>
              <m:e>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ij</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mat, j</m:t>
                    </m:r>
                  </m:sub>
                </m:sSub>
                <m:r>
                  <w:rPr>
                    <w:rFonts w:ascii="Cambria Math" w:eastAsiaTheme="minorEastAsia" w:hAnsi="Cambria Math"/>
                  </w:rPr>
                  <m:t>)</m:t>
                </m:r>
              </m:e>
            </m:func>
          </m:e>
        </m:acc>
      </m:oMath>
      <w:r w:rsidRPr="00B37A74">
        <w:rPr>
          <w:rFonts w:eastAsiaTheme="minorEastAsia"/>
          <w:iCs/>
        </w:rPr>
        <w:t xml:space="preserve">. This rescaling is done because </w:t>
      </w:r>
      <w:r w:rsidRPr="00B37A74">
        <w:rPr>
          <w:rFonts w:eastAsiaTheme="minorEastAsia"/>
        </w:rPr>
        <w:t xml:space="preserve">we are </w:t>
      </w:r>
      <w:r w:rsidRPr="00B37A74">
        <w:rPr>
          <w:rFonts w:eastAsiaTheme="minorEastAsia"/>
        </w:rPr>
        <w:lastRenderedPageBreak/>
        <w:t xml:space="preserve">interested in examining relationships within species over “ontogenetic size”, and because we do not </w:t>
      </w:r>
      <w:ins w:id="85" w:author="Max Lindmark" w:date="2021-10-19T16:52:00Z">
        <w:r w:rsidR="001728A4">
          <w:rPr>
            <w:rFonts w:eastAsiaTheme="minorEastAsia"/>
          </w:rPr>
          <w:t xml:space="preserve">want to confound that effect with any relationship that might occur across species </w:t>
        </w:r>
      </w:ins>
      <w:r w:rsidR="00C8169C">
        <w:rPr>
          <w:rFonts w:eastAsiaTheme="minorEastAsia"/>
        </w:rPr>
        <w:t>that</w:t>
      </w:r>
      <w:ins w:id="86" w:author="Max Lindmark" w:date="2021-10-19T16:52:00Z">
        <w:r w:rsidR="00917FA9">
          <w:rPr>
            <w:rFonts w:eastAsiaTheme="minorEastAsia"/>
          </w:rPr>
          <w:t xml:space="preserve"> </w:t>
        </w:r>
        <w:r w:rsidR="001728A4">
          <w:rPr>
            <w:rFonts w:eastAsiaTheme="minorEastAsia"/>
          </w:rPr>
          <w:t>have different asymptotic sizes</w:t>
        </w:r>
        <w:r w:rsidR="00917FA9">
          <w:rPr>
            <w:rFonts w:eastAsiaTheme="minorEastAsia"/>
          </w:rPr>
          <w:t>.</w:t>
        </w:r>
        <w:r w:rsidR="001728A4">
          <w:rPr>
            <w:rFonts w:eastAsiaTheme="minorEastAsia"/>
          </w:rPr>
          <w:t xml:space="preserve"> </w:t>
        </w:r>
      </w:ins>
      <w:del w:id="87" w:author="Max Lindmark" w:date="2021-10-19T16:53:00Z">
        <w:r w:rsidRPr="00B37A74" w:rsidDel="00777715">
          <w:rPr>
            <w:rFonts w:eastAsiaTheme="minorEastAsia"/>
          </w:rPr>
          <w:delText>expect an interspecific relationship between optimum growth temperature and body mass because species are adapted to different thermal regimes</w:delText>
        </w:r>
        <w:r w:rsidRPr="00B37A74" w:rsidDel="00777715">
          <w:rPr>
            <w:rFonts w:eastAsiaTheme="minorEastAsia"/>
            <w:iCs/>
          </w:rPr>
          <w:delText xml:space="preserve">. </w:delText>
        </w:r>
      </w:del>
      <w:r w:rsidRPr="00B37A74">
        <w:rPr>
          <w:rFonts w:eastAsiaTheme="minorEastAsia"/>
          <w:iCs/>
        </w:rPr>
        <w:t>We consider both the intercept and the effect of mass to potentially vary between species.</w:t>
      </w:r>
    </w:p>
    <w:p w14:paraId="72A7D80F" w14:textId="77777777" w:rsidR="00FF0C73" w:rsidRPr="00B37A74" w:rsidRDefault="00FF0C73" w:rsidP="00FF0C73">
      <w:pPr>
        <w:spacing w:line="480" w:lineRule="auto"/>
        <w:contextualSpacing/>
        <w:jc w:val="both"/>
        <w:rPr>
          <w:bCs/>
          <w:i/>
          <w:iCs/>
        </w:rPr>
      </w:pPr>
    </w:p>
    <w:p w14:paraId="2C18B09C" w14:textId="77777777" w:rsidR="00FF0C73" w:rsidRPr="00B37A74" w:rsidRDefault="00FF0C73" w:rsidP="00FF0C73">
      <w:pPr>
        <w:spacing w:line="480" w:lineRule="auto"/>
        <w:contextualSpacing/>
        <w:jc w:val="both"/>
        <w:rPr>
          <w:bCs/>
          <w:i/>
          <w:iCs/>
        </w:rPr>
      </w:pPr>
      <w:r w:rsidRPr="00B37A74">
        <w:rPr>
          <w:bCs/>
          <w:i/>
          <w:iCs/>
        </w:rPr>
        <w:t>Parameter estimation</w:t>
      </w:r>
    </w:p>
    <w:p w14:paraId="4A3C1F92" w14:textId="42741027" w:rsidR="00FF0C73" w:rsidRPr="005F0192" w:rsidRDefault="00FF0C73" w:rsidP="00FF0C73">
      <w:pPr>
        <w:spacing w:line="480" w:lineRule="auto"/>
        <w:contextualSpacing/>
        <w:jc w:val="both"/>
      </w:pPr>
      <w:r w:rsidRPr="00B37A74">
        <w:t xml:space="preserve">We fit the models in a Bayesian framework, using </w:t>
      </w:r>
      <w:r w:rsidRPr="00B37A74">
        <w:rPr>
          <w:rFonts w:eastAsiaTheme="minorEastAsia"/>
        </w:rPr>
        <w:t xml:space="preserve">R version 4.0.2 </w:t>
      </w:r>
      <w:r w:rsidRPr="0001320D">
        <w:rPr>
          <w:rFonts w:eastAsiaTheme="minorEastAsia"/>
        </w:rPr>
        <w:fldChar w:fldCharType="begin"/>
      </w:r>
      <w:r w:rsidR="00AF30A5">
        <w:rPr>
          <w:rFonts w:eastAsiaTheme="minorEastAsia"/>
        </w:rPr>
        <w:instrText xml:space="preserve"> ADDIN ZOTERO_ITEM CSL_CITATION {"citationID":"kAEAztru","properties":{"formattedCitation":"(R Core Team, 2020)","plainCitation":"(R Core Team, 2020)","noteIndex":0},"citationItems":[{"id":620,"uris":["http://zotero.org/users/6116610/items/6PCYIS59"],"uri":["http://zotero.org/users/6116610/items/6PCYIS59"],"itemData":{"id":620,"type":"book","event-place":"Vienna, Austria","publisher-place":"Vienna, Austria","title":"R: A Language and Environment for Statistical Computing. R Foundation for Statistical Computing","URL":"https://www.R-project.org/","author":[{"family":"R Core Team","given":""}],"issued":{"date-parts":[["2020",6,22]]}}}],"schema":"https://github.com/citation-style-language/schema/raw/master/csl-citation.json"} </w:instrText>
      </w:r>
      <w:r w:rsidRPr="0001320D">
        <w:rPr>
          <w:rFonts w:eastAsiaTheme="minorEastAsia"/>
        </w:rPr>
        <w:fldChar w:fldCharType="separate"/>
      </w:r>
      <w:r w:rsidR="00AF30A5">
        <w:rPr>
          <w:lang w:val="en-GB"/>
        </w:rPr>
        <w:t>(R Core Team, 2020)</w:t>
      </w:r>
      <w:r w:rsidRPr="0001320D">
        <w:rPr>
          <w:rFonts w:eastAsiaTheme="minorEastAsia"/>
        </w:rPr>
        <w:fldChar w:fldCharType="end"/>
      </w:r>
      <w:r w:rsidRPr="00B37A74">
        <w:rPr>
          <w:rFonts w:eastAsiaTheme="minorEastAsia"/>
        </w:rPr>
        <w:t xml:space="preserve"> and JAGS </w:t>
      </w:r>
      <w:r w:rsidRPr="0001320D">
        <w:rPr>
          <w:rFonts w:eastAsiaTheme="minorEastAsia"/>
        </w:rPr>
        <w:fldChar w:fldCharType="begin"/>
      </w:r>
      <w:r w:rsidR="00AF30A5">
        <w:rPr>
          <w:rFonts w:eastAsiaTheme="minorEastAsia"/>
        </w:rPr>
        <w:instrText xml:space="preserve"> ADDIN ZOTERO_ITEM CSL_CITATION {"citationID":"a1t31nhln09","properties":{"formattedCitation":"(Plummer, 2003)","plainCitation":"(Plummer, 2003)","noteIndex":0},"citationItems":[{"id":995,"uris":["http://zotero.org/users/6116610/items/GLPCZV36"],"uri":["http://zotero.org/users/6116610/items/GLPCZV36"],"itemData":{"id":995,"type":"article-journal","abstract":"JAGS is a program for Bayesian Graphical modelling which aims for compatibility with Classic BUGS. The program could eventually be developed as an R package. This article explains the motivations for this program, brieﬂy describes the architecture and then discusses some ideas for a vectorized form of the BUGS language.","container-title":"Working Papers","language":"en","page":"8","source":"Zotero","title":"JAGS: A program for analysis of Bayesian graphical models using Gibbs sampling","author":[{"family":"Plummer","given":"Martyn"}],"issued":{"date-parts":[["2003"]]}}}],"schema":"https://github.com/citation-style-language/schema/raw/master/csl-citation.json"} </w:instrText>
      </w:r>
      <w:r w:rsidRPr="0001320D">
        <w:rPr>
          <w:rFonts w:eastAsiaTheme="minorEastAsia"/>
        </w:rPr>
        <w:fldChar w:fldCharType="separate"/>
      </w:r>
      <w:r w:rsidR="00AF30A5">
        <w:rPr>
          <w:lang w:val="en-GB"/>
        </w:rPr>
        <w:t>(Plummer, 2003)</w:t>
      </w:r>
      <w:r w:rsidRPr="0001320D">
        <w:rPr>
          <w:rFonts w:eastAsiaTheme="minorEastAsia"/>
        </w:rPr>
        <w:fldChar w:fldCharType="end"/>
      </w:r>
      <w:r w:rsidRPr="00B37A74">
        <w:rPr>
          <w:rFonts w:eastAsiaTheme="minorEastAsia"/>
        </w:rPr>
        <w:t xml:space="preserve"> through </w:t>
      </w:r>
      <w:r w:rsidRPr="00B37A74">
        <w:t>the R-package ‘</w:t>
      </w:r>
      <w:r w:rsidRPr="00B37A74">
        <w:rPr>
          <w:i/>
          <w:iCs/>
        </w:rPr>
        <w:t>rjags</w:t>
      </w:r>
      <w:r w:rsidRPr="00B37A74">
        <w:t xml:space="preserve">’ </w:t>
      </w:r>
      <w:r w:rsidRPr="0001320D">
        <w:fldChar w:fldCharType="begin"/>
      </w:r>
      <w:r w:rsidR="00AF30A5">
        <w:instrText xml:space="preserve"> ADDIN ZOTERO_ITEM CSL_CITATION {"citationID":"a29cg7cqnj8","properties":{"formattedCitation":"(Plummer, 2019)","plainCitation":"(Plummer, 2019)","noteIndex":0},"citationItems":[{"id":996,"uris":["http://zotero.org/users/6116610/items/A3PWGGWY"],"uri":["http://zotero.org/users/6116610/items/A3PWGGWY"],"itemData":{"id":996,"type":"book","title":"rjags","URL":"https://CRAN.R-project.org/package=rjags","version":"R package version 4-10","author":[{"family":"Plummer","given":"Martyn"}],"issued":{"date-parts":[["2019"]]}}}],"schema":"https://github.com/citation-style-language/schema/raw/master/csl-citation.json"} </w:instrText>
      </w:r>
      <w:r w:rsidRPr="0001320D">
        <w:fldChar w:fldCharType="separate"/>
      </w:r>
      <w:r w:rsidR="00AF30A5">
        <w:rPr>
          <w:lang w:val="en-GB"/>
        </w:rPr>
        <w:t>(Plummer, 2019)</w:t>
      </w:r>
      <w:r w:rsidRPr="0001320D">
        <w:fldChar w:fldCharType="end"/>
      </w:r>
      <w:r w:rsidRPr="00B37A74">
        <w:t xml:space="preserve">. </w:t>
      </w:r>
      <w:r w:rsidRPr="00B37A74">
        <w:rPr>
          <w:rFonts w:eastAsiaTheme="minorEastAsia"/>
        </w:rPr>
        <w:t>We used 3 Markov chains with 5000 iterations for adaptation, followed by 15000 iterations burn-in and 15000 iterations sampling where every 5</w:t>
      </w:r>
      <w:r w:rsidRPr="00B37A74">
        <w:rPr>
          <w:rFonts w:eastAsiaTheme="minorEastAsia"/>
          <w:vertAlign w:val="superscript"/>
        </w:rPr>
        <w:t>th</w:t>
      </w:r>
      <w:r w:rsidRPr="00B37A74">
        <w:rPr>
          <w:rFonts w:eastAsiaTheme="minorEastAsia"/>
        </w:rPr>
        <w:t xml:space="preserve"> iteration saved. Model convergence was assessed by visually inspecting trace plots and potential scale reduction factors (</w:t>
      </w:r>
      <m:oMath>
        <m:acc>
          <m:accPr>
            <m:ctrlPr>
              <w:rPr>
                <w:rFonts w:ascii="Cambria Math" w:eastAsiaTheme="minorEastAsia" w:hAnsi="Cambria Math"/>
                <w:i/>
              </w:rPr>
            </m:ctrlPr>
          </m:accPr>
          <m:e>
            <m:r>
              <w:rPr>
                <w:rFonts w:ascii="Cambria Math" w:eastAsiaTheme="minorEastAsia" w:hAnsi="Cambria Math"/>
              </w:rPr>
              <m:t>R</m:t>
            </m:r>
          </m:e>
        </m:acc>
      </m:oMath>
      <w:r w:rsidRPr="00B37A74">
        <w:rPr>
          <w:rFonts w:eastAsiaTheme="minorEastAsia"/>
        </w:rPr>
        <w:t>) (</w:t>
      </w:r>
      <w:r w:rsidRPr="00B37A74">
        <w:rPr>
          <w:rFonts w:eastAsiaTheme="minorEastAsia" w:cstheme="minorHAnsi"/>
          <w:i/>
          <w:iCs/>
        </w:rPr>
        <w:t>SI Appendix</w:t>
      </w:r>
      <w:r w:rsidRPr="00B37A74">
        <w:rPr>
          <w:rFonts w:eastAsiaTheme="minorEastAsia"/>
        </w:rPr>
        <w:t xml:space="preserve">). </w:t>
      </w:r>
      <m:oMath>
        <m:acc>
          <m:accPr>
            <m:ctrlPr>
              <w:rPr>
                <w:rFonts w:ascii="Cambria Math" w:eastAsiaTheme="minorEastAsia" w:hAnsi="Cambria Math"/>
                <w:i/>
              </w:rPr>
            </m:ctrlPr>
          </m:accPr>
          <m:e>
            <m:r>
              <w:rPr>
                <w:rFonts w:ascii="Cambria Math" w:eastAsiaTheme="minorEastAsia" w:hAnsi="Cambria Math"/>
              </w:rPr>
              <m:t>R</m:t>
            </m:r>
          </m:e>
        </m:acc>
      </m:oMath>
      <w:r w:rsidRPr="00B37A74">
        <w:rPr>
          <w:rFonts w:eastAsiaTheme="minorEastAsia"/>
        </w:rPr>
        <w:t xml:space="preserve"> compares chain variance with the pooled variance, and values &lt;1.1 suggest all three chains converged to a common distribution </w:t>
      </w:r>
      <w:r w:rsidRPr="0001320D">
        <w:rPr>
          <w:rFonts w:eastAsiaTheme="minorEastAsia"/>
        </w:rPr>
        <w:fldChar w:fldCharType="begin"/>
      </w:r>
      <w:r w:rsidR="00AF30A5">
        <w:rPr>
          <w:rFonts w:eastAsiaTheme="minorEastAsia"/>
        </w:rPr>
        <w:instrText xml:space="preserve"> ADDIN ZOTERO_ITEM CSL_CITATION {"citationID":"ad14dpql91","properties":{"formattedCitation":"(Gelman et al., 2003)","plainCitation":"(Gelman et al., 2003)","noteIndex":0},"citationItems":[{"id":752,"uris":["http://zotero.org/users/6116610/items/AFQSL9UE"],"uri":["http://zotero.org/users/6116610/items/AFQSL9UE"],"itemData":{"id":752,"type":"book","event-place":"Boca Raton","publisher":"Chapman and Hall/CRC","publisher-place":"Boca Raton","title":"Bayesian Data Analysis. 2nd edition","author":[{"family":"Gelman","given":"A"},{"family":"Carlin","given":"JB"},{"family":"Stern","given":"HS"},{"family":"Rubin","given":"DB"}],"issued":{"date-parts":[["2003"]]}}}],"schema":"https://github.com/citation-style-language/schema/raw/master/csl-citation.json"} </w:instrText>
      </w:r>
      <w:r w:rsidRPr="0001320D">
        <w:rPr>
          <w:rFonts w:eastAsiaTheme="minorEastAsia"/>
        </w:rPr>
        <w:fldChar w:fldCharType="separate"/>
      </w:r>
      <w:r w:rsidR="00AF30A5">
        <w:rPr>
          <w:lang w:val="en-GB"/>
        </w:rPr>
        <w:t>(Gelman et al., 2003)</w:t>
      </w:r>
      <w:r w:rsidRPr="0001320D">
        <w:rPr>
          <w:rFonts w:eastAsiaTheme="minorEastAsia"/>
        </w:rPr>
        <w:fldChar w:fldCharType="end"/>
      </w:r>
      <w:r w:rsidRPr="00B37A74">
        <w:rPr>
          <w:rFonts w:eastAsiaTheme="minorEastAsia"/>
        </w:rPr>
        <w:t xml:space="preserve">. </w:t>
      </w:r>
      <w:r w:rsidRPr="00B37A74">
        <w:t>We relied heavily on the R packages within ‘</w:t>
      </w:r>
      <w:r w:rsidRPr="00B37A74">
        <w:rPr>
          <w:i/>
        </w:rPr>
        <w:t>tidyverse’</w:t>
      </w:r>
      <w:r w:rsidRPr="00B37A74">
        <w:t xml:space="preserve"> </w:t>
      </w:r>
      <w:r w:rsidRPr="0001320D">
        <w:fldChar w:fldCharType="begin"/>
      </w:r>
      <w:r w:rsidR="00AF30A5">
        <w:instrText xml:space="preserve"> ADDIN ZOTERO_ITEM CSL_CITATION {"citationID":"a10onmnkm5g","properties":{"formattedCitation":"(Wickham et al., 2019)","plainCitation":"(Wickham et al., 2019)","noteIndex":0},"citationItems":[{"id":842,"uris":["http://zotero.org/users/6116610/items/VF9SB64E"],"uri":["http://zotero.org/users/6116610/items/VF9SB64E"],"itemData":{"id":842,"type":"article-journal","DOI":"https://doi.org/10.21105/joss.01686","journalAbbreviation":"Journal of Open Source Software","page":"1686","title":"Welcome to the tidyverse","author":[{"family":"Wickham","given":"Hadley"},{"family":"Averick","given":"Mara"},{"family":"Bryan","given":"Jennifer"},{"family":"Chang","given":"Winston"},{"family":"D'Agostino McGowan","given":"Lucy"},{"family":"François","given":"Romain"},{"family":"Grolemund","given":"Garrett"},{"family":"Alex","given":"Hayes"}],"issued":{"date-parts":[["2019"]]}}}],"schema":"https://github.com/citation-style-language/schema/raw/master/csl-citation.json"} </w:instrText>
      </w:r>
      <w:r w:rsidRPr="0001320D">
        <w:fldChar w:fldCharType="separate"/>
      </w:r>
      <w:r w:rsidR="00AF30A5">
        <w:rPr>
          <w:lang w:val="en-GB"/>
        </w:rPr>
        <w:t>(Wickham et al., 2019)</w:t>
      </w:r>
      <w:r w:rsidRPr="0001320D">
        <w:fldChar w:fldCharType="end"/>
      </w:r>
      <w:r w:rsidRPr="00B37A74">
        <w:t xml:space="preserve"> for data processing, as well as ‘</w:t>
      </w:r>
      <w:r w:rsidRPr="00B37A74">
        <w:rPr>
          <w:i/>
          <w:iCs/>
        </w:rPr>
        <w:t>ggmcmc</w:t>
      </w:r>
      <w:r w:rsidRPr="00B37A74">
        <w:t xml:space="preserve">’ </w:t>
      </w:r>
      <w:r w:rsidRPr="0001320D">
        <w:fldChar w:fldCharType="begin"/>
      </w:r>
      <w:r w:rsidR="00AF30A5">
        <w:instrText xml:space="preserve"> ADDIN ZOTERO_ITEM CSL_CITATION {"citationID":"a1am17gmila","properties":{"formattedCitation":"(Fern\\uc0\\u225{}ndez-i-Mar\\uc0\\u237{}n, 2016)","plainCitation":"(Fernández-i-Marín, 2016)","noteIndex":0},"citationItems":[{"id":994,"uris":["http://zotero.org/users/6116610/items/GURUUHIT"],"uri":["http://zotero.org/users/6116610/items/GURUUHIT"],"itemData":{"id":994,"type":"article-journal","container-title":"Journal of Statistical Software","DOI":"10.18637/jss.v070.i09","ISSN":"1548-7660","issue":"1","language":"en","page":"1-20","source":"www.jstatsoft.org","title":"ggmcmc: Analysis of MCMC Samples and Bayesian Inference","title-short":"ggmcmc","volume":"70","author":[{"family":"Fernández-i-Marín","given":"Xavier"}],"issued":{"date-parts":[["2016",5,12]]}}}],"schema":"https://github.com/citation-style-language/schema/raw/master/csl-citation.json"} </w:instrText>
      </w:r>
      <w:r w:rsidRPr="0001320D">
        <w:fldChar w:fldCharType="separate"/>
      </w:r>
      <w:r w:rsidR="00AF30A5" w:rsidRPr="00AF30A5">
        <w:rPr>
          <w:lang w:val="en-GB"/>
        </w:rPr>
        <w:t>(Fernández-i-Marín, 2016)</w:t>
      </w:r>
      <w:r w:rsidRPr="0001320D">
        <w:fldChar w:fldCharType="end"/>
      </w:r>
      <w:r w:rsidRPr="00B37A74">
        <w:t>, ‘</w:t>
      </w:r>
      <w:r w:rsidRPr="00B37A74">
        <w:rPr>
          <w:i/>
          <w:iCs/>
        </w:rPr>
        <w:t>mcmcviz</w:t>
      </w:r>
      <w:r w:rsidRPr="00B37A74">
        <w:t xml:space="preserve">’ </w:t>
      </w:r>
      <w:r w:rsidRPr="00B37A74">
        <w:fldChar w:fldCharType="begin"/>
      </w:r>
      <w:r w:rsidR="00AF30A5">
        <w:instrText xml:space="preserve"> ADDIN ZOTERO_ITEM CSL_CITATION {"citationID":"a234lqmn8sl","properties":{"formattedCitation":"(Youngflesh, 2018)","plainCitation":"(Youngflesh, 2018)","noteIndex":0},"citationItems":[{"id":718,"uris":["http://zotero.org/users/6116610/items/3JGAM8VZ"],"uri":["http://zotero.org/users/6116610/items/3JGAM8VZ"],"itemData":{"id":718,"type":"article-journal","abstract":"Youngflesh, (2018). MCMCvis: Tools to Visualize, Manipulate, and Summarize MCMC Output. Journal of Open Source Software, 3(24), 640, https://doi.org/10.21105/joss.00640","container-title":"Journal of Open Source Software","DOI":"10.21105/joss.00640","ISSN":"2475-9066","issue":"24","language":"en","page":"640","source":"joss.theoj.org","title":"MCMCvis: Tools to Visualize, Manipulate, and Summarize MCMC Output","title-short":"MCMCvis","volume":"3","author":[{"family":"Youngflesh","given":"Casey"}],"issued":{"date-parts":[["2018",4,10]]}}}],"schema":"https://github.com/citation-style-language/schema/raw/master/csl-citation.json"} </w:instrText>
      </w:r>
      <w:r w:rsidRPr="00B37A74">
        <w:fldChar w:fldCharType="separate"/>
      </w:r>
      <w:r w:rsidR="00AF30A5">
        <w:rPr>
          <w:lang w:val="en-GB"/>
        </w:rPr>
        <w:t>(Youngflesh, 2018)</w:t>
      </w:r>
      <w:r w:rsidRPr="00B37A74">
        <w:fldChar w:fldCharType="end"/>
      </w:r>
      <w:r w:rsidRPr="00B37A74">
        <w:t xml:space="preserve"> and ‘</w:t>
      </w:r>
      <w:r w:rsidRPr="00B37A74">
        <w:rPr>
          <w:i/>
          <w:iCs/>
        </w:rPr>
        <w:t>bayesplot</w:t>
      </w:r>
      <w:r w:rsidRPr="00B37A74">
        <w:t xml:space="preserve">’ </w:t>
      </w:r>
      <w:r w:rsidRPr="0001320D">
        <w:fldChar w:fldCharType="begin"/>
      </w:r>
      <w:r w:rsidR="00AF30A5">
        <w:instrText xml:space="preserve"> ADDIN ZOTERO_ITEM CSL_CITATION {"citationID":"aajq2lqmah","properties":{"formattedCitation":"(Gabry et al., 2019)","plainCitation":"(Gabry et al., 2019)","noteIndex":0},"citationItems":[{"id":993,"uris":["http://zotero.org/users/6116610/items/D45YW53S"],"uri":["http://zotero.org/users/6116610/items/D45YW53S"],"itemData":{"id":993,"type":"article-journal","abstract":"Bayesian data analysis is about more than just computing a posterior distribution, and Bayesian visualization is about more than trace plots of Markov chains. Practical Bayesian data analysis, like all data analysis, is an iterative process of model building, inference, model checking and evaluation, and model expansion. Visualization is helpful in each of these stages of the Bayesian workflow and it is indispensable when drawing inferences from the types of modern, high-dimensional models that are used by applied researchers.","container-title":"Journal of the Royal Statistical Society: Series A (Statistics in Society)","DOI":"10.1111/rssa.12378","ISSN":"09641998","issue":"2","journalAbbreviation":"J. R. Stat. Soc. A","note":"arXiv: 1709.01449","page":"389-402","source":"arXiv.org","title":"Visualization in Bayesian workflow","volume":"182","author":[{"family":"Gabry","given":"Jonah"},{"family":"Simpson","given":"Daniel"},{"family":"Vehtari","given":"Aki"},{"family":"Betancourt","given":"Michael"},{"family":"Gelman","given":"Andrew"}],"issued":{"date-parts":[["2019",2]]}}}],"schema":"https://github.com/citation-style-language/schema/raw/master/csl-citation.json"} </w:instrText>
      </w:r>
      <w:r w:rsidRPr="0001320D">
        <w:fldChar w:fldCharType="separate"/>
      </w:r>
      <w:r w:rsidR="00AF30A5">
        <w:rPr>
          <w:lang w:val="en-GB"/>
        </w:rPr>
        <w:t>(Gabry et al., 2019)</w:t>
      </w:r>
      <w:r w:rsidRPr="0001320D">
        <w:fldChar w:fldCharType="end"/>
      </w:r>
      <w:r w:rsidRPr="00B37A74">
        <w:t xml:space="preserve"> for visualization. </w:t>
      </w:r>
      <w:r w:rsidR="003B734B">
        <w:t xml:space="preserve">Single-species Sharpe-Schoolfield models were fitted using </w:t>
      </w:r>
      <w:r w:rsidR="00354084">
        <w:t xml:space="preserve">the packages </w:t>
      </w:r>
      <w:r w:rsidR="00C26C36">
        <w:t>‘</w:t>
      </w:r>
      <w:r w:rsidR="00354084" w:rsidRPr="006F3AD3">
        <w:rPr>
          <w:i/>
          <w:iCs/>
        </w:rPr>
        <w:t>rTPC</w:t>
      </w:r>
      <w:r w:rsidR="00C26C36">
        <w:rPr>
          <w:i/>
          <w:iCs/>
        </w:rPr>
        <w:t>’</w:t>
      </w:r>
      <w:r w:rsidR="00354084">
        <w:t xml:space="preserve"> </w:t>
      </w:r>
      <w:r w:rsidR="005F0192">
        <w:fldChar w:fldCharType="begin"/>
      </w:r>
      <w:r w:rsidR="00AF30A5">
        <w:instrText xml:space="preserve"> ADDIN ZOTERO_ITEM CSL_CITATION {"citationID":"WaPpfNt3","properties":{"formattedCitation":"(Padfield &amp; O\\uc0\\u8217{}Sullivan, 2020)","plainCitation":"(Padfield &amp; O’Sullivan, 2020)","noteIndex":0},"citationItems":[{"id":2741,"uris":["http://zotero.org/users/6116610/items/RXPQ5BAC"],"uri":["http://zotero.org/users/6116610/items/RXPQ5BAC"],"itemData":{"id":2741,"type":"book","title":"rTPC: Functions for fitting thermal performance curves","URL":"https://github.com/padpadpadpad/rTPC","version":"R package version 1.0.0.","author":[{"family":"Padfield","given":"Daniel"},{"family":"O'Sullivan","given":"Hannah"}],"issued":{"date-parts":[["2020"]]}}}],"schema":"https://github.com/citation-style-language/schema/raw/master/csl-citation.json"} </w:instrText>
      </w:r>
      <w:r w:rsidR="005F0192">
        <w:fldChar w:fldCharType="separate"/>
      </w:r>
      <w:r w:rsidR="00AF30A5" w:rsidRPr="00AF30A5">
        <w:rPr>
          <w:lang w:val="en-GB"/>
        </w:rPr>
        <w:t>(Padfield &amp; O’Sullivan, 2020)</w:t>
      </w:r>
      <w:r w:rsidR="005F0192">
        <w:fldChar w:fldCharType="end"/>
      </w:r>
      <w:r w:rsidR="00354084">
        <w:t xml:space="preserve"> and </w:t>
      </w:r>
      <w:r w:rsidR="00485B90">
        <w:t>‘</w:t>
      </w:r>
      <w:r w:rsidR="00354084" w:rsidRPr="006F3AD3">
        <w:rPr>
          <w:i/>
          <w:iCs/>
        </w:rPr>
        <w:t>nls.multstart</w:t>
      </w:r>
      <w:r w:rsidR="00485B90">
        <w:rPr>
          <w:i/>
          <w:iCs/>
        </w:rPr>
        <w:t>’</w:t>
      </w:r>
      <w:r w:rsidR="005F0192">
        <w:t xml:space="preserve"> </w:t>
      </w:r>
      <w:r w:rsidR="00DF3A9D">
        <w:fldChar w:fldCharType="begin"/>
      </w:r>
      <w:r w:rsidR="00AF30A5">
        <w:instrText xml:space="preserve"> ADDIN ZOTERO_ITEM CSL_CITATION {"citationID":"YiZe43VT","properties":{"formattedCitation":"(Padfield &amp; Matheson, 2020)","plainCitation":"(Padfield &amp; Matheson, 2020)","noteIndex":0},"citationItems":[{"id":2742,"uris":["http://zotero.org/users/6116610/items/6H5MCFRL"],"uri":["http://zotero.org/users/6116610/items/6H5MCFRL"],"itemData":{"id":2742,"type":"book","title":"nls.multstart: Robust Non-Linear regression using AIC Scores","URL":"https://CRAN.R-project.org/package=nls.multstart","version":"R package version 1.2.0.","author":[{"family":"Padfield","given":"Daniel"},{"family":"Matheson","given":"Granville"}],"issued":{"date-parts":[["2020"]]}}}],"schema":"https://github.com/citation-style-language/schema/raw/master/csl-citation.json"} </w:instrText>
      </w:r>
      <w:r w:rsidR="00DF3A9D">
        <w:fldChar w:fldCharType="separate"/>
      </w:r>
      <w:r w:rsidR="00AF30A5">
        <w:rPr>
          <w:lang w:val="en-GB"/>
        </w:rPr>
        <w:t>(Padfield &amp; Matheson, 2020)</w:t>
      </w:r>
      <w:r w:rsidR="00DF3A9D">
        <w:fldChar w:fldCharType="end"/>
      </w:r>
    </w:p>
    <w:p w14:paraId="7F940824" w14:textId="77777777" w:rsidR="00FF0C73" w:rsidRPr="00B37A74" w:rsidRDefault="00FF0C73" w:rsidP="00FF0C73">
      <w:pPr>
        <w:spacing w:line="480" w:lineRule="auto"/>
        <w:contextualSpacing/>
        <w:jc w:val="both"/>
        <w:rPr>
          <w:rFonts w:eastAsiaTheme="minorEastAsia"/>
        </w:rPr>
      </w:pPr>
    </w:p>
    <w:p w14:paraId="6D0940B1" w14:textId="77777777" w:rsidR="00FF0C73" w:rsidRPr="00B37A74" w:rsidRDefault="00FF0C73" w:rsidP="00FF0C73">
      <w:pPr>
        <w:spacing w:line="480" w:lineRule="auto"/>
        <w:contextualSpacing/>
        <w:jc w:val="both"/>
        <w:rPr>
          <w:bCs/>
          <w:i/>
          <w:iCs/>
        </w:rPr>
      </w:pPr>
      <w:r w:rsidRPr="00B37A74">
        <w:rPr>
          <w:bCs/>
          <w:i/>
          <w:iCs/>
        </w:rPr>
        <w:t>Model comparison</w:t>
      </w:r>
    </w:p>
    <w:p w14:paraId="1703AAA2" w14:textId="29F07A41" w:rsidR="00FF0C73" w:rsidRPr="00B37A74" w:rsidRDefault="00FF0C73" w:rsidP="00FF0C73">
      <w:pPr>
        <w:spacing w:line="480" w:lineRule="auto"/>
        <w:contextualSpacing/>
        <w:jc w:val="both"/>
      </w:pPr>
      <w:r w:rsidRPr="00B37A74">
        <w:rPr>
          <w:bCs/>
        </w:rPr>
        <w:t xml:space="preserve">We compared the parsimony of models with different hierarchical structures, and with or without mass-temperature interactions, using the Watanabe-Akaike information criterion (WAIC) </w:t>
      </w:r>
      <w:r w:rsidRPr="0001320D">
        <w:rPr>
          <w:bCs/>
        </w:rPr>
        <w:fldChar w:fldCharType="begin"/>
      </w:r>
      <w:r w:rsidR="008D3C07">
        <w:rPr>
          <w:bCs/>
        </w:rPr>
        <w:instrText xml:space="preserve"> ADDIN ZOTERO_ITEM CSL_CITATION {"citationID":"a241fv98ttl","properties":{"formattedCitation":"(Vehtari et al., 2017; Watanabe, 2013)","plainCitation":"(Vehtari et al., 2017; Watanabe, 2013)","noteIndex":0},"citationItems":[{"id":789,"uris":["http://zotero.org/users/6116610/items/9IV3LPA7"],"uri":["http://zotero.org/users/6116610/items/9IV3LPA7"],"itemData":{"id":789,"type":"article-journal","container-title":"Journal of Machine Learning Research","ISSN":"ISSN 1533-7928","issue":"Mar","page":"867-897","source":"www.jmlr.org","title":"A Widely Applicable Bayesian Information Criterion","volume":"14","author":[{"family":"Watanabe","given":"Sumio"}],"issued":{"date-parts":[["2013"]]}}},{"id":"Gilk8qOR/SjPMLzuW","uris":["http://zotero.org/users/6116610/items/EEDLMDV2"],"uri":["http://zotero.org/users/6116610/items/EEDLMDV2"],"itemData":{"id":802,"type":"article-journal","abstract":"Leave-one-out cross-validation (LOO) and the widely applicable information criterion (WAIC) are methods for estimating pointwise out-of-sample prediction accuracy from a fitted Bayesian model using the log-likelihood evaluated at the posterior simulations of the parameter values. LOO and WAIC have various advantages over simpler estimates of predictive error such as AIC and DIC but are less used in practice because they involve additional computational steps. Here we lay out fast and stable computations for LOO and WAIC that can be performed using existing simulation draws. We introduce an efficient computation of LOO using Pareto-smoothed importance sampling (PSIS), a new procedure for regularizing importance weights. Although WAIC is asymptotically equal to LOO, we demonstrate that PSIS-LOO is more robust in the finite case with weak priors or influential observations. As a byproduct of our calculations, we also obtain approximate standard errors for estimated predictive errors and for comparing of predictive errors between two models. We implement the computations in an R package called 'loo' and demonstrate using models fit with the Bayesian inference package Stan.","container-title":"Statistics and Computing","DOI":"10.1007/s11222-016-9696-4","ISSN":"0960-3174, 1573-1375","issue":"5","journalAbbreviation":"Stat Comput","note":"arXiv: 1507.04544","page":"1413-1432","source":"arXiv.org","title":"Practical Bayesian model evaluation using leave-one-out cross-validation and WAIC","volume":"27","author":[{"family":"Vehtari","given":"Aki"},{"family":"Gelman","given":"Andrew"},{"family":"Gabry","given":"Jonah"}],"issued":{"date-parts":[["2017",9]]}}}],"schema":"https://github.com/citation-style-language/schema/raw/master/csl-citation.json"} </w:instrText>
      </w:r>
      <w:r w:rsidRPr="0001320D">
        <w:rPr>
          <w:bCs/>
        </w:rPr>
        <w:fldChar w:fldCharType="separate"/>
      </w:r>
      <w:r w:rsidR="00AF30A5">
        <w:rPr>
          <w:lang w:val="en-GB"/>
        </w:rPr>
        <w:t>(Vehtari et al., 2017; Watanabe, 2013)</w:t>
      </w:r>
      <w:r w:rsidRPr="0001320D">
        <w:rPr>
          <w:bCs/>
        </w:rPr>
        <w:fldChar w:fldCharType="end"/>
      </w:r>
      <w:r w:rsidRPr="00B37A74">
        <w:rPr>
          <w:bCs/>
        </w:rPr>
        <w:t xml:space="preserve">, which is based on the posterior predictive distribution. We report WAIC for each model descried above (Table S4-S5), and examine models with </w:t>
      </w:r>
      <m:oMath>
        <m:r>
          <w:rPr>
            <w:rFonts w:ascii="Cambria Math" w:hAnsi="Cambria Math"/>
          </w:rPr>
          <m:t>∆</m:t>
        </m:r>
      </m:oMath>
      <w:r w:rsidRPr="00B37A74">
        <w:t xml:space="preserve">WAIC values </w:t>
      </w:r>
      <w:r w:rsidRPr="00B37A74">
        <w:rPr>
          <w:rFonts w:eastAsiaTheme="minorEastAsia"/>
        </w:rPr>
        <w:t xml:space="preserve">&lt; </w:t>
      </w:r>
      <w:r w:rsidRPr="00B37A74">
        <w:rPr>
          <w:rFonts w:eastAsiaTheme="minorEastAsia"/>
        </w:rPr>
        <w:lastRenderedPageBreak/>
        <w:t xml:space="preserve">2, where </w:t>
      </w:r>
      <m:oMath>
        <m:r>
          <w:rPr>
            <w:rFonts w:ascii="Cambria Math" w:hAnsi="Cambria Math"/>
          </w:rPr>
          <m:t>∆</m:t>
        </m:r>
      </m:oMath>
      <w:r w:rsidRPr="00B37A74">
        <w:t xml:space="preserve">WAIC is each models difference to the lowest WAIC across models, in line with other studies </w:t>
      </w:r>
      <w:r w:rsidRPr="0001320D">
        <w:fldChar w:fldCharType="begin"/>
      </w:r>
      <w:r w:rsidR="00AF30A5">
        <w:instrText xml:space="preserve"> ADDIN ZOTERO_ITEM CSL_CITATION {"citationID":"a2ikfhmi7hj","properties":{"formattedCitation":"(Olmos et al., 2019)","plainCitation":"(Olmos et al., 2019)","noteIndex":0},"citationItems":[{"id":786,"uris":["http://zotero.org/users/6116610/items/HXNE2Y6Y"],"uri":["http://zotero.org/users/6116610/items/HXNE2Y6Y"],"itemData":{"id":786,"type":"article-journal","abstract":"A major challenge in understanding the response of populations to climate change is to separate the effects of local drivers acting independently on specific populations, from the effects of global drivers that impact multiple populations simultaneously and thereby synchronize their dynamics. We investigated the environmental drivers and the demographic mechanisms of the widespread decline in marine survival rates of Atlantic salmon (Salmo salar) over the last four decades. We developed a hierarchical Bayesian life cycle model to quantify the spatial synchrony in the marine survival of 13 large groups of populations (called stock units, SU) from two continental stock groups (CSG) in North America (NA) and Southern Europe (SE) over the period 1971–2014. We found strong coherence in the temporal variation in postsmolt marine survival among the 13 SU of NA and SE. A common North Atlantic trend explains 37% of the temporal variability of the survivals for the 13 SU and declines by a factor of 1.8 over the 1971–2014 time series. Synchrony in survival trends is stronger between SU within each CSG. The common trends at the scale of NA and SE capture 60% and 42% of the total variance of temporal variations, respectively. Temporal variations of the postsmolt survival are best explained by the temporal variations of sea surface temperature (SST, negative correlation) and net primary production indices (PP, positive correlation) encountered by salmon in common domains during their marine migration. Specifically, in the Labrador Sea/Grand Banks for populations from NA, 26% and 24% of variance is captured by SST and PP, respectively and in the Norwegian Sea for populations from SE, 21% and 12% of variance is captured by SST and PP, respectively. The findings support the hypothesis of a response of salmon populations to large climate-induced changes in the North Atlantic simultaneously impacting populations from distant continental habitats.","container-title":"Global Change Biology","DOI":"10.1111/gcb.14913","ISSN":"1365-2486","issue":"3","language":"en","page":"1319-1337","source":"Wiley Online Library","title":"Spatial synchrony in the response of a long range migratory species (&lt;i&gt;Salmo salar&lt;/i&gt;) to climate change in the North Atlantic Ocean","volume":"26","author":[{"family":"Olmos","given":"Maxime"},{"family":"Payne","given":"Mark R."},{"family":"Nevoux","given":"Marie"},{"family":"Prévost","given":"Etienne"},{"family":"Chaput","given":"Gérald"},{"family":"Pontavice","given":"Hubert Du"},{"family":"Guitton","given":"Jérôme"},{"family":"Sheehan","given":"Timothy"},{"family":"Mills","given":"Katherine"},{"family":"Rivot","given":"Etienne"}],"issued":{"date-parts":[["2019"]]}}}],"schema":"https://github.com/citation-style-language/schema/raw/master/csl-citation.json"} </w:instrText>
      </w:r>
      <w:r w:rsidRPr="0001320D">
        <w:fldChar w:fldCharType="separate"/>
      </w:r>
      <w:r w:rsidR="00AF30A5">
        <w:rPr>
          <w:lang w:val="en-GB"/>
        </w:rPr>
        <w:t>(Olmos et al., 2019)</w:t>
      </w:r>
      <w:r w:rsidRPr="0001320D">
        <w:fldChar w:fldCharType="end"/>
      </w:r>
      <w:r w:rsidRPr="00B37A74">
        <w:t xml:space="preserve">. </w:t>
      </w:r>
    </w:p>
    <w:p w14:paraId="02B5C4B9" w14:textId="77777777" w:rsidR="00FF0C73" w:rsidRPr="00B37A74" w:rsidRDefault="00FF0C73" w:rsidP="00FF0C73">
      <w:pPr>
        <w:spacing w:line="480" w:lineRule="auto"/>
        <w:contextualSpacing/>
        <w:jc w:val="both"/>
        <w:rPr>
          <w:bCs/>
          <w:i/>
          <w:iCs/>
        </w:rPr>
      </w:pPr>
    </w:p>
    <w:p w14:paraId="1248A5B5" w14:textId="77777777" w:rsidR="00FF0C73" w:rsidRPr="00B37A74" w:rsidRDefault="00FF0C73" w:rsidP="00FF0C73">
      <w:pPr>
        <w:spacing w:line="480" w:lineRule="auto"/>
        <w:contextualSpacing/>
        <w:jc w:val="both"/>
        <w:rPr>
          <w:bCs/>
          <w:i/>
          <w:iCs/>
        </w:rPr>
      </w:pPr>
      <w:r w:rsidRPr="00B37A74">
        <w:rPr>
          <w:bCs/>
          <w:i/>
          <w:iCs/>
        </w:rPr>
        <w:t xml:space="preserve">Net energy gain </w:t>
      </w:r>
    </w:p>
    <w:p w14:paraId="0809C296" w14:textId="40931FAF" w:rsidR="00FF0C73" w:rsidRDefault="00FF0C73" w:rsidP="00FF0C73">
      <w:pPr>
        <w:spacing w:line="480" w:lineRule="auto"/>
        <w:contextualSpacing/>
        <w:jc w:val="both"/>
        <w:rPr>
          <w:rFonts w:eastAsiaTheme="minorEastAsia"/>
        </w:rPr>
      </w:pPr>
      <w:r w:rsidRPr="00B37A74">
        <w:t xml:space="preserve">The effect of temperature and mass dependence of maximum consumption and metabolism (proportional to biomass gain and losses, respectively) </w:t>
      </w:r>
      <w:r w:rsidRPr="00B37A74">
        <w:fldChar w:fldCharType="begin"/>
      </w:r>
      <w:r w:rsidR="00AF30A5">
        <w:instrText xml:space="preserve"> ADDIN ZOTERO_ITEM CSL_CITATION {"citationID":"a24kpa50pbe","properties":{"formattedCitation":"(Essington et al., 2001; Kitchell et al., 1977; Ursin, 1967)","plainCitation":"(Essington et al., 2001; Kitchell et al., 1977; Ursin, 1967)","noteIndex":0},"citationItems":[{"id":895,"uris":["http://zotero.org/users/6116610/items/5G6C5LEF"],"uri":["http://zotero.org/users/6116610/items/5G6C5LEF"],"itemData":{"id":895,"type":"article-journal","container-title":"Journal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id":177,"uris":["http://zotero.org/users/6116610/items/4RNEVDMA"],"uri":["http://zotero.org/users/6116610/items/4RNEVDMA"],"itemData":{"id":177,"type":"article-journal","container-title":"Journal of the Fisheries Board of Canada","issue":"10","page":"1922–1935","title":"Applications of a bioenergetics model to yellow perch (&lt;i&gt;Perca flavescens&lt;/i&gt;) and walleye (&lt;i&gt;Stizostedion vitreum vitreum&lt;/i&gt;)","volume":"34","author":[{"family":"Kitchell","given":"James F"},{"family":"Stewart","given":"Donald J"},{"family":"Weininger","given":"David"}],"issued":{"date-parts":[["1977"]]}}},{"id":893,"uris":["http://zotero.org/users/6116610/items/5KJ5HF4D"],"uri":["http://zotero.org/users/6116610/items/5KJ5HF4D"],"itemData":{"id":893,"type":"article-journal","abstract":"The von Bertalanffy growth function (VBGF) is based on a bioenergetic expression of fish growth; therefore, size-at-age data can theoretically be used to estimate fish consumption rates. We evaluated the accuracy of VBGFderived consumption rates by performing a meta-analysis and sensitivity analysis of VBGF assumptions, and we used Bayesian parameter estimation to quantify uncertainty in these estimates. The VBGF was robust to its assumption regarding the allometry of catabolism but was highly sensitive to the assumed allometry of consumption. Consequently, the commonly used form (“specialized” VBGF), which makes a strong assumption regarding the allometric slope of consumption, often grossly underestimates (&gt;50%) consumption. The precision of the VBGF depended on characteristics of the size-at-age data used to parameterize the model. When data indicate decelerating growth, consumption rates were estimated with good precision; we estimated a 70% probability that bluefin tuna (Thunnus thynnus) consumption rates were between 1 and 2% body mass per day. Otherwise, consumption estimates were poorly defined; yellowfin tuna (Thunnus albacares) consumption rates between 2 and 7% per day were all equally likely. We conclude that VBGF can be a useful tool for estimating fish consumption rates, but potential biases and precision of these estimates should be evaluated on a case-by-case basis.","container-title":"Canadian Journal of Fisheries and Aquatic Sciences","DOI":"10.1139/cjfas-58-11-2129","ISSN":"12057533, 0706652X","issue":"11","language":"en","page":"2129-2138","source":"Crossref","title":"The von Bertalanffy growth function, bioenergetics, and the consumption rates of fish","volume":"58","author":[{"family":"Essington","given":"Timothy E."},{"family":"Kitchell","given":"James F."},{"family":"Walters","given":"Carl J."}],"issued":{"date-parts":[["2001"]]}}}],"schema":"https://github.com/citation-style-language/schema/raw/master/csl-citation.json"} </w:instrText>
      </w:r>
      <w:r w:rsidRPr="00B37A74">
        <w:fldChar w:fldCharType="separate"/>
      </w:r>
      <w:r w:rsidR="00AF30A5">
        <w:rPr>
          <w:lang w:val="en-GB"/>
        </w:rPr>
        <w:t>(Essington et al., 2001; Kitchell et al., 1977; Ursin, 1967)</w:t>
      </w:r>
      <w:r w:rsidRPr="00B37A74">
        <w:fldChar w:fldCharType="end"/>
      </w:r>
      <w:r w:rsidRPr="00B37A74">
        <w:t xml:space="preserve"> on growth is illustrated by visualizing the net energy gain. </w:t>
      </w:r>
      <w:r w:rsidRPr="00B37A74">
        <w:rPr>
          <w:rFonts w:eastAsiaTheme="minorEastAsia"/>
        </w:rPr>
        <w:t xml:space="preserve">The model for the </w:t>
      </w:r>
      <w:r w:rsidRPr="00B37A74">
        <w:t>net energy gain (growth)</w:t>
      </w:r>
      <w:r w:rsidRPr="00B37A74">
        <w:rPr>
          <w:rFonts w:eastAsiaTheme="minorEastAsia"/>
        </w:rPr>
        <w:t xml:space="preserve"> can be viewed as a</w:t>
      </w:r>
      <w:r w:rsidR="00691A94">
        <w:rPr>
          <w:rFonts w:eastAsiaTheme="minorEastAsia"/>
        </w:rPr>
        <w:t>n empirical</w:t>
      </w:r>
      <w:r w:rsidR="002D55A9">
        <w:rPr>
          <w:rFonts w:eastAsiaTheme="minorEastAsia"/>
        </w:rPr>
        <w:t xml:space="preserve"> temperature-dependent</w:t>
      </w:r>
      <w:r w:rsidR="00691A94">
        <w:rPr>
          <w:rFonts w:eastAsiaTheme="minorEastAsia"/>
        </w:rPr>
        <w:t xml:space="preserve"> </w:t>
      </w:r>
      <w:r w:rsidRPr="00B37A74">
        <w:rPr>
          <w:rFonts w:eastAsiaTheme="minorEastAsia"/>
        </w:rPr>
        <w:t>Pütter-type model</w:t>
      </w:r>
      <w:r w:rsidR="005F74EB">
        <w:rPr>
          <w:rFonts w:eastAsiaTheme="minorEastAsia"/>
        </w:rPr>
        <w:t xml:space="preserve">. </w:t>
      </w:r>
      <w:r w:rsidR="005F74EB" w:rsidRPr="00B37A74">
        <w:rPr>
          <w:rFonts w:eastAsiaTheme="minorEastAsia"/>
        </w:rPr>
        <w:t>Pütter</w:t>
      </w:r>
      <w:r w:rsidR="005F74EB">
        <w:rPr>
          <w:rFonts w:eastAsiaTheme="minorEastAsia"/>
        </w:rPr>
        <w:t>-type models</w:t>
      </w:r>
      <w:r w:rsidR="00A36157">
        <w:rPr>
          <w:rFonts w:eastAsiaTheme="minorEastAsia"/>
        </w:rPr>
        <w:t xml:space="preserve"> are </w:t>
      </w:r>
      <w:r w:rsidR="00B77EE3">
        <w:rPr>
          <w:rFonts w:eastAsiaTheme="minorEastAsia"/>
        </w:rPr>
        <w:t>the simplest</w:t>
      </w:r>
      <w:r w:rsidR="00DB0484">
        <w:rPr>
          <w:rFonts w:eastAsiaTheme="minorEastAsia"/>
        </w:rPr>
        <w:t xml:space="preserve"> </w:t>
      </w:r>
      <w:r w:rsidR="00E37CFD">
        <w:rPr>
          <w:rFonts w:eastAsiaTheme="minorEastAsia"/>
        </w:rPr>
        <w:t xml:space="preserve">growth models based on a </w:t>
      </w:r>
      <w:r w:rsidR="00C81BA1">
        <w:rPr>
          <w:rFonts w:eastAsiaTheme="minorEastAsia"/>
        </w:rPr>
        <w:t>dynamic energy budget</w:t>
      </w:r>
      <w:r w:rsidR="00A577FB">
        <w:rPr>
          <w:rFonts w:eastAsiaTheme="minorEastAsia"/>
        </w:rPr>
        <w:t xml:space="preserve">, and </w:t>
      </w:r>
      <w:r w:rsidR="00DA2D05">
        <w:rPr>
          <w:rFonts w:eastAsiaTheme="minorEastAsia"/>
        </w:rPr>
        <w:t>make</w:t>
      </w:r>
      <w:r w:rsidR="00BE35D3">
        <w:rPr>
          <w:rFonts w:eastAsiaTheme="minorEastAsia"/>
        </w:rPr>
        <w:t xml:space="preserve"> </w:t>
      </w:r>
      <w:r w:rsidR="00985927">
        <w:rPr>
          <w:rFonts w:eastAsiaTheme="minorEastAsia"/>
        </w:rPr>
        <w:t xml:space="preserve">strong </w:t>
      </w:r>
      <w:r w:rsidR="00B42C53">
        <w:rPr>
          <w:rFonts w:eastAsiaTheme="minorEastAsia"/>
        </w:rPr>
        <w:t xml:space="preserve">assumptions about </w:t>
      </w:r>
      <w:r w:rsidR="00AC06D2">
        <w:rPr>
          <w:rFonts w:eastAsiaTheme="minorEastAsia"/>
        </w:rPr>
        <w:t xml:space="preserve">mass-scaling of </w:t>
      </w:r>
      <w:r w:rsidR="00B42C53">
        <w:rPr>
          <w:rFonts w:eastAsiaTheme="minorEastAsia"/>
        </w:rPr>
        <w:t xml:space="preserve">key </w:t>
      </w:r>
      <w:r w:rsidR="002A6C8B">
        <w:rPr>
          <w:rFonts w:eastAsiaTheme="minorEastAsia"/>
        </w:rPr>
        <w:t xml:space="preserve">life-history and </w:t>
      </w:r>
      <w:r w:rsidR="001011F8">
        <w:rPr>
          <w:rFonts w:eastAsiaTheme="minorEastAsia"/>
        </w:rPr>
        <w:t xml:space="preserve">physiological </w:t>
      </w:r>
      <w:r w:rsidR="008120BF">
        <w:rPr>
          <w:rFonts w:eastAsiaTheme="minorEastAsia"/>
        </w:rPr>
        <w:t>processes</w:t>
      </w:r>
      <w:r w:rsidR="006F298D">
        <w:rPr>
          <w:rFonts w:eastAsiaTheme="minorEastAsia"/>
        </w:rPr>
        <w:t xml:space="preserve"> </w:t>
      </w:r>
      <w:r w:rsidR="00341D90">
        <w:rPr>
          <w:rFonts w:eastAsiaTheme="minorEastAsia"/>
        </w:rPr>
        <w:t>(</w:t>
      </w:r>
      <w:r w:rsidR="00785C67">
        <w:rPr>
          <w:rFonts w:eastAsiaTheme="minorEastAsia"/>
        </w:rPr>
        <w:t>e.g.,</w:t>
      </w:r>
      <w:r w:rsidR="00341D90">
        <w:rPr>
          <w:rFonts w:eastAsiaTheme="minorEastAsia"/>
        </w:rPr>
        <w:t xml:space="preserve"> maturation</w:t>
      </w:r>
      <w:r w:rsidR="00260680">
        <w:rPr>
          <w:rFonts w:eastAsiaTheme="minorEastAsia"/>
        </w:rPr>
        <w:t xml:space="preserve"> and assimilation</w:t>
      </w:r>
      <w:r w:rsidR="00341D90">
        <w:rPr>
          <w:rFonts w:eastAsiaTheme="minorEastAsia"/>
        </w:rPr>
        <w:t>)</w:t>
      </w:r>
      <w:r w:rsidR="00281F34">
        <w:rPr>
          <w:rFonts w:eastAsiaTheme="minorEastAsia"/>
        </w:rPr>
        <w:t>.</w:t>
      </w:r>
      <w:r w:rsidR="00E75C88">
        <w:rPr>
          <w:rFonts w:eastAsiaTheme="minorEastAsia"/>
        </w:rPr>
        <w:t xml:space="preserve"> However, </w:t>
      </w:r>
      <w:r w:rsidR="006F3AD3" w:rsidRPr="00B37A74">
        <w:rPr>
          <w:rFonts w:eastAsiaTheme="minorEastAsia"/>
        </w:rPr>
        <w:t>Pütter</w:t>
      </w:r>
      <w:r w:rsidR="006F3AD3">
        <w:rPr>
          <w:rFonts w:eastAsiaTheme="minorEastAsia"/>
        </w:rPr>
        <w:t xml:space="preserve">-type models are </w:t>
      </w:r>
      <w:r w:rsidR="00EE7D8A">
        <w:rPr>
          <w:rFonts w:eastAsiaTheme="minorEastAsia"/>
        </w:rPr>
        <w:t xml:space="preserve">among the </w:t>
      </w:r>
      <w:r w:rsidR="00BD1FF9">
        <w:rPr>
          <w:rFonts w:eastAsiaTheme="minorEastAsia"/>
        </w:rPr>
        <w:t xml:space="preserve">most </w:t>
      </w:r>
      <w:r w:rsidR="00EE7D8A">
        <w:rPr>
          <w:rFonts w:eastAsiaTheme="minorEastAsia"/>
        </w:rPr>
        <w:t xml:space="preserve">commonly </w:t>
      </w:r>
      <w:r w:rsidR="00BD1FF9">
        <w:rPr>
          <w:rFonts w:eastAsiaTheme="minorEastAsia"/>
        </w:rPr>
        <w:t>applied growth models in ecology and fisheries</w:t>
      </w:r>
      <w:r w:rsidR="00D04B96">
        <w:rPr>
          <w:rFonts w:eastAsiaTheme="minorEastAsia"/>
        </w:rPr>
        <w:t>,</w:t>
      </w:r>
      <w:r w:rsidR="009A40BB">
        <w:rPr>
          <w:rFonts w:eastAsiaTheme="minorEastAsia"/>
        </w:rPr>
        <w:t xml:space="preserve"> they</w:t>
      </w:r>
      <w:r w:rsidR="000374F9">
        <w:rPr>
          <w:rFonts w:eastAsiaTheme="minorEastAsia"/>
        </w:rPr>
        <w:t xml:space="preserve"> </w:t>
      </w:r>
      <w:r w:rsidR="000604B9">
        <w:rPr>
          <w:rFonts w:eastAsiaTheme="minorEastAsia"/>
        </w:rPr>
        <w:t xml:space="preserve">tend </w:t>
      </w:r>
      <w:r w:rsidR="00D04B96">
        <w:rPr>
          <w:rFonts w:eastAsiaTheme="minorEastAsia"/>
        </w:rPr>
        <w:t>to fit data reasonabl</w:t>
      </w:r>
      <w:r w:rsidR="000374F9">
        <w:rPr>
          <w:rFonts w:eastAsiaTheme="minorEastAsia"/>
        </w:rPr>
        <w:t>y</w:t>
      </w:r>
      <w:r w:rsidR="00D04B96">
        <w:rPr>
          <w:rFonts w:eastAsiaTheme="minorEastAsia"/>
        </w:rPr>
        <w:t xml:space="preserve"> well</w:t>
      </w:r>
      <w:r w:rsidR="008B356E">
        <w:rPr>
          <w:rFonts w:eastAsiaTheme="minorEastAsia"/>
        </w:rPr>
        <w:t xml:space="preserve"> </w:t>
      </w:r>
      <w:r w:rsidR="00423844">
        <w:rPr>
          <w:rFonts w:eastAsiaTheme="minorEastAsia"/>
        </w:rPr>
        <w:fldChar w:fldCharType="begin"/>
      </w:r>
      <w:r w:rsidR="00AF30A5">
        <w:rPr>
          <w:rFonts w:eastAsiaTheme="minorEastAsia"/>
        </w:rPr>
        <w:instrText xml:space="preserve"> ADDIN ZOTERO_ITEM CSL_CITATION {"citationID":"Alfp0DC8","properties":{"formattedCitation":"(Marshall &amp; White, 2019)","plainCitation":"(Marshall &amp; White, 2019)","noteIndex":0},"citationItems":[{"id":35,"uris":["http://zotero.org/users/6116610/items/ESFFAJ5S"],"uri":["http://zotero.org/users/6116610/items/ESFFAJ5S"],"itemData":{"id":35,"type":"article-journal","container-title":"Trends in Ecology &amp; Evolution","DOI":"10.1016/j.tree.2018.10.005","ISSN":"01695347","issue":"2","language":"en","page":"102-111","source":"Crossref","title":"Have we outgrown the existing models of growth?","volume":"34","author":[{"family":"Marshall","given":"Dustin J."},{"family":"White","given":"Craig R."}],"issued":{"date-parts":[["2019"]]}}}],"schema":"https://github.com/citation-style-language/schema/raw/master/csl-citation.json"} </w:instrText>
      </w:r>
      <w:r w:rsidR="00423844">
        <w:rPr>
          <w:rFonts w:eastAsiaTheme="minorEastAsia"/>
        </w:rPr>
        <w:fldChar w:fldCharType="separate"/>
      </w:r>
      <w:r w:rsidR="00AF30A5">
        <w:rPr>
          <w:lang w:val="en-GB"/>
        </w:rPr>
        <w:t>(Marshall &amp; White, 2019)</w:t>
      </w:r>
      <w:r w:rsidR="00423844">
        <w:rPr>
          <w:rFonts w:eastAsiaTheme="minorEastAsia"/>
        </w:rPr>
        <w:fldChar w:fldCharType="end"/>
      </w:r>
      <w:r w:rsidR="000374F9">
        <w:rPr>
          <w:rFonts w:eastAsiaTheme="minorEastAsia"/>
        </w:rPr>
        <w:t>,</w:t>
      </w:r>
      <w:r w:rsidR="00BD5EBE">
        <w:rPr>
          <w:rFonts w:eastAsiaTheme="minorEastAsia"/>
        </w:rPr>
        <w:t xml:space="preserve"> </w:t>
      </w:r>
      <w:r w:rsidR="00C13A17">
        <w:rPr>
          <w:rFonts w:eastAsiaTheme="minorEastAsia"/>
        </w:rPr>
        <w:t xml:space="preserve">and </w:t>
      </w:r>
      <w:r w:rsidR="00EE7D8A">
        <w:rPr>
          <w:rFonts w:eastAsiaTheme="minorEastAsia"/>
        </w:rPr>
        <w:t>are</w:t>
      </w:r>
      <w:r w:rsidR="00C13A17">
        <w:rPr>
          <w:rFonts w:eastAsiaTheme="minorEastAsia"/>
        </w:rPr>
        <w:t xml:space="preserve"> suitable for illustrati</w:t>
      </w:r>
      <w:r w:rsidR="00BA1060">
        <w:rPr>
          <w:rFonts w:eastAsiaTheme="minorEastAsia"/>
        </w:rPr>
        <w:t xml:space="preserve">ng </w:t>
      </w:r>
      <w:r w:rsidR="00C13A17">
        <w:rPr>
          <w:rFonts w:eastAsiaTheme="minorEastAsia"/>
        </w:rPr>
        <w:t xml:space="preserve">the </w:t>
      </w:r>
      <w:r w:rsidR="00BF6AA1">
        <w:rPr>
          <w:rFonts w:eastAsiaTheme="minorEastAsia"/>
        </w:rPr>
        <w:t>consequences of non-linear consumption rates</w:t>
      </w:r>
      <w:r w:rsidR="00AC2212">
        <w:rPr>
          <w:rFonts w:eastAsiaTheme="minorEastAsia"/>
        </w:rPr>
        <w:t xml:space="preserve"> </w:t>
      </w:r>
      <w:r w:rsidR="00BA1060">
        <w:rPr>
          <w:rFonts w:eastAsiaTheme="minorEastAsia"/>
        </w:rPr>
        <w:t xml:space="preserve">due to </w:t>
      </w:r>
      <w:r w:rsidR="00EE7D8A">
        <w:rPr>
          <w:rFonts w:eastAsiaTheme="minorEastAsia"/>
        </w:rPr>
        <w:t xml:space="preserve">their </w:t>
      </w:r>
      <w:r w:rsidR="00BA1060">
        <w:rPr>
          <w:rFonts w:eastAsiaTheme="minorEastAsia"/>
        </w:rPr>
        <w:t xml:space="preserve">simplicity </w:t>
      </w:r>
      <w:r w:rsidR="00AC2212">
        <w:rPr>
          <w:rFonts w:eastAsiaTheme="minorEastAsia"/>
        </w:rPr>
        <w:t xml:space="preserve">(in contrast to more </w:t>
      </w:r>
      <w:r w:rsidR="00672190">
        <w:rPr>
          <w:rFonts w:eastAsiaTheme="minorEastAsia"/>
        </w:rPr>
        <w:t xml:space="preserve">complex </w:t>
      </w:r>
      <w:r w:rsidR="00BD2425">
        <w:rPr>
          <w:rFonts w:eastAsiaTheme="minorEastAsia"/>
        </w:rPr>
        <w:t xml:space="preserve">and parameter-rich </w:t>
      </w:r>
      <w:r w:rsidR="00672190">
        <w:rPr>
          <w:rFonts w:eastAsiaTheme="minorEastAsia"/>
        </w:rPr>
        <w:t xml:space="preserve">dynamic energy budget models, e.g. </w:t>
      </w:r>
      <w:r w:rsidR="0098540F">
        <w:rPr>
          <w:rFonts w:eastAsiaTheme="minorEastAsia"/>
        </w:rPr>
        <w:fldChar w:fldCharType="begin"/>
      </w:r>
      <w:r w:rsidR="00AF30A5">
        <w:rPr>
          <w:rFonts w:eastAsiaTheme="minorEastAsia"/>
        </w:rPr>
        <w:instrText xml:space="preserve"> ADDIN ZOTERO_ITEM CSL_CITATION {"citationID":"3UcntoPE","properties":{"formattedCitation":"(Cuenco et al., 1985; Kitchell et al., 1977)","plainCitation":"(Cuenco et al., 1985; Kitchell et al., 1977)","noteIndex":0},"citationItems":[{"id":177,"uris":["http://zotero.org/users/6116610/items/4RNEVDMA"],"uri":["http://zotero.org/users/6116610/items/4RNEVDMA"],"itemData":{"id":177,"type":"article-journal","container-title":"Journal of the Fisheries Board of Canada","issue":"10","page":"1922–1935","title":"Applications of a bioenergetics model to yellow perch (&lt;i&gt;Perca flavescens&lt;/i&gt;) and walleye (&lt;i&gt;Stizostedion vitreum vitreum&lt;/i&gt;)","volume":"34","author":[{"family":"Kitchell","given":"James F"},{"family":"Stewart","given":"Donald J"},{"family":"Weininger","given":"David"}],"issued":{"date-parts":[["1977"]]}}},{"id":2756,"uris":["http://zotero.org/users/6116610/items/DFJ2Y5A7"],"uri":["http://zotero.org/users/6116610/items/DFJ2Y5A7"],"itemData":{"id":2756,"type":"article-journal","abstract":"A dynamic model of fish bioenergetics and growth at the organismal level under controlled environments was developed as a tool to study, evaluate, and improve the management of fishpond grow-out system. The model incorporated five key variables, namely body size temperature, dissolved oxygen, unioinized ammonia and amount of food, and 17 growth parameters which defined the species of fish used. Parameters were estimated for channel catfish. Fish growth was more sensitive to changes in food consumption parameters than to changes in metabolic parameters. Within either the food consumption component or the metabolic component, fish growth was more sensitive to changes in temperature parameters than to changes in parameters for body size, dissolved oxygen or unionized ammonia. The model may be reparameterized to represent different species of fish in different environments and provides a common ground for theoretical, laboratory and field studies. It also provides a means by which research activities of several groups can be coordinated toward achievement of a common goal.","container-title":"Ecological Modelling","DOI":"10.1016/0304-3800(85)90001-8","ISSN":"0304-3800","issue":"3","journalAbbreviation":"Ecological Modelling","language":"en","page":"169-190","source":"ScienceDirect","title":"Fish bioenergetics and growth in aquaculture ponds: I. Individual fish model development","title-short":"Fish bioenergetics and growth in aquaculture ponds","volume":"27","author":[{"family":"Cuenco","given":"Michael L."},{"family":"Stickney","given":"Robert R."},{"family":"Grant","given":"William E."}],"issued":{"date-parts":[["1985",4,1]]}}}],"schema":"https://github.com/citation-style-language/schema/raw/master/csl-citation.json"} </w:instrText>
      </w:r>
      <w:r w:rsidR="0098540F">
        <w:rPr>
          <w:rFonts w:eastAsiaTheme="minorEastAsia"/>
        </w:rPr>
        <w:fldChar w:fldCharType="separate"/>
      </w:r>
      <w:r w:rsidR="00AF30A5">
        <w:rPr>
          <w:lang w:val="en-GB"/>
        </w:rPr>
        <w:t>(Cuenco et al., 1985; Kitchell et al., 1977)</w:t>
      </w:r>
      <w:r w:rsidR="0098540F">
        <w:rPr>
          <w:rFonts w:eastAsiaTheme="minorEastAsia"/>
        </w:rPr>
        <w:fldChar w:fldCharType="end"/>
      </w:r>
      <w:r w:rsidR="00AC2212">
        <w:rPr>
          <w:rFonts w:eastAsiaTheme="minorEastAsia"/>
        </w:rPr>
        <w:t>)</w:t>
      </w:r>
      <w:r w:rsidR="00BF6AA1">
        <w:rPr>
          <w:rFonts w:eastAsiaTheme="minorEastAsia"/>
        </w:rPr>
        <w:t xml:space="preserve">. </w:t>
      </w:r>
      <w:r w:rsidR="00476227">
        <w:rPr>
          <w:rFonts w:eastAsiaTheme="minorEastAsia"/>
        </w:rPr>
        <w:t xml:space="preserve">A </w:t>
      </w:r>
      <w:r w:rsidR="002437CA" w:rsidRPr="00B37A74">
        <w:rPr>
          <w:rFonts w:eastAsiaTheme="minorEastAsia"/>
        </w:rPr>
        <w:t xml:space="preserve">Pütter </w:t>
      </w:r>
      <w:r w:rsidR="002437CA">
        <w:rPr>
          <w:rFonts w:eastAsiaTheme="minorEastAsia"/>
        </w:rPr>
        <w:t xml:space="preserve">model </w:t>
      </w:r>
      <w:r w:rsidR="009A30BA">
        <w:rPr>
          <w:rFonts w:eastAsiaTheme="minorEastAsia"/>
        </w:rPr>
        <w:t xml:space="preserve">is the </w:t>
      </w:r>
      <w:r w:rsidRPr="00B37A74">
        <w:rPr>
          <w:rFonts w:eastAsiaTheme="minorEastAsia"/>
        </w:rPr>
        <w:t>result of two antagonistic allometric processes</w:t>
      </w:r>
      <w:r w:rsidR="00A2189E">
        <w:rPr>
          <w:rFonts w:eastAsiaTheme="minorEastAsia"/>
        </w:rPr>
        <w:t>, biomass gains and biomass losses</w:t>
      </w:r>
      <w:r w:rsidRPr="00B37A74">
        <w:rPr>
          <w:rFonts w:eastAsiaTheme="minorEastAsia"/>
        </w:rPr>
        <w:t>:</w:t>
      </w:r>
    </w:p>
    <w:p w14:paraId="797AB6F3" w14:textId="77777777" w:rsidR="00FF0C73" w:rsidRDefault="000B3372" w:rsidP="00FF0C73">
      <w:pPr>
        <w:spacing w:line="480" w:lineRule="auto"/>
        <w:contextualSpacing/>
        <w:jc w:val="right"/>
        <w:rPr>
          <w:rFonts w:eastAsiaTheme="minorEastAsia"/>
        </w:rPr>
      </w:pPr>
      <m:oMath>
        <m:f>
          <m:fPr>
            <m:ctrlPr>
              <w:rPr>
                <w:rFonts w:ascii="Cambria Math" w:hAnsi="Cambria Math"/>
                <w:i/>
              </w:rPr>
            </m:ctrlPr>
          </m:fPr>
          <m:num>
            <m:r>
              <w:rPr>
                <w:rFonts w:ascii="Cambria Math" w:hAnsi="Cambria Math"/>
              </w:rPr>
              <m:t>dM</m:t>
            </m:r>
          </m:num>
          <m:den>
            <m:r>
              <w:rPr>
                <w:rFonts w:ascii="Cambria Math" w:hAnsi="Cambria Math"/>
              </w:rPr>
              <m:t>dt</m:t>
            </m:r>
          </m:den>
        </m:f>
        <m:r>
          <w:rPr>
            <w:rFonts w:ascii="Cambria Math" w:hAnsi="Cambria Math"/>
          </w:rPr>
          <m:t>= H</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M</m:t>
            </m:r>
          </m:e>
          <m:sup>
            <m:r>
              <w:rPr>
                <w:rFonts w:ascii="Cambria Math" w:hAnsi="Cambria Math"/>
              </w:rPr>
              <m:t>a</m:t>
            </m:r>
          </m:sup>
        </m:sSup>
        <m:r>
          <w:rPr>
            <w:rFonts w:ascii="Cambria Math" w:hAnsi="Cambria Math"/>
          </w:rPr>
          <m:t xml:space="preserve"> – K</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M</m:t>
            </m:r>
          </m:e>
          <m:sup>
            <m:r>
              <w:rPr>
                <w:rFonts w:ascii="Cambria Math" w:hAnsi="Cambria Math"/>
              </w:rPr>
              <m:t>b</m:t>
            </m:r>
          </m:sup>
        </m:sSup>
      </m:oMath>
      <w:r w:rsidR="00FF0C73">
        <w:rPr>
          <w:rFonts w:eastAsiaTheme="minorEastAsia"/>
        </w:rPr>
        <w:t xml:space="preserve">                                                 (7)</w:t>
      </w:r>
    </w:p>
    <w:p w14:paraId="73C98CE6" w14:textId="363F1487" w:rsidR="00FF0C73" w:rsidRPr="00B37A74" w:rsidRDefault="00FF0C73" w:rsidP="00FF0C73">
      <w:pPr>
        <w:spacing w:line="480" w:lineRule="auto"/>
        <w:contextualSpacing/>
        <w:jc w:val="both"/>
      </w:pPr>
      <w:r w:rsidRPr="00B37A74">
        <w:rPr>
          <w:rFonts w:eastAsiaTheme="minorEastAsia"/>
        </w:rPr>
        <w:t xml:space="preserve">where </w:t>
      </w:r>
      <m:oMath>
        <m:r>
          <w:rPr>
            <w:rFonts w:ascii="Cambria Math" w:eastAsiaTheme="minorEastAsia" w:hAnsi="Cambria Math"/>
          </w:rPr>
          <m:t>M</m:t>
        </m:r>
      </m:oMath>
      <w:r w:rsidRPr="00B37A74">
        <w:rPr>
          <w:rFonts w:eastAsiaTheme="minorEastAsia"/>
        </w:rPr>
        <w:t xml:space="preserve"> is body mass and </w:t>
      </w:r>
      <m:oMath>
        <m:r>
          <w:rPr>
            <w:rFonts w:ascii="Cambria Math" w:eastAsiaTheme="minorEastAsia" w:hAnsi="Cambria Math"/>
          </w:rPr>
          <m:t>T</m:t>
        </m:r>
      </m:oMath>
      <w:r w:rsidRPr="00B37A74">
        <w:rPr>
          <w:rFonts w:eastAsiaTheme="minorEastAsia"/>
        </w:rPr>
        <w:t xml:space="preserve"> is temperature</w:t>
      </w:r>
      <w:r w:rsidR="00A2189E">
        <w:rPr>
          <w:rFonts w:eastAsiaTheme="minorEastAsia"/>
        </w:rPr>
        <w:t xml:space="preserve">, </w:t>
      </w:r>
      <m:oMath>
        <m:r>
          <w:rPr>
            <w:rFonts w:ascii="Cambria Math" w:eastAsiaTheme="minorEastAsia" w:hAnsi="Cambria Math"/>
          </w:rPr>
          <m:t>H</m:t>
        </m:r>
      </m:oMath>
      <w:r w:rsidR="00A2189E">
        <w:rPr>
          <w:rFonts w:eastAsiaTheme="minorEastAsia"/>
        </w:rPr>
        <w:t xml:space="preserve"> and </w:t>
      </w:r>
      <m:oMath>
        <m:r>
          <w:rPr>
            <w:rFonts w:ascii="Cambria Math" w:eastAsiaTheme="minorEastAsia" w:hAnsi="Cambria Math"/>
          </w:rPr>
          <m:t>K</m:t>
        </m:r>
      </m:oMath>
      <w:r w:rsidR="00607CDA">
        <w:rPr>
          <w:rFonts w:eastAsiaTheme="minorEastAsia"/>
        </w:rPr>
        <w:t xml:space="preserve"> the allometric constants and </w:t>
      </w:r>
      <m:oMath>
        <m:r>
          <w:rPr>
            <w:rFonts w:ascii="Cambria Math" w:eastAsiaTheme="minorEastAsia" w:hAnsi="Cambria Math"/>
          </w:rPr>
          <m:t>a</m:t>
        </m:r>
      </m:oMath>
      <w:r w:rsidR="00607CDA">
        <w:rPr>
          <w:rFonts w:eastAsiaTheme="minorEastAsia"/>
        </w:rPr>
        <w:t xml:space="preserve"> and </w:t>
      </w:r>
      <m:oMath>
        <m:r>
          <w:rPr>
            <w:rFonts w:ascii="Cambria Math" w:eastAsiaTheme="minorEastAsia" w:hAnsi="Cambria Math"/>
          </w:rPr>
          <m:t>b</m:t>
        </m:r>
      </m:oMath>
      <w:r w:rsidR="00607CDA">
        <w:rPr>
          <w:rFonts w:eastAsiaTheme="minorEastAsia"/>
        </w:rPr>
        <w:t xml:space="preserve"> the exponents of the processes underlying gains and losses, respectively</w:t>
      </w:r>
      <w:r w:rsidRPr="00B37A74">
        <w:rPr>
          <w:rFonts w:eastAsiaTheme="minorEastAsia"/>
        </w:rPr>
        <w:t>. We convert metabolism from oxygen consumption [</w:t>
      </w:r>
      <m:oMath>
        <m:r>
          <m:rPr>
            <m:sty m:val="p"/>
          </m:rPr>
          <w:rPr>
            <w:rFonts w:ascii="Cambria Math" w:eastAsiaTheme="minorEastAsia" w:hAnsi="Cambria Math"/>
          </w:rPr>
          <m:t xml:space="preserve">mg </m:t>
        </m:r>
        <m:sSub>
          <m:sSubPr>
            <m:ctrlPr>
              <w:rPr>
                <w:rFonts w:ascii="Cambria Math" w:eastAsiaTheme="minorEastAsia" w:hAnsi="Cambria Math"/>
                <w:iCs/>
              </w:rPr>
            </m:ctrlPr>
          </m:sSubPr>
          <m:e>
            <m:r>
              <m:rPr>
                <m:sty m:val="p"/>
              </m:rPr>
              <w:rPr>
                <w:rFonts w:ascii="Cambria Math" w:eastAsiaTheme="minorEastAsia" w:hAnsi="Cambria Math"/>
              </w:rPr>
              <m:t>O</m:t>
            </m:r>
          </m:e>
          <m:sub>
            <m:r>
              <m:rPr>
                <m:sty m:val="p"/>
              </m:rPr>
              <w:rPr>
                <w:rFonts w:ascii="Cambria Math" w:eastAsiaTheme="minorEastAsia" w:hAnsi="Cambria Math"/>
              </w:rPr>
              <m:t>2</m:t>
            </m:r>
          </m:sub>
        </m:sSub>
        <m:r>
          <m:rPr>
            <m:sty m:val="p"/>
          </m:rPr>
          <w:rPr>
            <w:rFonts w:ascii="Cambria Math" w:eastAsiaTheme="minorEastAsia" w:hAnsi="Cambria Math"/>
          </w:rPr>
          <m:t xml:space="preserve"> </m:t>
        </m:r>
        <m:sSup>
          <m:sSupPr>
            <m:ctrlPr>
              <w:rPr>
                <w:rFonts w:ascii="Cambria Math" w:eastAsiaTheme="minorEastAsia" w:hAnsi="Cambria Math"/>
                <w:iCs/>
              </w:rPr>
            </m:ctrlPr>
          </m:sSupPr>
          <m:e>
            <m:r>
              <m:rPr>
                <m:sty m:val="p"/>
              </m:rPr>
              <w:rPr>
                <w:rFonts w:ascii="Cambria Math" w:eastAsiaTheme="minorEastAsia" w:hAnsi="Cambria Math"/>
              </w:rPr>
              <m:t>h</m:t>
            </m:r>
          </m:e>
          <m:sup>
            <m:r>
              <m:rPr>
                <m:sty m:val="p"/>
              </m:rPr>
              <w:rPr>
                <w:rFonts w:ascii="Cambria Math" w:eastAsiaTheme="minorEastAsia" w:hAnsi="Cambria Math"/>
              </w:rPr>
              <m:t>-1</m:t>
            </m:r>
          </m:sup>
        </m:sSup>
        <m:r>
          <m:rPr>
            <m:sty m:val="p"/>
          </m:rPr>
          <w:rPr>
            <w:rFonts w:ascii="Cambria Math" w:eastAsiaTheme="minorEastAsia" w:hAnsi="Cambria Math"/>
          </w:rPr>
          <m:t xml:space="preserve"> </m:t>
        </m:r>
        <m:sSup>
          <m:sSupPr>
            <m:ctrlPr>
              <w:rPr>
                <w:rFonts w:ascii="Cambria Math" w:eastAsiaTheme="minorEastAsia" w:hAnsi="Cambria Math"/>
                <w:iCs/>
              </w:rPr>
            </m:ctrlPr>
          </m:sSupPr>
          <m:e>
            <m:r>
              <m:rPr>
                <m:sty m:val="p"/>
              </m:rPr>
              <w:rPr>
                <w:rFonts w:ascii="Cambria Math" w:eastAsiaTheme="minorEastAsia" w:hAnsi="Cambria Math"/>
              </w:rPr>
              <m:t>day</m:t>
            </m:r>
          </m:e>
          <m:sup>
            <m:r>
              <m:rPr>
                <m:sty m:val="p"/>
              </m:rPr>
              <w:rPr>
                <w:rFonts w:ascii="Cambria Math" w:eastAsiaTheme="minorEastAsia" w:hAnsi="Cambria Math"/>
              </w:rPr>
              <m:t>-1</m:t>
            </m:r>
          </m:sup>
        </m:sSup>
      </m:oMath>
      <w:r w:rsidRPr="00B37A74">
        <w:rPr>
          <w:rFonts w:eastAsiaTheme="minorEastAsia"/>
        </w:rPr>
        <w:t xml:space="preserve">] to </w:t>
      </w:r>
      <m:oMath>
        <m:r>
          <m:rPr>
            <m:sty m:val="p"/>
          </m:rPr>
          <w:rPr>
            <w:rFonts w:ascii="Cambria Math" w:eastAsiaTheme="minorEastAsia" w:hAnsi="Cambria Math"/>
          </w:rPr>
          <m:t xml:space="preserve">g </m:t>
        </m:r>
        <m:sSup>
          <m:sSupPr>
            <m:ctrlPr>
              <w:rPr>
                <w:rFonts w:ascii="Cambria Math" w:eastAsiaTheme="minorEastAsia" w:hAnsi="Cambria Math"/>
                <w:iCs/>
              </w:rPr>
            </m:ctrlPr>
          </m:sSupPr>
          <m:e>
            <m:r>
              <m:rPr>
                <m:sty m:val="p"/>
              </m:rPr>
              <w:rPr>
                <w:rFonts w:ascii="Cambria Math" w:eastAsiaTheme="minorEastAsia" w:hAnsi="Cambria Math"/>
              </w:rPr>
              <m:t>day</m:t>
            </m:r>
          </m:e>
          <m:sup>
            <m:r>
              <m:rPr>
                <m:sty m:val="p"/>
              </m:rPr>
              <w:rPr>
                <w:rFonts w:ascii="Cambria Math" w:eastAsiaTheme="minorEastAsia" w:hAnsi="Cambria Math"/>
              </w:rPr>
              <m:t>-1</m:t>
            </m:r>
          </m:sup>
        </m:sSup>
      </m:oMath>
      <w:r w:rsidRPr="00B37A74">
        <w:rPr>
          <w:rFonts w:eastAsiaTheme="minorEastAsia"/>
        </w:rPr>
        <w:t xml:space="preserve"> by assuming 1 </w:t>
      </w:r>
      <m:oMath>
        <m:r>
          <m:rPr>
            <m:sty m:val="p"/>
          </m:rPr>
          <w:rPr>
            <w:rFonts w:ascii="Cambria Math" w:eastAsiaTheme="minorEastAsia" w:hAnsi="Cambria Math"/>
          </w:rPr>
          <m:t>kcal</m:t>
        </m:r>
      </m:oMath>
      <w:r w:rsidRPr="00B37A74">
        <w:rPr>
          <w:rFonts w:eastAsiaTheme="minorEastAsia"/>
        </w:rPr>
        <w:t xml:space="preserve"> = 295 </w:t>
      </w:r>
      <m:oMath>
        <m:r>
          <m:rPr>
            <m:sty m:val="p"/>
          </m:rPr>
          <w:rPr>
            <w:rFonts w:ascii="Cambria Math" w:eastAsiaTheme="minorEastAsia" w:hAnsi="Cambria Math"/>
          </w:rPr>
          <m:t xml:space="preserve">mg </m:t>
        </m:r>
        <m:sSub>
          <m:sSubPr>
            <m:ctrlPr>
              <w:rPr>
                <w:rFonts w:ascii="Cambria Math" w:eastAsiaTheme="minorEastAsia" w:hAnsi="Cambria Math"/>
              </w:rPr>
            </m:ctrlPr>
          </m:sSubPr>
          <m:e>
            <m:r>
              <m:rPr>
                <m:sty m:val="p"/>
              </m:rPr>
              <w:rPr>
                <w:rFonts w:ascii="Cambria Math" w:eastAsiaTheme="minorEastAsia" w:hAnsi="Cambria Math"/>
              </w:rPr>
              <m:t>O</m:t>
            </m:r>
          </m:e>
          <m:sub>
            <m:r>
              <m:rPr>
                <m:sty m:val="p"/>
              </m:rPr>
              <w:rPr>
                <w:rFonts w:ascii="Cambria Math" w:eastAsiaTheme="minorEastAsia" w:hAnsi="Cambria Math"/>
              </w:rPr>
              <m:t>2</m:t>
            </m:r>
          </m:sub>
        </m:sSub>
      </m:oMath>
      <w:r w:rsidRPr="00B37A74">
        <w:rPr>
          <w:rFonts w:eastAsiaTheme="minorEastAsia"/>
          <w:iCs/>
        </w:rPr>
        <w:t xml:space="preserve"> (based on an oxycaloric coefficient of 14.2 </w:t>
      </w:r>
      <m:oMath>
        <m:r>
          <m:rPr>
            <m:sty m:val="p"/>
          </m:rPr>
          <w:rPr>
            <w:rFonts w:ascii="Cambria Math" w:eastAsiaTheme="minorEastAsia" w:hAnsi="Cambria Math"/>
          </w:rPr>
          <m:t xml:space="preserve">J/mg </m:t>
        </m:r>
        <m:sSub>
          <m:sSubPr>
            <m:ctrlPr>
              <w:rPr>
                <w:rFonts w:ascii="Cambria Math" w:eastAsiaTheme="minorEastAsia" w:hAnsi="Cambria Math"/>
              </w:rPr>
            </m:ctrlPr>
          </m:sSubPr>
          <m:e>
            <m:r>
              <m:rPr>
                <m:sty m:val="p"/>
              </m:rPr>
              <w:rPr>
                <w:rFonts w:ascii="Cambria Math" w:eastAsiaTheme="minorEastAsia" w:hAnsi="Cambria Math"/>
              </w:rPr>
              <m:t>O</m:t>
            </m:r>
          </m:e>
          <m:sub>
            <m:r>
              <m:rPr>
                <m:sty m:val="p"/>
              </m:rPr>
              <w:rPr>
                <w:rFonts w:ascii="Cambria Math" w:eastAsiaTheme="minorEastAsia" w:hAnsi="Cambria Math"/>
              </w:rPr>
              <m:t>2</m:t>
            </m:r>
          </m:sub>
        </m:sSub>
      </m:oMath>
      <w:r w:rsidRPr="00B37A74">
        <w:rPr>
          <w:rFonts w:eastAsiaTheme="minorEastAsia"/>
        </w:rPr>
        <w:t xml:space="preserve">) </w:t>
      </w:r>
      <w:r w:rsidRPr="00B37A74">
        <w:rPr>
          <w:rFonts w:eastAsiaTheme="minorEastAsia"/>
        </w:rPr>
        <w:fldChar w:fldCharType="begin"/>
      </w:r>
      <w:r w:rsidR="00AF30A5">
        <w:rPr>
          <w:rFonts w:eastAsiaTheme="minorEastAsia"/>
        </w:rPr>
        <w:instrText xml:space="preserve"> ADDIN ZOTERO_ITEM CSL_CITATION {"citationID":"a1h4clt1a35","properties":{"formattedCitation":"(Hepher, 1988)","plainCitation":"(Hepher, 1988)","noteIndex":0},"citationItems":[{"id":716,"uris":["http://zotero.org/users/6116610/items/4J9BJIZF"],"uri":["http://zotero.org/users/6116610/items/4J9BJIZF"],"itemData":{"id":716,"type":"book","abstract":"The science of aquaculture advanced considerably in the 1980s, its application being an important factor in the agricultural economies of many countries. This book reviews the subject of fish nutrition, one of the key aspects of aquacultural systems. The development of any aquaculture system is dependent on knowledge related to many disciplines, including physiology, biochemistry, genetics, animal nutrition and ecology. The late Dr Hepher adopted this multidisciplinary approach, presenting, for the first time, an integrated and comprehensive account of the whole subject, first published in 1988. The author pioneered many of the most important concepts of fish nutrition and this work represents the distillation of some thirty years of work by a most distinguished and renowned freshwater biologist. It is sure to become a reference work of fundamental importance for research workers in freshwater fisheries biology and aquacultural systems.","ISBN":"978-0-521-34150-9","language":"en","note":"Google-Books-ID: 5vg8AAAAIAAJ","number-of-pages":"410","publisher":"Cambridge University Press","source":"Google Books","title":"Nutrition of Pond Fishes","author":[{"family":"Hepher","given":"Balfour"}],"issued":{"date-parts":[["1988",8,26]]}}}],"schema":"https://github.com/citation-style-language/schema/raw/master/csl-citation.json"} </w:instrText>
      </w:r>
      <w:r w:rsidRPr="00B37A74">
        <w:rPr>
          <w:rFonts w:eastAsiaTheme="minorEastAsia"/>
        </w:rPr>
        <w:fldChar w:fldCharType="separate"/>
      </w:r>
      <w:r w:rsidR="00AF30A5">
        <w:rPr>
          <w:lang w:val="en-GB"/>
        </w:rPr>
        <w:t>(Hepher, 1988)</w:t>
      </w:r>
      <w:r w:rsidRPr="00B37A74">
        <w:rPr>
          <w:rFonts w:eastAsiaTheme="minorEastAsia"/>
        </w:rPr>
        <w:fldChar w:fldCharType="end"/>
      </w:r>
      <w:r w:rsidRPr="00B37A74">
        <w:rPr>
          <w:rFonts w:eastAsiaTheme="minorEastAsia"/>
        </w:rPr>
        <w:t xml:space="preserve">, 1 </w:t>
      </w:r>
      <m:oMath>
        <m:r>
          <m:rPr>
            <m:sty m:val="p"/>
          </m:rPr>
          <w:rPr>
            <w:rFonts w:ascii="Cambria Math" w:eastAsiaTheme="minorEastAsia" w:hAnsi="Cambria Math"/>
          </w:rPr>
          <m:t>kcal</m:t>
        </m:r>
      </m:oMath>
      <w:r w:rsidRPr="00B37A74">
        <w:rPr>
          <w:rFonts w:eastAsiaTheme="minorEastAsia"/>
        </w:rPr>
        <w:t xml:space="preserve"> = 4184 </w:t>
      </w:r>
      <m:oMath>
        <m:r>
          <m:rPr>
            <m:sty m:val="p"/>
          </m:rPr>
          <w:rPr>
            <w:rFonts w:ascii="Cambria Math" w:eastAsiaTheme="minorEastAsia" w:hAnsi="Cambria Math"/>
          </w:rPr>
          <m:t>J</m:t>
        </m:r>
      </m:oMath>
      <w:r w:rsidRPr="00B37A74">
        <w:rPr>
          <w:rFonts w:eastAsiaTheme="minorEastAsia"/>
        </w:rPr>
        <w:t xml:space="preserve"> and an energy content </w:t>
      </w:r>
      <w:r w:rsidRPr="00A0735B">
        <w:rPr>
          <w:rFonts w:eastAsiaTheme="minorEastAsia"/>
        </w:rPr>
        <w:t xml:space="preserve">of 5600 </w:t>
      </w:r>
      <m:oMath>
        <m:r>
          <m:rPr>
            <m:sty m:val="p"/>
          </m:rPr>
          <w:rPr>
            <w:rFonts w:ascii="Cambria Math" w:eastAsiaTheme="minorEastAsia" w:hAnsi="Cambria Math"/>
          </w:rPr>
          <m:t>J/g</m:t>
        </m:r>
      </m:oMath>
      <w:r w:rsidR="0088333C" w:rsidRPr="00E00FB2">
        <w:rPr>
          <w:rFonts w:eastAsiaTheme="minorEastAsia"/>
        </w:rPr>
        <w:t xml:space="preserve"> (wet weight)</w:t>
      </w:r>
      <w:r w:rsidRPr="00E00FB2">
        <w:rPr>
          <w:rFonts w:eastAsiaTheme="minorEastAsia"/>
          <w:iCs/>
        </w:rPr>
        <w:t xml:space="preserve"> </w:t>
      </w:r>
      <w:r w:rsidRPr="00E00FB2">
        <w:rPr>
          <w:rFonts w:eastAsiaTheme="minorEastAsia"/>
          <w:iCs/>
        </w:rPr>
        <w:fldChar w:fldCharType="begin"/>
      </w:r>
      <w:r w:rsidR="00AF30A5">
        <w:rPr>
          <w:rFonts w:eastAsiaTheme="minorEastAsia"/>
          <w:iCs/>
        </w:rPr>
        <w:instrText xml:space="preserve"> ADDIN ZOTERO_ITEM CSL_CITATION {"citationID":"abg5qn4133","properties":{"formattedCitation":"(Rijnsdorp &amp; Ibelings, 1989)","plainCitation":"(Rijnsdorp &amp; Ibelings, 1989)","noteIndex":0},"citationItems":[{"id":715,"uris":["http://zotero.org/users/6116610/items/KDDKST84"],"uri":["http://zotero.org/users/6116610/items/KDDKST84"],"itemData":{"id":715,"type":"article-journal","abstract":"The chemical composition and energy content of North Sea plaice during the spawning period were examined in mature males and females and in immature fish, to study differences in the allocation of energy over reproduction and somatic growth between the sexes. At the beginning of the spawning period mature males and females had equal dry weights of lipid that were 70% higher than in immatures. Protein content in mature males was equal to that in immatures but was 23 % higher in mature females. Immature males and females did not differ in chemical composition. At the end of the spawning period, spent and immature fish had equal lipid contents, but protein content in spent females was 10% lower than in spent males, and 17% lower than in immatures. Gross energy content of the body decreased by 44% (65·2 to 36·3 J cm-3) in mature females, 27% (55·0 to 40·OJ cm-3) in mature males, and 9% (48·7 to 44·2J cm-3) in immatures. Energy content of plaice eggs was estimated at 6·60 kJ per 1000 eggs. Reproductive investment was estimated from the energy loss during the spawning period and included the energy of sex products and spawning metabolism. Somatic growth comprised the annual increase in energy content of fish. The pattern of energy allocation over reproduction and somatic growth differed between males and females. Males started their reproduction at a smaller length and a younger age and allocated a higher proportion of the available energy into reproduction than females. Available energy resources for somatic growth and reproduction (surplus production) were equal between the sexes up to a length of about 30 cm. Beyond this length male surplus production levelled off whereas female surplus production continued to increase. The differences in surplus production and the allocation patterns are discussed. For female plaice the energy allocated into egg production was estimated as between 48 and 64% of the total amount of energy lost during spawning. The remaining energy is used for metabolism during the spawning period, yielding an estimate of the metabolic rate of mature females of between 6·4 and 9·1 kJ day-1. A maximum estimate of the metabolic rate of mature males was 7·4 kJ day-1.","container-title":"Journal of Fish Biology","DOI":"10.1111/j.1095-8649.1989.tb02992.x","ISSN":"1095-8649","issue":"3","language":"en","note":"_eprint: https://onlinelibrary.wiley.com/doi/pdf/10.1111/j.1095-8649.1989.tb02992.x","page":"401-415","source":"Wiley Online Library","title":"Sexual dimorphism in the energetics of reproduction and growth of North Sea plaice, Pleuronectes platessa L.","volume":"35","author":[{"family":"Rijnsdorp","given":"A. D."},{"family":"Ibelings","given":"B."}],"issued":{"date-parts":[["1989"]]}}}],"schema":"https://github.com/citation-style-language/schema/raw/master/csl-citation.json"} </w:instrText>
      </w:r>
      <w:r w:rsidRPr="00E00FB2">
        <w:rPr>
          <w:rFonts w:eastAsiaTheme="minorEastAsia"/>
          <w:iCs/>
        </w:rPr>
        <w:fldChar w:fldCharType="separate"/>
      </w:r>
      <w:r w:rsidR="00AF30A5">
        <w:rPr>
          <w:lang w:val="en-GB"/>
        </w:rPr>
        <w:t>(Rijnsdorp &amp; Ibelings, 1989)</w:t>
      </w:r>
      <w:r w:rsidRPr="00E00FB2">
        <w:rPr>
          <w:rFonts w:eastAsiaTheme="minorEastAsia"/>
          <w:iCs/>
        </w:rPr>
        <w:fldChar w:fldCharType="end"/>
      </w:r>
      <w:r w:rsidR="00E812D7">
        <w:rPr>
          <w:rFonts w:eastAsiaTheme="minorEastAsia"/>
          <w:iCs/>
        </w:rPr>
        <w:t>.</w:t>
      </w:r>
      <w:r w:rsidR="009718AA">
        <w:rPr>
          <w:rFonts w:eastAsiaTheme="minorEastAsia"/>
          <w:iCs/>
        </w:rPr>
        <w:t xml:space="preserve"> </w:t>
      </w:r>
      <w:ins w:id="88" w:author="Max Lindmark" w:date="2021-10-28T15:57:00Z">
        <w:r w:rsidR="00594AFD">
          <w:rPr>
            <w:rFonts w:eastAsiaTheme="minorEastAsia"/>
            <w:iCs/>
          </w:rPr>
          <w:t xml:space="preserve">Hence, to </w:t>
        </w:r>
        <w:r w:rsidR="00E4244C">
          <w:rPr>
            <w:rFonts w:eastAsiaTheme="minorEastAsia"/>
            <w:iCs/>
          </w:rPr>
          <w:t xml:space="preserve">convert </w:t>
        </w:r>
        <w:r w:rsidR="00026052">
          <w:rPr>
            <w:rFonts w:eastAsiaTheme="minorEastAsia"/>
            <w:iCs/>
          </w:rPr>
          <w:t>our estimated intercept</w:t>
        </w:r>
        <w:r w:rsidR="00E91928">
          <w:rPr>
            <w:rFonts w:eastAsiaTheme="minorEastAsia"/>
            <w:iCs/>
          </w:rPr>
          <w:t xml:space="preserve"> </w:t>
        </w:r>
        <w:r w:rsidR="00643EF1">
          <w:rPr>
            <w:rFonts w:eastAsiaTheme="minorEastAsia"/>
            <w:iCs/>
          </w:rPr>
          <w:t>for routine</w:t>
        </w:r>
        <w:r w:rsidR="00852612">
          <w:rPr>
            <w:rFonts w:eastAsiaTheme="minorEastAsia"/>
            <w:iCs/>
          </w:rPr>
          <w:t>/resting</w:t>
        </w:r>
        <w:r w:rsidR="00643EF1">
          <w:rPr>
            <w:rFonts w:eastAsiaTheme="minorEastAsia"/>
            <w:iCs/>
          </w:rPr>
          <w:t xml:space="preserve"> metabolic rate</w:t>
        </w:r>
        <w:r w:rsidR="00852612">
          <w:rPr>
            <w:rFonts w:eastAsiaTheme="minorEastAsia"/>
            <w:iCs/>
          </w:rPr>
          <w:t xml:space="preserve">s </w:t>
        </w:r>
      </w:ins>
      <w:ins w:id="89" w:author="Max Lindmark" w:date="2021-10-28T15:58:00Z">
        <w:r w:rsidR="00A87E06">
          <w:rPr>
            <w:rFonts w:eastAsiaTheme="minorEastAsia"/>
            <w:iCs/>
          </w:rPr>
          <w:t xml:space="preserve">from </w:t>
        </w:r>
      </w:ins>
      <w:ins w:id="90" w:author="Max Lindmark" w:date="2021-10-28T16:04:00Z">
        <w:r w:rsidR="00147361">
          <w:rPr>
            <w:rFonts w:eastAsiaTheme="minorEastAsia"/>
            <w:iCs/>
          </w:rPr>
          <w:t xml:space="preserve">unit </w:t>
        </w:r>
      </w:ins>
      <m:oMath>
        <m:r>
          <m:rPr>
            <m:sty m:val="p"/>
          </m:rPr>
          <w:rPr>
            <w:rFonts w:ascii="Cambria Math" w:eastAsiaTheme="minorEastAsia" w:hAnsi="Cambria Math"/>
          </w:rPr>
          <m:t>log</m:t>
        </m:r>
        <m:r>
          <w:del w:id="91" w:author="Max Lindmark" w:date="2021-10-28T16:04:00Z">
            <m:rPr>
              <m:sty m:val="p"/>
            </m:rPr>
            <w:rPr>
              <w:rFonts w:ascii="Cambria Math" w:eastAsiaTheme="minorEastAsia" w:hAnsi="Cambria Math"/>
            </w:rPr>
            <m:t>⁡</m:t>
          </w:del>
        </m:r>
        <m:r>
          <w:ins w:id="92" w:author="Max Lindmark" w:date="2021-10-28T15:58:00Z">
            <m:rPr>
              <m:sty m:val="p"/>
            </m:rPr>
            <w:rPr>
              <w:rFonts w:ascii="Cambria Math" w:eastAsiaTheme="minorEastAsia" w:hAnsi="Cambria Math"/>
            </w:rPr>
            <m:t xml:space="preserve">(mg </m:t>
          </w:ins>
        </m:r>
        <m:sSub>
          <m:sSubPr>
            <m:ctrlPr>
              <w:ins w:id="93" w:author="Max Lindmark" w:date="2021-10-28T15:58:00Z">
                <w:rPr>
                  <w:rFonts w:ascii="Cambria Math" w:eastAsiaTheme="minorEastAsia" w:hAnsi="Cambria Math"/>
                  <w:iCs/>
                </w:rPr>
              </w:ins>
            </m:ctrlPr>
          </m:sSubPr>
          <m:e>
            <m:r>
              <w:ins w:id="94" w:author="Max Lindmark" w:date="2021-10-28T15:58:00Z">
                <m:rPr>
                  <m:sty m:val="p"/>
                </m:rPr>
                <w:rPr>
                  <w:rFonts w:ascii="Cambria Math" w:eastAsiaTheme="minorEastAsia" w:hAnsi="Cambria Math"/>
                </w:rPr>
                <m:t>O</m:t>
              </w:ins>
            </m:r>
          </m:e>
          <m:sub>
            <m:r>
              <w:ins w:id="95" w:author="Max Lindmark" w:date="2021-10-28T15:58:00Z">
                <m:rPr>
                  <m:sty m:val="p"/>
                </m:rPr>
                <w:rPr>
                  <w:rFonts w:ascii="Cambria Math" w:eastAsiaTheme="minorEastAsia" w:hAnsi="Cambria Math"/>
                </w:rPr>
                <m:t>2</m:t>
              </w:ins>
            </m:r>
          </m:sub>
        </m:sSub>
        <m:r>
          <w:ins w:id="96" w:author="Max Lindmark" w:date="2021-10-28T15:58:00Z">
            <m:rPr>
              <m:sty m:val="p"/>
            </m:rPr>
            <w:rPr>
              <w:rFonts w:ascii="Cambria Math" w:eastAsiaTheme="minorEastAsia" w:hAnsi="Cambria Math"/>
            </w:rPr>
            <m:t xml:space="preserve"> </m:t>
          </w:ins>
        </m:r>
        <m:sSup>
          <m:sSupPr>
            <m:ctrlPr>
              <w:ins w:id="97" w:author="Max Lindmark" w:date="2021-10-28T15:58:00Z">
                <w:rPr>
                  <w:rFonts w:ascii="Cambria Math" w:eastAsiaTheme="minorEastAsia" w:hAnsi="Cambria Math"/>
                  <w:iCs/>
                </w:rPr>
              </w:ins>
            </m:ctrlPr>
          </m:sSupPr>
          <m:e>
            <m:r>
              <w:ins w:id="98" w:author="Max Lindmark" w:date="2021-10-28T15:58:00Z">
                <m:rPr>
                  <m:sty m:val="p"/>
                </m:rPr>
                <w:rPr>
                  <w:rFonts w:ascii="Cambria Math" w:eastAsiaTheme="minorEastAsia" w:hAnsi="Cambria Math"/>
                </w:rPr>
                <m:t>h</m:t>
              </w:ins>
            </m:r>
          </m:e>
          <m:sup>
            <m:r>
              <w:ins w:id="99" w:author="Max Lindmark" w:date="2021-10-28T15:58:00Z">
                <m:rPr>
                  <m:sty m:val="p"/>
                </m:rPr>
                <w:rPr>
                  <w:rFonts w:ascii="Cambria Math" w:eastAsiaTheme="minorEastAsia" w:hAnsi="Cambria Math"/>
                </w:rPr>
                <m:t>-1</m:t>
              </w:ins>
            </m:r>
          </m:sup>
        </m:sSup>
        <m:r>
          <w:ins w:id="100" w:author="Max Lindmark" w:date="2021-10-28T15:58:00Z">
            <m:rPr>
              <m:sty m:val="p"/>
            </m:rPr>
            <w:rPr>
              <w:rFonts w:ascii="Cambria Math" w:eastAsiaTheme="minorEastAsia" w:hAnsi="Cambria Math"/>
            </w:rPr>
            <m:t xml:space="preserve"> </m:t>
          </w:ins>
        </m:r>
        <m:sSup>
          <m:sSupPr>
            <m:ctrlPr>
              <w:ins w:id="101" w:author="Max Lindmark" w:date="2021-10-28T15:58:00Z">
                <w:rPr>
                  <w:rFonts w:ascii="Cambria Math" w:eastAsiaTheme="minorEastAsia" w:hAnsi="Cambria Math"/>
                  <w:iCs/>
                </w:rPr>
              </w:ins>
            </m:ctrlPr>
          </m:sSupPr>
          <m:e>
            <m:r>
              <w:ins w:id="102" w:author="Max Lindmark" w:date="2021-10-28T15:58:00Z">
                <m:rPr>
                  <m:sty m:val="p"/>
                </m:rPr>
                <w:rPr>
                  <w:rFonts w:ascii="Cambria Math" w:eastAsiaTheme="minorEastAsia" w:hAnsi="Cambria Math"/>
                </w:rPr>
                <m:t>day</m:t>
              </w:ins>
            </m:r>
          </m:e>
          <m:sup>
            <m:r>
              <w:ins w:id="103" w:author="Max Lindmark" w:date="2021-10-28T15:58:00Z">
                <m:rPr>
                  <m:sty m:val="p"/>
                </m:rPr>
                <w:rPr>
                  <w:rFonts w:ascii="Cambria Math" w:eastAsiaTheme="minorEastAsia" w:hAnsi="Cambria Math"/>
                </w:rPr>
                <m:t>-1</m:t>
              </w:ins>
            </m:r>
          </m:sup>
        </m:sSup>
        <m:r>
          <w:ins w:id="104" w:author="Max Lindmark" w:date="2021-10-28T15:58:00Z">
            <w:rPr>
              <w:rFonts w:ascii="Cambria Math" w:eastAsiaTheme="minorEastAsia" w:hAnsi="Cambria Math"/>
            </w:rPr>
            <m:t>)</m:t>
          </w:ins>
        </m:r>
      </m:oMath>
      <w:ins w:id="105" w:author="Max Lindmark" w:date="2021-10-28T15:58:00Z">
        <w:r w:rsidR="00BC0A7A">
          <w:rPr>
            <w:rFonts w:eastAsiaTheme="minorEastAsia"/>
            <w:iCs/>
          </w:rPr>
          <w:t xml:space="preserve"> to </w:t>
        </w:r>
      </w:ins>
      <m:oMath>
        <m:r>
          <w:ins w:id="106" w:author="Max Lindmark" w:date="2021-10-28T16:02:00Z">
            <m:rPr>
              <m:sty m:val="p"/>
            </m:rPr>
            <w:rPr>
              <w:rFonts w:ascii="Cambria Math" w:eastAsiaTheme="minorEastAsia" w:hAnsi="Cambria Math"/>
            </w:rPr>
            <m:t xml:space="preserve">g </m:t>
          </w:ins>
        </m:r>
        <m:sSup>
          <m:sSupPr>
            <m:ctrlPr>
              <w:ins w:id="107" w:author="Max Lindmark" w:date="2021-10-28T16:02:00Z">
                <w:rPr>
                  <w:rFonts w:ascii="Cambria Math" w:eastAsiaTheme="minorEastAsia" w:hAnsi="Cambria Math"/>
                  <w:iCs/>
                </w:rPr>
              </w:ins>
            </m:ctrlPr>
          </m:sSupPr>
          <m:e>
            <m:r>
              <w:ins w:id="108" w:author="Max Lindmark" w:date="2021-10-28T16:02:00Z">
                <m:rPr>
                  <m:sty m:val="p"/>
                </m:rPr>
                <w:rPr>
                  <w:rFonts w:ascii="Cambria Math" w:eastAsiaTheme="minorEastAsia" w:hAnsi="Cambria Math"/>
                </w:rPr>
                <m:t>day</m:t>
              </w:ins>
            </m:r>
          </m:e>
          <m:sup>
            <m:r>
              <w:ins w:id="109" w:author="Max Lindmark" w:date="2021-10-28T16:02:00Z">
                <m:rPr>
                  <m:sty m:val="p"/>
                </m:rPr>
                <w:rPr>
                  <w:rFonts w:ascii="Cambria Math" w:eastAsiaTheme="minorEastAsia" w:hAnsi="Cambria Math"/>
                </w:rPr>
                <m:t>-1</m:t>
              </w:ins>
            </m:r>
          </m:sup>
        </m:sSup>
      </m:oMath>
      <w:ins w:id="110" w:author="Max Lindmark" w:date="2021-10-28T15:57:00Z">
        <w:r w:rsidR="00F7347E">
          <w:rPr>
            <w:rFonts w:eastAsiaTheme="minorEastAsia"/>
          </w:rPr>
          <w:t>, we m</w:t>
        </w:r>
      </w:ins>
      <w:ins w:id="111" w:author="Max Lindmark" w:date="2021-10-28T15:58:00Z">
        <w:r w:rsidR="00F7347E">
          <w:rPr>
            <w:rFonts w:eastAsiaTheme="minorEastAsia"/>
          </w:rPr>
          <w:t xml:space="preserve">ultiply </w:t>
        </w:r>
      </w:ins>
      <w:ins w:id="112" w:author="Max Lindmark" w:date="2021-10-28T16:01:00Z">
        <w:r w:rsidR="000D62DD">
          <w:rPr>
            <w:rFonts w:eastAsiaTheme="minorEastAsia"/>
          </w:rPr>
          <w:lastRenderedPageBreak/>
          <w:t>exp(</w:t>
        </w:r>
        <m:oMath>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bCs/>
                      <w:i/>
                      <w:iCs/>
                    </w:rPr>
                  </m:ctrlPr>
                </m:sSubPr>
                <m:e>
                  <m:r>
                    <w:rPr>
                      <w:rFonts w:ascii="Cambria Math" w:hAnsi="Cambria Math"/>
                    </w:rPr>
                    <m:t>β</m:t>
                  </m:r>
                </m:e>
                <m:sub>
                  <m:r>
                    <w:rPr>
                      <w:rFonts w:ascii="Cambria Math" w:hAnsi="Cambria Math"/>
                    </w:rPr>
                    <m:t>0</m:t>
                  </m:r>
                </m:sub>
              </m:sSub>
            </m:sub>
          </m:sSub>
        </m:oMath>
        <w:r w:rsidR="000D62DD">
          <w:rPr>
            <w:rFonts w:eastAsiaTheme="minorEastAsia"/>
          </w:rPr>
          <w:t xml:space="preserve">) </w:t>
        </w:r>
      </w:ins>
      <w:ins w:id="113" w:author="Max Lindmark" w:date="2021-10-28T15:58:00Z">
        <w:r w:rsidR="00F7347E">
          <w:rPr>
            <w:rFonts w:eastAsiaTheme="minorEastAsia"/>
          </w:rPr>
          <w:t xml:space="preserve">with </w:t>
        </w:r>
        <w:r w:rsidR="00F7347E" w:rsidRPr="00F7347E">
          <w:rPr>
            <w:rFonts w:eastAsiaTheme="minorEastAsia"/>
          </w:rPr>
          <w:t>0.0608063</w:t>
        </w:r>
      </w:ins>
      <w:ins w:id="114" w:author="Max Lindmark" w:date="2021-10-28T16:01:00Z">
        <w:r w:rsidR="00CC177E">
          <w:rPr>
            <w:rFonts w:eastAsiaTheme="minorEastAsia"/>
          </w:rPr>
          <w:t>.</w:t>
        </w:r>
      </w:ins>
      <w:ins w:id="115" w:author="Max Lindmark" w:date="2021-10-28T15:57:00Z">
        <w:r w:rsidR="00B0082A">
          <w:rPr>
            <w:rFonts w:eastAsiaTheme="minorEastAsia"/>
            <w:iCs/>
          </w:rPr>
          <w:t xml:space="preserve"> </w:t>
        </w:r>
      </w:ins>
      <w:r w:rsidR="00E812D7">
        <w:rPr>
          <w:rFonts w:eastAsiaTheme="minorEastAsia"/>
          <w:iCs/>
        </w:rPr>
        <w:t>C</w:t>
      </w:r>
      <w:r w:rsidR="009718AA">
        <w:rPr>
          <w:rFonts w:eastAsiaTheme="minorEastAsia"/>
          <w:iCs/>
        </w:rPr>
        <w:t xml:space="preserve">onsumption </w:t>
      </w:r>
      <w:r w:rsidR="002F551C">
        <w:rPr>
          <w:rFonts w:eastAsiaTheme="minorEastAsia"/>
          <w:iCs/>
        </w:rPr>
        <w:t xml:space="preserve">rate is already in unit </w:t>
      </w:r>
      <m:oMath>
        <m:r>
          <m:rPr>
            <m:sty m:val="p"/>
          </m:rPr>
          <w:rPr>
            <w:rFonts w:ascii="Cambria Math" w:eastAsiaTheme="minorEastAsia" w:hAnsi="Cambria Math"/>
          </w:rPr>
          <m:t xml:space="preserve">g </m:t>
        </m:r>
        <m:sSup>
          <m:sSupPr>
            <m:ctrlPr>
              <w:rPr>
                <w:rFonts w:ascii="Cambria Math" w:eastAsiaTheme="minorEastAsia" w:hAnsi="Cambria Math"/>
                <w:iCs/>
              </w:rPr>
            </m:ctrlPr>
          </m:sSupPr>
          <m:e>
            <m:r>
              <m:rPr>
                <m:sty m:val="p"/>
              </m:rPr>
              <w:rPr>
                <w:rFonts w:ascii="Cambria Math" w:eastAsiaTheme="minorEastAsia" w:hAnsi="Cambria Math"/>
              </w:rPr>
              <m:t>day</m:t>
            </m:r>
          </m:e>
          <m:sup>
            <m:r>
              <m:rPr>
                <m:sty m:val="p"/>
              </m:rPr>
              <w:rPr>
                <w:rFonts w:ascii="Cambria Math" w:eastAsiaTheme="minorEastAsia" w:hAnsi="Cambria Math"/>
              </w:rPr>
              <m:t>-1</m:t>
            </m:r>
          </m:sup>
        </m:sSup>
      </m:oMath>
      <w:r w:rsidR="00957FF3">
        <w:rPr>
          <w:rFonts w:eastAsiaTheme="minorEastAsia"/>
          <w:iCs/>
        </w:rPr>
        <w:t>.</w:t>
      </w:r>
      <w:r w:rsidR="00D04C7A">
        <w:rPr>
          <w:rFonts w:eastAsiaTheme="minorEastAsia"/>
          <w:iCs/>
        </w:rPr>
        <w:t xml:space="preserve"> </w:t>
      </w:r>
      <w:r w:rsidRPr="00B37A74">
        <w:rPr>
          <w:rFonts w:eastAsiaTheme="minorEastAsia"/>
          <w:iCs/>
        </w:rPr>
        <w:t>Consumption and metabolic rate</w:t>
      </w:r>
      <w:r w:rsidR="00820AA0">
        <w:rPr>
          <w:rFonts w:eastAsiaTheme="minorEastAsia"/>
          <w:iCs/>
        </w:rPr>
        <w:t>s</w:t>
      </w:r>
      <w:r w:rsidRPr="00B37A74">
        <w:rPr>
          <w:rFonts w:eastAsiaTheme="minorEastAsia"/>
          <w:iCs/>
        </w:rPr>
        <w:t xml:space="preserve"> are calculated for two sizes (5 and 1000 g, which roughly correspond to the 25</w:t>
      </w:r>
      <w:r w:rsidRPr="00B37A74">
        <w:rPr>
          <w:rFonts w:eastAsiaTheme="minorEastAsia"/>
          <w:iCs/>
          <w:vertAlign w:val="superscript"/>
        </w:rPr>
        <w:t>th</w:t>
      </w:r>
      <w:r w:rsidRPr="00B37A74">
        <w:rPr>
          <w:rFonts w:eastAsiaTheme="minorEastAsia"/>
          <w:iCs/>
        </w:rPr>
        <w:t xml:space="preserve"> percentile of both datasets and the maximum mass in the consumption data, respectively), using the global allometric relationships found in the log-log models fit to sub-peak temperatures. These allometric functions </w:t>
      </w:r>
      <w:r w:rsidRPr="00B37A74">
        <w:rPr>
          <w:rFonts w:eastAsiaTheme="minorEastAsia"/>
        </w:rPr>
        <w:t xml:space="preserve">are further scaled with the temperature correction factors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oMath>
      <w:r w:rsidRPr="00B37A74">
        <w:rPr>
          <w:rFonts w:eastAsiaTheme="minorEastAsia"/>
        </w:rPr>
        <w:t xml:space="preserve"> for consumption and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m:t>
            </m:r>
          </m:sub>
        </m:sSub>
      </m:oMath>
      <w:r w:rsidRPr="00B37A74">
        <w:rPr>
          <w:rFonts w:eastAsiaTheme="minorEastAsia"/>
        </w:rPr>
        <w:t xml:space="preserve"> for metabolism.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oMath>
      <w:r w:rsidRPr="00B37A74">
        <w:rPr>
          <w:rFonts w:eastAsiaTheme="minorEastAsia"/>
        </w:rPr>
        <w:t xml:space="preserve"> is based on the </w:t>
      </w:r>
      <w:r w:rsidR="00607CDA" w:rsidRPr="00B37A74">
        <w:rPr>
          <w:rFonts w:eastAsiaTheme="minorEastAsia"/>
        </w:rPr>
        <w:t>Sharpe</w:t>
      </w:r>
      <w:r w:rsidR="00607CDA">
        <w:rPr>
          <w:rFonts w:eastAsiaTheme="minorEastAsia"/>
        </w:rPr>
        <w:t>-</w:t>
      </w:r>
      <w:r w:rsidRPr="00B37A74">
        <w:rPr>
          <w:rFonts w:eastAsiaTheme="minorEastAsia"/>
        </w:rPr>
        <w:t xml:space="preserve">Schoolfield model and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m:t>
            </m:r>
          </m:sub>
        </m:sSub>
      </m:oMath>
      <w:r w:rsidRPr="00B37A74">
        <w:rPr>
          <w:rFonts w:eastAsiaTheme="minorEastAsia"/>
        </w:rPr>
        <w:t xml:space="preserve"> is given by the temperature dependence of metabolic rate from the log-linear model. Because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oMath>
      <w:r w:rsidRPr="00B37A74">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m:t>
            </m:r>
          </m:sub>
        </m:sSub>
      </m:oMath>
      <w:r w:rsidRPr="00B37A74">
        <w:rPr>
          <w:rFonts w:eastAsiaTheme="minorEastAsia"/>
        </w:rPr>
        <w:t xml:space="preserve"> are fitted to data on different scales, we divide these functions by their maximum. Lastly, we rescale the product between the allometric function</w:t>
      </w:r>
      <w:r w:rsidR="00734F96">
        <w:rPr>
          <w:rFonts w:eastAsiaTheme="minorEastAsia"/>
        </w:rPr>
        <w:t>s</w:t>
      </w:r>
      <w:r w:rsidRPr="00B37A74">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oMath>
      <w:r w:rsidRPr="00B37A74">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m:t>
            </m:r>
          </m:sub>
        </m:sSub>
      </m:oMath>
      <w:r w:rsidRPr="00B37A74">
        <w:rPr>
          <w:rFonts w:eastAsiaTheme="minorEastAsia"/>
        </w:rPr>
        <w:t xml:space="preserve"> such that the rate at 19</w:t>
      </w:r>
      <m:oMath>
        <m:r>
          <w:rPr>
            <w:rFonts w:ascii="Cambria Math" w:eastAsiaTheme="minorEastAsia" w:hAnsi="Cambria Math"/>
          </w:rPr>
          <m:t>℃</m:t>
        </m:r>
      </m:oMath>
      <w:r w:rsidRPr="00B37A74">
        <w:rPr>
          <w:rFonts w:eastAsiaTheme="minorEastAsia"/>
        </w:rPr>
        <w:t xml:space="preserve"> (mean temperature in both data sets) equals the temperature-independent rate. </w:t>
      </w:r>
    </w:p>
    <w:p w14:paraId="162F40E1" w14:textId="77777777" w:rsidR="00FF0C73" w:rsidRPr="00B37A74" w:rsidRDefault="00FF0C73" w:rsidP="00FF0C73">
      <w:pPr>
        <w:spacing w:line="480" w:lineRule="auto"/>
        <w:contextualSpacing/>
        <w:jc w:val="both"/>
        <w:rPr>
          <w:rFonts w:cstheme="minorHAnsi"/>
          <w:b/>
        </w:rPr>
      </w:pPr>
    </w:p>
    <w:p w14:paraId="2DD8ABD1" w14:textId="77777777" w:rsidR="00FF0C73" w:rsidRPr="00B37A74" w:rsidRDefault="00FF0C73" w:rsidP="00FF0C73">
      <w:pPr>
        <w:spacing w:line="480" w:lineRule="auto"/>
        <w:contextualSpacing/>
        <w:jc w:val="both"/>
        <w:rPr>
          <w:rFonts w:cstheme="minorHAnsi"/>
          <w:b/>
          <w:sz w:val="28"/>
          <w:szCs w:val="28"/>
        </w:rPr>
      </w:pPr>
      <w:r w:rsidRPr="00B37A74">
        <w:rPr>
          <w:rFonts w:cstheme="minorHAnsi"/>
          <w:b/>
          <w:sz w:val="28"/>
          <w:szCs w:val="28"/>
        </w:rPr>
        <w:t>Acknowledgements</w:t>
      </w:r>
    </w:p>
    <w:p w14:paraId="6C442D9E" w14:textId="2B0AA803" w:rsidR="00FF0C73" w:rsidRPr="00B37A74" w:rsidRDefault="00FF0C73" w:rsidP="00FF0C73">
      <w:pPr>
        <w:spacing w:line="480" w:lineRule="auto"/>
        <w:contextualSpacing/>
        <w:jc w:val="both"/>
        <w:rPr>
          <w:rFonts w:eastAsiaTheme="minorEastAsia"/>
        </w:rPr>
      </w:pPr>
      <w:r w:rsidRPr="00B37A74">
        <w:rPr>
          <w:rFonts w:eastAsiaTheme="minorEastAsia"/>
        </w:rPr>
        <w:t>We thank Hiroki Yamanaka, Dennis Tomalá Solano, Vanessa Messmer, Björn Björnsson, Albert Imsland, Tomas Árnasson, Yiping Luo, Takeshi Tomiyama and Myron Peck for generously providing data</w:t>
      </w:r>
      <w:r w:rsidR="00054D52">
        <w:rPr>
          <w:rFonts w:eastAsiaTheme="minorEastAsia"/>
        </w:rPr>
        <w:t>;</w:t>
      </w:r>
      <w:r w:rsidRPr="00B37A74">
        <w:rPr>
          <w:rFonts w:eastAsiaTheme="minorEastAsia"/>
        </w:rPr>
        <w:t xml:space="preserve"> Magnus Huss</w:t>
      </w:r>
      <w:r w:rsidR="00013A66">
        <w:rPr>
          <w:rFonts w:eastAsiaTheme="minorEastAsia"/>
        </w:rPr>
        <w:t xml:space="preserve"> and </w:t>
      </w:r>
      <w:r w:rsidRPr="00B37A74">
        <w:rPr>
          <w:rFonts w:eastAsiaTheme="minorEastAsia"/>
        </w:rPr>
        <w:t>Ken Haste Andersen</w:t>
      </w:r>
      <w:r w:rsidR="00013A66">
        <w:rPr>
          <w:rFonts w:eastAsiaTheme="minorEastAsia"/>
        </w:rPr>
        <w:t xml:space="preserve">, </w:t>
      </w:r>
      <w:r w:rsidRPr="00B37A74">
        <w:rPr>
          <w:rFonts w:eastAsiaTheme="minorEastAsia"/>
        </w:rPr>
        <w:t>for providing useful comments on earlier versions of the manuscript</w:t>
      </w:r>
      <w:r w:rsidR="00054D52">
        <w:rPr>
          <w:rFonts w:eastAsiaTheme="minorEastAsia"/>
        </w:rPr>
        <w:t>;</w:t>
      </w:r>
      <w:r w:rsidR="00013A66">
        <w:rPr>
          <w:rFonts w:eastAsiaTheme="minorEastAsia"/>
        </w:rPr>
        <w:t xml:space="preserve"> Daniel Padfield and Wilco Verberk for helpful </w:t>
      </w:r>
      <w:r w:rsidR="00243D8D">
        <w:rPr>
          <w:rFonts w:eastAsiaTheme="minorEastAsia"/>
        </w:rPr>
        <w:t>discussions</w:t>
      </w:r>
      <w:r w:rsidR="00054D52">
        <w:rPr>
          <w:rFonts w:eastAsiaTheme="minorEastAsia"/>
        </w:rPr>
        <w:t>;</w:t>
      </w:r>
      <w:r w:rsidR="002B2766">
        <w:rPr>
          <w:rFonts w:eastAsiaTheme="minorEastAsia"/>
        </w:rPr>
        <w:t xml:space="preserve"> </w:t>
      </w:r>
      <w:r w:rsidRPr="00B37A74">
        <w:rPr>
          <w:rFonts w:eastAsiaTheme="minorEastAsia"/>
        </w:rPr>
        <w:t>Matthew Low and Malin Aron</w:t>
      </w:r>
      <w:r w:rsidR="00044766">
        <w:rPr>
          <w:rFonts w:eastAsiaTheme="minorEastAsia"/>
        </w:rPr>
        <w:t>s</w:t>
      </w:r>
      <w:r w:rsidRPr="00B37A74">
        <w:rPr>
          <w:rFonts w:eastAsiaTheme="minorEastAsia"/>
        </w:rPr>
        <w:t>son for an introduction to Bayesian inference. This study was supported by grants from the Swedish Research Council FORMAS (no. 217‐2013‐1315) and the Swedish Research Council (no. 2015‐03752) (both to AG).</w:t>
      </w:r>
    </w:p>
    <w:p w14:paraId="0E96E530" w14:textId="77777777" w:rsidR="00FF0C73" w:rsidRPr="00B37A74" w:rsidRDefault="00FF0C73" w:rsidP="00FF0C73">
      <w:pPr>
        <w:spacing w:line="480" w:lineRule="auto"/>
        <w:contextualSpacing/>
        <w:jc w:val="both"/>
        <w:rPr>
          <w:rFonts w:cstheme="minorHAnsi"/>
          <w:b/>
        </w:rPr>
      </w:pPr>
    </w:p>
    <w:p w14:paraId="4DE30D5F" w14:textId="77777777" w:rsidR="00FF0C73" w:rsidRPr="00B37A74" w:rsidRDefault="00FF0C73" w:rsidP="00FF0C73">
      <w:pPr>
        <w:spacing w:line="480" w:lineRule="auto"/>
        <w:contextualSpacing/>
        <w:jc w:val="both"/>
        <w:rPr>
          <w:rFonts w:cstheme="minorHAnsi"/>
          <w:b/>
          <w:sz w:val="28"/>
          <w:szCs w:val="28"/>
        </w:rPr>
      </w:pPr>
      <w:r w:rsidRPr="00B37A74">
        <w:rPr>
          <w:rFonts w:cstheme="minorHAnsi"/>
          <w:b/>
          <w:sz w:val="28"/>
          <w:szCs w:val="28"/>
        </w:rPr>
        <w:t>Author contributions</w:t>
      </w:r>
    </w:p>
    <w:p w14:paraId="1A84D26D" w14:textId="77777777" w:rsidR="00FF0C73" w:rsidRPr="00B37A74" w:rsidRDefault="00FF0C73" w:rsidP="00FF0C73">
      <w:pPr>
        <w:spacing w:line="480" w:lineRule="auto"/>
        <w:contextualSpacing/>
        <w:jc w:val="both"/>
        <w:rPr>
          <w:rFonts w:cstheme="minorHAnsi"/>
        </w:rPr>
      </w:pPr>
      <w:r w:rsidRPr="00B37A74">
        <w:rPr>
          <w:rFonts w:cstheme="minorHAnsi"/>
        </w:rPr>
        <w:t>ML conceived the study; ML, JO, AG designed research; ML performed research with input from JO and AG; ML, JO, AG wrote the paper and contributed to revisions of the manuscript.</w:t>
      </w:r>
    </w:p>
    <w:p w14:paraId="74895C10" w14:textId="77777777" w:rsidR="00FF0C73" w:rsidRPr="00B37A74" w:rsidRDefault="00FF0C73" w:rsidP="00FF0C73">
      <w:pPr>
        <w:spacing w:line="480" w:lineRule="auto"/>
        <w:contextualSpacing/>
        <w:jc w:val="both"/>
        <w:rPr>
          <w:rFonts w:cstheme="minorHAnsi"/>
          <w:b/>
        </w:rPr>
      </w:pPr>
    </w:p>
    <w:p w14:paraId="549DC20E" w14:textId="77777777" w:rsidR="00FF0C73" w:rsidRPr="00B37A74" w:rsidRDefault="00FF0C73" w:rsidP="00FF0C73">
      <w:pPr>
        <w:spacing w:line="480" w:lineRule="auto"/>
        <w:contextualSpacing/>
        <w:jc w:val="both"/>
        <w:rPr>
          <w:rFonts w:cstheme="minorHAnsi"/>
          <w:b/>
          <w:sz w:val="28"/>
          <w:szCs w:val="28"/>
        </w:rPr>
      </w:pPr>
      <w:r w:rsidRPr="00B37A74">
        <w:rPr>
          <w:rFonts w:cstheme="minorHAnsi"/>
          <w:b/>
          <w:sz w:val="28"/>
          <w:szCs w:val="28"/>
        </w:rPr>
        <w:t>Data accessibility statement</w:t>
      </w:r>
    </w:p>
    <w:p w14:paraId="432A70D2" w14:textId="77777777" w:rsidR="00FF0C73" w:rsidRPr="00B37A74" w:rsidRDefault="00FF0C73" w:rsidP="00FF0C73">
      <w:pPr>
        <w:spacing w:line="480" w:lineRule="auto"/>
        <w:contextualSpacing/>
        <w:jc w:val="both"/>
        <w:rPr>
          <w:rFonts w:eastAsiaTheme="minorEastAsia"/>
        </w:rPr>
      </w:pPr>
      <w:r w:rsidRPr="00B37A74">
        <w:rPr>
          <w:rFonts w:eastAsiaTheme="minorEastAsia"/>
        </w:rPr>
        <w:t>All data and R code (lists of studies in literature search, data preparation, analyses and figures) can be downloaded from a GitHub repository (</w:t>
      </w:r>
      <w:hyperlink r:id="rId10" w:history="1">
        <w:r w:rsidRPr="00B37A74">
          <w:rPr>
            <w:rStyle w:val="Hyperlink"/>
            <w:rFonts w:eastAsiaTheme="minorEastAsia"/>
          </w:rPr>
          <w:t>https://github.com/maxlindmark/scaling</w:t>
        </w:r>
      </w:hyperlink>
      <w:r w:rsidRPr="00B37A74">
        <w:rPr>
          <w:rFonts w:eastAsiaTheme="minorEastAsia"/>
        </w:rPr>
        <w:t xml:space="preserve">) and will be archived on Zenodo upon publication.  </w:t>
      </w:r>
    </w:p>
    <w:p w14:paraId="4E370B0B" w14:textId="352F6F6B" w:rsidR="00FF0C73" w:rsidRDefault="00FF0C73" w:rsidP="00786497">
      <w:pPr>
        <w:spacing w:line="480" w:lineRule="auto"/>
        <w:contextualSpacing/>
        <w:jc w:val="both"/>
        <w:rPr>
          <w:rFonts w:cstheme="minorHAnsi"/>
        </w:rPr>
      </w:pPr>
    </w:p>
    <w:p w14:paraId="68002BD9" w14:textId="77777777" w:rsidR="007900F4" w:rsidRPr="00B37A74" w:rsidRDefault="007900F4" w:rsidP="00786497">
      <w:pPr>
        <w:spacing w:line="480" w:lineRule="auto"/>
        <w:contextualSpacing/>
        <w:jc w:val="both"/>
        <w:rPr>
          <w:rFonts w:cstheme="minorHAnsi"/>
        </w:rPr>
      </w:pPr>
      <w:r w:rsidRPr="00B37A74">
        <w:rPr>
          <w:rFonts w:cstheme="minorHAnsi"/>
          <w:b/>
          <w:sz w:val="28"/>
          <w:szCs w:val="28"/>
        </w:rPr>
        <w:t>References</w:t>
      </w:r>
    </w:p>
    <w:p w14:paraId="762D3191" w14:textId="77777777" w:rsidR="009A4732" w:rsidRPr="009A4732" w:rsidRDefault="00A22A36" w:rsidP="00556592">
      <w:pPr>
        <w:pStyle w:val="Bibliography"/>
        <w:spacing w:line="240" w:lineRule="auto"/>
        <w:contextualSpacing/>
        <w:rPr>
          <w:lang w:val="en-GB"/>
        </w:rPr>
      </w:pPr>
      <w:r w:rsidRPr="00C22D0F">
        <w:t xml:space="preserve"> </w:t>
      </w:r>
      <w:r w:rsidR="009A4732">
        <w:fldChar w:fldCharType="begin"/>
      </w:r>
      <w:r w:rsidR="009A4732">
        <w:instrText xml:space="preserve"> ADDIN ZOTERO_BIBL {"uncited":[],"omitted":[],"custom":[]} CSL_BIBLIOGRAPHY </w:instrText>
      </w:r>
      <w:r w:rsidR="009A4732">
        <w:fldChar w:fldCharType="separate"/>
      </w:r>
      <w:r w:rsidR="009A4732" w:rsidRPr="009A4732">
        <w:rPr>
          <w:lang w:val="en-GB"/>
        </w:rPr>
        <w:t xml:space="preserve">Andersen, K. H., Beyer, J. E., &amp; Lundberg, P. (2009). Trophic and individual efficiencies of size-structured communities. </w:t>
      </w:r>
      <w:r w:rsidR="009A4732" w:rsidRPr="009A4732">
        <w:rPr>
          <w:i/>
          <w:iCs/>
          <w:lang w:val="en-GB"/>
        </w:rPr>
        <w:t>Proceedings of the Royal Society B: Biological Sciences</w:t>
      </w:r>
      <w:r w:rsidR="009A4732" w:rsidRPr="009A4732">
        <w:rPr>
          <w:lang w:val="en-GB"/>
        </w:rPr>
        <w:t xml:space="preserve">, </w:t>
      </w:r>
      <w:r w:rsidR="009A4732" w:rsidRPr="009A4732">
        <w:rPr>
          <w:i/>
          <w:iCs/>
          <w:lang w:val="en-GB"/>
        </w:rPr>
        <w:t>276</w:t>
      </w:r>
      <w:r w:rsidR="009A4732" w:rsidRPr="009A4732">
        <w:rPr>
          <w:lang w:val="en-GB"/>
        </w:rPr>
        <w:t>(1654), 109–114. https://doi.org/10.1098/rspb.2008.0951</w:t>
      </w:r>
    </w:p>
    <w:p w14:paraId="3ED38448" w14:textId="77777777" w:rsidR="009A4732" w:rsidRPr="009A4732" w:rsidRDefault="009A4732" w:rsidP="00556592">
      <w:pPr>
        <w:pStyle w:val="Bibliography"/>
        <w:spacing w:line="240" w:lineRule="auto"/>
        <w:contextualSpacing/>
        <w:rPr>
          <w:lang w:val="en-GB"/>
        </w:rPr>
      </w:pPr>
      <w:r w:rsidRPr="009A4732">
        <w:rPr>
          <w:lang w:val="en-GB"/>
        </w:rPr>
        <w:t xml:space="preserve">Angilletta, M. J., &amp; Dunham, A. E. (2003). The temperature-size rule in ectotherms: Simple evolutionary explanations may not be general. </w:t>
      </w:r>
      <w:r w:rsidRPr="009A4732">
        <w:rPr>
          <w:i/>
          <w:iCs/>
          <w:lang w:val="en-GB"/>
        </w:rPr>
        <w:t>The American Naturalist</w:t>
      </w:r>
      <w:r w:rsidRPr="009A4732">
        <w:rPr>
          <w:lang w:val="en-GB"/>
        </w:rPr>
        <w:t xml:space="preserve">, </w:t>
      </w:r>
      <w:r w:rsidRPr="009A4732">
        <w:rPr>
          <w:i/>
          <w:iCs/>
          <w:lang w:val="en-GB"/>
        </w:rPr>
        <w:t>162</w:t>
      </w:r>
      <w:r w:rsidRPr="009A4732">
        <w:rPr>
          <w:lang w:val="en-GB"/>
        </w:rPr>
        <w:t>, 332–342.</w:t>
      </w:r>
    </w:p>
    <w:p w14:paraId="53869AB1" w14:textId="77777777" w:rsidR="009A4732" w:rsidRPr="009A4732" w:rsidRDefault="009A4732" w:rsidP="00556592">
      <w:pPr>
        <w:pStyle w:val="Bibliography"/>
        <w:spacing w:line="240" w:lineRule="auto"/>
        <w:contextualSpacing/>
        <w:rPr>
          <w:lang w:val="en-GB"/>
        </w:rPr>
      </w:pPr>
      <w:r w:rsidRPr="009A4732">
        <w:rPr>
          <w:lang w:val="en-GB"/>
        </w:rPr>
        <w:t xml:space="preserve">Armstrong, J. D., &amp; Hawkins, L. A. (2008). Standard metabolic rate of pike, </w:t>
      </w:r>
      <w:r w:rsidRPr="009A4732">
        <w:rPr>
          <w:i/>
          <w:iCs/>
          <w:lang w:val="en-GB"/>
        </w:rPr>
        <w:t>Esox lucius</w:t>
      </w:r>
      <w:r w:rsidRPr="009A4732">
        <w:rPr>
          <w:lang w:val="en-GB"/>
        </w:rPr>
        <w:t xml:space="preserve">: Variation among studies and implications for energy flow modelling. </w:t>
      </w:r>
      <w:r w:rsidRPr="009A4732">
        <w:rPr>
          <w:i/>
          <w:iCs/>
          <w:lang w:val="en-GB"/>
        </w:rPr>
        <w:t>Hydrobiologia</w:t>
      </w:r>
      <w:r w:rsidRPr="009A4732">
        <w:rPr>
          <w:lang w:val="en-GB"/>
        </w:rPr>
        <w:t xml:space="preserve">, </w:t>
      </w:r>
      <w:r w:rsidRPr="009A4732">
        <w:rPr>
          <w:i/>
          <w:iCs/>
          <w:lang w:val="en-GB"/>
        </w:rPr>
        <w:t>601</w:t>
      </w:r>
      <w:r w:rsidRPr="009A4732">
        <w:rPr>
          <w:lang w:val="en-GB"/>
        </w:rPr>
        <w:t>(1), 83–90. https://doi.org/10.1007/s10750-007-9268-x</w:t>
      </w:r>
    </w:p>
    <w:p w14:paraId="6DE95EA6" w14:textId="77777777" w:rsidR="009A4732" w:rsidRPr="009A4732" w:rsidRDefault="009A4732" w:rsidP="00556592">
      <w:pPr>
        <w:pStyle w:val="Bibliography"/>
        <w:spacing w:line="240" w:lineRule="auto"/>
        <w:contextualSpacing/>
        <w:rPr>
          <w:lang w:val="en-GB"/>
        </w:rPr>
      </w:pPr>
      <w:r w:rsidRPr="009A4732">
        <w:rPr>
          <w:lang w:val="en-GB"/>
        </w:rPr>
        <w:t xml:space="preserve">Atkinson, D. (1994). Temperature and organism size—A biological law for ectotherms? In </w:t>
      </w:r>
      <w:r w:rsidRPr="009A4732">
        <w:rPr>
          <w:i/>
          <w:iCs/>
          <w:lang w:val="en-GB"/>
        </w:rPr>
        <w:t>Advances in Ecological Research</w:t>
      </w:r>
      <w:r w:rsidRPr="009A4732">
        <w:rPr>
          <w:lang w:val="en-GB"/>
        </w:rPr>
        <w:t xml:space="preserve"> (Vol. 25, pp. 1–58). Elsevier. https://doi.org/10.1016/S0065-2504(08)60212-3</w:t>
      </w:r>
    </w:p>
    <w:p w14:paraId="2CE10B27" w14:textId="77777777" w:rsidR="009A4732" w:rsidRPr="009A4732" w:rsidRDefault="009A4732" w:rsidP="00556592">
      <w:pPr>
        <w:pStyle w:val="Bibliography"/>
        <w:spacing w:line="240" w:lineRule="auto"/>
        <w:contextualSpacing/>
        <w:rPr>
          <w:lang w:val="en-GB"/>
        </w:rPr>
      </w:pPr>
      <w:r w:rsidRPr="009A4732">
        <w:rPr>
          <w:lang w:val="en-GB"/>
        </w:rPr>
        <w:t xml:space="preserve">Audzijonyte, A., Barneche, D. R., Baudron, A. R., Belmaker, J., Clark, T. D., Marshall, C. T., Morrongiello, J. R., &amp; van Rijn, I. (2019). Is oxygen limitation in warming waters a valid mechanism to explain decreased body sizes in aquatic ectotherms? </w:t>
      </w:r>
      <w:r w:rsidRPr="009A4732">
        <w:rPr>
          <w:i/>
          <w:iCs/>
          <w:lang w:val="en-GB"/>
        </w:rPr>
        <w:t>Global Ecology and Biogeography</w:t>
      </w:r>
      <w:r w:rsidRPr="009A4732">
        <w:rPr>
          <w:lang w:val="en-GB"/>
        </w:rPr>
        <w:t xml:space="preserve">, </w:t>
      </w:r>
      <w:r w:rsidRPr="009A4732">
        <w:rPr>
          <w:i/>
          <w:iCs/>
          <w:lang w:val="en-GB"/>
        </w:rPr>
        <w:t>28</w:t>
      </w:r>
      <w:r w:rsidRPr="009A4732">
        <w:rPr>
          <w:lang w:val="en-GB"/>
        </w:rPr>
        <w:t>(2), 64–77. https://doi.org/10.1111/geb.12847</w:t>
      </w:r>
    </w:p>
    <w:p w14:paraId="5075B2F4" w14:textId="77777777" w:rsidR="009A4732" w:rsidRPr="009A4732" w:rsidRDefault="009A4732" w:rsidP="00556592">
      <w:pPr>
        <w:pStyle w:val="Bibliography"/>
        <w:spacing w:line="240" w:lineRule="auto"/>
        <w:contextualSpacing/>
        <w:rPr>
          <w:lang w:val="en-GB"/>
        </w:rPr>
      </w:pPr>
      <w:r w:rsidRPr="009A4732">
        <w:rPr>
          <w:lang w:val="en-GB"/>
        </w:rPr>
        <w:t xml:space="preserve">Audzijonyte, A., &amp; Pecl, G. T. (2018). Deep impact of fisheries. </w:t>
      </w:r>
      <w:r w:rsidRPr="009A4732">
        <w:rPr>
          <w:i/>
          <w:iCs/>
          <w:lang w:val="en-GB"/>
        </w:rPr>
        <w:t>Nature Ecology &amp; Evolution</w:t>
      </w:r>
      <w:r w:rsidRPr="009A4732">
        <w:rPr>
          <w:lang w:val="en-GB"/>
        </w:rPr>
        <w:t xml:space="preserve">, </w:t>
      </w:r>
      <w:r w:rsidRPr="009A4732">
        <w:rPr>
          <w:i/>
          <w:iCs/>
          <w:lang w:val="en-GB"/>
        </w:rPr>
        <w:t>2</w:t>
      </w:r>
      <w:r w:rsidRPr="009A4732">
        <w:rPr>
          <w:lang w:val="en-GB"/>
        </w:rPr>
        <w:t>(9), 1348–1349. https://doi.org/10.1038/s41559-018-0653-9</w:t>
      </w:r>
    </w:p>
    <w:p w14:paraId="4E5F2809" w14:textId="77777777" w:rsidR="009A4732" w:rsidRPr="009A4732" w:rsidRDefault="009A4732" w:rsidP="00556592">
      <w:pPr>
        <w:pStyle w:val="Bibliography"/>
        <w:spacing w:line="240" w:lineRule="auto"/>
        <w:contextualSpacing/>
        <w:rPr>
          <w:lang w:val="en-GB"/>
        </w:rPr>
      </w:pPr>
      <w:r w:rsidRPr="009A4732">
        <w:rPr>
          <w:lang w:val="en-GB"/>
        </w:rPr>
        <w:t xml:space="preserve">Audzijonyte, A., Richards, S. A., Stuart-Smith, R. D., Pecl, G., Edgar, G. J., Barrett, N. S., Payne, N., &amp; Blanchard, J. L. (2020). Fish body sizes change with temperature but not all species shrink with warming. </w:t>
      </w:r>
      <w:r w:rsidRPr="009A4732">
        <w:rPr>
          <w:i/>
          <w:iCs/>
          <w:lang w:val="en-GB"/>
        </w:rPr>
        <w:t>Nature Ecology &amp; Evolution</w:t>
      </w:r>
      <w:r w:rsidRPr="009A4732">
        <w:rPr>
          <w:lang w:val="en-GB"/>
        </w:rPr>
        <w:t xml:space="preserve">, </w:t>
      </w:r>
      <w:r w:rsidRPr="009A4732">
        <w:rPr>
          <w:i/>
          <w:iCs/>
          <w:lang w:val="en-GB"/>
        </w:rPr>
        <w:t>4</w:t>
      </w:r>
      <w:r w:rsidRPr="009A4732">
        <w:rPr>
          <w:lang w:val="en-GB"/>
        </w:rPr>
        <w:t>, 809–814. https://doi.org/10.1038/s41559-020-1171-0</w:t>
      </w:r>
    </w:p>
    <w:p w14:paraId="338FC29A" w14:textId="77777777" w:rsidR="009A4732" w:rsidRPr="009A4732" w:rsidRDefault="009A4732" w:rsidP="00556592">
      <w:pPr>
        <w:pStyle w:val="Bibliography"/>
        <w:spacing w:line="240" w:lineRule="auto"/>
        <w:contextualSpacing/>
        <w:rPr>
          <w:lang w:val="en-GB"/>
        </w:rPr>
      </w:pPr>
      <w:r w:rsidRPr="009A4732">
        <w:rPr>
          <w:lang w:val="en-GB"/>
        </w:rPr>
        <w:t xml:space="preserve">Barneche, D. R., &amp; Allen, A. P. (2018). The energetics of fish growth and how it constrains food-web trophic structure. </w:t>
      </w:r>
      <w:r w:rsidRPr="009A4732">
        <w:rPr>
          <w:i/>
          <w:iCs/>
          <w:lang w:val="en-GB"/>
        </w:rPr>
        <w:t>Ecology Letters</w:t>
      </w:r>
      <w:r w:rsidRPr="009A4732">
        <w:rPr>
          <w:lang w:val="en-GB"/>
        </w:rPr>
        <w:t xml:space="preserve">, </w:t>
      </w:r>
      <w:r w:rsidRPr="009A4732">
        <w:rPr>
          <w:i/>
          <w:iCs/>
          <w:lang w:val="en-GB"/>
        </w:rPr>
        <w:t>21</w:t>
      </w:r>
      <w:r w:rsidRPr="009A4732">
        <w:rPr>
          <w:lang w:val="en-GB"/>
        </w:rPr>
        <w:t>(6), 836–844. https://doi.org/10.1111/ele.12947</w:t>
      </w:r>
    </w:p>
    <w:p w14:paraId="2D2965EA" w14:textId="77777777" w:rsidR="009A4732" w:rsidRPr="009A4732" w:rsidRDefault="009A4732" w:rsidP="00556592">
      <w:pPr>
        <w:pStyle w:val="Bibliography"/>
        <w:spacing w:line="240" w:lineRule="auto"/>
        <w:contextualSpacing/>
        <w:rPr>
          <w:lang w:val="en-GB"/>
        </w:rPr>
      </w:pPr>
      <w:r w:rsidRPr="009A4732">
        <w:rPr>
          <w:lang w:val="en-GB"/>
        </w:rPr>
        <w:t xml:space="preserve">Barneche, D. R., Jahn, M., &amp; Seebacher, F. (2019). Warming increases the cost of growth in a model vertebrate. </w:t>
      </w:r>
      <w:r w:rsidRPr="009A4732">
        <w:rPr>
          <w:i/>
          <w:iCs/>
          <w:lang w:val="en-GB"/>
        </w:rPr>
        <w:t>Functional Ecology</w:t>
      </w:r>
      <w:r w:rsidRPr="009A4732">
        <w:rPr>
          <w:lang w:val="en-GB"/>
        </w:rPr>
        <w:t xml:space="preserve">, </w:t>
      </w:r>
      <w:r w:rsidRPr="009A4732">
        <w:rPr>
          <w:i/>
          <w:iCs/>
          <w:lang w:val="en-GB"/>
        </w:rPr>
        <w:t>33</w:t>
      </w:r>
      <w:r w:rsidRPr="009A4732">
        <w:rPr>
          <w:lang w:val="en-GB"/>
        </w:rPr>
        <w:t>(7), 1256–1266. https://doi.org/10.1111/1365-2435.13348</w:t>
      </w:r>
    </w:p>
    <w:p w14:paraId="28377EED" w14:textId="77777777" w:rsidR="009A4732" w:rsidRPr="009A4732" w:rsidRDefault="009A4732" w:rsidP="00556592">
      <w:pPr>
        <w:pStyle w:val="Bibliography"/>
        <w:spacing w:line="240" w:lineRule="auto"/>
        <w:contextualSpacing/>
        <w:rPr>
          <w:lang w:val="en-GB"/>
        </w:rPr>
      </w:pPr>
      <w:r w:rsidRPr="009A4732">
        <w:rPr>
          <w:lang w:val="en-GB"/>
        </w:rPr>
        <w:t xml:space="preserve">Barneche, D. R., Robertson, D. R., White, C. R., &amp; Marshall, D. J. (2018). Fish reproductive-energy output increases disproportionately with body size. </w:t>
      </w:r>
      <w:r w:rsidRPr="009A4732">
        <w:rPr>
          <w:i/>
          <w:iCs/>
          <w:lang w:val="en-GB"/>
        </w:rPr>
        <w:t>Science</w:t>
      </w:r>
      <w:r w:rsidRPr="009A4732">
        <w:rPr>
          <w:lang w:val="en-GB"/>
        </w:rPr>
        <w:t xml:space="preserve">, </w:t>
      </w:r>
      <w:r w:rsidRPr="009A4732">
        <w:rPr>
          <w:i/>
          <w:iCs/>
          <w:lang w:val="en-GB"/>
        </w:rPr>
        <w:t>360</w:t>
      </w:r>
      <w:r w:rsidRPr="009A4732">
        <w:rPr>
          <w:lang w:val="en-GB"/>
        </w:rPr>
        <w:t>(6389), 642–645. https://doi.org/10.1126/science.aao6868</w:t>
      </w:r>
    </w:p>
    <w:p w14:paraId="740D176C" w14:textId="77777777" w:rsidR="009A4732" w:rsidRPr="009A4732" w:rsidRDefault="009A4732" w:rsidP="00556592">
      <w:pPr>
        <w:pStyle w:val="Bibliography"/>
        <w:spacing w:line="240" w:lineRule="auto"/>
        <w:contextualSpacing/>
        <w:rPr>
          <w:lang w:val="en-GB"/>
        </w:rPr>
      </w:pPr>
      <w:r w:rsidRPr="009A4732">
        <w:rPr>
          <w:lang w:val="en-GB"/>
        </w:rPr>
        <w:lastRenderedPageBreak/>
        <w:t xml:space="preserve">Baudron, A. R., Needle, C. L., Rijnsdorp, A. D., &amp; Marshall, C. T. (2014). Warming temperatures and smaller body sizes: Synchronous changes in growth of North Sea fishes. </w:t>
      </w:r>
      <w:r w:rsidRPr="009A4732">
        <w:rPr>
          <w:i/>
          <w:iCs/>
          <w:lang w:val="en-GB"/>
        </w:rPr>
        <w:t>Global Change Biology</w:t>
      </w:r>
      <w:r w:rsidRPr="009A4732">
        <w:rPr>
          <w:lang w:val="en-GB"/>
        </w:rPr>
        <w:t xml:space="preserve">, </w:t>
      </w:r>
      <w:r w:rsidRPr="009A4732">
        <w:rPr>
          <w:i/>
          <w:iCs/>
          <w:lang w:val="en-GB"/>
        </w:rPr>
        <w:t>20</w:t>
      </w:r>
      <w:r w:rsidRPr="009A4732">
        <w:rPr>
          <w:lang w:val="en-GB"/>
        </w:rPr>
        <w:t>(4), 1023–1031. https://doi.org/10.1111/gcb.12514</w:t>
      </w:r>
    </w:p>
    <w:p w14:paraId="35487575" w14:textId="77777777" w:rsidR="009A4732" w:rsidRPr="009A4732" w:rsidRDefault="009A4732" w:rsidP="00556592">
      <w:pPr>
        <w:pStyle w:val="Bibliography"/>
        <w:spacing w:line="240" w:lineRule="auto"/>
        <w:contextualSpacing/>
        <w:rPr>
          <w:lang w:val="en-GB"/>
        </w:rPr>
      </w:pPr>
      <w:r w:rsidRPr="009A4732">
        <w:rPr>
          <w:lang w:val="en-GB"/>
        </w:rPr>
        <w:t xml:space="preserve">Beamish, F. W. H. (1964). Respiration of fishes with special emphasis on standard oxygen consumption II. Influence of weight and temperature on respiration of several species’. </w:t>
      </w:r>
      <w:r w:rsidRPr="009A4732">
        <w:rPr>
          <w:i/>
          <w:iCs/>
          <w:lang w:val="en-GB"/>
        </w:rPr>
        <w:t>Canadian Journal of Zoology/Revue Canadienne de Zoologie</w:t>
      </w:r>
      <w:r w:rsidRPr="009A4732">
        <w:rPr>
          <w:lang w:val="en-GB"/>
        </w:rPr>
        <w:t xml:space="preserve">, </w:t>
      </w:r>
      <w:r w:rsidRPr="009A4732">
        <w:rPr>
          <w:i/>
          <w:iCs/>
          <w:lang w:val="en-GB"/>
        </w:rPr>
        <w:t>42</w:t>
      </w:r>
      <w:r w:rsidRPr="009A4732">
        <w:rPr>
          <w:lang w:val="en-GB"/>
        </w:rPr>
        <w:t>(2), 177–188.</w:t>
      </w:r>
    </w:p>
    <w:p w14:paraId="37CEE0A5" w14:textId="77777777" w:rsidR="009A4732" w:rsidRPr="009A4732" w:rsidRDefault="009A4732" w:rsidP="00556592">
      <w:pPr>
        <w:pStyle w:val="Bibliography"/>
        <w:spacing w:line="240" w:lineRule="auto"/>
        <w:contextualSpacing/>
        <w:rPr>
          <w:lang w:val="en-GB"/>
        </w:rPr>
      </w:pPr>
      <w:r w:rsidRPr="009A4732">
        <w:rPr>
          <w:lang w:val="en-GB"/>
        </w:rPr>
        <w:t>Björnsson, B., Steinarsson, A., &amp; Árnason, T. (2007). Growth model for Atlantic cod (</w:t>
      </w:r>
      <w:r w:rsidRPr="009A4732">
        <w:rPr>
          <w:i/>
          <w:iCs/>
          <w:lang w:val="en-GB"/>
        </w:rPr>
        <w:t>Gadus morhua</w:t>
      </w:r>
      <w:r w:rsidRPr="009A4732">
        <w:rPr>
          <w:lang w:val="en-GB"/>
        </w:rPr>
        <w:t xml:space="preserve">): Effects of temperature and body weight on growth rate. </w:t>
      </w:r>
      <w:r w:rsidRPr="009A4732">
        <w:rPr>
          <w:i/>
          <w:iCs/>
          <w:lang w:val="en-GB"/>
        </w:rPr>
        <w:t>Aquaculture</w:t>
      </w:r>
      <w:r w:rsidRPr="009A4732">
        <w:rPr>
          <w:lang w:val="en-GB"/>
        </w:rPr>
        <w:t xml:space="preserve">, </w:t>
      </w:r>
      <w:r w:rsidRPr="009A4732">
        <w:rPr>
          <w:i/>
          <w:iCs/>
          <w:lang w:val="en-GB"/>
        </w:rPr>
        <w:t>271</w:t>
      </w:r>
      <w:r w:rsidRPr="009A4732">
        <w:rPr>
          <w:lang w:val="en-GB"/>
        </w:rPr>
        <w:t>(1–4), 216–226. https://doi.org/10.1016/j.aquaculture.2007.06.026</w:t>
      </w:r>
    </w:p>
    <w:p w14:paraId="168CFD4D" w14:textId="77777777" w:rsidR="009A4732" w:rsidRPr="009A4732" w:rsidRDefault="009A4732" w:rsidP="00556592">
      <w:pPr>
        <w:pStyle w:val="Bibliography"/>
        <w:spacing w:line="240" w:lineRule="auto"/>
        <w:contextualSpacing/>
        <w:rPr>
          <w:lang w:val="en-GB"/>
        </w:rPr>
      </w:pPr>
      <w:r w:rsidRPr="009A4732">
        <w:rPr>
          <w:lang w:val="en-GB"/>
        </w:rPr>
        <w:t xml:space="preserve">Blanchard, J. L., Heneghan, R. F., Everett, J. D., Trebilco, R., &amp; Richardson, A. J. (2017). From bacteria to whales: Using functional size spectra to model marine ecosystems. </w:t>
      </w:r>
      <w:r w:rsidRPr="009A4732">
        <w:rPr>
          <w:i/>
          <w:iCs/>
          <w:lang w:val="en-GB"/>
        </w:rPr>
        <w:t>Trends in Ecology &amp; Evolution</w:t>
      </w:r>
      <w:r w:rsidRPr="009A4732">
        <w:rPr>
          <w:lang w:val="en-GB"/>
        </w:rPr>
        <w:t xml:space="preserve">, </w:t>
      </w:r>
      <w:r w:rsidRPr="009A4732">
        <w:rPr>
          <w:i/>
          <w:iCs/>
          <w:lang w:val="en-GB"/>
        </w:rPr>
        <w:t>32</w:t>
      </w:r>
      <w:r w:rsidRPr="009A4732">
        <w:rPr>
          <w:lang w:val="en-GB"/>
        </w:rPr>
        <w:t>(3), 174–186. https://doi.org/10.1016/j.tree.2016.12.003</w:t>
      </w:r>
    </w:p>
    <w:p w14:paraId="39DE20E8" w14:textId="77777777" w:rsidR="009A4732" w:rsidRPr="009A4732" w:rsidRDefault="009A4732" w:rsidP="00556592">
      <w:pPr>
        <w:pStyle w:val="Bibliography"/>
        <w:spacing w:line="240" w:lineRule="auto"/>
        <w:contextualSpacing/>
        <w:rPr>
          <w:lang w:val="en-GB"/>
        </w:rPr>
      </w:pPr>
      <w:r w:rsidRPr="009A4732">
        <w:rPr>
          <w:lang w:val="en-GB"/>
        </w:rPr>
        <w:t xml:space="preserve">Bokma, F. (2004). Evidence against universal metabolic allometry. </w:t>
      </w:r>
      <w:r w:rsidRPr="009A4732">
        <w:rPr>
          <w:i/>
          <w:iCs/>
          <w:lang w:val="en-GB"/>
        </w:rPr>
        <w:t>Functional Ecology</w:t>
      </w:r>
      <w:r w:rsidRPr="009A4732">
        <w:rPr>
          <w:lang w:val="en-GB"/>
        </w:rPr>
        <w:t xml:space="preserve">, </w:t>
      </w:r>
      <w:r w:rsidRPr="009A4732">
        <w:rPr>
          <w:i/>
          <w:iCs/>
          <w:lang w:val="en-GB"/>
        </w:rPr>
        <w:t>18</w:t>
      </w:r>
      <w:r w:rsidRPr="009A4732">
        <w:rPr>
          <w:lang w:val="en-GB"/>
        </w:rPr>
        <w:t>(2), 184–187.</w:t>
      </w:r>
    </w:p>
    <w:p w14:paraId="19A12506" w14:textId="77777777" w:rsidR="009A4732" w:rsidRPr="009A4732" w:rsidRDefault="009A4732" w:rsidP="00556592">
      <w:pPr>
        <w:pStyle w:val="Bibliography"/>
        <w:spacing w:line="240" w:lineRule="auto"/>
        <w:contextualSpacing/>
        <w:rPr>
          <w:lang w:val="en-GB"/>
        </w:rPr>
      </w:pPr>
      <w:r w:rsidRPr="009A4732">
        <w:rPr>
          <w:lang w:val="en-GB"/>
        </w:rPr>
        <w:t>Brett, J. R. (1971). Energetic responses of salmon to temperature. A study of some thermal relations in the physiology and freshwater ecology of sockeye salmon (</w:t>
      </w:r>
      <w:r w:rsidRPr="009A4732">
        <w:rPr>
          <w:i/>
          <w:iCs/>
          <w:lang w:val="en-GB"/>
        </w:rPr>
        <w:t>Oncorhynchus nerka</w:t>
      </w:r>
      <w:r w:rsidRPr="009A4732">
        <w:rPr>
          <w:lang w:val="en-GB"/>
        </w:rPr>
        <w:t xml:space="preserve">). </w:t>
      </w:r>
      <w:r w:rsidRPr="009A4732">
        <w:rPr>
          <w:i/>
          <w:iCs/>
          <w:lang w:val="en-GB"/>
        </w:rPr>
        <w:t>Integrative and Comparative Biology</w:t>
      </w:r>
      <w:r w:rsidRPr="009A4732">
        <w:rPr>
          <w:lang w:val="en-GB"/>
        </w:rPr>
        <w:t xml:space="preserve">, </w:t>
      </w:r>
      <w:r w:rsidRPr="009A4732">
        <w:rPr>
          <w:i/>
          <w:iCs/>
          <w:lang w:val="en-GB"/>
        </w:rPr>
        <w:t>11</w:t>
      </w:r>
      <w:r w:rsidRPr="009A4732">
        <w:rPr>
          <w:lang w:val="en-GB"/>
        </w:rPr>
        <w:t>(1), 99–113. https://doi.org/10.1093/icb/11.1.99</w:t>
      </w:r>
    </w:p>
    <w:p w14:paraId="56160842" w14:textId="77777777" w:rsidR="009A4732" w:rsidRPr="009A4732" w:rsidRDefault="009A4732" w:rsidP="00556592">
      <w:pPr>
        <w:pStyle w:val="Bibliography"/>
        <w:spacing w:line="240" w:lineRule="auto"/>
        <w:contextualSpacing/>
        <w:rPr>
          <w:lang w:val="en-GB"/>
        </w:rPr>
      </w:pPr>
      <w:r w:rsidRPr="009A4732">
        <w:rPr>
          <w:lang w:val="en-GB"/>
        </w:rPr>
        <w:t xml:space="preserve">Brett, J. R., Shelbourn, J. E., &amp; Shoop, C. T. (1969). Growth rate and body composition of fingerling sockeye salmon, </w:t>
      </w:r>
      <w:r w:rsidRPr="009A4732">
        <w:rPr>
          <w:i/>
          <w:iCs/>
          <w:lang w:val="en-GB"/>
        </w:rPr>
        <w:t>Oncorhynchus nerka</w:t>
      </w:r>
      <w:r w:rsidRPr="009A4732">
        <w:rPr>
          <w:lang w:val="en-GB"/>
        </w:rPr>
        <w:t xml:space="preserve">, in relation to temperature and ration size. </w:t>
      </w:r>
      <w:r w:rsidRPr="009A4732">
        <w:rPr>
          <w:i/>
          <w:iCs/>
          <w:lang w:val="en-GB"/>
        </w:rPr>
        <w:t>Journal of the Fisheries Research Board of Canada</w:t>
      </w:r>
      <w:r w:rsidRPr="009A4732">
        <w:rPr>
          <w:lang w:val="en-GB"/>
        </w:rPr>
        <w:t xml:space="preserve">, </w:t>
      </w:r>
      <w:r w:rsidRPr="009A4732">
        <w:rPr>
          <w:i/>
          <w:iCs/>
          <w:lang w:val="en-GB"/>
        </w:rPr>
        <w:t>26</w:t>
      </w:r>
      <w:r w:rsidRPr="009A4732">
        <w:rPr>
          <w:lang w:val="en-GB"/>
        </w:rPr>
        <w:t>(9), 2363–2394. https://doi.org/10.1139/f69-230</w:t>
      </w:r>
    </w:p>
    <w:p w14:paraId="2647A4D8" w14:textId="77777777" w:rsidR="009A4732" w:rsidRPr="009A4732" w:rsidRDefault="009A4732" w:rsidP="00556592">
      <w:pPr>
        <w:pStyle w:val="Bibliography"/>
        <w:spacing w:line="240" w:lineRule="auto"/>
        <w:contextualSpacing/>
        <w:rPr>
          <w:lang w:val="en-GB"/>
        </w:rPr>
      </w:pPr>
      <w:r w:rsidRPr="009A4732">
        <w:rPr>
          <w:lang w:val="en-GB"/>
        </w:rPr>
        <w:t xml:space="preserve">Brown, J. H., Gillooly, J. F., Allen, A. P., Savage, V. M., &amp; West, G. B. (2004). Toward a metabolic theory of ecology. </w:t>
      </w:r>
      <w:r w:rsidRPr="009A4732">
        <w:rPr>
          <w:i/>
          <w:iCs/>
          <w:lang w:val="en-GB"/>
        </w:rPr>
        <w:t>Ecology</w:t>
      </w:r>
      <w:r w:rsidRPr="009A4732">
        <w:rPr>
          <w:lang w:val="en-GB"/>
        </w:rPr>
        <w:t xml:space="preserve">, </w:t>
      </w:r>
      <w:r w:rsidRPr="009A4732">
        <w:rPr>
          <w:i/>
          <w:iCs/>
          <w:lang w:val="en-GB"/>
        </w:rPr>
        <w:t>85</w:t>
      </w:r>
      <w:r w:rsidRPr="009A4732">
        <w:rPr>
          <w:lang w:val="en-GB"/>
        </w:rPr>
        <w:t>(7), 1771–1789. https://doi.org/10.1890/03-9000</w:t>
      </w:r>
    </w:p>
    <w:p w14:paraId="258BB648" w14:textId="77777777" w:rsidR="009A4732" w:rsidRPr="009A4732" w:rsidRDefault="009A4732" w:rsidP="00556592">
      <w:pPr>
        <w:pStyle w:val="Bibliography"/>
        <w:spacing w:line="240" w:lineRule="auto"/>
        <w:contextualSpacing/>
        <w:rPr>
          <w:lang w:val="en-GB"/>
        </w:rPr>
      </w:pPr>
      <w:r w:rsidRPr="009A4732">
        <w:rPr>
          <w:lang w:val="en-GB"/>
        </w:rPr>
        <w:t xml:space="preserve">Cheung, W. W. L., Sarmiento, J. L., Dunne, J., Frölicher, T. L., Lam, V. W. Y., Deng Palomares, M. L., Watson, R., &amp; Pauly, D. (2013). Shrinking of fishes exacerbates impacts of global ocean changes on marine ecosystems. </w:t>
      </w:r>
      <w:r w:rsidRPr="009A4732">
        <w:rPr>
          <w:i/>
          <w:iCs/>
          <w:lang w:val="en-GB"/>
        </w:rPr>
        <w:t>Nature Climate Change</w:t>
      </w:r>
      <w:r w:rsidRPr="009A4732">
        <w:rPr>
          <w:lang w:val="en-GB"/>
        </w:rPr>
        <w:t xml:space="preserve">, </w:t>
      </w:r>
      <w:r w:rsidRPr="009A4732">
        <w:rPr>
          <w:i/>
          <w:iCs/>
          <w:lang w:val="en-GB"/>
        </w:rPr>
        <w:t>3</w:t>
      </w:r>
      <w:r w:rsidRPr="009A4732">
        <w:rPr>
          <w:lang w:val="en-GB"/>
        </w:rPr>
        <w:t>(3), 254–258. https://doi.org/10.1038/nclimate1691</w:t>
      </w:r>
    </w:p>
    <w:p w14:paraId="7BDCAA64" w14:textId="77777777" w:rsidR="009A4732" w:rsidRPr="009A4732" w:rsidRDefault="009A4732" w:rsidP="00556592">
      <w:pPr>
        <w:pStyle w:val="Bibliography"/>
        <w:spacing w:line="240" w:lineRule="auto"/>
        <w:contextualSpacing/>
        <w:rPr>
          <w:lang w:val="en-GB"/>
        </w:rPr>
      </w:pPr>
      <w:r w:rsidRPr="009A4732">
        <w:rPr>
          <w:lang w:val="en-GB"/>
        </w:rPr>
        <w:t xml:space="preserve">Clarke, A., &amp; Johnston, N. M. (1999). Scaling of metabolic rate with body mass and temperature in teleost fish. </w:t>
      </w:r>
      <w:r w:rsidRPr="009A4732">
        <w:rPr>
          <w:i/>
          <w:iCs/>
          <w:lang w:val="en-GB"/>
        </w:rPr>
        <w:t>Journal of Animal Ecology</w:t>
      </w:r>
      <w:r w:rsidRPr="009A4732">
        <w:rPr>
          <w:lang w:val="en-GB"/>
        </w:rPr>
        <w:t xml:space="preserve">, </w:t>
      </w:r>
      <w:r w:rsidRPr="009A4732">
        <w:rPr>
          <w:i/>
          <w:iCs/>
          <w:lang w:val="en-GB"/>
        </w:rPr>
        <w:t>68</w:t>
      </w:r>
      <w:r w:rsidRPr="009A4732">
        <w:rPr>
          <w:lang w:val="en-GB"/>
        </w:rPr>
        <w:t>, 893–905.</w:t>
      </w:r>
    </w:p>
    <w:p w14:paraId="5B81AE0B" w14:textId="77777777" w:rsidR="009A4732" w:rsidRPr="009A4732" w:rsidRDefault="009A4732" w:rsidP="00556592">
      <w:pPr>
        <w:pStyle w:val="Bibliography"/>
        <w:spacing w:line="240" w:lineRule="auto"/>
        <w:contextualSpacing/>
        <w:rPr>
          <w:lang w:val="en-GB"/>
        </w:rPr>
      </w:pPr>
      <w:r w:rsidRPr="009A4732">
        <w:rPr>
          <w:lang w:val="en-GB"/>
        </w:rPr>
        <w:t xml:space="preserve">Cuenco, M. L., Stickney, R. R., &amp; Grant, W. E. (1985). Fish bioenergetics and growth in aquaculture ponds: I. Individual fish model development. </w:t>
      </w:r>
      <w:r w:rsidRPr="009A4732">
        <w:rPr>
          <w:i/>
          <w:iCs/>
          <w:lang w:val="en-GB"/>
        </w:rPr>
        <w:t>Ecological Modelling</w:t>
      </w:r>
      <w:r w:rsidRPr="009A4732">
        <w:rPr>
          <w:lang w:val="en-GB"/>
        </w:rPr>
        <w:t xml:space="preserve">, </w:t>
      </w:r>
      <w:r w:rsidRPr="009A4732">
        <w:rPr>
          <w:i/>
          <w:iCs/>
          <w:lang w:val="en-GB"/>
        </w:rPr>
        <w:t>27</w:t>
      </w:r>
      <w:r w:rsidRPr="009A4732">
        <w:rPr>
          <w:lang w:val="en-GB"/>
        </w:rPr>
        <w:t>(3), 169–190. https://doi.org/10.1016/0304-3800(85)90001-8</w:t>
      </w:r>
    </w:p>
    <w:p w14:paraId="18FED59B" w14:textId="77777777" w:rsidR="009A4732" w:rsidRPr="009A4732" w:rsidRDefault="009A4732" w:rsidP="00556592">
      <w:pPr>
        <w:pStyle w:val="Bibliography"/>
        <w:spacing w:line="240" w:lineRule="auto"/>
        <w:contextualSpacing/>
        <w:rPr>
          <w:lang w:val="en-GB"/>
        </w:rPr>
      </w:pPr>
      <w:r w:rsidRPr="009A4732">
        <w:rPr>
          <w:lang w:val="en-GB"/>
        </w:rPr>
        <w:t xml:space="preserve">Daufresne, M., Lengfellner, K., &amp; Sommer, U. (2009). Global warming benefits the small in aquatic ecosystems. </w:t>
      </w:r>
      <w:r w:rsidRPr="009A4732">
        <w:rPr>
          <w:i/>
          <w:iCs/>
          <w:lang w:val="en-GB"/>
        </w:rPr>
        <w:t>Proceedings of the National Academy of Sciences, USA</w:t>
      </w:r>
      <w:r w:rsidRPr="009A4732">
        <w:rPr>
          <w:lang w:val="en-GB"/>
        </w:rPr>
        <w:t xml:space="preserve">, </w:t>
      </w:r>
      <w:r w:rsidRPr="009A4732">
        <w:rPr>
          <w:i/>
          <w:iCs/>
          <w:lang w:val="en-GB"/>
        </w:rPr>
        <w:t>106</w:t>
      </w:r>
      <w:r w:rsidRPr="009A4732">
        <w:rPr>
          <w:lang w:val="en-GB"/>
        </w:rPr>
        <w:t>(31), 12788–12793. https://doi.org/10.1073/pnas.0902080106</w:t>
      </w:r>
    </w:p>
    <w:p w14:paraId="03556D95" w14:textId="77777777" w:rsidR="009A4732" w:rsidRPr="009A4732" w:rsidRDefault="009A4732" w:rsidP="00556592">
      <w:pPr>
        <w:pStyle w:val="Bibliography"/>
        <w:spacing w:line="240" w:lineRule="auto"/>
        <w:contextualSpacing/>
        <w:rPr>
          <w:lang w:val="en-GB"/>
        </w:rPr>
      </w:pPr>
      <w:r w:rsidRPr="009A4732">
        <w:rPr>
          <w:lang w:val="en-GB"/>
        </w:rPr>
        <w:t xml:space="preserve">de Roos, A. M., &amp; Persson, L. (2001). Physiologically structured models – from versatile technique to ecological theory. </w:t>
      </w:r>
      <w:r w:rsidRPr="009A4732">
        <w:rPr>
          <w:i/>
          <w:iCs/>
          <w:lang w:val="en-GB"/>
        </w:rPr>
        <w:t>Oikos</w:t>
      </w:r>
      <w:r w:rsidRPr="009A4732">
        <w:rPr>
          <w:lang w:val="en-GB"/>
        </w:rPr>
        <w:t xml:space="preserve">, </w:t>
      </w:r>
      <w:r w:rsidRPr="009A4732">
        <w:rPr>
          <w:i/>
          <w:iCs/>
          <w:lang w:val="en-GB"/>
        </w:rPr>
        <w:t>94</w:t>
      </w:r>
      <w:r w:rsidRPr="009A4732">
        <w:rPr>
          <w:lang w:val="en-GB"/>
        </w:rPr>
        <w:t>(1), 51–71. https://doi.org/10.1034/j.1600-0706.2001.11313.x</w:t>
      </w:r>
    </w:p>
    <w:p w14:paraId="7F59B189" w14:textId="77777777" w:rsidR="009A4732" w:rsidRPr="009A4732" w:rsidRDefault="009A4732" w:rsidP="00556592">
      <w:pPr>
        <w:pStyle w:val="Bibliography"/>
        <w:spacing w:line="240" w:lineRule="auto"/>
        <w:contextualSpacing/>
        <w:rPr>
          <w:lang w:val="en-GB"/>
        </w:rPr>
      </w:pPr>
      <w:r w:rsidRPr="009A4732">
        <w:rPr>
          <w:lang w:val="en-GB"/>
        </w:rPr>
        <w:t xml:space="preserve">Dell, A. I., Pawar, S., &amp; Savage, V. M. (2011). Systematic variation in the temperature dependence of physiological and ecological traits. </w:t>
      </w:r>
      <w:r w:rsidRPr="009A4732">
        <w:rPr>
          <w:i/>
          <w:iCs/>
          <w:lang w:val="en-GB"/>
        </w:rPr>
        <w:t>Proceedings of the National Academy of Sciences</w:t>
      </w:r>
      <w:r w:rsidRPr="009A4732">
        <w:rPr>
          <w:lang w:val="en-GB"/>
        </w:rPr>
        <w:t xml:space="preserve">, </w:t>
      </w:r>
      <w:r w:rsidRPr="009A4732">
        <w:rPr>
          <w:i/>
          <w:iCs/>
          <w:lang w:val="en-GB"/>
        </w:rPr>
        <w:t>108</w:t>
      </w:r>
      <w:r w:rsidRPr="009A4732">
        <w:rPr>
          <w:lang w:val="en-GB"/>
        </w:rPr>
        <w:t>(26), 10591–10596. https://doi.org/10.1073/pnas.1015178108</w:t>
      </w:r>
    </w:p>
    <w:p w14:paraId="2EFCCEC2" w14:textId="77777777" w:rsidR="009A4732" w:rsidRPr="009A4732" w:rsidRDefault="009A4732" w:rsidP="00556592">
      <w:pPr>
        <w:pStyle w:val="Bibliography"/>
        <w:spacing w:line="240" w:lineRule="auto"/>
        <w:contextualSpacing/>
        <w:rPr>
          <w:lang w:val="en-GB"/>
        </w:rPr>
      </w:pPr>
      <w:r w:rsidRPr="009A4732">
        <w:rPr>
          <w:lang w:val="en-GB"/>
        </w:rPr>
        <w:t xml:space="preserve">Denderen, D. van, Gislason, H., Heuvel, J. van den, &amp; Andersen, K. H. (2020). Global analysis of fish growth rates shows weaker responses to temperature than metabolic predictions. </w:t>
      </w:r>
      <w:r w:rsidRPr="009A4732">
        <w:rPr>
          <w:i/>
          <w:iCs/>
          <w:lang w:val="en-GB"/>
        </w:rPr>
        <w:t>Global Ecology and Biogeography</w:t>
      </w:r>
      <w:r w:rsidRPr="009A4732">
        <w:rPr>
          <w:lang w:val="en-GB"/>
        </w:rPr>
        <w:t xml:space="preserve">, </w:t>
      </w:r>
      <w:r w:rsidRPr="009A4732">
        <w:rPr>
          <w:i/>
          <w:iCs/>
          <w:lang w:val="en-GB"/>
        </w:rPr>
        <w:t>29</w:t>
      </w:r>
      <w:r w:rsidRPr="009A4732">
        <w:rPr>
          <w:lang w:val="en-GB"/>
        </w:rPr>
        <w:t>(12), 2203–2213. https://doi.org/10.1111/geb.13189</w:t>
      </w:r>
    </w:p>
    <w:p w14:paraId="3394A7F1" w14:textId="77777777" w:rsidR="009A4732" w:rsidRPr="009A4732" w:rsidRDefault="009A4732" w:rsidP="00556592">
      <w:pPr>
        <w:pStyle w:val="Bibliography"/>
        <w:spacing w:line="240" w:lineRule="auto"/>
        <w:contextualSpacing/>
        <w:rPr>
          <w:lang w:val="en-GB"/>
        </w:rPr>
      </w:pPr>
      <w:r w:rsidRPr="009A4732">
        <w:rPr>
          <w:lang w:val="en-GB"/>
        </w:rPr>
        <w:lastRenderedPageBreak/>
        <w:t xml:space="preserve">Downs, C. J., Hayes, J. P., &amp; Tracy, C. R. (2008). Scaling metabolic rate with body mass and inverse body temperature: A test of the Arrhenius fractal supply model. </w:t>
      </w:r>
      <w:r w:rsidRPr="009A4732">
        <w:rPr>
          <w:i/>
          <w:iCs/>
          <w:lang w:val="en-GB"/>
        </w:rPr>
        <w:t>Functional Ecology</w:t>
      </w:r>
      <w:r w:rsidRPr="009A4732">
        <w:rPr>
          <w:lang w:val="en-GB"/>
        </w:rPr>
        <w:t xml:space="preserve">, </w:t>
      </w:r>
      <w:r w:rsidRPr="009A4732">
        <w:rPr>
          <w:i/>
          <w:iCs/>
          <w:lang w:val="en-GB"/>
        </w:rPr>
        <w:t>22</w:t>
      </w:r>
      <w:r w:rsidRPr="009A4732">
        <w:rPr>
          <w:lang w:val="en-GB"/>
        </w:rPr>
        <w:t>(2), 239–244. https://doi.org/10.1111/j.1365-2435.2007.01371.x</w:t>
      </w:r>
    </w:p>
    <w:p w14:paraId="68FB9C9E" w14:textId="77777777" w:rsidR="009A4732" w:rsidRPr="009A4732" w:rsidRDefault="009A4732" w:rsidP="00556592">
      <w:pPr>
        <w:pStyle w:val="Bibliography"/>
        <w:spacing w:line="240" w:lineRule="auto"/>
        <w:contextualSpacing/>
        <w:rPr>
          <w:lang w:val="en-GB"/>
        </w:rPr>
      </w:pPr>
      <w:r w:rsidRPr="009A4732">
        <w:rPr>
          <w:lang w:val="en-GB"/>
        </w:rPr>
        <w:t xml:space="preserve">Elliott, J. M., &amp; Hurley, M. A. (1995). The functional relationship between body size and growth rate in fish. </w:t>
      </w:r>
      <w:r w:rsidRPr="009A4732">
        <w:rPr>
          <w:i/>
          <w:iCs/>
          <w:lang w:val="en-GB"/>
        </w:rPr>
        <w:t>Functional Ecology</w:t>
      </w:r>
      <w:r w:rsidRPr="009A4732">
        <w:rPr>
          <w:lang w:val="en-GB"/>
        </w:rPr>
        <w:t xml:space="preserve">, </w:t>
      </w:r>
      <w:r w:rsidRPr="009A4732">
        <w:rPr>
          <w:i/>
          <w:iCs/>
          <w:lang w:val="en-GB"/>
        </w:rPr>
        <w:t>9</w:t>
      </w:r>
      <w:r w:rsidRPr="009A4732">
        <w:rPr>
          <w:lang w:val="en-GB"/>
        </w:rPr>
        <w:t>(4), 625. https://doi.org/10.2307/2390153</w:t>
      </w:r>
    </w:p>
    <w:p w14:paraId="17B451F6" w14:textId="77777777" w:rsidR="009A4732" w:rsidRPr="009A4732" w:rsidRDefault="009A4732" w:rsidP="00556592">
      <w:pPr>
        <w:pStyle w:val="Bibliography"/>
        <w:spacing w:line="240" w:lineRule="auto"/>
        <w:contextualSpacing/>
        <w:rPr>
          <w:lang w:val="en-GB"/>
        </w:rPr>
      </w:pPr>
      <w:r w:rsidRPr="009A4732">
        <w:rPr>
          <w:lang w:val="en-GB"/>
        </w:rPr>
        <w:t xml:space="preserve">Englund, G., Öhlund, G., Hein, C. L., &amp; Diehl, S. (2011). Temperature dependence of the functional response. </w:t>
      </w:r>
      <w:r w:rsidRPr="009A4732">
        <w:rPr>
          <w:i/>
          <w:iCs/>
          <w:lang w:val="en-GB"/>
        </w:rPr>
        <w:t>Ecology Letters</w:t>
      </w:r>
      <w:r w:rsidRPr="009A4732">
        <w:rPr>
          <w:lang w:val="en-GB"/>
        </w:rPr>
        <w:t xml:space="preserve">, </w:t>
      </w:r>
      <w:r w:rsidRPr="009A4732">
        <w:rPr>
          <w:i/>
          <w:iCs/>
          <w:lang w:val="en-GB"/>
        </w:rPr>
        <w:t>14</w:t>
      </w:r>
      <w:r w:rsidRPr="009A4732">
        <w:rPr>
          <w:lang w:val="en-GB"/>
        </w:rPr>
        <w:t>(9), 914–921. https://doi.org/10.1111/j.1461-0248.2011.01661.x</w:t>
      </w:r>
    </w:p>
    <w:p w14:paraId="7BB907CE" w14:textId="77777777" w:rsidR="009A4732" w:rsidRPr="009A4732" w:rsidRDefault="009A4732" w:rsidP="00556592">
      <w:pPr>
        <w:pStyle w:val="Bibliography"/>
        <w:spacing w:line="240" w:lineRule="auto"/>
        <w:contextualSpacing/>
        <w:rPr>
          <w:lang w:val="en-GB"/>
        </w:rPr>
      </w:pPr>
      <w:r w:rsidRPr="009A4732">
        <w:rPr>
          <w:lang w:val="en-GB"/>
        </w:rPr>
        <w:t xml:space="preserve">Essington, T. E., Kitchell, J. F., &amp; Walters, C. J. (2001). The von Bertalanffy growth function, bioenergetics, and the consumption rates of fish. </w:t>
      </w:r>
      <w:r w:rsidRPr="009A4732">
        <w:rPr>
          <w:i/>
          <w:iCs/>
          <w:lang w:val="en-GB"/>
        </w:rPr>
        <w:t>Canadian Journal of Fisheries and Aquatic Sciences</w:t>
      </w:r>
      <w:r w:rsidRPr="009A4732">
        <w:rPr>
          <w:lang w:val="en-GB"/>
        </w:rPr>
        <w:t xml:space="preserve">, </w:t>
      </w:r>
      <w:r w:rsidRPr="009A4732">
        <w:rPr>
          <w:i/>
          <w:iCs/>
          <w:lang w:val="en-GB"/>
        </w:rPr>
        <w:t>58</w:t>
      </w:r>
      <w:r w:rsidRPr="009A4732">
        <w:rPr>
          <w:lang w:val="en-GB"/>
        </w:rPr>
        <w:t>(11), 2129–2138. https://doi.org/10.1139/cjfas-58-11-2129</w:t>
      </w:r>
    </w:p>
    <w:p w14:paraId="046D67F2" w14:textId="77777777" w:rsidR="009A4732" w:rsidRPr="009A4732" w:rsidRDefault="009A4732" w:rsidP="00556592">
      <w:pPr>
        <w:pStyle w:val="Bibliography"/>
        <w:spacing w:line="240" w:lineRule="auto"/>
        <w:contextualSpacing/>
        <w:rPr>
          <w:lang w:val="en-GB"/>
        </w:rPr>
      </w:pPr>
      <w:r w:rsidRPr="009A4732">
        <w:rPr>
          <w:lang w:val="en-GB"/>
        </w:rPr>
        <w:t xml:space="preserve">Fernández-i-Marín, X. (2016). ggmcmc: Analysis of MCMC Samples and Bayesian Inference. </w:t>
      </w:r>
      <w:r w:rsidRPr="009A4732">
        <w:rPr>
          <w:i/>
          <w:iCs/>
          <w:lang w:val="en-GB"/>
        </w:rPr>
        <w:t>Journal of Statistical Software</w:t>
      </w:r>
      <w:r w:rsidRPr="009A4732">
        <w:rPr>
          <w:lang w:val="en-GB"/>
        </w:rPr>
        <w:t xml:space="preserve">, </w:t>
      </w:r>
      <w:r w:rsidRPr="009A4732">
        <w:rPr>
          <w:i/>
          <w:iCs/>
          <w:lang w:val="en-GB"/>
        </w:rPr>
        <w:t>70</w:t>
      </w:r>
      <w:r w:rsidRPr="009A4732">
        <w:rPr>
          <w:lang w:val="en-GB"/>
        </w:rPr>
        <w:t>(1), 1–20. https://doi.org/10.18637/jss.v070.i09</w:t>
      </w:r>
    </w:p>
    <w:p w14:paraId="743956FF" w14:textId="77777777" w:rsidR="009A4732" w:rsidRPr="009A4732" w:rsidRDefault="009A4732" w:rsidP="00556592">
      <w:pPr>
        <w:pStyle w:val="Bibliography"/>
        <w:spacing w:line="240" w:lineRule="auto"/>
        <w:contextualSpacing/>
        <w:rPr>
          <w:lang w:val="en-GB"/>
        </w:rPr>
      </w:pPr>
      <w:r w:rsidRPr="009A4732">
        <w:rPr>
          <w:lang w:val="en-GB"/>
        </w:rPr>
        <w:t xml:space="preserve">Forster, J., Hirst, A. G., &amp; Atkinson, D. (2012). Warming-induced reductions in body size are greater in aquatic than terrestrial species. </w:t>
      </w:r>
      <w:r w:rsidRPr="009A4732">
        <w:rPr>
          <w:i/>
          <w:iCs/>
          <w:lang w:val="en-GB"/>
        </w:rPr>
        <w:t>Proceedings of the National Academy of Sciences</w:t>
      </w:r>
      <w:r w:rsidRPr="009A4732">
        <w:rPr>
          <w:lang w:val="en-GB"/>
        </w:rPr>
        <w:t xml:space="preserve">, </w:t>
      </w:r>
      <w:r w:rsidRPr="009A4732">
        <w:rPr>
          <w:i/>
          <w:iCs/>
          <w:lang w:val="en-GB"/>
        </w:rPr>
        <w:t>109</w:t>
      </w:r>
      <w:r w:rsidRPr="009A4732">
        <w:rPr>
          <w:lang w:val="en-GB"/>
        </w:rPr>
        <w:t>(47), 19310–19314. https://doi.org/10.1073/pnas.1210460109</w:t>
      </w:r>
    </w:p>
    <w:p w14:paraId="56CB7BA8" w14:textId="77777777" w:rsidR="009A4732" w:rsidRPr="009A4732" w:rsidRDefault="009A4732" w:rsidP="00556592">
      <w:pPr>
        <w:pStyle w:val="Bibliography"/>
        <w:spacing w:line="240" w:lineRule="auto"/>
        <w:contextualSpacing/>
        <w:rPr>
          <w:lang w:val="en-GB"/>
        </w:rPr>
      </w:pPr>
      <w:r w:rsidRPr="009A4732">
        <w:rPr>
          <w:lang w:val="en-GB"/>
        </w:rPr>
        <w:t xml:space="preserve">Froese, R., &amp; Pauly, D. (2019). </w:t>
      </w:r>
      <w:r w:rsidRPr="009A4732">
        <w:rPr>
          <w:i/>
          <w:iCs/>
          <w:lang w:val="en-GB"/>
        </w:rPr>
        <w:t>Editors. FishBase</w:t>
      </w:r>
      <w:r w:rsidRPr="009A4732">
        <w:rPr>
          <w:lang w:val="en-GB"/>
        </w:rPr>
        <w:t>.</w:t>
      </w:r>
    </w:p>
    <w:p w14:paraId="5753C228" w14:textId="77777777" w:rsidR="009A4732" w:rsidRPr="009A4732" w:rsidRDefault="009A4732" w:rsidP="00556592">
      <w:pPr>
        <w:pStyle w:val="Bibliography"/>
        <w:spacing w:line="240" w:lineRule="auto"/>
        <w:contextualSpacing/>
        <w:rPr>
          <w:lang w:val="en-GB"/>
        </w:rPr>
      </w:pPr>
      <w:r w:rsidRPr="009A4732">
        <w:rPr>
          <w:lang w:val="en-GB"/>
        </w:rPr>
        <w:t xml:space="preserve">Fussmann, K. E., Schwarzmüller, F., Brose, U., Jousset, A., &amp; Rall, B. C. (2014). Ecological stability in response to warming. </w:t>
      </w:r>
      <w:r w:rsidRPr="009A4732">
        <w:rPr>
          <w:i/>
          <w:iCs/>
          <w:lang w:val="en-GB"/>
        </w:rPr>
        <w:t>Nature Climate Change</w:t>
      </w:r>
      <w:r w:rsidRPr="009A4732">
        <w:rPr>
          <w:lang w:val="en-GB"/>
        </w:rPr>
        <w:t xml:space="preserve">, </w:t>
      </w:r>
      <w:r w:rsidRPr="009A4732">
        <w:rPr>
          <w:i/>
          <w:iCs/>
          <w:lang w:val="en-GB"/>
        </w:rPr>
        <w:t>4</w:t>
      </w:r>
      <w:r w:rsidRPr="009A4732">
        <w:rPr>
          <w:lang w:val="en-GB"/>
        </w:rPr>
        <w:t>(3), 206–210. https://doi.org/10.1038/nclimate2134</w:t>
      </w:r>
    </w:p>
    <w:p w14:paraId="434C6879" w14:textId="77777777" w:rsidR="009A4732" w:rsidRPr="009A4732" w:rsidRDefault="009A4732" w:rsidP="00556592">
      <w:pPr>
        <w:pStyle w:val="Bibliography"/>
        <w:spacing w:line="240" w:lineRule="auto"/>
        <w:contextualSpacing/>
        <w:rPr>
          <w:lang w:val="en-GB"/>
        </w:rPr>
      </w:pPr>
      <w:r w:rsidRPr="009A4732">
        <w:rPr>
          <w:lang w:val="en-GB"/>
        </w:rPr>
        <w:t xml:space="preserve">Gabry, J., Simpson, D., Vehtari, A., Betancourt, M., &amp; Gelman, A. (2019). Visualization in Bayesian workflow. </w:t>
      </w:r>
      <w:r w:rsidRPr="009A4732">
        <w:rPr>
          <w:i/>
          <w:iCs/>
          <w:lang w:val="en-GB"/>
        </w:rPr>
        <w:t>Journal of the Royal Statistical Society: Series A (Statistics in Society)</w:t>
      </w:r>
      <w:r w:rsidRPr="009A4732">
        <w:rPr>
          <w:lang w:val="en-GB"/>
        </w:rPr>
        <w:t xml:space="preserve">, </w:t>
      </w:r>
      <w:r w:rsidRPr="009A4732">
        <w:rPr>
          <w:i/>
          <w:iCs/>
          <w:lang w:val="en-GB"/>
        </w:rPr>
        <w:t>182</w:t>
      </w:r>
      <w:r w:rsidRPr="009A4732">
        <w:rPr>
          <w:lang w:val="en-GB"/>
        </w:rPr>
        <w:t>(2), 389–402. https://doi.org/10.1111/rssa.12378</w:t>
      </w:r>
    </w:p>
    <w:p w14:paraId="6550D208" w14:textId="77777777" w:rsidR="009A4732" w:rsidRPr="009A4732" w:rsidRDefault="009A4732" w:rsidP="00556592">
      <w:pPr>
        <w:pStyle w:val="Bibliography"/>
        <w:spacing w:line="240" w:lineRule="auto"/>
        <w:contextualSpacing/>
        <w:rPr>
          <w:lang w:val="en-GB"/>
        </w:rPr>
      </w:pPr>
      <w:r w:rsidRPr="009A4732">
        <w:rPr>
          <w:lang w:val="en-GB"/>
        </w:rPr>
        <w:t>García García, B., Cerezo Valverde, J., Aguado-Giménez, F., García García, J., &amp; Hernández, M. D. (2011). Effect of the interaction between body weight and temperature on growth and maximum daily food intake in sharpsnout sea bream (</w:t>
      </w:r>
      <w:r w:rsidRPr="009A4732">
        <w:rPr>
          <w:i/>
          <w:iCs/>
          <w:lang w:val="en-GB"/>
        </w:rPr>
        <w:t>Diplodus puntazzo</w:t>
      </w:r>
      <w:r w:rsidRPr="009A4732">
        <w:rPr>
          <w:lang w:val="en-GB"/>
        </w:rPr>
        <w:t xml:space="preserve">). </w:t>
      </w:r>
      <w:r w:rsidRPr="009A4732">
        <w:rPr>
          <w:i/>
          <w:iCs/>
          <w:lang w:val="en-GB"/>
        </w:rPr>
        <w:t>Aquaculture International</w:t>
      </w:r>
      <w:r w:rsidRPr="009A4732">
        <w:rPr>
          <w:lang w:val="en-GB"/>
        </w:rPr>
        <w:t xml:space="preserve">, </w:t>
      </w:r>
      <w:r w:rsidRPr="009A4732">
        <w:rPr>
          <w:i/>
          <w:iCs/>
          <w:lang w:val="en-GB"/>
        </w:rPr>
        <w:t>19</w:t>
      </w:r>
      <w:r w:rsidRPr="009A4732">
        <w:rPr>
          <w:lang w:val="en-GB"/>
        </w:rPr>
        <w:t>(1), 131–141. https://doi.org/10.1007/s10499-010-9347-2</w:t>
      </w:r>
    </w:p>
    <w:p w14:paraId="68966235" w14:textId="77777777" w:rsidR="009A4732" w:rsidRPr="009A4732" w:rsidRDefault="009A4732" w:rsidP="00556592">
      <w:pPr>
        <w:pStyle w:val="Bibliography"/>
        <w:spacing w:line="240" w:lineRule="auto"/>
        <w:contextualSpacing/>
        <w:rPr>
          <w:lang w:val="en-GB"/>
        </w:rPr>
      </w:pPr>
      <w:r w:rsidRPr="009A4732">
        <w:rPr>
          <w:lang w:val="en-GB"/>
        </w:rPr>
        <w:t xml:space="preserve">Gardner, J. L., Peters, A., Kearney, M. R., Joseph, L., &amp; Heinsohn, R. (2011). Declining body size: A third universal response to warming? </w:t>
      </w:r>
      <w:r w:rsidRPr="009A4732">
        <w:rPr>
          <w:i/>
          <w:iCs/>
          <w:lang w:val="en-GB"/>
        </w:rPr>
        <w:t>Trends in Ecology &amp; Evolution</w:t>
      </w:r>
      <w:r w:rsidRPr="009A4732">
        <w:rPr>
          <w:lang w:val="en-GB"/>
        </w:rPr>
        <w:t xml:space="preserve">, </w:t>
      </w:r>
      <w:r w:rsidRPr="009A4732">
        <w:rPr>
          <w:i/>
          <w:iCs/>
          <w:lang w:val="en-GB"/>
        </w:rPr>
        <w:t>26</w:t>
      </w:r>
      <w:r w:rsidRPr="009A4732">
        <w:rPr>
          <w:lang w:val="en-GB"/>
        </w:rPr>
        <w:t>(6), 285–291. https://doi.org/10.1016/j.tree.2011.03.005</w:t>
      </w:r>
    </w:p>
    <w:p w14:paraId="6C427B45" w14:textId="77777777" w:rsidR="009A4732" w:rsidRPr="009A4732" w:rsidRDefault="009A4732" w:rsidP="00556592">
      <w:pPr>
        <w:pStyle w:val="Bibliography"/>
        <w:spacing w:line="240" w:lineRule="auto"/>
        <w:contextualSpacing/>
        <w:rPr>
          <w:lang w:val="en-GB"/>
        </w:rPr>
      </w:pPr>
      <w:r w:rsidRPr="009A4732">
        <w:rPr>
          <w:lang w:val="en-GB"/>
        </w:rPr>
        <w:t xml:space="preserve">Gelman, A., Carlin, J., Stern, H., &amp; Rubin, D. (2003). </w:t>
      </w:r>
      <w:r w:rsidRPr="009A4732">
        <w:rPr>
          <w:i/>
          <w:iCs/>
          <w:lang w:val="en-GB"/>
        </w:rPr>
        <w:t>Bayesian Data Analysis. 2nd edition</w:t>
      </w:r>
      <w:r w:rsidRPr="009A4732">
        <w:rPr>
          <w:lang w:val="en-GB"/>
        </w:rPr>
        <w:t>. Chapman and Hall/CRC.</w:t>
      </w:r>
    </w:p>
    <w:p w14:paraId="4D7FF51C" w14:textId="77777777" w:rsidR="009A4732" w:rsidRPr="009A4732" w:rsidRDefault="009A4732" w:rsidP="00556592">
      <w:pPr>
        <w:pStyle w:val="Bibliography"/>
        <w:spacing w:line="240" w:lineRule="auto"/>
        <w:contextualSpacing/>
        <w:rPr>
          <w:lang w:val="en-GB"/>
        </w:rPr>
      </w:pPr>
      <w:r w:rsidRPr="009A4732">
        <w:rPr>
          <w:lang w:val="en-GB"/>
        </w:rPr>
        <w:t xml:space="preserve">Gelman, A., &amp; Hill, J. (2007). </w:t>
      </w:r>
      <w:r w:rsidRPr="009A4732">
        <w:rPr>
          <w:i/>
          <w:iCs/>
          <w:lang w:val="en-GB"/>
        </w:rPr>
        <w:t>Data Analysis Using Regression and Multilevel/Hierarchical Models</w:t>
      </w:r>
      <w:r w:rsidRPr="009A4732">
        <w:rPr>
          <w:lang w:val="en-GB"/>
        </w:rPr>
        <w:t>. Cambridge University Press.</w:t>
      </w:r>
    </w:p>
    <w:p w14:paraId="40EB1481" w14:textId="77777777" w:rsidR="009A4732" w:rsidRPr="009A4732" w:rsidRDefault="009A4732" w:rsidP="00556592">
      <w:pPr>
        <w:pStyle w:val="Bibliography"/>
        <w:spacing w:line="240" w:lineRule="auto"/>
        <w:contextualSpacing/>
        <w:rPr>
          <w:lang w:val="en-GB"/>
        </w:rPr>
      </w:pPr>
      <w:r w:rsidRPr="009A4732">
        <w:rPr>
          <w:lang w:val="en-GB"/>
        </w:rPr>
        <w:t xml:space="preserve">Gilbert, B., Tunney, T. D., McCann, K. S., DeLong, J. P., Vasseur, D. A., Savage, V. M., Shurin, J. B., Dell, A. I., Barton, B. T., Harley, C. D., Kharouba, H. M., Kratina, P., Blanchard, J. L., Clements, C., Winder, M., Greig, H. S., &amp; O’Connor, M. I. (2014). A bioenergetic framework for the temperature dependence of trophic interactions. </w:t>
      </w:r>
      <w:r w:rsidRPr="009A4732">
        <w:rPr>
          <w:i/>
          <w:iCs/>
          <w:lang w:val="en-GB"/>
        </w:rPr>
        <w:t>Ecology Letters</w:t>
      </w:r>
      <w:r w:rsidRPr="009A4732">
        <w:rPr>
          <w:lang w:val="en-GB"/>
        </w:rPr>
        <w:t xml:space="preserve">, </w:t>
      </w:r>
      <w:r w:rsidRPr="009A4732">
        <w:rPr>
          <w:i/>
          <w:iCs/>
          <w:lang w:val="en-GB"/>
        </w:rPr>
        <w:t>17</w:t>
      </w:r>
      <w:r w:rsidRPr="009A4732">
        <w:rPr>
          <w:lang w:val="en-GB"/>
        </w:rPr>
        <w:t>(8), 902–914. https://doi.org/10.1111/ele.12307</w:t>
      </w:r>
    </w:p>
    <w:p w14:paraId="157E70D5" w14:textId="77777777" w:rsidR="009A4732" w:rsidRPr="009A4732" w:rsidRDefault="009A4732" w:rsidP="00556592">
      <w:pPr>
        <w:pStyle w:val="Bibliography"/>
        <w:spacing w:line="240" w:lineRule="auto"/>
        <w:contextualSpacing/>
        <w:rPr>
          <w:lang w:val="en-GB"/>
        </w:rPr>
      </w:pPr>
      <w:r w:rsidRPr="009A4732">
        <w:rPr>
          <w:lang w:val="en-GB"/>
        </w:rPr>
        <w:t xml:space="preserve">Gillooly, J. F., Brown, J. H., West, G. B., Savage, V. M., &amp; Charnov, E. L. (2001). Effects of size and temperature on metabolic rate. </w:t>
      </w:r>
      <w:r w:rsidRPr="009A4732">
        <w:rPr>
          <w:i/>
          <w:iCs/>
          <w:lang w:val="en-GB"/>
        </w:rPr>
        <w:t>Science</w:t>
      </w:r>
      <w:r w:rsidRPr="009A4732">
        <w:rPr>
          <w:lang w:val="en-GB"/>
        </w:rPr>
        <w:t xml:space="preserve">, </w:t>
      </w:r>
      <w:r w:rsidRPr="009A4732">
        <w:rPr>
          <w:i/>
          <w:iCs/>
          <w:lang w:val="en-GB"/>
        </w:rPr>
        <w:t>293.5538</w:t>
      </w:r>
      <w:r w:rsidRPr="009A4732">
        <w:rPr>
          <w:lang w:val="en-GB"/>
        </w:rPr>
        <w:t>, 2248-2251.</w:t>
      </w:r>
    </w:p>
    <w:p w14:paraId="2EBB584C" w14:textId="77777777" w:rsidR="009A4732" w:rsidRPr="009A4732" w:rsidRDefault="009A4732" w:rsidP="00556592">
      <w:pPr>
        <w:pStyle w:val="Bibliography"/>
        <w:spacing w:line="240" w:lineRule="auto"/>
        <w:contextualSpacing/>
        <w:rPr>
          <w:lang w:val="en-GB"/>
        </w:rPr>
      </w:pPr>
      <w:r w:rsidRPr="009A4732">
        <w:rPr>
          <w:lang w:val="en-GB"/>
        </w:rPr>
        <w:t xml:space="preserve">Glazier, D. S. (2005). Beyond the “3/4-power law”: Variation in the intra- and interspecific scaling of metabolic rate in animals. </w:t>
      </w:r>
      <w:r w:rsidRPr="009A4732">
        <w:rPr>
          <w:i/>
          <w:iCs/>
          <w:lang w:val="en-GB"/>
        </w:rPr>
        <w:t>Biological Reviews of the Cambridge Philosophical Society</w:t>
      </w:r>
      <w:r w:rsidRPr="009A4732">
        <w:rPr>
          <w:lang w:val="en-GB"/>
        </w:rPr>
        <w:t xml:space="preserve">, </w:t>
      </w:r>
      <w:r w:rsidRPr="009A4732">
        <w:rPr>
          <w:i/>
          <w:iCs/>
          <w:lang w:val="en-GB"/>
        </w:rPr>
        <w:t>80</w:t>
      </w:r>
      <w:r w:rsidRPr="009A4732">
        <w:rPr>
          <w:lang w:val="en-GB"/>
        </w:rPr>
        <w:t>(4), 611–662. https://doi.org/10.1017/S1464793105006834</w:t>
      </w:r>
    </w:p>
    <w:p w14:paraId="643728EF" w14:textId="77777777" w:rsidR="009A4732" w:rsidRPr="009A4732" w:rsidRDefault="009A4732" w:rsidP="00556592">
      <w:pPr>
        <w:pStyle w:val="Bibliography"/>
        <w:spacing w:line="240" w:lineRule="auto"/>
        <w:contextualSpacing/>
        <w:rPr>
          <w:lang w:val="en-GB"/>
        </w:rPr>
      </w:pPr>
      <w:r w:rsidRPr="009A4732">
        <w:rPr>
          <w:lang w:val="en-GB"/>
        </w:rPr>
        <w:t xml:space="preserve">Handeland, S. O., Imsland, A. K., &amp; Stefansson, S. O. (2008). The effect of temperature and fish size on growth, feed intake, food conversion efficiency and stomach evacuation rate of </w:t>
      </w:r>
      <w:r w:rsidRPr="009A4732">
        <w:rPr>
          <w:lang w:val="en-GB"/>
        </w:rPr>
        <w:lastRenderedPageBreak/>
        <w:t xml:space="preserve">Atlantic salmon post-smolts. </w:t>
      </w:r>
      <w:r w:rsidRPr="009A4732">
        <w:rPr>
          <w:i/>
          <w:iCs/>
          <w:lang w:val="en-GB"/>
        </w:rPr>
        <w:t>Aquaculture</w:t>
      </w:r>
      <w:r w:rsidRPr="009A4732">
        <w:rPr>
          <w:lang w:val="en-GB"/>
        </w:rPr>
        <w:t xml:space="preserve">, </w:t>
      </w:r>
      <w:r w:rsidRPr="009A4732">
        <w:rPr>
          <w:i/>
          <w:iCs/>
          <w:lang w:val="en-GB"/>
        </w:rPr>
        <w:t>283</w:t>
      </w:r>
      <w:r w:rsidRPr="009A4732">
        <w:rPr>
          <w:lang w:val="en-GB"/>
        </w:rPr>
        <w:t>(1), 36–42. https://doi.org/10.1016/j.aquaculture.2008.06.042</w:t>
      </w:r>
    </w:p>
    <w:p w14:paraId="332A440C" w14:textId="77777777" w:rsidR="009A4732" w:rsidRPr="009A4732" w:rsidRDefault="009A4732" w:rsidP="00556592">
      <w:pPr>
        <w:pStyle w:val="Bibliography"/>
        <w:spacing w:line="240" w:lineRule="auto"/>
        <w:contextualSpacing/>
        <w:rPr>
          <w:lang w:val="en-GB"/>
        </w:rPr>
      </w:pPr>
      <w:r w:rsidRPr="009A4732">
        <w:rPr>
          <w:lang w:val="en-GB"/>
        </w:rPr>
        <w:t xml:space="preserve">Harrison, X. A., Donaldson, L., Correa-Cano, M. E., Evans, J., Fisher, D. N., Goodwin, C. E. D., Robinson, B. S., Hodgson, D. J., &amp; Inger, R. (2018). A brief introduction to mixed effects modelling and multi-model inference in ecology. </w:t>
      </w:r>
      <w:r w:rsidRPr="009A4732">
        <w:rPr>
          <w:i/>
          <w:iCs/>
          <w:lang w:val="en-GB"/>
        </w:rPr>
        <w:t>PeerJ</w:t>
      </w:r>
      <w:r w:rsidRPr="009A4732">
        <w:rPr>
          <w:lang w:val="en-GB"/>
        </w:rPr>
        <w:t xml:space="preserve">, </w:t>
      </w:r>
      <w:r w:rsidRPr="009A4732">
        <w:rPr>
          <w:i/>
          <w:iCs/>
          <w:lang w:val="en-GB"/>
        </w:rPr>
        <w:t>6</w:t>
      </w:r>
      <w:r w:rsidRPr="009A4732">
        <w:rPr>
          <w:lang w:val="en-GB"/>
        </w:rPr>
        <w:t>, e4794. https://doi.org/10.7717/peerj.4794</w:t>
      </w:r>
    </w:p>
    <w:p w14:paraId="7781576C" w14:textId="77777777" w:rsidR="009A4732" w:rsidRPr="009A4732" w:rsidRDefault="009A4732" w:rsidP="00556592">
      <w:pPr>
        <w:pStyle w:val="Bibliography"/>
        <w:spacing w:line="240" w:lineRule="auto"/>
        <w:contextualSpacing/>
        <w:rPr>
          <w:lang w:val="en-GB"/>
        </w:rPr>
      </w:pPr>
      <w:r w:rsidRPr="009A4732">
        <w:rPr>
          <w:lang w:val="en-GB"/>
        </w:rPr>
        <w:t xml:space="preserve">Hartvig, M., Andersen, K. H., &amp; Beyer, J. E. (2011). Food web framework for size-structured populations. </w:t>
      </w:r>
      <w:r w:rsidRPr="009A4732">
        <w:rPr>
          <w:i/>
          <w:iCs/>
          <w:lang w:val="en-GB"/>
        </w:rPr>
        <w:t>Journal of Theoretical Biology</w:t>
      </w:r>
      <w:r w:rsidRPr="009A4732">
        <w:rPr>
          <w:lang w:val="en-GB"/>
        </w:rPr>
        <w:t xml:space="preserve">, </w:t>
      </w:r>
      <w:r w:rsidRPr="009A4732">
        <w:rPr>
          <w:i/>
          <w:iCs/>
          <w:lang w:val="en-GB"/>
        </w:rPr>
        <w:t>272</w:t>
      </w:r>
      <w:r w:rsidRPr="009A4732">
        <w:rPr>
          <w:lang w:val="en-GB"/>
        </w:rPr>
        <w:t>(1), 113–122. https://doi.org/10.1016/j.jtbi.2010.12.006</w:t>
      </w:r>
    </w:p>
    <w:p w14:paraId="3803CCFC" w14:textId="77777777" w:rsidR="009A4732" w:rsidRPr="009A4732" w:rsidRDefault="009A4732" w:rsidP="00556592">
      <w:pPr>
        <w:pStyle w:val="Bibliography"/>
        <w:spacing w:line="240" w:lineRule="auto"/>
        <w:contextualSpacing/>
        <w:rPr>
          <w:lang w:val="en-GB"/>
        </w:rPr>
      </w:pPr>
      <w:r w:rsidRPr="009A4732">
        <w:rPr>
          <w:lang w:val="en-GB"/>
        </w:rPr>
        <w:t xml:space="preserve">Heincke, F. (1913). </w:t>
      </w:r>
      <w:r w:rsidRPr="009A4732">
        <w:rPr>
          <w:i/>
          <w:iCs/>
          <w:lang w:val="en-GB"/>
        </w:rPr>
        <w:t>Rapp. Proc. Verb. Réun. ICES 16, 1–70.</w:t>
      </w:r>
    </w:p>
    <w:p w14:paraId="04DBB80B" w14:textId="77777777" w:rsidR="009A4732" w:rsidRPr="009A4732" w:rsidRDefault="009A4732" w:rsidP="00556592">
      <w:pPr>
        <w:pStyle w:val="Bibliography"/>
        <w:spacing w:line="240" w:lineRule="auto"/>
        <w:contextualSpacing/>
        <w:rPr>
          <w:lang w:val="en-GB"/>
        </w:rPr>
      </w:pPr>
      <w:r w:rsidRPr="009A4732">
        <w:rPr>
          <w:lang w:val="en-GB"/>
        </w:rPr>
        <w:t xml:space="preserve">Hepher, B. (1988). </w:t>
      </w:r>
      <w:r w:rsidRPr="009A4732">
        <w:rPr>
          <w:i/>
          <w:iCs/>
          <w:lang w:val="en-GB"/>
        </w:rPr>
        <w:t>Nutrition of Pond Fishes</w:t>
      </w:r>
      <w:r w:rsidRPr="009A4732">
        <w:rPr>
          <w:lang w:val="en-GB"/>
        </w:rPr>
        <w:t>. Cambridge University Press.</w:t>
      </w:r>
    </w:p>
    <w:p w14:paraId="7C301EF6" w14:textId="77777777" w:rsidR="009A4732" w:rsidRPr="009A4732" w:rsidRDefault="009A4732" w:rsidP="00556592">
      <w:pPr>
        <w:pStyle w:val="Bibliography"/>
        <w:spacing w:line="240" w:lineRule="auto"/>
        <w:contextualSpacing/>
        <w:rPr>
          <w:lang w:val="en-GB"/>
        </w:rPr>
      </w:pPr>
      <w:r w:rsidRPr="009A4732">
        <w:rPr>
          <w:lang w:val="en-GB"/>
        </w:rPr>
        <w:t xml:space="preserve">Horne, C. R., Hirst, Andrew. G., &amp; Atkinson, D. (2015). Temperature-size responses match latitudinal-size clines in arthropods, revealing critical differences between aquatic and terrestrial species. </w:t>
      </w:r>
      <w:r w:rsidRPr="009A4732">
        <w:rPr>
          <w:i/>
          <w:iCs/>
          <w:lang w:val="en-GB"/>
        </w:rPr>
        <w:t>Ecology Letters</w:t>
      </w:r>
      <w:r w:rsidRPr="009A4732">
        <w:rPr>
          <w:lang w:val="en-GB"/>
        </w:rPr>
        <w:t xml:space="preserve">, </w:t>
      </w:r>
      <w:r w:rsidRPr="009A4732">
        <w:rPr>
          <w:i/>
          <w:iCs/>
          <w:lang w:val="en-GB"/>
        </w:rPr>
        <w:t>18</w:t>
      </w:r>
      <w:r w:rsidRPr="009A4732">
        <w:rPr>
          <w:lang w:val="en-GB"/>
        </w:rPr>
        <w:t>(4), 327–335. https://doi.org/10.1111/ele.12413</w:t>
      </w:r>
    </w:p>
    <w:p w14:paraId="5D20C092" w14:textId="77777777" w:rsidR="009A4732" w:rsidRPr="009A4732" w:rsidRDefault="009A4732" w:rsidP="00556592">
      <w:pPr>
        <w:pStyle w:val="Bibliography"/>
        <w:spacing w:line="240" w:lineRule="auto"/>
        <w:contextualSpacing/>
        <w:rPr>
          <w:lang w:val="en-GB"/>
        </w:rPr>
      </w:pPr>
      <w:r w:rsidRPr="009A4732">
        <w:rPr>
          <w:lang w:val="en-GB"/>
        </w:rPr>
        <w:t xml:space="preserve">Huey, R. B., &amp; Kingsolver, J. G. (2019). Climate warming, resource availability, and the metabolic meltdown of ectotherms. </w:t>
      </w:r>
      <w:r w:rsidRPr="009A4732">
        <w:rPr>
          <w:i/>
          <w:iCs/>
          <w:lang w:val="en-GB"/>
        </w:rPr>
        <w:t>The American Naturalist</w:t>
      </w:r>
      <w:r w:rsidRPr="009A4732">
        <w:rPr>
          <w:lang w:val="en-GB"/>
        </w:rPr>
        <w:t xml:space="preserve">, </w:t>
      </w:r>
      <w:r w:rsidRPr="009A4732">
        <w:rPr>
          <w:i/>
          <w:iCs/>
          <w:lang w:val="en-GB"/>
        </w:rPr>
        <w:t>194</w:t>
      </w:r>
      <w:r w:rsidRPr="009A4732">
        <w:rPr>
          <w:lang w:val="en-GB"/>
        </w:rPr>
        <w:t>(6), E140–E150. https://doi.org/10.1086/705679</w:t>
      </w:r>
    </w:p>
    <w:p w14:paraId="4C888EF5" w14:textId="77777777" w:rsidR="009A4732" w:rsidRPr="009A4732" w:rsidRDefault="009A4732" w:rsidP="00556592">
      <w:pPr>
        <w:pStyle w:val="Bibliography"/>
        <w:spacing w:line="240" w:lineRule="auto"/>
        <w:contextualSpacing/>
        <w:rPr>
          <w:lang w:val="en-GB"/>
        </w:rPr>
      </w:pPr>
      <w:r w:rsidRPr="009A4732">
        <w:rPr>
          <w:lang w:val="en-GB"/>
        </w:rPr>
        <w:t xml:space="preserve">Huss, M., Lindmark, M., Jacobson, P., Van Dorst, R. M., &amp; Gårdmark, A. (2019). Experimental evidence of gradual size‐dependent shifts in body size and growth of fish in response to warming. </w:t>
      </w:r>
      <w:r w:rsidRPr="009A4732">
        <w:rPr>
          <w:i/>
          <w:iCs/>
          <w:lang w:val="en-GB"/>
        </w:rPr>
        <w:t>Global Change Biology</w:t>
      </w:r>
      <w:r w:rsidRPr="009A4732">
        <w:rPr>
          <w:lang w:val="en-GB"/>
        </w:rPr>
        <w:t xml:space="preserve">, </w:t>
      </w:r>
      <w:r w:rsidRPr="009A4732">
        <w:rPr>
          <w:i/>
          <w:iCs/>
          <w:lang w:val="en-GB"/>
        </w:rPr>
        <w:t>25</w:t>
      </w:r>
      <w:r w:rsidRPr="009A4732">
        <w:rPr>
          <w:lang w:val="en-GB"/>
        </w:rPr>
        <w:t>(7), 2285–2295. https://doi.org/10.1111/gcb.14637</w:t>
      </w:r>
    </w:p>
    <w:p w14:paraId="2DE138C1" w14:textId="77777777" w:rsidR="009A4732" w:rsidRPr="009A4732" w:rsidRDefault="009A4732" w:rsidP="00556592">
      <w:pPr>
        <w:pStyle w:val="Bibliography"/>
        <w:spacing w:line="240" w:lineRule="auto"/>
        <w:contextualSpacing/>
        <w:rPr>
          <w:lang w:val="en-GB"/>
        </w:rPr>
      </w:pPr>
      <w:r w:rsidRPr="009A4732">
        <w:rPr>
          <w:lang w:val="en-GB"/>
        </w:rPr>
        <w:t xml:space="preserve">Ikpewe, I. E., Baudron, A. R., Ponchon, A., &amp; Fernandes, P. G. (2020). Bigger juveniles and smaller adults: Changes in fish size correlate with warming seas. </w:t>
      </w:r>
      <w:r w:rsidRPr="009A4732">
        <w:rPr>
          <w:i/>
          <w:iCs/>
          <w:lang w:val="en-GB"/>
        </w:rPr>
        <w:t>Journal of Applied Ecology</w:t>
      </w:r>
      <w:r w:rsidRPr="009A4732">
        <w:rPr>
          <w:lang w:val="en-GB"/>
        </w:rPr>
        <w:t xml:space="preserve">, </w:t>
      </w:r>
      <w:r w:rsidRPr="009A4732">
        <w:rPr>
          <w:i/>
          <w:iCs/>
          <w:lang w:val="en-GB"/>
        </w:rPr>
        <w:t>Early View</w:t>
      </w:r>
      <w:r w:rsidRPr="009A4732">
        <w:rPr>
          <w:lang w:val="en-GB"/>
        </w:rPr>
        <w:t>. https://doi.org/10.1111/1365-2664.13807</w:t>
      </w:r>
    </w:p>
    <w:p w14:paraId="344AFF3C" w14:textId="77777777" w:rsidR="009A4732" w:rsidRPr="009A4732" w:rsidRDefault="009A4732" w:rsidP="00556592">
      <w:pPr>
        <w:pStyle w:val="Bibliography"/>
        <w:spacing w:line="240" w:lineRule="auto"/>
        <w:contextualSpacing/>
        <w:rPr>
          <w:lang w:val="en-GB"/>
        </w:rPr>
      </w:pPr>
      <w:r w:rsidRPr="009A4732">
        <w:rPr>
          <w:lang w:val="en-GB"/>
        </w:rPr>
        <w:t xml:space="preserve">Jerde, C. L., Kraskura, K., Eliason, E. J., Csik, S. R., Stier, A. C., &amp; Taper, M. L. (2019). Strong Evidence for an Intraspecific Metabolic Scaling Coefficient Near 0.89 in Fish. </w:t>
      </w:r>
      <w:r w:rsidRPr="009A4732">
        <w:rPr>
          <w:i/>
          <w:iCs/>
          <w:lang w:val="en-GB"/>
        </w:rPr>
        <w:t>Frontiers in Physiology</w:t>
      </w:r>
      <w:r w:rsidRPr="009A4732">
        <w:rPr>
          <w:lang w:val="en-GB"/>
        </w:rPr>
        <w:t xml:space="preserve">, </w:t>
      </w:r>
      <w:r w:rsidRPr="009A4732">
        <w:rPr>
          <w:i/>
          <w:iCs/>
          <w:lang w:val="en-GB"/>
        </w:rPr>
        <w:t>10</w:t>
      </w:r>
      <w:r w:rsidRPr="009A4732">
        <w:rPr>
          <w:lang w:val="en-GB"/>
        </w:rPr>
        <w:t>, 1166. https://doi.org/10.3389/fphys.2019.01166</w:t>
      </w:r>
    </w:p>
    <w:p w14:paraId="3C2E6056" w14:textId="77777777" w:rsidR="009A4732" w:rsidRPr="009A4732" w:rsidRDefault="009A4732" w:rsidP="00556592">
      <w:pPr>
        <w:pStyle w:val="Bibliography"/>
        <w:spacing w:line="240" w:lineRule="auto"/>
        <w:contextualSpacing/>
        <w:rPr>
          <w:lang w:val="en-GB"/>
        </w:rPr>
      </w:pPr>
      <w:r w:rsidRPr="009A4732">
        <w:rPr>
          <w:lang w:val="en-GB"/>
        </w:rPr>
        <w:t xml:space="preserve">Jobling, M. (1997). Temperature and growth: Modulation of growth rate via temperature change. In C. M. Wood &amp; D. G. McDonald (Eds.), </w:t>
      </w:r>
      <w:r w:rsidRPr="009A4732">
        <w:rPr>
          <w:i/>
          <w:iCs/>
          <w:lang w:val="en-GB"/>
        </w:rPr>
        <w:t>Global Warming: Implications for Freshwater and Marine Fish</w:t>
      </w:r>
      <w:r w:rsidRPr="009A4732">
        <w:rPr>
          <w:lang w:val="en-GB"/>
        </w:rPr>
        <w:t xml:space="preserve"> (Vol. 61, pp. 225–254). Cambridge University Press.</w:t>
      </w:r>
    </w:p>
    <w:p w14:paraId="5A329E47" w14:textId="77777777" w:rsidR="009A4732" w:rsidRPr="009A4732" w:rsidRDefault="009A4732" w:rsidP="00556592">
      <w:pPr>
        <w:pStyle w:val="Bibliography"/>
        <w:spacing w:line="240" w:lineRule="auto"/>
        <w:contextualSpacing/>
        <w:rPr>
          <w:lang w:val="en-GB"/>
        </w:rPr>
      </w:pPr>
      <w:r w:rsidRPr="009A4732">
        <w:rPr>
          <w:lang w:val="en-GB"/>
        </w:rPr>
        <w:t>Kitchell, J. F., Stewart, D. J., &amp; Weininger, D. (1977). Applications of a bioenergetics model to yellow perch (</w:t>
      </w:r>
      <w:r w:rsidRPr="009A4732">
        <w:rPr>
          <w:i/>
          <w:iCs/>
          <w:lang w:val="en-GB"/>
        </w:rPr>
        <w:t>Perca flavescens</w:t>
      </w:r>
      <w:r w:rsidRPr="009A4732">
        <w:rPr>
          <w:lang w:val="en-GB"/>
        </w:rPr>
        <w:t>) and walleye (</w:t>
      </w:r>
      <w:r w:rsidRPr="009A4732">
        <w:rPr>
          <w:i/>
          <w:iCs/>
          <w:lang w:val="en-GB"/>
        </w:rPr>
        <w:t>Stizostedion vitreum vitreum</w:t>
      </w:r>
      <w:r w:rsidRPr="009A4732">
        <w:rPr>
          <w:lang w:val="en-GB"/>
        </w:rPr>
        <w:t xml:space="preserve">). </w:t>
      </w:r>
      <w:r w:rsidRPr="009A4732">
        <w:rPr>
          <w:i/>
          <w:iCs/>
          <w:lang w:val="en-GB"/>
        </w:rPr>
        <w:t>Journal of the Fisheries Board of Canada</w:t>
      </w:r>
      <w:r w:rsidRPr="009A4732">
        <w:rPr>
          <w:lang w:val="en-GB"/>
        </w:rPr>
        <w:t xml:space="preserve">, </w:t>
      </w:r>
      <w:r w:rsidRPr="009A4732">
        <w:rPr>
          <w:i/>
          <w:iCs/>
          <w:lang w:val="en-GB"/>
        </w:rPr>
        <w:t>34</w:t>
      </w:r>
      <w:r w:rsidRPr="009A4732">
        <w:rPr>
          <w:lang w:val="en-GB"/>
        </w:rPr>
        <w:t>(10), 1922–1935.</w:t>
      </w:r>
    </w:p>
    <w:p w14:paraId="62EEFE3B" w14:textId="77777777" w:rsidR="009A4732" w:rsidRPr="009A4732" w:rsidRDefault="009A4732" w:rsidP="00556592">
      <w:pPr>
        <w:pStyle w:val="Bibliography"/>
        <w:spacing w:line="240" w:lineRule="auto"/>
        <w:contextualSpacing/>
        <w:rPr>
          <w:lang w:val="en-GB"/>
        </w:rPr>
      </w:pPr>
      <w:r w:rsidRPr="009A4732">
        <w:rPr>
          <w:lang w:val="en-GB"/>
        </w:rPr>
        <w:t xml:space="preserve">Kooijman, S. A. L. M. (1993). </w:t>
      </w:r>
      <w:r w:rsidRPr="009A4732">
        <w:rPr>
          <w:i/>
          <w:iCs/>
          <w:lang w:val="en-GB"/>
        </w:rPr>
        <w:t>Dynamic energy budgets in biological systems</w:t>
      </w:r>
      <w:r w:rsidRPr="009A4732">
        <w:rPr>
          <w:lang w:val="en-GB"/>
        </w:rPr>
        <w:t>. Cambridge University Press.</w:t>
      </w:r>
    </w:p>
    <w:p w14:paraId="059C019E" w14:textId="77777777" w:rsidR="009A4732" w:rsidRPr="009A4732" w:rsidRDefault="009A4732" w:rsidP="00556592">
      <w:pPr>
        <w:pStyle w:val="Bibliography"/>
        <w:spacing w:line="240" w:lineRule="auto"/>
        <w:contextualSpacing/>
        <w:rPr>
          <w:lang w:val="en-GB"/>
        </w:rPr>
      </w:pPr>
      <w:r w:rsidRPr="009A4732">
        <w:rPr>
          <w:lang w:val="en-GB"/>
        </w:rPr>
        <w:t xml:space="preserve">Lefevre, S., McKenzie, D. J., &amp; Nilsson, G. E. (2018). In modelling effects of global warming, invalid assumptions lead to unrealistic projections. </w:t>
      </w:r>
      <w:r w:rsidRPr="009A4732">
        <w:rPr>
          <w:i/>
          <w:iCs/>
          <w:lang w:val="en-GB"/>
        </w:rPr>
        <w:t>Global Change Biology</w:t>
      </w:r>
      <w:r w:rsidRPr="009A4732">
        <w:rPr>
          <w:lang w:val="en-GB"/>
        </w:rPr>
        <w:t xml:space="preserve">, </w:t>
      </w:r>
      <w:r w:rsidRPr="009A4732">
        <w:rPr>
          <w:i/>
          <w:iCs/>
          <w:lang w:val="en-GB"/>
        </w:rPr>
        <w:t>24</w:t>
      </w:r>
      <w:r w:rsidRPr="009A4732">
        <w:rPr>
          <w:lang w:val="en-GB"/>
        </w:rPr>
        <w:t>(2), 553–556. https://doi.org/10.1111/gcb.13978</w:t>
      </w:r>
    </w:p>
    <w:p w14:paraId="4CF6B841" w14:textId="77777777" w:rsidR="009A4732" w:rsidRPr="009A4732" w:rsidRDefault="009A4732" w:rsidP="00556592">
      <w:pPr>
        <w:pStyle w:val="Bibliography"/>
        <w:spacing w:line="240" w:lineRule="auto"/>
        <w:contextualSpacing/>
        <w:rPr>
          <w:lang w:val="en-GB"/>
        </w:rPr>
      </w:pPr>
      <w:r w:rsidRPr="009A4732">
        <w:rPr>
          <w:lang w:val="en-GB"/>
        </w:rPr>
        <w:t xml:space="preserve">Lemoine, N. P., &amp; Burkepile, D. E. (2012). Temperature-induced mismatches between consumption and metabolism reduce consumer fitness. </w:t>
      </w:r>
      <w:r w:rsidRPr="009A4732">
        <w:rPr>
          <w:i/>
          <w:iCs/>
          <w:lang w:val="en-GB"/>
        </w:rPr>
        <w:t>Ecology</w:t>
      </w:r>
      <w:r w:rsidRPr="009A4732">
        <w:rPr>
          <w:lang w:val="en-GB"/>
        </w:rPr>
        <w:t xml:space="preserve">, </w:t>
      </w:r>
      <w:r w:rsidRPr="009A4732">
        <w:rPr>
          <w:i/>
          <w:iCs/>
          <w:lang w:val="en-GB"/>
        </w:rPr>
        <w:t>93</w:t>
      </w:r>
      <w:r w:rsidRPr="009A4732">
        <w:rPr>
          <w:lang w:val="en-GB"/>
        </w:rPr>
        <w:t>(11), 2483–2489. https://doi.org/10.1890/12-0375.1</w:t>
      </w:r>
    </w:p>
    <w:p w14:paraId="300775BF" w14:textId="77777777" w:rsidR="009A4732" w:rsidRPr="009A4732" w:rsidRDefault="009A4732" w:rsidP="00556592">
      <w:pPr>
        <w:pStyle w:val="Bibliography"/>
        <w:spacing w:line="240" w:lineRule="auto"/>
        <w:contextualSpacing/>
        <w:rPr>
          <w:lang w:val="en-GB"/>
        </w:rPr>
      </w:pPr>
      <w:r w:rsidRPr="009A4732">
        <w:rPr>
          <w:lang w:val="en-GB"/>
        </w:rPr>
        <w:t xml:space="preserve">Lindmark, M., Huss, M., Ohlberger, J., &amp; Gårdmark, A. (2018). Temperature-dependent body size effects determine population responses to climate warming. </w:t>
      </w:r>
      <w:r w:rsidRPr="009A4732">
        <w:rPr>
          <w:i/>
          <w:iCs/>
          <w:lang w:val="en-GB"/>
        </w:rPr>
        <w:t>Ecology Letters</w:t>
      </w:r>
      <w:r w:rsidRPr="009A4732">
        <w:rPr>
          <w:lang w:val="en-GB"/>
        </w:rPr>
        <w:t xml:space="preserve">, </w:t>
      </w:r>
      <w:r w:rsidRPr="009A4732">
        <w:rPr>
          <w:i/>
          <w:iCs/>
          <w:lang w:val="en-GB"/>
        </w:rPr>
        <w:t>21</w:t>
      </w:r>
      <w:r w:rsidRPr="009A4732">
        <w:rPr>
          <w:lang w:val="en-GB"/>
        </w:rPr>
        <w:t>(2), 181–189. https://doi.org/10.1111/ele.12880</w:t>
      </w:r>
    </w:p>
    <w:p w14:paraId="293CFBF3" w14:textId="77777777" w:rsidR="009A4732" w:rsidRPr="009A4732" w:rsidRDefault="009A4732" w:rsidP="00556592">
      <w:pPr>
        <w:pStyle w:val="Bibliography"/>
        <w:spacing w:line="240" w:lineRule="auto"/>
        <w:contextualSpacing/>
        <w:rPr>
          <w:lang w:val="en-GB"/>
        </w:rPr>
      </w:pPr>
      <w:r w:rsidRPr="009A4732">
        <w:rPr>
          <w:lang w:val="en-GB"/>
        </w:rPr>
        <w:t xml:space="preserve">Lindmark, M., Ohlberger, J., Huss, M., &amp; Gårdmark, A. (2019). Size‐based ecological interactions drive food web responses to climate warming. </w:t>
      </w:r>
      <w:r w:rsidRPr="009A4732">
        <w:rPr>
          <w:i/>
          <w:iCs/>
          <w:lang w:val="en-GB"/>
        </w:rPr>
        <w:t>Ecology Letters</w:t>
      </w:r>
      <w:r w:rsidRPr="009A4732">
        <w:rPr>
          <w:lang w:val="en-GB"/>
        </w:rPr>
        <w:t xml:space="preserve">, </w:t>
      </w:r>
      <w:r w:rsidRPr="009A4732">
        <w:rPr>
          <w:i/>
          <w:iCs/>
          <w:lang w:val="en-GB"/>
        </w:rPr>
        <w:t>22</w:t>
      </w:r>
      <w:r w:rsidRPr="009A4732">
        <w:rPr>
          <w:lang w:val="en-GB"/>
        </w:rPr>
        <w:t>(5), 778–786. https://doi.org/10.1111/ele.13235</w:t>
      </w:r>
    </w:p>
    <w:p w14:paraId="239A71C5" w14:textId="77777777" w:rsidR="009A4732" w:rsidRPr="009A4732" w:rsidRDefault="009A4732" w:rsidP="00556592">
      <w:pPr>
        <w:pStyle w:val="Bibliography"/>
        <w:spacing w:line="240" w:lineRule="auto"/>
        <w:contextualSpacing/>
        <w:rPr>
          <w:lang w:val="en-GB"/>
        </w:rPr>
      </w:pPr>
      <w:r w:rsidRPr="009A4732">
        <w:rPr>
          <w:lang w:val="en-GB"/>
        </w:rPr>
        <w:lastRenderedPageBreak/>
        <w:t xml:space="preserve">Lloret-Lloret, E., Navarro, J., Giménez, J., López, N., Albo-Puigserver, M., Pennino, M. G., &amp; Coll, M. (2020). The seasonal distribution of a highly commercial fish is related to ontogenetic changes in its feeding strategy. </w:t>
      </w:r>
      <w:r w:rsidRPr="009A4732">
        <w:rPr>
          <w:i/>
          <w:iCs/>
          <w:lang w:val="en-GB"/>
        </w:rPr>
        <w:t>Frontiers in Marine Science</w:t>
      </w:r>
      <w:r w:rsidRPr="009A4732">
        <w:rPr>
          <w:lang w:val="en-GB"/>
        </w:rPr>
        <w:t xml:space="preserve">, </w:t>
      </w:r>
      <w:r w:rsidRPr="009A4732">
        <w:rPr>
          <w:i/>
          <w:iCs/>
          <w:lang w:val="en-GB"/>
        </w:rPr>
        <w:t>7</w:t>
      </w:r>
      <w:r w:rsidRPr="009A4732">
        <w:rPr>
          <w:lang w:val="en-GB"/>
        </w:rPr>
        <w:t>. https://doi.org/10.3389/fmars.2020.566686</w:t>
      </w:r>
    </w:p>
    <w:p w14:paraId="770B59E5" w14:textId="77777777" w:rsidR="009A4732" w:rsidRPr="009A4732" w:rsidRDefault="009A4732" w:rsidP="00556592">
      <w:pPr>
        <w:pStyle w:val="Bibliography"/>
        <w:spacing w:line="240" w:lineRule="auto"/>
        <w:contextualSpacing/>
        <w:rPr>
          <w:lang w:val="en-GB"/>
        </w:rPr>
      </w:pPr>
      <w:r w:rsidRPr="009A4732">
        <w:rPr>
          <w:lang w:val="en-GB"/>
        </w:rPr>
        <w:t xml:space="preserve">Lorenzen, K. (1996). The relationship between body weight and natural mortality in juvenile and adult fish: A comparison of natural ecosystems and aquaculture. </w:t>
      </w:r>
      <w:r w:rsidRPr="009A4732">
        <w:rPr>
          <w:i/>
          <w:iCs/>
          <w:lang w:val="en-GB"/>
        </w:rPr>
        <w:t>Journal of Fish Biology</w:t>
      </w:r>
      <w:r w:rsidRPr="009A4732">
        <w:rPr>
          <w:lang w:val="en-GB"/>
        </w:rPr>
        <w:t xml:space="preserve">, </w:t>
      </w:r>
      <w:r w:rsidRPr="009A4732">
        <w:rPr>
          <w:i/>
          <w:iCs/>
          <w:lang w:val="en-GB"/>
        </w:rPr>
        <w:t>49</w:t>
      </w:r>
      <w:r w:rsidRPr="009A4732">
        <w:rPr>
          <w:lang w:val="en-GB"/>
        </w:rPr>
        <w:t>(4), 627–642. https://doi.org/10.1111/j.1095-8649.1996.tb00060.x</w:t>
      </w:r>
    </w:p>
    <w:p w14:paraId="0984A366" w14:textId="77777777" w:rsidR="009A4732" w:rsidRPr="009A4732" w:rsidRDefault="009A4732" w:rsidP="00556592">
      <w:pPr>
        <w:pStyle w:val="Bibliography"/>
        <w:spacing w:line="240" w:lineRule="auto"/>
        <w:contextualSpacing/>
        <w:rPr>
          <w:lang w:val="en-GB"/>
        </w:rPr>
      </w:pPr>
      <w:r w:rsidRPr="009A4732">
        <w:rPr>
          <w:lang w:val="en-GB"/>
        </w:rPr>
        <w:t xml:space="preserve">Marshall, D. J., &amp; White, C. R. (2019). Have we outgrown the existing models of growth? </w:t>
      </w:r>
      <w:r w:rsidRPr="009A4732">
        <w:rPr>
          <w:i/>
          <w:iCs/>
          <w:lang w:val="en-GB"/>
        </w:rPr>
        <w:t>Trends in Ecology &amp; Evolution</w:t>
      </w:r>
      <w:r w:rsidRPr="009A4732">
        <w:rPr>
          <w:lang w:val="en-GB"/>
        </w:rPr>
        <w:t xml:space="preserve">, </w:t>
      </w:r>
      <w:r w:rsidRPr="009A4732">
        <w:rPr>
          <w:i/>
          <w:iCs/>
          <w:lang w:val="en-GB"/>
        </w:rPr>
        <w:t>34</w:t>
      </w:r>
      <w:r w:rsidRPr="009A4732">
        <w:rPr>
          <w:lang w:val="en-GB"/>
        </w:rPr>
        <w:t>(2), 102–111. https://doi.org/10.1016/j.tree.2018.10.005</w:t>
      </w:r>
    </w:p>
    <w:p w14:paraId="407D479D" w14:textId="77777777" w:rsidR="009A4732" w:rsidRPr="009A4732" w:rsidRDefault="009A4732" w:rsidP="00556592">
      <w:pPr>
        <w:pStyle w:val="Bibliography"/>
        <w:spacing w:line="240" w:lineRule="auto"/>
        <w:contextualSpacing/>
        <w:rPr>
          <w:lang w:val="en-GB"/>
        </w:rPr>
      </w:pPr>
      <w:r w:rsidRPr="009A4732">
        <w:rPr>
          <w:lang w:val="en-GB"/>
        </w:rPr>
        <w:t xml:space="preserve">Maury, O., &amp; Poggiale, J.-C. (2013). From individuals to populations to communities: A dynamic energy budget model of marine ecosystem size-spectrum including life history diversity. </w:t>
      </w:r>
      <w:r w:rsidRPr="009A4732">
        <w:rPr>
          <w:i/>
          <w:iCs/>
          <w:lang w:val="en-GB"/>
        </w:rPr>
        <w:t>Journal of Theoretical Biology</w:t>
      </w:r>
      <w:r w:rsidRPr="009A4732">
        <w:rPr>
          <w:lang w:val="en-GB"/>
        </w:rPr>
        <w:t xml:space="preserve">, </w:t>
      </w:r>
      <w:r w:rsidRPr="009A4732">
        <w:rPr>
          <w:i/>
          <w:iCs/>
          <w:lang w:val="en-GB"/>
        </w:rPr>
        <w:t>324</w:t>
      </w:r>
      <w:r w:rsidRPr="009A4732">
        <w:rPr>
          <w:lang w:val="en-GB"/>
        </w:rPr>
        <w:t>, 52–71. https://doi.org/10.1016/j.jtbi.2013.01.018</w:t>
      </w:r>
    </w:p>
    <w:p w14:paraId="2131176C" w14:textId="77777777" w:rsidR="009A4732" w:rsidRPr="009A4732" w:rsidRDefault="009A4732" w:rsidP="00556592">
      <w:pPr>
        <w:pStyle w:val="Bibliography"/>
        <w:spacing w:line="240" w:lineRule="auto"/>
        <w:contextualSpacing/>
        <w:rPr>
          <w:lang w:val="en-GB"/>
        </w:rPr>
      </w:pPr>
      <w:r w:rsidRPr="009A4732">
        <w:rPr>
          <w:lang w:val="en-GB"/>
        </w:rPr>
        <w:t xml:space="preserve">Messmer, V., Pratchett, M. S., Hoey, A. S., Tobin, A. J., Coker, D. J., Cooke, S. J., &amp; Clark, T. D. (2017). Global warming may disproportionately affect larger adults in a predatory coral reef fish. </w:t>
      </w:r>
      <w:r w:rsidRPr="009A4732">
        <w:rPr>
          <w:i/>
          <w:iCs/>
          <w:lang w:val="en-GB"/>
        </w:rPr>
        <w:t>Global Change Biology</w:t>
      </w:r>
      <w:r w:rsidRPr="009A4732">
        <w:rPr>
          <w:lang w:val="en-GB"/>
        </w:rPr>
        <w:t xml:space="preserve">, </w:t>
      </w:r>
      <w:r w:rsidRPr="009A4732">
        <w:rPr>
          <w:i/>
          <w:iCs/>
          <w:lang w:val="en-GB"/>
        </w:rPr>
        <w:t>23</w:t>
      </w:r>
      <w:r w:rsidRPr="009A4732">
        <w:rPr>
          <w:lang w:val="en-GB"/>
        </w:rPr>
        <w:t>(6), 2230–2240.</w:t>
      </w:r>
    </w:p>
    <w:p w14:paraId="735C455A" w14:textId="77777777" w:rsidR="009A4732" w:rsidRPr="009A4732" w:rsidRDefault="009A4732" w:rsidP="00556592">
      <w:pPr>
        <w:pStyle w:val="Bibliography"/>
        <w:spacing w:line="240" w:lineRule="auto"/>
        <w:contextualSpacing/>
        <w:rPr>
          <w:lang w:val="en-GB"/>
        </w:rPr>
      </w:pPr>
      <w:r w:rsidRPr="009A4732">
        <w:rPr>
          <w:lang w:val="en-GB"/>
        </w:rPr>
        <w:t xml:space="preserve">Morita, K., Fukuwaka, M., Tanimata, N., &amp; Yamamura, O. (2010). Size-dependent thermal preferences in a pelagic fish. </w:t>
      </w:r>
      <w:r w:rsidRPr="009A4732">
        <w:rPr>
          <w:i/>
          <w:iCs/>
          <w:lang w:val="en-GB"/>
        </w:rPr>
        <w:t>Oikos</w:t>
      </w:r>
      <w:r w:rsidRPr="009A4732">
        <w:rPr>
          <w:lang w:val="en-GB"/>
        </w:rPr>
        <w:t xml:space="preserve">, </w:t>
      </w:r>
      <w:r w:rsidRPr="009A4732">
        <w:rPr>
          <w:i/>
          <w:iCs/>
          <w:lang w:val="en-GB"/>
        </w:rPr>
        <w:t>119</w:t>
      </w:r>
      <w:r w:rsidRPr="009A4732">
        <w:rPr>
          <w:lang w:val="en-GB"/>
        </w:rPr>
        <w:t>(8), 1265–1272. https://doi.org/10.1111/j.1600-0706.2009.18125.x</w:t>
      </w:r>
    </w:p>
    <w:p w14:paraId="35DD7399" w14:textId="77777777" w:rsidR="009A4732" w:rsidRPr="009A4732" w:rsidRDefault="009A4732" w:rsidP="00556592">
      <w:pPr>
        <w:pStyle w:val="Bibliography"/>
        <w:spacing w:line="240" w:lineRule="auto"/>
        <w:contextualSpacing/>
        <w:rPr>
          <w:lang w:val="en-GB"/>
        </w:rPr>
      </w:pPr>
      <w:r w:rsidRPr="009A4732">
        <w:rPr>
          <w:lang w:val="en-GB"/>
        </w:rPr>
        <w:t xml:space="preserve">Nelson, J. A. (2016). Oxygen consumption rate v. rate of energy utilization of fishes: A comparison and brief history of the two measurements. </w:t>
      </w:r>
      <w:r w:rsidRPr="009A4732">
        <w:rPr>
          <w:i/>
          <w:iCs/>
          <w:lang w:val="en-GB"/>
        </w:rPr>
        <w:t>Journal of Fish Biology</w:t>
      </w:r>
      <w:r w:rsidRPr="009A4732">
        <w:rPr>
          <w:lang w:val="en-GB"/>
        </w:rPr>
        <w:t xml:space="preserve">, </w:t>
      </w:r>
      <w:r w:rsidRPr="009A4732">
        <w:rPr>
          <w:i/>
          <w:iCs/>
          <w:lang w:val="en-GB"/>
        </w:rPr>
        <w:t>88</w:t>
      </w:r>
      <w:r w:rsidRPr="009A4732">
        <w:rPr>
          <w:lang w:val="en-GB"/>
        </w:rPr>
        <w:t>(1), 10–25. https://doi.org/10.1111/jfb.12824</w:t>
      </w:r>
    </w:p>
    <w:p w14:paraId="0BA88FA0" w14:textId="77777777" w:rsidR="009A4732" w:rsidRPr="009A4732" w:rsidRDefault="009A4732" w:rsidP="00556592">
      <w:pPr>
        <w:pStyle w:val="Bibliography"/>
        <w:spacing w:line="240" w:lineRule="auto"/>
        <w:contextualSpacing/>
        <w:rPr>
          <w:lang w:val="en-GB"/>
        </w:rPr>
      </w:pPr>
      <w:r w:rsidRPr="009A4732">
        <w:rPr>
          <w:lang w:val="en-GB"/>
        </w:rPr>
        <w:t xml:space="preserve">Neubauer, P., &amp; Andersen, K. H. (2019). Thermal performance of fish is explained by an interplay between physiology, behaviour and ecology. </w:t>
      </w:r>
      <w:r w:rsidRPr="009A4732">
        <w:rPr>
          <w:i/>
          <w:iCs/>
          <w:lang w:val="en-GB"/>
        </w:rPr>
        <w:t>Conservation Physiology</w:t>
      </w:r>
      <w:r w:rsidRPr="009A4732">
        <w:rPr>
          <w:lang w:val="en-GB"/>
        </w:rPr>
        <w:t xml:space="preserve">, </w:t>
      </w:r>
      <w:r w:rsidRPr="009A4732">
        <w:rPr>
          <w:i/>
          <w:iCs/>
          <w:lang w:val="en-GB"/>
        </w:rPr>
        <w:t>7</w:t>
      </w:r>
      <w:r w:rsidRPr="009A4732">
        <w:rPr>
          <w:lang w:val="en-GB"/>
        </w:rPr>
        <w:t>(1). https://doi.org/10.1093/conphys/coz025</w:t>
      </w:r>
    </w:p>
    <w:p w14:paraId="5C9A94D6" w14:textId="77777777" w:rsidR="009A4732" w:rsidRPr="009A4732" w:rsidRDefault="009A4732" w:rsidP="00556592">
      <w:pPr>
        <w:pStyle w:val="Bibliography"/>
        <w:spacing w:line="240" w:lineRule="auto"/>
        <w:contextualSpacing/>
        <w:rPr>
          <w:lang w:val="en-GB"/>
        </w:rPr>
      </w:pPr>
      <w:r w:rsidRPr="009A4732">
        <w:rPr>
          <w:lang w:val="en-GB"/>
        </w:rPr>
        <w:t>Neuenfeldt, S., Bartolino, V., Orio, A., Andersen, K. H., Andersen, N. G., Niiranen, S., Bergström, U., Ustups, D., Kulatska, N., &amp; Casini, M. (2020). Feeding and growth of Atlantic cod (</w:t>
      </w:r>
      <w:r w:rsidRPr="009A4732">
        <w:rPr>
          <w:i/>
          <w:iCs/>
          <w:lang w:val="en-GB"/>
        </w:rPr>
        <w:t>Gadus morhua</w:t>
      </w:r>
      <w:r w:rsidRPr="009A4732">
        <w:rPr>
          <w:lang w:val="en-GB"/>
        </w:rPr>
        <w:t xml:space="preserve"> L.) in the eastern Baltic Sea under environmental change. </w:t>
      </w:r>
      <w:r w:rsidRPr="009A4732">
        <w:rPr>
          <w:i/>
          <w:iCs/>
          <w:lang w:val="en-GB"/>
        </w:rPr>
        <w:t>ICES Journal of Marine Science</w:t>
      </w:r>
      <w:r w:rsidRPr="009A4732">
        <w:rPr>
          <w:lang w:val="en-GB"/>
        </w:rPr>
        <w:t xml:space="preserve">, </w:t>
      </w:r>
      <w:r w:rsidRPr="009A4732">
        <w:rPr>
          <w:i/>
          <w:iCs/>
          <w:lang w:val="en-GB"/>
        </w:rPr>
        <w:t>77</w:t>
      </w:r>
      <w:r w:rsidRPr="009A4732">
        <w:rPr>
          <w:lang w:val="en-GB"/>
        </w:rPr>
        <w:t>(2), 624–632. https://doi.org/10.1093/icesjms/fsz224</w:t>
      </w:r>
    </w:p>
    <w:p w14:paraId="314CB9EC" w14:textId="77777777" w:rsidR="009A4732" w:rsidRPr="009A4732" w:rsidRDefault="009A4732" w:rsidP="00556592">
      <w:pPr>
        <w:pStyle w:val="Bibliography"/>
        <w:spacing w:line="240" w:lineRule="auto"/>
        <w:contextualSpacing/>
        <w:rPr>
          <w:lang w:val="en-GB"/>
        </w:rPr>
      </w:pPr>
      <w:r w:rsidRPr="009A4732">
        <w:rPr>
          <w:lang w:val="en-GB"/>
        </w:rPr>
        <w:t xml:space="preserve">Neuheimer, A. B., Thresher, R. E., Lyle, J. M., &amp; Semmens, J. M. (2011). Tolerance limit for fish growth exceeded by warming waters. </w:t>
      </w:r>
      <w:r w:rsidRPr="009A4732">
        <w:rPr>
          <w:i/>
          <w:iCs/>
          <w:lang w:val="en-GB"/>
        </w:rPr>
        <w:t>Nature Climate Change</w:t>
      </w:r>
      <w:r w:rsidRPr="009A4732">
        <w:rPr>
          <w:lang w:val="en-GB"/>
        </w:rPr>
        <w:t xml:space="preserve">, </w:t>
      </w:r>
      <w:r w:rsidRPr="009A4732">
        <w:rPr>
          <w:i/>
          <w:iCs/>
          <w:lang w:val="en-GB"/>
        </w:rPr>
        <w:t>1</w:t>
      </w:r>
      <w:r w:rsidRPr="009A4732">
        <w:rPr>
          <w:lang w:val="en-GB"/>
        </w:rPr>
        <w:t>(2), 110–113. https://doi.org/10.1038/nclimate1084</w:t>
      </w:r>
    </w:p>
    <w:p w14:paraId="678566F4" w14:textId="77777777" w:rsidR="009A4732" w:rsidRPr="009A4732" w:rsidRDefault="009A4732" w:rsidP="00556592">
      <w:pPr>
        <w:pStyle w:val="Bibliography"/>
        <w:spacing w:line="240" w:lineRule="auto"/>
        <w:contextualSpacing/>
        <w:rPr>
          <w:lang w:val="en-GB"/>
        </w:rPr>
      </w:pPr>
      <w:r w:rsidRPr="009A4732">
        <w:rPr>
          <w:lang w:val="en-GB"/>
        </w:rPr>
        <w:t xml:space="preserve">Ohlberger, J. (2013). Climate warming and ectotherm body size – from individual physiology to community ecology. </w:t>
      </w:r>
      <w:r w:rsidRPr="009A4732">
        <w:rPr>
          <w:i/>
          <w:iCs/>
          <w:lang w:val="en-GB"/>
        </w:rPr>
        <w:t>Functional Ecology</w:t>
      </w:r>
      <w:r w:rsidRPr="009A4732">
        <w:rPr>
          <w:lang w:val="en-GB"/>
        </w:rPr>
        <w:t xml:space="preserve">, </w:t>
      </w:r>
      <w:r w:rsidRPr="009A4732">
        <w:rPr>
          <w:i/>
          <w:iCs/>
          <w:lang w:val="en-GB"/>
        </w:rPr>
        <w:t>27</w:t>
      </w:r>
      <w:r w:rsidRPr="009A4732">
        <w:rPr>
          <w:lang w:val="en-GB"/>
        </w:rPr>
        <w:t>(4), 991–1001. https://doi.org/10.1111/1365-2435.12098</w:t>
      </w:r>
    </w:p>
    <w:p w14:paraId="03CB7EC7" w14:textId="77777777" w:rsidR="009A4732" w:rsidRPr="009A4732" w:rsidRDefault="009A4732" w:rsidP="00556592">
      <w:pPr>
        <w:pStyle w:val="Bibliography"/>
        <w:spacing w:line="240" w:lineRule="auto"/>
        <w:contextualSpacing/>
        <w:rPr>
          <w:lang w:val="en-GB"/>
        </w:rPr>
      </w:pPr>
      <w:r w:rsidRPr="009A4732">
        <w:rPr>
          <w:lang w:val="en-GB"/>
        </w:rPr>
        <w:t xml:space="preserve">Ohlberger, J., Edeline, E., Vollestad, L. A., Stenseth, N. C., &amp; Claessen, D. (2011). Temperature-driven regime shifts in the dynamics of size-structured populations. </w:t>
      </w:r>
      <w:r w:rsidRPr="009A4732">
        <w:rPr>
          <w:i/>
          <w:iCs/>
          <w:lang w:val="en-GB"/>
        </w:rPr>
        <w:t>The American Naturalist</w:t>
      </w:r>
      <w:r w:rsidRPr="009A4732">
        <w:rPr>
          <w:lang w:val="en-GB"/>
        </w:rPr>
        <w:t xml:space="preserve">, </w:t>
      </w:r>
      <w:r w:rsidRPr="009A4732">
        <w:rPr>
          <w:i/>
          <w:iCs/>
          <w:lang w:val="en-GB"/>
        </w:rPr>
        <w:t>177</w:t>
      </w:r>
      <w:r w:rsidRPr="009A4732">
        <w:rPr>
          <w:lang w:val="en-GB"/>
        </w:rPr>
        <w:t>(2), 211–223. https://doi.org/10.1086/657925</w:t>
      </w:r>
    </w:p>
    <w:p w14:paraId="30CB4D7E" w14:textId="77777777" w:rsidR="009A4732" w:rsidRPr="009A4732" w:rsidRDefault="009A4732" w:rsidP="00556592">
      <w:pPr>
        <w:pStyle w:val="Bibliography"/>
        <w:spacing w:line="240" w:lineRule="auto"/>
        <w:contextualSpacing/>
        <w:rPr>
          <w:lang w:val="en-GB"/>
        </w:rPr>
      </w:pPr>
      <w:r w:rsidRPr="009A4732">
        <w:rPr>
          <w:lang w:val="en-GB"/>
        </w:rPr>
        <w:t xml:space="preserve">Ohlberger, J., Mehner, Thomas., Staaks, Georg., &amp; Hölker, Franz. (2012). Intraspecific temperature dependence of the scaling of metabolic rate with body mass in fishes and its ecological implications. </w:t>
      </w:r>
      <w:r w:rsidRPr="009A4732">
        <w:rPr>
          <w:i/>
          <w:iCs/>
          <w:lang w:val="en-GB"/>
        </w:rPr>
        <w:t>Oikos</w:t>
      </w:r>
      <w:r w:rsidRPr="009A4732">
        <w:rPr>
          <w:lang w:val="en-GB"/>
        </w:rPr>
        <w:t xml:space="preserve">, </w:t>
      </w:r>
      <w:r w:rsidRPr="009A4732">
        <w:rPr>
          <w:i/>
          <w:iCs/>
          <w:lang w:val="en-GB"/>
        </w:rPr>
        <w:t>121</w:t>
      </w:r>
      <w:r w:rsidRPr="009A4732">
        <w:rPr>
          <w:lang w:val="en-GB"/>
        </w:rPr>
        <w:t>(2), 245–251. https://doi.org/10.1111/j.1600-0706.2011.19882.x</w:t>
      </w:r>
    </w:p>
    <w:p w14:paraId="0268B345" w14:textId="77777777" w:rsidR="009A4732" w:rsidRPr="009A4732" w:rsidRDefault="009A4732" w:rsidP="00556592">
      <w:pPr>
        <w:pStyle w:val="Bibliography"/>
        <w:spacing w:line="240" w:lineRule="auto"/>
        <w:contextualSpacing/>
        <w:rPr>
          <w:lang w:val="en-GB"/>
        </w:rPr>
      </w:pPr>
      <w:r w:rsidRPr="009A4732">
        <w:rPr>
          <w:lang w:val="en-GB"/>
        </w:rPr>
        <w:t>Ohlberger, J., Staaks, G., &amp; Hölker, F. (2007). Effects of temperature, swimming speed and body mass on standard and active metabolic rate in vendace (</w:t>
      </w:r>
      <w:r w:rsidRPr="009A4732">
        <w:rPr>
          <w:i/>
          <w:iCs/>
          <w:lang w:val="en-GB"/>
        </w:rPr>
        <w:t>Coregonus albula</w:t>
      </w:r>
      <w:r w:rsidRPr="009A4732">
        <w:rPr>
          <w:lang w:val="en-GB"/>
        </w:rPr>
        <w:t xml:space="preserve">). </w:t>
      </w:r>
      <w:r w:rsidRPr="009A4732">
        <w:rPr>
          <w:i/>
          <w:iCs/>
          <w:lang w:val="en-GB"/>
        </w:rPr>
        <w:t>Journal of Comparative Physiology, B</w:t>
      </w:r>
      <w:r w:rsidRPr="009A4732">
        <w:rPr>
          <w:lang w:val="en-GB"/>
        </w:rPr>
        <w:t xml:space="preserve">, </w:t>
      </w:r>
      <w:r w:rsidRPr="009A4732">
        <w:rPr>
          <w:i/>
          <w:iCs/>
          <w:lang w:val="en-GB"/>
        </w:rPr>
        <w:t>177</w:t>
      </w:r>
      <w:r w:rsidRPr="009A4732">
        <w:rPr>
          <w:lang w:val="en-GB"/>
        </w:rPr>
        <w:t>(8), 905–916.</w:t>
      </w:r>
    </w:p>
    <w:p w14:paraId="05B1FF0A" w14:textId="77777777" w:rsidR="009A4732" w:rsidRPr="009A4732" w:rsidRDefault="009A4732" w:rsidP="00556592">
      <w:pPr>
        <w:pStyle w:val="Bibliography"/>
        <w:spacing w:line="240" w:lineRule="auto"/>
        <w:contextualSpacing/>
        <w:rPr>
          <w:lang w:val="en-GB"/>
        </w:rPr>
      </w:pPr>
      <w:r w:rsidRPr="009A4732">
        <w:rPr>
          <w:lang w:val="en-GB"/>
        </w:rPr>
        <w:lastRenderedPageBreak/>
        <w:t>Olmos, M., Payne, M. R., Nevoux, M., Prévost, E., Chaput, G., Pontavice, H. D., Guitton, J., Sheehan, T., Mills, K., &amp; Rivot, E. (2019). Spatial synchrony in the response of a long range migratory species (</w:t>
      </w:r>
      <w:r w:rsidRPr="009A4732">
        <w:rPr>
          <w:i/>
          <w:iCs/>
          <w:lang w:val="en-GB"/>
        </w:rPr>
        <w:t>Salmo salar</w:t>
      </w:r>
      <w:r w:rsidRPr="009A4732">
        <w:rPr>
          <w:lang w:val="en-GB"/>
        </w:rPr>
        <w:t xml:space="preserve">) to climate change in the North Atlantic Ocean. </w:t>
      </w:r>
      <w:r w:rsidRPr="009A4732">
        <w:rPr>
          <w:i/>
          <w:iCs/>
          <w:lang w:val="en-GB"/>
        </w:rPr>
        <w:t>Global Change Biology</w:t>
      </w:r>
      <w:r w:rsidRPr="009A4732">
        <w:rPr>
          <w:lang w:val="en-GB"/>
        </w:rPr>
        <w:t xml:space="preserve">, </w:t>
      </w:r>
      <w:r w:rsidRPr="009A4732">
        <w:rPr>
          <w:i/>
          <w:iCs/>
          <w:lang w:val="en-GB"/>
        </w:rPr>
        <w:t>26</w:t>
      </w:r>
      <w:r w:rsidRPr="009A4732">
        <w:rPr>
          <w:lang w:val="en-GB"/>
        </w:rPr>
        <w:t>(3), 1319–1337. https://doi.org/10.1111/gcb.14913</w:t>
      </w:r>
    </w:p>
    <w:p w14:paraId="1891D31E" w14:textId="77777777" w:rsidR="009A4732" w:rsidRPr="009A4732" w:rsidRDefault="009A4732" w:rsidP="00556592">
      <w:pPr>
        <w:pStyle w:val="Bibliography"/>
        <w:spacing w:line="240" w:lineRule="auto"/>
        <w:contextualSpacing/>
        <w:rPr>
          <w:lang w:val="en-GB"/>
        </w:rPr>
      </w:pPr>
      <w:r w:rsidRPr="009A4732">
        <w:rPr>
          <w:lang w:val="en-GB"/>
        </w:rPr>
        <w:t xml:space="preserve">Padfield, D., Castledine, M., &amp; Buckling, A. (2020). Temperature-dependent changes to host–parasite interactions alter the thermal performance of a bacterial host. </w:t>
      </w:r>
      <w:r w:rsidRPr="009A4732">
        <w:rPr>
          <w:i/>
          <w:iCs/>
          <w:lang w:val="en-GB"/>
        </w:rPr>
        <w:t>The ISME Journal</w:t>
      </w:r>
      <w:r w:rsidRPr="009A4732">
        <w:rPr>
          <w:lang w:val="en-GB"/>
        </w:rPr>
        <w:t xml:space="preserve">, </w:t>
      </w:r>
      <w:r w:rsidRPr="009A4732">
        <w:rPr>
          <w:i/>
          <w:iCs/>
          <w:lang w:val="en-GB"/>
        </w:rPr>
        <w:t>14</w:t>
      </w:r>
      <w:r w:rsidRPr="009A4732">
        <w:rPr>
          <w:lang w:val="en-GB"/>
        </w:rPr>
        <w:t>(2), 389–398. https://doi.org/10.1038/s41396-019-0526-5</w:t>
      </w:r>
    </w:p>
    <w:p w14:paraId="2D5CDE03" w14:textId="77777777" w:rsidR="009A4732" w:rsidRPr="009A4732" w:rsidRDefault="009A4732" w:rsidP="00556592">
      <w:pPr>
        <w:pStyle w:val="Bibliography"/>
        <w:spacing w:line="240" w:lineRule="auto"/>
        <w:contextualSpacing/>
        <w:rPr>
          <w:lang w:val="en-GB"/>
        </w:rPr>
      </w:pPr>
      <w:r w:rsidRPr="009A4732">
        <w:rPr>
          <w:lang w:val="en-GB"/>
        </w:rPr>
        <w:t xml:space="preserve">Padfield, D., Lowe, C., Buckling, A., Ffrench-Constant, R., Jennings, S., Shelley, F., Ólafsson, J. S., &amp; Yvon-Durocher, G. (2017). Metabolic compensation constrains the temperature dependence of gross primary production. </w:t>
      </w:r>
      <w:r w:rsidRPr="009A4732">
        <w:rPr>
          <w:i/>
          <w:iCs/>
          <w:lang w:val="en-GB"/>
        </w:rPr>
        <w:t>Ecology Letters</w:t>
      </w:r>
      <w:r w:rsidRPr="009A4732">
        <w:rPr>
          <w:lang w:val="en-GB"/>
        </w:rPr>
        <w:t xml:space="preserve">, </w:t>
      </w:r>
      <w:r w:rsidRPr="009A4732">
        <w:rPr>
          <w:i/>
          <w:iCs/>
          <w:lang w:val="en-GB"/>
        </w:rPr>
        <w:t>20</w:t>
      </w:r>
      <w:r w:rsidRPr="009A4732">
        <w:rPr>
          <w:lang w:val="en-GB"/>
        </w:rPr>
        <w:t>(10), 1250–1260. https://doi.org/10.1111/ele.12820</w:t>
      </w:r>
    </w:p>
    <w:p w14:paraId="5EBDE58D" w14:textId="77777777" w:rsidR="009A4732" w:rsidRPr="009A4732" w:rsidRDefault="009A4732" w:rsidP="00556592">
      <w:pPr>
        <w:pStyle w:val="Bibliography"/>
        <w:spacing w:line="240" w:lineRule="auto"/>
        <w:contextualSpacing/>
        <w:rPr>
          <w:lang w:val="en-GB"/>
        </w:rPr>
      </w:pPr>
      <w:r w:rsidRPr="009A4732">
        <w:rPr>
          <w:lang w:val="en-GB"/>
        </w:rPr>
        <w:t xml:space="preserve">Padfield, D., &amp; Matheson, G. (2020). </w:t>
      </w:r>
      <w:r w:rsidRPr="009A4732">
        <w:rPr>
          <w:i/>
          <w:iCs/>
          <w:lang w:val="en-GB"/>
        </w:rPr>
        <w:t>nls.multstart: Robust Non-Linear regression using AIC Scores</w:t>
      </w:r>
      <w:r w:rsidRPr="009A4732">
        <w:rPr>
          <w:lang w:val="en-GB"/>
        </w:rPr>
        <w:t xml:space="preserve"> (R package version 1.2.0.) [Computer software]. https://CRAN.R-project.org/package=nls.multstart</w:t>
      </w:r>
    </w:p>
    <w:p w14:paraId="361C4D38" w14:textId="77777777" w:rsidR="009A4732" w:rsidRPr="009A4732" w:rsidRDefault="009A4732" w:rsidP="00556592">
      <w:pPr>
        <w:pStyle w:val="Bibliography"/>
        <w:spacing w:line="240" w:lineRule="auto"/>
        <w:contextualSpacing/>
        <w:rPr>
          <w:lang w:val="en-GB"/>
        </w:rPr>
      </w:pPr>
      <w:r w:rsidRPr="009A4732">
        <w:rPr>
          <w:lang w:val="en-GB"/>
        </w:rPr>
        <w:t xml:space="preserve">Padfield, D., &amp; O’Sullivan, H. (2020). </w:t>
      </w:r>
      <w:r w:rsidRPr="009A4732">
        <w:rPr>
          <w:i/>
          <w:iCs/>
          <w:lang w:val="en-GB"/>
        </w:rPr>
        <w:t>RTPC: Functions for fitting thermal performance curves</w:t>
      </w:r>
      <w:r w:rsidRPr="009A4732">
        <w:rPr>
          <w:lang w:val="en-GB"/>
        </w:rPr>
        <w:t xml:space="preserve"> (R package version 1.0.0.) [Computer software]. https://github.com/padpadpadpad/rTPC</w:t>
      </w:r>
    </w:p>
    <w:p w14:paraId="76CB2A38" w14:textId="77777777" w:rsidR="009A4732" w:rsidRPr="009A4732" w:rsidRDefault="009A4732" w:rsidP="00556592">
      <w:pPr>
        <w:pStyle w:val="Bibliography"/>
        <w:spacing w:line="240" w:lineRule="auto"/>
        <w:contextualSpacing/>
        <w:rPr>
          <w:lang w:val="en-GB"/>
        </w:rPr>
      </w:pPr>
      <w:r w:rsidRPr="009A4732">
        <w:rPr>
          <w:lang w:val="en-GB"/>
        </w:rPr>
        <w:t xml:space="preserve">Panov, V. E., &amp; McQueen, D. J. (1998). </w:t>
      </w:r>
      <w:r w:rsidRPr="009A4732">
        <w:rPr>
          <w:i/>
          <w:iCs/>
          <w:lang w:val="en-GB"/>
        </w:rPr>
        <w:t>Effects of temperature on individual growth rate and body size of a freshwater amphipod</w:t>
      </w:r>
      <w:r w:rsidRPr="009A4732">
        <w:rPr>
          <w:lang w:val="en-GB"/>
        </w:rPr>
        <w:t xml:space="preserve">. </w:t>
      </w:r>
      <w:r w:rsidRPr="009A4732">
        <w:rPr>
          <w:i/>
          <w:iCs/>
          <w:lang w:val="en-GB"/>
        </w:rPr>
        <w:t>76</w:t>
      </w:r>
      <w:r w:rsidRPr="009A4732">
        <w:rPr>
          <w:lang w:val="en-GB"/>
        </w:rPr>
        <w:t>, 1107–1116.</w:t>
      </w:r>
    </w:p>
    <w:p w14:paraId="6B1F8E1E" w14:textId="77777777" w:rsidR="009A4732" w:rsidRPr="009A4732" w:rsidRDefault="009A4732" w:rsidP="00556592">
      <w:pPr>
        <w:pStyle w:val="Bibliography"/>
        <w:spacing w:line="240" w:lineRule="auto"/>
        <w:contextualSpacing/>
        <w:rPr>
          <w:lang w:val="en-GB"/>
        </w:rPr>
      </w:pPr>
      <w:r w:rsidRPr="009A4732">
        <w:rPr>
          <w:lang w:val="en-GB"/>
        </w:rPr>
        <w:t xml:space="preserve">Pauly, D. (2021). The gill-oxygen limitation theory (GOLT) and its critics. </w:t>
      </w:r>
      <w:r w:rsidRPr="009A4732">
        <w:rPr>
          <w:i/>
          <w:iCs/>
          <w:lang w:val="en-GB"/>
        </w:rPr>
        <w:t>Science Advances</w:t>
      </w:r>
      <w:r w:rsidRPr="009A4732">
        <w:rPr>
          <w:lang w:val="en-GB"/>
        </w:rPr>
        <w:t xml:space="preserve">, </w:t>
      </w:r>
      <w:r w:rsidRPr="009A4732">
        <w:rPr>
          <w:i/>
          <w:iCs/>
          <w:lang w:val="en-GB"/>
        </w:rPr>
        <w:t>7</w:t>
      </w:r>
      <w:r w:rsidRPr="009A4732">
        <w:rPr>
          <w:lang w:val="en-GB"/>
        </w:rPr>
        <w:t>(2), eabc6050. https://doi.org/10.1126/sciadv.abc6050</w:t>
      </w:r>
    </w:p>
    <w:p w14:paraId="349C04C4" w14:textId="77777777" w:rsidR="009A4732" w:rsidRPr="009A4732" w:rsidRDefault="009A4732" w:rsidP="00556592">
      <w:pPr>
        <w:pStyle w:val="Bibliography"/>
        <w:spacing w:line="240" w:lineRule="auto"/>
        <w:contextualSpacing/>
        <w:rPr>
          <w:lang w:val="en-GB"/>
        </w:rPr>
      </w:pPr>
      <w:r w:rsidRPr="009A4732">
        <w:rPr>
          <w:lang w:val="en-GB"/>
        </w:rPr>
        <w:t xml:space="preserve">Pauly, D., &amp; Cheung, W. W. L. (2018a). Sound physiological knowledge and principles in modeling shrinking of fishes under climate change. </w:t>
      </w:r>
      <w:r w:rsidRPr="009A4732">
        <w:rPr>
          <w:i/>
          <w:iCs/>
          <w:lang w:val="en-GB"/>
        </w:rPr>
        <w:t>Global Change Biology</w:t>
      </w:r>
      <w:r w:rsidRPr="009A4732">
        <w:rPr>
          <w:lang w:val="en-GB"/>
        </w:rPr>
        <w:t xml:space="preserve">, </w:t>
      </w:r>
      <w:r w:rsidRPr="009A4732">
        <w:rPr>
          <w:i/>
          <w:iCs/>
          <w:lang w:val="en-GB"/>
        </w:rPr>
        <w:t>24</w:t>
      </w:r>
      <w:r w:rsidRPr="009A4732">
        <w:rPr>
          <w:lang w:val="en-GB"/>
        </w:rPr>
        <w:t>(1), e15–e26. https://doi.org/10.1111/gcb.13831</w:t>
      </w:r>
    </w:p>
    <w:p w14:paraId="606FB462" w14:textId="77777777" w:rsidR="009A4732" w:rsidRPr="009A4732" w:rsidRDefault="009A4732" w:rsidP="00556592">
      <w:pPr>
        <w:pStyle w:val="Bibliography"/>
        <w:spacing w:line="240" w:lineRule="auto"/>
        <w:contextualSpacing/>
        <w:rPr>
          <w:lang w:val="en-GB"/>
        </w:rPr>
      </w:pPr>
      <w:r w:rsidRPr="009A4732">
        <w:rPr>
          <w:lang w:val="en-GB"/>
        </w:rPr>
        <w:t xml:space="preserve">Pauly, D., &amp; Cheung, W. W. L. (2018b). On confusing cause and effect in the oxygen limitation of fish. </w:t>
      </w:r>
      <w:r w:rsidRPr="009A4732">
        <w:rPr>
          <w:i/>
          <w:iCs/>
          <w:lang w:val="en-GB"/>
        </w:rPr>
        <w:t>Global Change Biology</w:t>
      </w:r>
      <w:r w:rsidRPr="009A4732">
        <w:rPr>
          <w:lang w:val="en-GB"/>
        </w:rPr>
        <w:t xml:space="preserve">, </w:t>
      </w:r>
      <w:r w:rsidRPr="009A4732">
        <w:rPr>
          <w:i/>
          <w:iCs/>
          <w:lang w:val="en-GB"/>
        </w:rPr>
        <w:t>24</w:t>
      </w:r>
      <w:r w:rsidRPr="009A4732">
        <w:rPr>
          <w:lang w:val="en-GB"/>
        </w:rPr>
        <w:t>(11), e743–e744. https://doi.org/10.1111/gcb.14383</w:t>
      </w:r>
    </w:p>
    <w:p w14:paraId="386803FF" w14:textId="77777777" w:rsidR="009A4732" w:rsidRPr="009A4732" w:rsidRDefault="009A4732" w:rsidP="00556592">
      <w:pPr>
        <w:pStyle w:val="Bibliography"/>
        <w:spacing w:line="240" w:lineRule="auto"/>
        <w:contextualSpacing/>
        <w:rPr>
          <w:lang w:val="en-GB"/>
        </w:rPr>
      </w:pPr>
      <w:r w:rsidRPr="009A4732">
        <w:rPr>
          <w:lang w:val="en-GB"/>
        </w:rPr>
        <w:t xml:space="preserve">Pawar, S., Dell, A. I., Savage, V. M., &amp; Knies, J. L. (2016). Real versus Artificial Variation in the Thermal Sensitivity of Biological Traits. </w:t>
      </w:r>
      <w:r w:rsidRPr="009A4732">
        <w:rPr>
          <w:i/>
          <w:iCs/>
          <w:lang w:val="en-GB"/>
        </w:rPr>
        <w:t>The American Naturalist</w:t>
      </w:r>
      <w:r w:rsidRPr="009A4732">
        <w:rPr>
          <w:lang w:val="en-GB"/>
        </w:rPr>
        <w:t xml:space="preserve">, </w:t>
      </w:r>
      <w:r w:rsidRPr="009A4732">
        <w:rPr>
          <w:i/>
          <w:iCs/>
          <w:lang w:val="en-GB"/>
        </w:rPr>
        <w:t>187</w:t>
      </w:r>
      <w:r w:rsidRPr="009A4732">
        <w:rPr>
          <w:lang w:val="en-GB"/>
        </w:rPr>
        <w:t>(2), E41–E52. https://doi.org/10.1086/684590</w:t>
      </w:r>
    </w:p>
    <w:p w14:paraId="096E12CD" w14:textId="77777777" w:rsidR="009A4732" w:rsidRPr="009A4732" w:rsidRDefault="009A4732" w:rsidP="00556592">
      <w:pPr>
        <w:pStyle w:val="Bibliography"/>
        <w:spacing w:line="240" w:lineRule="auto"/>
        <w:contextualSpacing/>
        <w:rPr>
          <w:lang w:val="en-GB"/>
        </w:rPr>
      </w:pPr>
      <w:r w:rsidRPr="009A4732">
        <w:rPr>
          <w:lang w:val="en-GB"/>
        </w:rPr>
        <w:t xml:space="preserve">Pawar, S., Dell, A. I., &amp; Van M. Savage. (2012). Dimensionality of consumer search space drives trophic interaction strengths. </w:t>
      </w:r>
      <w:r w:rsidRPr="009A4732">
        <w:rPr>
          <w:i/>
          <w:iCs/>
          <w:lang w:val="en-GB"/>
        </w:rPr>
        <w:t>Nature</w:t>
      </w:r>
      <w:r w:rsidRPr="009A4732">
        <w:rPr>
          <w:lang w:val="en-GB"/>
        </w:rPr>
        <w:t xml:space="preserve">, </w:t>
      </w:r>
      <w:r w:rsidRPr="009A4732">
        <w:rPr>
          <w:i/>
          <w:iCs/>
          <w:lang w:val="en-GB"/>
        </w:rPr>
        <w:t>486</w:t>
      </w:r>
      <w:r w:rsidRPr="009A4732">
        <w:rPr>
          <w:lang w:val="en-GB"/>
        </w:rPr>
        <w:t>(7404), 485–489. https://doi.org/10.1038/nature11131</w:t>
      </w:r>
    </w:p>
    <w:p w14:paraId="5ED3E8AF" w14:textId="77777777" w:rsidR="009A4732" w:rsidRPr="009A4732" w:rsidRDefault="009A4732" w:rsidP="00556592">
      <w:pPr>
        <w:pStyle w:val="Bibliography"/>
        <w:spacing w:line="240" w:lineRule="auto"/>
        <w:contextualSpacing/>
        <w:rPr>
          <w:lang w:val="en-GB"/>
        </w:rPr>
      </w:pPr>
      <w:r w:rsidRPr="009A4732">
        <w:rPr>
          <w:lang w:val="en-GB"/>
        </w:rPr>
        <w:t xml:space="preserve">Peralta-Maraver, I., &amp; Rezende, E. L. (2021). Heat tolerance in ectotherms scales predictably with body size. </w:t>
      </w:r>
      <w:r w:rsidRPr="009A4732">
        <w:rPr>
          <w:i/>
          <w:iCs/>
          <w:lang w:val="en-GB"/>
        </w:rPr>
        <w:t>Nature Climate Change</w:t>
      </w:r>
      <w:r w:rsidRPr="009A4732">
        <w:rPr>
          <w:lang w:val="en-GB"/>
        </w:rPr>
        <w:t xml:space="preserve">, </w:t>
      </w:r>
      <w:r w:rsidRPr="009A4732">
        <w:rPr>
          <w:i/>
          <w:iCs/>
          <w:lang w:val="en-GB"/>
        </w:rPr>
        <w:t>11</w:t>
      </w:r>
      <w:r w:rsidRPr="009A4732">
        <w:rPr>
          <w:lang w:val="en-GB"/>
        </w:rPr>
        <w:t>(1), 58–63. https://doi.org/10.1038/s41558-020-00938-y</w:t>
      </w:r>
    </w:p>
    <w:p w14:paraId="029273D8" w14:textId="77777777" w:rsidR="009A4732" w:rsidRPr="009A4732" w:rsidRDefault="009A4732" w:rsidP="00556592">
      <w:pPr>
        <w:pStyle w:val="Bibliography"/>
        <w:spacing w:line="240" w:lineRule="auto"/>
        <w:contextualSpacing/>
        <w:rPr>
          <w:lang w:val="en-GB"/>
        </w:rPr>
      </w:pPr>
      <w:r w:rsidRPr="009A4732">
        <w:rPr>
          <w:lang w:val="en-GB"/>
        </w:rPr>
        <w:t xml:space="preserve">Perrin, N. (1995). About Berrigan and Charnov’s life-history puzzle. </w:t>
      </w:r>
      <w:r w:rsidRPr="009A4732">
        <w:rPr>
          <w:i/>
          <w:iCs/>
          <w:lang w:val="en-GB"/>
        </w:rPr>
        <w:t>Oikos</w:t>
      </w:r>
      <w:r w:rsidRPr="009A4732">
        <w:rPr>
          <w:lang w:val="en-GB"/>
        </w:rPr>
        <w:t>, 137–139.</w:t>
      </w:r>
    </w:p>
    <w:p w14:paraId="4772D905" w14:textId="77777777" w:rsidR="009A4732" w:rsidRPr="009A4732" w:rsidRDefault="009A4732" w:rsidP="00556592">
      <w:pPr>
        <w:pStyle w:val="Bibliography"/>
        <w:spacing w:line="240" w:lineRule="auto"/>
        <w:contextualSpacing/>
        <w:rPr>
          <w:lang w:val="en-GB"/>
        </w:rPr>
      </w:pPr>
      <w:r w:rsidRPr="009A4732">
        <w:rPr>
          <w:lang w:val="en-GB"/>
        </w:rPr>
        <w:t xml:space="preserve">Plummer, M. (2003). JAGS: A program for analysis of Bayesian graphical models using Gibbs sampling. </w:t>
      </w:r>
      <w:r w:rsidRPr="009A4732">
        <w:rPr>
          <w:i/>
          <w:iCs/>
          <w:lang w:val="en-GB"/>
        </w:rPr>
        <w:t>Working Papers</w:t>
      </w:r>
      <w:r w:rsidRPr="009A4732">
        <w:rPr>
          <w:lang w:val="en-GB"/>
        </w:rPr>
        <w:t>, 8.</w:t>
      </w:r>
    </w:p>
    <w:p w14:paraId="1BFC6D76" w14:textId="77777777" w:rsidR="009A4732" w:rsidRPr="009A4732" w:rsidRDefault="009A4732" w:rsidP="00556592">
      <w:pPr>
        <w:pStyle w:val="Bibliography"/>
        <w:spacing w:line="240" w:lineRule="auto"/>
        <w:contextualSpacing/>
        <w:rPr>
          <w:lang w:val="en-GB"/>
        </w:rPr>
      </w:pPr>
      <w:r w:rsidRPr="009A4732">
        <w:rPr>
          <w:lang w:val="en-GB"/>
        </w:rPr>
        <w:t xml:space="preserve">Plummer, M. (2019). </w:t>
      </w:r>
      <w:r w:rsidRPr="009A4732">
        <w:rPr>
          <w:i/>
          <w:iCs/>
          <w:lang w:val="en-GB"/>
        </w:rPr>
        <w:t>Rjags</w:t>
      </w:r>
      <w:r w:rsidRPr="009A4732">
        <w:rPr>
          <w:lang w:val="en-GB"/>
        </w:rPr>
        <w:t xml:space="preserve"> (R package version 4-10) [Computer software]. https://CRAN.R-project.org/package=rjags</w:t>
      </w:r>
    </w:p>
    <w:p w14:paraId="3E000DC7" w14:textId="77777777" w:rsidR="009A4732" w:rsidRPr="009A4732" w:rsidRDefault="009A4732" w:rsidP="00556592">
      <w:pPr>
        <w:pStyle w:val="Bibliography"/>
        <w:spacing w:line="240" w:lineRule="auto"/>
        <w:contextualSpacing/>
        <w:rPr>
          <w:lang w:val="en-GB"/>
        </w:rPr>
      </w:pPr>
      <w:r w:rsidRPr="009A4732">
        <w:rPr>
          <w:lang w:val="en-GB"/>
        </w:rPr>
        <w:t xml:space="preserve">Pörtner, H. O., &amp; Knust, R. (2007). Climate change affects marine fishes through the oxygen limitation of thermal tolerance. </w:t>
      </w:r>
      <w:r w:rsidRPr="009A4732">
        <w:rPr>
          <w:i/>
          <w:iCs/>
          <w:lang w:val="en-GB"/>
        </w:rPr>
        <w:t>Science</w:t>
      </w:r>
      <w:r w:rsidRPr="009A4732">
        <w:rPr>
          <w:lang w:val="en-GB"/>
        </w:rPr>
        <w:t xml:space="preserve">, </w:t>
      </w:r>
      <w:r w:rsidRPr="009A4732">
        <w:rPr>
          <w:i/>
          <w:iCs/>
          <w:lang w:val="en-GB"/>
        </w:rPr>
        <w:t>315</w:t>
      </w:r>
      <w:r w:rsidRPr="009A4732">
        <w:rPr>
          <w:lang w:val="en-GB"/>
        </w:rPr>
        <w:t>(5808), 95–97.</w:t>
      </w:r>
    </w:p>
    <w:p w14:paraId="231D50D4" w14:textId="77777777" w:rsidR="009A4732" w:rsidRPr="009A4732" w:rsidRDefault="009A4732" w:rsidP="00556592">
      <w:pPr>
        <w:pStyle w:val="Bibliography"/>
        <w:spacing w:line="240" w:lineRule="auto"/>
        <w:contextualSpacing/>
        <w:rPr>
          <w:lang w:val="en-GB"/>
        </w:rPr>
      </w:pPr>
      <w:r w:rsidRPr="009A4732">
        <w:rPr>
          <w:lang w:val="en-GB"/>
        </w:rPr>
        <w:t xml:space="preserve">Pütter, A. (1920). Studien über physiologische Ähnlichkeit VI. Wachstumsähnlichkeiten. </w:t>
      </w:r>
      <w:r w:rsidRPr="009A4732">
        <w:rPr>
          <w:i/>
          <w:iCs/>
          <w:lang w:val="en-GB"/>
        </w:rPr>
        <w:t>Pflüger’s Archiv für die gesamte Physiologie des Menschen und der Tiere</w:t>
      </w:r>
      <w:r w:rsidRPr="009A4732">
        <w:rPr>
          <w:lang w:val="en-GB"/>
        </w:rPr>
        <w:t xml:space="preserve">, </w:t>
      </w:r>
      <w:r w:rsidRPr="009A4732">
        <w:rPr>
          <w:i/>
          <w:iCs/>
          <w:lang w:val="en-GB"/>
        </w:rPr>
        <w:t>180</w:t>
      </w:r>
      <w:r w:rsidRPr="009A4732">
        <w:rPr>
          <w:lang w:val="en-GB"/>
        </w:rPr>
        <w:t>(1), 298–340. https://doi.org/10.1007/BF01755094</w:t>
      </w:r>
    </w:p>
    <w:p w14:paraId="36B29E12" w14:textId="77777777" w:rsidR="009A4732" w:rsidRPr="009A4732" w:rsidRDefault="009A4732" w:rsidP="00556592">
      <w:pPr>
        <w:pStyle w:val="Bibliography"/>
        <w:spacing w:line="240" w:lineRule="auto"/>
        <w:contextualSpacing/>
        <w:rPr>
          <w:lang w:val="en-GB"/>
        </w:rPr>
      </w:pPr>
      <w:r w:rsidRPr="009A4732">
        <w:rPr>
          <w:lang w:val="en-GB"/>
        </w:rPr>
        <w:t xml:space="preserve">R Core Team. (2020). </w:t>
      </w:r>
      <w:r w:rsidRPr="009A4732">
        <w:rPr>
          <w:i/>
          <w:iCs/>
          <w:lang w:val="en-GB"/>
        </w:rPr>
        <w:t>R: A Language and Environment for Statistical Computing. R Foundation for Statistical Computing</w:t>
      </w:r>
      <w:r w:rsidRPr="009A4732">
        <w:rPr>
          <w:lang w:val="en-GB"/>
        </w:rPr>
        <w:t>. https://www.R-project.org/</w:t>
      </w:r>
    </w:p>
    <w:p w14:paraId="7D66F632" w14:textId="77777777" w:rsidR="009A4732" w:rsidRPr="009A4732" w:rsidRDefault="009A4732" w:rsidP="00556592">
      <w:pPr>
        <w:pStyle w:val="Bibliography"/>
        <w:spacing w:line="240" w:lineRule="auto"/>
        <w:contextualSpacing/>
        <w:rPr>
          <w:lang w:val="en-GB"/>
        </w:rPr>
      </w:pPr>
      <w:r w:rsidRPr="009A4732">
        <w:rPr>
          <w:lang w:val="en-GB"/>
        </w:rPr>
        <w:lastRenderedPageBreak/>
        <w:t xml:space="preserve">Rall, B. C., Brose, U., Hartvig, M., Kalinkat, G., Schwarzmuller, F., Vucic-Pestic, O., &amp; Petchey, O. L. (2012). Universal temperature and body-mass scaling of feeding rates. </w:t>
      </w:r>
      <w:r w:rsidRPr="009A4732">
        <w:rPr>
          <w:i/>
          <w:iCs/>
          <w:lang w:val="en-GB"/>
        </w:rPr>
        <w:t>Philosophical Transactions of the Royal Society of London, Series B: Biological Sciences</w:t>
      </w:r>
      <w:r w:rsidRPr="009A4732">
        <w:rPr>
          <w:lang w:val="en-GB"/>
        </w:rPr>
        <w:t xml:space="preserve">, </w:t>
      </w:r>
      <w:r w:rsidRPr="009A4732">
        <w:rPr>
          <w:i/>
          <w:iCs/>
          <w:lang w:val="en-GB"/>
        </w:rPr>
        <w:t>367</w:t>
      </w:r>
      <w:r w:rsidRPr="009A4732">
        <w:rPr>
          <w:lang w:val="en-GB"/>
        </w:rPr>
        <w:t>(1605), 2923–2934. https://doi.org/10.1098/rstb.2012.0242</w:t>
      </w:r>
    </w:p>
    <w:p w14:paraId="71FFDE50" w14:textId="77777777" w:rsidR="009A4732" w:rsidRPr="009A4732" w:rsidRDefault="009A4732" w:rsidP="00556592">
      <w:pPr>
        <w:pStyle w:val="Bibliography"/>
        <w:spacing w:line="240" w:lineRule="auto"/>
        <w:contextualSpacing/>
        <w:rPr>
          <w:lang w:val="en-GB"/>
        </w:rPr>
      </w:pPr>
      <w:r w:rsidRPr="009A4732">
        <w:rPr>
          <w:lang w:val="en-GB"/>
        </w:rPr>
        <w:t xml:space="preserve">Rall, B. C., Vucic‐Pestic, O., Ehnes, R. B., Emmerson, M., &amp; Brose, U. (2010). Temperature, predator–prey interaction strength and population stability. </w:t>
      </w:r>
      <w:r w:rsidRPr="009A4732">
        <w:rPr>
          <w:i/>
          <w:iCs/>
          <w:lang w:val="en-GB"/>
        </w:rPr>
        <w:t>Global Change Biology</w:t>
      </w:r>
      <w:r w:rsidRPr="009A4732">
        <w:rPr>
          <w:lang w:val="en-GB"/>
        </w:rPr>
        <w:t xml:space="preserve">, </w:t>
      </w:r>
      <w:r w:rsidRPr="009A4732">
        <w:rPr>
          <w:i/>
          <w:iCs/>
          <w:lang w:val="en-GB"/>
        </w:rPr>
        <w:t>16</w:t>
      </w:r>
      <w:r w:rsidRPr="009A4732">
        <w:rPr>
          <w:lang w:val="en-GB"/>
        </w:rPr>
        <w:t>(8), 2145–2157. https://doi.org/10.1111/j.1365-2486.2009.02124.x</w:t>
      </w:r>
    </w:p>
    <w:p w14:paraId="00009089" w14:textId="77777777" w:rsidR="009A4732" w:rsidRPr="009A4732" w:rsidRDefault="009A4732" w:rsidP="00556592">
      <w:pPr>
        <w:pStyle w:val="Bibliography"/>
        <w:spacing w:line="240" w:lineRule="auto"/>
        <w:contextualSpacing/>
        <w:rPr>
          <w:lang w:val="en-GB"/>
        </w:rPr>
      </w:pPr>
      <w:r w:rsidRPr="009A4732">
        <w:rPr>
          <w:lang w:val="en-GB"/>
        </w:rPr>
        <w:t xml:space="preserve">Rijnsdorp, A. D., &amp; Ibelings, B. (1989). Sexual dimorphism in the energetics of reproduction and growth of North Sea plaice, Pleuronectes platessa L. </w:t>
      </w:r>
      <w:r w:rsidRPr="009A4732">
        <w:rPr>
          <w:i/>
          <w:iCs/>
          <w:lang w:val="en-GB"/>
        </w:rPr>
        <w:t>Journal of Fish Biology</w:t>
      </w:r>
      <w:r w:rsidRPr="009A4732">
        <w:rPr>
          <w:lang w:val="en-GB"/>
        </w:rPr>
        <w:t xml:space="preserve">, </w:t>
      </w:r>
      <w:r w:rsidRPr="009A4732">
        <w:rPr>
          <w:i/>
          <w:iCs/>
          <w:lang w:val="en-GB"/>
        </w:rPr>
        <w:t>35</w:t>
      </w:r>
      <w:r w:rsidRPr="009A4732">
        <w:rPr>
          <w:lang w:val="en-GB"/>
        </w:rPr>
        <w:t>(3), 401–415. https://doi.org/10.1111/j.1095-8649.1989.tb02992.x</w:t>
      </w:r>
    </w:p>
    <w:p w14:paraId="30B599C8" w14:textId="77777777" w:rsidR="009A4732" w:rsidRPr="009A4732" w:rsidRDefault="009A4732" w:rsidP="00556592">
      <w:pPr>
        <w:pStyle w:val="Bibliography"/>
        <w:spacing w:line="240" w:lineRule="auto"/>
        <w:contextualSpacing/>
        <w:rPr>
          <w:lang w:val="en-GB"/>
        </w:rPr>
      </w:pPr>
      <w:r w:rsidRPr="009A4732">
        <w:rPr>
          <w:lang w:val="en-GB"/>
        </w:rPr>
        <w:t xml:space="preserve">Rohatgi, A. (2012). </w:t>
      </w:r>
      <w:r w:rsidRPr="009A4732">
        <w:rPr>
          <w:i/>
          <w:iCs/>
          <w:lang w:val="en-GB"/>
        </w:rPr>
        <w:t>WebPlotDigitalizer: HTML5 based online tool to extract numerical data from plot images. Version 4.1. [WWW document] URL https://automeris.io/WebPlotDigitizer (accessed on January 2019).</w:t>
      </w:r>
    </w:p>
    <w:p w14:paraId="41D96879" w14:textId="77777777" w:rsidR="009A4732" w:rsidRPr="009A4732" w:rsidRDefault="009A4732" w:rsidP="00556592">
      <w:pPr>
        <w:pStyle w:val="Bibliography"/>
        <w:spacing w:line="240" w:lineRule="auto"/>
        <w:contextualSpacing/>
        <w:rPr>
          <w:lang w:val="en-GB"/>
        </w:rPr>
      </w:pPr>
      <w:r w:rsidRPr="009A4732">
        <w:rPr>
          <w:lang w:val="en-GB"/>
        </w:rPr>
        <w:t xml:space="preserve">Savage, V. M., Gillooly, J. F., Brown, J. H., West, G. B., &amp; Charnov, E. L. (2004). Effects of body size and temperature on population growth. </w:t>
      </w:r>
      <w:r w:rsidRPr="009A4732">
        <w:rPr>
          <w:i/>
          <w:iCs/>
          <w:lang w:val="en-GB"/>
        </w:rPr>
        <w:t>The American Naturalist</w:t>
      </w:r>
      <w:r w:rsidRPr="009A4732">
        <w:rPr>
          <w:lang w:val="en-GB"/>
        </w:rPr>
        <w:t xml:space="preserve">, </w:t>
      </w:r>
      <w:r w:rsidRPr="009A4732">
        <w:rPr>
          <w:i/>
          <w:iCs/>
          <w:lang w:val="en-GB"/>
        </w:rPr>
        <w:t>163</w:t>
      </w:r>
      <w:r w:rsidRPr="009A4732">
        <w:rPr>
          <w:lang w:val="en-GB"/>
        </w:rPr>
        <w:t>(3), 429–441.</w:t>
      </w:r>
    </w:p>
    <w:p w14:paraId="4C89B0EA" w14:textId="77777777" w:rsidR="009A4732" w:rsidRPr="009A4732" w:rsidRDefault="009A4732" w:rsidP="00556592">
      <w:pPr>
        <w:pStyle w:val="Bibliography"/>
        <w:spacing w:line="240" w:lineRule="auto"/>
        <w:contextualSpacing/>
        <w:rPr>
          <w:lang w:val="en-GB"/>
        </w:rPr>
      </w:pPr>
      <w:r w:rsidRPr="009A4732">
        <w:rPr>
          <w:lang w:val="en-GB"/>
        </w:rPr>
        <w:t xml:space="preserve">Schielzeth, H. (2010). Simple means to improve the interpretability of regression coefficients: Interpretation of regression coefficients. </w:t>
      </w:r>
      <w:r w:rsidRPr="009A4732">
        <w:rPr>
          <w:i/>
          <w:iCs/>
          <w:lang w:val="en-GB"/>
        </w:rPr>
        <w:t>Methods in Ecology and Evolution</w:t>
      </w:r>
      <w:r w:rsidRPr="009A4732">
        <w:rPr>
          <w:lang w:val="en-GB"/>
        </w:rPr>
        <w:t xml:space="preserve">, </w:t>
      </w:r>
      <w:r w:rsidRPr="009A4732">
        <w:rPr>
          <w:i/>
          <w:iCs/>
          <w:lang w:val="en-GB"/>
        </w:rPr>
        <w:t>1</w:t>
      </w:r>
      <w:r w:rsidRPr="009A4732">
        <w:rPr>
          <w:lang w:val="en-GB"/>
        </w:rPr>
        <w:t>(2), 103–113. https://doi.org/10.1111/j.2041-210X.2010.00012.x</w:t>
      </w:r>
    </w:p>
    <w:p w14:paraId="5954DB5F" w14:textId="77777777" w:rsidR="009A4732" w:rsidRPr="009A4732" w:rsidRDefault="009A4732" w:rsidP="00556592">
      <w:pPr>
        <w:pStyle w:val="Bibliography"/>
        <w:spacing w:line="240" w:lineRule="auto"/>
        <w:contextualSpacing/>
        <w:rPr>
          <w:lang w:val="en-GB"/>
        </w:rPr>
      </w:pPr>
      <w:r w:rsidRPr="009A4732">
        <w:rPr>
          <w:lang w:val="en-GB"/>
        </w:rPr>
        <w:t xml:space="preserve">Schoolfield, R. M., Sharpe, P. J. H., &amp; Magnuson, C. E. (1981). Non-linear regression of biological temperature-dependent rate models based on absolute reaction-rate theory. </w:t>
      </w:r>
      <w:r w:rsidRPr="009A4732">
        <w:rPr>
          <w:i/>
          <w:iCs/>
          <w:lang w:val="en-GB"/>
        </w:rPr>
        <w:t>Journal of Theoretical Biology</w:t>
      </w:r>
      <w:r w:rsidRPr="009A4732">
        <w:rPr>
          <w:lang w:val="en-GB"/>
        </w:rPr>
        <w:t xml:space="preserve">, </w:t>
      </w:r>
      <w:r w:rsidRPr="009A4732">
        <w:rPr>
          <w:i/>
          <w:iCs/>
          <w:lang w:val="en-GB"/>
        </w:rPr>
        <w:t>88</w:t>
      </w:r>
      <w:r w:rsidRPr="009A4732">
        <w:rPr>
          <w:lang w:val="en-GB"/>
        </w:rPr>
        <w:t>(4), 719–731. https://doi.org/10.1016/0022-5193(81)90246-0</w:t>
      </w:r>
    </w:p>
    <w:p w14:paraId="2770A79A" w14:textId="77777777" w:rsidR="009A4732" w:rsidRPr="009A4732" w:rsidRDefault="009A4732" w:rsidP="00556592">
      <w:pPr>
        <w:pStyle w:val="Bibliography"/>
        <w:spacing w:line="240" w:lineRule="auto"/>
        <w:contextualSpacing/>
        <w:rPr>
          <w:lang w:val="en-GB"/>
        </w:rPr>
      </w:pPr>
      <w:r w:rsidRPr="009A4732">
        <w:rPr>
          <w:lang w:val="en-GB"/>
        </w:rPr>
        <w:t>Steinarsson, A., &amp; Imsland, A. K. (2003). Size dependent variation in optimum growth temperature of red abalone (</w:t>
      </w:r>
      <w:r w:rsidRPr="009A4732">
        <w:rPr>
          <w:i/>
          <w:iCs/>
          <w:lang w:val="en-GB"/>
        </w:rPr>
        <w:t>Haliotis rufescens</w:t>
      </w:r>
      <w:r w:rsidRPr="009A4732">
        <w:rPr>
          <w:lang w:val="en-GB"/>
        </w:rPr>
        <w:t xml:space="preserve">). </w:t>
      </w:r>
      <w:r w:rsidRPr="009A4732">
        <w:rPr>
          <w:i/>
          <w:iCs/>
          <w:lang w:val="en-GB"/>
        </w:rPr>
        <w:t>Aquaculture</w:t>
      </w:r>
      <w:r w:rsidRPr="009A4732">
        <w:rPr>
          <w:lang w:val="en-GB"/>
        </w:rPr>
        <w:t xml:space="preserve">, </w:t>
      </w:r>
      <w:r w:rsidRPr="009A4732">
        <w:rPr>
          <w:i/>
          <w:iCs/>
          <w:lang w:val="en-GB"/>
        </w:rPr>
        <w:t>224</w:t>
      </w:r>
      <w:r w:rsidRPr="009A4732">
        <w:rPr>
          <w:lang w:val="en-GB"/>
        </w:rPr>
        <w:t>(1–4), 353–362. https://doi.org/10.1016/S0044-8486(03)00241-2</w:t>
      </w:r>
    </w:p>
    <w:p w14:paraId="27DA7B7D" w14:textId="77777777" w:rsidR="009A4732" w:rsidRPr="009A4732" w:rsidRDefault="009A4732" w:rsidP="00556592">
      <w:pPr>
        <w:pStyle w:val="Bibliography"/>
        <w:spacing w:line="240" w:lineRule="auto"/>
        <w:contextualSpacing/>
        <w:rPr>
          <w:lang w:val="en-GB"/>
        </w:rPr>
      </w:pPr>
      <w:r w:rsidRPr="009A4732">
        <w:rPr>
          <w:lang w:val="en-GB"/>
        </w:rPr>
        <w:t xml:space="preserve">Thresher, R. E., Koslow, J. A., Morison, A. K., &amp; Smith, D. C. (2007). Depth-mediated reversal of the effects of climate change on long-term growth rates of exploited marine fish. </w:t>
      </w:r>
      <w:r w:rsidRPr="009A4732">
        <w:rPr>
          <w:i/>
          <w:iCs/>
          <w:lang w:val="en-GB"/>
        </w:rPr>
        <w:t>Proceedings of the National Academy of Sciences, USA</w:t>
      </w:r>
      <w:r w:rsidRPr="009A4732">
        <w:rPr>
          <w:lang w:val="en-GB"/>
        </w:rPr>
        <w:t xml:space="preserve">, </w:t>
      </w:r>
      <w:r w:rsidRPr="009A4732">
        <w:rPr>
          <w:i/>
          <w:iCs/>
          <w:lang w:val="en-GB"/>
        </w:rPr>
        <w:t>104</w:t>
      </w:r>
      <w:r w:rsidRPr="009A4732">
        <w:rPr>
          <w:lang w:val="en-GB"/>
        </w:rPr>
        <w:t>(18), 7461–7465.</w:t>
      </w:r>
    </w:p>
    <w:p w14:paraId="03C03B43" w14:textId="77777777" w:rsidR="009A4732" w:rsidRPr="009A4732" w:rsidRDefault="009A4732" w:rsidP="00556592">
      <w:pPr>
        <w:pStyle w:val="Bibliography"/>
        <w:spacing w:line="240" w:lineRule="auto"/>
        <w:contextualSpacing/>
        <w:rPr>
          <w:lang w:val="en-GB"/>
        </w:rPr>
      </w:pPr>
      <w:r w:rsidRPr="009A4732">
        <w:rPr>
          <w:lang w:val="en-GB"/>
        </w:rPr>
        <w:t xml:space="preserve">Uiterwaal, S. F., &amp; DeLong, J. P. (2020). Functional responses are maximized at intermediate temperatures. </w:t>
      </w:r>
      <w:r w:rsidRPr="009A4732">
        <w:rPr>
          <w:i/>
          <w:iCs/>
          <w:lang w:val="en-GB"/>
        </w:rPr>
        <w:t>Ecology</w:t>
      </w:r>
      <w:r w:rsidRPr="009A4732">
        <w:rPr>
          <w:lang w:val="en-GB"/>
        </w:rPr>
        <w:t xml:space="preserve">, </w:t>
      </w:r>
      <w:r w:rsidRPr="009A4732">
        <w:rPr>
          <w:i/>
          <w:iCs/>
          <w:lang w:val="en-GB"/>
        </w:rPr>
        <w:t>101</w:t>
      </w:r>
      <w:r w:rsidRPr="009A4732">
        <w:rPr>
          <w:lang w:val="en-GB"/>
        </w:rPr>
        <w:t>(4), e02975. https://doi.org/10.1002/ecy.2975</w:t>
      </w:r>
    </w:p>
    <w:p w14:paraId="00AE2C72" w14:textId="77777777" w:rsidR="009A4732" w:rsidRPr="009A4732" w:rsidRDefault="009A4732" w:rsidP="00556592">
      <w:pPr>
        <w:pStyle w:val="Bibliography"/>
        <w:spacing w:line="240" w:lineRule="auto"/>
        <w:contextualSpacing/>
        <w:rPr>
          <w:lang w:val="en-GB"/>
        </w:rPr>
      </w:pPr>
      <w:r w:rsidRPr="009A4732">
        <w:rPr>
          <w:lang w:val="en-GB"/>
        </w:rPr>
        <w:t xml:space="preserve">Ursin, E. (1967). A Mathematical Model of Some Aspects of Fish Growth, Respiration, and Mortality. </w:t>
      </w:r>
      <w:r w:rsidRPr="009A4732">
        <w:rPr>
          <w:i/>
          <w:iCs/>
          <w:lang w:val="en-GB"/>
        </w:rPr>
        <w:t>Journal of the Fisheries Research Board of Canada</w:t>
      </w:r>
      <w:r w:rsidRPr="009A4732">
        <w:rPr>
          <w:lang w:val="en-GB"/>
        </w:rPr>
        <w:t xml:space="preserve">, </w:t>
      </w:r>
      <w:r w:rsidRPr="009A4732">
        <w:rPr>
          <w:i/>
          <w:iCs/>
          <w:lang w:val="en-GB"/>
        </w:rPr>
        <w:t>24</w:t>
      </w:r>
      <w:r w:rsidRPr="009A4732">
        <w:rPr>
          <w:lang w:val="en-GB"/>
        </w:rPr>
        <w:t>(11), 2355–2453. https://doi.org/10.1139/f67-190</w:t>
      </w:r>
    </w:p>
    <w:p w14:paraId="34EBC03F" w14:textId="77777777" w:rsidR="009A4732" w:rsidRPr="009A4732" w:rsidRDefault="009A4732" w:rsidP="00556592">
      <w:pPr>
        <w:pStyle w:val="Bibliography"/>
        <w:spacing w:line="240" w:lineRule="auto"/>
        <w:contextualSpacing/>
        <w:rPr>
          <w:lang w:val="en-GB"/>
        </w:rPr>
      </w:pPr>
      <w:r w:rsidRPr="009A4732">
        <w:rPr>
          <w:lang w:val="en-GB"/>
        </w:rPr>
        <w:t xml:space="preserve">Van Dorst, R. M., Gårdmark, A., Svanbäck, R., Beier, U., Weyhenmeyer, G. A., &amp; Huss, M. (2019). Warmer and browner waters decrease fish biomass production. </w:t>
      </w:r>
      <w:r w:rsidRPr="009A4732">
        <w:rPr>
          <w:i/>
          <w:iCs/>
          <w:lang w:val="en-GB"/>
        </w:rPr>
        <w:t>Global Change Biology</w:t>
      </w:r>
      <w:r w:rsidRPr="009A4732">
        <w:rPr>
          <w:lang w:val="en-GB"/>
        </w:rPr>
        <w:t xml:space="preserve">, </w:t>
      </w:r>
      <w:r w:rsidRPr="009A4732">
        <w:rPr>
          <w:i/>
          <w:iCs/>
          <w:lang w:val="en-GB"/>
        </w:rPr>
        <w:t>25</w:t>
      </w:r>
      <w:r w:rsidRPr="009A4732">
        <w:rPr>
          <w:lang w:val="en-GB"/>
        </w:rPr>
        <w:t>(4), 1395–1408. https://doi.org/10.1111/gcb.14551</w:t>
      </w:r>
    </w:p>
    <w:p w14:paraId="533AF885" w14:textId="77777777" w:rsidR="009A4732" w:rsidRPr="009A4732" w:rsidRDefault="009A4732" w:rsidP="00556592">
      <w:pPr>
        <w:pStyle w:val="Bibliography"/>
        <w:spacing w:line="240" w:lineRule="auto"/>
        <w:contextualSpacing/>
        <w:rPr>
          <w:lang w:val="en-GB"/>
        </w:rPr>
      </w:pPr>
      <w:r w:rsidRPr="009A4732">
        <w:rPr>
          <w:lang w:val="en-GB"/>
        </w:rPr>
        <w:t xml:space="preserve">van Rijn, I., Buba, Y., DeLong, J., Kiflawi, M., &amp; Belmaker, J. (2017). Large but uneven reduction in fish size across species in relation to changing sea temperatures. </w:t>
      </w:r>
      <w:r w:rsidRPr="009A4732">
        <w:rPr>
          <w:i/>
          <w:iCs/>
          <w:lang w:val="en-GB"/>
        </w:rPr>
        <w:t>Global Change Biology</w:t>
      </w:r>
      <w:r w:rsidRPr="009A4732">
        <w:rPr>
          <w:lang w:val="en-GB"/>
        </w:rPr>
        <w:t xml:space="preserve">, </w:t>
      </w:r>
      <w:r w:rsidRPr="009A4732">
        <w:rPr>
          <w:i/>
          <w:iCs/>
          <w:lang w:val="en-GB"/>
        </w:rPr>
        <w:t>23</w:t>
      </w:r>
      <w:r w:rsidRPr="009A4732">
        <w:rPr>
          <w:lang w:val="en-GB"/>
        </w:rPr>
        <w:t>(9), 3667–3674. https://doi.org/10.1111/gcb.13688</w:t>
      </w:r>
    </w:p>
    <w:p w14:paraId="185CDE2C" w14:textId="77777777" w:rsidR="009A4732" w:rsidRPr="009A4732" w:rsidRDefault="009A4732" w:rsidP="00556592">
      <w:pPr>
        <w:pStyle w:val="Bibliography"/>
        <w:spacing w:line="240" w:lineRule="auto"/>
        <w:contextualSpacing/>
        <w:rPr>
          <w:lang w:val="en-GB"/>
        </w:rPr>
      </w:pPr>
      <w:r w:rsidRPr="009A4732">
        <w:rPr>
          <w:lang w:val="en-GB"/>
        </w:rPr>
        <w:t xml:space="preserve">Vasseur, D. A., &amp; McCann, K. S. (2005). A mechanistic approach for modelling temperature-dependent consumer-resource dynamics. </w:t>
      </w:r>
      <w:r w:rsidRPr="009A4732">
        <w:rPr>
          <w:i/>
          <w:iCs/>
          <w:lang w:val="en-GB"/>
        </w:rPr>
        <w:t>The American Naturalist</w:t>
      </w:r>
      <w:r w:rsidRPr="009A4732">
        <w:rPr>
          <w:lang w:val="en-GB"/>
        </w:rPr>
        <w:t xml:space="preserve">, </w:t>
      </w:r>
      <w:r w:rsidRPr="009A4732">
        <w:rPr>
          <w:i/>
          <w:iCs/>
          <w:lang w:val="en-GB"/>
        </w:rPr>
        <w:t>166</w:t>
      </w:r>
      <w:r w:rsidRPr="009A4732">
        <w:rPr>
          <w:lang w:val="en-GB"/>
        </w:rPr>
        <w:t>(2), 184–198.</w:t>
      </w:r>
    </w:p>
    <w:p w14:paraId="3DC403AB" w14:textId="77777777" w:rsidR="009A4732" w:rsidRPr="009A4732" w:rsidRDefault="009A4732" w:rsidP="00556592">
      <w:pPr>
        <w:pStyle w:val="Bibliography"/>
        <w:spacing w:line="240" w:lineRule="auto"/>
        <w:contextualSpacing/>
        <w:rPr>
          <w:lang w:val="en-GB"/>
        </w:rPr>
      </w:pPr>
      <w:r w:rsidRPr="009A4732">
        <w:rPr>
          <w:lang w:val="en-GB"/>
        </w:rPr>
        <w:t xml:space="preserve">Vehtari, A., Gelman, A., &amp; Gabry, J. (2017). Practical Bayesian model evaluation using leave-one-out cross-validation and WAIC. </w:t>
      </w:r>
      <w:r w:rsidRPr="009A4732">
        <w:rPr>
          <w:i/>
          <w:iCs/>
          <w:lang w:val="en-GB"/>
        </w:rPr>
        <w:t>Statistics and Computing</w:t>
      </w:r>
      <w:r w:rsidRPr="009A4732">
        <w:rPr>
          <w:lang w:val="en-GB"/>
        </w:rPr>
        <w:t xml:space="preserve">, </w:t>
      </w:r>
      <w:r w:rsidRPr="009A4732">
        <w:rPr>
          <w:i/>
          <w:iCs/>
          <w:lang w:val="en-GB"/>
        </w:rPr>
        <w:t>27</w:t>
      </w:r>
      <w:r w:rsidRPr="009A4732">
        <w:rPr>
          <w:lang w:val="en-GB"/>
        </w:rPr>
        <w:t>(5), 1413–1432. https://doi.org/10.1007/s11222-016-9696-4</w:t>
      </w:r>
    </w:p>
    <w:p w14:paraId="23CD8E1D" w14:textId="77777777" w:rsidR="009A4732" w:rsidRPr="009A4732" w:rsidRDefault="009A4732" w:rsidP="00556592">
      <w:pPr>
        <w:pStyle w:val="Bibliography"/>
        <w:spacing w:line="240" w:lineRule="auto"/>
        <w:contextualSpacing/>
        <w:rPr>
          <w:lang w:val="en-GB"/>
        </w:rPr>
      </w:pPr>
      <w:r w:rsidRPr="009A4732">
        <w:rPr>
          <w:lang w:val="en-GB"/>
        </w:rPr>
        <w:lastRenderedPageBreak/>
        <w:t xml:space="preserve">von Bertalanffy, L. (1957). Laws in metabolism and growth. </w:t>
      </w:r>
      <w:r w:rsidRPr="009A4732">
        <w:rPr>
          <w:i/>
          <w:iCs/>
          <w:lang w:val="en-GB"/>
        </w:rPr>
        <w:t>The Quarterly Review of Biology</w:t>
      </w:r>
      <w:r w:rsidRPr="009A4732">
        <w:rPr>
          <w:lang w:val="en-GB"/>
        </w:rPr>
        <w:t xml:space="preserve">, </w:t>
      </w:r>
      <w:r w:rsidRPr="009A4732">
        <w:rPr>
          <w:i/>
          <w:iCs/>
          <w:lang w:val="en-GB"/>
        </w:rPr>
        <w:t>32</w:t>
      </w:r>
      <w:r w:rsidRPr="009A4732">
        <w:rPr>
          <w:lang w:val="en-GB"/>
        </w:rPr>
        <w:t>(3), 217–231.</w:t>
      </w:r>
    </w:p>
    <w:p w14:paraId="1FD1C3F5" w14:textId="77777777" w:rsidR="009A4732" w:rsidRPr="009A4732" w:rsidRDefault="009A4732" w:rsidP="00556592">
      <w:pPr>
        <w:pStyle w:val="Bibliography"/>
        <w:spacing w:line="240" w:lineRule="auto"/>
        <w:contextualSpacing/>
        <w:rPr>
          <w:lang w:val="en-GB"/>
        </w:rPr>
      </w:pPr>
      <w:r w:rsidRPr="009A4732">
        <w:rPr>
          <w:lang w:val="en-GB"/>
        </w:rPr>
        <w:t xml:space="preserve">Wang, H.-Y., Shen, S.-F., Chen, Y.-S., Kiang, Y.-K., &amp; Heino, M. (2020). Life histories determine divergent population trends for fishes under climate warming. </w:t>
      </w:r>
      <w:r w:rsidRPr="009A4732">
        <w:rPr>
          <w:i/>
          <w:iCs/>
          <w:lang w:val="en-GB"/>
        </w:rPr>
        <w:t>Nature Communications</w:t>
      </w:r>
      <w:r w:rsidRPr="009A4732">
        <w:rPr>
          <w:lang w:val="en-GB"/>
        </w:rPr>
        <w:t xml:space="preserve">, </w:t>
      </w:r>
      <w:r w:rsidRPr="009A4732">
        <w:rPr>
          <w:i/>
          <w:iCs/>
          <w:lang w:val="en-GB"/>
        </w:rPr>
        <w:t>11</w:t>
      </w:r>
      <w:r w:rsidRPr="009A4732">
        <w:rPr>
          <w:lang w:val="en-GB"/>
        </w:rPr>
        <w:t>(1), 4088. https://doi.org/10.1038/s41467-020-17937-4</w:t>
      </w:r>
    </w:p>
    <w:p w14:paraId="4D57442D" w14:textId="77777777" w:rsidR="009A4732" w:rsidRPr="009A4732" w:rsidRDefault="009A4732" w:rsidP="00556592">
      <w:pPr>
        <w:pStyle w:val="Bibliography"/>
        <w:spacing w:line="240" w:lineRule="auto"/>
        <w:contextualSpacing/>
        <w:rPr>
          <w:lang w:val="en-GB"/>
        </w:rPr>
      </w:pPr>
      <w:r w:rsidRPr="009A4732">
        <w:rPr>
          <w:lang w:val="en-GB"/>
        </w:rPr>
        <w:t xml:space="preserve">Watanabe, S. (2013). A Widely Applicable Bayesian Information Criterion. </w:t>
      </w:r>
      <w:r w:rsidRPr="009A4732">
        <w:rPr>
          <w:i/>
          <w:iCs/>
          <w:lang w:val="en-GB"/>
        </w:rPr>
        <w:t>Journal of Machine Learning Research</w:t>
      </w:r>
      <w:r w:rsidRPr="009A4732">
        <w:rPr>
          <w:lang w:val="en-GB"/>
        </w:rPr>
        <w:t xml:space="preserve">, </w:t>
      </w:r>
      <w:r w:rsidRPr="009A4732">
        <w:rPr>
          <w:i/>
          <w:iCs/>
          <w:lang w:val="en-GB"/>
        </w:rPr>
        <w:t>14</w:t>
      </w:r>
      <w:r w:rsidRPr="009A4732">
        <w:rPr>
          <w:lang w:val="en-GB"/>
        </w:rPr>
        <w:t>(Mar), 867–897.</w:t>
      </w:r>
    </w:p>
    <w:p w14:paraId="27DF58B4" w14:textId="77777777" w:rsidR="009A4732" w:rsidRPr="009A4732" w:rsidRDefault="009A4732" w:rsidP="00556592">
      <w:pPr>
        <w:pStyle w:val="Bibliography"/>
        <w:spacing w:line="240" w:lineRule="auto"/>
        <w:contextualSpacing/>
        <w:rPr>
          <w:lang w:val="en-GB"/>
        </w:rPr>
      </w:pPr>
      <w:r w:rsidRPr="009A4732">
        <w:rPr>
          <w:lang w:val="en-GB"/>
        </w:rPr>
        <w:t xml:space="preserve">Werner, E. E., &amp; Hall, D. J. (1988). Ontogenetic habitat shifts in bluegill: The foraging rate-predation risk trade-off. </w:t>
      </w:r>
      <w:r w:rsidRPr="009A4732">
        <w:rPr>
          <w:i/>
          <w:iCs/>
          <w:lang w:val="en-GB"/>
        </w:rPr>
        <w:t>Ecology</w:t>
      </w:r>
      <w:r w:rsidRPr="009A4732">
        <w:rPr>
          <w:lang w:val="en-GB"/>
        </w:rPr>
        <w:t xml:space="preserve">, </w:t>
      </w:r>
      <w:r w:rsidRPr="009A4732">
        <w:rPr>
          <w:i/>
          <w:iCs/>
          <w:lang w:val="en-GB"/>
        </w:rPr>
        <w:t>69</w:t>
      </w:r>
      <w:r w:rsidRPr="009A4732">
        <w:rPr>
          <w:lang w:val="en-GB"/>
        </w:rPr>
        <w:t>(5), 1352–1366. https://doi.org/10.2307/1941633</w:t>
      </w:r>
    </w:p>
    <w:p w14:paraId="3E5AA983" w14:textId="77777777" w:rsidR="009A4732" w:rsidRPr="009A4732" w:rsidRDefault="009A4732" w:rsidP="00556592">
      <w:pPr>
        <w:pStyle w:val="Bibliography"/>
        <w:spacing w:line="240" w:lineRule="auto"/>
        <w:contextualSpacing/>
        <w:rPr>
          <w:lang w:val="en-GB"/>
        </w:rPr>
      </w:pPr>
      <w:r w:rsidRPr="009A4732">
        <w:rPr>
          <w:lang w:val="en-GB"/>
        </w:rPr>
        <w:t xml:space="preserve">Wickham, H., Averick, M., Bryan, J., Chang, W., D’Agostino McGowan, L., François, R., Grolemund, G., &amp; Alex, H. (2019). </w:t>
      </w:r>
      <w:r w:rsidRPr="009A4732">
        <w:rPr>
          <w:i/>
          <w:iCs/>
          <w:lang w:val="en-GB"/>
        </w:rPr>
        <w:t>Welcome to the tidyverse</w:t>
      </w:r>
      <w:r w:rsidRPr="009A4732">
        <w:rPr>
          <w:lang w:val="en-GB"/>
        </w:rPr>
        <w:t>. 1686. https://doi.org/10.21105/joss.01686</w:t>
      </w:r>
    </w:p>
    <w:p w14:paraId="3725E24E" w14:textId="77777777" w:rsidR="009A4732" w:rsidRPr="009A4732" w:rsidRDefault="009A4732" w:rsidP="00556592">
      <w:pPr>
        <w:pStyle w:val="Bibliography"/>
        <w:spacing w:line="240" w:lineRule="auto"/>
        <w:contextualSpacing/>
        <w:rPr>
          <w:lang w:val="en-GB"/>
        </w:rPr>
      </w:pPr>
      <w:r w:rsidRPr="009A4732">
        <w:rPr>
          <w:lang w:val="en-GB"/>
        </w:rPr>
        <w:t>Wyban, J., Walsh, W. A., &amp; Godin, D. M. (1995). Temperature effects on growth, feeding rate and feed conversion of the Pacific white shrimp (</w:t>
      </w:r>
      <w:r w:rsidRPr="009A4732">
        <w:rPr>
          <w:i/>
          <w:iCs/>
          <w:lang w:val="en-GB"/>
        </w:rPr>
        <w:t>Penaeus vannamei</w:t>
      </w:r>
      <w:r w:rsidRPr="009A4732">
        <w:rPr>
          <w:lang w:val="en-GB"/>
        </w:rPr>
        <w:t xml:space="preserve">). </w:t>
      </w:r>
      <w:r w:rsidRPr="009A4732">
        <w:rPr>
          <w:i/>
          <w:iCs/>
          <w:lang w:val="en-GB"/>
        </w:rPr>
        <w:t>Aquaculture</w:t>
      </w:r>
      <w:r w:rsidRPr="009A4732">
        <w:rPr>
          <w:lang w:val="en-GB"/>
        </w:rPr>
        <w:t xml:space="preserve">, </w:t>
      </w:r>
      <w:r w:rsidRPr="009A4732">
        <w:rPr>
          <w:i/>
          <w:iCs/>
          <w:lang w:val="en-GB"/>
        </w:rPr>
        <w:t>138</w:t>
      </w:r>
      <w:r w:rsidRPr="009A4732">
        <w:rPr>
          <w:lang w:val="en-GB"/>
        </w:rPr>
        <w:t>(1), 267–279. https://doi.org/10.1016/0044-8486(95)00032-1</w:t>
      </w:r>
    </w:p>
    <w:p w14:paraId="43678A66" w14:textId="77777777" w:rsidR="009A4732" w:rsidRPr="009A4732" w:rsidRDefault="009A4732" w:rsidP="00556592">
      <w:pPr>
        <w:pStyle w:val="Bibliography"/>
        <w:spacing w:line="240" w:lineRule="auto"/>
        <w:contextualSpacing/>
        <w:rPr>
          <w:lang w:val="en-GB"/>
        </w:rPr>
      </w:pPr>
      <w:r w:rsidRPr="009A4732">
        <w:rPr>
          <w:lang w:val="en-GB"/>
        </w:rPr>
        <w:t>Xie, Xiaojun., &amp; Sun, Ruyung. (1990). The Bioenergetics of the Southern Catfish (</w:t>
      </w:r>
      <w:r w:rsidRPr="009A4732">
        <w:rPr>
          <w:i/>
          <w:iCs/>
          <w:lang w:val="en-GB"/>
        </w:rPr>
        <w:t>Silurus meridionalis</w:t>
      </w:r>
      <w:r w:rsidRPr="009A4732">
        <w:rPr>
          <w:lang w:val="en-GB"/>
        </w:rPr>
        <w:t xml:space="preserve"> Chen). I. Resting Metabolic Rate as a Function of Body Weight and Temperature. </w:t>
      </w:r>
      <w:r w:rsidRPr="009A4732">
        <w:rPr>
          <w:i/>
          <w:iCs/>
          <w:lang w:val="en-GB"/>
        </w:rPr>
        <w:t>Physiological Zoology</w:t>
      </w:r>
      <w:r w:rsidRPr="009A4732">
        <w:rPr>
          <w:lang w:val="en-GB"/>
        </w:rPr>
        <w:t xml:space="preserve">, </w:t>
      </w:r>
      <w:r w:rsidRPr="009A4732">
        <w:rPr>
          <w:i/>
          <w:iCs/>
          <w:lang w:val="en-GB"/>
        </w:rPr>
        <w:t>63</w:t>
      </w:r>
      <w:r w:rsidRPr="009A4732">
        <w:rPr>
          <w:lang w:val="en-GB"/>
        </w:rPr>
        <w:t>(6), 1181–1195.</w:t>
      </w:r>
    </w:p>
    <w:p w14:paraId="76355081" w14:textId="77777777" w:rsidR="009A4732" w:rsidRPr="009A4732" w:rsidRDefault="009A4732" w:rsidP="00556592">
      <w:pPr>
        <w:pStyle w:val="Bibliography"/>
        <w:spacing w:line="240" w:lineRule="auto"/>
        <w:contextualSpacing/>
        <w:rPr>
          <w:lang w:val="en-GB"/>
        </w:rPr>
      </w:pPr>
      <w:r w:rsidRPr="009A4732">
        <w:rPr>
          <w:lang w:val="en-GB"/>
        </w:rPr>
        <w:t xml:space="preserve">Youngflesh, C. (2018). MCMCvis: Tools to Visualize, Manipulate, and Summarize MCMC Output. </w:t>
      </w:r>
      <w:r w:rsidRPr="009A4732">
        <w:rPr>
          <w:i/>
          <w:iCs/>
          <w:lang w:val="en-GB"/>
        </w:rPr>
        <w:t>Journal of Open Source Software</w:t>
      </w:r>
      <w:r w:rsidRPr="009A4732">
        <w:rPr>
          <w:lang w:val="en-GB"/>
        </w:rPr>
        <w:t xml:space="preserve">, </w:t>
      </w:r>
      <w:r w:rsidRPr="009A4732">
        <w:rPr>
          <w:i/>
          <w:iCs/>
          <w:lang w:val="en-GB"/>
        </w:rPr>
        <w:t>3</w:t>
      </w:r>
      <w:r w:rsidRPr="009A4732">
        <w:rPr>
          <w:lang w:val="en-GB"/>
        </w:rPr>
        <w:t>(24), 640. https://doi.org/10.21105/joss.00640</w:t>
      </w:r>
    </w:p>
    <w:p w14:paraId="2C6C3C5D" w14:textId="4B752198" w:rsidR="003D3BD0" w:rsidRDefault="009A4732" w:rsidP="00556592">
      <w:pPr>
        <w:pStyle w:val="Bibliography"/>
        <w:spacing w:line="240" w:lineRule="auto"/>
        <w:contextualSpacing/>
      </w:pPr>
      <w:r>
        <w:fldChar w:fldCharType="end"/>
      </w:r>
    </w:p>
    <w:p w14:paraId="1ACAA973" w14:textId="5C42E426" w:rsidR="00487B36" w:rsidRDefault="00487B36" w:rsidP="00786497">
      <w:pPr>
        <w:spacing w:line="480" w:lineRule="auto"/>
        <w:contextualSpacing/>
      </w:pPr>
    </w:p>
    <w:p w14:paraId="7C9B2E74" w14:textId="3D9E33DC" w:rsidR="00EE52D7" w:rsidRDefault="00EE52D7" w:rsidP="00B72E09">
      <w:pPr>
        <w:spacing w:line="480" w:lineRule="auto"/>
        <w:contextualSpacing/>
      </w:pPr>
      <w:r>
        <w:rPr>
          <w:rFonts w:cstheme="minorHAnsi"/>
          <w:b/>
          <w:sz w:val="28"/>
          <w:szCs w:val="28"/>
        </w:rPr>
        <w:t>Figures</w:t>
      </w:r>
    </w:p>
    <w:p w14:paraId="0585DE52" w14:textId="194FBD8A" w:rsidR="00EE52D7" w:rsidRDefault="00AF42DA" w:rsidP="00E17EDC">
      <w:pPr>
        <w:spacing w:line="480" w:lineRule="auto"/>
        <w:contextualSpacing/>
        <w:jc w:val="center"/>
        <w:rPr>
          <w:rFonts w:eastAsiaTheme="minorEastAsia" w:cstheme="minorHAnsi"/>
        </w:rPr>
      </w:pPr>
      <w:r>
        <w:rPr>
          <w:rFonts w:eastAsiaTheme="minorEastAsia" w:cstheme="minorHAnsi"/>
          <w:noProof/>
        </w:rPr>
        <w:lastRenderedPageBreak/>
        <w:drawing>
          <wp:inline distT="0" distB="0" distL="0" distR="0" wp14:anchorId="232718B2" wp14:editId="7128A614">
            <wp:extent cx="5943151" cy="5627549"/>
            <wp:effectExtent l="0" t="0" r="635" b="0"/>
            <wp:docPr id="3" name="Picture 3" descr="Graphical user interface,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chart&#10;&#10;Description automatically generated with medium confidence"/>
                    <pic:cNvPicPr/>
                  </pic:nvPicPr>
                  <pic:blipFill rotWithShape="1">
                    <a:blip r:embed="rId11" cstate="print">
                      <a:extLst>
                        <a:ext uri="{28A0092B-C50C-407E-A947-70E740481C1C}">
                          <a14:useLocalDpi xmlns:a14="http://schemas.microsoft.com/office/drawing/2010/main" val="0"/>
                        </a:ext>
                      </a:extLst>
                    </a:blip>
                    <a:srcRect t="1445" b="3865"/>
                    <a:stretch/>
                  </pic:blipFill>
                  <pic:spPr bwMode="auto">
                    <a:xfrm>
                      <a:off x="0" y="0"/>
                      <a:ext cx="5943600" cy="5627975"/>
                    </a:xfrm>
                    <a:prstGeom prst="rect">
                      <a:avLst/>
                    </a:prstGeom>
                    <a:ln>
                      <a:noFill/>
                    </a:ln>
                    <a:extLst>
                      <a:ext uri="{53640926-AAD7-44D8-BBD7-CCE9431645EC}">
                        <a14:shadowObscured xmlns:a14="http://schemas.microsoft.com/office/drawing/2010/main"/>
                      </a:ext>
                    </a:extLst>
                  </pic:spPr>
                </pic:pic>
              </a:graphicData>
            </a:graphic>
          </wp:inline>
        </w:drawing>
      </w:r>
    </w:p>
    <w:p w14:paraId="02C511D0" w14:textId="2F73CE3E" w:rsidR="00EB26D7" w:rsidRPr="00EC57E9" w:rsidRDefault="00EE52D7" w:rsidP="00BB6D31">
      <w:pPr>
        <w:spacing w:line="480" w:lineRule="auto"/>
        <w:contextualSpacing/>
        <w:jc w:val="both"/>
        <w:rPr>
          <w:rFonts w:cstheme="minorHAnsi"/>
          <w:i/>
          <w:iCs/>
        </w:rPr>
      </w:pPr>
      <w:commentRangeStart w:id="116"/>
      <w:commentRangeStart w:id="117"/>
      <w:commentRangeStart w:id="118"/>
      <w:commentRangeStart w:id="119"/>
      <w:r w:rsidRPr="00EC57E9">
        <w:rPr>
          <w:rFonts w:cstheme="minorHAnsi"/>
          <w:b/>
          <w:bCs/>
        </w:rPr>
        <w:t>Figure 1.</w:t>
      </w:r>
      <w:r w:rsidRPr="00EC57E9">
        <w:rPr>
          <w:rFonts w:cstheme="minorHAnsi"/>
          <w:i/>
          <w:iCs/>
        </w:rPr>
        <w:t xml:space="preserve"> </w:t>
      </w:r>
      <w:commentRangeEnd w:id="116"/>
      <w:r w:rsidR="00B36F1F" w:rsidRPr="00EC57E9">
        <w:rPr>
          <w:rStyle w:val="CommentReference"/>
        </w:rPr>
        <w:commentReference w:id="116"/>
      </w:r>
      <w:commentRangeEnd w:id="117"/>
      <w:r w:rsidR="00FB0A19" w:rsidRPr="00EC57E9">
        <w:rPr>
          <w:rStyle w:val="CommentReference"/>
        </w:rPr>
        <w:commentReference w:id="117"/>
      </w:r>
      <w:commentRangeEnd w:id="118"/>
      <w:r w:rsidR="006A7B42">
        <w:rPr>
          <w:rStyle w:val="CommentReference"/>
        </w:rPr>
        <w:commentReference w:id="118"/>
      </w:r>
      <w:commentRangeEnd w:id="119"/>
      <w:r w:rsidR="00005B27">
        <w:rPr>
          <w:rStyle w:val="CommentReference"/>
        </w:rPr>
        <w:commentReference w:id="119"/>
      </w:r>
      <w:r w:rsidRPr="00EC57E9">
        <w:rPr>
          <w:rFonts w:cstheme="minorHAnsi"/>
          <w:i/>
          <w:iCs/>
        </w:rPr>
        <w:t xml:space="preserve">Natural log of maximum consumption rate (A) and metabolic rate (B) against body mass </w:t>
      </w:r>
      <w:r w:rsidRPr="00EC57E9">
        <w:rPr>
          <w:rFonts w:cstheme="minorHAnsi"/>
          <w:i/>
        </w:rPr>
        <w:t>on a logarithmic x-axis</w:t>
      </w:r>
      <w:r w:rsidRPr="00EC57E9">
        <w:rPr>
          <w:rFonts w:cstheme="minorHAnsi"/>
          <w:i/>
          <w:iCs/>
        </w:rPr>
        <w:t xml:space="preserve">. </w:t>
      </w:r>
      <w:r w:rsidRPr="00EC57E9">
        <w:rPr>
          <w:rFonts w:cstheme="minorHAnsi"/>
          <w:i/>
        </w:rPr>
        <w:t xml:space="preserve">Lines are global predictions </w:t>
      </w:r>
      <w:ins w:id="120" w:author="Max Lindmark" w:date="2021-10-28T15:59:00Z">
        <w:r w:rsidR="00425194" w:rsidRPr="00EC57E9">
          <w:rPr>
            <w:rFonts w:cstheme="minorHAnsi"/>
            <w:i/>
          </w:rPr>
          <w:t>o</w:t>
        </w:r>
      </w:ins>
      <w:ins w:id="121" w:author="Max Lindmark" w:date="2021-10-28T16:00:00Z">
        <w:r w:rsidR="00425194" w:rsidRPr="00EC57E9">
          <w:rPr>
            <w:rFonts w:cstheme="minorHAnsi"/>
            <w:i/>
          </w:rPr>
          <w:t>n the centered data</w:t>
        </w:r>
        <w:r w:rsidR="006A3E18" w:rsidRPr="00EC57E9">
          <w:rPr>
            <w:rFonts w:cstheme="minorHAnsi"/>
            <w:i/>
          </w:rPr>
          <w:t xml:space="preserve"> </w:t>
        </w:r>
      </w:ins>
      <w:r w:rsidR="004E7B1E" w:rsidRPr="00EC57E9">
        <w:rPr>
          <w:rFonts w:cstheme="minorHAnsi"/>
          <w:i/>
        </w:rPr>
        <w:t>(routine metabolic rate in panel B)</w:t>
      </w:r>
      <w:r w:rsidR="00CA23BD" w:rsidRPr="00EC57E9">
        <w:rPr>
          <w:rFonts w:cstheme="minorHAnsi"/>
          <w:i/>
        </w:rPr>
        <w:t xml:space="preserve"> </w:t>
      </w:r>
      <w:r w:rsidRPr="00EC57E9">
        <w:rPr>
          <w:rFonts w:cstheme="minorHAnsi"/>
          <w:i/>
        </w:rPr>
        <w:t>at the average temperature in each data set (both 19</w:t>
      </w:r>
      <m:oMath>
        <m:r>
          <w:rPr>
            <w:rFonts w:ascii="Cambria Math" w:hAnsi="Cambria Math" w:cstheme="minorHAnsi"/>
          </w:rPr>
          <m:t>℃</m:t>
        </m:r>
      </m:oMath>
      <w:r w:rsidRPr="00EC57E9">
        <w:rPr>
          <w:rFonts w:eastAsiaTheme="minorEastAsia" w:cstheme="minorHAnsi"/>
          <w:i/>
        </w:rPr>
        <w:t xml:space="preserve">, but note the model is fitted using </w:t>
      </w:r>
      <w:r w:rsidRPr="00EC57E9">
        <w:rPr>
          <w:rFonts w:cstheme="minorHAnsi"/>
          <w:i/>
        </w:rPr>
        <w:t>mean-</w:t>
      </w:r>
      <w:commentRangeStart w:id="122"/>
      <w:r w:rsidRPr="00EC57E9">
        <w:rPr>
          <w:rFonts w:cstheme="minorHAnsi"/>
          <w:i/>
        </w:rPr>
        <w:t xml:space="preserve">centred </w:t>
      </w:r>
      <w:commentRangeEnd w:id="122"/>
      <w:r w:rsidR="00005B27">
        <w:rPr>
          <w:rStyle w:val="CommentReference"/>
        </w:rPr>
        <w:commentReference w:id="122"/>
      </w:r>
      <w:r w:rsidRPr="00EC57E9">
        <w:rPr>
          <w:rFonts w:cstheme="minorHAnsi"/>
          <w:i/>
        </w:rPr>
        <w:t>Arrhenius temperature)</w:t>
      </w:r>
      <w:r w:rsidR="00B30BB3" w:rsidRPr="00EC57E9">
        <w:rPr>
          <w:rFonts w:cstheme="minorHAnsi"/>
          <w:i/>
        </w:rPr>
        <w:t>, hence the temperature terms are omitted</w:t>
      </w:r>
      <w:r w:rsidRPr="00EC57E9">
        <w:rPr>
          <w:rFonts w:cstheme="minorHAnsi"/>
          <w:i/>
        </w:rPr>
        <w:t>.</w:t>
      </w:r>
      <w:r w:rsidR="00565354" w:rsidRPr="00EC57E9">
        <w:rPr>
          <w:rFonts w:cstheme="minorHAnsi"/>
          <w:i/>
        </w:rPr>
        <w:t xml:space="preserve"> </w:t>
      </w:r>
      <w:r w:rsidR="005A0A57" w:rsidRPr="00EC57E9">
        <w:rPr>
          <w:rFonts w:cstheme="minorHAnsi"/>
          <w:i/>
        </w:rPr>
        <w:t>Red da</w:t>
      </w:r>
      <w:del w:id="123" w:author="Jan Ohlberger" w:date="2021-11-01T12:50:00Z">
        <w:r w:rsidR="005A0A57" w:rsidRPr="00EC57E9" w:rsidDel="00005B27">
          <w:rPr>
            <w:rFonts w:cstheme="minorHAnsi"/>
            <w:i/>
          </w:rPr>
          <w:delText>h</w:delText>
        </w:r>
      </w:del>
      <w:r w:rsidR="005A0A57" w:rsidRPr="00EC57E9">
        <w:rPr>
          <w:rFonts w:cstheme="minorHAnsi"/>
          <w:i/>
        </w:rPr>
        <w:t>s</w:t>
      </w:r>
      <w:ins w:id="124" w:author="Jan Ohlberger" w:date="2021-11-01T12:50:00Z">
        <w:r w:rsidR="00005B27">
          <w:rPr>
            <w:rFonts w:cstheme="minorHAnsi"/>
            <w:i/>
          </w:rPr>
          <w:t>h</w:t>
        </w:r>
      </w:ins>
      <w:r w:rsidR="005A0A57" w:rsidRPr="00EC57E9">
        <w:rPr>
          <w:rFonts w:cstheme="minorHAnsi"/>
          <w:i/>
        </w:rPr>
        <w:t xml:space="preserve">ed lines indicate a slope of 3/4, corresponding to the prediction from the metabolic theory of ecology. </w:t>
      </w:r>
      <w:r w:rsidRPr="00EC57E9">
        <w:rPr>
          <w:rFonts w:cstheme="minorHAnsi"/>
          <w:i/>
          <w:iCs/>
        </w:rPr>
        <w:t xml:space="preserve">Shaded areas correspond to 80% and 95% credible intervals. Species are grouped by color (legend not shown, n=20 for consumption and n=34 for metabolism, respectively). C) Global and </w:t>
      </w:r>
      <w:r w:rsidRPr="00EC57E9">
        <w:rPr>
          <w:rFonts w:cstheme="minorHAnsi"/>
          <w:i/>
          <w:iCs/>
        </w:rPr>
        <w:lastRenderedPageBreak/>
        <w:t>species-level effects of mass and temperature on maximum consumption rate and metabolic rate. Horizontal lines show the posterior medians of the global activation energies and mass exponents of maximum consumption and metabolism (</w:t>
      </w:r>
      <m:oMath>
        <m:sSub>
          <m:sSubPr>
            <m:ctrlPr>
              <w:rPr>
                <w:rFonts w:ascii="Cambria Math" w:eastAsiaTheme="minorEastAsia" w:hAnsi="Cambria Math" w:cstheme="minorHAnsi"/>
                <w:i/>
                <w:iCs/>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sub>
        </m:sSub>
      </m:oMath>
      <w:r w:rsidRPr="00EC57E9">
        <w:rPr>
          <w:rFonts w:cstheme="minorHAnsi"/>
          <w:i/>
          <w:iCs/>
        </w:rPr>
        <w:t xml:space="preserve"> and </w:t>
      </w:r>
      <m:oMath>
        <m:sSub>
          <m:sSubPr>
            <m:ctrlPr>
              <w:rPr>
                <w:rFonts w:ascii="Cambria Math" w:eastAsiaTheme="minorEastAsia" w:hAnsi="Cambria Math" w:cstheme="minorHAnsi"/>
                <w:i/>
                <w:iCs/>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sub>
        </m:sSub>
      </m:oMath>
      <w:r w:rsidRPr="00EC57E9">
        <w:rPr>
          <w:rFonts w:cstheme="minorHAnsi"/>
          <w:i/>
          <w:iCs/>
        </w:rPr>
        <w:t xml:space="preserve"> in Eqs. 6-8 for the mass and temperature coefficients, respectively). The shaded horizontal rectangles correspond to the posterior median</w:t>
      </w:r>
      <w:r w:rsidR="00FA07BD" w:rsidRPr="00EC57E9">
        <w:rPr>
          <w:rFonts w:cstheme="minorHAnsi"/>
          <w:i/>
          <w:iCs/>
        </w:rPr>
        <w:t xml:space="preserve"> </w:t>
      </w:r>
      <w:r w:rsidR="00FA07BD" w:rsidRPr="00EC57E9">
        <w:rPr>
          <w:i/>
          <w:iCs/>
        </w:rPr>
        <w:t xml:space="preserve">± </w:t>
      </w:r>
      <w:r w:rsidR="00FA07BD" w:rsidRPr="00EC57E9">
        <w:rPr>
          <w:rFonts w:cstheme="minorHAnsi"/>
          <w:i/>
          <w:iCs/>
        </w:rPr>
        <w:t>2</w:t>
      </w:r>
      <w:r w:rsidRPr="00EC57E9">
        <w:rPr>
          <w:rFonts w:eastAsiaTheme="minorEastAsia" w:cstheme="minorHAnsi"/>
          <w:i/>
        </w:rPr>
        <w:t xml:space="preserve"> standard deviations</w:t>
      </w:r>
      <w:r w:rsidRPr="00EC57E9">
        <w:rPr>
          <w:rFonts w:cstheme="minorHAnsi"/>
          <w:i/>
          <w:iCs/>
        </w:rPr>
        <w:t>. Points and triangles show the posterior medians for each species-level coefficient (for maximum consumption rate and metabolic rate, respectively), and the vertical bars show their 80% and 95% credible interval.</w:t>
      </w:r>
      <w:r w:rsidR="00EB26D7" w:rsidRPr="00EC57E9">
        <w:br w:type="page"/>
      </w:r>
    </w:p>
    <w:p w14:paraId="3D336E68" w14:textId="0420CB51" w:rsidR="00EB26D7" w:rsidRDefault="002F6848" w:rsidP="00EB26D7">
      <w:pPr>
        <w:spacing w:line="480" w:lineRule="auto"/>
        <w:contextualSpacing/>
        <w:jc w:val="center"/>
        <w:rPr>
          <w:rFonts w:cstheme="minorHAnsi"/>
          <w:i/>
        </w:rPr>
      </w:pPr>
      <w:r>
        <w:rPr>
          <w:rFonts w:cstheme="minorHAnsi"/>
          <w:i/>
          <w:noProof/>
          <w:lang w:val="sv-SE" w:eastAsia="sv-SE"/>
        </w:rPr>
        <w:lastRenderedPageBreak/>
        <w:drawing>
          <wp:inline distT="0" distB="0" distL="0" distR="0" wp14:anchorId="79249380" wp14:editId="7AE899D9">
            <wp:extent cx="3229042" cy="3244132"/>
            <wp:effectExtent l="0" t="0" r="0" b="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rotWithShape="1">
                    <a:blip r:embed="rId12" cstate="print">
                      <a:extLst>
                        <a:ext uri="{28A0092B-C50C-407E-A947-70E740481C1C}">
                          <a14:useLocalDpi xmlns:a14="http://schemas.microsoft.com/office/drawing/2010/main" val="0"/>
                        </a:ext>
                      </a:extLst>
                    </a:blip>
                    <a:srcRect l="2863" t="2423" r="2844" b="2844"/>
                    <a:stretch/>
                  </pic:blipFill>
                  <pic:spPr bwMode="auto">
                    <a:xfrm>
                      <a:off x="0" y="0"/>
                      <a:ext cx="3247758" cy="3262935"/>
                    </a:xfrm>
                    <a:prstGeom prst="rect">
                      <a:avLst/>
                    </a:prstGeom>
                    <a:ln>
                      <a:noFill/>
                    </a:ln>
                    <a:extLst>
                      <a:ext uri="{53640926-AAD7-44D8-BBD7-CCE9431645EC}">
                        <a14:shadowObscured xmlns:a14="http://schemas.microsoft.com/office/drawing/2010/main"/>
                      </a:ext>
                    </a:extLst>
                  </pic:spPr>
                </pic:pic>
              </a:graphicData>
            </a:graphic>
          </wp:inline>
        </w:drawing>
      </w:r>
    </w:p>
    <w:p w14:paraId="6F155E15" w14:textId="15758BAC" w:rsidR="007B4322" w:rsidRPr="00B92749" w:rsidRDefault="00EB26D7" w:rsidP="00B92749">
      <w:pPr>
        <w:spacing w:line="480" w:lineRule="auto"/>
        <w:contextualSpacing/>
        <w:jc w:val="both"/>
        <w:rPr>
          <w:rFonts w:cstheme="minorHAnsi"/>
          <w:i/>
          <w:iCs/>
        </w:rPr>
      </w:pPr>
      <w:r w:rsidRPr="00B37A74">
        <w:rPr>
          <w:rFonts w:cstheme="minorHAnsi"/>
          <w:b/>
          <w:bCs/>
        </w:rPr>
        <w:t xml:space="preserve">Figure 2. </w:t>
      </w:r>
      <w:r w:rsidRPr="00B37A74">
        <w:rPr>
          <w:i/>
          <w:iCs/>
        </w:rPr>
        <w:t>Mass-</w:t>
      </w:r>
      <w:r w:rsidR="00F7125B">
        <w:rPr>
          <w:i/>
          <w:iCs/>
        </w:rPr>
        <w:t>corrected</w:t>
      </w:r>
      <w:r w:rsidR="00F7125B" w:rsidRPr="00B37A74">
        <w:rPr>
          <w:i/>
          <w:iCs/>
        </w:rPr>
        <w:t xml:space="preserve"> </w:t>
      </w:r>
      <w:r w:rsidRPr="00B37A74">
        <w:rPr>
          <w:i/>
          <w:iCs/>
        </w:rPr>
        <w:t xml:space="preserve">maximum consumption rate increases until a maximum is reached, after which it declines steeper than the initial rate of increase. Maximum consumption rates are relative to the average maximum consumption rates within species and temperature is the difference between the experimental temperature and the temperature where maximum consumption peaks (also by species). </w:t>
      </w:r>
      <w:commentRangeStart w:id="125"/>
      <w:r w:rsidRPr="00B37A74">
        <w:rPr>
          <w:i/>
          <w:iCs/>
        </w:rPr>
        <w:t>Lines show posterior median of predictions from the Sharpe-Schoolfield model (using the average intercept across species and the common coefficients), grey bands show 95% and 80% credible intervals. Colors indicate species.</w:t>
      </w:r>
      <w:commentRangeEnd w:id="125"/>
      <w:r w:rsidR="00005B27">
        <w:rPr>
          <w:rStyle w:val="CommentReference"/>
        </w:rPr>
        <w:commentReference w:id="125"/>
      </w:r>
    </w:p>
    <w:p w14:paraId="32653A79" w14:textId="3D365DB6" w:rsidR="007B4322" w:rsidRDefault="007B4322" w:rsidP="007B4322">
      <w:pPr>
        <w:spacing w:line="480" w:lineRule="auto"/>
        <w:contextualSpacing/>
        <w:jc w:val="center"/>
        <w:rPr>
          <w:noProof/>
        </w:rPr>
      </w:pPr>
    </w:p>
    <w:p w14:paraId="3371E424" w14:textId="0ECAB72F" w:rsidR="000234FF" w:rsidRDefault="000234FF" w:rsidP="007B4322">
      <w:pPr>
        <w:spacing w:line="480" w:lineRule="auto"/>
        <w:contextualSpacing/>
        <w:jc w:val="center"/>
        <w:rPr>
          <w:noProof/>
        </w:rPr>
      </w:pPr>
    </w:p>
    <w:p w14:paraId="11E24CC6" w14:textId="7557F9CB" w:rsidR="00A5788D" w:rsidRDefault="00A5788D" w:rsidP="007B4322">
      <w:pPr>
        <w:spacing w:line="480" w:lineRule="auto"/>
        <w:contextualSpacing/>
        <w:jc w:val="center"/>
        <w:rPr>
          <w:noProof/>
        </w:rPr>
      </w:pPr>
    </w:p>
    <w:p w14:paraId="4B16E3A5" w14:textId="6150B19D" w:rsidR="008F54E5" w:rsidRDefault="008F54E5" w:rsidP="007B4322">
      <w:pPr>
        <w:spacing w:line="480" w:lineRule="auto"/>
        <w:contextualSpacing/>
        <w:jc w:val="center"/>
        <w:rPr>
          <w:noProof/>
        </w:rPr>
      </w:pPr>
    </w:p>
    <w:p w14:paraId="6FBAC626" w14:textId="4E6E4ACB" w:rsidR="008F54E5" w:rsidRDefault="008F54E5" w:rsidP="007B4322">
      <w:pPr>
        <w:spacing w:line="480" w:lineRule="auto"/>
        <w:contextualSpacing/>
        <w:jc w:val="center"/>
        <w:rPr>
          <w:noProof/>
        </w:rPr>
      </w:pPr>
    </w:p>
    <w:p w14:paraId="7838245C" w14:textId="33C577F7" w:rsidR="008F54E5" w:rsidRDefault="008F54E5" w:rsidP="007B4322">
      <w:pPr>
        <w:spacing w:line="480" w:lineRule="auto"/>
        <w:contextualSpacing/>
        <w:jc w:val="center"/>
        <w:rPr>
          <w:noProof/>
        </w:rPr>
      </w:pPr>
    </w:p>
    <w:p w14:paraId="39980DDB" w14:textId="2E05BB2F" w:rsidR="008F54E5" w:rsidRDefault="008F54E5" w:rsidP="007B4322">
      <w:pPr>
        <w:spacing w:line="480" w:lineRule="auto"/>
        <w:contextualSpacing/>
        <w:jc w:val="center"/>
        <w:rPr>
          <w:noProof/>
        </w:rPr>
      </w:pPr>
    </w:p>
    <w:p w14:paraId="23BC4804" w14:textId="6BB3DFEB" w:rsidR="00A5788D" w:rsidRDefault="008F54E5" w:rsidP="0055075B">
      <w:pPr>
        <w:spacing w:line="480" w:lineRule="auto"/>
        <w:contextualSpacing/>
        <w:jc w:val="center"/>
        <w:rPr>
          <w:noProof/>
        </w:rPr>
      </w:pPr>
      <w:r>
        <w:rPr>
          <w:noProof/>
        </w:rPr>
        <w:lastRenderedPageBreak/>
        <w:drawing>
          <wp:inline distT="0" distB="0" distL="0" distR="0" wp14:anchorId="6EA22B10" wp14:editId="2064CDD8">
            <wp:extent cx="5943274" cy="2031167"/>
            <wp:effectExtent l="0" t="0" r="635" b="127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rotWithShape="1">
                    <a:blip r:embed="rId13" cstate="print">
                      <a:extLst>
                        <a:ext uri="{28A0092B-C50C-407E-A947-70E740481C1C}">
                          <a14:useLocalDpi xmlns:a14="http://schemas.microsoft.com/office/drawing/2010/main" val="0"/>
                        </a:ext>
                      </a:extLst>
                    </a:blip>
                    <a:srcRect t="32913" b="32911"/>
                    <a:stretch/>
                  </pic:blipFill>
                  <pic:spPr bwMode="auto">
                    <a:xfrm>
                      <a:off x="0" y="0"/>
                      <a:ext cx="5943600" cy="2031279"/>
                    </a:xfrm>
                    <a:prstGeom prst="rect">
                      <a:avLst/>
                    </a:prstGeom>
                    <a:ln>
                      <a:noFill/>
                    </a:ln>
                    <a:extLst>
                      <a:ext uri="{53640926-AAD7-44D8-BBD7-CCE9431645EC}">
                        <a14:shadowObscured xmlns:a14="http://schemas.microsoft.com/office/drawing/2010/main"/>
                      </a:ext>
                    </a:extLst>
                  </pic:spPr>
                </pic:pic>
              </a:graphicData>
            </a:graphic>
          </wp:inline>
        </w:drawing>
      </w:r>
    </w:p>
    <w:p w14:paraId="4A1AF277" w14:textId="03FC390B" w:rsidR="0085720E" w:rsidRDefault="007B4322" w:rsidP="007162BB">
      <w:pPr>
        <w:spacing w:line="480" w:lineRule="auto"/>
        <w:contextualSpacing/>
        <w:jc w:val="both"/>
        <w:rPr>
          <w:rStyle w:val="CommentReference"/>
          <w:sz w:val="22"/>
          <w:szCs w:val="22"/>
        </w:rPr>
      </w:pPr>
      <w:commentRangeStart w:id="126"/>
      <w:commentRangeStart w:id="127"/>
      <w:r w:rsidRPr="00B37A74">
        <w:rPr>
          <w:rFonts w:cstheme="minorHAnsi"/>
          <w:b/>
          <w:bCs/>
        </w:rPr>
        <w:t>Figure 3</w:t>
      </w:r>
      <w:commentRangeEnd w:id="126"/>
      <w:r w:rsidR="0063796D">
        <w:rPr>
          <w:rStyle w:val="CommentReference"/>
        </w:rPr>
        <w:commentReference w:id="126"/>
      </w:r>
      <w:commentRangeEnd w:id="127"/>
      <w:r w:rsidR="00005B27">
        <w:rPr>
          <w:rStyle w:val="CommentReference"/>
        </w:rPr>
        <w:commentReference w:id="127"/>
      </w:r>
      <w:r w:rsidRPr="00B37A74">
        <w:rPr>
          <w:rFonts w:cstheme="minorHAnsi"/>
          <w:b/>
          <w:bCs/>
        </w:rPr>
        <w:t>.</w:t>
      </w:r>
      <w:r w:rsidRPr="00B37A74">
        <w:rPr>
          <w:rFonts w:cstheme="minorHAnsi"/>
          <w:i/>
          <w:iCs/>
        </w:rPr>
        <w:t xml:space="preserve"> Illustration of predicted whole-organism maximum consumption rate (green), metabolic rate (</w:t>
      </w:r>
      <w:del w:id="128" w:author="Jan Ohlberger" w:date="2021-11-01T12:51:00Z">
        <w:r w:rsidRPr="00B37A74" w:rsidDel="00005B27">
          <w:rPr>
            <w:rFonts w:cstheme="minorHAnsi"/>
            <w:i/>
            <w:iCs/>
          </w:rPr>
          <w:delText>purple</w:delText>
        </w:r>
      </w:del>
      <w:ins w:id="129" w:author="Jan Ohlberger" w:date="2021-11-01T12:51:00Z">
        <w:r w:rsidR="00005B27">
          <w:rPr>
            <w:rFonts w:cstheme="minorHAnsi"/>
            <w:i/>
            <w:iCs/>
          </w:rPr>
          <w:t>orange</w:t>
        </w:r>
      </w:ins>
      <w:r w:rsidRPr="00B37A74">
        <w:rPr>
          <w:rFonts w:cstheme="minorHAnsi"/>
          <w:i/>
          <w:iCs/>
        </w:rPr>
        <w:t>) and the difference between them (</w:t>
      </w:r>
      <w:del w:id="130" w:author="Jan Ohlberger" w:date="2021-11-01T12:51:00Z">
        <w:r w:rsidRPr="00B37A74" w:rsidDel="00005B27">
          <w:rPr>
            <w:rFonts w:cstheme="minorHAnsi"/>
            <w:i/>
            <w:iCs/>
          </w:rPr>
          <w:delText>orange</w:delText>
        </w:r>
      </w:del>
      <w:ins w:id="131" w:author="Jan Ohlberger" w:date="2021-11-01T12:51:00Z">
        <w:r w:rsidR="00005B27">
          <w:rPr>
            <w:rFonts w:cstheme="minorHAnsi"/>
            <w:i/>
            <w:iCs/>
          </w:rPr>
          <w:t>purple</w:t>
        </w:r>
      </w:ins>
      <w:r w:rsidRPr="00B37A74">
        <w:rPr>
          <w:rFonts w:cstheme="minorHAnsi"/>
          <w:i/>
          <w:iCs/>
        </w:rPr>
        <w:t>) for two body sizes (</w:t>
      </w:r>
      <w:ins w:id="132" w:author="Jan Ohlberger" w:date="2021-11-01T12:51:00Z">
        <w:r w:rsidR="00005B27">
          <w:rPr>
            <w:rFonts w:cstheme="minorHAnsi"/>
            <w:i/>
            <w:iCs/>
          </w:rPr>
          <w:t>left</w:t>
        </w:r>
        <w:r w:rsidR="00005B27" w:rsidRPr="00B37A74">
          <w:rPr>
            <w:rFonts w:cstheme="minorHAnsi"/>
            <w:i/>
            <w:iCs/>
          </w:rPr>
          <w:t>=5g</w:t>
        </w:r>
        <w:r w:rsidR="00005B27">
          <w:rPr>
            <w:rFonts w:cstheme="minorHAnsi"/>
            <w:i/>
            <w:iCs/>
          </w:rPr>
          <w:t>, center</w:t>
        </w:r>
      </w:ins>
      <w:del w:id="133" w:author="Jan Ohlberger" w:date="2021-11-01T12:51:00Z">
        <w:r w:rsidRPr="00B37A74" w:rsidDel="00005B27">
          <w:rPr>
            <w:rFonts w:cstheme="minorHAnsi"/>
            <w:i/>
            <w:iCs/>
          </w:rPr>
          <w:delText>top</w:delText>
        </w:r>
      </w:del>
      <w:r w:rsidRPr="00B37A74">
        <w:rPr>
          <w:rFonts w:cstheme="minorHAnsi"/>
          <w:i/>
          <w:iCs/>
        </w:rPr>
        <w:t>=1000g</w:t>
      </w:r>
      <w:del w:id="134" w:author="Jan Ohlberger" w:date="2021-11-01T12:51:00Z">
        <w:r w:rsidRPr="00B37A74" w:rsidDel="00005B27">
          <w:rPr>
            <w:rFonts w:cstheme="minorHAnsi"/>
            <w:i/>
            <w:iCs/>
          </w:rPr>
          <w:delText>, bottom=5g</w:delText>
        </w:r>
      </w:del>
      <w:r w:rsidRPr="00B37A74">
        <w:rPr>
          <w:rFonts w:cstheme="minorHAnsi"/>
          <w:i/>
          <w:iCs/>
        </w:rPr>
        <w:t>)</w:t>
      </w:r>
      <w:r w:rsidR="00497A96">
        <w:rPr>
          <w:rFonts w:cstheme="minorHAnsi"/>
          <w:i/>
          <w:iCs/>
        </w:rPr>
        <w:t xml:space="preserve"> (A-B)</w:t>
      </w:r>
      <w:r w:rsidRPr="00B37A74">
        <w:rPr>
          <w:rFonts w:cstheme="minorHAnsi"/>
          <w:i/>
          <w:iCs/>
        </w:rPr>
        <w:t xml:space="preserve"> (see ´Materials and Methods´)</w:t>
      </w:r>
      <w:r w:rsidR="00480275">
        <w:rPr>
          <w:rFonts w:cstheme="minorHAnsi"/>
          <w:i/>
          <w:iCs/>
        </w:rPr>
        <w:t xml:space="preserve">, and the </w:t>
      </w:r>
      <w:r w:rsidR="00F73F6D">
        <w:rPr>
          <w:rFonts w:cstheme="minorHAnsi"/>
          <w:i/>
          <w:iCs/>
        </w:rPr>
        <w:t>distribution of optimum growth temperatures (C)</w:t>
      </w:r>
      <w:r w:rsidR="00596192">
        <w:rPr>
          <w:rFonts w:cstheme="minorHAnsi"/>
          <w:i/>
          <w:iCs/>
        </w:rPr>
        <w:t xml:space="preserve">, i.e., the </w:t>
      </w:r>
      <w:r w:rsidR="00EE7703">
        <w:rPr>
          <w:rFonts w:cstheme="minorHAnsi"/>
          <w:i/>
          <w:iCs/>
        </w:rPr>
        <w:t>temperature at the peak of the net gain curve</w:t>
      </w:r>
      <w:r w:rsidRPr="00B37A74">
        <w:rPr>
          <w:rFonts w:cstheme="minorHAnsi"/>
          <w:i/>
          <w:iCs/>
        </w:rPr>
        <w:t xml:space="preserve">. </w:t>
      </w:r>
      <w:r w:rsidR="003A271F">
        <w:rPr>
          <w:rFonts w:cstheme="minorHAnsi"/>
          <w:i/>
          <w:iCs/>
        </w:rPr>
        <w:t>Each line</w:t>
      </w:r>
      <w:r w:rsidR="00B90ED7">
        <w:rPr>
          <w:rFonts w:cstheme="minorHAnsi"/>
          <w:i/>
          <w:iCs/>
        </w:rPr>
        <w:t xml:space="preserve"> (</w:t>
      </w:r>
      <w:r w:rsidR="0066556B">
        <w:rPr>
          <w:rFonts w:cstheme="minorHAnsi"/>
          <w:i/>
          <w:iCs/>
        </w:rPr>
        <w:t>1000</w:t>
      </w:r>
      <w:r w:rsidR="00B90ED7">
        <w:rPr>
          <w:rFonts w:cstheme="minorHAnsi"/>
          <w:i/>
          <w:iCs/>
        </w:rPr>
        <w:t xml:space="preserve"> in total)</w:t>
      </w:r>
      <w:r w:rsidR="003A271F">
        <w:rPr>
          <w:rFonts w:cstheme="minorHAnsi"/>
          <w:i/>
          <w:iCs/>
        </w:rPr>
        <w:t xml:space="preserve"> is </w:t>
      </w:r>
      <w:r w:rsidR="009E7A7F">
        <w:rPr>
          <w:rFonts w:cstheme="minorHAnsi"/>
          <w:i/>
          <w:iCs/>
        </w:rPr>
        <w:t xml:space="preserve">a </w:t>
      </w:r>
      <w:r w:rsidR="00AF21E2">
        <w:rPr>
          <w:rFonts w:cstheme="minorHAnsi"/>
          <w:i/>
          <w:iCs/>
        </w:rPr>
        <w:t xml:space="preserve">draw from the </w:t>
      </w:r>
      <w:r w:rsidR="006A7D5E">
        <w:rPr>
          <w:rFonts w:cstheme="minorHAnsi"/>
          <w:i/>
          <w:iCs/>
        </w:rPr>
        <w:t>posterior distribution</w:t>
      </w:r>
      <w:r w:rsidR="00F313FB">
        <w:rPr>
          <w:rFonts w:cstheme="minorHAnsi"/>
          <w:i/>
          <w:iCs/>
        </w:rPr>
        <w:t xml:space="preserve"> </w:t>
      </w:r>
      <w:r w:rsidR="00EF274A">
        <w:rPr>
          <w:rFonts w:cstheme="minorHAnsi"/>
          <w:i/>
          <w:iCs/>
        </w:rPr>
        <w:t xml:space="preserve">of the </w:t>
      </w:r>
      <w:r w:rsidR="00F313FB">
        <w:rPr>
          <w:rFonts w:cstheme="minorHAnsi"/>
          <w:i/>
          <w:iCs/>
        </w:rPr>
        <w:t xml:space="preserve">respective </w:t>
      </w:r>
      <w:r w:rsidR="00A05FB9">
        <w:rPr>
          <w:rFonts w:cstheme="minorHAnsi"/>
          <w:i/>
          <w:iCs/>
        </w:rPr>
        <w:t>mass-scaling exponent</w:t>
      </w:r>
      <w:r w:rsidR="00341E97">
        <w:rPr>
          <w:rFonts w:cstheme="minorHAnsi"/>
          <w:i/>
          <w:iCs/>
        </w:rPr>
        <w:t xml:space="preserve">. The </w:t>
      </w:r>
      <w:r w:rsidR="007433EA">
        <w:rPr>
          <w:rFonts w:cstheme="minorHAnsi"/>
          <w:i/>
          <w:iCs/>
        </w:rPr>
        <w:t>thick solid line</w:t>
      </w:r>
      <w:r w:rsidR="00321020">
        <w:rPr>
          <w:rFonts w:cstheme="minorHAnsi"/>
          <w:i/>
          <w:iCs/>
        </w:rPr>
        <w:t>s</w:t>
      </w:r>
      <w:r w:rsidR="007433EA">
        <w:rPr>
          <w:rFonts w:cstheme="minorHAnsi"/>
          <w:i/>
          <w:iCs/>
        </w:rPr>
        <w:t xml:space="preserve"> correspond to the median estimate</w:t>
      </w:r>
      <w:r w:rsidR="00CE69BB">
        <w:rPr>
          <w:rFonts w:cstheme="minorHAnsi"/>
          <w:i/>
          <w:iCs/>
        </w:rPr>
        <w:t xml:space="preserve"> </w:t>
      </w:r>
      <w:bookmarkStart w:id="135" w:name="_GoBack"/>
      <w:bookmarkEnd w:id="135"/>
      <w:del w:id="136" w:author="Jan Ohlberger" w:date="2021-11-01T12:51:00Z">
        <w:r w:rsidR="009452B5" w:rsidDel="000B3372">
          <w:rPr>
            <w:rFonts w:cstheme="minorHAnsi"/>
            <w:i/>
            <w:iCs/>
          </w:rPr>
          <w:delText xml:space="preserve">from the main </w:delText>
        </w:r>
        <w:r w:rsidR="00891EFB" w:rsidDel="000B3372">
          <w:rPr>
            <w:rFonts w:cstheme="minorHAnsi"/>
            <w:i/>
            <w:iCs/>
          </w:rPr>
          <w:delText xml:space="preserve">sampling </w:delText>
        </w:r>
      </w:del>
      <w:r w:rsidR="000516F9">
        <w:rPr>
          <w:rFonts w:cstheme="minorHAnsi"/>
          <w:i/>
          <w:iCs/>
        </w:rPr>
        <w:t>(as reported in the ´Resu</w:t>
      </w:r>
      <w:r w:rsidR="00A80BA4">
        <w:rPr>
          <w:rFonts w:cstheme="minorHAnsi"/>
          <w:i/>
          <w:iCs/>
        </w:rPr>
        <w:t>lts´).</w:t>
      </w:r>
    </w:p>
    <w:p w14:paraId="0E48B27D" w14:textId="2D99BB90" w:rsidR="007D61DA" w:rsidRDefault="007D61DA" w:rsidP="007162BB">
      <w:pPr>
        <w:spacing w:line="480" w:lineRule="auto"/>
        <w:contextualSpacing/>
        <w:jc w:val="both"/>
        <w:rPr>
          <w:rStyle w:val="CommentReference"/>
          <w:sz w:val="22"/>
          <w:szCs w:val="22"/>
        </w:rPr>
      </w:pPr>
    </w:p>
    <w:p w14:paraId="7DBD477E" w14:textId="5FBED052" w:rsidR="007D61DA" w:rsidRDefault="007D61DA" w:rsidP="007162BB">
      <w:pPr>
        <w:spacing w:line="480" w:lineRule="auto"/>
        <w:contextualSpacing/>
        <w:jc w:val="both"/>
        <w:rPr>
          <w:rStyle w:val="CommentReference"/>
          <w:sz w:val="22"/>
          <w:szCs w:val="22"/>
        </w:rPr>
      </w:pPr>
    </w:p>
    <w:p w14:paraId="364ACFBA" w14:textId="151BDCE4" w:rsidR="007D61DA" w:rsidRDefault="007D61DA" w:rsidP="007162BB">
      <w:pPr>
        <w:spacing w:line="480" w:lineRule="auto"/>
        <w:contextualSpacing/>
        <w:jc w:val="both"/>
        <w:rPr>
          <w:rStyle w:val="CommentReference"/>
          <w:sz w:val="22"/>
          <w:szCs w:val="22"/>
        </w:rPr>
      </w:pPr>
    </w:p>
    <w:p w14:paraId="68F5E6C7" w14:textId="1E97F15F" w:rsidR="007D61DA" w:rsidRDefault="007D61DA" w:rsidP="007162BB">
      <w:pPr>
        <w:spacing w:line="480" w:lineRule="auto"/>
        <w:contextualSpacing/>
        <w:jc w:val="both"/>
        <w:rPr>
          <w:rStyle w:val="CommentReference"/>
          <w:sz w:val="22"/>
          <w:szCs w:val="22"/>
        </w:rPr>
      </w:pPr>
    </w:p>
    <w:p w14:paraId="46138E25" w14:textId="198FC86C" w:rsidR="007D61DA" w:rsidRDefault="007D61DA" w:rsidP="007162BB">
      <w:pPr>
        <w:spacing w:line="480" w:lineRule="auto"/>
        <w:contextualSpacing/>
        <w:jc w:val="both"/>
        <w:rPr>
          <w:rStyle w:val="CommentReference"/>
          <w:sz w:val="22"/>
          <w:szCs w:val="22"/>
        </w:rPr>
      </w:pPr>
    </w:p>
    <w:p w14:paraId="3C089B6B" w14:textId="4D195A30" w:rsidR="007D61DA" w:rsidRDefault="007D61DA" w:rsidP="007162BB">
      <w:pPr>
        <w:spacing w:line="480" w:lineRule="auto"/>
        <w:contextualSpacing/>
        <w:jc w:val="both"/>
        <w:rPr>
          <w:rStyle w:val="CommentReference"/>
          <w:sz w:val="22"/>
          <w:szCs w:val="22"/>
        </w:rPr>
      </w:pPr>
    </w:p>
    <w:p w14:paraId="60A5BDCD" w14:textId="7CDF57B0" w:rsidR="007D61DA" w:rsidRDefault="007D61DA" w:rsidP="007162BB">
      <w:pPr>
        <w:spacing w:line="480" w:lineRule="auto"/>
        <w:contextualSpacing/>
        <w:jc w:val="both"/>
        <w:rPr>
          <w:rStyle w:val="CommentReference"/>
          <w:sz w:val="22"/>
          <w:szCs w:val="22"/>
        </w:rPr>
      </w:pPr>
    </w:p>
    <w:p w14:paraId="1F33FEAA" w14:textId="07BE230F" w:rsidR="007D61DA" w:rsidRDefault="007D61DA" w:rsidP="007162BB">
      <w:pPr>
        <w:spacing w:line="480" w:lineRule="auto"/>
        <w:contextualSpacing/>
        <w:jc w:val="both"/>
        <w:rPr>
          <w:rStyle w:val="CommentReference"/>
          <w:sz w:val="22"/>
          <w:szCs w:val="22"/>
        </w:rPr>
      </w:pPr>
    </w:p>
    <w:p w14:paraId="2453A069" w14:textId="54F6779D" w:rsidR="007D61DA" w:rsidRDefault="007D61DA" w:rsidP="007162BB">
      <w:pPr>
        <w:spacing w:line="480" w:lineRule="auto"/>
        <w:contextualSpacing/>
        <w:jc w:val="both"/>
        <w:rPr>
          <w:rStyle w:val="CommentReference"/>
          <w:sz w:val="22"/>
          <w:szCs w:val="22"/>
        </w:rPr>
      </w:pPr>
    </w:p>
    <w:p w14:paraId="0E579A27" w14:textId="21D18D8D" w:rsidR="007D61DA" w:rsidRDefault="007D61DA" w:rsidP="007162BB">
      <w:pPr>
        <w:spacing w:line="480" w:lineRule="auto"/>
        <w:contextualSpacing/>
        <w:jc w:val="both"/>
        <w:rPr>
          <w:rStyle w:val="CommentReference"/>
          <w:sz w:val="22"/>
          <w:szCs w:val="22"/>
        </w:rPr>
      </w:pPr>
    </w:p>
    <w:p w14:paraId="7F3026F2" w14:textId="40454773" w:rsidR="007D61DA" w:rsidRDefault="007D61DA" w:rsidP="007162BB">
      <w:pPr>
        <w:spacing w:line="480" w:lineRule="auto"/>
        <w:contextualSpacing/>
        <w:jc w:val="both"/>
        <w:rPr>
          <w:rStyle w:val="CommentReference"/>
          <w:sz w:val="22"/>
          <w:szCs w:val="22"/>
        </w:rPr>
      </w:pPr>
    </w:p>
    <w:p w14:paraId="44E80818" w14:textId="77777777" w:rsidR="008A641A" w:rsidRDefault="008A641A" w:rsidP="008A641A">
      <w:pPr>
        <w:spacing w:line="480" w:lineRule="auto"/>
        <w:contextualSpacing/>
        <w:jc w:val="center"/>
      </w:pPr>
      <w:r>
        <w:rPr>
          <w:rFonts w:cstheme="minorHAnsi"/>
          <w:bCs/>
          <w:noProof/>
          <w:lang w:val="sv-SE" w:eastAsia="sv-SE"/>
        </w:rPr>
        <w:lastRenderedPageBreak/>
        <w:drawing>
          <wp:inline distT="0" distB="0" distL="0" distR="0" wp14:anchorId="40D334FC" wp14:editId="01A47900">
            <wp:extent cx="3856580" cy="3041650"/>
            <wp:effectExtent l="0" t="0" r="4445" b="0"/>
            <wp:docPr id="2"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pic:nvPicPr>
                  <pic:blipFill rotWithShape="1">
                    <a:blip r:embed="rId14" cstate="print">
                      <a:extLst>
                        <a:ext uri="{28A0092B-C50C-407E-A947-70E740481C1C}">
                          <a14:useLocalDpi xmlns:a14="http://schemas.microsoft.com/office/drawing/2010/main" val="0"/>
                        </a:ext>
                      </a:extLst>
                    </a:blip>
                    <a:srcRect l="1160" t="11135" b="10911"/>
                    <a:stretch/>
                  </pic:blipFill>
                  <pic:spPr bwMode="auto">
                    <a:xfrm>
                      <a:off x="0" y="0"/>
                      <a:ext cx="3871806" cy="3053659"/>
                    </a:xfrm>
                    <a:prstGeom prst="rect">
                      <a:avLst/>
                    </a:prstGeom>
                    <a:ln>
                      <a:noFill/>
                    </a:ln>
                    <a:extLst>
                      <a:ext uri="{53640926-AAD7-44D8-BBD7-CCE9431645EC}">
                        <a14:shadowObscured xmlns:a14="http://schemas.microsoft.com/office/drawing/2010/main"/>
                      </a:ext>
                    </a:extLst>
                  </pic:spPr>
                </pic:pic>
              </a:graphicData>
            </a:graphic>
          </wp:inline>
        </w:drawing>
      </w:r>
    </w:p>
    <w:p w14:paraId="52339819" w14:textId="2F993296" w:rsidR="00A42850" w:rsidRPr="008A641A" w:rsidRDefault="008A641A" w:rsidP="00951292">
      <w:pPr>
        <w:spacing w:line="480" w:lineRule="auto"/>
        <w:contextualSpacing/>
        <w:jc w:val="both"/>
        <w:rPr>
          <w:rFonts w:cstheme="minorHAnsi"/>
          <w:i/>
        </w:rPr>
      </w:pPr>
      <w:r w:rsidRPr="00B37A74">
        <w:rPr>
          <w:rFonts w:cstheme="minorHAnsi"/>
          <w:b/>
          <w:bCs/>
        </w:rPr>
        <w:t>Figure 4</w:t>
      </w:r>
      <w:r w:rsidRPr="0045346C">
        <w:rPr>
          <w:rFonts w:cstheme="minorHAnsi"/>
          <w:b/>
          <w:bCs/>
        </w:rPr>
        <w:t>.</w:t>
      </w:r>
      <w:r w:rsidRPr="00B37A74">
        <w:rPr>
          <w:rFonts w:cstheme="minorHAnsi"/>
        </w:rPr>
        <w:t xml:space="preserve"> </w:t>
      </w:r>
      <w:r w:rsidRPr="00B37A74">
        <w:rPr>
          <w:rFonts w:cstheme="minorHAnsi"/>
          <w:i/>
          <w:iCs/>
        </w:rPr>
        <w:t>Experimental data demonstrating op</w:t>
      </w:r>
      <w:r w:rsidRPr="00B37A74">
        <w:rPr>
          <w:rFonts w:cstheme="minorHAnsi"/>
          <w:i/>
        </w:rPr>
        <w:t xml:space="preserve">timum growth temperature declines with </w:t>
      </w:r>
      <w:r w:rsidR="00FA07BD">
        <w:rPr>
          <w:rFonts w:cstheme="minorHAnsi"/>
          <w:i/>
        </w:rPr>
        <w:t xml:space="preserve">intraspecific </w:t>
      </w:r>
      <w:r w:rsidRPr="00B37A74">
        <w:rPr>
          <w:rFonts w:cstheme="minorHAnsi"/>
          <w:i/>
        </w:rPr>
        <w:t>body mass. The plot shows the optimum temperature within species (rescaled by subtracting the mean optimum temperature from each observation, by species) as a function of the natural log of rescaled body mass (ratio of mass to maturation mass within species). Probability bands represent 80% and 95% credible intervals, and the solid line shows the global prediction (</w:t>
      </w:r>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sub>
        </m:sSub>
      </m:oMath>
      <w:r w:rsidRPr="00B37A74">
        <w:rPr>
          <w:rFonts w:cstheme="minorHAnsi"/>
          <w:i/>
        </w:rPr>
        <w:t xml:space="preserve"> and </w:t>
      </w:r>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sub>
        </m:sSub>
      </m:oMath>
      <w:r w:rsidRPr="00B37A74">
        <w:rPr>
          <w:rFonts w:eastAsiaTheme="minorEastAsia" w:cstheme="minorHAnsi"/>
          <w:i/>
        </w:rPr>
        <w:t>)</w:t>
      </w:r>
      <w:r w:rsidRPr="00B37A74">
        <w:rPr>
          <w:rFonts w:cstheme="minorHAnsi"/>
          <w:i/>
        </w:rPr>
        <w:t xml:space="preserve">. </w:t>
      </w:r>
      <w:r w:rsidRPr="0001320D">
        <w:rPr>
          <w:rFonts w:cstheme="minorHAnsi"/>
          <w:i/>
        </w:rPr>
        <w:t>Colors</w:t>
      </w:r>
      <w:r w:rsidRPr="00B37A74">
        <w:rPr>
          <w:rFonts w:cstheme="minorHAnsi"/>
          <w:i/>
        </w:rPr>
        <w:t xml:space="preserve"> indicate species and the area of the circle corresponds to body mass in unit </w:t>
      </w:r>
      <m:oMath>
        <m:r>
          <m:rPr>
            <m:sty m:val="p"/>
          </m:rPr>
          <w:rPr>
            <w:rFonts w:ascii="Cambria Math" w:hAnsi="Cambria Math" w:cstheme="minorHAnsi"/>
          </w:rPr>
          <m:t>g</m:t>
        </m:r>
      </m:oMath>
      <w:r w:rsidRPr="00B37A74">
        <w:rPr>
          <w:rFonts w:cstheme="minorHAnsi"/>
          <w:i/>
        </w:rPr>
        <w:t>.</w:t>
      </w:r>
    </w:p>
    <w:sectPr w:rsidR="00A42850" w:rsidRPr="008A641A" w:rsidSect="00153359">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Jan Ohlberger" w:date="2021-10-20T09:50:00Z" w:initials="Ca">
    <w:p w14:paraId="3FFF22EE" w14:textId="77777777" w:rsidR="003E3A7D" w:rsidRDefault="003E3A7D">
      <w:pPr>
        <w:pStyle w:val="CommentText"/>
      </w:pPr>
      <w:r>
        <w:rPr>
          <w:rStyle w:val="CommentReference"/>
        </w:rPr>
        <w:annotationRef/>
      </w:r>
      <w:r>
        <w:t xml:space="preserve">Just noticed that this is mentioned twice above, so maybe not needed a third time here? Could instead start the next sentence with </w:t>
      </w:r>
    </w:p>
    <w:p w14:paraId="6DF9CEAC" w14:textId="665294D3" w:rsidR="003E3A7D" w:rsidRDefault="003E3A7D">
      <w:pPr>
        <w:pStyle w:val="CommentText"/>
      </w:pPr>
      <w:r>
        <w:t>“Small individuals of a given species/population may therefore…”</w:t>
      </w:r>
    </w:p>
  </w:comment>
  <w:comment w:id="22" w:author="Jan Ohlberger" w:date="2021-10-20T10:06:00Z" w:initials="Ca">
    <w:p w14:paraId="10605B47" w14:textId="259BF4BE" w:rsidR="003E3A7D" w:rsidRDefault="003E3A7D">
      <w:pPr>
        <w:pStyle w:val="CommentText"/>
      </w:pPr>
      <w:r>
        <w:rPr>
          <w:rStyle w:val="CommentReference"/>
        </w:rPr>
        <w:annotationRef/>
      </w:r>
      <w:r>
        <w:t>I think the following section is a good addition but it doesn’t really address Dustin’s comment. My guess is that to address that we might need to acknowledge that direct proportionality between those rates is a strong assumption and that this could introduce bias (and maybe discuss which direction, e.g. in case of fish becoming more efficient at foraging with size).</w:t>
      </w:r>
    </w:p>
  </w:comment>
  <w:comment w:id="23" w:author="Anna Gårdmark" w:date="2021-10-28T13:26:00Z" w:initials="AG">
    <w:p w14:paraId="58D0EFE7" w14:textId="42EDFB18" w:rsidR="003E3A7D" w:rsidRDefault="003E3A7D">
      <w:pPr>
        <w:pStyle w:val="CommentText"/>
      </w:pPr>
      <w:r>
        <w:rPr>
          <w:rStyle w:val="CommentReference"/>
        </w:rPr>
        <w:annotationRef/>
      </w:r>
      <w:r>
        <w:t>I agree with Jan’s interpretation and suggestion. The most important point about Dustin’s comment is that it could be questioned whether the size-dependency of consumption rate is the same in the lab as in the wild. If not, that could overturn the prediction in fig. 3 (e.g. his suggestion that large individuals would feed more efficiently than small individuals in the wild, e.g. due to being less sensitive to predation risk). I therefore suggest you continue after line 272 to point this out, and call for more tests of consumption rates in the wild (if we think that is at all feasible).</w:t>
      </w:r>
    </w:p>
  </w:comment>
  <w:comment w:id="18" w:author="Max Lindmark" w:date="2021-10-20T11:19:00Z" w:initials="MOU">
    <w:p w14:paraId="32495693" w14:textId="1979928D" w:rsidR="003E3A7D" w:rsidRDefault="003E3A7D">
      <w:pPr>
        <w:pStyle w:val="CommentText"/>
      </w:pPr>
      <w:r>
        <w:rPr>
          <w:rStyle w:val="CommentReference"/>
        </w:rPr>
        <w:annotationRef/>
      </w:r>
      <w:r>
        <w:t>Added Messmer here as an empirical example for metabolic rate (neuen is feeding and kitchell is more of an assumption)</w:t>
      </w:r>
    </w:p>
  </w:comment>
  <w:comment w:id="19" w:author="Jan Ohlberger" w:date="2021-10-20T10:23:00Z" w:initials="Ca">
    <w:p w14:paraId="410FFCF2" w14:textId="56565C95" w:rsidR="003E3A7D" w:rsidRDefault="003E3A7D">
      <w:pPr>
        <w:pStyle w:val="CommentText"/>
      </w:pPr>
      <w:r>
        <w:rPr>
          <w:rStyle w:val="CommentReference"/>
        </w:rPr>
        <w:annotationRef/>
      </w:r>
      <w:r>
        <w:t>That’s great. We could be more specific and say that they found similar mass-scaling exponents.</w:t>
      </w:r>
    </w:p>
  </w:comment>
  <w:comment w:id="20" w:author="Max Lindmark" w:date="2021-10-28T14:40:00Z" w:initials="MOU">
    <w:p w14:paraId="00F293BD" w14:textId="476AEB52" w:rsidR="00BF5B0F" w:rsidRDefault="00BF5B0F">
      <w:pPr>
        <w:pStyle w:val="CommentText"/>
      </w:pPr>
      <w:r>
        <w:rPr>
          <w:rStyle w:val="CommentReference"/>
        </w:rPr>
        <w:annotationRef/>
      </w:r>
      <w:r>
        <w:t>Do you mean similar to ours or similar for standard and active (the latter is already in the parenthesis so I’m just double checking!)</w:t>
      </w:r>
    </w:p>
  </w:comment>
  <w:comment w:id="61" w:author="Jan Ohlberger" w:date="2021-11-01T12:47:00Z" w:initials="Ca">
    <w:p w14:paraId="00A53F55" w14:textId="77777777" w:rsidR="004C4D66" w:rsidRDefault="004C4D66" w:rsidP="004C4D66">
      <w:pPr>
        <w:pStyle w:val="CommentText"/>
      </w:pPr>
      <w:r>
        <w:rPr>
          <w:rStyle w:val="CommentReference"/>
        </w:rPr>
        <w:annotationRef/>
      </w:r>
      <w:r>
        <w:t>I think this might be hard to understand. We could just write:</w:t>
      </w:r>
    </w:p>
    <w:p w14:paraId="5E7B603E" w14:textId="77777777" w:rsidR="004C4D66" w:rsidRDefault="004C4D66" w:rsidP="004C4D66">
      <w:pPr>
        <w:pStyle w:val="CommentText"/>
      </w:pPr>
    </w:p>
    <w:p w14:paraId="3E28057D" w14:textId="77777777" w:rsidR="004C4D66" w:rsidRDefault="004C4D66" w:rsidP="004C4D66">
      <w:pPr>
        <w:pStyle w:val="CommentText"/>
      </w:pPr>
      <w:r>
        <w:t xml:space="preserve">”If </w:t>
      </w:r>
      <w:r w:rsidRPr="00632C10">
        <w:t xml:space="preserve">large individuals </w:t>
      </w:r>
      <w:r>
        <w:t xml:space="preserve">feed </w:t>
      </w:r>
      <w:r w:rsidRPr="00632C10">
        <w:t>more efficient</w:t>
      </w:r>
      <w:r>
        <w:t xml:space="preserve">ly than small ones in wild populations, or vice versa, this </w:t>
      </w:r>
      <w:r w:rsidRPr="00632C10">
        <w:t>could introduce bias and alter the prediction about declining optimum growth temperature with size</w:t>
      </w:r>
      <w:r>
        <w:t>.”</w:t>
      </w:r>
    </w:p>
    <w:p w14:paraId="20675EFC" w14:textId="77777777" w:rsidR="004C4D66" w:rsidRDefault="004C4D66" w:rsidP="004C4D66">
      <w:pPr>
        <w:pStyle w:val="CommentText"/>
      </w:pPr>
    </w:p>
    <w:p w14:paraId="38B3A378" w14:textId="77777777" w:rsidR="004C4D66" w:rsidRDefault="004C4D66" w:rsidP="004C4D66">
      <w:pPr>
        <w:pStyle w:val="CommentText"/>
      </w:pPr>
      <w:r>
        <w:t>Could also add something similar to the following:</w:t>
      </w:r>
    </w:p>
    <w:p w14:paraId="5E92F5BA" w14:textId="77777777" w:rsidR="004C4D66" w:rsidRDefault="004C4D66" w:rsidP="004C4D66">
      <w:pPr>
        <w:pStyle w:val="CommentText"/>
      </w:pPr>
    </w:p>
    <w:p w14:paraId="25D7960D" w14:textId="46E9D72F" w:rsidR="004C4D66" w:rsidRDefault="004C4D66" w:rsidP="004C4D66">
      <w:pPr>
        <w:pStyle w:val="CommentText"/>
      </w:pPr>
      <w:r>
        <w:t>“However, our independent growth data do not suggest such a violation of the proportionality assumption.”</w:t>
      </w:r>
    </w:p>
  </w:comment>
  <w:comment w:id="77" w:author="Max Lindmark" w:date="2021-10-28T14:52:00Z" w:initials="MOU">
    <w:p w14:paraId="206F28A7" w14:textId="6CAEA35E" w:rsidR="00C774DE" w:rsidRDefault="00C774DE">
      <w:pPr>
        <w:pStyle w:val="CommentText"/>
      </w:pPr>
      <w:r>
        <w:rPr>
          <w:rStyle w:val="CommentReference"/>
        </w:rPr>
        <w:annotationRef/>
      </w:r>
      <w:r>
        <w:t xml:space="preserve">Here we make the same assumption again, added “often” … </w:t>
      </w:r>
    </w:p>
  </w:comment>
  <w:comment w:id="116" w:author="Max Lindmark" w:date="2021-10-19T16:45:00Z" w:initials="MOU">
    <w:p w14:paraId="6C127C83" w14:textId="0964A55F" w:rsidR="003E3A7D" w:rsidRDefault="003E3A7D">
      <w:pPr>
        <w:pStyle w:val="CommentText"/>
      </w:pPr>
      <w:r>
        <w:rPr>
          <w:rStyle w:val="CommentReference"/>
        </w:rPr>
        <w:annotationRef/>
      </w:r>
      <w:r>
        <w:t>Is it not confusing that we have mass in g on the x-axis, but show the equation using the centered estimates? (Thinking about the intercept here). Should I instead show the centered scale and simpy provide the means in the legend text instead?</w:t>
      </w:r>
    </w:p>
  </w:comment>
  <w:comment w:id="117" w:author="Jan Ohlberger" w:date="2021-10-20T09:39:00Z" w:initials="Ca">
    <w:p w14:paraId="3C4D277A" w14:textId="77777777" w:rsidR="003E3A7D" w:rsidRDefault="003E3A7D">
      <w:pPr>
        <w:pStyle w:val="CommentText"/>
      </w:pPr>
      <w:r>
        <w:rPr>
          <w:rStyle w:val="CommentReference"/>
        </w:rPr>
        <w:annotationRef/>
      </w:r>
      <w:r>
        <w:t>I don’t think that rescaling for a plot is problematic, so either way works. Given that we mostly show ‘rescaled’ values in the other figures, it’s nice to keep this on the original scale!?</w:t>
      </w:r>
    </w:p>
    <w:p w14:paraId="092B836C" w14:textId="77777777" w:rsidR="003E3A7D" w:rsidRDefault="003E3A7D">
      <w:pPr>
        <w:pStyle w:val="CommentText"/>
      </w:pPr>
    </w:p>
    <w:p w14:paraId="112995FC" w14:textId="0D493A83" w:rsidR="003E3A7D" w:rsidRDefault="003E3A7D">
      <w:pPr>
        <w:pStyle w:val="CommentText"/>
      </w:pPr>
      <w:r>
        <w:t>Unrelated but I noticed this just now: it would be great to have tick marks with labels near the maximum values, especially because this is on log-scale – most important for the x-axis to show the full range of observed mass</w:t>
      </w:r>
    </w:p>
  </w:comment>
  <w:comment w:id="118" w:author="Max Lindmark" w:date="2021-10-28T16:34:00Z" w:initials="MOU">
    <w:p w14:paraId="2DE24BAC" w14:textId="3CB6DC4B" w:rsidR="006A7B42" w:rsidRDefault="006A7B42">
      <w:pPr>
        <w:pStyle w:val="CommentText"/>
      </w:pPr>
      <w:r>
        <w:rPr>
          <w:rStyle w:val="CommentReference"/>
        </w:rPr>
        <w:annotationRef/>
      </w:r>
      <w:r>
        <w:t>Good idea! Figure is updated (values chosen close to but not exactly maximum, kind of arbitrary to get nice even-ish numbers)</w:t>
      </w:r>
    </w:p>
  </w:comment>
  <w:comment w:id="119" w:author="Jan Ohlberger" w:date="2021-11-01T12:50:00Z" w:initials="Ca">
    <w:p w14:paraId="2385631F" w14:textId="77777777" w:rsidR="00005B27" w:rsidRDefault="00005B27" w:rsidP="00005B27">
      <w:pPr>
        <w:pStyle w:val="CommentText"/>
      </w:pPr>
      <w:r>
        <w:rPr>
          <w:rStyle w:val="CommentReference"/>
        </w:rPr>
        <w:annotationRef/>
      </w:r>
      <w:r>
        <w:t>Thanks. I wonder though if using equally spaced ticks and labels would be better, i.e. at 0.1, 1, 10,100, 1000, 10000</w:t>
      </w:r>
    </w:p>
    <w:p w14:paraId="08D47851" w14:textId="5A1862C3" w:rsidR="00005B27" w:rsidRDefault="00005B27">
      <w:pPr>
        <w:pStyle w:val="CommentText"/>
      </w:pPr>
    </w:p>
  </w:comment>
  <w:comment w:id="122" w:author="Jan Ohlberger" w:date="2021-11-01T12:50:00Z" w:initials="Ca">
    <w:p w14:paraId="18E1521C" w14:textId="3EA44F64" w:rsidR="00005B27" w:rsidRDefault="00005B27">
      <w:pPr>
        <w:pStyle w:val="CommentText"/>
      </w:pPr>
      <w:r>
        <w:rPr>
          <w:rStyle w:val="CommentReference"/>
        </w:rPr>
        <w:annotationRef/>
      </w:r>
      <w:r>
        <w:t>Note that two lines above you use AE but BE here</w:t>
      </w:r>
    </w:p>
  </w:comment>
  <w:comment w:id="125" w:author="Jan Ohlberger" w:date="2021-11-01T12:50:00Z" w:initials="Ca">
    <w:p w14:paraId="46DF673C" w14:textId="77777777" w:rsidR="00005B27" w:rsidRDefault="00005B27" w:rsidP="00005B27">
      <w:pPr>
        <w:pStyle w:val="CommentText"/>
      </w:pPr>
      <w:r>
        <w:rPr>
          <w:rStyle w:val="CommentReference"/>
        </w:rPr>
        <w:annotationRef/>
      </w:r>
      <w:r>
        <w:t>I suggest editing this to match the caption of Figure 4 (or the other way around), e.g. order of CI bands etc.</w:t>
      </w:r>
    </w:p>
    <w:p w14:paraId="433ADD6F" w14:textId="444DB1D5" w:rsidR="00005B27" w:rsidRDefault="00005B27">
      <w:pPr>
        <w:pStyle w:val="CommentText"/>
      </w:pPr>
    </w:p>
  </w:comment>
  <w:comment w:id="126" w:author="Max Lindmark" w:date="2021-10-28T15:01:00Z" w:initials="MOU">
    <w:p w14:paraId="1A5A19CD" w14:textId="0B169432" w:rsidR="0063796D" w:rsidRDefault="0063796D">
      <w:pPr>
        <w:pStyle w:val="CommentText"/>
      </w:pPr>
      <w:r>
        <w:rPr>
          <w:rStyle w:val="CommentReference"/>
        </w:rPr>
        <w:annotationRef/>
      </w:r>
      <w:r>
        <w:t>I followed your suggestions here Jan. it’s a bit tricky to</w:t>
      </w:r>
      <w:r w:rsidR="005A0441">
        <w:t xml:space="preserve"> balance the transparency though. For the small fish, it’s hard to see the median line because the </w:t>
      </w:r>
      <w:r w:rsidR="00F33268">
        <w:t>1000</w:t>
      </w:r>
      <w:r w:rsidR="005A0441">
        <w:t xml:space="preserve"> draws do not differ that much (same for metabolism for both sizes), and for the larger</w:t>
      </w:r>
      <w:r w:rsidR="00C278ED">
        <w:t xml:space="preserve"> fish we have the opposite problem, here the alpha is a little bit too much because </w:t>
      </w:r>
      <w:r w:rsidR="002B7A1C">
        <w:t>it’s hard to see the extreme consumption draws. Anyhow, I think this is an OK balance between visualizing the median vs the collection of draws.</w:t>
      </w:r>
    </w:p>
    <w:p w14:paraId="2AE4AEAE" w14:textId="77777777" w:rsidR="00F73F6D" w:rsidRDefault="00F73F6D">
      <w:pPr>
        <w:pStyle w:val="CommentText"/>
      </w:pPr>
    </w:p>
    <w:p w14:paraId="18E9D549" w14:textId="15B034E8" w:rsidR="00F73F6D" w:rsidRDefault="00F73F6D">
      <w:pPr>
        <w:pStyle w:val="CommentText"/>
      </w:pPr>
      <w:r>
        <w:t xml:space="preserve">Pleases have a read-through of the figure text </w:t>
      </w:r>
      <w:r>
        <w:sym w:font="Wingdings" w:char="F04A"/>
      </w:r>
    </w:p>
  </w:comment>
  <w:comment w:id="127" w:author="Jan Ohlberger" w:date="2021-11-01T12:51:00Z" w:initials="Ca">
    <w:p w14:paraId="64589091" w14:textId="2E0E7A82" w:rsidR="00005B27" w:rsidRDefault="00005B27">
      <w:pPr>
        <w:pStyle w:val="CommentText"/>
      </w:pPr>
      <w:r>
        <w:rPr>
          <w:rStyle w:val="CommentReference"/>
        </w:rPr>
        <w:annotationRef/>
      </w:r>
      <w:r>
        <w:t>Yeah – some are hard to see, but I think this works. Another option would be to draw fewer samples, e.g. 100, to balance between representing the posterior and visibility of the median line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DF9CEAC" w15:done="0"/>
  <w15:commentEx w15:paraId="10605B47" w15:done="0"/>
  <w15:commentEx w15:paraId="58D0EFE7" w15:paraIdParent="10605B47" w15:done="0"/>
  <w15:commentEx w15:paraId="32495693" w15:done="0"/>
  <w15:commentEx w15:paraId="410FFCF2" w15:paraIdParent="32495693" w15:done="0"/>
  <w15:commentEx w15:paraId="00F293BD" w15:paraIdParent="32495693" w15:done="0"/>
  <w15:commentEx w15:paraId="25D7960D" w15:done="0"/>
  <w15:commentEx w15:paraId="206F28A7" w15:done="0"/>
  <w15:commentEx w15:paraId="6C127C83" w15:done="0"/>
  <w15:commentEx w15:paraId="112995FC" w15:paraIdParent="6C127C83" w15:done="0"/>
  <w15:commentEx w15:paraId="2DE24BAC" w15:paraIdParent="6C127C83" w15:done="0"/>
  <w15:commentEx w15:paraId="08D47851" w15:paraIdParent="6C127C83" w15:done="0"/>
  <w15:commentEx w15:paraId="18E1521C" w15:done="0"/>
  <w15:commentEx w15:paraId="433ADD6F" w15:done="0"/>
  <w15:commentEx w15:paraId="18E9D549" w15:done="0"/>
  <w15:commentEx w15:paraId="64589091" w15:paraIdParent="18E9D54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1A64F6" w16cex:dateUtc="2021-10-20T07:50:00Z"/>
  <w16cex:commentExtensible w16cex:durableId="251A68A7" w16cex:dateUtc="2021-10-20T08:06:00Z"/>
  <w16cex:commentExtensible w16cex:durableId="25253244" w16cex:dateUtc="2021-10-28T11:26:00Z"/>
  <w16cex:commentExtensible w16cex:durableId="251A79C1" w16cex:dateUtc="2021-10-20T09:19:00Z"/>
  <w16cex:commentExtensible w16cex:durableId="251A6CA6" w16cex:dateUtc="2021-10-20T08:23:00Z"/>
  <w16cex:commentExtensible w16cex:durableId="252534E9" w16cex:dateUtc="2021-10-28T12:40:00Z"/>
  <w16cex:commentExtensible w16cex:durableId="252537B0" w16cex:dateUtc="2021-10-28T12:52:00Z"/>
  <w16cex:commentExtensible w16cex:durableId="251974AB" w16cex:dateUtc="2021-10-19T14:45:00Z"/>
  <w16cex:commentExtensible w16cex:durableId="251A6262" w16cex:dateUtc="2021-10-20T07:39:00Z"/>
  <w16cex:commentExtensible w16cex:durableId="25254F7B" w16cex:dateUtc="2021-10-28T14:34:00Z"/>
  <w16cex:commentExtensible w16cex:durableId="252539CF" w16cex:dateUtc="2021-10-28T13:0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DF9CEAC" w16cid:durableId="251A64F6"/>
  <w16cid:commentId w16cid:paraId="10605B47" w16cid:durableId="251A68A7"/>
  <w16cid:commentId w16cid:paraId="58D0EFE7" w16cid:durableId="25253244"/>
  <w16cid:commentId w16cid:paraId="32495693" w16cid:durableId="251A79C1"/>
  <w16cid:commentId w16cid:paraId="410FFCF2" w16cid:durableId="251A6CA6"/>
  <w16cid:commentId w16cid:paraId="00F293BD" w16cid:durableId="252534E9"/>
  <w16cid:commentId w16cid:paraId="25D7960D" w16cid:durableId="252A6058"/>
  <w16cid:commentId w16cid:paraId="206F28A7" w16cid:durableId="252537B0"/>
  <w16cid:commentId w16cid:paraId="6C127C83" w16cid:durableId="251974AB"/>
  <w16cid:commentId w16cid:paraId="112995FC" w16cid:durableId="251A6262"/>
  <w16cid:commentId w16cid:paraId="2DE24BAC" w16cid:durableId="25254F7B"/>
  <w16cid:commentId w16cid:paraId="08D47851" w16cid:durableId="252A6112"/>
  <w16cid:commentId w16cid:paraId="18E1521C" w16cid:durableId="252A6107"/>
  <w16cid:commentId w16cid:paraId="433ADD6F" w16cid:durableId="252A6127"/>
  <w16cid:commentId w16cid:paraId="18E9D549" w16cid:durableId="252539CF"/>
  <w16cid:commentId w16cid:paraId="64589091" w16cid:durableId="252A6138"/>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53B83634"/>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5A027E0A"/>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B66EC1"/>
    <w:multiLevelType w:val="hybridMultilevel"/>
    <w:tmpl w:val="E11EF9D6"/>
    <w:lvl w:ilvl="0" w:tplc="C8480AA0">
      <w:start w:val="12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8F5482"/>
    <w:multiLevelType w:val="hybridMultilevel"/>
    <w:tmpl w:val="C6E60536"/>
    <w:lvl w:ilvl="0" w:tplc="8E4C6944">
      <w:start w:val="201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6E1204F"/>
    <w:multiLevelType w:val="hybridMultilevel"/>
    <w:tmpl w:val="69344762"/>
    <w:lvl w:ilvl="0" w:tplc="CBF06A9C">
      <w:start w:val="337"/>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9E369D9"/>
    <w:multiLevelType w:val="hybridMultilevel"/>
    <w:tmpl w:val="8ED297E2"/>
    <w:lvl w:ilvl="0" w:tplc="455076CA">
      <w:start w:val="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B630D55"/>
    <w:multiLevelType w:val="hybridMultilevel"/>
    <w:tmpl w:val="FCA03D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22C489C"/>
    <w:multiLevelType w:val="hybridMultilevel"/>
    <w:tmpl w:val="DE76D20A"/>
    <w:lvl w:ilvl="0" w:tplc="F934F81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A8D4434"/>
    <w:multiLevelType w:val="hybridMultilevel"/>
    <w:tmpl w:val="71C05DE0"/>
    <w:lvl w:ilvl="0" w:tplc="0809000F">
      <w:start w:val="1"/>
      <w:numFmt w:val="decimal"/>
      <w:lvlText w:val="%1."/>
      <w:lvlJc w:val="left"/>
      <w:pPr>
        <w:ind w:left="1004" w:hanging="360"/>
      </w:pPr>
    </w:lvl>
    <w:lvl w:ilvl="1" w:tplc="08090019" w:tentative="1">
      <w:start w:val="1"/>
      <w:numFmt w:val="lowerLetter"/>
      <w:lvlText w:val="%2."/>
      <w:lvlJc w:val="left"/>
      <w:pPr>
        <w:ind w:left="1724" w:hanging="360"/>
      </w:pPr>
    </w:lvl>
    <w:lvl w:ilvl="2" w:tplc="0809001B" w:tentative="1">
      <w:start w:val="1"/>
      <w:numFmt w:val="lowerRoman"/>
      <w:lvlText w:val="%3."/>
      <w:lvlJc w:val="right"/>
      <w:pPr>
        <w:ind w:left="2444" w:hanging="180"/>
      </w:pPr>
    </w:lvl>
    <w:lvl w:ilvl="3" w:tplc="0809000F" w:tentative="1">
      <w:start w:val="1"/>
      <w:numFmt w:val="decimal"/>
      <w:lvlText w:val="%4."/>
      <w:lvlJc w:val="left"/>
      <w:pPr>
        <w:ind w:left="3164" w:hanging="360"/>
      </w:pPr>
    </w:lvl>
    <w:lvl w:ilvl="4" w:tplc="08090019" w:tentative="1">
      <w:start w:val="1"/>
      <w:numFmt w:val="lowerLetter"/>
      <w:lvlText w:val="%5."/>
      <w:lvlJc w:val="left"/>
      <w:pPr>
        <w:ind w:left="3884" w:hanging="360"/>
      </w:pPr>
    </w:lvl>
    <w:lvl w:ilvl="5" w:tplc="0809001B" w:tentative="1">
      <w:start w:val="1"/>
      <w:numFmt w:val="lowerRoman"/>
      <w:lvlText w:val="%6."/>
      <w:lvlJc w:val="right"/>
      <w:pPr>
        <w:ind w:left="4604" w:hanging="180"/>
      </w:pPr>
    </w:lvl>
    <w:lvl w:ilvl="6" w:tplc="0809000F" w:tentative="1">
      <w:start w:val="1"/>
      <w:numFmt w:val="decimal"/>
      <w:lvlText w:val="%7."/>
      <w:lvlJc w:val="left"/>
      <w:pPr>
        <w:ind w:left="5324" w:hanging="360"/>
      </w:pPr>
    </w:lvl>
    <w:lvl w:ilvl="7" w:tplc="08090019" w:tentative="1">
      <w:start w:val="1"/>
      <w:numFmt w:val="lowerLetter"/>
      <w:lvlText w:val="%8."/>
      <w:lvlJc w:val="left"/>
      <w:pPr>
        <w:ind w:left="6044" w:hanging="360"/>
      </w:pPr>
    </w:lvl>
    <w:lvl w:ilvl="8" w:tplc="0809001B" w:tentative="1">
      <w:start w:val="1"/>
      <w:numFmt w:val="lowerRoman"/>
      <w:lvlText w:val="%9."/>
      <w:lvlJc w:val="right"/>
      <w:pPr>
        <w:ind w:left="6764" w:hanging="180"/>
      </w:pPr>
    </w:lvl>
  </w:abstractNum>
  <w:abstractNum w:abstractNumId="10" w15:restartNumberingAfterBreak="0">
    <w:nsid w:val="27291578"/>
    <w:multiLevelType w:val="hybridMultilevel"/>
    <w:tmpl w:val="4264413E"/>
    <w:lvl w:ilvl="0" w:tplc="3AA072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8EC2DC1"/>
    <w:multiLevelType w:val="hybridMultilevel"/>
    <w:tmpl w:val="116A5D7E"/>
    <w:lvl w:ilvl="0" w:tplc="EAB60F8E">
      <w:start w:val="5"/>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95B3CE4"/>
    <w:multiLevelType w:val="hybridMultilevel"/>
    <w:tmpl w:val="C2E8F16C"/>
    <w:lvl w:ilvl="0" w:tplc="2B5A9FD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C6F5243"/>
    <w:multiLevelType w:val="hybridMultilevel"/>
    <w:tmpl w:val="7B02895E"/>
    <w:lvl w:ilvl="0" w:tplc="4754CF9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F3A0EA9"/>
    <w:multiLevelType w:val="hybridMultilevel"/>
    <w:tmpl w:val="81EA8BA4"/>
    <w:lvl w:ilvl="0" w:tplc="A668711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2CC768F"/>
    <w:multiLevelType w:val="hybridMultilevel"/>
    <w:tmpl w:val="541C4062"/>
    <w:lvl w:ilvl="0" w:tplc="306C2C1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5C90CC5"/>
    <w:multiLevelType w:val="hybridMultilevel"/>
    <w:tmpl w:val="4FDABF80"/>
    <w:lvl w:ilvl="0" w:tplc="8C1A418E">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BE57122"/>
    <w:multiLevelType w:val="hybridMultilevel"/>
    <w:tmpl w:val="8C90E5C6"/>
    <w:lvl w:ilvl="0" w:tplc="F092C58E">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4011CC6"/>
    <w:multiLevelType w:val="hybridMultilevel"/>
    <w:tmpl w:val="F710C15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47930AEB"/>
    <w:multiLevelType w:val="hybridMultilevel"/>
    <w:tmpl w:val="E2963230"/>
    <w:lvl w:ilvl="0" w:tplc="CED6944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99769DD"/>
    <w:multiLevelType w:val="hybridMultilevel"/>
    <w:tmpl w:val="BC0474B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9D70570"/>
    <w:multiLevelType w:val="hybridMultilevel"/>
    <w:tmpl w:val="09B0083A"/>
    <w:lvl w:ilvl="0" w:tplc="5AB8C884">
      <w:start w:val="1"/>
      <w:numFmt w:val="decimal"/>
      <w:lvlText w:val="%1."/>
      <w:lvlJc w:val="left"/>
      <w:pPr>
        <w:ind w:left="960" w:hanging="60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2" w15:restartNumberingAfterBreak="0">
    <w:nsid w:val="4A822546"/>
    <w:multiLevelType w:val="hybridMultilevel"/>
    <w:tmpl w:val="57B658D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B0F514D"/>
    <w:multiLevelType w:val="hybridMultilevel"/>
    <w:tmpl w:val="D070E878"/>
    <w:lvl w:ilvl="0" w:tplc="F40E8828">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C79758D"/>
    <w:multiLevelType w:val="hybridMultilevel"/>
    <w:tmpl w:val="1EF038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DC82F63"/>
    <w:multiLevelType w:val="hybridMultilevel"/>
    <w:tmpl w:val="99003DB6"/>
    <w:lvl w:ilvl="0" w:tplc="C8EECBF2">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6" w15:restartNumberingAfterBreak="0">
    <w:nsid w:val="4FDD1837"/>
    <w:multiLevelType w:val="hybridMultilevel"/>
    <w:tmpl w:val="4B1E10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23052AA"/>
    <w:multiLevelType w:val="multilevel"/>
    <w:tmpl w:val="1ECAA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57D64EF"/>
    <w:multiLevelType w:val="hybridMultilevel"/>
    <w:tmpl w:val="12CC6474"/>
    <w:lvl w:ilvl="0" w:tplc="2FEE1864">
      <w:start w:val="3"/>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6A370BD"/>
    <w:multiLevelType w:val="hybridMultilevel"/>
    <w:tmpl w:val="2F10EA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6B351FA"/>
    <w:multiLevelType w:val="hybridMultilevel"/>
    <w:tmpl w:val="1B7CE978"/>
    <w:lvl w:ilvl="0" w:tplc="FEBACBD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6E54CAF"/>
    <w:multiLevelType w:val="hybridMultilevel"/>
    <w:tmpl w:val="81D43092"/>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2" w15:restartNumberingAfterBreak="0">
    <w:nsid w:val="58B725FD"/>
    <w:multiLevelType w:val="hybridMultilevel"/>
    <w:tmpl w:val="C1ECED88"/>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3" w15:restartNumberingAfterBreak="0">
    <w:nsid w:val="5C142398"/>
    <w:multiLevelType w:val="hybridMultilevel"/>
    <w:tmpl w:val="84DED5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1B23A63"/>
    <w:multiLevelType w:val="hybridMultilevel"/>
    <w:tmpl w:val="C0A881A2"/>
    <w:lvl w:ilvl="0" w:tplc="A86497B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3186870"/>
    <w:multiLevelType w:val="hybridMultilevel"/>
    <w:tmpl w:val="381AB3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4753875"/>
    <w:multiLevelType w:val="hybridMultilevel"/>
    <w:tmpl w:val="C5C2498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64CD5A5F"/>
    <w:multiLevelType w:val="hybridMultilevel"/>
    <w:tmpl w:val="506A627E"/>
    <w:lvl w:ilvl="0" w:tplc="FF6A309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0E543D3"/>
    <w:multiLevelType w:val="hybridMultilevel"/>
    <w:tmpl w:val="57F49D12"/>
    <w:lvl w:ilvl="0" w:tplc="A726D2AA">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305663E"/>
    <w:multiLevelType w:val="hybridMultilevel"/>
    <w:tmpl w:val="4F5A9B4E"/>
    <w:lvl w:ilvl="0" w:tplc="89981D82">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3AF6025"/>
    <w:multiLevelType w:val="hybridMultilevel"/>
    <w:tmpl w:val="F3A6CD3A"/>
    <w:lvl w:ilvl="0" w:tplc="E238176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B0554A9"/>
    <w:multiLevelType w:val="hybridMultilevel"/>
    <w:tmpl w:val="4EF207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7BF95514"/>
    <w:multiLevelType w:val="hybridMultilevel"/>
    <w:tmpl w:val="029A0D8E"/>
    <w:lvl w:ilvl="0" w:tplc="6C6C0C94">
      <w:start w:val="1"/>
      <w:numFmt w:val="lowerLetter"/>
      <w:lvlText w:val="%1)"/>
      <w:lvlJc w:val="left"/>
      <w:pPr>
        <w:ind w:left="1664" w:hanging="360"/>
      </w:pPr>
      <w:rPr>
        <w:rFonts w:hint="default"/>
      </w:rPr>
    </w:lvl>
    <w:lvl w:ilvl="1" w:tplc="04090019" w:tentative="1">
      <w:start w:val="1"/>
      <w:numFmt w:val="lowerLetter"/>
      <w:lvlText w:val="%2."/>
      <w:lvlJc w:val="left"/>
      <w:pPr>
        <w:ind w:left="2384" w:hanging="360"/>
      </w:pPr>
    </w:lvl>
    <w:lvl w:ilvl="2" w:tplc="0409001B" w:tentative="1">
      <w:start w:val="1"/>
      <w:numFmt w:val="lowerRoman"/>
      <w:lvlText w:val="%3."/>
      <w:lvlJc w:val="right"/>
      <w:pPr>
        <w:ind w:left="3104" w:hanging="180"/>
      </w:pPr>
    </w:lvl>
    <w:lvl w:ilvl="3" w:tplc="0409000F" w:tentative="1">
      <w:start w:val="1"/>
      <w:numFmt w:val="decimal"/>
      <w:lvlText w:val="%4."/>
      <w:lvlJc w:val="left"/>
      <w:pPr>
        <w:ind w:left="3824" w:hanging="360"/>
      </w:pPr>
    </w:lvl>
    <w:lvl w:ilvl="4" w:tplc="04090019" w:tentative="1">
      <w:start w:val="1"/>
      <w:numFmt w:val="lowerLetter"/>
      <w:lvlText w:val="%5."/>
      <w:lvlJc w:val="left"/>
      <w:pPr>
        <w:ind w:left="4544" w:hanging="360"/>
      </w:pPr>
    </w:lvl>
    <w:lvl w:ilvl="5" w:tplc="0409001B" w:tentative="1">
      <w:start w:val="1"/>
      <w:numFmt w:val="lowerRoman"/>
      <w:lvlText w:val="%6."/>
      <w:lvlJc w:val="right"/>
      <w:pPr>
        <w:ind w:left="5264" w:hanging="180"/>
      </w:pPr>
    </w:lvl>
    <w:lvl w:ilvl="6" w:tplc="0409000F" w:tentative="1">
      <w:start w:val="1"/>
      <w:numFmt w:val="decimal"/>
      <w:lvlText w:val="%7."/>
      <w:lvlJc w:val="left"/>
      <w:pPr>
        <w:ind w:left="5984" w:hanging="360"/>
      </w:pPr>
    </w:lvl>
    <w:lvl w:ilvl="7" w:tplc="04090019" w:tentative="1">
      <w:start w:val="1"/>
      <w:numFmt w:val="lowerLetter"/>
      <w:lvlText w:val="%8."/>
      <w:lvlJc w:val="left"/>
      <w:pPr>
        <w:ind w:left="6704" w:hanging="360"/>
      </w:pPr>
    </w:lvl>
    <w:lvl w:ilvl="8" w:tplc="0409001B" w:tentative="1">
      <w:start w:val="1"/>
      <w:numFmt w:val="lowerRoman"/>
      <w:lvlText w:val="%9."/>
      <w:lvlJc w:val="right"/>
      <w:pPr>
        <w:ind w:left="7424" w:hanging="180"/>
      </w:pPr>
    </w:lvl>
  </w:abstractNum>
  <w:num w:numId="1">
    <w:abstractNumId w:val="21"/>
  </w:num>
  <w:num w:numId="2">
    <w:abstractNumId w:val="31"/>
  </w:num>
  <w:num w:numId="3">
    <w:abstractNumId w:val="0"/>
  </w:num>
  <w:num w:numId="4">
    <w:abstractNumId w:val="1"/>
  </w:num>
  <w:num w:numId="5">
    <w:abstractNumId w:val="15"/>
  </w:num>
  <w:num w:numId="6">
    <w:abstractNumId w:val="39"/>
  </w:num>
  <w:num w:numId="7">
    <w:abstractNumId w:val="42"/>
  </w:num>
  <w:num w:numId="8">
    <w:abstractNumId w:val="4"/>
  </w:num>
  <w:num w:numId="9">
    <w:abstractNumId w:val="33"/>
  </w:num>
  <w:num w:numId="10">
    <w:abstractNumId w:val="37"/>
  </w:num>
  <w:num w:numId="11">
    <w:abstractNumId w:val="41"/>
  </w:num>
  <w:num w:numId="12">
    <w:abstractNumId w:val="3"/>
  </w:num>
  <w:num w:numId="13">
    <w:abstractNumId w:val="38"/>
  </w:num>
  <w:num w:numId="14">
    <w:abstractNumId w:val="13"/>
  </w:num>
  <w:num w:numId="15">
    <w:abstractNumId w:val="19"/>
  </w:num>
  <w:num w:numId="16">
    <w:abstractNumId w:val="34"/>
  </w:num>
  <w:num w:numId="17">
    <w:abstractNumId w:val="30"/>
  </w:num>
  <w:num w:numId="18">
    <w:abstractNumId w:val="14"/>
  </w:num>
  <w:num w:numId="19">
    <w:abstractNumId w:val="40"/>
  </w:num>
  <w:num w:numId="20">
    <w:abstractNumId w:val="8"/>
  </w:num>
  <w:num w:numId="21">
    <w:abstractNumId w:val="25"/>
  </w:num>
  <w:num w:numId="22">
    <w:abstractNumId w:val="12"/>
  </w:num>
  <w:num w:numId="23">
    <w:abstractNumId w:val="26"/>
  </w:num>
  <w:num w:numId="24">
    <w:abstractNumId w:val="24"/>
  </w:num>
  <w:num w:numId="25">
    <w:abstractNumId w:val="29"/>
  </w:num>
  <w:num w:numId="26">
    <w:abstractNumId w:val="35"/>
  </w:num>
  <w:num w:numId="27">
    <w:abstractNumId w:val="10"/>
  </w:num>
  <w:num w:numId="28">
    <w:abstractNumId w:val="18"/>
  </w:num>
  <w:num w:numId="29">
    <w:abstractNumId w:val="6"/>
  </w:num>
  <w:num w:numId="30">
    <w:abstractNumId w:val="22"/>
  </w:num>
  <w:num w:numId="31">
    <w:abstractNumId w:val="17"/>
  </w:num>
  <w:num w:numId="32">
    <w:abstractNumId w:val="2"/>
  </w:num>
  <w:num w:numId="33">
    <w:abstractNumId w:val="36"/>
  </w:num>
  <w:num w:numId="34">
    <w:abstractNumId w:val="5"/>
  </w:num>
  <w:num w:numId="35">
    <w:abstractNumId w:val="9"/>
  </w:num>
  <w:num w:numId="36">
    <w:abstractNumId w:val="27"/>
  </w:num>
  <w:num w:numId="37">
    <w:abstractNumId w:val="28"/>
  </w:num>
  <w:num w:numId="38">
    <w:abstractNumId w:val="16"/>
  </w:num>
  <w:num w:numId="39">
    <w:abstractNumId w:val="23"/>
  </w:num>
  <w:num w:numId="40">
    <w:abstractNumId w:val="20"/>
  </w:num>
  <w:num w:numId="41">
    <w:abstractNumId w:val="11"/>
  </w:num>
  <w:num w:numId="42">
    <w:abstractNumId w:val="32"/>
  </w:num>
  <w:num w:numId="43">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an Ohlberger">
    <w15:presenceInfo w15:providerId="None" w15:userId="Jan Ohlberger"/>
  </w15:person>
  <w15:person w15:author="Anna Gårdmark">
    <w15:presenceInfo w15:providerId="AD" w15:userId="S-1-5-21-1060284298-1343024091-682003330-10077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15"/>
  <w:proofState w:spelling="clean" w:grammar="clean"/>
  <w:trackRevisions/>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0C73"/>
    <w:rsid w:val="000032F2"/>
    <w:rsid w:val="00003702"/>
    <w:rsid w:val="00003EFD"/>
    <w:rsid w:val="00004FA9"/>
    <w:rsid w:val="00005B27"/>
    <w:rsid w:val="00006DAE"/>
    <w:rsid w:val="00007AFC"/>
    <w:rsid w:val="000101BB"/>
    <w:rsid w:val="00010403"/>
    <w:rsid w:val="000108F7"/>
    <w:rsid w:val="00011BB4"/>
    <w:rsid w:val="00013201"/>
    <w:rsid w:val="00013A66"/>
    <w:rsid w:val="00014257"/>
    <w:rsid w:val="000143A5"/>
    <w:rsid w:val="000170E6"/>
    <w:rsid w:val="00017EF3"/>
    <w:rsid w:val="00021059"/>
    <w:rsid w:val="00022C2C"/>
    <w:rsid w:val="000234FF"/>
    <w:rsid w:val="000244B9"/>
    <w:rsid w:val="00024A14"/>
    <w:rsid w:val="0002590E"/>
    <w:rsid w:val="00026052"/>
    <w:rsid w:val="0003099F"/>
    <w:rsid w:val="0003225B"/>
    <w:rsid w:val="00033F6A"/>
    <w:rsid w:val="000374F9"/>
    <w:rsid w:val="00041C92"/>
    <w:rsid w:val="00043B98"/>
    <w:rsid w:val="00043DF6"/>
    <w:rsid w:val="00044766"/>
    <w:rsid w:val="00046DAB"/>
    <w:rsid w:val="00047051"/>
    <w:rsid w:val="000516F9"/>
    <w:rsid w:val="00051A78"/>
    <w:rsid w:val="00053040"/>
    <w:rsid w:val="0005461C"/>
    <w:rsid w:val="00054D52"/>
    <w:rsid w:val="000604B9"/>
    <w:rsid w:val="00064812"/>
    <w:rsid w:val="000665E4"/>
    <w:rsid w:val="00070A8C"/>
    <w:rsid w:val="00072780"/>
    <w:rsid w:val="00072BDC"/>
    <w:rsid w:val="00072D45"/>
    <w:rsid w:val="00073015"/>
    <w:rsid w:val="00073478"/>
    <w:rsid w:val="00074C38"/>
    <w:rsid w:val="0007598E"/>
    <w:rsid w:val="0008045F"/>
    <w:rsid w:val="000807D1"/>
    <w:rsid w:val="000809C9"/>
    <w:rsid w:val="00080A49"/>
    <w:rsid w:val="000816B8"/>
    <w:rsid w:val="00081C39"/>
    <w:rsid w:val="00082E9F"/>
    <w:rsid w:val="00087402"/>
    <w:rsid w:val="00093A70"/>
    <w:rsid w:val="00094ECF"/>
    <w:rsid w:val="00095A1A"/>
    <w:rsid w:val="0009663E"/>
    <w:rsid w:val="000974B4"/>
    <w:rsid w:val="00097AEB"/>
    <w:rsid w:val="00097BA2"/>
    <w:rsid w:val="000A0770"/>
    <w:rsid w:val="000A0F12"/>
    <w:rsid w:val="000A240F"/>
    <w:rsid w:val="000A587E"/>
    <w:rsid w:val="000A663B"/>
    <w:rsid w:val="000B1834"/>
    <w:rsid w:val="000B3372"/>
    <w:rsid w:val="000B33B0"/>
    <w:rsid w:val="000B5966"/>
    <w:rsid w:val="000C0091"/>
    <w:rsid w:val="000C0ECF"/>
    <w:rsid w:val="000C2457"/>
    <w:rsid w:val="000C3A6B"/>
    <w:rsid w:val="000C4326"/>
    <w:rsid w:val="000D0180"/>
    <w:rsid w:val="000D147D"/>
    <w:rsid w:val="000D586C"/>
    <w:rsid w:val="000D62DD"/>
    <w:rsid w:val="000D652F"/>
    <w:rsid w:val="000D6AC9"/>
    <w:rsid w:val="000E0BCA"/>
    <w:rsid w:val="000E2652"/>
    <w:rsid w:val="000E3552"/>
    <w:rsid w:val="000E3764"/>
    <w:rsid w:val="000E3C63"/>
    <w:rsid w:val="000F34A3"/>
    <w:rsid w:val="000F4D7D"/>
    <w:rsid w:val="000F72D2"/>
    <w:rsid w:val="000F7520"/>
    <w:rsid w:val="000F76CB"/>
    <w:rsid w:val="0010028B"/>
    <w:rsid w:val="001011F8"/>
    <w:rsid w:val="00101F85"/>
    <w:rsid w:val="00103766"/>
    <w:rsid w:val="0010555E"/>
    <w:rsid w:val="00107F38"/>
    <w:rsid w:val="00110082"/>
    <w:rsid w:val="001114C8"/>
    <w:rsid w:val="0011268E"/>
    <w:rsid w:val="0011430D"/>
    <w:rsid w:val="00116C61"/>
    <w:rsid w:val="00116D29"/>
    <w:rsid w:val="00117DCF"/>
    <w:rsid w:val="00117EF0"/>
    <w:rsid w:val="00120041"/>
    <w:rsid w:val="00120FE0"/>
    <w:rsid w:val="00123D21"/>
    <w:rsid w:val="001257C2"/>
    <w:rsid w:val="0012633A"/>
    <w:rsid w:val="00133893"/>
    <w:rsid w:val="001340BC"/>
    <w:rsid w:val="0013421A"/>
    <w:rsid w:val="0013712F"/>
    <w:rsid w:val="00137CC0"/>
    <w:rsid w:val="00137DAF"/>
    <w:rsid w:val="001411AA"/>
    <w:rsid w:val="001420C5"/>
    <w:rsid w:val="0014354F"/>
    <w:rsid w:val="00143614"/>
    <w:rsid w:val="00143DBC"/>
    <w:rsid w:val="001445B4"/>
    <w:rsid w:val="00145552"/>
    <w:rsid w:val="00147361"/>
    <w:rsid w:val="00150144"/>
    <w:rsid w:val="00151BE9"/>
    <w:rsid w:val="00153359"/>
    <w:rsid w:val="00154D1C"/>
    <w:rsid w:val="00154DB9"/>
    <w:rsid w:val="00155657"/>
    <w:rsid w:val="00155660"/>
    <w:rsid w:val="00157025"/>
    <w:rsid w:val="0015760E"/>
    <w:rsid w:val="00160693"/>
    <w:rsid w:val="00160E53"/>
    <w:rsid w:val="00161005"/>
    <w:rsid w:val="00161213"/>
    <w:rsid w:val="001638BB"/>
    <w:rsid w:val="001649A4"/>
    <w:rsid w:val="00167D11"/>
    <w:rsid w:val="00170D14"/>
    <w:rsid w:val="001728A4"/>
    <w:rsid w:val="00173764"/>
    <w:rsid w:val="00175D9C"/>
    <w:rsid w:val="001764F8"/>
    <w:rsid w:val="00176EF6"/>
    <w:rsid w:val="00177E68"/>
    <w:rsid w:val="00181EDF"/>
    <w:rsid w:val="00184186"/>
    <w:rsid w:val="00184FB8"/>
    <w:rsid w:val="001875EA"/>
    <w:rsid w:val="00187AC7"/>
    <w:rsid w:val="00187FEE"/>
    <w:rsid w:val="00190534"/>
    <w:rsid w:val="00192E60"/>
    <w:rsid w:val="00195D22"/>
    <w:rsid w:val="00195E4F"/>
    <w:rsid w:val="00196794"/>
    <w:rsid w:val="001A3841"/>
    <w:rsid w:val="001A504D"/>
    <w:rsid w:val="001A57BB"/>
    <w:rsid w:val="001A6A45"/>
    <w:rsid w:val="001A6AE8"/>
    <w:rsid w:val="001A6FB9"/>
    <w:rsid w:val="001B1155"/>
    <w:rsid w:val="001B3828"/>
    <w:rsid w:val="001B7424"/>
    <w:rsid w:val="001C3256"/>
    <w:rsid w:val="001C38B5"/>
    <w:rsid w:val="001C4A73"/>
    <w:rsid w:val="001C5C9D"/>
    <w:rsid w:val="001D3DED"/>
    <w:rsid w:val="001E0983"/>
    <w:rsid w:val="001E1679"/>
    <w:rsid w:val="001E52CE"/>
    <w:rsid w:val="001E64B3"/>
    <w:rsid w:val="001F07D2"/>
    <w:rsid w:val="001F4B29"/>
    <w:rsid w:val="001F4D60"/>
    <w:rsid w:val="001F5D6B"/>
    <w:rsid w:val="001F664C"/>
    <w:rsid w:val="001F7190"/>
    <w:rsid w:val="001F78D9"/>
    <w:rsid w:val="0020282F"/>
    <w:rsid w:val="00203ED8"/>
    <w:rsid w:val="0020738F"/>
    <w:rsid w:val="00210780"/>
    <w:rsid w:val="00212826"/>
    <w:rsid w:val="00212A6A"/>
    <w:rsid w:val="0021415C"/>
    <w:rsid w:val="002160AF"/>
    <w:rsid w:val="00221898"/>
    <w:rsid w:val="00221B6B"/>
    <w:rsid w:val="002233CC"/>
    <w:rsid w:val="0022380A"/>
    <w:rsid w:val="00224B99"/>
    <w:rsid w:val="00224D46"/>
    <w:rsid w:val="00225EAB"/>
    <w:rsid w:val="002307A3"/>
    <w:rsid w:val="00231794"/>
    <w:rsid w:val="002347CF"/>
    <w:rsid w:val="00236745"/>
    <w:rsid w:val="002400E3"/>
    <w:rsid w:val="00242AF4"/>
    <w:rsid w:val="00243567"/>
    <w:rsid w:val="002437CA"/>
    <w:rsid w:val="00243D8D"/>
    <w:rsid w:val="00244752"/>
    <w:rsid w:val="00247036"/>
    <w:rsid w:val="0024752B"/>
    <w:rsid w:val="00247A4F"/>
    <w:rsid w:val="00247EA9"/>
    <w:rsid w:val="00250086"/>
    <w:rsid w:val="00250D5D"/>
    <w:rsid w:val="00250DFD"/>
    <w:rsid w:val="00251A4B"/>
    <w:rsid w:val="00251E71"/>
    <w:rsid w:val="002522AE"/>
    <w:rsid w:val="002530AC"/>
    <w:rsid w:val="00253306"/>
    <w:rsid w:val="002566F8"/>
    <w:rsid w:val="00256D79"/>
    <w:rsid w:val="00256DEC"/>
    <w:rsid w:val="002576D0"/>
    <w:rsid w:val="00260680"/>
    <w:rsid w:val="00260B33"/>
    <w:rsid w:val="00264D23"/>
    <w:rsid w:val="00267633"/>
    <w:rsid w:val="002705ED"/>
    <w:rsid w:val="0027168D"/>
    <w:rsid w:val="002742EB"/>
    <w:rsid w:val="002745A8"/>
    <w:rsid w:val="002750F6"/>
    <w:rsid w:val="00276A4C"/>
    <w:rsid w:val="00276E52"/>
    <w:rsid w:val="00277715"/>
    <w:rsid w:val="00277B85"/>
    <w:rsid w:val="00281464"/>
    <w:rsid w:val="00281A8D"/>
    <w:rsid w:val="00281F34"/>
    <w:rsid w:val="00283425"/>
    <w:rsid w:val="00284635"/>
    <w:rsid w:val="00285307"/>
    <w:rsid w:val="00285A57"/>
    <w:rsid w:val="002878C1"/>
    <w:rsid w:val="0029104D"/>
    <w:rsid w:val="00291FF7"/>
    <w:rsid w:val="00292219"/>
    <w:rsid w:val="002922D7"/>
    <w:rsid w:val="00292CCB"/>
    <w:rsid w:val="00293225"/>
    <w:rsid w:val="00293856"/>
    <w:rsid w:val="00295CA9"/>
    <w:rsid w:val="00296878"/>
    <w:rsid w:val="002A401E"/>
    <w:rsid w:val="002A4A2F"/>
    <w:rsid w:val="002A6C8B"/>
    <w:rsid w:val="002A7851"/>
    <w:rsid w:val="002B00C6"/>
    <w:rsid w:val="002B2766"/>
    <w:rsid w:val="002B2C9D"/>
    <w:rsid w:val="002B6F11"/>
    <w:rsid w:val="002B709E"/>
    <w:rsid w:val="002B7A1C"/>
    <w:rsid w:val="002C2944"/>
    <w:rsid w:val="002C670B"/>
    <w:rsid w:val="002C6B50"/>
    <w:rsid w:val="002C6C08"/>
    <w:rsid w:val="002D0A5D"/>
    <w:rsid w:val="002D2548"/>
    <w:rsid w:val="002D4880"/>
    <w:rsid w:val="002D5576"/>
    <w:rsid w:val="002D55A9"/>
    <w:rsid w:val="002D5B83"/>
    <w:rsid w:val="002D67F4"/>
    <w:rsid w:val="002D73FB"/>
    <w:rsid w:val="002E1DA7"/>
    <w:rsid w:val="002E3AB1"/>
    <w:rsid w:val="002E3D59"/>
    <w:rsid w:val="002E5E42"/>
    <w:rsid w:val="002F097A"/>
    <w:rsid w:val="002F114A"/>
    <w:rsid w:val="002F1CF6"/>
    <w:rsid w:val="002F1D23"/>
    <w:rsid w:val="002F31AB"/>
    <w:rsid w:val="002F3B4E"/>
    <w:rsid w:val="002F551C"/>
    <w:rsid w:val="002F6454"/>
    <w:rsid w:val="002F6848"/>
    <w:rsid w:val="002F72C3"/>
    <w:rsid w:val="00302DF0"/>
    <w:rsid w:val="0030360E"/>
    <w:rsid w:val="00304ED1"/>
    <w:rsid w:val="00305404"/>
    <w:rsid w:val="00307087"/>
    <w:rsid w:val="00310E1F"/>
    <w:rsid w:val="00313000"/>
    <w:rsid w:val="00313188"/>
    <w:rsid w:val="00313352"/>
    <w:rsid w:val="00313FBC"/>
    <w:rsid w:val="003151B5"/>
    <w:rsid w:val="003163B5"/>
    <w:rsid w:val="0032004D"/>
    <w:rsid w:val="00320761"/>
    <w:rsid w:val="00321020"/>
    <w:rsid w:val="003247CB"/>
    <w:rsid w:val="00324E66"/>
    <w:rsid w:val="003254FF"/>
    <w:rsid w:val="003274BB"/>
    <w:rsid w:val="003274C8"/>
    <w:rsid w:val="003309A1"/>
    <w:rsid w:val="00331836"/>
    <w:rsid w:val="003344FC"/>
    <w:rsid w:val="00337CFB"/>
    <w:rsid w:val="00341D90"/>
    <w:rsid w:val="00341E97"/>
    <w:rsid w:val="003434CF"/>
    <w:rsid w:val="00345497"/>
    <w:rsid w:val="00347301"/>
    <w:rsid w:val="003473C7"/>
    <w:rsid w:val="003507A7"/>
    <w:rsid w:val="00351A60"/>
    <w:rsid w:val="00353F57"/>
    <w:rsid w:val="00354084"/>
    <w:rsid w:val="0035458F"/>
    <w:rsid w:val="00355CEF"/>
    <w:rsid w:val="00356004"/>
    <w:rsid w:val="00360E73"/>
    <w:rsid w:val="003623A2"/>
    <w:rsid w:val="0036344F"/>
    <w:rsid w:val="00363F2F"/>
    <w:rsid w:val="003641A4"/>
    <w:rsid w:val="0036497A"/>
    <w:rsid w:val="00366C06"/>
    <w:rsid w:val="00367194"/>
    <w:rsid w:val="0037081F"/>
    <w:rsid w:val="00370B3B"/>
    <w:rsid w:val="003722B4"/>
    <w:rsid w:val="00372D1D"/>
    <w:rsid w:val="00375AD6"/>
    <w:rsid w:val="00380168"/>
    <w:rsid w:val="0038045D"/>
    <w:rsid w:val="0038100B"/>
    <w:rsid w:val="00381119"/>
    <w:rsid w:val="00382649"/>
    <w:rsid w:val="00384F48"/>
    <w:rsid w:val="003850EB"/>
    <w:rsid w:val="00387119"/>
    <w:rsid w:val="003938B8"/>
    <w:rsid w:val="00396624"/>
    <w:rsid w:val="003972F7"/>
    <w:rsid w:val="003A0ACE"/>
    <w:rsid w:val="003A2181"/>
    <w:rsid w:val="003A2503"/>
    <w:rsid w:val="003A271F"/>
    <w:rsid w:val="003A3A36"/>
    <w:rsid w:val="003A4874"/>
    <w:rsid w:val="003A65F4"/>
    <w:rsid w:val="003A7443"/>
    <w:rsid w:val="003B0677"/>
    <w:rsid w:val="003B0C42"/>
    <w:rsid w:val="003B0DE8"/>
    <w:rsid w:val="003B1285"/>
    <w:rsid w:val="003B2018"/>
    <w:rsid w:val="003B3061"/>
    <w:rsid w:val="003B49CA"/>
    <w:rsid w:val="003B6F0E"/>
    <w:rsid w:val="003B734B"/>
    <w:rsid w:val="003C026A"/>
    <w:rsid w:val="003C156E"/>
    <w:rsid w:val="003C1FF6"/>
    <w:rsid w:val="003C25A8"/>
    <w:rsid w:val="003C6574"/>
    <w:rsid w:val="003C6D30"/>
    <w:rsid w:val="003D00C2"/>
    <w:rsid w:val="003D1255"/>
    <w:rsid w:val="003D22CA"/>
    <w:rsid w:val="003D3BD0"/>
    <w:rsid w:val="003D602F"/>
    <w:rsid w:val="003D6D6E"/>
    <w:rsid w:val="003E0395"/>
    <w:rsid w:val="003E0F3A"/>
    <w:rsid w:val="003E13A2"/>
    <w:rsid w:val="003E2DCD"/>
    <w:rsid w:val="003E3A7D"/>
    <w:rsid w:val="003E507E"/>
    <w:rsid w:val="003E61FF"/>
    <w:rsid w:val="003E7598"/>
    <w:rsid w:val="003F1038"/>
    <w:rsid w:val="003F19AC"/>
    <w:rsid w:val="003F1FB0"/>
    <w:rsid w:val="003F3062"/>
    <w:rsid w:val="003F422D"/>
    <w:rsid w:val="003F6C14"/>
    <w:rsid w:val="00402888"/>
    <w:rsid w:val="00404A42"/>
    <w:rsid w:val="00405720"/>
    <w:rsid w:val="00405C2D"/>
    <w:rsid w:val="0040614D"/>
    <w:rsid w:val="00406E37"/>
    <w:rsid w:val="004072D3"/>
    <w:rsid w:val="004074EA"/>
    <w:rsid w:val="00412561"/>
    <w:rsid w:val="00412AB1"/>
    <w:rsid w:val="004133CA"/>
    <w:rsid w:val="00416D62"/>
    <w:rsid w:val="00421FF6"/>
    <w:rsid w:val="00422612"/>
    <w:rsid w:val="0042376B"/>
    <w:rsid w:val="00423844"/>
    <w:rsid w:val="0042425D"/>
    <w:rsid w:val="00424F15"/>
    <w:rsid w:val="00425194"/>
    <w:rsid w:val="004251FD"/>
    <w:rsid w:val="004335E2"/>
    <w:rsid w:val="00436A47"/>
    <w:rsid w:val="004374DC"/>
    <w:rsid w:val="00440E6A"/>
    <w:rsid w:val="004418AB"/>
    <w:rsid w:val="0044255C"/>
    <w:rsid w:val="00442CEB"/>
    <w:rsid w:val="004504E8"/>
    <w:rsid w:val="00450687"/>
    <w:rsid w:val="00450D9C"/>
    <w:rsid w:val="004516C8"/>
    <w:rsid w:val="00455C07"/>
    <w:rsid w:val="00456818"/>
    <w:rsid w:val="00457C23"/>
    <w:rsid w:val="00460EC4"/>
    <w:rsid w:val="00462D34"/>
    <w:rsid w:val="004675EE"/>
    <w:rsid w:val="00476227"/>
    <w:rsid w:val="00476435"/>
    <w:rsid w:val="00476EDB"/>
    <w:rsid w:val="00477868"/>
    <w:rsid w:val="004779E3"/>
    <w:rsid w:val="00480275"/>
    <w:rsid w:val="00480900"/>
    <w:rsid w:val="00480CDE"/>
    <w:rsid w:val="0048106F"/>
    <w:rsid w:val="004817D7"/>
    <w:rsid w:val="004821C4"/>
    <w:rsid w:val="004829C5"/>
    <w:rsid w:val="00483A95"/>
    <w:rsid w:val="00483ACA"/>
    <w:rsid w:val="00483CB0"/>
    <w:rsid w:val="00485B90"/>
    <w:rsid w:val="00485CE2"/>
    <w:rsid w:val="00486CB0"/>
    <w:rsid w:val="00486D2F"/>
    <w:rsid w:val="00487540"/>
    <w:rsid w:val="00487B36"/>
    <w:rsid w:val="00490D6F"/>
    <w:rsid w:val="00492121"/>
    <w:rsid w:val="004927E8"/>
    <w:rsid w:val="0049362F"/>
    <w:rsid w:val="00497873"/>
    <w:rsid w:val="00497A96"/>
    <w:rsid w:val="00497BA9"/>
    <w:rsid w:val="00497F32"/>
    <w:rsid w:val="004A088A"/>
    <w:rsid w:val="004A4B92"/>
    <w:rsid w:val="004A545D"/>
    <w:rsid w:val="004A6177"/>
    <w:rsid w:val="004B082C"/>
    <w:rsid w:val="004B3EA3"/>
    <w:rsid w:val="004B6A67"/>
    <w:rsid w:val="004B6DDA"/>
    <w:rsid w:val="004C0884"/>
    <w:rsid w:val="004C09FF"/>
    <w:rsid w:val="004C18B6"/>
    <w:rsid w:val="004C3EE4"/>
    <w:rsid w:val="004C4D66"/>
    <w:rsid w:val="004C572A"/>
    <w:rsid w:val="004C6CC8"/>
    <w:rsid w:val="004C76B9"/>
    <w:rsid w:val="004C7AAF"/>
    <w:rsid w:val="004D01C5"/>
    <w:rsid w:val="004D1503"/>
    <w:rsid w:val="004D30F8"/>
    <w:rsid w:val="004D3578"/>
    <w:rsid w:val="004D397D"/>
    <w:rsid w:val="004D6538"/>
    <w:rsid w:val="004D7D9C"/>
    <w:rsid w:val="004E541D"/>
    <w:rsid w:val="004E7631"/>
    <w:rsid w:val="004E7B1E"/>
    <w:rsid w:val="004F2AC7"/>
    <w:rsid w:val="004F4D94"/>
    <w:rsid w:val="004F5A17"/>
    <w:rsid w:val="004F6586"/>
    <w:rsid w:val="004F7CC5"/>
    <w:rsid w:val="00500228"/>
    <w:rsid w:val="0050358D"/>
    <w:rsid w:val="00511C3E"/>
    <w:rsid w:val="00512A6F"/>
    <w:rsid w:val="0051622C"/>
    <w:rsid w:val="0051622E"/>
    <w:rsid w:val="005168F5"/>
    <w:rsid w:val="00526F7C"/>
    <w:rsid w:val="00526FE7"/>
    <w:rsid w:val="00527513"/>
    <w:rsid w:val="00536996"/>
    <w:rsid w:val="0054561B"/>
    <w:rsid w:val="00547D0B"/>
    <w:rsid w:val="0055075B"/>
    <w:rsid w:val="00553171"/>
    <w:rsid w:val="00553B74"/>
    <w:rsid w:val="0055485E"/>
    <w:rsid w:val="00556592"/>
    <w:rsid w:val="0055730C"/>
    <w:rsid w:val="00562332"/>
    <w:rsid w:val="00562866"/>
    <w:rsid w:val="00562ADD"/>
    <w:rsid w:val="00565354"/>
    <w:rsid w:val="00574A41"/>
    <w:rsid w:val="005760B0"/>
    <w:rsid w:val="005760B5"/>
    <w:rsid w:val="00577256"/>
    <w:rsid w:val="00577BB9"/>
    <w:rsid w:val="00577D04"/>
    <w:rsid w:val="005844F5"/>
    <w:rsid w:val="00585FEA"/>
    <w:rsid w:val="005911F4"/>
    <w:rsid w:val="00591F39"/>
    <w:rsid w:val="0059487E"/>
    <w:rsid w:val="00594AFD"/>
    <w:rsid w:val="00596192"/>
    <w:rsid w:val="00596F2F"/>
    <w:rsid w:val="005A0441"/>
    <w:rsid w:val="005A0A57"/>
    <w:rsid w:val="005A19D3"/>
    <w:rsid w:val="005A295A"/>
    <w:rsid w:val="005A2D1B"/>
    <w:rsid w:val="005A2E77"/>
    <w:rsid w:val="005A3367"/>
    <w:rsid w:val="005A5AE2"/>
    <w:rsid w:val="005A6A4A"/>
    <w:rsid w:val="005A7A22"/>
    <w:rsid w:val="005B1533"/>
    <w:rsid w:val="005B29F8"/>
    <w:rsid w:val="005B33C9"/>
    <w:rsid w:val="005B4215"/>
    <w:rsid w:val="005B4DAB"/>
    <w:rsid w:val="005B4E3C"/>
    <w:rsid w:val="005B4E67"/>
    <w:rsid w:val="005B7D68"/>
    <w:rsid w:val="005C0053"/>
    <w:rsid w:val="005C04B7"/>
    <w:rsid w:val="005C185C"/>
    <w:rsid w:val="005C3C5E"/>
    <w:rsid w:val="005C3DAE"/>
    <w:rsid w:val="005C5FF9"/>
    <w:rsid w:val="005D0B37"/>
    <w:rsid w:val="005D217E"/>
    <w:rsid w:val="005D25C1"/>
    <w:rsid w:val="005D2BA3"/>
    <w:rsid w:val="005D5BE2"/>
    <w:rsid w:val="005E21C1"/>
    <w:rsid w:val="005E4474"/>
    <w:rsid w:val="005E506D"/>
    <w:rsid w:val="005E6E5B"/>
    <w:rsid w:val="005E7364"/>
    <w:rsid w:val="005F0192"/>
    <w:rsid w:val="005F0A5B"/>
    <w:rsid w:val="005F286B"/>
    <w:rsid w:val="005F340D"/>
    <w:rsid w:val="005F357E"/>
    <w:rsid w:val="005F376C"/>
    <w:rsid w:val="005F73F0"/>
    <w:rsid w:val="005F74EB"/>
    <w:rsid w:val="006028D9"/>
    <w:rsid w:val="006035AE"/>
    <w:rsid w:val="00603DAC"/>
    <w:rsid w:val="00605E51"/>
    <w:rsid w:val="00606F9A"/>
    <w:rsid w:val="00607992"/>
    <w:rsid w:val="00607CDA"/>
    <w:rsid w:val="00614B54"/>
    <w:rsid w:val="006218F7"/>
    <w:rsid w:val="006237DA"/>
    <w:rsid w:val="00623BAA"/>
    <w:rsid w:val="0062400A"/>
    <w:rsid w:val="0062573B"/>
    <w:rsid w:val="00627D84"/>
    <w:rsid w:val="00630BE5"/>
    <w:rsid w:val="00635001"/>
    <w:rsid w:val="006361EF"/>
    <w:rsid w:val="0063796D"/>
    <w:rsid w:val="006404FA"/>
    <w:rsid w:val="00641038"/>
    <w:rsid w:val="006423F8"/>
    <w:rsid w:val="0064248C"/>
    <w:rsid w:val="00643EF1"/>
    <w:rsid w:val="00643FF9"/>
    <w:rsid w:val="00644BEA"/>
    <w:rsid w:val="00645236"/>
    <w:rsid w:val="00645F5D"/>
    <w:rsid w:val="00647798"/>
    <w:rsid w:val="006506B3"/>
    <w:rsid w:val="00651E5A"/>
    <w:rsid w:val="00652262"/>
    <w:rsid w:val="00652574"/>
    <w:rsid w:val="006556CA"/>
    <w:rsid w:val="0065723A"/>
    <w:rsid w:val="00657603"/>
    <w:rsid w:val="00664D3A"/>
    <w:rsid w:val="0066556B"/>
    <w:rsid w:val="00665999"/>
    <w:rsid w:val="0066648A"/>
    <w:rsid w:val="00666C40"/>
    <w:rsid w:val="00667E36"/>
    <w:rsid w:val="00671B68"/>
    <w:rsid w:val="00672190"/>
    <w:rsid w:val="00672CB5"/>
    <w:rsid w:val="006731EE"/>
    <w:rsid w:val="00673B26"/>
    <w:rsid w:val="00673D17"/>
    <w:rsid w:val="0067695E"/>
    <w:rsid w:val="00676FCD"/>
    <w:rsid w:val="00680522"/>
    <w:rsid w:val="006852B0"/>
    <w:rsid w:val="00691A94"/>
    <w:rsid w:val="006929EB"/>
    <w:rsid w:val="006942EF"/>
    <w:rsid w:val="006967B2"/>
    <w:rsid w:val="0069740A"/>
    <w:rsid w:val="006A038E"/>
    <w:rsid w:val="006A3E18"/>
    <w:rsid w:val="006A4D74"/>
    <w:rsid w:val="006A522D"/>
    <w:rsid w:val="006A5A37"/>
    <w:rsid w:val="006A6704"/>
    <w:rsid w:val="006A739F"/>
    <w:rsid w:val="006A7B42"/>
    <w:rsid w:val="006A7D5E"/>
    <w:rsid w:val="006B23EF"/>
    <w:rsid w:val="006B2A62"/>
    <w:rsid w:val="006B2DED"/>
    <w:rsid w:val="006B48F8"/>
    <w:rsid w:val="006B4F16"/>
    <w:rsid w:val="006B5603"/>
    <w:rsid w:val="006C0838"/>
    <w:rsid w:val="006C0BE2"/>
    <w:rsid w:val="006C0F46"/>
    <w:rsid w:val="006C3648"/>
    <w:rsid w:val="006C51E0"/>
    <w:rsid w:val="006C5421"/>
    <w:rsid w:val="006C54BC"/>
    <w:rsid w:val="006C6850"/>
    <w:rsid w:val="006C746F"/>
    <w:rsid w:val="006C7B7B"/>
    <w:rsid w:val="006D2D42"/>
    <w:rsid w:val="006D6D1A"/>
    <w:rsid w:val="006D7535"/>
    <w:rsid w:val="006E052C"/>
    <w:rsid w:val="006E461E"/>
    <w:rsid w:val="006E59D2"/>
    <w:rsid w:val="006E7519"/>
    <w:rsid w:val="006F048A"/>
    <w:rsid w:val="006F0BB6"/>
    <w:rsid w:val="006F298D"/>
    <w:rsid w:val="006F3AD3"/>
    <w:rsid w:val="007007A8"/>
    <w:rsid w:val="007017D0"/>
    <w:rsid w:val="007036ED"/>
    <w:rsid w:val="007048D2"/>
    <w:rsid w:val="00705D1B"/>
    <w:rsid w:val="00707143"/>
    <w:rsid w:val="007145C4"/>
    <w:rsid w:val="00716258"/>
    <w:rsid w:val="007162BB"/>
    <w:rsid w:val="007201EE"/>
    <w:rsid w:val="00722866"/>
    <w:rsid w:val="007244DD"/>
    <w:rsid w:val="007259BB"/>
    <w:rsid w:val="0072672C"/>
    <w:rsid w:val="00727040"/>
    <w:rsid w:val="007345ED"/>
    <w:rsid w:val="00734F96"/>
    <w:rsid w:val="00735606"/>
    <w:rsid w:val="007360E3"/>
    <w:rsid w:val="0073728E"/>
    <w:rsid w:val="00740B0A"/>
    <w:rsid w:val="00742327"/>
    <w:rsid w:val="007433EA"/>
    <w:rsid w:val="007448C5"/>
    <w:rsid w:val="00745755"/>
    <w:rsid w:val="00747E31"/>
    <w:rsid w:val="007546FA"/>
    <w:rsid w:val="00755B32"/>
    <w:rsid w:val="00760F8B"/>
    <w:rsid w:val="00764BFB"/>
    <w:rsid w:val="0076691D"/>
    <w:rsid w:val="007708F2"/>
    <w:rsid w:val="0077235F"/>
    <w:rsid w:val="00772F0C"/>
    <w:rsid w:val="0077501C"/>
    <w:rsid w:val="007766B6"/>
    <w:rsid w:val="00777715"/>
    <w:rsid w:val="00777BFB"/>
    <w:rsid w:val="007802FE"/>
    <w:rsid w:val="00780D40"/>
    <w:rsid w:val="00781203"/>
    <w:rsid w:val="00781413"/>
    <w:rsid w:val="00781DF9"/>
    <w:rsid w:val="0078286A"/>
    <w:rsid w:val="007834FE"/>
    <w:rsid w:val="00784F43"/>
    <w:rsid w:val="007851F5"/>
    <w:rsid w:val="00785C30"/>
    <w:rsid w:val="00785C67"/>
    <w:rsid w:val="00785E32"/>
    <w:rsid w:val="00786497"/>
    <w:rsid w:val="00787B6E"/>
    <w:rsid w:val="007900F4"/>
    <w:rsid w:val="00790147"/>
    <w:rsid w:val="00791299"/>
    <w:rsid w:val="00791EE7"/>
    <w:rsid w:val="007937F2"/>
    <w:rsid w:val="00794EC7"/>
    <w:rsid w:val="007956F7"/>
    <w:rsid w:val="00795B6B"/>
    <w:rsid w:val="00797833"/>
    <w:rsid w:val="007B081C"/>
    <w:rsid w:val="007B4322"/>
    <w:rsid w:val="007B5F1E"/>
    <w:rsid w:val="007C10AC"/>
    <w:rsid w:val="007C185F"/>
    <w:rsid w:val="007C2B91"/>
    <w:rsid w:val="007C3B9B"/>
    <w:rsid w:val="007C4B3A"/>
    <w:rsid w:val="007C4F51"/>
    <w:rsid w:val="007C79FE"/>
    <w:rsid w:val="007D0651"/>
    <w:rsid w:val="007D0926"/>
    <w:rsid w:val="007D1A5C"/>
    <w:rsid w:val="007D312B"/>
    <w:rsid w:val="007D4DF8"/>
    <w:rsid w:val="007D61DA"/>
    <w:rsid w:val="007D782E"/>
    <w:rsid w:val="007E11A6"/>
    <w:rsid w:val="007E1BEA"/>
    <w:rsid w:val="007E2FF8"/>
    <w:rsid w:val="007E4007"/>
    <w:rsid w:val="007E5424"/>
    <w:rsid w:val="007E5550"/>
    <w:rsid w:val="007E6C00"/>
    <w:rsid w:val="007E7070"/>
    <w:rsid w:val="007F086B"/>
    <w:rsid w:val="007F1124"/>
    <w:rsid w:val="007F1AD1"/>
    <w:rsid w:val="007F2B11"/>
    <w:rsid w:val="007F33FF"/>
    <w:rsid w:val="007F398C"/>
    <w:rsid w:val="007F49D0"/>
    <w:rsid w:val="007F4B1E"/>
    <w:rsid w:val="007F6BE4"/>
    <w:rsid w:val="007F7CDF"/>
    <w:rsid w:val="00801AAE"/>
    <w:rsid w:val="00803DAE"/>
    <w:rsid w:val="00804406"/>
    <w:rsid w:val="00807CFC"/>
    <w:rsid w:val="0081022C"/>
    <w:rsid w:val="00811612"/>
    <w:rsid w:val="008120BF"/>
    <w:rsid w:val="0081230D"/>
    <w:rsid w:val="008125C0"/>
    <w:rsid w:val="008130C8"/>
    <w:rsid w:val="008137CA"/>
    <w:rsid w:val="00816190"/>
    <w:rsid w:val="00816F45"/>
    <w:rsid w:val="008178B9"/>
    <w:rsid w:val="008201EB"/>
    <w:rsid w:val="008205A1"/>
    <w:rsid w:val="00820661"/>
    <w:rsid w:val="00820AA0"/>
    <w:rsid w:val="0082291B"/>
    <w:rsid w:val="008256D3"/>
    <w:rsid w:val="00825C8E"/>
    <w:rsid w:val="00826C8D"/>
    <w:rsid w:val="00830111"/>
    <w:rsid w:val="0083049F"/>
    <w:rsid w:val="00831B51"/>
    <w:rsid w:val="00835549"/>
    <w:rsid w:val="0083664F"/>
    <w:rsid w:val="00840504"/>
    <w:rsid w:val="00840C83"/>
    <w:rsid w:val="00840FE2"/>
    <w:rsid w:val="008411DC"/>
    <w:rsid w:val="008421BD"/>
    <w:rsid w:val="00842C37"/>
    <w:rsid w:val="00844361"/>
    <w:rsid w:val="0084713E"/>
    <w:rsid w:val="00852612"/>
    <w:rsid w:val="00852EFA"/>
    <w:rsid w:val="00855ADA"/>
    <w:rsid w:val="0085720E"/>
    <w:rsid w:val="0085798E"/>
    <w:rsid w:val="00857D83"/>
    <w:rsid w:val="0086526A"/>
    <w:rsid w:val="00866407"/>
    <w:rsid w:val="008672DB"/>
    <w:rsid w:val="0086796C"/>
    <w:rsid w:val="00872E70"/>
    <w:rsid w:val="008733C2"/>
    <w:rsid w:val="0087598C"/>
    <w:rsid w:val="0088333C"/>
    <w:rsid w:val="0088602A"/>
    <w:rsid w:val="00890297"/>
    <w:rsid w:val="008902B5"/>
    <w:rsid w:val="00891EFB"/>
    <w:rsid w:val="00892181"/>
    <w:rsid w:val="0089279E"/>
    <w:rsid w:val="00892CCA"/>
    <w:rsid w:val="00892D80"/>
    <w:rsid w:val="008936B1"/>
    <w:rsid w:val="008938BC"/>
    <w:rsid w:val="00894883"/>
    <w:rsid w:val="00895761"/>
    <w:rsid w:val="008A1468"/>
    <w:rsid w:val="008A2631"/>
    <w:rsid w:val="008A2D30"/>
    <w:rsid w:val="008A641A"/>
    <w:rsid w:val="008A6B8B"/>
    <w:rsid w:val="008A78D7"/>
    <w:rsid w:val="008B356E"/>
    <w:rsid w:val="008B37D5"/>
    <w:rsid w:val="008B3A72"/>
    <w:rsid w:val="008B6429"/>
    <w:rsid w:val="008B74DA"/>
    <w:rsid w:val="008C18CB"/>
    <w:rsid w:val="008C2690"/>
    <w:rsid w:val="008C350D"/>
    <w:rsid w:val="008C4260"/>
    <w:rsid w:val="008C44F4"/>
    <w:rsid w:val="008C4AA5"/>
    <w:rsid w:val="008C58A3"/>
    <w:rsid w:val="008C5E30"/>
    <w:rsid w:val="008C74F4"/>
    <w:rsid w:val="008C76CD"/>
    <w:rsid w:val="008D3A04"/>
    <w:rsid w:val="008D3C07"/>
    <w:rsid w:val="008D57D4"/>
    <w:rsid w:val="008D5AB0"/>
    <w:rsid w:val="008D7776"/>
    <w:rsid w:val="008E15A8"/>
    <w:rsid w:val="008E5DC0"/>
    <w:rsid w:val="008E70A1"/>
    <w:rsid w:val="008E7A04"/>
    <w:rsid w:val="008E7F4A"/>
    <w:rsid w:val="008F0699"/>
    <w:rsid w:val="008F54E5"/>
    <w:rsid w:val="008F5658"/>
    <w:rsid w:val="008F69D9"/>
    <w:rsid w:val="008F6C85"/>
    <w:rsid w:val="008F7208"/>
    <w:rsid w:val="008F79D2"/>
    <w:rsid w:val="009009FB"/>
    <w:rsid w:val="00901F7B"/>
    <w:rsid w:val="00901FA1"/>
    <w:rsid w:val="009047DF"/>
    <w:rsid w:val="00905AAE"/>
    <w:rsid w:val="009114CE"/>
    <w:rsid w:val="009116ED"/>
    <w:rsid w:val="009148B1"/>
    <w:rsid w:val="00916B70"/>
    <w:rsid w:val="00916D4B"/>
    <w:rsid w:val="00917A1D"/>
    <w:rsid w:val="00917E07"/>
    <w:rsid w:val="00917FA9"/>
    <w:rsid w:val="00920139"/>
    <w:rsid w:val="00922BF8"/>
    <w:rsid w:val="0093381D"/>
    <w:rsid w:val="00934B2A"/>
    <w:rsid w:val="00936219"/>
    <w:rsid w:val="00940308"/>
    <w:rsid w:val="00940EBA"/>
    <w:rsid w:val="009415AD"/>
    <w:rsid w:val="00943051"/>
    <w:rsid w:val="00943E9A"/>
    <w:rsid w:val="009452B5"/>
    <w:rsid w:val="00946795"/>
    <w:rsid w:val="0094684E"/>
    <w:rsid w:val="00951292"/>
    <w:rsid w:val="00952A9A"/>
    <w:rsid w:val="00953A44"/>
    <w:rsid w:val="00953E31"/>
    <w:rsid w:val="0095600F"/>
    <w:rsid w:val="00957FF3"/>
    <w:rsid w:val="0096012F"/>
    <w:rsid w:val="0096388F"/>
    <w:rsid w:val="00963ECD"/>
    <w:rsid w:val="00966E02"/>
    <w:rsid w:val="00967C61"/>
    <w:rsid w:val="00970D64"/>
    <w:rsid w:val="0097150B"/>
    <w:rsid w:val="009718AA"/>
    <w:rsid w:val="00972C6E"/>
    <w:rsid w:val="00974585"/>
    <w:rsid w:val="00974780"/>
    <w:rsid w:val="009754AD"/>
    <w:rsid w:val="00975D5B"/>
    <w:rsid w:val="009760EF"/>
    <w:rsid w:val="0097769F"/>
    <w:rsid w:val="0098540F"/>
    <w:rsid w:val="00985927"/>
    <w:rsid w:val="009908A9"/>
    <w:rsid w:val="00992DF4"/>
    <w:rsid w:val="00993378"/>
    <w:rsid w:val="00993DEF"/>
    <w:rsid w:val="00993E52"/>
    <w:rsid w:val="00995ADF"/>
    <w:rsid w:val="009961D8"/>
    <w:rsid w:val="0099715A"/>
    <w:rsid w:val="009A182A"/>
    <w:rsid w:val="009A1C3D"/>
    <w:rsid w:val="009A1FEA"/>
    <w:rsid w:val="009A28BD"/>
    <w:rsid w:val="009A2FB8"/>
    <w:rsid w:val="009A30BA"/>
    <w:rsid w:val="009A40BB"/>
    <w:rsid w:val="009A4732"/>
    <w:rsid w:val="009A72FD"/>
    <w:rsid w:val="009A77E7"/>
    <w:rsid w:val="009B2750"/>
    <w:rsid w:val="009C204D"/>
    <w:rsid w:val="009C33D1"/>
    <w:rsid w:val="009C411F"/>
    <w:rsid w:val="009C7A22"/>
    <w:rsid w:val="009C7B60"/>
    <w:rsid w:val="009C7F3B"/>
    <w:rsid w:val="009D01E6"/>
    <w:rsid w:val="009D33A7"/>
    <w:rsid w:val="009D4679"/>
    <w:rsid w:val="009D491D"/>
    <w:rsid w:val="009D50F2"/>
    <w:rsid w:val="009D7373"/>
    <w:rsid w:val="009E1280"/>
    <w:rsid w:val="009E170A"/>
    <w:rsid w:val="009E2194"/>
    <w:rsid w:val="009E2F9C"/>
    <w:rsid w:val="009E49AB"/>
    <w:rsid w:val="009E531E"/>
    <w:rsid w:val="009E5F65"/>
    <w:rsid w:val="009E745D"/>
    <w:rsid w:val="009E7A7F"/>
    <w:rsid w:val="009F1BE7"/>
    <w:rsid w:val="009F1D49"/>
    <w:rsid w:val="009F3723"/>
    <w:rsid w:val="009F6C67"/>
    <w:rsid w:val="009F7BBE"/>
    <w:rsid w:val="00A00797"/>
    <w:rsid w:val="00A02482"/>
    <w:rsid w:val="00A0526A"/>
    <w:rsid w:val="00A05FB9"/>
    <w:rsid w:val="00A0735B"/>
    <w:rsid w:val="00A13DB2"/>
    <w:rsid w:val="00A150AA"/>
    <w:rsid w:val="00A15F96"/>
    <w:rsid w:val="00A16AF8"/>
    <w:rsid w:val="00A17288"/>
    <w:rsid w:val="00A17A8F"/>
    <w:rsid w:val="00A2189E"/>
    <w:rsid w:val="00A22A36"/>
    <w:rsid w:val="00A239DB"/>
    <w:rsid w:val="00A24016"/>
    <w:rsid w:val="00A26D25"/>
    <w:rsid w:val="00A34B10"/>
    <w:rsid w:val="00A35033"/>
    <w:rsid w:val="00A36157"/>
    <w:rsid w:val="00A365CA"/>
    <w:rsid w:val="00A40352"/>
    <w:rsid w:val="00A416C1"/>
    <w:rsid w:val="00A42619"/>
    <w:rsid w:val="00A42850"/>
    <w:rsid w:val="00A43345"/>
    <w:rsid w:val="00A46803"/>
    <w:rsid w:val="00A50188"/>
    <w:rsid w:val="00A5066C"/>
    <w:rsid w:val="00A56D87"/>
    <w:rsid w:val="00A577FB"/>
    <w:rsid w:val="00A5788D"/>
    <w:rsid w:val="00A60081"/>
    <w:rsid w:val="00A60F29"/>
    <w:rsid w:val="00A621AB"/>
    <w:rsid w:val="00A6248E"/>
    <w:rsid w:val="00A66CC9"/>
    <w:rsid w:val="00A67830"/>
    <w:rsid w:val="00A67964"/>
    <w:rsid w:val="00A67DE4"/>
    <w:rsid w:val="00A71423"/>
    <w:rsid w:val="00A720B0"/>
    <w:rsid w:val="00A72DED"/>
    <w:rsid w:val="00A730DC"/>
    <w:rsid w:val="00A7336E"/>
    <w:rsid w:val="00A744DB"/>
    <w:rsid w:val="00A750AE"/>
    <w:rsid w:val="00A7575F"/>
    <w:rsid w:val="00A772DF"/>
    <w:rsid w:val="00A7798C"/>
    <w:rsid w:val="00A77A8D"/>
    <w:rsid w:val="00A80BA4"/>
    <w:rsid w:val="00A81462"/>
    <w:rsid w:val="00A81C41"/>
    <w:rsid w:val="00A827EF"/>
    <w:rsid w:val="00A82D94"/>
    <w:rsid w:val="00A85169"/>
    <w:rsid w:val="00A854E3"/>
    <w:rsid w:val="00A86DFE"/>
    <w:rsid w:val="00A87E06"/>
    <w:rsid w:val="00A92045"/>
    <w:rsid w:val="00A92246"/>
    <w:rsid w:val="00A924CD"/>
    <w:rsid w:val="00A92C1F"/>
    <w:rsid w:val="00A931A7"/>
    <w:rsid w:val="00A96C2B"/>
    <w:rsid w:val="00AA1923"/>
    <w:rsid w:val="00AA3598"/>
    <w:rsid w:val="00AA36EC"/>
    <w:rsid w:val="00AA3C6A"/>
    <w:rsid w:val="00AA3D19"/>
    <w:rsid w:val="00AA4365"/>
    <w:rsid w:val="00AA5F7C"/>
    <w:rsid w:val="00AB28BC"/>
    <w:rsid w:val="00AB5084"/>
    <w:rsid w:val="00AB6F0E"/>
    <w:rsid w:val="00AC06D2"/>
    <w:rsid w:val="00AC2212"/>
    <w:rsid w:val="00AC346E"/>
    <w:rsid w:val="00AC4A1A"/>
    <w:rsid w:val="00AC6739"/>
    <w:rsid w:val="00AC7FA4"/>
    <w:rsid w:val="00AD12DD"/>
    <w:rsid w:val="00AD4A3D"/>
    <w:rsid w:val="00AD792F"/>
    <w:rsid w:val="00AE355C"/>
    <w:rsid w:val="00AE5499"/>
    <w:rsid w:val="00AF09ED"/>
    <w:rsid w:val="00AF19F5"/>
    <w:rsid w:val="00AF1B11"/>
    <w:rsid w:val="00AF2172"/>
    <w:rsid w:val="00AF21E2"/>
    <w:rsid w:val="00AF27EA"/>
    <w:rsid w:val="00AF2957"/>
    <w:rsid w:val="00AF30A5"/>
    <w:rsid w:val="00AF42DA"/>
    <w:rsid w:val="00AF72DB"/>
    <w:rsid w:val="00AF76C5"/>
    <w:rsid w:val="00B0082A"/>
    <w:rsid w:val="00B010D8"/>
    <w:rsid w:val="00B0145D"/>
    <w:rsid w:val="00B05A3D"/>
    <w:rsid w:val="00B079EC"/>
    <w:rsid w:val="00B11225"/>
    <w:rsid w:val="00B11977"/>
    <w:rsid w:val="00B120F7"/>
    <w:rsid w:val="00B12DD7"/>
    <w:rsid w:val="00B1431E"/>
    <w:rsid w:val="00B169BE"/>
    <w:rsid w:val="00B20992"/>
    <w:rsid w:val="00B20C4C"/>
    <w:rsid w:val="00B228CF"/>
    <w:rsid w:val="00B2324A"/>
    <w:rsid w:val="00B23A4D"/>
    <w:rsid w:val="00B306EC"/>
    <w:rsid w:val="00B30BB3"/>
    <w:rsid w:val="00B3144A"/>
    <w:rsid w:val="00B32F52"/>
    <w:rsid w:val="00B36A24"/>
    <w:rsid w:val="00B36F1F"/>
    <w:rsid w:val="00B37EEC"/>
    <w:rsid w:val="00B4198C"/>
    <w:rsid w:val="00B42C53"/>
    <w:rsid w:val="00B47CFD"/>
    <w:rsid w:val="00B52300"/>
    <w:rsid w:val="00B5236B"/>
    <w:rsid w:val="00B54D2E"/>
    <w:rsid w:val="00B54FBE"/>
    <w:rsid w:val="00B55F1B"/>
    <w:rsid w:val="00B57BFD"/>
    <w:rsid w:val="00B661DB"/>
    <w:rsid w:val="00B6667E"/>
    <w:rsid w:val="00B679D3"/>
    <w:rsid w:val="00B70AB2"/>
    <w:rsid w:val="00B70C30"/>
    <w:rsid w:val="00B7276B"/>
    <w:rsid w:val="00B72D91"/>
    <w:rsid w:val="00B72E09"/>
    <w:rsid w:val="00B76542"/>
    <w:rsid w:val="00B77BDE"/>
    <w:rsid w:val="00B77EE3"/>
    <w:rsid w:val="00B81123"/>
    <w:rsid w:val="00B81241"/>
    <w:rsid w:val="00B81637"/>
    <w:rsid w:val="00B84B32"/>
    <w:rsid w:val="00B84F58"/>
    <w:rsid w:val="00B9019B"/>
    <w:rsid w:val="00B90ED7"/>
    <w:rsid w:val="00B91DC3"/>
    <w:rsid w:val="00B92116"/>
    <w:rsid w:val="00B92749"/>
    <w:rsid w:val="00B9298F"/>
    <w:rsid w:val="00B93413"/>
    <w:rsid w:val="00B942F5"/>
    <w:rsid w:val="00B951A8"/>
    <w:rsid w:val="00B959C0"/>
    <w:rsid w:val="00B95F86"/>
    <w:rsid w:val="00B96887"/>
    <w:rsid w:val="00B9728B"/>
    <w:rsid w:val="00BA02E3"/>
    <w:rsid w:val="00BA040D"/>
    <w:rsid w:val="00BA1060"/>
    <w:rsid w:val="00BA45E2"/>
    <w:rsid w:val="00BA5638"/>
    <w:rsid w:val="00BA5F57"/>
    <w:rsid w:val="00BA6A9E"/>
    <w:rsid w:val="00BB10F1"/>
    <w:rsid w:val="00BB18E0"/>
    <w:rsid w:val="00BB1AA3"/>
    <w:rsid w:val="00BB2A26"/>
    <w:rsid w:val="00BB3134"/>
    <w:rsid w:val="00BB345F"/>
    <w:rsid w:val="00BB382D"/>
    <w:rsid w:val="00BB397A"/>
    <w:rsid w:val="00BB3FEB"/>
    <w:rsid w:val="00BB6D31"/>
    <w:rsid w:val="00BB70B4"/>
    <w:rsid w:val="00BC0A7A"/>
    <w:rsid w:val="00BC3099"/>
    <w:rsid w:val="00BC3DEF"/>
    <w:rsid w:val="00BC444B"/>
    <w:rsid w:val="00BC5818"/>
    <w:rsid w:val="00BC7543"/>
    <w:rsid w:val="00BD1FF9"/>
    <w:rsid w:val="00BD2425"/>
    <w:rsid w:val="00BD5EBE"/>
    <w:rsid w:val="00BD70B0"/>
    <w:rsid w:val="00BD7F60"/>
    <w:rsid w:val="00BE1E3F"/>
    <w:rsid w:val="00BE2D3A"/>
    <w:rsid w:val="00BE35D3"/>
    <w:rsid w:val="00BE3D12"/>
    <w:rsid w:val="00BE7AA8"/>
    <w:rsid w:val="00BE7C88"/>
    <w:rsid w:val="00BF0031"/>
    <w:rsid w:val="00BF0419"/>
    <w:rsid w:val="00BF193B"/>
    <w:rsid w:val="00BF1B7F"/>
    <w:rsid w:val="00BF21F3"/>
    <w:rsid w:val="00BF3282"/>
    <w:rsid w:val="00BF3A4D"/>
    <w:rsid w:val="00BF5B0F"/>
    <w:rsid w:val="00BF6569"/>
    <w:rsid w:val="00BF6AA1"/>
    <w:rsid w:val="00BF7017"/>
    <w:rsid w:val="00BF751E"/>
    <w:rsid w:val="00C01BF4"/>
    <w:rsid w:val="00C03190"/>
    <w:rsid w:val="00C0456C"/>
    <w:rsid w:val="00C05B47"/>
    <w:rsid w:val="00C10718"/>
    <w:rsid w:val="00C12614"/>
    <w:rsid w:val="00C12BE4"/>
    <w:rsid w:val="00C13A17"/>
    <w:rsid w:val="00C14808"/>
    <w:rsid w:val="00C14B14"/>
    <w:rsid w:val="00C152B8"/>
    <w:rsid w:val="00C167C3"/>
    <w:rsid w:val="00C16D25"/>
    <w:rsid w:val="00C204E0"/>
    <w:rsid w:val="00C20B6C"/>
    <w:rsid w:val="00C224D9"/>
    <w:rsid w:val="00C22AC7"/>
    <w:rsid w:val="00C22D0F"/>
    <w:rsid w:val="00C25057"/>
    <w:rsid w:val="00C269A5"/>
    <w:rsid w:val="00C26C36"/>
    <w:rsid w:val="00C278ED"/>
    <w:rsid w:val="00C30925"/>
    <w:rsid w:val="00C31A66"/>
    <w:rsid w:val="00C34E70"/>
    <w:rsid w:val="00C35007"/>
    <w:rsid w:val="00C41D9F"/>
    <w:rsid w:val="00C43927"/>
    <w:rsid w:val="00C46233"/>
    <w:rsid w:val="00C502D4"/>
    <w:rsid w:val="00C53273"/>
    <w:rsid w:val="00C564BA"/>
    <w:rsid w:val="00C70BD1"/>
    <w:rsid w:val="00C715EE"/>
    <w:rsid w:val="00C71CF5"/>
    <w:rsid w:val="00C74485"/>
    <w:rsid w:val="00C74841"/>
    <w:rsid w:val="00C75A8F"/>
    <w:rsid w:val="00C76352"/>
    <w:rsid w:val="00C7652F"/>
    <w:rsid w:val="00C774DE"/>
    <w:rsid w:val="00C80210"/>
    <w:rsid w:val="00C8169C"/>
    <w:rsid w:val="00C81BA1"/>
    <w:rsid w:val="00C83546"/>
    <w:rsid w:val="00C840BD"/>
    <w:rsid w:val="00C91381"/>
    <w:rsid w:val="00C93316"/>
    <w:rsid w:val="00C93E59"/>
    <w:rsid w:val="00C9545D"/>
    <w:rsid w:val="00C95867"/>
    <w:rsid w:val="00C96885"/>
    <w:rsid w:val="00C96E6D"/>
    <w:rsid w:val="00C974DD"/>
    <w:rsid w:val="00C97513"/>
    <w:rsid w:val="00CA1689"/>
    <w:rsid w:val="00CA23BD"/>
    <w:rsid w:val="00CA3F4D"/>
    <w:rsid w:val="00CA4D2B"/>
    <w:rsid w:val="00CA6829"/>
    <w:rsid w:val="00CA6BA3"/>
    <w:rsid w:val="00CB0086"/>
    <w:rsid w:val="00CB0DCA"/>
    <w:rsid w:val="00CB1EDC"/>
    <w:rsid w:val="00CC177E"/>
    <w:rsid w:val="00CC4F69"/>
    <w:rsid w:val="00CC7ABC"/>
    <w:rsid w:val="00CD080B"/>
    <w:rsid w:val="00CD3379"/>
    <w:rsid w:val="00CD40CC"/>
    <w:rsid w:val="00CD44F9"/>
    <w:rsid w:val="00CD6438"/>
    <w:rsid w:val="00CE4D3A"/>
    <w:rsid w:val="00CE4EC2"/>
    <w:rsid w:val="00CE676A"/>
    <w:rsid w:val="00CE69BB"/>
    <w:rsid w:val="00CE7A2C"/>
    <w:rsid w:val="00CE7CB8"/>
    <w:rsid w:val="00CE7E56"/>
    <w:rsid w:val="00CF0548"/>
    <w:rsid w:val="00CF44DF"/>
    <w:rsid w:val="00CF4909"/>
    <w:rsid w:val="00CF4E36"/>
    <w:rsid w:val="00CF5203"/>
    <w:rsid w:val="00D015DB"/>
    <w:rsid w:val="00D04B96"/>
    <w:rsid w:val="00D04C7A"/>
    <w:rsid w:val="00D05029"/>
    <w:rsid w:val="00D0623A"/>
    <w:rsid w:val="00D06BBD"/>
    <w:rsid w:val="00D071D0"/>
    <w:rsid w:val="00D07D6E"/>
    <w:rsid w:val="00D22F49"/>
    <w:rsid w:val="00D23DF1"/>
    <w:rsid w:val="00D253D5"/>
    <w:rsid w:val="00D26C75"/>
    <w:rsid w:val="00D30CB2"/>
    <w:rsid w:val="00D3285A"/>
    <w:rsid w:val="00D351B5"/>
    <w:rsid w:val="00D36CE2"/>
    <w:rsid w:val="00D37476"/>
    <w:rsid w:val="00D37955"/>
    <w:rsid w:val="00D40034"/>
    <w:rsid w:val="00D4018E"/>
    <w:rsid w:val="00D42ADB"/>
    <w:rsid w:val="00D4415B"/>
    <w:rsid w:val="00D441A6"/>
    <w:rsid w:val="00D51471"/>
    <w:rsid w:val="00D51754"/>
    <w:rsid w:val="00D53133"/>
    <w:rsid w:val="00D6091E"/>
    <w:rsid w:val="00D61E0C"/>
    <w:rsid w:val="00D63D1D"/>
    <w:rsid w:val="00D64CAB"/>
    <w:rsid w:val="00D657FF"/>
    <w:rsid w:val="00D667DA"/>
    <w:rsid w:val="00D70F79"/>
    <w:rsid w:val="00D7248C"/>
    <w:rsid w:val="00D7375E"/>
    <w:rsid w:val="00D73B36"/>
    <w:rsid w:val="00D74B55"/>
    <w:rsid w:val="00D75B9A"/>
    <w:rsid w:val="00D8144C"/>
    <w:rsid w:val="00D82235"/>
    <w:rsid w:val="00D83964"/>
    <w:rsid w:val="00D8475B"/>
    <w:rsid w:val="00D8514C"/>
    <w:rsid w:val="00D8630A"/>
    <w:rsid w:val="00D87119"/>
    <w:rsid w:val="00D90938"/>
    <w:rsid w:val="00D90C7E"/>
    <w:rsid w:val="00D958BC"/>
    <w:rsid w:val="00D95D69"/>
    <w:rsid w:val="00DA1136"/>
    <w:rsid w:val="00DA1A4E"/>
    <w:rsid w:val="00DA2D05"/>
    <w:rsid w:val="00DA4CF7"/>
    <w:rsid w:val="00DA56AB"/>
    <w:rsid w:val="00DA784C"/>
    <w:rsid w:val="00DB007D"/>
    <w:rsid w:val="00DB0484"/>
    <w:rsid w:val="00DB1AFE"/>
    <w:rsid w:val="00DB1D6D"/>
    <w:rsid w:val="00DB1F66"/>
    <w:rsid w:val="00DB58D7"/>
    <w:rsid w:val="00DB7A53"/>
    <w:rsid w:val="00DC0023"/>
    <w:rsid w:val="00DC111A"/>
    <w:rsid w:val="00DC2E86"/>
    <w:rsid w:val="00DD2C85"/>
    <w:rsid w:val="00DD45D0"/>
    <w:rsid w:val="00DD50D6"/>
    <w:rsid w:val="00DE16A4"/>
    <w:rsid w:val="00DE2131"/>
    <w:rsid w:val="00DE23BC"/>
    <w:rsid w:val="00DE374D"/>
    <w:rsid w:val="00DE3AE2"/>
    <w:rsid w:val="00DE3CAA"/>
    <w:rsid w:val="00DE3D24"/>
    <w:rsid w:val="00DE3FD0"/>
    <w:rsid w:val="00DE509E"/>
    <w:rsid w:val="00DE6418"/>
    <w:rsid w:val="00DE7308"/>
    <w:rsid w:val="00DF31A8"/>
    <w:rsid w:val="00DF3A9D"/>
    <w:rsid w:val="00DF3B67"/>
    <w:rsid w:val="00E00A12"/>
    <w:rsid w:val="00E00FB2"/>
    <w:rsid w:val="00E03A6B"/>
    <w:rsid w:val="00E03C92"/>
    <w:rsid w:val="00E04467"/>
    <w:rsid w:val="00E06F5D"/>
    <w:rsid w:val="00E11943"/>
    <w:rsid w:val="00E12BF8"/>
    <w:rsid w:val="00E13B42"/>
    <w:rsid w:val="00E155CF"/>
    <w:rsid w:val="00E15C03"/>
    <w:rsid w:val="00E16761"/>
    <w:rsid w:val="00E174EC"/>
    <w:rsid w:val="00E17EDC"/>
    <w:rsid w:val="00E20F32"/>
    <w:rsid w:val="00E21CC4"/>
    <w:rsid w:val="00E225FA"/>
    <w:rsid w:val="00E2273D"/>
    <w:rsid w:val="00E2596A"/>
    <w:rsid w:val="00E2625E"/>
    <w:rsid w:val="00E26A85"/>
    <w:rsid w:val="00E33AF2"/>
    <w:rsid w:val="00E34E8C"/>
    <w:rsid w:val="00E36A34"/>
    <w:rsid w:val="00E37CFD"/>
    <w:rsid w:val="00E40392"/>
    <w:rsid w:val="00E42149"/>
    <w:rsid w:val="00E4244C"/>
    <w:rsid w:val="00E42FDD"/>
    <w:rsid w:val="00E43962"/>
    <w:rsid w:val="00E43A10"/>
    <w:rsid w:val="00E43F30"/>
    <w:rsid w:val="00E466B6"/>
    <w:rsid w:val="00E536A6"/>
    <w:rsid w:val="00E54661"/>
    <w:rsid w:val="00E56131"/>
    <w:rsid w:val="00E56DA6"/>
    <w:rsid w:val="00E57687"/>
    <w:rsid w:val="00E60B6A"/>
    <w:rsid w:val="00E60BE8"/>
    <w:rsid w:val="00E60D10"/>
    <w:rsid w:val="00E707C5"/>
    <w:rsid w:val="00E723CC"/>
    <w:rsid w:val="00E73DC2"/>
    <w:rsid w:val="00E748E0"/>
    <w:rsid w:val="00E74B88"/>
    <w:rsid w:val="00E75C88"/>
    <w:rsid w:val="00E762B0"/>
    <w:rsid w:val="00E777F9"/>
    <w:rsid w:val="00E812D7"/>
    <w:rsid w:val="00E821C0"/>
    <w:rsid w:val="00E82B4B"/>
    <w:rsid w:val="00E830EA"/>
    <w:rsid w:val="00E8344A"/>
    <w:rsid w:val="00E83620"/>
    <w:rsid w:val="00E85388"/>
    <w:rsid w:val="00E869E3"/>
    <w:rsid w:val="00E872BA"/>
    <w:rsid w:val="00E87374"/>
    <w:rsid w:val="00E9060D"/>
    <w:rsid w:val="00E91928"/>
    <w:rsid w:val="00E929DA"/>
    <w:rsid w:val="00E92F84"/>
    <w:rsid w:val="00E93589"/>
    <w:rsid w:val="00EA0F3E"/>
    <w:rsid w:val="00EA1FA1"/>
    <w:rsid w:val="00EA2AC6"/>
    <w:rsid w:val="00EA4411"/>
    <w:rsid w:val="00EA6B38"/>
    <w:rsid w:val="00EB26D7"/>
    <w:rsid w:val="00EB2E44"/>
    <w:rsid w:val="00EB50CA"/>
    <w:rsid w:val="00EB5926"/>
    <w:rsid w:val="00EB604D"/>
    <w:rsid w:val="00EB7DF7"/>
    <w:rsid w:val="00EC1C0C"/>
    <w:rsid w:val="00EC57E9"/>
    <w:rsid w:val="00ED61CB"/>
    <w:rsid w:val="00ED6925"/>
    <w:rsid w:val="00ED6B7E"/>
    <w:rsid w:val="00EE03B3"/>
    <w:rsid w:val="00EE0C7D"/>
    <w:rsid w:val="00EE0EFC"/>
    <w:rsid w:val="00EE3322"/>
    <w:rsid w:val="00EE36BD"/>
    <w:rsid w:val="00EE52D7"/>
    <w:rsid w:val="00EE55AB"/>
    <w:rsid w:val="00EE5D2F"/>
    <w:rsid w:val="00EE7703"/>
    <w:rsid w:val="00EE7D8A"/>
    <w:rsid w:val="00EF0479"/>
    <w:rsid w:val="00EF09CA"/>
    <w:rsid w:val="00EF0D33"/>
    <w:rsid w:val="00EF128E"/>
    <w:rsid w:val="00EF13AE"/>
    <w:rsid w:val="00EF274A"/>
    <w:rsid w:val="00EF444A"/>
    <w:rsid w:val="00EF5199"/>
    <w:rsid w:val="00F01CF0"/>
    <w:rsid w:val="00F12992"/>
    <w:rsid w:val="00F12A6A"/>
    <w:rsid w:val="00F130F5"/>
    <w:rsid w:val="00F13350"/>
    <w:rsid w:val="00F156FB"/>
    <w:rsid w:val="00F17D8D"/>
    <w:rsid w:val="00F23B5D"/>
    <w:rsid w:val="00F27164"/>
    <w:rsid w:val="00F310B5"/>
    <w:rsid w:val="00F3135A"/>
    <w:rsid w:val="00F313FB"/>
    <w:rsid w:val="00F3237B"/>
    <w:rsid w:val="00F33268"/>
    <w:rsid w:val="00F40F93"/>
    <w:rsid w:val="00F415D9"/>
    <w:rsid w:val="00F4251D"/>
    <w:rsid w:val="00F42FBD"/>
    <w:rsid w:val="00F4578B"/>
    <w:rsid w:val="00F50A3A"/>
    <w:rsid w:val="00F52144"/>
    <w:rsid w:val="00F556FE"/>
    <w:rsid w:val="00F563C0"/>
    <w:rsid w:val="00F56CAB"/>
    <w:rsid w:val="00F56F7F"/>
    <w:rsid w:val="00F60E32"/>
    <w:rsid w:val="00F60EE8"/>
    <w:rsid w:val="00F6188D"/>
    <w:rsid w:val="00F64B86"/>
    <w:rsid w:val="00F668F4"/>
    <w:rsid w:val="00F70D66"/>
    <w:rsid w:val="00F7125B"/>
    <w:rsid w:val="00F71D08"/>
    <w:rsid w:val="00F7347E"/>
    <w:rsid w:val="00F73D98"/>
    <w:rsid w:val="00F73F6D"/>
    <w:rsid w:val="00F75974"/>
    <w:rsid w:val="00F75AF5"/>
    <w:rsid w:val="00F7766E"/>
    <w:rsid w:val="00F81773"/>
    <w:rsid w:val="00F81BE4"/>
    <w:rsid w:val="00F81EA1"/>
    <w:rsid w:val="00F847F0"/>
    <w:rsid w:val="00F84859"/>
    <w:rsid w:val="00F84B0E"/>
    <w:rsid w:val="00F86D98"/>
    <w:rsid w:val="00F91C04"/>
    <w:rsid w:val="00F93EA0"/>
    <w:rsid w:val="00F95D9E"/>
    <w:rsid w:val="00F95FA3"/>
    <w:rsid w:val="00F9728E"/>
    <w:rsid w:val="00F97970"/>
    <w:rsid w:val="00FA07BD"/>
    <w:rsid w:val="00FA1159"/>
    <w:rsid w:val="00FA166A"/>
    <w:rsid w:val="00FA2004"/>
    <w:rsid w:val="00FA2E77"/>
    <w:rsid w:val="00FA314D"/>
    <w:rsid w:val="00FB0A19"/>
    <w:rsid w:val="00FB3F08"/>
    <w:rsid w:val="00FB7083"/>
    <w:rsid w:val="00FB7AE1"/>
    <w:rsid w:val="00FC18F1"/>
    <w:rsid w:val="00FC5BA8"/>
    <w:rsid w:val="00FC5E92"/>
    <w:rsid w:val="00FC7400"/>
    <w:rsid w:val="00FD3910"/>
    <w:rsid w:val="00FD4641"/>
    <w:rsid w:val="00FD4DAC"/>
    <w:rsid w:val="00FD5D03"/>
    <w:rsid w:val="00FD741D"/>
    <w:rsid w:val="00FE0538"/>
    <w:rsid w:val="00FE084A"/>
    <w:rsid w:val="00FE10BE"/>
    <w:rsid w:val="00FE4435"/>
    <w:rsid w:val="00FE48BC"/>
    <w:rsid w:val="00FE54D7"/>
    <w:rsid w:val="00FE6910"/>
    <w:rsid w:val="00FE7212"/>
    <w:rsid w:val="00FE7D85"/>
    <w:rsid w:val="00FE7F9D"/>
    <w:rsid w:val="00FF0C73"/>
    <w:rsid w:val="00FF0FF4"/>
    <w:rsid w:val="00FF2DAF"/>
    <w:rsid w:val="00FF3A24"/>
    <w:rsid w:val="00FF4662"/>
    <w:rsid w:val="00FF56B1"/>
    <w:rsid w:val="00FF6870"/>
    <w:rsid w:val="00FF74BF"/>
    <w:rsid w:val="00FF77F1"/>
    <w:rsid w:val="00FF78E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7AF7B7"/>
  <w15:chartTrackingRefBased/>
  <w15:docId w15:val="{C671A424-10E5-3E4E-87C6-42957AC2DD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F0C73"/>
  </w:style>
  <w:style w:type="paragraph" w:styleId="Heading1">
    <w:name w:val="heading 1"/>
    <w:basedOn w:val="Normal"/>
    <w:next w:val="Normal"/>
    <w:link w:val="Heading1Char"/>
    <w:autoRedefine/>
    <w:uiPriority w:val="9"/>
    <w:qFormat/>
    <w:rsid w:val="00276E52"/>
    <w:pPr>
      <w:keepNext/>
      <w:keepLines/>
      <w:spacing w:before="120" w:line="480" w:lineRule="auto"/>
      <w:outlineLvl w:val="0"/>
    </w:pPr>
    <w:rPr>
      <w:rFonts w:eastAsiaTheme="majorEastAsia" w:cstheme="majorBidi"/>
      <w:b/>
      <w:color w:val="000000" w:themeColor="text1"/>
      <w:sz w:val="32"/>
      <w:szCs w:val="32"/>
    </w:rPr>
  </w:style>
  <w:style w:type="paragraph" w:styleId="Heading2">
    <w:name w:val="heading 2"/>
    <w:basedOn w:val="Normal"/>
    <w:next w:val="Normal"/>
    <w:link w:val="Heading2Char"/>
    <w:autoRedefine/>
    <w:uiPriority w:val="9"/>
    <w:unhideWhenUsed/>
    <w:qFormat/>
    <w:rsid w:val="00276E52"/>
    <w:pPr>
      <w:keepNext/>
      <w:keepLines/>
      <w:spacing w:line="480" w:lineRule="auto"/>
      <w:outlineLvl w:val="1"/>
    </w:pPr>
    <w:rPr>
      <w:rFonts w:eastAsiaTheme="majorEastAsia" w:cstheme="majorBidi"/>
      <w:b/>
      <w:color w:val="000000" w:themeColor="text1"/>
      <w:sz w:val="28"/>
      <w:szCs w:val="26"/>
    </w:rPr>
  </w:style>
  <w:style w:type="paragraph" w:styleId="Heading3">
    <w:name w:val="heading 3"/>
    <w:basedOn w:val="Normal"/>
    <w:next w:val="Normal"/>
    <w:link w:val="Heading3Char"/>
    <w:autoRedefine/>
    <w:uiPriority w:val="9"/>
    <w:unhideWhenUsed/>
    <w:qFormat/>
    <w:rsid w:val="00276E52"/>
    <w:pPr>
      <w:keepNext/>
      <w:keepLines/>
      <w:spacing w:before="60" w:after="60" w:line="480" w:lineRule="auto"/>
      <w:outlineLvl w:val="2"/>
    </w:pPr>
    <w:rPr>
      <w:rFonts w:eastAsiaTheme="majorEastAsia" w:cstheme="majorBidi"/>
      <w:b/>
      <w:i/>
      <w:color w:val="000000" w:themeColor="text1"/>
    </w:rPr>
  </w:style>
  <w:style w:type="paragraph" w:styleId="Heading4">
    <w:name w:val="heading 4"/>
    <w:basedOn w:val="Normal"/>
    <w:next w:val="Normal"/>
    <w:link w:val="Heading4Char"/>
    <w:uiPriority w:val="9"/>
    <w:unhideWhenUsed/>
    <w:rsid w:val="00FF0C73"/>
    <w:pPr>
      <w:keepNext/>
      <w:keepLines/>
      <w:spacing w:before="20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semiHidden/>
    <w:unhideWhenUsed/>
    <w:rsid w:val="00FF0C73"/>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76E52"/>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276E52"/>
    <w:rPr>
      <w:rFonts w:ascii="Times New Roman" w:eastAsiaTheme="majorEastAsia" w:hAnsi="Times New Roman" w:cstheme="majorBidi"/>
      <w:b/>
      <w:color w:val="000000" w:themeColor="text1"/>
      <w:sz w:val="28"/>
      <w:szCs w:val="26"/>
    </w:rPr>
  </w:style>
  <w:style w:type="character" w:customStyle="1" w:styleId="Heading3Char">
    <w:name w:val="Heading 3 Char"/>
    <w:basedOn w:val="DefaultParagraphFont"/>
    <w:link w:val="Heading3"/>
    <w:uiPriority w:val="9"/>
    <w:rsid w:val="00276E52"/>
    <w:rPr>
      <w:rFonts w:ascii="Times New Roman" w:eastAsiaTheme="majorEastAsia" w:hAnsi="Times New Roman" w:cstheme="majorBidi"/>
      <w:b/>
      <w:i/>
      <w:color w:val="000000" w:themeColor="text1"/>
    </w:rPr>
  </w:style>
  <w:style w:type="character" w:customStyle="1" w:styleId="Heading4Char">
    <w:name w:val="Heading 4 Char"/>
    <w:basedOn w:val="DefaultParagraphFont"/>
    <w:link w:val="Heading4"/>
    <w:uiPriority w:val="9"/>
    <w:rsid w:val="00FF0C73"/>
    <w:rPr>
      <w:rFonts w:asciiTheme="majorHAnsi" w:eastAsiaTheme="majorEastAsia" w:hAnsiTheme="majorHAnsi" w:cstheme="majorBidi"/>
      <w:b/>
      <w:bCs/>
      <w:i/>
      <w:iCs/>
      <w:color w:val="4472C4" w:themeColor="accent1"/>
    </w:rPr>
  </w:style>
  <w:style w:type="character" w:customStyle="1" w:styleId="Heading5Char">
    <w:name w:val="Heading 5 Char"/>
    <w:basedOn w:val="DefaultParagraphFont"/>
    <w:link w:val="Heading5"/>
    <w:uiPriority w:val="9"/>
    <w:semiHidden/>
    <w:rsid w:val="00FF0C73"/>
    <w:rPr>
      <w:rFonts w:asciiTheme="majorHAnsi" w:eastAsiaTheme="majorEastAsia" w:hAnsiTheme="majorHAnsi" w:cstheme="majorBidi"/>
      <w:color w:val="2F5496" w:themeColor="accent1" w:themeShade="BF"/>
    </w:rPr>
  </w:style>
  <w:style w:type="paragraph" w:styleId="Title">
    <w:name w:val="Title"/>
    <w:aliases w:val="Titel/Dokumentnamn"/>
    <w:basedOn w:val="Normal"/>
    <w:next w:val="Normal"/>
    <w:link w:val="TitleChar"/>
    <w:uiPriority w:val="99"/>
    <w:rsid w:val="00FF0C73"/>
    <w:pPr>
      <w:keepNext/>
      <w:suppressAutoHyphens/>
      <w:spacing w:before="600" w:after="100"/>
      <w:contextualSpacing/>
    </w:pPr>
    <w:rPr>
      <w:rFonts w:asciiTheme="majorHAnsi" w:eastAsiaTheme="majorEastAsia" w:hAnsiTheme="majorHAnsi" w:cstheme="majorBidi"/>
      <w:color w:val="323E4F" w:themeColor="text2" w:themeShade="BF"/>
      <w:spacing w:val="5"/>
      <w:kern w:val="28"/>
      <w:sz w:val="30"/>
      <w:szCs w:val="52"/>
    </w:rPr>
  </w:style>
  <w:style w:type="character" w:customStyle="1" w:styleId="TitleChar">
    <w:name w:val="Title Char"/>
    <w:aliases w:val="Titel/Dokumentnamn Char"/>
    <w:basedOn w:val="DefaultParagraphFont"/>
    <w:link w:val="Title"/>
    <w:uiPriority w:val="99"/>
    <w:rsid w:val="00FF0C73"/>
    <w:rPr>
      <w:rFonts w:asciiTheme="majorHAnsi" w:eastAsiaTheme="majorEastAsia" w:hAnsiTheme="majorHAnsi" w:cstheme="majorBidi"/>
      <w:color w:val="323E4F" w:themeColor="text2" w:themeShade="BF"/>
      <w:spacing w:val="5"/>
      <w:kern w:val="28"/>
      <w:sz w:val="30"/>
      <w:szCs w:val="52"/>
    </w:rPr>
  </w:style>
  <w:style w:type="paragraph" w:styleId="Header">
    <w:name w:val="header"/>
    <w:basedOn w:val="Normal"/>
    <w:link w:val="HeaderChar"/>
    <w:uiPriority w:val="99"/>
    <w:semiHidden/>
    <w:rsid w:val="00FF0C73"/>
    <w:pPr>
      <w:tabs>
        <w:tab w:val="center" w:pos="3686"/>
        <w:tab w:val="right" w:pos="9072"/>
      </w:tabs>
      <w:spacing w:line="200" w:lineRule="exact"/>
    </w:pPr>
    <w:rPr>
      <w:rFonts w:asciiTheme="majorHAnsi" w:hAnsiTheme="majorHAnsi"/>
      <w:sz w:val="14"/>
    </w:rPr>
  </w:style>
  <w:style w:type="character" w:customStyle="1" w:styleId="HeaderChar">
    <w:name w:val="Header Char"/>
    <w:basedOn w:val="DefaultParagraphFont"/>
    <w:link w:val="Header"/>
    <w:uiPriority w:val="99"/>
    <w:semiHidden/>
    <w:rsid w:val="00FF0C73"/>
    <w:rPr>
      <w:rFonts w:asciiTheme="majorHAnsi" w:hAnsiTheme="majorHAnsi"/>
      <w:sz w:val="14"/>
    </w:rPr>
  </w:style>
  <w:style w:type="paragraph" w:styleId="Footer">
    <w:name w:val="footer"/>
    <w:basedOn w:val="Header"/>
    <w:link w:val="FooterChar"/>
    <w:uiPriority w:val="99"/>
    <w:rsid w:val="00FF0C73"/>
    <w:pPr>
      <w:tabs>
        <w:tab w:val="clear" w:pos="3686"/>
        <w:tab w:val="left" w:pos="4111"/>
      </w:tabs>
    </w:pPr>
  </w:style>
  <w:style w:type="character" w:customStyle="1" w:styleId="FooterChar">
    <w:name w:val="Footer Char"/>
    <w:basedOn w:val="DefaultParagraphFont"/>
    <w:link w:val="Footer"/>
    <w:uiPriority w:val="99"/>
    <w:rsid w:val="00FF0C73"/>
    <w:rPr>
      <w:rFonts w:asciiTheme="majorHAnsi" w:hAnsiTheme="majorHAnsi"/>
      <w:sz w:val="14"/>
    </w:rPr>
  </w:style>
  <w:style w:type="character" w:styleId="PlaceholderText">
    <w:name w:val="Placeholder Text"/>
    <w:basedOn w:val="DefaultParagraphFont"/>
    <w:uiPriority w:val="99"/>
    <w:semiHidden/>
    <w:rsid w:val="00FF0C73"/>
    <w:rPr>
      <w:color w:val="808080"/>
    </w:rPr>
  </w:style>
  <w:style w:type="paragraph" w:styleId="BalloonText">
    <w:name w:val="Balloon Text"/>
    <w:basedOn w:val="Normal"/>
    <w:link w:val="BalloonTextChar"/>
    <w:uiPriority w:val="99"/>
    <w:semiHidden/>
    <w:unhideWhenUsed/>
    <w:rsid w:val="00FF0C73"/>
    <w:rPr>
      <w:rFonts w:ascii="Tahoma" w:hAnsi="Tahoma" w:cs="Tahoma"/>
      <w:sz w:val="16"/>
      <w:szCs w:val="16"/>
    </w:rPr>
  </w:style>
  <w:style w:type="character" w:customStyle="1" w:styleId="BalloonTextChar">
    <w:name w:val="Balloon Text Char"/>
    <w:basedOn w:val="DefaultParagraphFont"/>
    <w:link w:val="BalloonText"/>
    <w:uiPriority w:val="99"/>
    <w:semiHidden/>
    <w:rsid w:val="00FF0C73"/>
    <w:rPr>
      <w:rFonts w:ascii="Tahoma" w:hAnsi="Tahoma" w:cs="Tahoma"/>
      <w:sz w:val="16"/>
      <w:szCs w:val="16"/>
    </w:rPr>
  </w:style>
  <w:style w:type="table" w:styleId="TableGrid">
    <w:name w:val="Table Grid"/>
    <w:basedOn w:val="TableNormal"/>
    <w:uiPriority w:val="59"/>
    <w:rsid w:val="00FF0C73"/>
    <w:rPr>
      <w:rFonts w:ascii="Arial" w:hAnsi="Arial" w:cstheme="minorBidi"/>
      <w:sz w:val="22"/>
      <w:szCs w:val="22"/>
      <w:lang w:val="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er-info">
    <w:name w:val="Header-info"/>
    <w:basedOn w:val="Header"/>
    <w:uiPriority w:val="99"/>
    <w:semiHidden/>
    <w:rsid w:val="00FF0C73"/>
    <w:pPr>
      <w:tabs>
        <w:tab w:val="clear" w:pos="9072"/>
        <w:tab w:val="right" w:pos="8789"/>
      </w:tabs>
    </w:pPr>
  </w:style>
  <w:style w:type="character" w:styleId="Hyperlink">
    <w:name w:val="Hyperlink"/>
    <w:basedOn w:val="DefaultParagraphFont"/>
    <w:uiPriority w:val="99"/>
    <w:semiHidden/>
    <w:qFormat/>
    <w:rsid w:val="00FF0C73"/>
    <w:rPr>
      <w:color w:val="0000FF"/>
      <w:u w:val="single"/>
    </w:rPr>
  </w:style>
  <w:style w:type="paragraph" w:styleId="TOCHeading">
    <w:name w:val="TOC Heading"/>
    <w:basedOn w:val="Heading1"/>
    <w:next w:val="Normal"/>
    <w:uiPriority w:val="39"/>
    <w:semiHidden/>
    <w:rsid w:val="00FF0C73"/>
    <w:pPr>
      <w:pageBreakBefore/>
      <w:outlineLvl w:val="9"/>
    </w:pPr>
    <w:rPr>
      <w:lang w:eastAsia="ja-JP"/>
    </w:rPr>
  </w:style>
  <w:style w:type="paragraph" w:styleId="Quote">
    <w:name w:val="Quote"/>
    <w:basedOn w:val="Normal"/>
    <w:link w:val="QuoteChar"/>
    <w:uiPriority w:val="10"/>
    <w:qFormat/>
    <w:rsid w:val="00FF0C73"/>
    <w:pPr>
      <w:spacing w:after="220"/>
      <w:ind w:left="357"/>
    </w:pPr>
    <w:rPr>
      <w:iCs/>
      <w:color w:val="000000" w:themeColor="text1"/>
      <w:sz w:val="20"/>
    </w:rPr>
  </w:style>
  <w:style w:type="character" w:customStyle="1" w:styleId="QuoteChar">
    <w:name w:val="Quote Char"/>
    <w:basedOn w:val="DefaultParagraphFont"/>
    <w:link w:val="Quote"/>
    <w:uiPriority w:val="10"/>
    <w:rsid w:val="00FF0C73"/>
    <w:rPr>
      <w:iCs/>
      <w:color w:val="000000" w:themeColor="text1"/>
      <w:sz w:val="20"/>
    </w:rPr>
  </w:style>
  <w:style w:type="paragraph" w:styleId="TOC1">
    <w:name w:val="toc 1"/>
    <w:basedOn w:val="Normal"/>
    <w:next w:val="Normal"/>
    <w:uiPriority w:val="39"/>
    <w:semiHidden/>
    <w:rsid w:val="00FF0C73"/>
    <w:pPr>
      <w:spacing w:beforeLines="100" w:before="100"/>
    </w:pPr>
  </w:style>
  <w:style w:type="paragraph" w:styleId="TOC2">
    <w:name w:val="toc 2"/>
    <w:basedOn w:val="Normal"/>
    <w:next w:val="Normal"/>
    <w:uiPriority w:val="99"/>
    <w:semiHidden/>
    <w:rsid w:val="00FF0C73"/>
    <w:pPr>
      <w:ind w:left="276"/>
    </w:pPr>
  </w:style>
  <w:style w:type="paragraph" w:styleId="TOC3">
    <w:name w:val="toc 3"/>
    <w:basedOn w:val="Normal"/>
    <w:next w:val="Normal"/>
    <w:uiPriority w:val="99"/>
    <w:semiHidden/>
    <w:rsid w:val="00FF0C73"/>
    <w:pPr>
      <w:ind w:left="552"/>
    </w:pPr>
  </w:style>
  <w:style w:type="character" w:styleId="Emphasis">
    <w:name w:val="Emphasis"/>
    <w:basedOn w:val="DefaultParagraphFont"/>
    <w:uiPriority w:val="1"/>
    <w:rsid w:val="00FF0C73"/>
    <w:rPr>
      <w:i/>
      <w:iCs/>
    </w:rPr>
  </w:style>
  <w:style w:type="paragraph" w:styleId="TOC4">
    <w:name w:val="toc 4"/>
    <w:basedOn w:val="Normal"/>
    <w:next w:val="Normal"/>
    <w:uiPriority w:val="99"/>
    <w:semiHidden/>
    <w:rsid w:val="00FF0C73"/>
    <w:pPr>
      <w:spacing w:after="100"/>
      <w:ind w:left="660"/>
    </w:pPr>
  </w:style>
  <w:style w:type="paragraph" w:styleId="TOC5">
    <w:name w:val="toc 5"/>
    <w:basedOn w:val="Normal"/>
    <w:next w:val="Normal"/>
    <w:uiPriority w:val="99"/>
    <w:semiHidden/>
    <w:rsid w:val="00FF0C73"/>
    <w:pPr>
      <w:spacing w:after="100"/>
      <w:ind w:left="880"/>
    </w:pPr>
  </w:style>
  <w:style w:type="paragraph" w:styleId="TOC6">
    <w:name w:val="toc 6"/>
    <w:basedOn w:val="Normal"/>
    <w:next w:val="Normal"/>
    <w:uiPriority w:val="99"/>
    <w:semiHidden/>
    <w:rsid w:val="00FF0C73"/>
    <w:pPr>
      <w:spacing w:after="100"/>
      <w:ind w:left="1100"/>
    </w:pPr>
  </w:style>
  <w:style w:type="paragraph" w:styleId="TOC7">
    <w:name w:val="toc 7"/>
    <w:basedOn w:val="Normal"/>
    <w:next w:val="Normal"/>
    <w:uiPriority w:val="99"/>
    <w:semiHidden/>
    <w:rsid w:val="00FF0C73"/>
    <w:pPr>
      <w:spacing w:after="100"/>
      <w:ind w:left="1320"/>
    </w:pPr>
  </w:style>
  <w:style w:type="paragraph" w:styleId="TOC8">
    <w:name w:val="toc 8"/>
    <w:basedOn w:val="Normal"/>
    <w:next w:val="Normal"/>
    <w:uiPriority w:val="99"/>
    <w:semiHidden/>
    <w:rsid w:val="00FF0C73"/>
    <w:pPr>
      <w:spacing w:after="100"/>
      <w:ind w:left="1540"/>
    </w:pPr>
  </w:style>
  <w:style w:type="paragraph" w:styleId="TOC9">
    <w:name w:val="toc 9"/>
    <w:basedOn w:val="Normal"/>
    <w:next w:val="Normal"/>
    <w:uiPriority w:val="99"/>
    <w:semiHidden/>
    <w:rsid w:val="00FF0C73"/>
    <w:pPr>
      <w:spacing w:after="100"/>
      <w:ind w:left="1760"/>
    </w:pPr>
  </w:style>
  <w:style w:type="table" w:customStyle="1" w:styleId="Trelinjerstabell">
    <w:name w:val="Trelinjerstabell"/>
    <w:basedOn w:val="TableNormal"/>
    <w:uiPriority w:val="99"/>
    <w:rsid w:val="00FF0C73"/>
    <w:pPr>
      <w:contextualSpacing/>
    </w:pPr>
    <w:rPr>
      <w:rFonts w:asciiTheme="majorHAnsi" w:hAnsiTheme="majorHAnsi" w:cstheme="minorBidi"/>
      <w:sz w:val="20"/>
      <w:szCs w:val="22"/>
      <w:lang w:val="sv-SE"/>
    </w:rPr>
    <w:tblPr>
      <w:tblBorders>
        <w:top w:val="single" w:sz="4" w:space="0" w:color="auto"/>
        <w:bottom w:val="single" w:sz="4" w:space="0" w:color="auto"/>
      </w:tblBorders>
      <w:tblCellMar>
        <w:top w:w="57" w:type="dxa"/>
        <w:left w:w="0" w:type="dxa"/>
        <w:bottom w:w="57" w:type="dxa"/>
        <w:right w:w="0" w:type="dxa"/>
      </w:tblCellMar>
    </w:tblPr>
    <w:tblStylePr w:type="firstRow">
      <w:rPr>
        <w:b/>
      </w:rPr>
      <w:tblPr/>
      <w:tcPr>
        <w:tcBorders>
          <w:bottom w:val="single" w:sz="4" w:space="0" w:color="auto"/>
        </w:tcBorders>
      </w:tcPr>
    </w:tblStylePr>
    <w:tblStylePr w:type="lastRow">
      <w:tblPr/>
      <w:tcPr>
        <w:tcBorders>
          <w:top w:val="single" w:sz="4" w:space="0" w:color="auto"/>
          <w:left w:val="nil"/>
          <w:bottom w:val="single" w:sz="4" w:space="0" w:color="auto"/>
          <w:right w:val="nil"/>
          <w:insideH w:val="nil"/>
          <w:insideV w:val="nil"/>
          <w:tl2br w:val="nil"/>
          <w:tr2bl w:val="nil"/>
        </w:tcBorders>
      </w:tcPr>
    </w:tblStylePr>
  </w:style>
  <w:style w:type="table" w:styleId="LightShading">
    <w:name w:val="Light Shading"/>
    <w:basedOn w:val="Trelinjerstabell"/>
    <w:uiPriority w:val="60"/>
    <w:rsid w:val="00FF0C73"/>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2">
    <w:name w:val="Light Shading Accent 2"/>
    <w:basedOn w:val="Trelinjerstabell"/>
    <w:uiPriority w:val="60"/>
    <w:rsid w:val="00FF0C73"/>
    <w:rPr>
      <w:color w:val="C45911" w:themeColor="accent2" w:themeShade="BF"/>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LightShading-Accent1">
    <w:name w:val="Light Shading Accent 1"/>
    <w:basedOn w:val="Trelinjerstabell"/>
    <w:uiPriority w:val="60"/>
    <w:rsid w:val="00FF0C73"/>
    <w:rPr>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LightShading-Accent3">
    <w:name w:val="Light Shading Accent 3"/>
    <w:basedOn w:val="Trelinjerstabell"/>
    <w:uiPriority w:val="60"/>
    <w:rsid w:val="00FF0C73"/>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Shading-Accent4">
    <w:name w:val="Light Shading Accent 4"/>
    <w:basedOn w:val="Trelinjerstabell"/>
    <w:uiPriority w:val="60"/>
    <w:rsid w:val="00FF0C73"/>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LightShading-Accent5">
    <w:name w:val="Light Shading Accent 5"/>
    <w:basedOn w:val="Trelinjerstabell"/>
    <w:uiPriority w:val="60"/>
    <w:rsid w:val="00FF0C73"/>
    <w:rPr>
      <w:color w:val="2E74B5" w:themeColor="accent5" w:themeShade="BF"/>
    </w:rPr>
    <w:tblPr>
      <w:tblStyleRowBandSize w:val="1"/>
      <w:tblStyleColBandSize w:val="1"/>
      <w:tblBorders>
        <w:top w:val="single" w:sz="8" w:space="0" w:color="5B9BD5" w:themeColor="accent5"/>
        <w:bottom w:val="single" w:sz="8" w:space="0" w:color="5B9BD5" w:themeColor="accent5"/>
      </w:tblBorders>
    </w:tblPr>
    <w:tblStylePr w:type="fir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la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left w:val="nil"/>
          <w:right w:val="nil"/>
          <w:insideH w:val="nil"/>
          <w:insideV w:val="nil"/>
        </w:tcBorders>
        <w:shd w:val="clear" w:color="auto" w:fill="D6E6F4" w:themeFill="accent5" w:themeFillTint="3F"/>
      </w:tcPr>
    </w:tblStylePr>
  </w:style>
  <w:style w:type="table" w:styleId="LightShading-Accent6">
    <w:name w:val="Light Shading Accent 6"/>
    <w:basedOn w:val="Trelinjerstabell"/>
    <w:uiPriority w:val="60"/>
    <w:rsid w:val="00FF0C73"/>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table" w:styleId="LightList">
    <w:name w:val="Light List"/>
    <w:basedOn w:val="Trelinjerstabell"/>
    <w:uiPriority w:val="61"/>
    <w:rsid w:val="00FF0C73"/>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tcBorders>
          <w:bottom w:val="single" w:sz="4" w:space="0" w:color="auto"/>
        </w:tcBorders>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relinjerstabell"/>
    <w:uiPriority w:val="61"/>
    <w:rsid w:val="00FF0C73"/>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tcBorders>
          <w:bottom w:val="single" w:sz="4" w:space="0" w:color="auto"/>
        </w:tcBorders>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LightList-Accent2">
    <w:name w:val="Light List Accent 2"/>
    <w:basedOn w:val="Trelinjerstabell"/>
    <w:uiPriority w:val="61"/>
    <w:rsid w:val="00FF0C73"/>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pPr>
        <w:spacing w:before="0" w:after="0" w:line="240" w:lineRule="auto"/>
      </w:pPr>
      <w:rPr>
        <w:b/>
        <w:bCs/>
        <w:color w:val="FFFFFF" w:themeColor="background1"/>
      </w:rPr>
      <w:tblPr/>
      <w:tcPr>
        <w:tcBorders>
          <w:bottom w:val="single" w:sz="4" w:space="0" w:color="auto"/>
        </w:tcBorders>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table" w:styleId="LightList-Accent3">
    <w:name w:val="Light List Accent 3"/>
    <w:basedOn w:val="Trelinjerstabell"/>
    <w:uiPriority w:val="61"/>
    <w:rsid w:val="00FF0C73"/>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tcBorders>
          <w:bottom w:val="single" w:sz="4" w:space="0" w:color="auto"/>
        </w:tcBorders>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ghtList-Accent4">
    <w:name w:val="Light List Accent 4"/>
    <w:basedOn w:val="Trelinjerstabell"/>
    <w:uiPriority w:val="61"/>
    <w:rsid w:val="00FF0C73"/>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tcBorders>
          <w:bottom w:val="single" w:sz="4" w:space="0" w:color="auto"/>
        </w:tcBorders>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ghtList-Accent5">
    <w:name w:val="Light List Accent 5"/>
    <w:basedOn w:val="Trelinjerstabell"/>
    <w:uiPriority w:val="61"/>
    <w:rsid w:val="00FF0C73"/>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pPr>
        <w:spacing w:before="0" w:after="0" w:line="240" w:lineRule="auto"/>
      </w:pPr>
      <w:rPr>
        <w:b/>
        <w:bCs/>
        <w:color w:val="FFFFFF" w:themeColor="background1"/>
      </w:rPr>
      <w:tblPr/>
      <w:tcPr>
        <w:tcBorders>
          <w:bottom w:val="single" w:sz="4" w:space="0" w:color="auto"/>
        </w:tcBorders>
        <w:shd w:val="clear" w:color="auto" w:fill="5B9BD5" w:themeFill="accent5"/>
      </w:tcPr>
    </w:tblStylePr>
    <w:tblStylePr w:type="lastRow">
      <w:pPr>
        <w:spacing w:before="0" w:after="0" w:line="240" w:lineRule="auto"/>
      </w:pPr>
      <w:rPr>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style>
  <w:style w:type="table" w:styleId="LightList-Accent6">
    <w:name w:val="Light List Accent 6"/>
    <w:basedOn w:val="Trelinjerstabell"/>
    <w:uiPriority w:val="61"/>
    <w:rsid w:val="00FF0C73"/>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tcBorders>
          <w:bottom w:val="single" w:sz="4" w:space="0" w:color="auto"/>
        </w:tcBorders>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paragraph" w:customStyle="1" w:styleId="Signaturrad">
    <w:name w:val="Signaturrad"/>
    <w:basedOn w:val="Normal"/>
    <w:next w:val="Normal"/>
    <w:semiHidden/>
    <w:qFormat/>
    <w:rsid w:val="00FF0C73"/>
    <w:pPr>
      <w:pBdr>
        <w:top w:val="single" w:sz="4" w:space="12" w:color="auto"/>
      </w:pBdr>
      <w:spacing w:before="720"/>
    </w:pPr>
  </w:style>
  <w:style w:type="paragraph" w:customStyle="1" w:styleId="Kortsignaturrad">
    <w:name w:val="Kort signaturrad"/>
    <w:basedOn w:val="Signaturrad"/>
    <w:next w:val="Normal"/>
    <w:uiPriority w:val="10"/>
    <w:rsid w:val="00FF0C73"/>
    <w:pPr>
      <w:ind w:right="4111"/>
    </w:pPr>
  </w:style>
  <w:style w:type="character" w:styleId="Strong">
    <w:name w:val="Strong"/>
    <w:basedOn w:val="DefaultParagraphFont"/>
    <w:uiPriority w:val="22"/>
    <w:qFormat/>
    <w:rsid w:val="00FF0C73"/>
    <w:rPr>
      <w:b/>
      <w:bCs/>
    </w:rPr>
  </w:style>
  <w:style w:type="table" w:customStyle="1" w:styleId="Sidfottabell">
    <w:name w:val="Sidfot tabell"/>
    <w:basedOn w:val="TableNormal"/>
    <w:uiPriority w:val="99"/>
    <w:rsid w:val="00FF0C73"/>
    <w:rPr>
      <w:rFonts w:ascii="Arial" w:hAnsi="Arial" w:cstheme="minorBidi"/>
      <w:sz w:val="14"/>
      <w:szCs w:val="22"/>
      <w:lang w:val="sv-SE"/>
    </w:rPr>
    <w:tblPr>
      <w:tblCellMar>
        <w:left w:w="0" w:type="dxa"/>
        <w:right w:w="0" w:type="dxa"/>
      </w:tblCellMar>
    </w:tblPr>
    <w:tblStylePr w:type="firstRow">
      <w:tblPr/>
      <w:tcPr>
        <w:tcBorders>
          <w:top w:val="single" w:sz="4" w:space="0" w:color="auto"/>
        </w:tcBorders>
      </w:tcPr>
    </w:tblStylePr>
  </w:style>
  <w:style w:type="paragraph" w:styleId="FootnoteText">
    <w:name w:val="footnote text"/>
    <w:basedOn w:val="Normal"/>
    <w:link w:val="FootnoteTextChar"/>
    <w:uiPriority w:val="99"/>
    <w:semiHidden/>
    <w:unhideWhenUsed/>
    <w:rsid w:val="00FF0C73"/>
    <w:rPr>
      <w:sz w:val="20"/>
      <w:szCs w:val="20"/>
    </w:rPr>
  </w:style>
  <w:style w:type="character" w:customStyle="1" w:styleId="FootnoteTextChar">
    <w:name w:val="Footnote Text Char"/>
    <w:basedOn w:val="DefaultParagraphFont"/>
    <w:link w:val="FootnoteText"/>
    <w:uiPriority w:val="99"/>
    <w:semiHidden/>
    <w:rsid w:val="00FF0C73"/>
    <w:rPr>
      <w:sz w:val="20"/>
      <w:szCs w:val="20"/>
    </w:rPr>
  </w:style>
  <w:style w:type="character" w:styleId="FootnoteReference">
    <w:name w:val="footnote reference"/>
    <w:basedOn w:val="DefaultParagraphFont"/>
    <w:uiPriority w:val="99"/>
    <w:semiHidden/>
    <w:unhideWhenUsed/>
    <w:rsid w:val="00FF0C73"/>
    <w:rPr>
      <w:vertAlign w:val="superscript"/>
    </w:rPr>
  </w:style>
  <w:style w:type="character" w:customStyle="1" w:styleId="Formatmall1">
    <w:name w:val="Formatmall1"/>
    <w:basedOn w:val="DefaultParagraphFont"/>
    <w:uiPriority w:val="1"/>
    <w:rsid w:val="00FF0C73"/>
    <w:rPr>
      <w:rFonts w:asciiTheme="majorHAnsi" w:hAnsiTheme="majorHAnsi"/>
      <w:color w:val="auto"/>
      <w:sz w:val="14"/>
    </w:rPr>
  </w:style>
  <w:style w:type="character" w:customStyle="1" w:styleId="Sidfotmallarna">
    <w:name w:val="Sidfot mallarna"/>
    <w:basedOn w:val="DefaultParagraphFont"/>
    <w:uiPriority w:val="1"/>
    <w:rsid w:val="00FF0C73"/>
    <w:rPr>
      <w:rFonts w:asciiTheme="majorHAnsi" w:hAnsiTheme="majorHAnsi"/>
      <w:sz w:val="14"/>
    </w:rPr>
  </w:style>
  <w:style w:type="character" w:customStyle="1" w:styleId="Sidfotmallarnagr">
    <w:name w:val="Sidfot mallarna grå"/>
    <w:basedOn w:val="DefaultParagraphFont"/>
    <w:uiPriority w:val="1"/>
    <w:rsid w:val="00FF0C73"/>
    <w:rPr>
      <w:color w:val="7F7F7F" w:themeColor="text1" w:themeTint="80"/>
    </w:rPr>
  </w:style>
  <w:style w:type="paragraph" w:customStyle="1" w:styleId="TillfalligText">
    <w:name w:val="TillfalligText"/>
    <w:basedOn w:val="Normal"/>
    <w:link w:val="TillfalligTextChar"/>
    <w:rsid w:val="00FF0C73"/>
    <w:pPr>
      <w:spacing w:after="120"/>
    </w:pPr>
    <w:rPr>
      <w:rFonts w:cstheme="minorHAnsi"/>
      <w:bdr w:val="single" w:sz="4" w:space="0" w:color="auto"/>
    </w:rPr>
  </w:style>
  <w:style w:type="character" w:customStyle="1" w:styleId="TillfalligTextChar">
    <w:name w:val="TillfalligText Char"/>
    <w:basedOn w:val="DefaultParagraphFont"/>
    <w:link w:val="TillfalligText"/>
    <w:rsid w:val="00FF0C73"/>
    <w:rPr>
      <w:rFonts w:cstheme="minorHAnsi"/>
      <w:bdr w:val="single" w:sz="4" w:space="0" w:color="auto"/>
    </w:rPr>
  </w:style>
  <w:style w:type="paragraph" w:styleId="ListBullet">
    <w:name w:val="List Bullet"/>
    <w:basedOn w:val="Normal"/>
    <w:uiPriority w:val="99"/>
    <w:qFormat/>
    <w:rsid w:val="00FF0C73"/>
    <w:pPr>
      <w:numPr>
        <w:numId w:val="4"/>
      </w:numPr>
      <w:contextualSpacing/>
    </w:pPr>
  </w:style>
  <w:style w:type="paragraph" w:styleId="ListNumber">
    <w:name w:val="List Number"/>
    <w:basedOn w:val="Normal"/>
    <w:uiPriority w:val="99"/>
    <w:qFormat/>
    <w:rsid w:val="00FF0C73"/>
    <w:pPr>
      <w:numPr>
        <w:numId w:val="3"/>
      </w:numPr>
      <w:contextualSpacing/>
    </w:pPr>
  </w:style>
  <w:style w:type="paragraph" w:styleId="ListParagraph">
    <w:name w:val="List Paragraph"/>
    <w:basedOn w:val="Normal"/>
    <w:uiPriority w:val="34"/>
    <w:qFormat/>
    <w:rsid w:val="00FF0C73"/>
    <w:pPr>
      <w:ind w:left="720"/>
      <w:contextualSpacing/>
    </w:pPr>
  </w:style>
  <w:style w:type="character" w:styleId="FollowedHyperlink">
    <w:name w:val="FollowedHyperlink"/>
    <w:basedOn w:val="DefaultParagraphFont"/>
    <w:uiPriority w:val="99"/>
    <w:semiHidden/>
    <w:unhideWhenUsed/>
    <w:rsid w:val="00FF0C73"/>
    <w:rPr>
      <w:color w:val="954F72" w:themeColor="followedHyperlink"/>
      <w:u w:val="single"/>
    </w:rPr>
  </w:style>
  <w:style w:type="character" w:styleId="CommentReference">
    <w:name w:val="annotation reference"/>
    <w:basedOn w:val="DefaultParagraphFont"/>
    <w:uiPriority w:val="99"/>
    <w:semiHidden/>
    <w:unhideWhenUsed/>
    <w:rsid w:val="00FF0C73"/>
    <w:rPr>
      <w:sz w:val="16"/>
      <w:szCs w:val="16"/>
    </w:rPr>
  </w:style>
  <w:style w:type="paragraph" w:styleId="CommentText">
    <w:name w:val="annotation text"/>
    <w:basedOn w:val="Normal"/>
    <w:link w:val="CommentTextChar"/>
    <w:uiPriority w:val="99"/>
    <w:unhideWhenUsed/>
    <w:rsid w:val="00FF0C73"/>
    <w:rPr>
      <w:sz w:val="20"/>
      <w:szCs w:val="20"/>
    </w:rPr>
  </w:style>
  <w:style w:type="character" w:customStyle="1" w:styleId="CommentTextChar">
    <w:name w:val="Comment Text Char"/>
    <w:basedOn w:val="DefaultParagraphFont"/>
    <w:link w:val="CommentText"/>
    <w:uiPriority w:val="99"/>
    <w:rsid w:val="00FF0C73"/>
    <w:rPr>
      <w:sz w:val="20"/>
      <w:szCs w:val="20"/>
    </w:rPr>
  </w:style>
  <w:style w:type="paragraph" w:styleId="CommentSubject">
    <w:name w:val="annotation subject"/>
    <w:basedOn w:val="CommentText"/>
    <w:next w:val="CommentText"/>
    <w:link w:val="CommentSubjectChar"/>
    <w:uiPriority w:val="99"/>
    <w:semiHidden/>
    <w:unhideWhenUsed/>
    <w:rsid w:val="00FF0C73"/>
    <w:rPr>
      <w:b/>
      <w:bCs/>
    </w:rPr>
  </w:style>
  <w:style w:type="character" w:customStyle="1" w:styleId="CommentSubjectChar">
    <w:name w:val="Comment Subject Char"/>
    <w:basedOn w:val="CommentTextChar"/>
    <w:link w:val="CommentSubject"/>
    <w:uiPriority w:val="99"/>
    <w:semiHidden/>
    <w:rsid w:val="00FF0C73"/>
    <w:rPr>
      <w:b/>
      <w:bCs/>
      <w:sz w:val="20"/>
      <w:szCs w:val="20"/>
    </w:rPr>
  </w:style>
  <w:style w:type="paragraph" w:styleId="Bibliography">
    <w:name w:val="Bibliography"/>
    <w:basedOn w:val="Normal"/>
    <w:next w:val="Normal"/>
    <w:uiPriority w:val="37"/>
    <w:unhideWhenUsed/>
    <w:rsid w:val="00FF0C73"/>
    <w:pPr>
      <w:tabs>
        <w:tab w:val="left" w:pos="500"/>
      </w:tabs>
      <w:spacing w:line="480" w:lineRule="auto"/>
      <w:ind w:left="720" w:hanging="720"/>
    </w:pPr>
  </w:style>
  <w:style w:type="paragraph" w:styleId="Caption">
    <w:name w:val="caption"/>
    <w:basedOn w:val="Normal"/>
    <w:next w:val="Normal"/>
    <w:uiPriority w:val="35"/>
    <w:unhideWhenUsed/>
    <w:qFormat/>
    <w:rsid w:val="00FF0C73"/>
    <w:rPr>
      <w:i/>
      <w:iCs/>
      <w:color w:val="44546A" w:themeColor="text2"/>
      <w:sz w:val="18"/>
      <w:szCs w:val="18"/>
    </w:rPr>
  </w:style>
  <w:style w:type="table" w:styleId="GridTable1Light">
    <w:name w:val="Grid Table 1 Light"/>
    <w:basedOn w:val="TableNormal"/>
    <w:uiPriority w:val="46"/>
    <w:rsid w:val="00FF0C73"/>
    <w:pPr>
      <w:jc w:val="both"/>
    </w:pPr>
    <w:rPr>
      <w:rFonts w:ascii="Arial" w:hAnsi="Arial" w:cstheme="minorBidi"/>
      <w:sz w:val="22"/>
      <w:szCs w:val="22"/>
      <w:lang w:val="sv-SE"/>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UnresolvedMention1">
    <w:name w:val="Unresolved Mention1"/>
    <w:basedOn w:val="DefaultParagraphFont"/>
    <w:uiPriority w:val="99"/>
    <w:semiHidden/>
    <w:unhideWhenUsed/>
    <w:rsid w:val="00FF0C73"/>
    <w:rPr>
      <w:color w:val="605E5C"/>
      <w:shd w:val="clear" w:color="auto" w:fill="E1DFDD"/>
    </w:rPr>
  </w:style>
  <w:style w:type="character" w:customStyle="1" w:styleId="mjx-char">
    <w:name w:val="mjx-char"/>
    <w:basedOn w:val="DefaultParagraphFont"/>
    <w:rsid w:val="00FF0C73"/>
  </w:style>
  <w:style w:type="paragraph" w:styleId="Revision">
    <w:name w:val="Revision"/>
    <w:hidden/>
    <w:uiPriority w:val="99"/>
    <w:semiHidden/>
    <w:rsid w:val="00FF0C73"/>
    <w:rPr>
      <w:rFonts w:asciiTheme="minorHAnsi" w:hAnsiTheme="minorHAnsi" w:cstheme="minorBidi"/>
    </w:rPr>
  </w:style>
  <w:style w:type="paragraph" w:styleId="NormalWeb">
    <w:name w:val="Normal (Web)"/>
    <w:basedOn w:val="Normal"/>
    <w:uiPriority w:val="99"/>
    <w:semiHidden/>
    <w:unhideWhenUsed/>
    <w:rsid w:val="00FF0C73"/>
  </w:style>
  <w:style w:type="character" w:styleId="PageNumber">
    <w:name w:val="page number"/>
    <w:basedOn w:val="DefaultParagraphFont"/>
    <w:uiPriority w:val="99"/>
    <w:semiHidden/>
    <w:unhideWhenUsed/>
    <w:rsid w:val="00FF0C73"/>
  </w:style>
  <w:style w:type="character" w:customStyle="1" w:styleId="UnresolvedMention2">
    <w:name w:val="Unresolved Mention2"/>
    <w:basedOn w:val="DefaultParagraphFont"/>
    <w:uiPriority w:val="99"/>
    <w:semiHidden/>
    <w:unhideWhenUsed/>
    <w:rsid w:val="00FF0C73"/>
    <w:rPr>
      <w:color w:val="605E5C"/>
      <w:shd w:val="clear" w:color="auto" w:fill="E1DFDD"/>
    </w:rPr>
  </w:style>
  <w:style w:type="character" w:customStyle="1" w:styleId="UnresolvedMention3">
    <w:name w:val="Unresolved Mention3"/>
    <w:basedOn w:val="DefaultParagraphFont"/>
    <w:uiPriority w:val="99"/>
    <w:semiHidden/>
    <w:unhideWhenUsed/>
    <w:rsid w:val="00FF0C73"/>
    <w:rPr>
      <w:color w:val="605E5C"/>
      <w:shd w:val="clear" w:color="auto" w:fill="E1DFDD"/>
    </w:rPr>
  </w:style>
  <w:style w:type="character" w:customStyle="1" w:styleId="UnresolvedMention4">
    <w:name w:val="Unresolved Mention4"/>
    <w:basedOn w:val="DefaultParagraphFont"/>
    <w:uiPriority w:val="99"/>
    <w:semiHidden/>
    <w:unhideWhenUsed/>
    <w:rsid w:val="00FF0C73"/>
    <w:rPr>
      <w:color w:val="605E5C"/>
      <w:shd w:val="clear" w:color="auto" w:fill="E1DFDD"/>
    </w:rPr>
  </w:style>
  <w:style w:type="character" w:styleId="LineNumber">
    <w:name w:val="line number"/>
    <w:basedOn w:val="DefaultParagraphFont"/>
    <w:uiPriority w:val="99"/>
    <w:semiHidden/>
    <w:unhideWhenUsed/>
    <w:rsid w:val="00FF0C73"/>
  </w:style>
  <w:style w:type="character" w:customStyle="1" w:styleId="UnresolvedMention5">
    <w:name w:val="Unresolved Mention5"/>
    <w:basedOn w:val="DefaultParagraphFont"/>
    <w:uiPriority w:val="99"/>
    <w:unhideWhenUsed/>
    <w:rsid w:val="00FF0C7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3525525">
      <w:bodyDiv w:val="1"/>
      <w:marLeft w:val="0"/>
      <w:marRight w:val="0"/>
      <w:marTop w:val="0"/>
      <w:marBottom w:val="0"/>
      <w:divBdr>
        <w:top w:val="none" w:sz="0" w:space="0" w:color="auto"/>
        <w:left w:val="none" w:sz="0" w:space="0" w:color="auto"/>
        <w:bottom w:val="none" w:sz="0" w:space="0" w:color="auto"/>
        <w:right w:val="none" w:sz="0" w:space="0" w:color="auto"/>
      </w:divBdr>
    </w:div>
    <w:div w:id="1169249785">
      <w:bodyDiv w:val="1"/>
      <w:marLeft w:val="0"/>
      <w:marRight w:val="0"/>
      <w:marTop w:val="0"/>
      <w:marBottom w:val="0"/>
      <w:divBdr>
        <w:top w:val="none" w:sz="0" w:space="0" w:color="auto"/>
        <w:left w:val="none" w:sz="0" w:space="0" w:color="auto"/>
        <w:bottom w:val="none" w:sz="0" w:space="0" w:color="auto"/>
        <w:right w:val="none" w:sz="0" w:space="0" w:color="auto"/>
      </w:divBdr>
      <w:divsChild>
        <w:div w:id="56444868">
          <w:marLeft w:val="0"/>
          <w:marRight w:val="0"/>
          <w:marTop w:val="0"/>
          <w:marBottom w:val="0"/>
          <w:divBdr>
            <w:top w:val="none" w:sz="0" w:space="0" w:color="auto"/>
            <w:left w:val="none" w:sz="0" w:space="0" w:color="auto"/>
            <w:bottom w:val="none" w:sz="0" w:space="0" w:color="auto"/>
            <w:right w:val="none" w:sz="0" w:space="0" w:color="auto"/>
          </w:divBdr>
          <w:divsChild>
            <w:div w:id="1075856659">
              <w:marLeft w:val="0"/>
              <w:marRight w:val="0"/>
              <w:marTop w:val="0"/>
              <w:marBottom w:val="0"/>
              <w:divBdr>
                <w:top w:val="none" w:sz="0" w:space="0" w:color="auto"/>
                <w:left w:val="none" w:sz="0" w:space="0" w:color="auto"/>
                <w:bottom w:val="none" w:sz="0" w:space="0" w:color="auto"/>
                <w:right w:val="none" w:sz="0" w:space="0" w:color="auto"/>
              </w:divBdr>
              <w:divsChild>
                <w:div w:id="93115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0985816">
      <w:bodyDiv w:val="1"/>
      <w:marLeft w:val="0"/>
      <w:marRight w:val="0"/>
      <w:marTop w:val="0"/>
      <w:marBottom w:val="0"/>
      <w:divBdr>
        <w:top w:val="none" w:sz="0" w:space="0" w:color="auto"/>
        <w:left w:val="none" w:sz="0" w:space="0" w:color="auto"/>
        <w:bottom w:val="none" w:sz="0" w:space="0" w:color="auto"/>
        <w:right w:val="none" w:sz="0" w:space="0" w:color="auto"/>
      </w:divBdr>
      <w:divsChild>
        <w:div w:id="2082285483">
          <w:marLeft w:val="0"/>
          <w:marRight w:val="0"/>
          <w:marTop w:val="0"/>
          <w:marBottom w:val="0"/>
          <w:divBdr>
            <w:top w:val="none" w:sz="0" w:space="0" w:color="auto"/>
            <w:left w:val="none" w:sz="0" w:space="0" w:color="auto"/>
            <w:bottom w:val="none" w:sz="0" w:space="0" w:color="auto"/>
            <w:right w:val="none" w:sz="0" w:space="0" w:color="auto"/>
          </w:divBdr>
        </w:div>
        <w:div w:id="1725133735">
          <w:marLeft w:val="0"/>
          <w:marRight w:val="0"/>
          <w:marTop w:val="0"/>
          <w:marBottom w:val="0"/>
          <w:divBdr>
            <w:top w:val="none" w:sz="0" w:space="0" w:color="auto"/>
            <w:left w:val="none" w:sz="0" w:space="0" w:color="auto"/>
            <w:bottom w:val="none" w:sz="0" w:space="0" w:color="auto"/>
            <w:right w:val="none" w:sz="0" w:space="0" w:color="auto"/>
          </w:divBdr>
        </w:div>
        <w:div w:id="184877324">
          <w:marLeft w:val="0"/>
          <w:marRight w:val="0"/>
          <w:marTop w:val="0"/>
          <w:marBottom w:val="0"/>
          <w:divBdr>
            <w:top w:val="none" w:sz="0" w:space="0" w:color="auto"/>
            <w:left w:val="none" w:sz="0" w:space="0" w:color="auto"/>
            <w:bottom w:val="none" w:sz="0" w:space="0" w:color="auto"/>
            <w:right w:val="none" w:sz="0" w:space="0" w:color="auto"/>
          </w:divBdr>
        </w:div>
        <w:div w:id="591402068">
          <w:marLeft w:val="0"/>
          <w:marRight w:val="0"/>
          <w:marTop w:val="0"/>
          <w:marBottom w:val="0"/>
          <w:divBdr>
            <w:top w:val="none" w:sz="0" w:space="0" w:color="auto"/>
            <w:left w:val="none" w:sz="0" w:space="0" w:color="auto"/>
            <w:bottom w:val="none" w:sz="0" w:space="0" w:color="auto"/>
            <w:right w:val="none" w:sz="0" w:space="0" w:color="auto"/>
          </w:divBdr>
        </w:div>
        <w:div w:id="1989282552">
          <w:marLeft w:val="0"/>
          <w:marRight w:val="0"/>
          <w:marTop w:val="0"/>
          <w:marBottom w:val="0"/>
          <w:divBdr>
            <w:top w:val="none" w:sz="0" w:space="0" w:color="auto"/>
            <w:left w:val="none" w:sz="0" w:space="0" w:color="auto"/>
            <w:bottom w:val="none" w:sz="0" w:space="0" w:color="auto"/>
            <w:right w:val="none" w:sz="0" w:space="0" w:color="auto"/>
          </w:divBdr>
        </w:div>
      </w:divsChild>
    </w:div>
    <w:div w:id="1300456449">
      <w:bodyDiv w:val="1"/>
      <w:marLeft w:val="0"/>
      <w:marRight w:val="0"/>
      <w:marTop w:val="0"/>
      <w:marBottom w:val="0"/>
      <w:divBdr>
        <w:top w:val="none" w:sz="0" w:space="0" w:color="auto"/>
        <w:left w:val="none" w:sz="0" w:space="0" w:color="auto"/>
        <w:bottom w:val="none" w:sz="0" w:space="0" w:color="auto"/>
        <w:right w:val="none" w:sz="0" w:space="0" w:color="auto"/>
      </w:divBdr>
      <w:divsChild>
        <w:div w:id="1314988246">
          <w:marLeft w:val="0"/>
          <w:marRight w:val="0"/>
          <w:marTop w:val="0"/>
          <w:marBottom w:val="0"/>
          <w:divBdr>
            <w:top w:val="none" w:sz="0" w:space="0" w:color="auto"/>
            <w:left w:val="none" w:sz="0" w:space="0" w:color="auto"/>
            <w:bottom w:val="none" w:sz="0" w:space="0" w:color="auto"/>
            <w:right w:val="none" w:sz="0" w:space="0" w:color="auto"/>
          </w:divBdr>
          <w:divsChild>
            <w:div w:id="866408603">
              <w:marLeft w:val="0"/>
              <w:marRight w:val="0"/>
              <w:marTop w:val="0"/>
              <w:marBottom w:val="0"/>
              <w:divBdr>
                <w:top w:val="none" w:sz="0" w:space="0" w:color="auto"/>
                <w:left w:val="none" w:sz="0" w:space="0" w:color="auto"/>
                <w:bottom w:val="none" w:sz="0" w:space="0" w:color="auto"/>
                <w:right w:val="none" w:sz="0" w:space="0" w:color="auto"/>
              </w:divBdr>
              <w:divsChild>
                <w:div w:id="378170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6113704">
      <w:bodyDiv w:val="1"/>
      <w:marLeft w:val="0"/>
      <w:marRight w:val="0"/>
      <w:marTop w:val="0"/>
      <w:marBottom w:val="0"/>
      <w:divBdr>
        <w:top w:val="none" w:sz="0" w:space="0" w:color="auto"/>
        <w:left w:val="none" w:sz="0" w:space="0" w:color="auto"/>
        <w:bottom w:val="none" w:sz="0" w:space="0" w:color="auto"/>
        <w:right w:val="none" w:sz="0" w:space="0" w:color="auto"/>
      </w:divBdr>
      <w:divsChild>
        <w:div w:id="1110275960">
          <w:marLeft w:val="0"/>
          <w:marRight w:val="0"/>
          <w:marTop w:val="0"/>
          <w:marBottom w:val="0"/>
          <w:divBdr>
            <w:top w:val="none" w:sz="0" w:space="0" w:color="auto"/>
            <w:left w:val="none" w:sz="0" w:space="0" w:color="auto"/>
            <w:bottom w:val="none" w:sz="0" w:space="0" w:color="auto"/>
            <w:right w:val="none" w:sz="0" w:space="0" w:color="auto"/>
          </w:divBdr>
        </w:div>
        <w:div w:id="1852143116">
          <w:marLeft w:val="0"/>
          <w:marRight w:val="0"/>
          <w:marTop w:val="0"/>
          <w:marBottom w:val="0"/>
          <w:divBdr>
            <w:top w:val="none" w:sz="0" w:space="0" w:color="auto"/>
            <w:left w:val="none" w:sz="0" w:space="0" w:color="auto"/>
            <w:bottom w:val="none" w:sz="0" w:space="0" w:color="auto"/>
            <w:right w:val="none" w:sz="0" w:space="0" w:color="auto"/>
          </w:divBdr>
        </w:div>
        <w:div w:id="1279799685">
          <w:marLeft w:val="0"/>
          <w:marRight w:val="0"/>
          <w:marTop w:val="0"/>
          <w:marBottom w:val="0"/>
          <w:divBdr>
            <w:top w:val="none" w:sz="0" w:space="0" w:color="auto"/>
            <w:left w:val="none" w:sz="0" w:space="0" w:color="auto"/>
            <w:bottom w:val="none" w:sz="0" w:space="0" w:color="auto"/>
            <w:right w:val="none" w:sz="0" w:space="0" w:color="auto"/>
          </w:divBdr>
        </w:div>
        <w:div w:id="1393498751">
          <w:marLeft w:val="0"/>
          <w:marRight w:val="0"/>
          <w:marTop w:val="0"/>
          <w:marBottom w:val="0"/>
          <w:divBdr>
            <w:top w:val="none" w:sz="0" w:space="0" w:color="auto"/>
            <w:left w:val="none" w:sz="0" w:space="0" w:color="auto"/>
            <w:bottom w:val="none" w:sz="0" w:space="0" w:color="auto"/>
            <w:right w:val="none" w:sz="0" w:space="0" w:color="auto"/>
          </w:divBdr>
        </w:div>
        <w:div w:id="37558899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png"/><Relationship Id="rId18" Type="http://schemas.microsoft.com/office/2018/08/relationships/commentsExtensible" Target="commentsExtensible.xml"/><Relationship Id="rId3" Type="http://schemas.openxmlformats.org/officeDocument/2006/relationships/styles" Target="styles.xml"/><Relationship Id="rId7" Type="http://schemas.openxmlformats.org/officeDocument/2006/relationships/comments" Target="comments.xml"/><Relationship Id="rId12" Type="http://schemas.openxmlformats.org/officeDocument/2006/relationships/image" Target="media/image2.png"/><Relationship Id="rId17" Type="http://schemas.openxmlformats.org/officeDocument/2006/relationships/theme" Target="theme/theme1.xml"/><Relationship Id="rId2" Type="http://schemas.openxmlformats.org/officeDocument/2006/relationships/numbering" Target="numbering.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hyperlink" Target="mailto:max.lindmark@slu.se" TargetMode="Externa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s://github.com/maxlindmark/scaling" TargetMode="External"/><Relationship Id="rId4" Type="http://schemas.openxmlformats.org/officeDocument/2006/relationships/settings" Target="settings.xml"/><Relationship Id="rId9" Type="http://schemas.microsoft.com/office/2016/09/relationships/commentsIds" Target="commentsIds.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B2D526-D36A-A644-901E-47A7EFF786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35</Pages>
  <Words>50871</Words>
  <Characters>289969</Characters>
  <Application>Microsoft Office Word</Application>
  <DocSecurity>0</DocSecurity>
  <Lines>2416</Lines>
  <Paragraphs>680</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
      <vt:lpstr/>
    </vt:vector>
  </TitlesOfParts>
  <Company/>
  <LinksUpToDate>false</LinksUpToDate>
  <CharactersWithSpaces>340160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 Ohlberger</dc:creator>
  <cp:keywords/>
  <dc:description/>
  <cp:lastModifiedBy>Jan Ohlberger</cp:lastModifiedBy>
  <cp:revision>7</cp:revision>
  <cp:lastPrinted>2021-01-21T09:49:00Z</cp:lastPrinted>
  <dcterms:created xsi:type="dcterms:W3CDTF">2021-11-01T19:46:00Z</dcterms:created>
  <dcterms:modified xsi:type="dcterms:W3CDTF">2021-11-01T19:51:00Z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zotero-version="5.0.96.3"&gt;&lt;session id="Gilk8qOR"/&gt;&lt;style id="http://www.zotero.org/styles/global-change-biology" hasBibliography="1" bibliographyStyleHasBeenSet="1"/&gt;&lt;prefs&gt;&lt;pref name="fieldType" value="Field"/&gt;&lt;pref name="dontAskDe</vt:lpwstr>
  </property>
  <property fmtid="{D5CDD505-2E9C-101B-9397-08002B2CF9AE}" pid="3" name="ZOTERO_PREF_2">
    <vt:lpwstr>layCitationUpdates" value="true"/&gt;&lt;/prefs&gt;&lt;/data&gt;</vt:lpwstr>
  </property>
</Properties>
</file>