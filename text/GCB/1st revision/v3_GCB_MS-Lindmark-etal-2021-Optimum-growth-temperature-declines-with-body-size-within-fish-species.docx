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544A3D3B"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Pr="00B37A74">
        <w:rPr>
          <w:rFonts w:cstheme="minorHAnsi"/>
          <w:color w:val="333333"/>
          <w:shd w:val="clear" w:color="auto" w:fill="FFFFFF"/>
        </w:rPr>
        <w:t xml:space="preserve"> </w:t>
      </w:r>
      <w:r w:rsidRPr="00B37A74">
        <w:rPr>
          <w:rFonts w:cstheme="minorHAnsi"/>
          <w:color w:val="333333"/>
          <w:shd w:val="clear" w:color="auto" w:fill="FFFFFF"/>
        </w:rPr>
        <w:tab/>
      </w:r>
    </w:p>
    <w:p w14:paraId="4D66B7D1" w14:textId="13A007C4" w:rsidR="00221898" w:rsidRDefault="00221898"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13799DAA" w14:textId="77777777" w:rsidR="003E0395" w:rsidRDefault="003E0395"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40E18161"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and is unimodal over the full temperature range, which leads to the prediction that optimum growth temperatures decline with body size. Using an independent dataset, we confirmed this negative relationship between optimum growth temperature and size</w:t>
      </w:r>
      <w:del w:id="0" w:author="Max Lindmark" w:date="2021-10-28T14:31:00Z">
        <w:r w:rsidRPr="00B37A74" w:rsidDel="00184186">
          <w:rPr>
            <w:rFonts w:cstheme="minorHAnsi"/>
          </w:rPr>
          <w:delText xml:space="preserve"> </w:delText>
        </w:r>
        <w:commentRangeStart w:id="1"/>
        <w:r w:rsidRPr="00B37A74" w:rsidDel="00184186">
          <w:rPr>
            <w:rFonts w:cstheme="minorHAnsi"/>
          </w:rPr>
          <w:delText>within fish species</w:delText>
        </w:r>
        <w:commentRangeEnd w:id="1"/>
        <w:r w:rsidR="00195D22" w:rsidDel="00184186">
          <w:rPr>
            <w:rStyle w:val="CommentReference"/>
          </w:rPr>
          <w:commentReference w:id="1"/>
        </w:r>
      </w:del>
      <w:r w:rsidRPr="00B37A74">
        <w:rPr>
          <w:rFonts w:cstheme="minorHAnsi"/>
        </w:rPr>
        <w:t xml:space="preserve">. </w:t>
      </w:r>
      <w:ins w:id="2" w:author="Max Lindmark" w:date="2021-10-28T14:31:00Z">
        <w:r w:rsidR="00577256">
          <w:t>Small individuals of a given population may therefore</w:t>
        </w:r>
        <w:r w:rsidR="00577256" w:rsidRPr="00B37A74" w:rsidDel="00577256">
          <w:rPr>
            <w:rFonts w:cstheme="minorHAnsi"/>
          </w:rPr>
          <w:t xml:space="preserve"> </w:t>
        </w:r>
      </w:ins>
      <w:del w:id="3" w:author="Max Lindmark" w:date="2021-10-28T14:31:00Z">
        <w:r w:rsidRPr="00B37A74" w:rsidDel="00577256">
          <w:rPr>
            <w:rFonts w:cstheme="minorHAnsi"/>
          </w:rPr>
          <w:delText xml:space="preserve">Small individuals </w:delText>
        </w:r>
        <w:r w:rsidDel="00577256">
          <w:rPr>
            <w:rFonts w:cstheme="minorHAnsi"/>
          </w:rPr>
          <w:delText>may</w:delText>
        </w:r>
        <w:r w:rsidRPr="00B37A74" w:rsidDel="00577256">
          <w:rPr>
            <w:rFonts w:cstheme="minorHAnsi"/>
          </w:rPr>
          <w:delText xml:space="preserve"> therefore </w:delText>
        </w:r>
      </w:del>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E0F1C4C"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D3C07">
        <w:rPr>
          <w:rFonts w:eastAsiaTheme="minorEastAsia" w:cstheme="minorHAnsi"/>
        </w:rPr>
        <w:instrText xml:space="preserve"> ADDIN ZOTERO_ITEM CSL_CITATION {"citationID":"hNb1pqTJ","properties":{"formattedCitation":"(Savage et al., 2004)","plainCitation":"(Savage et al., 2004)","noteIndex":0},"citationItems":[{"id":"Gilk8qOR/m7roei5Q","uris":["http://zotero.org/users/local/FTg3Qpza/items/5EKRHGLR"],"uri":["http://zotero.org/users/local/FTg3Qpza/items/5EKRHGLR"],"itemData":{"id":914,"type":"article-journal","title":"Effects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D3C07">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Gilk8qOR/0h0OOpW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258C5D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D3C07">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2015)","noteIndex":0},"citationItems":[{"id":"Gilk8qOR/xrhnZq6s","uris":["http://zotero.org/users/6116610/items/AZTYYBDD"],"uri":["http://zotero.org/users/6116610/items/AZTYYBDD"],"itemData":{"id":942,"type":"article-journal","abstract":"Most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D3C07">
        <w:rPr>
          <w:rFonts w:ascii="Cambria Math" w:eastAsiaTheme="minorEastAsia" w:hAnsi="Cambria Math" w:cs="Cambria Math"/>
        </w:rPr>
        <w:instrText>∼</w:instrText>
      </w:r>
      <w:r w:rsidR="008D3C07">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AF30A5">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AF30A5">
        <w:rPr>
          <w:rFonts w:eastAsiaTheme="minorEastAsia" w:cstheme="minorHAnsi" w:hint="eastAsia"/>
        </w:rPr>
        <w:instrText>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w:instrText>
      </w:r>
      <w:r w:rsidR="00AF30A5">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AF30A5">
        <w:rPr>
          <w:rFonts w:eastAsiaTheme="minorEastAsia" w:cstheme="minorHAnsi" w:hint="eastAsia"/>
        </w:rPr>
        <w:instrText>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AF30A5" w:rsidRPr="00157025">
        <w:rPr>
          <w:rFonts w:eastAsiaTheme="minorEastAsia" w:cstheme="minorHAnsi"/>
          <w:lang w:val="sv-SE"/>
        </w:rPr>
        <w:instrText xml:space="preserve"> on body size: Only among small</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AF30A5" w:rsidRPr="00157025">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AF30A5">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F30A5">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(Denderen et al., 2020; Wang et al., 2020)</w:t>
      </w:r>
      <w:r w:rsidRPr="0001320D">
        <w:fldChar w:fldCharType="end"/>
      </w:r>
      <w:r w:rsidRPr="00B37A74">
        <w:rPr>
          <w:rFonts w:eastAsiaTheme="minorEastAsia" w:cstheme="minorHAnsi"/>
        </w:rPr>
        <w:t xml:space="preserve">. </w:t>
      </w:r>
    </w:p>
    <w:p w14:paraId="1E9C8E14" w14:textId="77D0B7FC"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FFE6DDF"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ins w:id="4" w:author="Max Lindmark" w:date="2021-10-19T16:50:00Z">
        <w:r w:rsidR="009047DF">
          <w:rPr>
            <w:rFonts w:eastAsiaTheme="minorEastAsia"/>
          </w:rPr>
          <w:t xml:space="preserve">are not aware of </w:t>
        </w:r>
      </w:ins>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E26C65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ins w:id="5" w:author="Max Lindmark" w:date="2021-10-19T15:52:00Z">
        <w:r w:rsidR="00553171">
          <w:t xml:space="preserve">maximum consumption rate is </w:t>
        </w:r>
        <w:r w:rsidR="00673D17">
          <w:t xml:space="preserve">estimated to be </w:t>
        </w:r>
      </w:ins>
      <w:ins w:id="6" w:author="Max Lindmark" w:date="2021-10-19T15:58:00Z">
        <w:r w:rsidR="00795B6B">
          <w:t>-0.34</w:t>
        </w:r>
      </w:ins>
      <w:ins w:id="7" w:author="Max Lindmark" w:date="2021-10-19T15:57:00Z">
        <w:r w:rsidR="001E0983">
          <w:t xml:space="preserve"> [</w:t>
        </w:r>
        <w:r w:rsidR="005E4474" w:rsidRPr="001E0983">
          <w:t>-0.85</w:t>
        </w:r>
      </w:ins>
      <w:ins w:id="8" w:author="Max Lindmark" w:date="2021-10-19T15:58:00Z">
        <w:r w:rsidR="005E4474">
          <w:t xml:space="preserve">, </w:t>
        </w:r>
        <w:r w:rsidR="007E1BEA">
          <w:t>0.17</w:t>
        </w:r>
      </w:ins>
      <w:ins w:id="9" w:author="Max Lindmark" w:date="2021-10-19T15:57:00Z">
        <w:r w:rsidR="001E0983">
          <w:t xml:space="preserve">], and for </w:t>
        </w:r>
      </w:ins>
      <w:r>
        <w:t xml:space="preserve">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w:t>
      </w:r>
      <w:r w:rsidRPr="00672CB5">
        <w:rPr>
          <w:rFonts w:eastAsiaTheme="minorEastAsia"/>
          <w:iCs/>
        </w:rPr>
        <w:lastRenderedPageBreak/>
        <w:t>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3D6167D"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69C38581"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0D043029"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6770B1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67AF8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58F8AC86"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w:t>
      </w:r>
      <w:del w:id="10" w:author="Max Lindmark" w:date="2021-10-20T11:26:00Z">
        <w:r w:rsidDel="002D5B83">
          <w:rPr>
            <w:rFonts w:eastAsiaTheme="minorEastAsia" w:cstheme="minorHAnsi"/>
          </w:rPr>
          <w:delText xml:space="preserve">and assumed </w:delText>
        </w:r>
      </w:del>
      <w:r>
        <w:rPr>
          <w:rFonts w:eastAsiaTheme="minorEastAsia" w:cstheme="minorHAnsi"/>
        </w:rPr>
        <w:t xml:space="preserve">that standard metabolic rate </w:t>
      </w:r>
      <w:del w:id="11" w:author="Max Lindmark" w:date="2021-10-20T11:27:00Z">
        <w:r w:rsidDel="00436A47">
          <w:rPr>
            <w:rFonts w:eastAsiaTheme="minorEastAsia" w:cstheme="minorHAnsi"/>
          </w:rPr>
          <w:delText xml:space="preserve">and natural feeding levels </w:delText>
        </w:r>
      </w:del>
      <w:del w:id="12" w:author="Jan Ohlberger" w:date="2021-10-20T09:22:00Z">
        <w:r w:rsidR="000244B9" w:rsidDel="003F6C14">
          <w:rPr>
            <w:rFonts w:eastAsiaTheme="minorEastAsia" w:cstheme="minorHAnsi"/>
          </w:rPr>
          <w:delText>are</w:delText>
        </w:r>
      </w:del>
      <w:ins w:id="13" w:author="Jan Ohlberger" w:date="2021-10-20T09:22:00Z">
        <w:r w:rsidR="003F6C14">
          <w:rPr>
            <w:rFonts w:eastAsiaTheme="minorEastAsia" w:cstheme="minorHAnsi"/>
          </w:rPr>
          <w:t>is</w:t>
        </w:r>
      </w:ins>
      <w:r w:rsidR="000244B9">
        <w:rPr>
          <w:rFonts w:eastAsiaTheme="minorEastAsia" w:cstheme="minorHAnsi"/>
        </w:rPr>
        <w:t xml:space="preserve"> proportional</w:t>
      </w:r>
      <w:r>
        <w:rPr>
          <w:rFonts w:eastAsiaTheme="minorEastAsia" w:cstheme="minorHAnsi"/>
        </w:rPr>
        <w:t xml:space="preserve"> to routine metabolic rate</w:t>
      </w:r>
      <w:del w:id="14" w:author="Max Lindmark" w:date="2021-10-20T11:27:00Z">
        <w:r w:rsidDel="00436A47">
          <w:rPr>
            <w:rFonts w:eastAsiaTheme="minorEastAsia" w:cstheme="minorHAnsi"/>
          </w:rPr>
          <w:delText xml:space="preserve"> and maximum consumption rate</w:delText>
        </w:r>
        <w:r w:rsidR="000244B9" w:rsidDel="00436A47">
          <w:rPr>
            <w:rFonts w:eastAsiaTheme="minorEastAsia" w:cstheme="minorHAnsi"/>
          </w:rPr>
          <w:delText xml:space="preserve">, respectively, </w:delText>
        </w:r>
        <w:r w:rsidR="003D1255" w:rsidDel="00436A47">
          <w:rPr>
            <w:rFonts w:eastAsiaTheme="minorEastAsia" w:cstheme="minorHAnsi"/>
          </w:rPr>
          <w:delText>and thus</w:delText>
        </w:r>
      </w:del>
      <w:ins w:id="15" w:author="Max Lindmark" w:date="2021-10-20T11:27:00Z">
        <w:r w:rsidR="00436A47">
          <w:rPr>
            <w:rFonts w:eastAsiaTheme="minorEastAsia" w:cstheme="minorHAnsi"/>
          </w:rPr>
          <w:t xml:space="preserve"> </w:t>
        </w:r>
      </w:ins>
      <w:del w:id="16" w:author="Max Lindmark" w:date="2021-10-20T11:27:00Z">
        <w:r w:rsidR="003D1255" w:rsidDel="00436A47">
          <w:rPr>
            <w:rFonts w:eastAsiaTheme="minorEastAsia" w:cstheme="minorHAnsi"/>
          </w:rPr>
          <w:delText xml:space="preserve"> </w:delText>
        </w:r>
      </w:del>
      <w:ins w:id="17" w:author="Max Lindmark" w:date="2021-10-20T11:27:00Z">
        <w:r w:rsidR="00436A47">
          <w:rPr>
            <w:rFonts w:eastAsiaTheme="minorEastAsia" w:cstheme="minorHAnsi"/>
          </w:rPr>
          <w:t>(</w:t>
        </w:r>
      </w:ins>
      <w:r w:rsidR="003D1255">
        <w:rPr>
          <w:rFonts w:eastAsiaTheme="minorEastAsia" w:cstheme="minorHAnsi"/>
        </w:rPr>
        <w:t>exhibit the same mass-scaling relationships</w:t>
      </w:r>
      <w:r>
        <w:rPr>
          <w:rFonts w:eastAsiaTheme="minorEastAsia" w:cstheme="minorHAnsi"/>
        </w:rPr>
        <w:t xml:space="preserve"> </w:t>
      </w:r>
      <w:commentRangeStart w:id="18"/>
      <w:commentRangeStart w:id="19"/>
      <w:commentRangeStart w:id="20"/>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(Kitchell et al., 1977; Messmer et al., 2017)</w:t>
      </w:r>
      <w:r>
        <w:rPr>
          <w:rFonts w:eastAsiaTheme="minorEastAsia" w:cstheme="minorHAnsi"/>
        </w:rPr>
        <w:fldChar w:fldCharType="end"/>
      </w:r>
      <w:ins w:id="21" w:author="Max Lindmark" w:date="2021-10-20T11:27:00Z">
        <w:r w:rsidR="00436A47">
          <w:rPr>
            <w:rFonts w:eastAsiaTheme="minorEastAsia" w:cstheme="minorHAnsi"/>
          </w:rPr>
          <w:t>)</w:t>
        </w:r>
      </w:ins>
      <w:commentRangeStart w:id="22"/>
      <w:commentRangeStart w:id="23"/>
      <w:r>
        <w:rPr>
          <w:rFonts w:eastAsiaTheme="minorEastAsia" w:cstheme="minorHAnsi"/>
        </w:rPr>
        <w:t>.</w:t>
      </w:r>
      <w:commentRangeEnd w:id="18"/>
      <w:commentRangeEnd w:id="19"/>
      <w:commentRangeEnd w:id="20"/>
      <w:ins w:id="24" w:author="Max Lindmark" w:date="2021-10-20T11:27:00Z">
        <w:r w:rsidR="00436A47">
          <w:rPr>
            <w:rFonts w:eastAsiaTheme="minorEastAsia" w:cstheme="minorHAnsi"/>
          </w:rPr>
          <w:t xml:space="preserve"> </w:t>
        </w:r>
      </w:ins>
      <w:commentRangeEnd w:id="22"/>
      <w:r w:rsidR="00B079EC">
        <w:rPr>
          <w:rStyle w:val="CommentReference"/>
        </w:rPr>
        <w:commentReference w:id="22"/>
      </w:r>
      <w:commentRangeEnd w:id="23"/>
      <w:r w:rsidR="003E3A7D">
        <w:rPr>
          <w:rStyle w:val="CommentReference"/>
        </w:rPr>
        <w:commentReference w:id="23"/>
      </w:r>
      <w:ins w:id="25" w:author="Max Lindmark" w:date="2021-10-20T11:28:00Z">
        <w:r w:rsidR="00175D9C">
          <w:rPr>
            <w:rFonts w:eastAsiaTheme="minorEastAsia" w:cstheme="minorHAnsi"/>
          </w:rPr>
          <w:t>Th</w:t>
        </w:r>
      </w:ins>
      <w:ins w:id="26" w:author="Max Lindmark" w:date="2021-10-20T11:47:00Z">
        <w:r w:rsidR="009F3723">
          <w:rPr>
            <w:rFonts w:eastAsiaTheme="minorEastAsia" w:cstheme="minorHAnsi"/>
          </w:rPr>
          <w:t xml:space="preserve">is </w:t>
        </w:r>
      </w:ins>
      <w:ins w:id="27" w:author="Max Lindmark" w:date="2021-10-20T11:28:00Z">
        <w:r w:rsidR="00175D9C">
          <w:rPr>
            <w:rFonts w:eastAsiaTheme="minorEastAsia" w:cstheme="minorHAnsi"/>
          </w:rPr>
          <w:t xml:space="preserve">assumption is </w:t>
        </w:r>
      </w:ins>
      <w:ins w:id="28" w:author="Jan Ohlberger" w:date="2021-10-20T09:35:00Z">
        <w:r w:rsidR="001F664C">
          <w:rPr>
            <w:rFonts w:eastAsiaTheme="minorEastAsia" w:cstheme="minorHAnsi"/>
          </w:rPr>
          <w:t xml:space="preserve">also </w:t>
        </w:r>
      </w:ins>
      <w:ins w:id="29" w:author="Max Lindmark" w:date="2021-10-20T11:28:00Z">
        <w:del w:id="30" w:author="Jan Ohlberger" w:date="2021-10-20T09:35:00Z">
          <w:r w:rsidR="00175D9C" w:rsidDel="001F664C">
            <w:rPr>
              <w:rFonts w:eastAsiaTheme="minorEastAsia" w:cstheme="minorHAnsi"/>
            </w:rPr>
            <w:delText xml:space="preserve">very </w:delText>
          </w:r>
        </w:del>
        <w:r w:rsidR="00175D9C">
          <w:rPr>
            <w:rFonts w:eastAsiaTheme="minorEastAsia" w:cstheme="minorHAnsi"/>
          </w:rPr>
          <w:t>common</w:t>
        </w:r>
      </w:ins>
      <w:ins w:id="31" w:author="Jan Ohlberger" w:date="2021-10-20T09:35:00Z">
        <w:r w:rsidR="001F664C">
          <w:rPr>
            <w:rFonts w:eastAsiaTheme="minorEastAsia" w:cstheme="minorHAnsi"/>
          </w:rPr>
          <w:t>ly applied</w:t>
        </w:r>
      </w:ins>
      <w:ins w:id="32" w:author="Max Lindmark" w:date="2021-10-20T11:28:00Z">
        <w:r w:rsidR="00175D9C">
          <w:rPr>
            <w:rFonts w:eastAsiaTheme="minorEastAsia" w:cstheme="minorHAnsi"/>
          </w:rPr>
          <w:t xml:space="preserve"> </w:t>
        </w:r>
        <w:del w:id="33" w:author="Jan Ohlberger" w:date="2021-10-20T09:35:00Z">
          <w:r w:rsidR="00175D9C" w:rsidDel="001F664C">
            <w:rPr>
              <w:rFonts w:eastAsiaTheme="minorEastAsia" w:cstheme="minorHAnsi"/>
            </w:rPr>
            <w:delText>also for</w:delText>
          </w:r>
        </w:del>
      </w:ins>
      <w:ins w:id="34" w:author="Jan Ohlberger" w:date="2021-10-20T09:35:00Z">
        <w:r w:rsidR="001F664C">
          <w:rPr>
            <w:rFonts w:eastAsiaTheme="minorEastAsia" w:cstheme="minorHAnsi"/>
          </w:rPr>
          <w:t>to</w:t>
        </w:r>
      </w:ins>
      <w:ins w:id="35" w:author="Max Lindmark" w:date="2021-10-20T11:28:00Z">
        <w:r w:rsidR="00175D9C">
          <w:rPr>
            <w:rFonts w:eastAsiaTheme="minorEastAsia" w:cstheme="minorHAnsi"/>
          </w:rPr>
          <w:t xml:space="preserve"> </w:t>
        </w:r>
      </w:ins>
      <w:ins w:id="36" w:author="Max Lindmark" w:date="2021-10-20T11:29:00Z">
        <w:r w:rsidR="00175D9C">
          <w:rPr>
            <w:rFonts w:eastAsiaTheme="minorEastAsia" w:cstheme="minorHAnsi"/>
          </w:rPr>
          <w:t xml:space="preserve">the relationship between </w:t>
        </w:r>
      </w:ins>
      <w:ins w:id="37" w:author="Jan Ohlberger" w:date="2021-10-20T09:35:00Z">
        <w:r w:rsidR="001F664C">
          <w:rPr>
            <w:rFonts w:eastAsiaTheme="minorEastAsia" w:cstheme="minorHAnsi"/>
          </w:rPr>
          <w:t xml:space="preserve">maximum </w:t>
        </w:r>
      </w:ins>
      <w:ins w:id="38" w:author="Max Lindmark" w:date="2021-10-20T11:29:00Z">
        <w:r w:rsidR="00175D9C">
          <w:rPr>
            <w:rFonts w:eastAsiaTheme="minorEastAsia" w:cstheme="minorHAnsi"/>
          </w:rPr>
          <w:t xml:space="preserve">consumption rates </w:t>
        </w:r>
        <w:del w:id="39" w:author="Jan Ohlberger" w:date="2021-10-20T09:35:00Z">
          <w:r w:rsidR="00175D9C" w:rsidDel="001F664C">
            <w:rPr>
              <w:rFonts w:eastAsiaTheme="minorEastAsia" w:cstheme="minorHAnsi"/>
            </w:rPr>
            <w:delText xml:space="preserve">in the wild </w:delText>
          </w:r>
        </w:del>
        <w:r w:rsidR="00175D9C">
          <w:rPr>
            <w:rFonts w:eastAsiaTheme="minorEastAsia" w:cstheme="minorHAnsi"/>
          </w:rPr>
          <w:t xml:space="preserve">and </w:t>
        </w:r>
      </w:ins>
      <w:ins w:id="40" w:author="Max Lindmark" w:date="2021-10-20T11:28:00Z">
        <w:del w:id="41" w:author="Jan Ohlberger" w:date="2021-10-20T09:35:00Z">
          <w:r w:rsidR="00175D9C" w:rsidDel="001F664C">
            <w:rPr>
              <w:rFonts w:eastAsiaTheme="minorEastAsia" w:cstheme="minorHAnsi"/>
            </w:rPr>
            <w:delText xml:space="preserve">maximum </w:delText>
          </w:r>
        </w:del>
        <w:r w:rsidR="00175D9C">
          <w:rPr>
            <w:rFonts w:eastAsiaTheme="minorEastAsia" w:cstheme="minorHAnsi"/>
          </w:rPr>
          <w:t>consumption rates</w:t>
        </w:r>
      </w:ins>
      <w:del w:id="42" w:author="Max Lindmark" w:date="2021-10-20T11:28:00Z">
        <w:r w:rsidR="00C34E70" w:rsidDel="00175D9C">
          <w:rPr>
            <w:rStyle w:val="CommentReference"/>
          </w:rPr>
          <w:commentReference w:id="18"/>
        </w:r>
      </w:del>
      <w:r w:rsidR="00264D23">
        <w:rPr>
          <w:rStyle w:val="CommentReference"/>
        </w:rPr>
        <w:commentReference w:id="19"/>
      </w:r>
      <w:r w:rsidR="00BF5B0F">
        <w:rPr>
          <w:rStyle w:val="CommentReference"/>
        </w:rPr>
        <w:commentReference w:id="20"/>
      </w:r>
      <w:ins w:id="43" w:author="Max Lindmark" w:date="2021-10-20T11:31:00Z">
        <w:r w:rsidR="00F01CF0">
          <w:rPr>
            <w:rFonts w:eastAsiaTheme="minorEastAsia" w:cstheme="minorHAnsi"/>
          </w:rPr>
          <w:t xml:space="preserve"> </w:t>
        </w:r>
      </w:ins>
      <w:ins w:id="44" w:author="Jan Ohlberger" w:date="2021-10-20T09:35:00Z">
        <w:r w:rsidR="001F664C">
          <w:rPr>
            <w:rFonts w:eastAsiaTheme="minorEastAsia" w:cstheme="minorHAnsi"/>
          </w:rPr>
          <w:t xml:space="preserve">in the wild </w:t>
        </w:r>
      </w:ins>
      <w:ins w:id="45" w:author="Max Lindmark" w:date="2021-10-20T11:31:00Z">
        <w:r w:rsidR="00F01CF0">
          <w:rPr>
            <w:rFonts w:eastAsiaTheme="minorEastAsia" w:cstheme="minorHAnsi"/>
          </w:rPr>
          <w:t>(</w:t>
        </w:r>
      </w:ins>
      <w:ins w:id="46" w:author="Max Lindmark" w:date="2021-10-20T11:42:00Z">
        <w:r w:rsidR="004374DC">
          <w:rPr>
            <w:rFonts w:eastAsiaTheme="minorEastAsia" w:cstheme="minorHAnsi"/>
          </w:rPr>
          <w:t>i.e.</w:t>
        </w:r>
        <w:r w:rsidR="0088602A">
          <w:rPr>
            <w:rFonts w:eastAsiaTheme="minorEastAsia" w:cstheme="minorHAnsi"/>
          </w:rPr>
          <w:t>,</w:t>
        </w:r>
      </w:ins>
      <w:ins w:id="47" w:author="Max Lindmark" w:date="2021-10-20T11:31:00Z">
        <w:r w:rsidR="00F01CF0">
          <w:rPr>
            <w:rFonts w:eastAsiaTheme="minorEastAsia" w:cstheme="minorHAnsi"/>
          </w:rPr>
          <w:t xml:space="preserve"> they are related via a constant)</w:t>
        </w:r>
      </w:ins>
      <w:ins w:id="48" w:author="Max Lindmark" w:date="2021-10-28T14:42:00Z">
        <w:r w:rsidR="00BF5B0F">
          <w:t xml:space="preserve">, which </w:t>
        </w:r>
      </w:ins>
      <w:ins w:id="49" w:author="Max Lindmark" w:date="2021-10-28T14:49:00Z">
        <w:r w:rsidR="00E748E0">
          <w:t xml:space="preserve">has some </w:t>
        </w:r>
        <w:r w:rsidR="00C41D9F">
          <w:t xml:space="preserve">empirical </w:t>
        </w:r>
      </w:ins>
      <w:ins w:id="50" w:author="Max Lindmark" w:date="2021-10-28T14:42:00Z">
        <w:r w:rsidR="00BF5B0F">
          <w:t xml:space="preserve">support </w:t>
        </w:r>
      </w:ins>
      <w:del w:id="51" w:author="Max Lindmark" w:date="2021-10-28T14:42:00Z">
        <w:r w:rsidR="009F3723" w:rsidDel="00BF5B0F">
          <w:rPr>
            <w:rFonts w:eastAsiaTheme="minorEastAsia" w:cstheme="minorHAnsi"/>
          </w:rPr>
          <w:fldChar w:fldCharType="begin"/>
        </w:r>
        <w:r w:rsidR="00C14B14" w:rsidDel="00BF5B0F">
          <w:rPr>
            <w:rFonts w:eastAsiaTheme="minorEastAsia" w:cstheme="minorHAnsi"/>
          </w:rPr>
          <w:delInstrText xml:space="preserve"> ADDIN ZOTERO_ITEM CSL_CITATION {"citationID":"Z8UVHq00","properties":{"formattedCitation":"(Kitchell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delInstrText>
        </w:r>
        <w:r w:rsidR="009F3723" w:rsidDel="00BF5B0F">
          <w:rPr>
            <w:rFonts w:eastAsiaTheme="minorEastAsia" w:cstheme="minorHAnsi"/>
          </w:rPr>
          <w:fldChar w:fldCharType="separate"/>
        </w:r>
        <w:r w:rsidR="00C14B14" w:rsidDel="00BF5B0F">
          <w:rPr>
            <w:rFonts w:eastAsiaTheme="minorEastAsia" w:cstheme="minorHAnsi"/>
            <w:noProof/>
          </w:rPr>
          <w:delText>(Kitchell et al., 1977)</w:delText>
        </w:r>
        <w:r w:rsidR="009F3723" w:rsidDel="00BF5B0F">
          <w:rPr>
            <w:rFonts w:eastAsiaTheme="minorEastAsia" w:cstheme="minorHAnsi"/>
          </w:rPr>
          <w:fldChar w:fldCharType="end"/>
        </w:r>
      </w:del>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ins w:id="52" w:author="Max Lindmark" w:date="2021-10-20T11:31:00Z">
        <w:r w:rsidR="00F01CF0">
          <w:rPr>
            <w:rFonts w:eastAsiaTheme="minorEastAsia" w:cstheme="minorHAnsi"/>
          </w:rPr>
          <w:t xml:space="preserve">. </w:t>
        </w:r>
      </w:ins>
      <w:ins w:id="53" w:author="Max Lindmark" w:date="2021-10-28T14:43:00Z">
        <w:r w:rsidR="00ED6B7E">
          <w:rPr>
            <w:rFonts w:eastAsiaTheme="minorEastAsia" w:cstheme="minorHAnsi"/>
          </w:rPr>
          <w:t xml:space="preserve">However, the assumption of proportionality </w:t>
        </w:r>
      </w:ins>
      <w:ins w:id="54" w:author="Max Lindmark" w:date="2021-10-28T14:49:00Z">
        <w:r w:rsidR="008F69D9">
          <w:rPr>
            <w:rFonts w:eastAsiaTheme="minorEastAsia" w:cstheme="minorHAnsi"/>
          </w:rPr>
          <w:t xml:space="preserve">is still strong, given that it </w:t>
        </w:r>
        <w:r w:rsidR="00BC3DEF">
          <w:rPr>
            <w:rFonts w:eastAsiaTheme="minorEastAsia" w:cstheme="minorHAnsi"/>
          </w:rPr>
          <w:t xml:space="preserve">has </w:t>
        </w:r>
        <w:r w:rsidR="00195E4F">
          <w:rPr>
            <w:rFonts w:eastAsiaTheme="minorEastAsia" w:cstheme="minorHAnsi"/>
          </w:rPr>
          <w:t xml:space="preserve">not </w:t>
        </w:r>
      </w:ins>
      <w:ins w:id="55" w:author="Max Lindmark" w:date="2021-10-28T14:43:00Z">
        <w:r w:rsidR="00ED6B7E">
          <w:rPr>
            <w:rFonts w:eastAsiaTheme="minorEastAsia" w:cstheme="minorHAnsi"/>
          </w:rPr>
          <w:t>been tested thoroughly</w:t>
        </w:r>
      </w:ins>
      <w:ins w:id="56" w:author="Max Lindmark" w:date="2021-10-28T14:49:00Z">
        <w:r w:rsidR="00A17288">
          <w:rPr>
            <w:rFonts w:eastAsiaTheme="minorEastAsia" w:cstheme="minorHAnsi"/>
          </w:rPr>
          <w:t xml:space="preserve"> (</w:t>
        </w:r>
      </w:ins>
      <w:ins w:id="57" w:author="Max Lindmark" w:date="2021-10-28T14:43:00Z">
        <w:r w:rsidR="00ED6B7E">
          <w:rPr>
            <w:rFonts w:eastAsiaTheme="minorEastAsia" w:cstheme="minorHAnsi"/>
          </w:rPr>
          <w:t>even though it was identified as an important area for research over 40 years ago</w:t>
        </w:r>
      </w:ins>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ins w:id="58" w:author="Max Lindmark" w:date="2021-10-28T14:49:00Z">
        <w:r w:rsidR="00635001">
          <w:rPr>
            <w:rFonts w:eastAsiaTheme="minorEastAsia" w:cstheme="minorHAnsi"/>
          </w:rPr>
          <w:t>)</w:t>
        </w:r>
      </w:ins>
      <w:ins w:id="59" w:author="Max Lindmark" w:date="2021-10-20T11:43:00Z">
        <w:r w:rsidR="004374DC">
          <w:rPr>
            <w:rFonts w:eastAsiaTheme="minorEastAsia" w:cstheme="minorHAnsi"/>
          </w:rPr>
          <w:t>.</w:t>
        </w:r>
      </w:ins>
      <w:ins w:id="60" w:author="Max Lindmark" w:date="2021-10-28T14:46:00Z">
        <w:r w:rsidR="004821C4">
          <w:rPr>
            <w:rFonts w:eastAsiaTheme="minorEastAsia" w:cstheme="minorHAnsi"/>
          </w:rPr>
          <w:t xml:space="preserve"> </w:t>
        </w:r>
      </w:ins>
      <w:ins w:id="61" w:author="Max Lindmark" w:date="2021-10-28T14:49:00Z">
        <w:r w:rsidR="00C30925">
          <w:rPr>
            <w:rFonts w:eastAsiaTheme="minorEastAsia" w:cstheme="minorHAnsi"/>
          </w:rPr>
          <w:t>A</w:t>
        </w:r>
      </w:ins>
      <w:ins w:id="62" w:author="Max Lindmark" w:date="2021-10-28T14:50:00Z">
        <w:r w:rsidR="00C30925">
          <w:rPr>
            <w:rFonts w:eastAsiaTheme="minorEastAsia" w:cstheme="minorHAnsi"/>
          </w:rPr>
          <w:t xml:space="preserve"> </w:t>
        </w:r>
      </w:ins>
      <w:ins w:id="63" w:author="Max Lindmark" w:date="2021-10-28T14:46:00Z">
        <w:r w:rsidR="00A827EF">
          <w:rPr>
            <w:rFonts w:eastAsiaTheme="minorEastAsia" w:cstheme="minorHAnsi"/>
          </w:rPr>
          <w:t>size-</w:t>
        </w:r>
      </w:ins>
      <w:ins w:id="64" w:author="Max Lindmark" w:date="2021-10-28T14:47:00Z">
        <w:r w:rsidR="00A827EF">
          <w:rPr>
            <w:rFonts w:eastAsiaTheme="minorEastAsia" w:cstheme="minorHAnsi"/>
          </w:rPr>
          <w:t xml:space="preserve">dependence of </w:t>
        </w:r>
        <w:r w:rsidR="00972C6E">
          <w:rPr>
            <w:rFonts w:eastAsiaTheme="minorEastAsia" w:cstheme="minorHAnsi"/>
          </w:rPr>
          <w:t xml:space="preserve">the proportion consumption to </w:t>
        </w:r>
        <w:r w:rsidR="00CA6BA3">
          <w:rPr>
            <w:rFonts w:eastAsiaTheme="minorEastAsia" w:cstheme="minorHAnsi"/>
          </w:rPr>
          <w:t xml:space="preserve">maximum consumption </w:t>
        </w:r>
      </w:ins>
      <w:ins w:id="65" w:author="Max Lindmark" w:date="2021-10-28T14:48:00Z">
        <w:r w:rsidR="00F3135A">
          <w:rPr>
            <w:rFonts w:eastAsiaTheme="minorEastAsia" w:cstheme="minorHAnsi"/>
          </w:rPr>
          <w:t>(</w:t>
        </w:r>
      </w:ins>
      <w:ins w:id="66" w:author="Max Lindmark" w:date="2021-10-28T14:52:00Z">
        <w:r w:rsidR="003A65F4">
          <w:rPr>
            <w:rFonts w:eastAsiaTheme="minorEastAsia" w:cstheme="minorHAnsi"/>
          </w:rPr>
          <w:t>e.g.,</w:t>
        </w:r>
      </w:ins>
      <w:ins w:id="67" w:author="Max Lindmark" w:date="2021-10-28T14:48:00Z">
        <w:r w:rsidR="000101BB">
          <w:rPr>
            <w:rFonts w:eastAsiaTheme="minorEastAsia" w:cstheme="minorHAnsi"/>
          </w:rPr>
          <w:t xml:space="preserve"> if large individuals are more efficient feeders</w:t>
        </w:r>
        <w:r w:rsidR="00F3135A">
          <w:rPr>
            <w:rFonts w:eastAsiaTheme="minorEastAsia" w:cstheme="minorHAnsi"/>
          </w:rPr>
          <w:t>)</w:t>
        </w:r>
        <w:r w:rsidR="00943051">
          <w:rPr>
            <w:rFonts w:eastAsiaTheme="minorEastAsia" w:cstheme="minorHAnsi"/>
          </w:rPr>
          <w:t xml:space="preserve">, could introduce bias </w:t>
        </w:r>
      </w:ins>
      <w:ins w:id="68" w:author="Max Lindmark" w:date="2021-10-28T14:50:00Z">
        <w:r w:rsidR="005E21C1">
          <w:rPr>
            <w:rFonts w:eastAsiaTheme="minorEastAsia" w:cstheme="minorHAnsi"/>
          </w:rPr>
          <w:t xml:space="preserve">and alter the prediction about </w:t>
        </w:r>
        <w:r w:rsidR="00FF77F1">
          <w:rPr>
            <w:rFonts w:eastAsiaTheme="minorEastAsia" w:cstheme="minorHAnsi"/>
          </w:rPr>
          <w:t>declining optimum growth temperature with size.</w:t>
        </w:r>
      </w:ins>
      <w:ins w:id="69" w:author="Max Lindmark" w:date="2021-10-28T14:52:00Z">
        <w:r w:rsidR="00AF72DB">
          <w:rPr>
            <w:rFonts w:eastAsiaTheme="minorEastAsia" w:cstheme="minorHAnsi"/>
          </w:rPr>
          <w:t xml:space="preserve"> Moreover</w:t>
        </w:r>
        <w:r w:rsidR="00C10718">
          <w:rPr>
            <w:rFonts w:eastAsiaTheme="minorEastAsia" w:cstheme="minorHAnsi"/>
          </w:rPr>
          <w:t>,</w:t>
        </w:r>
      </w:ins>
      <w:ins w:id="70" w:author="Max Lindmark" w:date="2021-10-28T14:48:00Z">
        <w:r w:rsidR="00CE7CB8">
          <w:rPr>
            <w:rFonts w:eastAsiaTheme="minorEastAsia" w:cstheme="minorHAnsi"/>
          </w:rPr>
          <w:t xml:space="preserve"> </w:t>
        </w:r>
      </w:ins>
      <w:del w:id="71" w:author="Max Lindmark" w:date="2021-10-20T11:43:00Z">
        <w:r w:rsidDel="004374DC">
          <w:rPr>
            <w:rFonts w:eastAsiaTheme="minorEastAsia" w:cstheme="minorHAnsi"/>
          </w:rPr>
          <w:delText xml:space="preserve"> </w:delText>
        </w:r>
      </w:del>
      <w:del w:id="72" w:author="Max Lindmark" w:date="2021-10-20T10:33:00Z">
        <w:r w:rsidR="002C6C08" w:rsidRPr="002C6C08" w:rsidDel="00074C38">
          <w:delText xml:space="preserve"> </w:delText>
        </w:r>
      </w:del>
      <w:del w:id="73" w:author="Max Lindmark" w:date="2021-10-28T14:52:00Z">
        <w:r w:rsidR="002C6C08" w:rsidDel="00A96C2B">
          <w:delText>I</w:delText>
        </w:r>
      </w:del>
      <w:ins w:id="74" w:author="Max Lindmark" w:date="2021-10-28T14:52:00Z">
        <w:r w:rsidR="00A96C2B">
          <w:t>i</w:t>
        </w:r>
      </w:ins>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(Denderen et al.,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 xml:space="preserve">However, each population likely has a thermal optimum </w:t>
      </w:r>
      <w:r>
        <w:rPr>
          <w:rFonts w:eastAsiaTheme="minorEastAsia" w:cstheme="minorHAnsi"/>
        </w:rPr>
        <w:lastRenderedPageBreak/>
        <w:t>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AF30A5">
        <w:rPr>
          <w:lang w:val="en-GB"/>
        </w:rPr>
        <w:t>(Huey &amp; Kingsolver, 2019; Ohlberger et al., 2011)</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AF30A5">
        <w:rPr>
          <w:lang w:val="en-GB"/>
        </w:rPr>
        <w:t>(Brett, 1971; Brett et al., 1969)</w:t>
      </w:r>
      <w:r w:rsidRPr="00B37A74">
        <w:rPr>
          <w:rFonts w:eastAsiaTheme="minorEastAsia" w:cstheme="minorHAnsi"/>
        </w:rPr>
        <w:fldChar w:fldCharType="end"/>
      </w:r>
      <w:r w:rsidRPr="00B37A74">
        <w:rPr>
          <w:rFonts w:eastAsiaTheme="minorEastAsia" w:cstheme="minorHAnsi"/>
        </w:rPr>
        <w:t>, and realized consumption rates</w:t>
      </w:r>
      <w:ins w:id="75" w:author="Max Lindmark" w:date="2021-10-28T14:52:00Z">
        <w:r w:rsidR="003A65F4">
          <w:rPr>
            <w:rFonts w:eastAsiaTheme="minorEastAsia" w:cstheme="minorHAnsi"/>
          </w:rPr>
          <w:t xml:space="preserve"> </w:t>
        </w:r>
        <w:commentRangeStart w:id="76"/>
        <w:r w:rsidR="003A65F4">
          <w:rPr>
            <w:rFonts w:eastAsiaTheme="minorEastAsia" w:cstheme="minorHAnsi"/>
          </w:rPr>
          <w:t>often</w:t>
        </w:r>
      </w:ins>
      <w:r w:rsidRPr="00B37A74">
        <w:rPr>
          <w:rFonts w:eastAsiaTheme="minorEastAsia" w:cstheme="minorHAnsi"/>
        </w:rPr>
        <w:t xml:space="preserve"> </w:t>
      </w:r>
      <w:commentRangeEnd w:id="76"/>
      <w:r w:rsidR="00C774DE">
        <w:rPr>
          <w:rStyle w:val="CommentReference"/>
        </w:rPr>
        <w:commentReference w:id="76"/>
      </w:r>
      <w:r w:rsidRPr="00B37A74">
        <w:rPr>
          <w:rFonts w:eastAsiaTheme="minorEastAsia" w:cstheme="minorHAnsi"/>
        </w:rPr>
        <w:t>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AF30A5">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AF30A5">
        <w:rPr>
          <w:lang w:val="en-GB"/>
        </w:rPr>
        <w:t>(Huss et al., 2019; Neuheimer et al., 2011)</w:t>
      </w:r>
      <w:r w:rsidRPr="0001320D">
        <w:rPr>
          <w:rFonts w:cstheme="minorHAnsi"/>
        </w:rPr>
        <w:fldChar w:fldCharType="end"/>
      </w:r>
      <w:r w:rsidRPr="00B37A74">
        <w:rPr>
          <w:rFonts w:cstheme="minorHAnsi"/>
        </w:rPr>
        <w:t>.</w:t>
      </w:r>
    </w:p>
    <w:p w14:paraId="5FCD1E67" w14:textId="4EBC2344"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(Lloret-Lloret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ins w:id="77" w:author="Max Lindmark" w:date="2021-10-28T15:23:00Z">
        <w:r w:rsidR="00C93E59">
          <w:rPr>
            <w:rFonts w:eastAsiaTheme="minorEastAsia" w:cstheme="minorHAnsi"/>
          </w:rPr>
          <w:t xml:space="preserve">, either from mortality </w:t>
        </w:r>
      </w:ins>
      <w:del w:id="78" w:author="Max Lindmark" w:date="2021-10-28T15:23:00Z">
        <w:r w:rsidRPr="00B37A74" w:rsidDel="00C93E59">
          <w:rPr>
            <w:rFonts w:eastAsiaTheme="minorEastAsia" w:cstheme="minorHAnsi"/>
          </w:rPr>
          <w:delText xml:space="preserve"> </w:delText>
        </w:r>
        <w:r w:rsidRPr="00B37A74" w:rsidDel="008256D3">
          <w:rPr>
            <w:rFonts w:eastAsiaTheme="minorEastAsia" w:cstheme="minorHAnsi"/>
          </w:rPr>
          <w:delText xml:space="preserve">from heatwaves </w:delText>
        </w:r>
      </w:del>
      <w:r w:rsidRPr="0001320D">
        <w:rPr>
          <w:rFonts w:eastAsiaTheme="minorEastAsia" w:cstheme="minorHAnsi"/>
        </w:rPr>
        <w:fldChar w:fldCharType="begin"/>
      </w:r>
      <w:r w:rsidR="008D3C07">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8D3C07" w:rsidRPr="008D3C07">
        <w:rPr>
          <w:lang w:val="en-GB"/>
        </w:rPr>
        <w:t>(Peralta-Maraver &amp; Rezende, 2021; Pörtner &amp; Knust, 2007)</w:t>
      </w:r>
      <w:r w:rsidRPr="0001320D">
        <w:rPr>
          <w:rFonts w:eastAsiaTheme="minorEastAsia" w:cstheme="minorHAnsi"/>
        </w:rPr>
        <w:fldChar w:fldCharType="end"/>
      </w:r>
      <w:r w:rsidRPr="00B37A74">
        <w:rPr>
          <w:rFonts w:eastAsiaTheme="minorEastAsia" w:cstheme="minorHAnsi"/>
        </w:rPr>
        <w:t xml:space="preserve">, or not being able to </w:t>
      </w:r>
      <w:del w:id="79" w:author="Max Lindmark" w:date="2021-10-28T15:24:00Z">
        <w:r w:rsidRPr="00B37A74" w:rsidDel="00667E36">
          <w:rPr>
            <w:rFonts w:eastAsiaTheme="minorEastAsia" w:cstheme="minorHAnsi"/>
          </w:rPr>
          <w:delText xml:space="preserve">benefit </w:delText>
        </w:r>
      </w:del>
      <w:ins w:id="80" w:author="Max Lindmark" w:date="2021-10-28T15:24:00Z">
        <w:r w:rsidR="00667E36">
          <w:rPr>
            <w:rFonts w:eastAsiaTheme="minorEastAsia" w:cstheme="minorHAnsi"/>
          </w:rPr>
          <w:t xml:space="preserve">increase growth rates as smaller conspecifics tend to do </w:t>
        </w:r>
      </w:ins>
      <w:del w:id="81" w:author="Max Lindmark" w:date="2021-10-28T15:24:00Z">
        <w:r w:rsidRPr="00B37A74" w:rsidDel="00667E36">
          <w:rPr>
            <w:rFonts w:eastAsiaTheme="minorEastAsia" w:cstheme="minorHAnsi"/>
          </w:rPr>
          <w:delText xml:space="preserve">from warming </w:delText>
        </w:r>
      </w:del>
      <w:r w:rsidRPr="0001320D">
        <w:rPr>
          <w:rFonts w:eastAsiaTheme="minorEastAsia" w:cstheme="minorHAnsi"/>
        </w:rPr>
        <w:fldChar w:fldCharType="begin"/>
      </w:r>
      <w:r w:rsidR="00AF30A5">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AF30A5">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w:instrText>
      </w:r>
      <w:r w:rsidR="00AF30A5">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AF30A5">
        <w:rPr>
          <w:rFonts w:eastAsiaTheme="minorEastAsia" w:cstheme="minorHAnsi" w:hint="eastAsia"/>
        </w:rPr>
        <w:instrText>365-2486","issue":"7","journalAbbreviation":"Glob Change Biol","language":"en","page":"2285-2295","source":"DOI.org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w:instrText>
      </w:r>
      <w:r w:rsidR="00AF30A5">
        <w:rPr>
          <w:rFonts w:eastAsiaTheme="minorEastAsia" w:cstheme="minorHAnsi"/>
        </w:rPr>
        <w:instrText xml:space="preserv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AF30A5">
        <w:rPr>
          <w:lang w:val="en-GB"/>
        </w:rPr>
        <w:t xml:space="preserve">(Huss et al., 2019; Van </w:t>
      </w:r>
      <w:r w:rsidR="00AF30A5">
        <w:rPr>
          <w:lang w:val="en-GB"/>
        </w:rPr>
        <w:lastRenderedPageBreak/>
        <w:t>Dorst et al.,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AF30A5" w:rsidRPr="0078286A">
        <w:rPr>
          <w:rFonts w:eastAsiaTheme="minorEastAsia" w:cstheme="minorHAnsi"/>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sidRPr="0078286A">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3A9913B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w:t>
      </w:r>
      <w:r w:rsidRPr="00B37A74">
        <w:rPr>
          <w:rFonts w:cstheme="minorHAnsi"/>
        </w:rPr>
        <w:lastRenderedPageBreak/>
        <w:t xml:space="preserve">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2DB40C98"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lastRenderedPageBreak/>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55659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55659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55659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00F28F9"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w:t>
      </w:r>
      <w:r w:rsidRPr="00B37A74">
        <w:rPr>
          <w:rFonts w:eastAsiaTheme="minorEastAsia"/>
        </w:rPr>
        <w:lastRenderedPageBreak/>
        <w:t xml:space="preserve">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proofErr w:type="gramStart"/>
      <w:r w:rsidRPr="00B37A74">
        <w:rPr>
          <w:rFonts w:eastAsiaTheme="minorEastAsia"/>
        </w:rPr>
        <w:t>metabolism</w:t>
      </w:r>
      <w:proofErr w:type="gramEnd"/>
      <w:r w:rsidRPr="00B37A74">
        <w:rPr>
          <w:rFonts w:eastAsiaTheme="minorEastAsia"/>
        </w:rPr>
        <w:t xml:space="preserve">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7DFF5C2D"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w:t>
      </w:r>
      <w:r w:rsidRPr="00B37A74">
        <w:rPr>
          <w:rFonts w:eastAsiaTheme="minorEastAsia"/>
          <w:bCs/>
          <w:iCs/>
        </w:rPr>
        <w:lastRenderedPageBreak/>
        <w:t xml:space="preserve">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55659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556592"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556592"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637244B"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w:t>
      </w:r>
      <w:r w:rsidRPr="00B37A74">
        <w:rPr>
          <w:rFonts w:eastAsiaTheme="minorEastAsia"/>
        </w:rPr>
        <w:lastRenderedPageBreak/>
        <w:t xml:space="preserve">interested in examining relationships within species over “ontogenetic size”, and because we do not </w:t>
      </w:r>
      <w:ins w:id="82" w:author="Max Lindmark" w:date="2021-10-19T16:52:00Z">
        <w:r w:rsidR="001728A4">
          <w:rPr>
            <w:rFonts w:eastAsiaTheme="minorEastAsia"/>
          </w:rPr>
          <w:t xml:space="preserve">want to confound that effect with any relationship that might occur across species </w:t>
        </w:r>
      </w:ins>
      <w:r w:rsidR="00C8169C">
        <w:rPr>
          <w:rFonts w:eastAsiaTheme="minorEastAsia"/>
        </w:rPr>
        <w:t>that</w:t>
      </w:r>
      <w:ins w:id="83" w:author="Max Lindmark" w:date="2021-10-19T16:52:00Z">
        <w:r w:rsidR="00917FA9">
          <w:rPr>
            <w:rFonts w:eastAsiaTheme="minorEastAsia"/>
          </w:rPr>
          <w:t xml:space="preserve"> </w:t>
        </w:r>
        <w:r w:rsidR="001728A4">
          <w:rPr>
            <w:rFonts w:eastAsiaTheme="minorEastAsia"/>
          </w:rPr>
          <w:t>have different asymptotic sizes</w:t>
        </w:r>
        <w:r w:rsidR="00917FA9">
          <w:rPr>
            <w:rFonts w:eastAsiaTheme="minorEastAsia"/>
          </w:rPr>
          <w:t>.</w:t>
        </w:r>
        <w:r w:rsidR="001728A4">
          <w:rPr>
            <w:rFonts w:eastAsiaTheme="minorEastAsia"/>
          </w:rPr>
          <w:t xml:space="preserve"> </w:t>
        </w:r>
      </w:ins>
      <w:del w:id="84" w:author="Max Lindmark" w:date="2021-10-19T16:53:00Z">
        <w:r w:rsidRPr="00B37A74" w:rsidDel="00777715">
          <w:rPr>
            <w:rFonts w:eastAsiaTheme="minorEastAsia"/>
          </w:rPr>
          <w:delText>expect an interspecific relationship between optimum growth temperature and body mass because species are adapted to different thermal regimes</w:delText>
        </w:r>
        <w:r w:rsidRPr="00B37A74" w:rsidDel="00777715">
          <w:rPr>
            <w:rFonts w:eastAsiaTheme="minorEastAsia"/>
            <w:iCs/>
          </w:rPr>
          <w:delText xml:space="preserve">. </w:delText>
        </w:r>
      </w:del>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42741027"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w:t>
      </w:r>
      <w:proofErr w:type="spellStart"/>
      <w:r w:rsidR="00AF30A5" w:rsidRPr="00AF30A5">
        <w:rPr>
          <w:lang w:val="en-GB"/>
        </w:rPr>
        <w:t>i</w:t>
      </w:r>
      <w:proofErr w:type="spellEnd"/>
      <w:r w:rsidR="00AF30A5" w:rsidRPr="00AF30A5">
        <w:rPr>
          <w:lang w:val="en-GB"/>
        </w:rPr>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w:t>
      </w:r>
      <w:proofErr w:type="spellStart"/>
      <w:r w:rsidR="00AF30A5">
        <w:rPr>
          <w:lang w:val="en-GB"/>
        </w:rPr>
        <w:t>Youngflesh</w:t>
      </w:r>
      <w:proofErr w:type="spellEnd"/>
      <w:r w:rsidR="00AF30A5">
        <w:rPr>
          <w:lang w:val="en-GB"/>
        </w:rPr>
        <w:t>,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w:t>
      </w:r>
      <w:proofErr w:type="spellStart"/>
      <w:r w:rsidR="00AF30A5">
        <w:rPr>
          <w:lang w:val="en-GB"/>
        </w:rPr>
        <w:t>Gabry</w:t>
      </w:r>
      <w:proofErr w:type="spellEnd"/>
      <w:r w:rsidR="00AF30A5">
        <w:rPr>
          <w:lang w:val="en-GB"/>
        </w:rPr>
        <w:t xml:space="preserve"> et al.,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9F07A4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8D3C07">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Gilk8qOR/SjPMLzuW","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w:t>
      </w:r>
      <w:r w:rsidRPr="00B37A74">
        <w:rPr>
          <w:rFonts w:eastAsiaTheme="minorEastAsia"/>
        </w:rPr>
        <w:lastRenderedPageBreak/>
        <w:t xml:space="preserve">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dynamic energy budget</w:t>
      </w:r>
      <w:r w:rsidR="00A577FB">
        <w:rPr>
          <w:rFonts w:eastAsiaTheme="minorEastAsia"/>
        </w:rPr>
        <w:t xml:space="preserve">, and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(Cuenco et al., 1985; Kitchell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556592"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63F1487"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ins w:id="85" w:author="Max Lindmark" w:date="2021-10-28T15:57:00Z">
        <w:r w:rsidR="00594AFD">
          <w:rPr>
            <w:rFonts w:eastAsiaTheme="minorEastAsia"/>
            <w:iCs/>
          </w:rPr>
          <w:t xml:space="preserve">Hence, to </w:t>
        </w:r>
        <w:r w:rsidR="00E4244C">
          <w:rPr>
            <w:rFonts w:eastAsiaTheme="minorEastAsia"/>
            <w:iCs/>
          </w:rPr>
          <w:t xml:space="preserve">convert </w:t>
        </w:r>
        <w:r w:rsidR="00026052">
          <w:rPr>
            <w:rFonts w:eastAsiaTheme="minorEastAsia"/>
            <w:iCs/>
          </w:rPr>
          <w:t>our estimated intercept</w:t>
        </w:r>
        <w:r w:rsidR="00E91928">
          <w:rPr>
            <w:rFonts w:eastAsiaTheme="minorEastAsia"/>
            <w:iCs/>
          </w:rPr>
          <w:t xml:space="preserve"> </w:t>
        </w:r>
        <w:r w:rsidR="00643EF1">
          <w:rPr>
            <w:rFonts w:eastAsiaTheme="minorEastAsia"/>
            <w:iCs/>
          </w:rPr>
          <w:t>for routine</w:t>
        </w:r>
        <w:r w:rsidR="00852612">
          <w:rPr>
            <w:rFonts w:eastAsiaTheme="minorEastAsia"/>
            <w:iCs/>
          </w:rPr>
          <w:t>/resting</w:t>
        </w:r>
        <w:r w:rsidR="00643EF1">
          <w:rPr>
            <w:rFonts w:eastAsiaTheme="minorEastAsia"/>
            <w:iCs/>
          </w:rPr>
          <w:t xml:space="preserve"> metabolic rate</w:t>
        </w:r>
        <w:r w:rsidR="00852612">
          <w:rPr>
            <w:rFonts w:eastAsiaTheme="minorEastAsia"/>
            <w:iCs/>
          </w:rPr>
          <w:t xml:space="preserve">s </w:t>
        </w:r>
      </w:ins>
      <w:ins w:id="86" w:author="Max Lindmark" w:date="2021-10-28T15:58:00Z">
        <w:r w:rsidR="00A87E06">
          <w:rPr>
            <w:rFonts w:eastAsiaTheme="minorEastAsia"/>
            <w:iCs/>
          </w:rPr>
          <w:t xml:space="preserve">from </w:t>
        </w:r>
      </w:ins>
      <w:ins w:id="87" w:author="Max Lindmark" w:date="2021-10-28T16:04:00Z">
        <w:r w:rsidR="00147361">
          <w:rPr>
            <w:rFonts w:eastAsiaTheme="minorEastAsia"/>
            <w:iCs/>
          </w:rPr>
          <w:t xml:space="preserve">unit </w:t>
        </w:r>
      </w:ins>
      <m:oMath>
        <m:r>
          <m:rPr>
            <m:sty m:val="p"/>
          </m:rPr>
          <w:rPr>
            <w:rFonts w:ascii="Cambria Math" w:eastAsiaTheme="minorEastAsia" w:hAnsi="Cambria Math"/>
          </w:rPr>
          <m:t>log</m:t>
        </m:r>
        <m:r>
          <w:del w:id="88" w:author="Max Lindmark" w:date="2021-10-28T16:04:00Z">
            <m:rPr>
              <m:sty m:val="p"/>
            </m:rPr>
            <w:rPr>
              <w:rFonts w:ascii="Cambria Math" w:eastAsiaTheme="minorEastAsia" w:hAnsi="Cambria Math"/>
            </w:rPr>
            <m:t>⁡</m:t>
          </w:del>
        </m:r>
        <m:r>
          <w:ins w:id="89" w:author="Max Lindmark" w:date="2021-10-28T15:58:00Z">
            <m:rPr>
              <m:sty m:val="p"/>
            </m:rPr>
            <w:rPr>
              <w:rFonts w:ascii="Cambria Math" w:eastAsiaTheme="minorEastAsia" w:hAnsi="Cambria Math"/>
            </w:rPr>
            <m:t xml:space="preserve">(mg </m:t>
          </w:ins>
        </m:r>
        <m:sSub>
          <m:sSubPr>
            <m:ctrlPr>
              <w:ins w:id="90" w:author="Max Lindmark" w:date="2021-10-28T15:58:00Z">
                <w:rPr>
                  <w:rFonts w:ascii="Cambria Math" w:eastAsiaTheme="minorEastAsia" w:hAnsi="Cambria Math"/>
                  <w:iCs/>
                </w:rPr>
              </w:ins>
            </m:ctrlPr>
          </m:sSubPr>
          <m:e>
            <m:r>
              <w:ins w:id="91" w:author="Max Lindmark" w:date="2021-10-28T15:58:00Z">
                <m:rPr>
                  <m:sty m:val="p"/>
                </m:rPr>
                <w:rPr>
                  <w:rFonts w:ascii="Cambria Math" w:eastAsiaTheme="minorEastAsia" w:hAnsi="Cambria Math"/>
                </w:rPr>
                <m:t>O</m:t>
              </w:ins>
            </m:r>
          </m:e>
          <m:sub>
            <m:r>
              <w:ins w:id="92" w:author="Max Lindmark" w:date="2021-10-28T15:58:00Z">
                <m:rPr>
                  <m:sty m:val="p"/>
                </m:rPr>
                <w:rPr>
                  <w:rFonts w:ascii="Cambria Math" w:eastAsiaTheme="minorEastAsia" w:hAnsi="Cambria Math"/>
                </w:rPr>
                <m:t>2</m:t>
              </w:ins>
            </m:r>
          </m:sub>
        </m:sSub>
        <m:r>
          <w:ins w:id="93" w:author="Max Lindmark" w:date="2021-10-28T15:58:00Z">
            <m:rPr>
              <m:sty m:val="p"/>
            </m:rPr>
            <w:rPr>
              <w:rFonts w:ascii="Cambria Math" w:eastAsiaTheme="minorEastAsia" w:hAnsi="Cambria Math"/>
            </w:rPr>
            <m:t xml:space="preserve"> </m:t>
          </w:ins>
        </m:r>
        <m:sSup>
          <m:sSupPr>
            <m:ctrlPr>
              <w:ins w:id="94" w:author="Max Lindmark" w:date="2021-10-28T15:58:00Z">
                <w:rPr>
                  <w:rFonts w:ascii="Cambria Math" w:eastAsiaTheme="minorEastAsia" w:hAnsi="Cambria Math"/>
                  <w:iCs/>
                </w:rPr>
              </w:ins>
            </m:ctrlPr>
          </m:sSupPr>
          <m:e>
            <m:r>
              <w:ins w:id="95" w:author="Max Lindmark" w:date="2021-10-28T15:58:00Z">
                <m:rPr>
                  <m:sty m:val="p"/>
                </m:rPr>
                <w:rPr>
                  <w:rFonts w:ascii="Cambria Math" w:eastAsiaTheme="minorEastAsia" w:hAnsi="Cambria Math"/>
                </w:rPr>
                <m:t>h</m:t>
              </w:ins>
            </m:r>
          </m:e>
          <m:sup>
            <m:r>
              <w:ins w:id="96" w:author="Max Lindmark" w:date="2021-10-28T15:58:00Z">
                <m:rPr>
                  <m:sty m:val="p"/>
                </m:rPr>
                <w:rPr>
                  <w:rFonts w:ascii="Cambria Math" w:eastAsiaTheme="minorEastAsia" w:hAnsi="Cambria Math"/>
                </w:rPr>
                <m:t>-1</m:t>
              </w:ins>
            </m:r>
          </m:sup>
        </m:sSup>
        <m:r>
          <w:ins w:id="97" w:author="Max Lindmark" w:date="2021-10-28T15:58:00Z">
            <m:rPr>
              <m:sty m:val="p"/>
            </m:rPr>
            <w:rPr>
              <w:rFonts w:ascii="Cambria Math" w:eastAsiaTheme="minorEastAsia" w:hAnsi="Cambria Math"/>
            </w:rPr>
            <m:t xml:space="preserve"> </m:t>
          </w:ins>
        </m:r>
        <m:sSup>
          <m:sSupPr>
            <m:ctrlPr>
              <w:ins w:id="98" w:author="Max Lindmark" w:date="2021-10-28T15:58:00Z">
                <w:rPr>
                  <w:rFonts w:ascii="Cambria Math" w:eastAsiaTheme="minorEastAsia" w:hAnsi="Cambria Math"/>
                  <w:iCs/>
                </w:rPr>
              </w:ins>
            </m:ctrlPr>
          </m:sSupPr>
          <m:e>
            <m:r>
              <w:ins w:id="99" w:author="Max Lindmark" w:date="2021-10-28T15:58:00Z">
                <m:rPr>
                  <m:sty m:val="p"/>
                </m:rPr>
                <w:rPr>
                  <w:rFonts w:ascii="Cambria Math" w:eastAsiaTheme="minorEastAsia" w:hAnsi="Cambria Math"/>
                </w:rPr>
                <m:t>day</m:t>
              </w:ins>
            </m:r>
          </m:e>
          <m:sup>
            <m:r>
              <w:ins w:id="100" w:author="Max Lindmark" w:date="2021-10-28T15:58:00Z">
                <m:rPr>
                  <m:sty m:val="p"/>
                </m:rPr>
                <w:rPr>
                  <w:rFonts w:ascii="Cambria Math" w:eastAsiaTheme="minorEastAsia" w:hAnsi="Cambria Math"/>
                </w:rPr>
                <m:t>-1</m:t>
              </w:ins>
            </m:r>
          </m:sup>
        </m:sSup>
        <m:r>
          <w:ins w:id="101" w:author="Max Lindmark" w:date="2021-10-28T15:58:00Z">
            <w:rPr>
              <w:rFonts w:ascii="Cambria Math" w:eastAsiaTheme="minorEastAsia" w:hAnsi="Cambria Math"/>
            </w:rPr>
            <m:t>)</m:t>
          </w:ins>
        </m:r>
      </m:oMath>
      <w:ins w:id="102" w:author="Max Lindmark" w:date="2021-10-28T15:58:00Z">
        <w:r w:rsidR="00BC0A7A">
          <w:rPr>
            <w:rFonts w:eastAsiaTheme="minorEastAsia"/>
            <w:iCs/>
          </w:rPr>
          <w:t xml:space="preserve"> to </w:t>
        </w:r>
      </w:ins>
      <m:oMath>
        <m:r>
          <w:ins w:id="103" w:author="Max Lindmark" w:date="2021-10-28T16:02:00Z">
            <m:rPr>
              <m:sty m:val="p"/>
            </m:rPr>
            <w:rPr>
              <w:rFonts w:ascii="Cambria Math" w:eastAsiaTheme="minorEastAsia" w:hAnsi="Cambria Math"/>
            </w:rPr>
            <m:t xml:space="preserve">g </m:t>
          </w:ins>
        </m:r>
        <m:sSup>
          <m:sSupPr>
            <m:ctrlPr>
              <w:ins w:id="104" w:author="Max Lindmark" w:date="2021-10-28T16:02:00Z">
                <w:rPr>
                  <w:rFonts w:ascii="Cambria Math" w:eastAsiaTheme="minorEastAsia" w:hAnsi="Cambria Math"/>
                  <w:iCs/>
                </w:rPr>
              </w:ins>
            </m:ctrlPr>
          </m:sSupPr>
          <m:e>
            <m:r>
              <w:ins w:id="105" w:author="Max Lindmark" w:date="2021-10-28T16:02:00Z">
                <m:rPr>
                  <m:sty m:val="p"/>
                </m:rPr>
                <w:rPr>
                  <w:rFonts w:ascii="Cambria Math" w:eastAsiaTheme="minorEastAsia" w:hAnsi="Cambria Math"/>
                </w:rPr>
                <m:t>day</m:t>
              </w:ins>
            </m:r>
          </m:e>
          <m:sup>
            <m:r>
              <w:ins w:id="106" w:author="Max Lindmark" w:date="2021-10-28T16:02:00Z">
                <m:rPr>
                  <m:sty m:val="p"/>
                </m:rPr>
                <w:rPr>
                  <w:rFonts w:ascii="Cambria Math" w:eastAsiaTheme="minorEastAsia" w:hAnsi="Cambria Math"/>
                </w:rPr>
                <m:t>-1</m:t>
              </w:ins>
            </m:r>
          </m:sup>
        </m:sSup>
      </m:oMath>
      <w:ins w:id="107" w:author="Max Lindmark" w:date="2021-10-28T15:57:00Z">
        <w:r w:rsidR="00F7347E">
          <w:rPr>
            <w:rFonts w:eastAsiaTheme="minorEastAsia"/>
          </w:rPr>
          <w:t>, we m</w:t>
        </w:r>
      </w:ins>
      <w:ins w:id="108" w:author="Max Lindmark" w:date="2021-10-28T15:58:00Z">
        <w:r w:rsidR="00F7347E">
          <w:rPr>
            <w:rFonts w:eastAsiaTheme="minorEastAsia"/>
          </w:rPr>
          <w:t xml:space="preserve">ultiply </w:t>
        </w:r>
      </w:ins>
      <w:proofErr w:type="gramStart"/>
      <w:ins w:id="109" w:author="Max Lindmark" w:date="2021-10-28T16:01:00Z">
        <w:r w:rsidR="000D62DD">
          <w:rPr>
            <w:rFonts w:eastAsiaTheme="minorEastAsia"/>
          </w:rPr>
          <w:lastRenderedPageBreak/>
          <w:t>exp(</w:t>
        </w:r>
        <w:proofErr w:type="gramEnd"/>
      </w:ins>
      <m:oMath>
        <m:sSub>
          <m:sSubPr>
            <m:ctrlPr>
              <w:ins w:id="110" w:author="Max Lindmark" w:date="2021-10-28T16:01:00Z">
                <w:rPr>
                  <w:rFonts w:ascii="Cambria Math" w:eastAsiaTheme="minorEastAsia" w:hAnsi="Cambria Math"/>
                  <w:i/>
                </w:rPr>
              </w:ins>
            </m:ctrlPr>
          </m:sSubPr>
          <m:e>
            <m:r>
              <w:ins w:id="111" w:author="Max Lindmark" w:date="2021-10-28T16:01:00Z">
                <w:rPr>
                  <w:rFonts w:ascii="Cambria Math" w:eastAsiaTheme="minorEastAsia" w:hAnsi="Cambria Math"/>
                </w:rPr>
                <m:t>μ</m:t>
              </w:ins>
            </m:r>
          </m:e>
          <m:sub>
            <m:sSub>
              <m:sSubPr>
                <m:ctrlPr>
                  <w:ins w:id="112" w:author="Max Lindmark" w:date="2021-10-28T16:01:00Z">
                    <w:rPr>
                      <w:rFonts w:ascii="Cambria Math" w:hAnsi="Cambria Math"/>
                      <w:bCs/>
                      <w:i/>
                      <w:iCs/>
                    </w:rPr>
                  </w:ins>
                </m:ctrlPr>
              </m:sSubPr>
              <m:e>
                <m:r>
                  <w:ins w:id="113" w:author="Max Lindmark" w:date="2021-10-28T16:01:00Z">
                    <w:rPr>
                      <w:rFonts w:ascii="Cambria Math" w:hAnsi="Cambria Math"/>
                    </w:rPr>
                    <m:t>β</m:t>
                  </w:ins>
                </m:r>
              </m:e>
              <m:sub>
                <m:r>
                  <w:ins w:id="114" w:author="Max Lindmark" w:date="2021-10-28T16:01:00Z">
                    <w:rPr>
                      <w:rFonts w:ascii="Cambria Math" w:hAnsi="Cambria Math"/>
                    </w:rPr>
                    <m:t>0</m:t>
                  </w:ins>
                </m:r>
              </m:sub>
            </m:sSub>
          </m:sub>
        </m:sSub>
      </m:oMath>
      <w:ins w:id="115" w:author="Max Lindmark" w:date="2021-10-28T16:01:00Z">
        <w:r w:rsidR="000D62DD">
          <w:rPr>
            <w:rFonts w:eastAsiaTheme="minorEastAsia"/>
          </w:rPr>
          <w:t xml:space="preserve">) </w:t>
        </w:r>
      </w:ins>
      <w:ins w:id="116" w:author="Max Lindmark" w:date="2021-10-28T15:58:00Z">
        <w:r w:rsidR="00F7347E">
          <w:rPr>
            <w:rFonts w:eastAsiaTheme="minorEastAsia"/>
          </w:rPr>
          <w:t xml:space="preserve">with </w:t>
        </w:r>
        <w:r w:rsidR="00F7347E" w:rsidRPr="00F7347E">
          <w:rPr>
            <w:rFonts w:eastAsiaTheme="minorEastAsia"/>
          </w:rPr>
          <w:t>0.0608063</w:t>
        </w:r>
      </w:ins>
      <w:ins w:id="117" w:author="Max Lindmark" w:date="2021-10-28T16:01:00Z">
        <w:r w:rsidR="00CC177E">
          <w:rPr>
            <w:rFonts w:eastAsiaTheme="minorEastAsia"/>
          </w:rPr>
          <w:t>.</w:t>
        </w:r>
      </w:ins>
      <w:ins w:id="118" w:author="Max Lindmark" w:date="2021-10-28T15:57:00Z">
        <w:r w:rsidR="00B0082A">
          <w:rPr>
            <w:rFonts w:eastAsiaTheme="minorEastAsia"/>
            <w:iCs/>
          </w:rPr>
          <w:t xml:space="preserve"> </w:t>
        </w:r>
      </w:ins>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1"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762D3191" w14:textId="77777777" w:rsidR="009A4732" w:rsidRPr="009A4732" w:rsidRDefault="00A22A36" w:rsidP="00556592">
      <w:pPr>
        <w:pStyle w:val="Bibliography"/>
        <w:spacing w:line="240" w:lineRule="auto"/>
        <w:contextualSpacing/>
        <w:rPr>
          <w:lang w:val="en-GB"/>
        </w:rPr>
      </w:pPr>
      <w:r w:rsidRPr="00C22D0F">
        <w:t xml:space="preserve"> </w:t>
      </w:r>
      <w:r w:rsidR="009A4732">
        <w:fldChar w:fldCharType="begin"/>
      </w:r>
      <w:r w:rsidR="009A4732">
        <w:instrText xml:space="preserve"> ADDIN ZOTERO_BIBL {"uncited":[],"omitted":[],"custom":[]} CSL_BIBLIOGRAPHY </w:instrText>
      </w:r>
      <w:r w:rsidR="009A4732">
        <w:fldChar w:fldCharType="separate"/>
      </w:r>
      <w:r w:rsidR="009A4732" w:rsidRPr="009A4732">
        <w:rPr>
          <w:lang w:val="en-GB"/>
        </w:rPr>
        <w:t xml:space="preserve">Andersen, K. H., Beyer, J. E., &amp; Lundberg, P. (2009). Trophic and individual efficiencies of size-structured communities. </w:t>
      </w:r>
      <w:r w:rsidR="009A4732" w:rsidRPr="009A4732">
        <w:rPr>
          <w:i/>
          <w:iCs/>
          <w:lang w:val="en-GB"/>
        </w:rPr>
        <w:t>Proceedings of the Royal Society B: Biological Sciences</w:t>
      </w:r>
      <w:r w:rsidR="009A4732" w:rsidRPr="009A4732">
        <w:rPr>
          <w:lang w:val="en-GB"/>
        </w:rPr>
        <w:t xml:space="preserve">, </w:t>
      </w:r>
      <w:r w:rsidR="009A4732" w:rsidRPr="009A4732">
        <w:rPr>
          <w:i/>
          <w:iCs/>
          <w:lang w:val="en-GB"/>
        </w:rPr>
        <w:t>276</w:t>
      </w:r>
      <w:r w:rsidR="009A4732" w:rsidRPr="009A4732">
        <w:rPr>
          <w:lang w:val="en-GB"/>
        </w:rPr>
        <w:t>(1654), 109–114. https://doi.org/10.1098/rspb.2008.0951</w:t>
      </w:r>
    </w:p>
    <w:p w14:paraId="3ED38448" w14:textId="77777777" w:rsidR="009A4732" w:rsidRPr="009A4732" w:rsidRDefault="009A4732" w:rsidP="00556592">
      <w:pPr>
        <w:pStyle w:val="Bibliography"/>
        <w:spacing w:line="240" w:lineRule="auto"/>
        <w:contextualSpacing/>
        <w:rPr>
          <w:lang w:val="en-GB"/>
        </w:rPr>
      </w:pPr>
      <w:proofErr w:type="spellStart"/>
      <w:r w:rsidRPr="009A4732">
        <w:rPr>
          <w:lang w:val="en-GB"/>
        </w:rPr>
        <w:t>Angilletta</w:t>
      </w:r>
      <w:proofErr w:type="spellEnd"/>
      <w:r w:rsidRPr="009A4732">
        <w:rPr>
          <w:lang w:val="en-GB"/>
        </w:rPr>
        <w:t xml:space="preserve">, M. J., &amp; Dunham, A. E. (2003). The temperature-size rule in ectotherms: Simple evolutionary explanations may not be general. </w:t>
      </w:r>
      <w:r w:rsidRPr="009A4732">
        <w:rPr>
          <w:i/>
          <w:iCs/>
          <w:lang w:val="en-GB"/>
        </w:rPr>
        <w:t>The American Naturalist</w:t>
      </w:r>
      <w:r w:rsidRPr="009A4732">
        <w:rPr>
          <w:lang w:val="en-GB"/>
        </w:rPr>
        <w:t xml:space="preserve">, </w:t>
      </w:r>
      <w:r w:rsidRPr="009A4732">
        <w:rPr>
          <w:i/>
          <w:iCs/>
          <w:lang w:val="en-GB"/>
        </w:rPr>
        <w:t>162</w:t>
      </w:r>
      <w:r w:rsidRPr="009A4732">
        <w:rPr>
          <w:lang w:val="en-GB"/>
        </w:rPr>
        <w:t>, 332–342.</w:t>
      </w:r>
    </w:p>
    <w:p w14:paraId="53869AB1" w14:textId="77777777" w:rsidR="009A4732" w:rsidRPr="009A4732" w:rsidRDefault="009A4732" w:rsidP="00556592">
      <w:pPr>
        <w:pStyle w:val="Bibliography"/>
        <w:spacing w:line="240" w:lineRule="auto"/>
        <w:contextualSpacing/>
        <w:rPr>
          <w:lang w:val="en-GB"/>
        </w:rPr>
      </w:pPr>
      <w:r w:rsidRPr="009A4732">
        <w:rPr>
          <w:lang w:val="en-GB"/>
        </w:rPr>
        <w:t xml:space="preserve">Armstrong, J. D., &amp; Hawkins, L. A. (2008). Standard metabolic rate of pike, </w:t>
      </w:r>
      <w:r w:rsidRPr="009A4732">
        <w:rPr>
          <w:i/>
          <w:iCs/>
          <w:lang w:val="en-GB"/>
        </w:rPr>
        <w:t xml:space="preserve">Esox </w:t>
      </w:r>
      <w:proofErr w:type="spellStart"/>
      <w:r w:rsidRPr="009A4732">
        <w:rPr>
          <w:i/>
          <w:iCs/>
          <w:lang w:val="en-GB"/>
        </w:rPr>
        <w:t>lucius</w:t>
      </w:r>
      <w:proofErr w:type="spellEnd"/>
      <w:r w:rsidRPr="009A4732">
        <w:rPr>
          <w:lang w:val="en-GB"/>
        </w:rPr>
        <w:t xml:space="preserve">: Variation among studies and implications for energy flow modelling. </w:t>
      </w:r>
      <w:proofErr w:type="spellStart"/>
      <w:r w:rsidRPr="009A4732">
        <w:rPr>
          <w:i/>
          <w:iCs/>
          <w:lang w:val="en-GB"/>
        </w:rPr>
        <w:t>Hydrobiologia</w:t>
      </w:r>
      <w:proofErr w:type="spellEnd"/>
      <w:r w:rsidRPr="009A4732">
        <w:rPr>
          <w:lang w:val="en-GB"/>
        </w:rPr>
        <w:t xml:space="preserve">, </w:t>
      </w:r>
      <w:r w:rsidRPr="009A4732">
        <w:rPr>
          <w:i/>
          <w:iCs/>
          <w:lang w:val="en-GB"/>
        </w:rPr>
        <w:t>601</w:t>
      </w:r>
      <w:r w:rsidRPr="009A4732">
        <w:rPr>
          <w:lang w:val="en-GB"/>
        </w:rPr>
        <w:t>(1), 83–90. https://doi.org/10.1007/s10750-007-9268-x</w:t>
      </w:r>
    </w:p>
    <w:p w14:paraId="6DE95EA6" w14:textId="77777777" w:rsidR="009A4732" w:rsidRPr="009A4732" w:rsidRDefault="009A4732" w:rsidP="00556592">
      <w:pPr>
        <w:pStyle w:val="Bibliography"/>
        <w:spacing w:line="240" w:lineRule="auto"/>
        <w:contextualSpacing/>
        <w:rPr>
          <w:lang w:val="en-GB"/>
        </w:rPr>
      </w:pPr>
      <w:r w:rsidRPr="009A4732">
        <w:rPr>
          <w:lang w:val="en-GB"/>
        </w:rPr>
        <w:t xml:space="preserve">Atkinson, D. (1994). Temperature and organism size—A biological law for ectotherms? In </w:t>
      </w:r>
      <w:r w:rsidRPr="009A4732">
        <w:rPr>
          <w:i/>
          <w:iCs/>
          <w:lang w:val="en-GB"/>
        </w:rPr>
        <w:t>Advances in Ecological Research</w:t>
      </w:r>
      <w:r w:rsidRPr="009A4732">
        <w:rPr>
          <w:lang w:val="en-GB"/>
        </w:rPr>
        <w:t xml:space="preserve"> (Vol. 25, pp. 1–58). Elsevier. https://doi.org/10.1016/S0065-2504(08)60212-3</w:t>
      </w:r>
    </w:p>
    <w:p w14:paraId="2CE10B27" w14:textId="77777777" w:rsidR="009A4732" w:rsidRPr="009A4732" w:rsidRDefault="009A4732" w:rsidP="00556592">
      <w:pPr>
        <w:pStyle w:val="Bibliography"/>
        <w:spacing w:line="240" w:lineRule="auto"/>
        <w:contextualSpacing/>
        <w:rPr>
          <w:lang w:val="en-GB"/>
        </w:rPr>
      </w:pPr>
      <w:proofErr w:type="spellStart"/>
      <w:r w:rsidRPr="009A4732">
        <w:rPr>
          <w:lang w:val="en-GB"/>
        </w:rPr>
        <w:t>Audzijonyte</w:t>
      </w:r>
      <w:proofErr w:type="spellEnd"/>
      <w:r w:rsidRPr="009A4732">
        <w:rPr>
          <w:lang w:val="en-GB"/>
        </w:rPr>
        <w:t xml:space="preserve">, A., </w:t>
      </w:r>
      <w:proofErr w:type="spellStart"/>
      <w:r w:rsidRPr="009A4732">
        <w:rPr>
          <w:lang w:val="en-GB"/>
        </w:rPr>
        <w:t>Barneche</w:t>
      </w:r>
      <w:proofErr w:type="spellEnd"/>
      <w:r w:rsidRPr="009A4732">
        <w:rPr>
          <w:lang w:val="en-GB"/>
        </w:rPr>
        <w:t xml:space="preserve">, D. R., </w:t>
      </w:r>
      <w:proofErr w:type="spellStart"/>
      <w:r w:rsidRPr="009A4732">
        <w:rPr>
          <w:lang w:val="en-GB"/>
        </w:rPr>
        <w:t>Baudron</w:t>
      </w:r>
      <w:proofErr w:type="spellEnd"/>
      <w:r w:rsidRPr="009A4732">
        <w:rPr>
          <w:lang w:val="en-GB"/>
        </w:rPr>
        <w:t xml:space="preserve">, A. R., </w:t>
      </w:r>
      <w:proofErr w:type="spellStart"/>
      <w:r w:rsidRPr="009A4732">
        <w:rPr>
          <w:lang w:val="en-GB"/>
        </w:rPr>
        <w:t>Belmaker</w:t>
      </w:r>
      <w:proofErr w:type="spellEnd"/>
      <w:r w:rsidRPr="009A4732">
        <w:rPr>
          <w:lang w:val="en-GB"/>
        </w:rPr>
        <w:t xml:space="preserve">, J., Clark, T. D., Marshall, C. T., </w:t>
      </w:r>
      <w:proofErr w:type="spellStart"/>
      <w:r w:rsidRPr="009A4732">
        <w:rPr>
          <w:lang w:val="en-GB"/>
        </w:rPr>
        <w:t>Morrongiello</w:t>
      </w:r>
      <w:proofErr w:type="spellEnd"/>
      <w:r w:rsidRPr="009A4732">
        <w:rPr>
          <w:lang w:val="en-GB"/>
        </w:rPr>
        <w:t xml:space="preserve">, J. R., &amp; van Rijn, I. (2019). Is oxygen limitation in warming waters a valid mechanism to explain decreased body sizes in aquatic ectotherms? </w:t>
      </w:r>
      <w:r w:rsidRPr="009A4732">
        <w:rPr>
          <w:i/>
          <w:iCs/>
          <w:lang w:val="en-GB"/>
        </w:rPr>
        <w:t>Global Ecology and Biogeography</w:t>
      </w:r>
      <w:r w:rsidRPr="009A4732">
        <w:rPr>
          <w:lang w:val="en-GB"/>
        </w:rPr>
        <w:t xml:space="preserve">, </w:t>
      </w:r>
      <w:r w:rsidRPr="009A4732">
        <w:rPr>
          <w:i/>
          <w:iCs/>
          <w:lang w:val="en-GB"/>
        </w:rPr>
        <w:t>28</w:t>
      </w:r>
      <w:r w:rsidRPr="009A4732">
        <w:rPr>
          <w:lang w:val="en-GB"/>
        </w:rPr>
        <w:t>(2), 64–77. https://doi.org/10.1111/geb.12847</w:t>
      </w:r>
    </w:p>
    <w:p w14:paraId="5075B2F4" w14:textId="77777777" w:rsidR="009A4732" w:rsidRPr="009A4732" w:rsidRDefault="009A4732" w:rsidP="00556592">
      <w:pPr>
        <w:pStyle w:val="Bibliography"/>
        <w:spacing w:line="240" w:lineRule="auto"/>
        <w:contextualSpacing/>
        <w:rPr>
          <w:lang w:val="en-GB"/>
        </w:rPr>
      </w:pPr>
      <w:proofErr w:type="spellStart"/>
      <w:r w:rsidRPr="009A4732">
        <w:rPr>
          <w:lang w:val="en-GB"/>
        </w:rPr>
        <w:t>Audzijonyte</w:t>
      </w:r>
      <w:proofErr w:type="spellEnd"/>
      <w:r w:rsidRPr="009A4732">
        <w:rPr>
          <w:lang w:val="en-GB"/>
        </w:rPr>
        <w:t xml:space="preserve">, A., &amp; </w:t>
      </w:r>
      <w:proofErr w:type="spellStart"/>
      <w:r w:rsidRPr="009A4732">
        <w:rPr>
          <w:lang w:val="en-GB"/>
        </w:rPr>
        <w:t>Pecl</w:t>
      </w:r>
      <w:proofErr w:type="spellEnd"/>
      <w:r w:rsidRPr="009A4732">
        <w:rPr>
          <w:lang w:val="en-GB"/>
        </w:rPr>
        <w:t xml:space="preserve">, G. T. (2018). Deep impact of fisheries. </w:t>
      </w:r>
      <w:r w:rsidRPr="009A4732">
        <w:rPr>
          <w:i/>
          <w:iCs/>
          <w:lang w:val="en-GB"/>
        </w:rPr>
        <w:t>Nature Ecology &amp; Evolution</w:t>
      </w:r>
      <w:r w:rsidRPr="009A4732">
        <w:rPr>
          <w:lang w:val="en-GB"/>
        </w:rPr>
        <w:t xml:space="preserve">, </w:t>
      </w:r>
      <w:r w:rsidRPr="009A4732">
        <w:rPr>
          <w:i/>
          <w:iCs/>
          <w:lang w:val="en-GB"/>
        </w:rPr>
        <w:t>2</w:t>
      </w:r>
      <w:r w:rsidRPr="009A4732">
        <w:rPr>
          <w:lang w:val="en-GB"/>
        </w:rPr>
        <w:t>(9), 1348–1349. https://doi.org/10.1038/s41559-018-0653-9</w:t>
      </w:r>
    </w:p>
    <w:p w14:paraId="4E5F2809" w14:textId="77777777" w:rsidR="009A4732" w:rsidRPr="009A4732" w:rsidRDefault="009A4732" w:rsidP="00556592">
      <w:pPr>
        <w:pStyle w:val="Bibliography"/>
        <w:spacing w:line="240" w:lineRule="auto"/>
        <w:contextualSpacing/>
        <w:rPr>
          <w:lang w:val="en-GB"/>
        </w:rPr>
      </w:pPr>
      <w:proofErr w:type="spellStart"/>
      <w:r w:rsidRPr="009A4732">
        <w:rPr>
          <w:lang w:val="en-GB"/>
        </w:rPr>
        <w:t>Audzijonyte</w:t>
      </w:r>
      <w:proofErr w:type="spellEnd"/>
      <w:r w:rsidRPr="009A4732">
        <w:rPr>
          <w:lang w:val="en-GB"/>
        </w:rPr>
        <w:t xml:space="preserve">, A., Richards, S. A., Stuart-Smith, R. D., </w:t>
      </w:r>
      <w:proofErr w:type="spellStart"/>
      <w:r w:rsidRPr="009A4732">
        <w:rPr>
          <w:lang w:val="en-GB"/>
        </w:rPr>
        <w:t>Pecl</w:t>
      </w:r>
      <w:proofErr w:type="spellEnd"/>
      <w:r w:rsidRPr="009A4732">
        <w:rPr>
          <w:lang w:val="en-GB"/>
        </w:rPr>
        <w:t xml:space="preserve">, G., Edgar, G. J., Barrett, N. S., Payne, N., &amp; Blanchard, J. L. (2020). Fish body sizes change with temperature but not all species shrink with warming. </w:t>
      </w:r>
      <w:r w:rsidRPr="009A4732">
        <w:rPr>
          <w:i/>
          <w:iCs/>
          <w:lang w:val="en-GB"/>
        </w:rPr>
        <w:t>Nature Ecology &amp; Evolution</w:t>
      </w:r>
      <w:r w:rsidRPr="009A4732">
        <w:rPr>
          <w:lang w:val="en-GB"/>
        </w:rPr>
        <w:t xml:space="preserve">, </w:t>
      </w:r>
      <w:r w:rsidRPr="009A4732">
        <w:rPr>
          <w:i/>
          <w:iCs/>
          <w:lang w:val="en-GB"/>
        </w:rPr>
        <w:t>4</w:t>
      </w:r>
      <w:r w:rsidRPr="009A4732">
        <w:rPr>
          <w:lang w:val="en-GB"/>
        </w:rPr>
        <w:t>, 809–814. https://doi.org/10.1038/s41559-020-1171-0</w:t>
      </w:r>
    </w:p>
    <w:p w14:paraId="338FC29A" w14:textId="77777777" w:rsidR="009A4732" w:rsidRPr="009A4732" w:rsidRDefault="009A4732" w:rsidP="00556592">
      <w:pPr>
        <w:pStyle w:val="Bibliography"/>
        <w:spacing w:line="240" w:lineRule="auto"/>
        <w:contextualSpacing/>
        <w:rPr>
          <w:lang w:val="en-GB"/>
        </w:rPr>
      </w:pPr>
      <w:proofErr w:type="spellStart"/>
      <w:r w:rsidRPr="009A4732">
        <w:rPr>
          <w:lang w:val="en-GB"/>
        </w:rPr>
        <w:t>Barneche</w:t>
      </w:r>
      <w:proofErr w:type="spellEnd"/>
      <w:r w:rsidRPr="009A4732">
        <w:rPr>
          <w:lang w:val="en-GB"/>
        </w:rPr>
        <w:t xml:space="preserve">, D. R., &amp; Allen, A. P. (2018). The energetics of fish growth and how it constrains food-web trophic structure. </w:t>
      </w:r>
      <w:r w:rsidRPr="009A4732">
        <w:rPr>
          <w:i/>
          <w:iCs/>
          <w:lang w:val="en-GB"/>
        </w:rPr>
        <w:t>Ecology Letters</w:t>
      </w:r>
      <w:r w:rsidRPr="009A4732">
        <w:rPr>
          <w:lang w:val="en-GB"/>
        </w:rPr>
        <w:t xml:space="preserve">, </w:t>
      </w:r>
      <w:r w:rsidRPr="009A4732">
        <w:rPr>
          <w:i/>
          <w:iCs/>
          <w:lang w:val="en-GB"/>
        </w:rPr>
        <w:t>21</w:t>
      </w:r>
      <w:r w:rsidRPr="009A4732">
        <w:rPr>
          <w:lang w:val="en-GB"/>
        </w:rPr>
        <w:t>(6), 836–844. https://doi.org/10.1111/ele.12947</w:t>
      </w:r>
    </w:p>
    <w:p w14:paraId="2D2965EA" w14:textId="77777777" w:rsidR="009A4732" w:rsidRPr="009A4732" w:rsidRDefault="009A4732" w:rsidP="00556592">
      <w:pPr>
        <w:pStyle w:val="Bibliography"/>
        <w:spacing w:line="240" w:lineRule="auto"/>
        <w:contextualSpacing/>
        <w:rPr>
          <w:lang w:val="en-GB"/>
        </w:rPr>
      </w:pPr>
      <w:proofErr w:type="spellStart"/>
      <w:r w:rsidRPr="009A4732">
        <w:rPr>
          <w:lang w:val="en-GB"/>
        </w:rPr>
        <w:t>Barneche</w:t>
      </w:r>
      <w:proofErr w:type="spellEnd"/>
      <w:r w:rsidRPr="009A4732">
        <w:rPr>
          <w:lang w:val="en-GB"/>
        </w:rPr>
        <w:t xml:space="preserve">, D. R., Jahn, M., &amp; </w:t>
      </w:r>
      <w:proofErr w:type="spellStart"/>
      <w:r w:rsidRPr="009A4732">
        <w:rPr>
          <w:lang w:val="en-GB"/>
        </w:rPr>
        <w:t>Seebacher</w:t>
      </w:r>
      <w:proofErr w:type="spellEnd"/>
      <w:r w:rsidRPr="009A4732">
        <w:rPr>
          <w:lang w:val="en-GB"/>
        </w:rPr>
        <w:t xml:space="preserve">, F. (2019). Warming increases the cost of growth in a model vertebrate. </w:t>
      </w:r>
      <w:r w:rsidRPr="009A4732">
        <w:rPr>
          <w:i/>
          <w:iCs/>
          <w:lang w:val="en-GB"/>
        </w:rPr>
        <w:t>Functional Ecology</w:t>
      </w:r>
      <w:r w:rsidRPr="009A4732">
        <w:rPr>
          <w:lang w:val="en-GB"/>
        </w:rPr>
        <w:t xml:space="preserve">, </w:t>
      </w:r>
      <w:r w:rsidRPr="009A4732">
        <w:rPr>
          <w:i/>
          <w:iCs/>
          <w:lang w:val="en-GB"/>
        </w:rPr>
        <w:t>33</w:t>
      </w:r>
      <w:r w:rsidRPr="009A4732">
        <w:rPr>
          <w:lang w:val="en-GB"/>
        </w:rPr>
        <w:t>(7), 1256–1266. https://doi.org/10.1111/1365-2435.13348</w:t>
      </w:r>
    </w:p>
    <w:p w14:paraId="28377EED" w14:textId="77777777" w:rsidR="009A4732" w:rsidRPr="009A4732" w:rsidRDefault="009A4732" w:rsidP="00556592">
      <w:pPr>
        <w:pStyle w:val="Bibliography"/>
        <w:spacing w:line="240" w:lineRule="auto"/>
        <w:contextualSpacing/>
        <w:rPr>
          <w:lang w:val="en-GB"/>
        </w:rPr>
      </w:pPr>
      <w:proofErr w:type="spellStart"/>
      <w:r w:rsidRPr="009A4732">
        <w:rPr>
          <w:lang w:val="en-GB"/>
        </w:rPr>
        <w:t>Barneche</w:t>
      </w:r>
      <w:proofErr w:type="spellEnd"/>
      <w:r w:rsidRPr="009A4732">
        <w:rPr>
          <w:lang w:val="en-GB"/>
        </w:rPr>
        <w:t xml:space="preserve">, D. R., Robertson, D. R., White, C. R., &amp; Marshall, D. J. (2018). Fish reproductive-energy output increases disproportionately with body size. </w:t>
      </w:r>
      <w:r w:rsidRPr="009A4732">
        <w:rPr>
          <w:i/>
          <w:iCs/>
          <w:lang w:val="en-GB"/>
        </w:rPr>
        <w:t>Science</w:t>
      </w:r>
      <w:r w:rsidRPr="009A4732">
        <w:rPr>
          <w:lang w:val="en-GB"/>
        </w:rPr>
        <w:t xml:space="preserve">, </w:t>
      </w:r>
      <w:r w:rsidRPr="009A4732">
        <w:rPr>
          <w:i/>
          <w:iCs/>
          <w:lang w:val="en-GB"/>
        </w:rPr>
        <w:t>360</w:t>
      </w:r>
      <w:r w:rsidRPr="009A4732">
        <w:rPr>
          <w:lang w:val="en-GB"/>
        </w:rPr>
        <w:t>(6389), 642–645. https://doi.org/10.1126/science.aao6868</w:t>
      </w:r>
    </w:p>
    <w:p w14:paraId="740D176C" w14:textId="77777777" w:rsidR="009A4732" w:rsidRPr="009A4732" w:rsidRDefault="009A4732" w:rsidP="00556592">
      <w:pPr>
        <w:pStyle w:val="Bibliography"/>
        <w:spacing w:line="240" w:lineRule="auto"/>
        <w:contextualSpacing/>
        <w:rPr>
          <w:lang w:val="en-GB"/>
        </w:rPr>
      </w:pPr>
      <w:proofErr w:type="spellStart"/>
      <w:r w:rsidRPr="009A4732">
        <w:rPr>
          <w:lang w:val="en-GB"/>
        </w:rPr>
        <w:lastRenderedPageBreak/>
        <w:t>Baudron</w:t>
      </w:r>
      <w:proofErr w:type="spellEnd"/>
      <w:r w:rsidRPr="009A4732">
        <w:rPr>
          <w:lang w:val="en-GB"/>
        </w:rPr>
        <w:t xml:space="preserve">, A. R., Needle, C. L., </w:t>
      </w:r>
      <w:proofErr w:type="spellStart"/>
      <w:r w:rsidRPr="009A4732">
        <w:rPr>
          <w:lang w:val="en-GB"/>
        </w:rPr>
        <w:t>Rijnsdorp</w:t>
      </w:r>
      <w:proofErr w:type="spellEnd"/>
      <w:r w:rsidRPr="009A4732">
        <w:rPr>
          <w:lang w:val="en-GB"/>
        </w:rPr>
        <w:t xml:space="preserve">, A. D., &amp; Marshall, C. T. (2014). Warming temperatures and smaller body sizes: Synchronous changes in growth of North Sea fishes. </w:t>
      </w:r>
      <w:r w:rsidRPr="009A4732">
        <w:rPr>
          <w:i/>
          <w:iCs/>
          <w:lang w:val="en-GB"/>
        </w:rPr>
        <w:t>Global Change Biology</w:t>
      </w:r>
      <w:r w:rsidRPr="009A4732">
        <w:rPr>
          <w:lang w:val="en-GB"/>
        </w:rPr>
        <w:t xml:space="preserve">, </w:t>
      </w:r>
      <w:r w:rsidRPr="009A4732">
        <w:rPr>
          <w:i/>
          <w:iCs/>
          <w:lang w:val="en-GB"/>
        </w:rPr>
        <w:t>20</w:t>
      </w:r>
      <w:r w:rsidRPr="009A4732">
        <w:rPr>
          <w:lang w:val="en-GB"/>
        </w:rPr>
        <w:t>(4), 1023–1031. https://doi.org/10.1111/gcb.12514</w:t>
      </w:r>
    </w:p>
    <w:p w14:paraId="35487575" w14:textId="77777777" w:rsidR="009A4732" w:rsidRPr="009A4732" w:rsidRDefault="009A4732" w:rsidP="00556592">
      <w:pPr>
        <w:pStyle w:val="Bibliography"/>
        <w:spacing w:line="240" w:lineRule="auto"/>
        <w:contextualSpacing/>
        <w:rPr>
          <w:lang w:val="en-GB"/>
        </w:rPr>
      </w:pPr>
      <w:r w:rsidRPr="009A4732">
        <w:rPr>
          <w:lang w:val="en-GB"/>
        </w:rPr>
        <w:t xml:space="preserve">Beamish, F. W. H. (1964). Respiration of fishes with special emphasis on standard oxygen consumption II. Influence of weight and temperature on respiration of several </w:t>
      </w:r>
      <w:proofErr w:type="gramStart"/>
      <w:r w:rsidRPr="009A4732">
        <w:rPr>
          <w:lang w:val="en-GB"/>
        </w:rPr>
        <w:t>species’</w:t>
      </w:r>
      <w:proofErr w:type="gramEnd"/>
      <w:r w:rsidRPr="009A4732">
        <w:rPr>
          <w:lang w:val="en-GB"/>
        </w:rPr>
        <w:t xml:space="preserve">. </w:t>
      </w:r>
      <w:r w:rsidRPr="009A4732">
        <w:rPr>
          <w:i/>
          <w:iCs/>
          <w:lang w:val="en-GB"/>
        </w:rPr>
        <w:t xml:space="preserve">Canadian Journal of Zoology/Revue Canadienne de </w:t>
      </w:r>
      <w:proofErr w:type="spellStart"/>
      <w:r w:rsidRPr="009A4732">
        <w:rPr>
          <w:i/>
          <w:iCs/>
          <w:lang w:val="en-GB"/>
        </w:rPr>
        <w:t>Zoologie</w:t>
      </w:r>
      <w:proofErr w:type="spellEnd"/>
      <w:r w:rsidRPr="009A4732">
        <w:rPr>
          <w:lang w:val="en-GB"/>
        </w:rPr>
        <w:t xml:space="preserve">, </w:t>
      </w:r>
      <w:r w:rsidRPr="009A4732">
        <w:rPr>
          <w:i/>
          <w:iCs/>
          <w:lang w:val="en-GB"/>
        </w:rPr>
        <w:t>42</w:t>
      </w:r>
      <w:r w:rsidRPr="009A4732">
        <w:rPr>
          <w:lang w:val="en-GB"/>
        </w:rPr>
        <w:t>(2), 177–188.</w:t>
      </w:r>
    </w:p>
    <w:p w14:paraId="37CEE0A5" w14:textId="77777777" w:rsidR="009A4732" w:rsidRPr="009A4732" w:rsidRDefault="009A4732" w:rsidP="00556592">
      <w:pPr>
        <w:pStyle w:val="Bibliography"/>
        <w:spacing w:line="240" w:lineRule="auto"/>
        <w:contextualSpacing/>
        <w:rPr>
          <w:lang w:val="en-GB"/>
        </w:rPr>
      </w:pPr>
      <w:proofErr w:type="spellStart"/>
      <w:r w:rsidRPr="009A4732">
        <w:rPr>
          <w:lang w:val="en-GB"/>
        </w:rPr>
        <w:t>Björnsson</w:t>
      </w:r>
      <w:proofErr w:type="spellEnd"/>
      <w:r w:rsidRPr="009A4732">
        <w:rPr>
          <w:lang w:val="en-GB"/>
        </w:rPr>
        <w:t xml:space="preserve">, B., </w:t>
      </w:r>
      <w:proofErr w:type="spellStart"/>
      <w:r w:rsidRPr="009A4732">
        <w:rPr>
          <w:lang w:val="en-GB"/>
        </w:rPr>
        <w:t>Steinarsson</w:t>
      </w:r>
      <w:proofErr w:type="spellEnd"/>
      <w:r w:rsidRPr="009A4732">
        <w:rPr>
          <w:lang w:val="en-GB"/>
        </w:rPr>
        <w:t xml:space="preserve">, A., &amp; </w:t>
      </w:r>
      <w:proofErr w:type="spellStart"/>
      <w:r w:rsidRPr="009A4732">
        <w:rPr>
          <w:lang w:val="en-GB"/>
        </w:rPr>
        <w:t>Árnason</w:t>
      </w:r>
      <w:proofErr w:type="spellEnd"/>
      <w:r w:rsidRPr="009A4732">
        <w:rPr>
          <w:lang w:val="en-GB"/>
        </w:rPr>
        <w:t>, T. (2007). Growth model for Atlantic cod (</w:t>
      </w:r>
      <w:r w:rsidRPr="009A4732">
        <w:rPr>
          <w:i/>
          <w:iCs/>
          <w:lang w:val="en-GB"/>
        </w:rPr>
        <w:t xml:space="preserve">Gadus </w:t>
      </w:r>
      <w:proofErr w:type="spellStart"/>
      <w:r w:rsidRPr="009A4732">
        <w:rPr>
          <w:i/>
          <w:iCs/>
          <w:lang w:val="en-GB"/>
        </w:rPr>
        <w:t>morhua</w:t>
      </w:r>
      <w:proofErr w:type="spellEnd"/>
      <w:r w:rsidRPr="009A4732">
        <w:rPr>
          <w:lang w:val="en-GB"/>
        </w:rPr>
        <w:t xml:space="preserve">): Effects of temperature and body weight on growth rate. </w:t>
      </w:r>
      <w:r w:rsidRPr="009A4732">
        <w:rPr>
          <w:i/>
          <w:iCs/>
          <w:lang w:val="en-GB"/>
        </w:rPr>
        <w:t>Aquaculture</w:t>
      </w:r>
      <w:r w:rsidRPr="009A4732">
        <w:rPr>
          <w:lang w:val="en-GB"/>
        </w:rPr>
        <w:t xml:space="preserve">, </w:t>
      </w:r>
      <w:r w:rsidRPr="009A4732">
        <w:rPr>
          <w:i/>
          <w:iCs/>
          <w:lang w:val="en-GB"/>
        </w:rPr>
        <w:t>271</w:t>
      </w:r>
      <w:r w:rsidRPr="009A4732">
        <w:rPr>
          <w:lang w:val="en-GB"/>
        </w:rPr>
        <w:t>(1–4), 216–226. https://doi.org/10.1016/j.aquaculture.2007.06.026</w:t>
      </w:r>
    </w:p>
    <w:p w14:paraId="168CFD4D" w14:textId="77777777" w:rsidR="009A4732" w:rsidRPr="009A4732" w:rsidRDefault="009A4732" w:rsidP="00556592">
      <w:pPr>
        <w:pStyle w:val="Bibliography"/>
        <w:spacing w:line="240" w:lineRule="auto"/>
        <w:contextualSpacing/>
        <w:rPr>
          <w:lang w:val="en-GB"/>
        </w:rPr>
      </w:pPr>
      <w:r w:rsidRPr="009A4732">
        <w:rPr>
          <w:lang w:val="en-GB"/>
        </w:rPr>
        <w:t xml:space="preserve">Blanchard, J. L., Heneghan, R. F., Everett, J. D., </w:t>
      </w:r>
      <w:proofErr w:type="spellStart"/>
      <w:r w:rsidRPr="009A4732">
        <w:rPr>
          <w:lang w:val="en-GB"/>
        </w:rPr>
        <w:t>Trebilco</w:t>
      </w:r>
      <w:proofErr w:type="spellEnd"/>
      <w:r w:rsidRPr="009A4732">
        <w:rPr>
          <w:lang w:val="en-GB"/>
        </w:rPr>
        <w:t xml:space="preserve">, R., &amp; Richardson, A. J. (2017). From bacteria to whales: Using functional size spectra to model marine ecosystems. </w:t>
      </w:r>
      <w:r w:rsidRPr="009A4732">
        <w:rPr>
          <w:i/>
          <w:iCs/>
          <w:lang w:val="en-GB"/>
        </w:rPr>
        <w:t>Trends in Ecology &amp; Evolution</w:t>
      </w:r>
      <w:r w:rsidRPr="009A4732">
        <w:rPr>
          <w:lang w:val="en-GB"/>
        </w:rPr>
        <w:t xml:space="preserve">, </w:t>
      </w:r>
      <w:r w:rsidRPr="009A4732">
        <w:rPr>
          <w:i/>
          <w:iCs/>
          <w:lang w:val="en-GB"/>
        </w:rPr>
        <w:t>32</w:t>
      </w:r>
      <w:r w:rsidRPr="009A4732">
        <w:rPr>
          <w:lang w:val="en-GB"/>
        </w:rPr>
        <w:t>(3), 174–186. https://doi.org/10.1016/j.tree.2016.12.003</w:t>
      </w:r>
    </w:p>
    <w:p w14:paraId="39DE20E8" w14:textId="77777777" w:rsidR="009A4732" w:rsidRPr="009A4732" w:rsidRDefault="009A4732" w:rsidP="00556592">
      <w:pPr>
        <w:pStyle w:val="Bibliography"/>
        <w:spacing w:line="240" w:lineRule="auto"/>
        <w:contextualSpacing/>
        <w:rPr>
          <w:lang w:val="en-GB"/>
        </w:rPr>
      </w:pPr>
      <w:proofErr w:type="spellStart"/>
      <w:r w:rsidRPr="009A4732">
        <w:rPr>
          <w:lang w:val="en-GB"/>
        </w:rPr>
        <w:t>Bokma</w:t>
      </w:r>
      <w:proofErr w:type="spellEnd"/>
      <w:r w:rsidRPr="009A4732">
        <w:rPr>
          <w:lang w:val="en-GB"/>
        </w:rPr>
        <w:t xml:space="preserve">, F. (2004). Evidence against universal metabolic allometry. </w:t>
      </w:r>
      <w:r w:rsidRPr="009A4732">
        <w:rPr>
          <w:i/>
          <w:iCs/>
          <w:lang w:val="en-GB"/>
        </w:rPr>
        <w:t>Functional Ecology</w:t>
      </w:r>
      <w:r w:rsidRPr="009A4732">
        <w:rPr>
          <w:lang w:val="en-GB"/>
        </w:rPr>
        <w:t xml:space="preserve">, </w:t>
      </w:r>
      <w:r w:rsidRPr="009A4732">
        <w:rPr>
          <w:i/>
          <w:iCs/>
          <w:lang w:val="en-GB"/>
        </w:rPr>
        <w:t>18</w:t>
      </w:r>
      <w:r w:rsidRPr="009A4732">
        <w:rPr>
          <w:lang w:val="en-GB"/>
        </w:rPr>
        <w:t>(2), 184–187.</w:t>
      </w:r>
    </w:p>
    <w:p w14:paraId="19A12506" w14:textId="77777777" w:rsidR="009A4732" w:rsidRPr="009A4732" w:rsidRDefault="009A4732" w:rsidP="00556592">
      <w:pPr>
        <w:pStyle w:val="Bibliography"/>
        <w:spacing w:line="240" w:lineRule="auto"/>
        <w:contextualSpacing/>
        <w:rPr>
          <w:lang w:val="en-GB"/>
        </w:rPr>
      </w:pPr>
      <w:r w:rsidRPr="009A4732">
        <w:rPr>
          <w:lang w:val="en-GB"/>
        </w:rPr>
        <w:t>Brett, J. R. (1971). Energetic responses of salmon to temperature. A study of some thermal relations in the physiology and freshwater ecology of sockeye salmon (</w:t>
      </w:r>
      <w:r w:rsidRPr="009A4732">
        <w:rPr>
          <w:i/>
          <w:iCs/>
          <w:lang w:val="en-GB"/>
        </w:rPr>
        <w:t>Oncorhynchus nerka</w:t>
      </w:r>
      <w:r w:rsidRPr="009A4732">
        <w:rPr>
          <w:lang w:val="en-GB"/>
        </w:rPr>
        <w:t xml:space="preserve">). </w:t>
      </w:r>
      <w:r w:rsidRPr="009A4732">
        <w:rPr>
          <w:i/>
          <w:iCs/>
          <w:lang w:val="en-GB"/>
        </w:rPr>
        <w:t>Integrative and Comparative Biology</w:t>
      </w:r>
      <w:r w:rsidRPr="009A4732">
        <w:rPr>
          <w:lang w:val="en-GB"/>
        </w:rPr>
        <w:t xml:space="preserve">, </w:t>
      </w:r>
      <w:r w:rsidRPr="009A4732">
        <w:rPr>
          <w:i/>
          <w:iCs/>
          <w:lang w:val="en-GB"/>
        </w:rPr>
        <w:t>11</w:t>
      </w:r>
      <w:r w:rsidRPr="009A4732">
        <w:rPr>
          <w:lang w:val="en-GB"/>
        </w:rPr>
        <w:t>(1), 99–113. https://doi.org/10.1093/icb/11.1.99</w:t>
      </w:r>
    </w:p>
    <w:p w14:paraId="56160842" w14:textId="77777777" w:rsidR="009A4732" w:rsidRPr="009A4732" w:rsidRDefault="009A4732" w:rsidP="00556592">
      <w:pPr>
        <w:pStyle w:val="Bibliography"/>
        <w:spacing w:line="240" w:lineRule="auto"/>
        <w:contextualSpacing/>
        <w:rPr>
          <w:lang w:val="en-GB"/>
        </w:rPr>
      </w:pPr>
      <w:r w:rsidRPr="009A4732">
        <w:rPr>
          <w:lang w:val="en-GB"/>
        </w:rPr>
        <w:t xml:space="preserve">Brett, J. R., </w:t>
      </w:r>
      <w:proofErr w:type="spellStart"/>
      <w:r w:rsidRPr="009A4732">
        <w:rPr>
          <w:lang w:val="en-GB"/>
        </w:rPr>
        <w:t>Shelbourn</w:t>
      </w:r>
      <w:proofErr w:type="spellEnd"/>
      <w:r w:rsidRPr="009A4732">
        <w:rPr>
          <w:lang w:val="en-GB"/>
        </w:rPr>
        <w:t xml:space="preserve">, J. E., &amp; Shoop, C. T. (1969). Growth rate and body composition of fingerling sockeye salmon, </w:t>
      </w:r>
      <w:r w:rsidRPr="009A4732">
        <w:rPr>
          <w:i/>
          <w:iCs/>
          <w:lang w:val="en-GB"/>
        </w:rPr>
        <w:t>Oncorhynchus nerka</w:t>
      </w:r>
      <w:r w:rsidRPr="009A4732">
        <w:rPr>
          <w:lang w:val="en-GB"/>
        </w:rPr>
        <w:t xml:space="preserve">, in relation to temperature and ration size. </w:t>
      </w:r>
      <w:r w:rsidRPr="009A4732">
        <w:rPr>
          <w:i/>
          <w:iCs/>
          <w:lang w:val="en-GB"/>
        </w:rPr>
        <w:t>Journal of the Fisheries Research Board of Canada</w:t>
      </w:r>
      <w:r w:rsidRPr="009A4732">
        <w:rPr>
          <w:lang w:val="en-GB"/>
        </w:rPr>
        <w:t xml:space="preserve">, </w:t>
      </w:r>
      <w:r w:rsidRPr="009A4732">
        <w:rPr>
          <w:i/>
          <w:iCs/>
          <w:lang w:val="en-GB"/>
        </w:rPr>
        <w:t>26</w:t>
      </w:r>
      <w:r w:rsidRPr="009A4732">
        <w:rPr>
          <w:lang w:val="en-GB"/>
        </w:rPr>
        <w:t>(9), 2363–2394. https://doi.org/10.1139/f69-230</w:t>
      </w:r>
    </w:p>
    <w:p w14:paraId="2647A4D8" w14:textId="77777777" w:rsidR="009A4732" w:rsidRPr="009A4732" w:rsidRDefault="009A4732" w:rsidP="00556592">
      <w:pPr>
        <w:pStyle w:val="Bibliography"/>
        <w:spacing w:line="240" w:lineRule="auto"/>
        <w:contextualSpacing/>
        <w:rPr>
          <w:lang w:val="en-GB"/>
        </w:rPr>
      </w:pPr>
      <w:r w:rsidRPr="009A4732">
        <w:rPr>
          <w:lang w:val="en-GB"/>
        </w:rPr>
        <w:t xml:space="preserve">Brown, J. H., </w:t>
      </w:r>
      <w:proofErr w:type="spellStart"/>
      <w:r w:rsidRPr="009A4732">
        <w:rPr>
          <w:lang w:val="en-GB"/>
        </w:rPr>
        <w:t>Gillooly</w:t>
      </w:r>
      <w:proofErr w:type="spellEnd"/>
      <w:r w:rsidRPr="009A4732">
        <w:rPr>
          <w:lang w:val="en-GB"/>
        </w:rPr>
        <w:t xml:space="preserve">, J. F., Allen, A. P., Savage, V. M., &amp; West, G. B. (2004). Toward a metabolic theory of ecology. </w:t>
      </w:r>
      <w:r w:rsidRPr="009A4732">
        <w:rPr>
          <w:i/>
          <w:iCs/>
          <w:lang w:val="en-GB"/>
        </w:rPr>
        <w:t>Ecology</w:t>
      </w:r>
      <w:r w:rsidRPr="009A4732">
        <w:rPr>
          <w:lang w:val="en-GB"/>
        </w:rPr>
        <w:t xml:space="preserve">, </w:t>
      </w:r>
      <w:r w:rsidRPr="009A4732">
        <w:rPr>
          <w:i/>
          <w:iCs/>
          <w:lang w:val="en-GB"/>
        </w:rPr>
        <w:t>85</w:t>
      </w:r>
      <w:r w:rsidRPr="009A4732">
        <w:rPr>
          <w:lang w:val="en-GB"/>
        </w:rPr>
        <w:t>(7), 1771–1789. https://doi.org/10.1890/03-9000</w:t>
      </w:r>
    </w:p>
    <w:p w14:paraId="258BB648" w14:textId="77777777" w:rsidR="009A4732" w:rsidRPr="009A4732" w:rsidRDefault="009A4732" w:rsidP="00556592">
      <w:pPr>
        <w:pStyle w:val="Bibliography"/>
        <w:spacing w:line="240" w:lineRule="auto"/>
        <w:contextualSpacing/>
        <w:rPr>
          <w:lang w:val="en-GB"/>
        </w:rPr>
      </w:pPr>
      <w:r w:rsidRPr="009A4732">
        <w:rPr>
          <w:lang w:val="en-GB"/>
        </w:rPr>
        <w:t xml:space="preserve">Cheung, W. W. L., Sarmiento, J. L., Dunne, J., </w:t>
      </w:r>
      <w:proofErr w:type="spellStart"/>
      <w:r w:rsidRPr="009A4732">
        <w:rPr>
          <w:lang w:val="en-GB"/>
        </w:rPr>
        <w:t>Frölicher</w:t>
      </w:r>
      <w:proofErr w:type="spellEnd"/>
      <w:r w:rsidRPr="009A4732">
        <w:rPr>
          <w:lang w:val="en-GB"/>
        </w:rPr>
        <w:t xml:space="preserve">, T. L., Lam, V. W. Y., Deng </w:t>
      </w:r>
      <w:proofErr w:type="spellStart"/>
      <w:r w:rsidRPr="009A4732">
        <w:rPr>
          <w:lang w:val="en-GB"/>
        </w:rPr>
        <w:t>Palomares</w:t>
      </w:r>
      <w:proofErr w:type="spellEnd"/>
      <w:r w:rsidRPr="009A4732">
        <w:rPr>
          <w:lang w:val="en-GB"/>
        </w:rPr>
        <w:t xml:space="preserve">, M. L., Watson, R., &amp; Pauly, D. (2013). Shrinking of fishes exacerbates impacts of global ocean changes on marine ecosystems. </w:t>
      </w:r>
      <w:r w:rsidRPr="009A4732">
        <w:rPr>
          <w:i/>
          <w:iCs/>
          <w:lang w:val="en-GB"/>
        </w:rPr>
        <w:t>Nature Climate Change</w:t>
      </w:r>
      <w:r w:rsidRPr="009A4732">
        <w:rPr>
          <w:lang w:val="en-GB"/>
        </w:rPr>
        <w:t xml:space="preserve">, </w:t>
      </w:r>
      <w:r w:rsidRPr="009A4732">
        <w:rPr>
          <w:i/>
          <w:iCs/>
          <w:lang w:val="en-GB"/>
        </w:rPr>
        <w:t>3</w:t>
      </w:r>
      <w:r w:rsidRPr="009A4732">
        <w:rPr>
          <w:lang w:val="en-GB"/>
        </w:rPr>
        <w:t>(3), 254–258. https://doi.org/10.1038/nclimate1691</w:t>
      </w:r>
    </w:p>
    <w:p w14:paraId="7BDCAA64"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Clarke, A., &amp; Johnston, N. M. (1999). Scaling of metabolic rate with body mass and temperature in teleost fish. </w:t>
      </w:r>
      <w:r w:rsidRPr="009A4732">
        <w:rPr>
          <w:i/>
          <w:iCs/>
          <w:lang w:val="en-GB"/>
        </w:rPr>
        <w:t>Journal of Animal Ecology</w:t>
      </w:r>
      <w:r w:rsidRPr="009A4732">
        <w:rPr>
          <w:lang w:val="en-GB"/>
        </w:rPr>
        <w:t xml:space="preserve">, </w:t>
      </w:r>
      <w:r w:rsidRPr="009A4732">
        <w:rPr>
          <w:i/>
          <w:iCs/>
          <w:lang w:val="en-GB"/>
        </w:rPr>
        <w:t>68</w:t>
      </w:r>
      <w:r w:rsidRPr="009A4732">
        <w:rPr>
          <w:lang w:val="en-GB"/>
        </w:rPr>
        <w:t>, 893–905.</w:t>
      </w:r>
    </w:p>
    <w:p w14:paraId="5B81AE0B" w14:textId="77777777" w:rsidR="009A4732" w:rsidRPr="009A4732" w:rsidRDefault="009A4732" w:rsidP="00556592">
      <w:pPr>
        <w:pStyle w:val="Bibliography"/>
        <w:spacing w:line="240" w:lineRule="auto"/>
        <w:contextualSpacing/>
        <w:rPr>
          <w:lang w:val="en-GB"/>
        </w:rPr>
      </w:pPr>
      <w:proofErr w:type="spellStart"/>
      <w:r w:rsidRPr="009A4732">
        <w:rPr>
          <w:lang w:val="en-GB"/>
        </w:rPr>
        <w:t>Cuenco</w:t>
      </w:r>
      <w:proofErr w:type="spellEnd"/>
      <w:r w:rsidRPr="009A4732">
        <w:rPr>
          <w:lang w:val="en-GB"/>
        </w:rPr>
        <w:t xml:space="preserve">, M. L., Stickney, R. R., &amp; Grant, W. E. (1985). Fish bioenergetics and growth in aquaculture ponds: I. Individual fish model development. </w:t>
      </w:r>
      <w:r w:rsidRPr="009A4732">
        <w:rPr>
          <w:i/>
          <w:iCs/>
          <w:lang w:val="en-GB"/>
        </w:rPr>
        <w:t>Ecological Modelling</w:t>
      </w:r>
      <w:r w:rsidRPr="009A4732">
        <w:rPr>
          <w:lang w:val="en-GB"/>
        </w:rPr>
        <w:t xml:space="preserve">, </w:t>
      </w:r>
      <w:r w:rsidRPr="009A4732">
        <w:rPr>
          <w:i/>
          <w:iCs/>
          <w:lang w:val="en-GB"/>
        </w:rPr>
        <w:t>27</w:t>
      </w:r>
      <w:r w:rsidRPr="009A4732">
        <w:rPr>
          <w:lang w:val="en-GB"/>
        </w:rPr>
        <w:t>(3), 169–190. https://doi.org/10.1016/0304-3800(85)90001-8</w:t>
      </w:r>
    </w:p>
    <w:p w14:paraId="18FED59B" w14:textId="77777777" w:rsidR="009A4732" w:rsidRPr="009A4732" w:rsidRDefault="009A4732" w:rsidP="00556592">
      <w:pPr>
        <w:pStyle w:val="Bibliography"/>
        <w:spacing w:line="240" w:lineRule="auto"/>
        <w:contextualSpacing/>
        <w:rPr>
          <w:lang w:val="en-GB"/>
        </w:rPr>
      </w:pPr>
      <w:proofErr w:type="spellStart"/>
      <w:r w:rsidRPr="009A4732">
        <w:rPr>
          <w:lang w:val="en-GB"/>
        </w:rPr>
        <w:t>Daufresne</w:t>
      </w:r>
      <w:proofErr w:type="spellEnd"/>
      <w:r w:rsidRPr="009A4732">
        <w:rPr>
          <w:lang w:val="en-GB"/>
        </w:rPr>
        <w:t xml:space="preserve">, M., </w:t>
      </w:r>
      <w:proofErr w:type="spellStart"/>
      <w:r w:rsidRPr="009A4732">
        <w:rPr>
          <w:lang w:val="en-GB"/>
        </w:rPr>
        <w:t>Lengfellner</w:t>
      </w:r>
      <w:proofErr w:type="spellEnd"/>
      <w:r w:rsidRPr="009A4732">
        <w:rPr>
          <w:lang w:val="en-GB"/>
        </w:rPr>
        <w:t xml:space="preserve">, K., &amp; Sommer, U. (2009). Global warming benefits the small in aquatic ecosystems. </w:t>
      </w:r>
      <w:r w:rsidRPr="009A4732">
        <w:rPr>
          <w:i/>
          <w:iCs/>
          <w:lang w:val="en-GB"/>
        </w:rPr>
        <w:t>Proceedings of the National Academy of Sciences, USA</w:t>
      </w:r>
      <w:r w:rsidRPr="009A4732">
        <w:rPr>
          <w:lang w:val="en-GB"/>
        </w:rPr>
        <w:t xml:space="preserve">, </w:t>
      </w:r>
      <w:r w:rsidRPr="009A4732">
        <w:rPr>
          <w:i/>
          <w:iCs/>
          <w:lang w:val="en-GB"/>
        </w:rPr>
        <w:t>106</w:t>
      </w:r>
      <w:r w:rsidRPr="009A4732">
        <w:rPr>
          <w:lang w:val="en-GB"/>
        </w:rPr>
        <w:t>(31), 12788–12793. https://doi.org/10.1073/pnas.0902080106</w:t>
      </w:r>
    </w:p>
    <w:p w14:paraId="03556D95" w14:textId="77777777" w:rsidR="009A4732" w:rsidRPr="009A4732" w:rsidRDefault="009A4732" w:rsidP="00556592">
      <w:pPr>
        <w:pStyle w:val="Bibliography"/>
        <w:spacing w:line="240" w:lineRule="auto"/>
        <w:contextualSpacing/>
        <w:rPr>
          <w:lang w:val="en-GB"/>
        </w:rPr>
      </w:pPr>
      <w:r w:rsidRPr="009A4732">
        <w:rPr>
          <w:lang w:val="en-GB"/>
        </w:rPr>
        <w:t xml:space="preserve">de </w:t>
      </w:r>
      <w:proofErr w:type="spellStart"/>
      <w:r w:rsidRPr="009A4732">
        <w:rPr>
          <w:lang w:val="en-GB"/>
        </w:rPr>
        <w:t>Roos</w:t>
      </w:r>
      <w:proofErr w:type="spellEnd"/>
      <w:r w:rsidRPr="009A4732">
        <w:rPr>
          <w:lang w:val="en-GB"/>
        </w:rPr>
        <w:t xml:space="preserve">, A. M., &amp; Persson, L. (2001). Physiologically structured models – from versatile technique to ecological theory. </w:t>
      </w:r>
      <w:r w:rsidRPr="009A4732">
        <w:rPr>
          <w:i/>
          <w:iCs/>
          <w:lang w:val="en-GB"/>
        </w:rPr>
        <w:t>Oikos</w:t>
      </w:r>
      <w:r w:rsidRPr="009A4732">
        <w:rPr>
          <w:lang w:val="en-GB"/>
        </w:rPr>
        <w:t xml:space="preserve">, </w:t>
      </w:r>
      <w:r w:rsidRPr="009A4732">
        <w:rPr>
          <w:i/>
          <w:iCs/>
          <w:lang w:val="en-GB"/>
        </w:rPr>
        <w:t>94</w:t>
      </w:r>
      <w:r w:rsidRPr="009A4732">
        <w:rPr>
          <w:lang w:val="en-GB"/>
        </w:rPr>
        <w:t>(1), 51–71. https://doi.org/10.1034/j.1600-0706.2001.11313.x</w:t>
      </w:r>
    </w:p>
    <w:p w14:paraId="7F59B189" w14:textId="77777777" w:rsidR="009A4732" w:rsidRPr="009A4732" w:rsidRDefault="009A4732" w:rsidP="00556592">
      <w:pPr>
        <w:pStyle w:val="Bibliography"/>
        <w:spacing w:line="240" w:lineRule="auto"/>
        <w:contextualSpacing/>
        <w:rPr>
          <w:lang w:val="en-GB"/>
        </w:rPr>
      </w:pPr>
      <w:r w:rsidRPr="009A4732">
        <w:rPr>
          <w:lang w:val="en-GB"/>
        </w:rPr>
        <w:t xml:space="preserve">Dell, A. I., </w:t>
      </w:r>
      <w:proofErr w:type="spellStart"/>
      <w:r w:rsidRPr="009A4732">
        <w:rPr>
          <w:lang w:val="en-GB"/>
        </w:rPr>
        <w:t>Pawar</w:t>
      </w:r>
      <w:proofErr w:type="spellEnd"/>
      <w:r w:rsidRPr="009A4732">
        <w:rPr>
          <w:lang w:val="en-GB"/>
        </w:rPr>
        <w:t xml:space="preserve">, S., &amp; Savage, V. M. (2011). Systematic variation in the temperature dependence of physiological and ecological traits. </w:t>
      </w:r>
      <w:r w:rsidRPr="009A4732">
        <w:rPr>
          <w:i/>
          <w:iCs/>
          <w:lang w:val="en-GB"/>
        </w:rPr>
        <w:t>Proceedings of the National Academy of Sciences</w:t>
      </w:r>
      <w:r w:rsidRPr="009A4732">
        <w:rPr>
          <w:lang w:val="en-GB"/>
        </w:rPr>
        <w:t xml:space="preserve">, </w:t>
      </w:r>
      <w:r w:rsidRPr="009A4732">
        <w:rPr>
          <w:i/>
          <w:iCs/>
          <w:lang w:val="en-GB"/>
        </w:rPr>
        <w:t>108</w:t>
      </w:r>
      <w:r w:rsidRPr="009A4732">
        <w:rPr>
          <w:lang w:val="en-GB"/>
        </w:rPr>
        <w:t>(26), 10591–10596. https://doi.org/10.1073/pnas.1015178108</w:t>
      </w:r>
    </w:p>
    <w:p w14:paraId="2EFCCEC2" w14:textId="77777777" w:rsidR="009A4732" w:rsidRPr="009A4732" w:rsidRDefault="009A4732" w:rsidP="00556592">
      <w:pPr>
        <w:pStyle w:val="Bibliography"/>
        <w:spacing w:line="240" w:lineRule="auto"/>
        <w:contextualSpacing/>
        <w:rPr>
          <w:lang w:val="en-GB"/>
        </w:rPr>
      </w:pPr>
      <w:proofErr w:type="spellStart"/>
      <w:r w:rsidRPr="009A4732">
        <w:rPr>
          <w:lang w:val="en-GB"/>
        </w:rPr>
        <w:t>Denderen</w:t>
      </w:r>
      <w:proofErr w:type="spellEnd"/>
      <w:r w:rsidRPr="009A4732">
        <w:rPr>
          <w:lang w:val="en-GB"/>
        </w:rPr>
        <w:t xml:space="preserve">, D. van, </w:t>
      </w:r>
      <w:proofErr w:type="spellStart"/>
      <w:r w:rsidRPr="009A4732">
        <w:rPr>
          <w:lang w:val="en-GB"/>
        </w:rPr>
        <w:t>Gislason</w:t>
      </w:r>
      <w:proofErr w:type="spellEnd"/>
      <w:r w:rsidRPr="009A4732">
        <w:rPr>
          <w:lang w:val="en-GB"/>
        </w:rPr>
        <w:t xml:space="preserve">, H., Heuvel, J. van den, &amp; Andersen, K. H. (2020). Global analysis of fish growth rates shows weaker responses to temperature than metabolic predictions. </w:t>
      </w:r>
      <w:r w:rsidRPr="009A4732">
        <w:rPr>
          <w:i/>
          <w:iCs/>
          <w:lang w:val="en-GB"/>
        </w:rPr>
        <w:t>Global Ecology and Biogeography</w:t>
      </w:r>
      <w:r w:rsidRPr="009A4732">
        <w:rPr>
          <w:lang w:val="en-GB"/>
        </w:rPr>
        <w:t xml:space="preserve">, </w:t>
      </w:r>
      <w:r w:rsidRPr="009A4732">
        <w:rPr>
          <w:i/>
          <w:iCs/>
          <w:lang w:val="en-GB"/>
        </w:rPr>
        <w:t>29</w:t>
      </w:r>
      <w:r w:rsidRPr="009A4732">
        <w:rPr>
          <w:lang w:val="en-GB"/>
        </w:rPr>
        <w:t>(12), 2203–2213. https://doi.org/10.1111/geb.13189</w:t>
      </w:r>
    </w:p>
    <w:p w14:paraId="3394A7F1"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Downs, C. J., Hayes, J. P., &amp; Tracy, C. R. (2008). Scaling metabolic rate with body mass and inverse body temperature: A test of the Arrhenius fractal supply model. </w:t>
      </w:r>
      <w:r w:rsidRPr="009A4732">
        <w:rPr>
          <w:i/>
          <w:iCs/>
          <w:lang w:val="en-GB"/>
        </w:rPr>
        <w:t>Functional Ecology</w:t>
      </w:r>
      <w:r w:rsidRPr="009A4732">
        <w:rPr>
          <w:lang w:val="en-GB"/>
        </w:rPr>
        <w:t xml:space="preserve">, </w:t>
      </w:r>
      <w:r w:rsidRPr="009A4732">
        <w:rPr>
          <w:i/>
          <w:iCs/>
          <w:lang w:val="en-GB"/>
        </w:rPr>
        <w:t>22</w:t>
      </w:r>
      <w:r w:rsidRPr="009A4732">
        <w:rPr>
          <w:lang w:val="en-GB"/>
        </w:rPr>
        <w:t>(2), 239–244. https://doi.org/10.1111/j.1365-2435.2007.01371.x</w:t>
      </w:r>
    </w:p>
    <w:p w14:paraId="68FB9C9E" w14:textId="77777777" w:rsidR="009A4732" w:rsidRPr="009A4732" w:rsidRDefault="009A4732" w:rsidP="00556592">
      <w:pPr>
        <w:pStyle w:val="Bibliography"/>
        <w:spacing w:line="240" w:lineRule="auto"/>
        <w:contextualSpacing/>
        <w:rPr>
          <w:lang w:val="en-GB"/>
        </w:rPr>
      </w:pPr>
      <w:r w:rsidRPr="009A4732">
        <w:rPr>
          <w:lang w:val="en-GB"/>
        </w:rPr>
        <w:t xml:space="preserve">Elliott, J. M., &amp; Hurley, M. A. (1995). The functional relationship between body size and growth rate in fish. </w:t>
      </w:r>
      <w:r w:rsidRPr="009A4732">
        <w:rPr>
          <w:i/>
          <w:iCs/>
          <w:lang w:val="en-GB"/>
        </w:rPr>
        <w:t>Functional Ecology</w:t>
      </w:r>
      <w:r w:rsidRPr="009A4732">
        <w:rPr>
          <w:lang w:val="en-GB"/>
        </w:rPr>
        <w:t xml:space="preserve">, </w:t>
      </w:r>
      <w:r w:rsidRPr="009A4732">
        <w:rPr>
          <w:i/>
          <w:iCs/>
          <w:lang w:val="en-GB"/>
        </w:rPr>
        <w:t>9</w:t>
      </w:r>
      <w:r w:rsidRPr="009A4732">
        <w:rPr>
          <w:lang w:val="en-GB"/>
        </w:rPr>
        <w:t>(4), 625. https://doi.org/10.2307/2390153</w:t>
      </w:r>
    </w:p>
    <w:p w14:paraId="17B451F6"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Englund, G., </w:t>
      </w:r>
      <w:proofErr w:type="spellStart"/>
      <w:r w:rsidRPr="009A4732">
        <w:rPr>
          <w:lang w:val="en-GB"/>
        </w:rPr>
        <w:t>Öhlund</w:t>
      </w:r>
      <w:proofErr w:type="spellEnd"/>
      <w:r w:rsidRPr="009A4732">
        <w:rPr>
          <w:lang w:val="en-GB"/>
        </w:rPr>
        <w:t xml:space="preserve">, G., Hein, C. L., &amp; Diehl, S. (2011). Temperature dependence of the functional response. </w:t>
      </w:r>
      <w:r w:rsidRPr="009A4732">
        <w:rPr>
          <w:i/>
          <w:iCs/>
          <w:lang w:val="en-GB"/>
        </w:rPr>
        <w:t>Ecology Letters</w:t>
      </w:r>
      <w:r w:rsidRPr="009A4732">
        <w:rPr>
          <w:lang w:val="en-GB"/>
        </w:rPr>
        <w:t xml:space="preserve">, </w:t>
      </w:r>
      <w:r w:rsidRPr="009A4732">
        <w:rPr>
          <w:i/>
          <w:iCs/>
          <w:lang w:val="en-GB"/>
        </w:rPr>
        <w:t>14</w:t>
      </w:r>
      <w:r w:rsidRPr="009A4732">
        <w:rPr>
          <w:lang w:val="en-GB"/>
        </w:rPr>
        <w:t>(9), 914–921. https://doi.org/10.1111/j.1461-0248.2011.01661.x</w:t>
      </w:r>
    </w:p>
    <w:p w14:paraId="7BB907CE" w14:textId="77777777" w:rsidR="009A4732" w:rsidRPr="009A4732" w:rsidRDefault="009A4732" w:rsidP="00556592">
      <w:pPr>
        <w:pStyle w:val="Bibliography"/>
        <w:spacing w:line="240" w:lineRule="auto"/>
        <w:contextualSpacing/>
        <w:rPr>
          <w:lang w:val="en-GB"/>
        </w:rPr>
      </w:pPr>
      <w:r w:rsidRPr="009A4732">
        <w:rPr>
          <w:lang w:val="en-GB"/>
        </w:rPr>
        <w:t xml:space="preserve">Essington, T. E., </w:t>
      </w:r>
      <w:proofErr w:type="spellStart"/>
      <w:r w:rsidRPr="009A4732">
        <w:rPr>
          <w:lang w:val="en-GB"/>
        </w:rPr>
        <w:t>Kitchell</w:t>
      </w:r>
      <w:proofErr w:type="spellEnd"/>
      <w:r w:rsidRPr="009A4732">
        <w:rPr>
          <w:lang w:val="en-GB"/>
        </w:rPr>
        <w:t xml:space="preserve">, J. F., &amp; Walters, C. J. (2001). The von Bertalanffy growth function, bioenergetics, and the consumption rates of fish. </w:t>
      </w:r>
      <w:r w:rsidRPr="009A4732">
        <w:rPr>
          <w:i/>
          <w:iCs/>
          <w:lang w:val="en-GB"/>
        </w:rPr>
        <w:t>Canadian Journal of Fisheries and Aquatic Sciences</w:t>
      </w:r>
      <w:r w:rsidRPr="009A4732">
        <w:rPr>
          <w:lang w:val="en-GB"/>
        </w:rPr>
        <w:t xml:space="preserve">, </w:t>
      </w:r>
      <w:r w:rsidRPr="009A4732">
        <w:rPr>
          <w:i/>
          <w:iCs/>
          <w:lang w:val="en-GB"/>
        </w:rPr>
        <w:t>58</w:t>
      </w:r>
      <w:r w:rsidRPr="009A4732">
        <w:rPr>
          <w:lang w:val="en-GB"/>
        </w:rPr>
        <w:t>(11), 2129–2138. https://doi.org/10.1139/cjfas-58-11-2129</w:t>
      </w:r>
    </w:p>
    <w:p w14:paraId="046D67F2" w14:textId="77777777" w:rsidR="009A4732" w:rsidRPr="009A4732" w:rsidRDefault="009A4732" w:rsidP="00556592">
      <w:pPr>
        <w:pStyle w:val="Bibliography"/>
        <w:spacing w:line="240" w:lineRule="auto"/>
        <w:contextualSpacing/>
        <w:rPr>
          <w:lang w:val="en-GB"/>
        </w:rPr>
      </w:pPr>
      <w:r w:rsidRPr="009A4732">
        <w:rPr>
          <w:lang w:val="en-GB"/>
        </w:rPr>
        <w:t>Fernández-</w:t>
      </w:r>
      <w:proofErr w:type="spellStart"/>
      <w:r w:rsidRPr="009A4732">
        <w:rPr>
          <w:lang w:val="en-GB"/>
        </w:rPr>
        <w:t>i</w:t>
      </w:r>
      <w:proofErr w:type="spellEnd"/>
      <w:r w:rsidRPr="009A4732">
        <w:rPr>
          <w:lang w:val="en-GB"/>
        </w:rPr>
        <w:t xml:space="preserve">-Marín, X. (2016). </w:t>
      </w:r>
      <w:proofErr w:type="spellStart"/>
      <w:r w:rsidRPr="009A4732">
        <w:rPr>
          <w:lang w:val="en-GB"/>
        </w:rPr>
        <w:t>ggmcmc</w:t>
      </w:r>
      <w:proofErr w:type="spellEnd"/>
      <w:r w:rsidRPr="009A4732">
        <w:rPr>
          <w:lang w:val="en-GB"/>
        </w:rPr>
        <w:t xml:space="preserve">: Analysis of MCMC Samples and Bayesian Inference. </w:t>
      </w:r>
      <w:r w:rsidRPr="009A4732">
        <w:rPr>
          <w:i/>
          <w:iCs/>
          <w:lang w:val="en-GB"/>
        </w:rPr>
        <w:t>Journal of Statistical Software</w:t>
      </w:r>
      <w:r w:rsidRPr="009A4732">
        <w:rPr>
          <w:lang w:val="en-GB"/>
        </w:rPr>
        <w:t xml:space="preserve">, </w:t>
      </w:r>
      <w:r w:rsidRPr="009A4732">
        <w:rPr>
          <w:i/>
          <w:iCs/>
          <w:lang w:val="en-GB"/>
        </w:rPr>
        <w:t>70</w:t>
      </w:r>
      <w:r w:rsidRPr="009A4732">
        <w:rPr>
          <w:lang w:val="en-GB"/>
        </w:rPr>
        <w:t>(1), 1–20. https://doi.org/10.18637/jss.v070.i09</w:t>
      </w:r>
    </w:p>
    <w:p w14:paraId="743956FF" w14:textId="77777777" w:rsidR="009A4732" w:rsidRPr="009A4732" w:rsidRDefault="009A4732" w:rsidP="00556592">
      <w:pPr>
        <w:pStyle w:val="Bibliography"/>
        <w:spacing w:line="240" w:lineRule="auto"/>
        <w:contextualSpacing/>
        <w:rPr>
          <w:lang w:val="en-GB"/>
        </w:rPr>
      </w:pPr>
      <w:r w:rsidRPr="009A4732">
        <w:rPr>
          <w:lang w:val="en-GB"/>
        </w:rPr>
        <w:t xml:space="preserve">Forster, J., Hirst, A. G., &amp; Atkinson, D. (2012). Warming-induced reductions in body size are greater in aquatic than terrestrial species. </w:t>
      </w:r>
      <w:r w:rsidRPr="009A4732">
        <w:rPr>
          <w:i/>
          <w:iCs/>
          <w:lang w:val="en-GB"/>
        </w:rPr>
        <w:t>Proceedings of the National Academy of Sciences</w:t>
      </w:r>
      <w:r w:rsidRPr="009A4732">
        <w:rPr>
          <w:lang w:val="en-GB"/>
        </w:rPr>
        <w:t xml:space="preserve">, </w:t>
      </w:r>
      <w:r w:rsidRPr="009A4732">
        <w:rPr>
          <w:i/>
          <w:iCs/>
          <w:lang w:val="en-GB"/>
        </w:rPr>
        <w:t>109</w:t>
      </w:r>
      <w:r w:rsidRPr="009A4732">
        <w:rPr>
          <w:lang w:val="en-GB"/>
        </w:rPr>
        <w:t>(47), 19310–19314. https://doi.org/10.1073/pnas.1210460109</w:t>
      </w:r>
    </w:p>
    <w:p w14:paraId="56CB7BA8" w14:textId="77777777" w:rsidR="009A4732" w:rsidRPr="009A4732" w:rsidRDefault="009A4732" w:rsidP="00556592">
      <w:pPr>
        <w:pStyle w:val="Bibliography"/>
        <w:spacing w:line="240" w:lineRule="auto"/>
        <w:contextualSpacing/>
        <w:rPr>
          <w:lang w:val="en-GB"/>
        </w:rPr>
      </w:pPr>
      <w:r w:rsidRPr="009A4732">
        <w:rPr>
          <w:lang w:val="en-GB"/>
        </w:rPr>
        <w:t xml:space="preserve">Froese, R., &amp; Pauly, D. (2019). </w:t>
      </w:r>
      <w:r w:rsidRPr="009A4732">
        <w:rPr>
          <w:i/>
          <w:iCs/>
          <w:lang w:val="en-GB"/>
        </w:rPr>
        <w:t xml:space="preserve">Editors. </w:t>
      </w:r>
      <w:proofErr w:type="spellStart"/>
      <w:r w:rsidRPr="009A4732">
        <w:rPr>
          <w:i/>
          <w:iCs/>
          <w:lang w:val="en-GB"/>
        </w:rPr>
        <w:t>FishBase</w:t>
      </w:r>
      <w:proofErr w:type="spellEnd"/>
      <w:r w:rsidRPr="009A4732">
        <w:rPr>
          <w:lang w:val="en-GB"/>
        </w:rPr>
        <w:t>.</w:t>
      </w:r>
    </w:p>
    <w:p w14:paraId="5753C228" w14:textId="77777777" w:rsidR="009A4732" w:rsidRPr="009A4732" w:rsidRDefault="009A4732" w:rsidP="00556592">
      <w:pPr>
        <w:pStyle w:val="Bibliography"/>
        <w:spacing w:line="240" w:lineRule="auto"/>
        <w:contextualSpacing/>
        <w:rPr>
          <w:lang w:val="en-GB"/>
        </w:rPr>
      </w:pPr>
      <w:proofErr w:type="spellStart"/>
      <w:r w:rsidRPr="009A4732">
        <w:rPr>
          <w:lang w:val="en-GB"/>
        </w:rPr>
        <w:t>Fussmann</w:t>
      </w:r>
      <w:proofErr w:type="spellEnd"/>
      <w:r w:rsidRPr="009A4732">
        <w:rPr>
          <w:lang w:val="en-GB"/>
        </w:rPr>
        <w:t xml:space="preserve">, K. E., </w:t>
      </w:r>
      <w:proofErr w:type="spellStart"/>
      <w:r w:rsidRPr="009A4732">
        <w:rPr>
          <w:lang w:val="en-GB"/>
        </w:rPr>
        <w:t>Schwarzmüller</w:t>
      </w:r>
      <w:proofErr w:type="spellEnd"/>
      <w:r w:rsidRPr="009A4732">
        <w:rPr>
          <w:lang w:val="en-GB"/>
        </w:rPr>
        <w:t xml:space="preserve">, F., Brose, U., </w:t>
      </w:r>
      <w:proofErr w:type="spellStart"/>
      <w:r w:rsidRPr="009A4732">
        <w:rPr>
          <w:lang w:val="en-GB"/>
        </w:rPr>
        <w:t>Jousset</w:t>
      </w:r>
      <w:proofErr w:type="spellEnd"/>
      <w:r w:rsidRPr="009A4732">
        <w:rPr>
          <w:lang w:val="en-GB"/>
        </w:rPr>
        <w:t xml:space="preserve">, A., &amp; </w:t>
      </w:r>
      <w:proofErr w:type="spellStart"/>
      <w:r w:rsidRPr="009A4732">
        <w:rPr>
          <w:lang w:val="en-GB"/>
        </w:rPr>
        <w:t>Rall</w:t>
      </w:r>
      <w:proofErr w:type="spellEnd"/>
      <w:r w:rsidRPr="009A4732">
        <w:rPr>
          <w:lang w:val="en-GB"/>
        </w:rPr>
        <w:t xml:space="preserve">, B. C. (2014). Ecological stability in response to warming. </w:t>
      </w:r>
      <w:r w:rsidRPr="009A4732">
        <w:rPr>
          <w:i/>
          <w:iCs/>
          <w:lang w:val="en-GB"/>
        </w:rPr>
        <w:t>Nature Climate Change</w:t>
      </w:r>
      <w:r w:rsidRPr="009A4732">
        <w:rPr>
          <w:lang w:val="en-GB"/>
        </w:rPr>
        <w:t xml:space="preserve">, </w:t>
      </w:r>
      <w:r w:rsidRPr="009A4732">
        <w:rPr>
          <w:i/>
          <w:iCs/>
          <w:lang w:val="en-GB"/>
        </w:rPr>
        <w:t>4</w:t>
      </w:r>
      <w:r w:rsidRPr="009A4732">
        <w:rPr>
          <w:lang w:val="en-GB"/>
        </w:rPr>
        <w:t>(3), 206–210. https://doi.org/10.1038/nclimate2134</w:t>
      </w:r>
    </w:p>
    <w:p w14:paraId="434C6879" w14:textId="77777777" w:rsidR="009A4732" w:rsidRPr="009A4732" w:rsidRDefault="009A4732" w:rsidP="00556592">
      <w:pPr>
        <w:pStyle w:val="Bibliography"/>
        <w:spacing w:line="240" w:lineRule="auto"/>
        <w:contextualSpacing/>
        <w:rPr>
          <w:lang w:val="en-GB"/>
        </w:rPr>
      </w:pPr>
      <w:proofErr w:type="spellStart"/>
      <w:r w:rsidRPr="009A4732">
        <w:rPr>
          <w:lang w:val="en-GB"/>
        </w:rPr>
        <w:t>Gabry</w:t>
      </w:r>
      <w:proofErr w:type="spellEnd"/>
      <w:r w:rsidRPr="009A4732">
        <w:rPr>
          <w:lang w:val="en-GB"/>
        </w:rPr>
        <w:t xml:space="preserve">, J., Simpson, D., </w:t>
      </w:r>
      <w:proofErr w:type="spellStart"/>
      <w:r w:rsidRPr="009A4732">
        <w:rPr>
          <w:lang w:val="en-GB"/>
        </w:rPr>
        <w:t>Vehtari</w:t>
      </w:r>
      <w:proofErr w:type="spellEnd"/>
      <w:r w:rsidRPr="009A4732">
        <w:rPr>
          <w:lang w:val="en-GB"/>
        </w:rPr>
        <w:t xml:space="preserve">, A., Betancourt, M., &amp; Gelman, A. (2019). Visualization in Bayesian workflow. </w:t>
      </w:r>
      <w:r w:rsidRPr="009A4732">
        <w:rPr>
          <w:i/>
          <w:iCs/>
          <w:lang w:val="en-GB"/>
        </w:rPr>
        <w:t>Journal of the Royal Statistical Society: Series A (Statistics in Society)</w:t>
      </w:r>
      <w:r w:rsidRPr="009A4732">
        <w:rPr>
          <w:lang w:val="en-GB"/>
        </w:rPr>
        <w:t xml:space="preserve">, </w:t>
      </w:r>
      <w:r w:rsidRPr="009A4732">
        <w:rPr>
          <w:i/>
          <w:iCs/>
          <w:lang w:val="en-GB"/>
        </w:rPr>
        <w:t>182</w:t>
      </w:r>
      <w:r w:rsidRPr="009A4732">
        <w:rPr>
          <w:lang w:val="en-GB"/>
        </w:rPr>
        <w:t>(2), 389–402. https://doi.org/10.1111/rssa.12378</w:t>
      </w:r>
    </w:p>
    <w:p w14:paraId="6550D208" w14:textId="77777777" w:rsidR="009A4732" w:rsidRPr="009A4732" w:rsidRDefault="009A4732" w:rsidP="00556592">
      <w:pPr>
        <w:pStyle w:val="Bibliography"/>
        <w:spacing w:line="240" w:lineRule="auto"/>
        <w:contextualSpacing/>
        <w:rPr>
          <w:lang w:val="en-GB"/>
        </w:rPr>
      </w:pPr>
      <w:r w:rsidRPr="009A4732">
        <w:rPr>
          <w:lang w:val="en-GB"/>
        </w:rPr>
        <w:t xml:space="preserve">García </w:t>
      </w:r>
      <w:proofErr w:type="spellStart"/>
      <w:r w:rsidRPr="009A4732">
        <w:rPr>
          <w:lang w:val="en-GB"/>
        </w:rPr>
        <w:t>García</w:t>
      </w:r>
      <w:proofErr w:type="spellEnd"/>
      <w:r w:rsidRPr="009A4732">
        <w:rPr>
          <w:lang w:val="en-GB"/>
        </w:rPr>
        <w:t xml:space="preserve">, B., </w:t>
      </w:r>
      <w:proofErr w:type="spellStart"/>
      <w:r w:rsidRPr="009A4732">
        <w:rPr>
          <w:lang w:val="en-GB"/>
        </w:rPr>
        <w:t>Cerezo</w:t>
      </w:r>
      <w:proofErr w:type="spellEnd"/>
      <w:r w:rsidRPr="009A4732">
        <w:rPr>
          <w:lang w:val="en-GB"/>
        </w:rPr>
        <w:t xml:space="preserve"> Valverde, J., </w:t>
      </w:r>
      <w:proofErr w:type="spellStart"/>
      <w:r w:rsidRPr="009A4732">
        <w:rPr>
          <w:lang w:val="en-GB"/>
        </w:rPr>
        <w:t>Aguado-Giménez</w:t>
      </w:r>
      <w:proofErr w:type="spellEnd"/>
      <w:r w:rsidRPr="009A4732">
        <w:rPr>
          <w:lang w:val="en-GB"/>
        </w:rPr>
        <w:t xml:space="preserve">, F., García </w:t>
      </w:r>
      <w:proofErr w:type="spellStart"/>
      <w:r w:rsidRPr="009A4732">
        <w:rPr>
          <w:lang w:val="en-GB"/>
        </w:rPr>
        <w:t>García</w:t>
      </w:r>
      <w:proofErr w:type="spellEnd"/>
      <w:r w:rsidRPr="009A4732">
        <w:rPr>
          <w:lang w:val="en-GB"/>
        </w:rPr>
        <w:t xml:space="preserve">, J., &amp; Hernández, M. D. (2011). Effect of the interaction between body weight and temperature on growth and maximum daily food intake in </w:t>
      </w:r>
      <w:proofErr w:type="spellStart"/>
      <w:r w:rsidRPr="009A4732">
        <w:rPr>
          <w:lang w:val="en-GB"/>
        </w:rPr>
        <w:t>sharpsnout</w:t>
      </w:r>
      <w:proofErr w:type="spellEnd"/>
      <w:r w:rsidRPr="009A4732">
        <w:rPr>
          <w:lang w:val="en-GB"/>
        </w:rPr>
        <w:t xml:space="preserve"> sea bream (</w:t>
      </w:r>
      <w:proofErr w:type="spellStart"/>
      <w:r w:rsidRPr="009A4732">
        <w:rPr>
          <w:i/>
          <w:iCs/>
          <w:lang w:val="en-GB"/>
        </w:rPr>
        <w:t>Diplodus</w:t>
      </w:r>
      <w:proofErr w:type="spellEnd"/>
      <w:r w:rsidRPr="009A4732">
        <w:rPr>
          <w:i/>
          <w:iCs/>
          <w:lang w:val="en-GB"/>
        </w:rPr>
        <w:t xml:space="preserve"> </w:t>
      </w:r>
      <w:proofErr w:type="spellStart"/>
      <w:r w:rsidRPr="009A4732">
        <w:rPr>
          <w:i/>
          <w:iCs/>
          <w:lang w:val="en-GB"/>
        </w:rPr>
        <w:t>puntazzo</w:t>
      </w:r>
      <w:proofErr w:type="spellEnd"/>
      <w:r w:rsidRPr="009A4732">
        <w:rPr>
          <w:lang w:val="en-GB"/>
        </w:rPr>
        <w:t xml:space="preserve">). </w:t>
      </w:r>
      <w:r w:rsidRPr="009A4732">
        <w:rPr>
          <w:i/>
          <w:iCs/>
          <w:lang w:val="en-GB"/>
        </w:rPr>
        <w:t>Aquaculture International</w:t>
      </w:r>
      <w:r w:rsidRPr="009A4732">
        <w:rPr>
          <w:lang w:val="en-GB"/>
        </w:rPr>
        <w:t xml:space="preserve">, </w:t>
      </w:r>
      <w:r w:rsidRPr="009A4732">
        <w:rPr>
          <w:i/>
          <w:iCs/>
          <w:lang w:val="en-GB"/>
        </w:rPr>
        <w:t>19</w:t>
      </w:r>
      <w:r w:rsidRPr="009A4732">
        <w:rPr>
          <w:lang w:val="en-GB"/>
        </w:rPr>
        <w:t>(1), 131–141. https://doi.org/10.1007/s10499-010-9347-2</w:t>
      </w:r>
    </w:p>
    <w:p w14:paraId="68966235"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Gardner, J. L., Peters, A., Kearney, M. R., Joseph, L., &amp; Heinsohn, R. (2011). Declining body size: A third universal response to warming? </w:t>
      </w:r>
      <w:r w:rsidRPr="009A4732">
        <w:rPr>
          <w:i/>
          <w:iCs/>
          <w:lang w:val="en-GB"/>
        </w:rPr>
        <w:t>Trends in Ecology &amp; Evolution</w:t>
      </w:r>
      <w:r w:rsidRPr="009A4732">
        <w:rPr>
          <w:lang w:val="en-GB"/>
        </w:rPr>
        <w:t xml:space="preserve">, </w:t>
      </w:r>
      <w:r w:rsidRPr="009A4732">
        <w:rPr>
          <w:i/>
          <w:iCs/>
          <w:lang w:val="en-GB"/>
        </w:rPr>
        <w:t>26</w:t>
      </w:r>
      <w:r w:rsidRPr="009A4732">
        <w:rPr>
          <w:lang w:val="en-GB"/>
        </w:rPr>
        <w:t>(6), 285–291. https://doi.org/10.1016/j.tree.2011.03.005</w:t>
      </w:r>
    </w:p>
    <w:p w14:paraId="6C427B45" w14:textId="77777777" w:rsidR="009A4732" w:rsidRPr="009A4732" w:rsidRDefault="009A4732" w:rsidP="00556592">
      <w:pPr>
        <w:pStyle w:val="Bibliography"/>
        <w:spacing w:line="240" w:lineRule="auto"/>
        <w:contextualSpacing/>
        <w:rPr>
          <w:lang w:val="en-GB"/>
        </w:rPr>
      </w:pPr>
      <w:r w:rsidRPr="009A4732">
        <w:rPr>
          <w:lang w:val="en-GB"/>
        </w:rPr>
        <w:t xml:space="preserve">Gelman, A., Carlin, J., Stern, H., &amp; Rubin, D. (2003). </w:t>
      </w:r>
      <w:r w:rsidRPr="009A4732">
        <w:rPr>
          <w:i/>
          <w:iCs/>
          <w:lang w:val="en-GB"/>
        </w:rPr>
        <w:t>Bayesian Data Analysis. 2nd edition</w:t>
      </w:r>
      <w:r w:rsidRPr="009A4732">
        <w:rPr>
          <w:lang w:val="en-GB"/>
        </w:rPr>
        <w:t>. Chapman and Hall/CRC.</w:t>
      </w:r>
    </w:p>
    <w:p w14:paraId="4D7FF51C" w14:textId="77777777" w:rsidR="009A4732" w:rsidRPr="009A4732" w:rsidRDefault="009A4732" w:rsidP="00556592">
      <w:pPr>
        <w:pStyle w:val="Bibliography"/>
        <w:spacing w:line="240" w:lineRule="auto"/>
        <w:contextualSpacing/>
        <w:rPr>
          <w:lang w:val="en-GB"/>
        </w:rPr>
      </w:pPr>
      <w:r w:rsidRPr="009A4732">
        <w:rPr>
          <w:lang w:val="en-GB"/>
        </w:rPr>
        <w:t xml:space="preserve">Gelman, A., &amp; Hill, J. (2007). </w:t>
      </w:r>
      <w:r w:rsidRPr="009A4732">
        <w:rPr>
          <w:i/>
          <w:iCs/>
          <w:lang w:val="en-GB"/>
        </w:rPr>
        <w:t>Data Analysis Using Regression and Multilevel/Hierarchical Models</w:t>
      </w:r>
      <w:r w:rsidRPr="009A4732">
        <w:rPr>
          <w:lang w:val="en-GB"/>
        </w:rPr>
        <w:t>. Cambridge University Press.</w:t>
      </w:r>
    </w:p>
    <w:p w14:paraId="40EB1481" w14:textId="77777777" w:rsidR="009A4732" w:rsidRPr="009A4732" w:rsidRDefault="009A4732" w:rsidP="00556592">
      <w:pPr>
        <w:pStyle w:val="Bibliography"/>
        <w:spacing w:line="240" w:lineRule="auto"/>
        <w:contextualSpacing/>
        <w:rPr>
          <w:lang w:val="en-GB"/>
        </w:rPr>
      </w:pPr>
      <w:r w:rsidRPr="009A4732">
        <w:rPr>
          <w:lang w:val="en-GB"/>
        </w:rPr>
        <w:t xml:space="preserve">Gilbert, B., Tunney, T. D., McCann, K. S., DeLong, J. P., </w:t>
      </w:r>
      <w:proofErr w:type="spellStart"/>
      <w:r w:rsidRPr="009A4732">
        <w:rPr>
          <w:lang w:val="en-GB"/>
        </w:rPr>
        <w:t>Vasseur</w:t>
      </w:r>
      <w:proofErr w:type="spellEnd"/>
      <w:r w:rsidRPr="009A4732">
        <w:rPr>
          <w:lang w:val="en-GB"/>
        </w:rPr>
        <w:t xml:space="preserve">, D. A., Savage, V. M., </w:t>
      </w:r>
      <w:proofErr w:type="spellStart"/>
      <w:r w:rsidRPr="009A4732">
        <w:rPr>
          <w:lang w:val="en-GB"/>
        </w:rPr>
        <w:t>Shurin</w:t>
      </w:r>
      <w:proofErr w:type="spellEnd"/>
      <w:r w:rsidRPr="009A4732">
        <w:rPr>
          <w:lang w:val="en-GB"/>
        </w:rPr>
        <w:t xml:space="preserve">, J. B., Dell, A. I., Barton, B. T., Harley, C. D., </w:t>
      </w:r>
      <w:proofErr w:type="spellStart"/>
      <w:r w:rsidRPr="009A4732">
        <w:rPr>
          <w:lang w:val="en-GB"/>
        </w:rPr>
        <w:t>Kharouba</w:t>
      </w:r>
      <w:proofErr w:type="spellEnd"/>
      <w:r w:rsidRPr="009A4732">
        <w:rPr>
          <w:lang w:val="en-GB"/>
        </w:rPr>
        <w:t xml:space="preserve">, H. M., </w:t>
      </w:r>
      <w:proofErr w:type="spellStart"/>
      <w:r w:rsidRPr="009A4732">
        <w:rPr>
          <w:lang w:val="en-GB"/>
        </w:rPr>
        <w:t>Kratina</w:t>
      </w:r>
      <w:proofErr w:type="spellEnd"/>
      <w:r w:rsidRPr="009A4732">
        <w:rPr>
          <w:lang w:val="en-GB"/>
        </w:rPr>
        <w:t xml:space="preserve">, P., Blanchard, J. L., Clements, C., Winder, M., Greig, H. S., &amp; O’Connor, M. I. (2014). A bioenergetic framework for the temperature dependence of trophic interactions. </w:t>
      </w:r>
      <w:r w:rsidRPr="009A4732">
        <w:rPr>
          <w:i/>
          <w:iCs/>
          <w:lang w:val="en-GB"/>
        </w:rPr>
        <w:t>Ecology Letters</w:t>
      </w:r>
      <w:r w:rsidRPr="009A4732">
        <w:rPr>
          <w:lang w:val="en-GB"/>
        </w:rPr>
        <w:t xml:space="preserve">, </w:t>
      </w:r>
      <w:r w:rsidRPr="009A4732">
        <w:rPr>
          <w:i/>
          <w:iCs/>
          <w:lang w:val="en-GB"/>
        </w:rPr>
        <w:t>17</w:t>
      </w:r>
      <w:r w:rsidRPr="009A4732">
        <w:rPr>
          <w:lang w:val="en-GB"/>
        </w:rPr>
        <w:t>(8), 902–914. https://doi.org/10.1111/ele.12307</w:t>
      </w:r>
    </w:p>
    <w:p w14:paraId="157E70D5" w14:textId="77777777" w:rsidR="009A4732" w:rsidRPr="009A4732" w:rsidRDefault="009A4732" w:rsidP="00556592">
      <w:pPr>
        <w:pStyle w:val="Bibliography"/>
        <w:spacing w:line="240" w:lineRule="auto"/>
        <w:contextualSpacing/>
        <w:rPr>
          <w:lang w:val="en-GB"/>
        </w:rPr>
      </w:pPr>
      <w:proofErr w:type="spellStart"/>
      <w:r w:rsidRPr="009A4732">
        <w:rPr>
          <w:lang w:val="en-GB"/>
        </w:rPr>
        <w:t>Gillooly</w:t>
      </w:r>
      <w:proofErr w:type="spellEnd"/>
      <w:r w:rsidRPr="009A4732">
        <w:rPr>
          <w:lang w:val="en-GB"/>
        </w:rPr>
        <w:t xml:space="preserve">, J. F., Brown, J. H., West, G. B., Savage, V. M., &amp; </w:t>
      </w:r>
      <w:proofErr w:type="spellStart"/>
      <w:r w:rsidRPr="009A4732">
        <w:rPr>
          <w:lang w:val="en-GB"/>
        </w:rPr>
        <w:t>Charnov</w:t>
      </w:r>
      <w:proofErr w:type="spellEnd"/>
      <w:r w:rsidRPr="009A4732">
        <w:rPr>
          <w:lang w:val="en-GB"/>
        </w:rPr>
        <w:t xml:space="preserve">, E. L. (2001). Effects of size and temperature on metabolic rate. </w:t>
      </w:r>
      <w:r w:rsidRPr="009A4732">
        <w:rPr>
          <w:i/>
          <w:iCs/>
          <w:lang w:val="en-GB"/>
        </w:rPr>
        <w:t>Science</w:t>
      </w:r>
      <w:r w:rsidRPr="009A4732">
        <w:rPr>
          <w:lang w:val="en-GB"/>
        </w:rPr>
        <w:t xml:space="preserve">, </w:t>
      </w:r>
      <w:r w:rsidRPr="009A4732">
        <w:rPr>
          <w:i/>
          <w:iCs/>
          <w:lang w:val="en-GB"/>
        </w:rPr>
        <w:t>293.5538</w:t>
      </w:r>
      <w:r w:rsidRPr="009A4732">
        <w:rPr>
          <w:lang w:val="en-GB"/>
        </w:rPr>
        <w:t>, 2248-2251.</w:t>
      </w:r>
    </w:p>
    <w:p w14:paraId="2EBB584C" w14:textId="77777777" w:rsidR="009A4732" w:rsidRPr="009A4732" w:rsidRDefault="009A4732" w:rsidP="00556592">
      <w:pPr>
        <w:pStyle w:val="Bibliography"/>
        <w:spacing w:line="240" w:lineRule="auto"/>
        <w:contextualSpacing/>
        <w:rPr>
          <w:lang w:val="en-GB"/>
        </w:rPr>
      </w:pPr>
      <w:r w:rsidRPr="009A4732">
        <w:rPr>
          <w:lang w:val="en-GB"/>
        </w:rPr>
        <w:t xml:space="preserve">Glazier, D. S. (2005). Beyond the “3/4-power law”: Variation in the intra- and interspecific scaling of metabolic rate in animals. </w:t>
      </w:r>
      <w:r w:rsidRPr="009A4732">
        <w:rPr>
          <w:i/>
          <w:iCs/>
          <w:lang w:val="en-GB"/>
        </w:rPr>
        <w:t>Biological Reviews of the Cambridge Philosophical Society</w:t>
      </w:r>
      <w:r w:rsidRPr="009A4732">
        <w:rPr>
          <w:lang w:val="en-GB"/>
        </w:rPr>
        <w:t xml:space="preserve">, </w:t>
      </w:r>
      <w:r w:rsidRPr="009A4732">
        <w:rPr>
          <w:i/>
          <w:iCs/>
          <w:lang w:val="en-GB"/>
        </w:rPr>
        <w:t>80</w:t>
      </w:r>
      <w:r w:rsidRPr="009A4732">
        <w:rPr>
          <w:lang w:val="en-GB"/>
        </w:rPr>
        <w:t>(4), 611–662. https://doi.org/10.1017/S1464793105006834</w:t>
      </w:r>
    </w:p>
    <w:p w14:paraId="643728EF" w14:textId="77777777" w:rsidR="009A4732" w:rsidRPr="009A4732" w:rsidRDefault="009A4732" w:rsidP="00556592">
      <w:pPr>
        <w:pStyle w:val="Bibliography"/>
        <w:spacing w:line="240" w:lineRule="auto"/>
        <w:contextualSpacing/>
        <w:rPr>
          <w:lang w:val="en-GB"/>
        </w:rPr>
      </w:pPr>
      <w:proofErr w:type="spellStart"/>
      <w:r w:rsidRPr="009A4732">
        <w:rPr>
          <w:lang w:val="en-GB"/>
        </w:rPr>
        <w:t>Handeland</w:t>
      </w:r>
      <w:proofErr w:type="spellEnd"/>
      <w:r w:rsidRPr="009A4732">
        <w:rPr>
          <w:lang w:val="en-GB"/>
        </w:rPr>
        <w:t xml:space="preserve">, S. O., </w:t>
      </w:r>
      <w:proofErr w:type="spellStart"/>
      <w:r w:rsidRPr="009A4732">
        <w:rPr>
          <w:lang w:val="en-GB"/>
        </w:rPr>
        <w:t>Imsland</w:t>
      </w:r>
      <w:proofErr w:type="spellEnd"/>
      <w:r w:rsidRPr="009A4732">
        <w:rPr>
          <w:lang w:val="en-GB"/>
        </w:rPr>
        <w:t xml:space="preserve">, A. K., &amp; Stefansson, S. O. (2008). The effect of temperature and fish size on growth, feed intake, food conversion efficiency and stomach evacuation rate of Atlantic salmon post-smolts. </w:t>
      </w:r>
      <w:r w:rsidRPr="009A4732">
        <w:rPr>
          <w:i/>
          <w:iCs/>
          <w:lang w:val="en-GB"/>
        </w:rPr>
        <w:t>Aquaculture</w:t>
      </w:r>
      <w:r w:rsidRPr="009A4732">
        <w:rPr>
          <w:lang w:val="en-GB"/>
        </w:rPr>
        <w:t xml:space="preserve">, </w:t>
      </w:r>
      <w:r w:rsidRPr="009A4732">
        <w:rPr>
          <w:i/>
          <w:iCs/>
          <w:lang w:val="en-GB"/>
        </w:rPr>
        <w:t>283</w:t>
      </w:r>
      <w:r w:rsidRPr="009A4732">
        <w:rPr>
          <w:lang w:val="en-GB"/>
        </w:rPr>
        <w:t>(1), 36–42. https://doi.org/10.1016/j.aquaculture.2008.06.042</w:t>
      </w:r>
    </w:p>
    <w:p w14:paraId="332A440C" w14:textId="77777777" w:rsidR="009A4732" w:rsidRPr="009A4732" w:rsidRDefault="009A4732" w:rsidP="00556592">
      <w:pPr>
        <w:pStyle w:val="Bibliography"/>
        <w:spacing w:line="240" w:lineRule="auto"/>
        <w:contextualSpacing/>
        <w:rPr>
          <w:lang w:val="en-GB"/>
        </w:rPr>
      </w:pPr>
      <w:r w:rsidRPr="009A4732">
        <w:rPr>
          <w:lang w:val="en-GB"/>
        </w:rPr>
        <w:t xml:space="preserve">Harrison, X. A., Donaldson, L., Correa-Cano, M. E., Evans, J., Fisher, D. N., Goodwin, C. E. D., Robinson, B. S., Hodgson, D. J., &amp; Inger, R. (2018). A brief introduction to mixed effects </w:t>
      </w:r>
      <w:r w:rsidRPr="009A4732">
        <w:rPr>
          <w:lang w:val="en-GB"/>
        </w:rPr>
        <w:lastRenderedPageBreak/>
        <w:t xml:space="preserve">modelling and multi-model inference in ecology. </w:t>
      </w:r>
      <w:proofErr w:type="spellStart"/>
      <w:r w:rsidRPr="009A4732">
        <w:rPr>
          <w:i/>
          <w:iCs/>
          <w:lang w:val="en-GB"/>
        </w:rPr>
        <w:t>PeerJ</w:t>
      </w:r>
      <w:proofErr w:type="spellEnd"/>
      <w:r w:rsidRPr="009A4732">
        <w:rPr>
          <w:lang w:val="en-GB"/>
        </w:rPr>
        <w:t xml:space="preserve">, </w:t>
      </w:r>
      <w:r w:rsidRPr="009A4732">
        <w:rPr>
          <w:i/>
          <w:iCs/>
          <w:lang w:val="en-GB"/>
        </w:rPr>
        <w:t>6</w:t>
      </w:r>
      <w:r w:rsidRPr="009A4732">
        <w:rPr>
          <w:lang w:val="en-GB"/>
        </w:rPr>
        <w:t>, e4794. https://doi.org/10.7717/peerj.4794</w:t>
      </w:r>
    </w:p>
    <w:p w14:paraId="7781576C" w14:textId="77777777" w:rsidR="009A4732" w:rsidRPr="009A4732" w:rsidRDefault="009A4732" w:rsidP="00556592">
      <w:pPr>
        <w:pStyle w:val="Bibliography"/>
        <w:spacing w:line="240" w:lineRule="auto"/>
        <w:contextualSpacing/>
        <w:rPr>
          <w:lang w:val="en-GB"/>
        </w:rPr>
      </w:pPr>
      <w:proofErr w:type="spellStart"/>
      <w:r w:rsidRPr="009A4732">
        <w:rPr>
          <w:lang w:val="en-GB"/>
        </w:rPr>
        <w:t>Hartvig</w:t>
      </w:r>
      <w:proofErr w:type="spellEnd"/>
      <w:r w:rsidRPr="009A4732">
        <w:rPr>
          <w:lang w:val="en-GB"/>
        </w:rPr>
        <w:t xml:space="preserve">, M., Andersen, K. H., &amp; Beyer, J. E. (2011). Food web framework for size-structured populations. </w:t>
      </w:r>
      <w:r w:rsidRPr="009A4732">
        <w:rPr>
          <w:i/>
          <w:iCs/>
          <w:lang w:val="en-GB"/>
        </w:rPr>
        <w:t>Journal of Theoretical Biology</w:t>
      </w:r>
      <w:r w:rsidRPr="009A4732">
        <w:rPr>
          <w:lang w:val="en-GB"/>
        </w:rPr>
        <w:t xml:space="preserve">, </w:t>
      </w:r>
      <w:r w:rsidRPr="009A4732">
        <w:rPr>
          <w:i/>
          <w:iCs/>
          <w:lang w:val="en-GB"/>
        </w:rPr>
        <w:t>272</w:t>
      </w:r>
      <w:r w:rsidRPr="009A4732">
        <w:rPr>
          <w:lang w:val="en-GB"/>
        </w:rPr>
        <w:t>(1), 113–122. https://doi.org/10.1016/j.jtbi.2010.12.006</w:t>
      </w:r>
    </w:p>
    <w:p w14:paraId="3803CCFC" w14:textId="77777777" w:rsidR="009A4732" w:rsidRPr="009A4732" w:rsidRDefault="009A4732" w:rsidP="00556592">
      <w:pPr>
        <w:pStyle w:val="Bibliography"/>
        <w:spacing w:line="240" w:lineRule="auto"/>
        <w:contextualSpacing/>
        <w:rPr>
          <w:lang w:val="en-GB"/>
        </w:rPr>
      </w:pPr>
      <w:proofErr w:type="spellStart"/>
      <w:r w:rsidRPr="009A4732">
        <w:rPr>
          <w:lang w:val="en-GB"/>
        </w:rPr>
        <w:t>Heincke</w:t>
      </w:r>
      <w:proofErr w:type="spellEnd"/>
      <w:r w:rsidRPr="009A4732">
        <w:rPr>
          <w:lang w:val="en-GB"/>
        </w:rPr>
        <w:t xml:space="preserve">, F. (1913). </w:t>
      </w:r>
      <w:r w:rsidRPr="009A4732">
        <w:rPr>
          <w:i/>
          <w:iCs/>
          <w:lang w:val="en-GB"/>
        </w:rPr>
        <w:t xml:space="preserve">Rapp. Proc. Verb. </w:t>
      </w:r>
      <w:proofErr w:type="spellStart"/>
      <w:r w:rsidRPr="009A4732">
        <w:rPr>
          <w:i/>
          <w:iCs/>
          <w:lang w:val="en-GB"/>
        </w:rPr>
        <w:t>Réun</w:t>
      </w:r>
      <w:proofErr w:type="spellEnd"/>
      <w:r w:rsidRPr="009A4732">
        <w:rPr>
          <w:i/>
          <w:iCs/>
          <w:lang w:val="en-GB"/>
        </w:rPr>
        <w:t>. ICES 16, 1–70.</w:t>
      </w:r>
    </w:p>
    <w:p w14:paraId="04DBB80B" w14:textId="77777777" w:rsidR="009A4732" w:rsidRPr="009A4732" w:rsidRDefault="009A4732" w:rsidP="00556592">
      <w:pPr>
        <w:pStyle w:val="Bibliography"/>
        <w:spacing w:line="240" w:lineRule="auto"/>
        <w:contextualSpacing/>
        <w:rPr>
          <w:lang w:val="en-GB"/>
        </w:rPr>
      </w:pPr>
      <w:proofErr w:type="spellStart"/>
      <w:r w:rsidRPr="009A4732">
        <w:rPr>
          <w:lang w:val="en-GB"/>
        </w:rPr>
        <w:t>Hepher</w:t>
      </w:r>
      <w:proofErr w:type="spellEnd"/>
      <w:r w:rsidRPr="009A4732">
        <w:rPr>
          <w:lang w:val="en-GB"/>
        </w:rPr>
        <w:t xml:space="preserve">, B. (1988). </w:t>
      </w:r>
      <w:r w:rsidRPr="009A4732">
        <w:rPr>
          <w:i/>
          <w:iCs/>
          <w:lang w:val="en-GB"/>
        </w:rPr>
        <w:t>Nutrition of Pond Fishes</w:t>
      </w:r>
      <w:r w:rsidRPr="009A4732">
        <w:rPr>
          <w:lang w:val="en-GB"/>
        </w:rPr>
        <w:t>. Cambridge University Press.</w:t>
      </w:r>
    </w:p>
    <w:p w14:paraId="7C301EF6" w14:textId="77777777" w:rsidR="009A4732" w:rsidRPr="009A4732" w:rsidRDefault="009A4732" w:rsidP="00556592">
      <w:pPr>
        <w:pStyle w:val="Bibliography"/>
        <w:spacing w:line="240" w:lineRule="auto"/>
        <w:contextualSpacing/>
        <w:rPr>
          <w:lang w:val="en-GB"/>
        </w:rPr>
      </w:pPr>
      <w:r w:rsidRPr="009A4732">
        <w:rPr>
          <w:lang w:val="en-GB"/>
        </w:rPr>
        <w:t xml:space="preserve">Horne, C. R., Hirst, Andrew. G., &amp; Atkinson, D. (2015). Temperature-size responses match latitudinal-size clines in arthropods, revealing critical differences between aquatic and terrestrial species. </w:t>
      </w:r>
      <w:r w:rsidRPr="009A4732">
        <w:rPr>
          <w:i/>
          <w:iCs/>
          <w:lang w:val="en-GB"/>
        </w:rPr>
        <w:t>Ecology Letters</w:t>
      </w:r>
      <w:r w:rsidRPr="009A4732">
        <w:rPr>
          <w:lang w:val="en-GB"/>
        </w:rPr>
        <w:t xml:space="preserve">, </w:t>
      </w:r>
      <w:r w:rsidRPr="009A4732">
        <w:rPr>
          <w:i/>
          <w:iCs/>
          <w:lang w:val="en-GB"/>
        </w:rPr>
        <w:t>18</w:t>
      </w:r>
      <w:r w:rsidRPr="009A4732">
        <w:rPr>
          <w:lang w:val="en-GB"/>
        </w:rPr>
        <w:t>(4), 327–335. https://doi.org/10.1111/ele.12413</w:t>
      </w:r>
    </w:p>
    <w:p w14:paraId="5D20C092" w14:textId="77777777" w:rsidR="009A4732" w:rsidRPr="009A4732" w:rsidRDefault="009A4732" w:rsidP="00556592">
      <w:pPr>
        <w:pStyle w:val="Bibliography"/>
        <w:spacing w:line="240" w:lineRule="auto"/>
        <w:contextualSpacing/>
        <w:rPr>
          <w:lang w:val="en-GB"/>
        </w:rPr>
      </w:pPr>
      <w:r w:rsidRPr="009A4732">
        <w:rPr>
          <w:lang w:val="en-GB"/>
        </w:rPr>
        <w:t xml:space="preserve">Huey, R. B., &amp; Kingsolver, J. G. (2019). Climate warming, resource availability, and the metabolic meltdown of ectotherms. </w:t>
      </w:r>
      <w:r w:rsidRPr="009A4732">
        <w:rPr>
          <w:i/>
          <w:iCs/>
          <w:lang w:val="en-GB"/>
        </w:rPr>
        <w:t>The American Naturalist</w:t>
      </w:r>
      <w:r w:rsidRPr="009A4732">
        <w:rPr>
          <w:lang w:val="en-GB"/>
        </w:rPr>
        <w:t xml:space="preserve">, </w:t>
      </w:r>
      <w:r w:rsidRPr="009A4732">
        <w:rPr>
          <w:i/>
          <w:iCs/>
          <w:lang w:val="en-GB"/>
        </w:rPr>
        <w:t>194</w:t>
      </w:r>
      <w:r w:rsidRPr="009A4732">
        <w:rPr>
          <w:lang w:val="en-GB"/>
        </w:rPr>
        <w:t>(6), E140–E150. https://doi.org/10.1086/705679</w:t>
      </w:r>
    </w:p>
    <w:p w14:paraId="4C888EF5" w14:textId="77777777" w:rsidR="009A4732" w:rsidRPr="009A4732" w:rsidRDefault="009A4732" w:rsidP="00556592">
      <w:pPr>
        <w:pStyle w:val="Bibliography"/>
        <w:spacing w:line="240" w:lineRule="auto"/>
        <w:contextualSpacing/>
        <w:rPr>
          <w:lang w:val="en-GB"/>
        </w:rPr>
      </w:pPr>
      <w:r w:rsidRPr="009A4732">
        <w:rPr>
          <w:lang w:val="en-GB"/>
        </w:rPr>
        <w:t xml:space="preserve">Huss, M., Lindmark, M., Jacobson, P., Van </w:t>
      </w:r>
      <w:proofErr w:type="spellStart"/>
      <w:r w:rsidRPr="009A4732">
        <w:rPr>
          <w:lang w:val="en-GB"/>
        </w:rPr>
        <w:t>Dorst</w:t>
      </w:r>
      <w:proofErr w:type="spellEnd"/>
      <w:r w:rsidRPr="009A4732">
        <w:rPr>
          <w:lang w:val="en-GB"/>
        </w:rPr>
        <w:t xml:space="preserve">, R. M., &amp; </w:t>
      </w:r>
      <w:proofErr w:type="spellStart"/>
      <w:r w:rsidRPr="009A4732">
        <w:rPr>
          <w:lang w:val="en-GB"/>
        </w:rPr>
        <w:t>Gårdmark</w:t>
      </w:r>
      <w:proofErr w:type="spellEnd"/>
      <w:r w:rsidRPr="009A4732">
        <w:rPr>
          <w:lang w:val="en-GB"/>
        </w:rPr>
        <w:t xml:space="preserve">, A. (2019). Experimental evidence of gradual size‐dependent shifts in body size and growth of fish in response to warming. </w:t>
      </w:r>
      <w:r w:rsidRPr="009A4732">
        <w:rPr>
          <w:i/>
          <w:iCs/>
          <w:lang w:val="en-GB"/>
        </w:rPr>
        <w:t>Global Change Biology</w:t>
      </w:r>
      <w:r w:rsidRPr="009A4732">
        <w:rPr>
          <w:lang w:val="en-GB"/>
        </w:rPr>
        <w:t xml:space="preserve">, </w:t>
      </w:r>
      <w:r w:rsidRPr="009A4732">
        <w:rPr>
          <w:i/>
          <w:iCs/>
          <w:lang w:val="en-GB"/>
        </w:rPr>
        <w:t>25</w:t>
      </w:r>
      <w:r w:rsidRPr="009A4732">
        <w:rPr>
          <w:lang w:val="en-GB"/>
        </w:rPr>
        <w:t>(7), 2285–2295. https://doi.org/10.1111/gcb.14637</w:t>
      </w:r>
    </w:p>
    <w:p w14:paraId="2DE138C1" w14:textId="77777777" w:rsidR="009A4732" w:rsidRPr="009A4732" w:rsidRDefault="009A4732" w:rsidP="00556592">
      <w:pPr>
        <w:pStyle w:val="Bibliography"/>
        <w:spacing w:line="240" w:lineRule="auto"/>
        <w:contextualSpacing/>
        <w:rPr>
          <w:lang w:val="en-GB"/>
        </w:rPr>
      </w:pPr>
      <w:proofErr w:type="spellStart"/>
      <w:r w:rsidRPr="009A4732">
        <w:rPr>
          <w:lang w:val="en-GB"/>
        </w:rPr>
        <w:t>Ikpewe</w:t>
      </w:r>
      <w:proofErr w:type="spellEnd"/>
      <w:r w:rsidRPr="009A4732">
        <w:rPr>
          <w:lang w:val="en-GB"/>
        </w:rPr>
        <w:t xml:space="preserve">, I. E., </w:t>
      </w:r>
      <w:proofErr w:type="spellStart"/>
      <w:r w:rsidRPr="009A4732">
        <w:rPr>
          <w:lang w:val="en-GB"/>
        </w:rPr>
        <w:t>Baudron</w:t>
      </w:r>
      <w:proofErr w:type="spellEnd"/>
      <w:r w:rsidRPr="009A4732">
        <w:rPr>
          <w:lang w:val="en-GB"/>
        </w:rPr>
        <w:t xml:space="preserve">, A. R., </w:t>
      </w:r>
      <w:proofErr w:type="spellStart"/>
      <w:r w:rsidRPr="009A4732">
        <w:rPr>
          <w:lang w:val="en-GB"/>
        </w:rPr>
        <w:t>Ponchon</w:t>
      </w:r>
      <w:proofErr w:type="spellEnd"/>
      <w:r w:rsidRPr="009A4732">
        <w:rPr>
          <w:lang w:val="en-GB"/>
        </w:rPr>
        <w:t xml:space="preserve">, A., &amp; Fernandes, P. G. (2020). Bigger juveniles and smaller adults: Changes in fish size correlate with warming seas. </w:t>
      </w:r>
      <w:r w:rsidRPr="009A4732">
        <w:rPr>
          <w:i/>
          <w:iCs/>
          <w:lang w:val="en-GB"/>
        </w:rPr>
        <w:t>Journal of Applied Ecology</w:t>
      </w:r>
      <w:r w:rsidRPr="009A4732">
        <w:rPr>
          <w:lang w:val="en-GB"/>
        </w:rPr>
        <w:t xml:space="preserve">, </w:t>
      </w:r>
      <w:r w:rsidRPr="009A4732">
        <w:rPr>
          <w:i/>
          <w:iCs/>
          <w:lang w:val="en-GB"/>
        </w:rPr>
        <w:t>Early View</w:t>
      </w:r>
      <w:r w:rsidRPr="009A4732">
        <w:rPr>
          <w:lang w:val="en-GB"/>
        </w:rPr>
        <w:t>. https://doi.org/10.1111/1365-2664.13807</w:t>
      </w:r>
    </w:p>
    <w:p w14:paraId="344AFF3C" w14:textId="77777777" w:rsidR="009A4732" w:rsidRPr="009A4732" w:rsidRDefault="009A4732" w:rsidP="00556592">
      <w:pPr>
        <w:pStyle w:val="Bibliography"/>
        <w:spacing w:line="240" w:lineRule="auto"/>
        <w:contextualSpacing/>
        <w:rPr>
          <w:lang w:val="en-GB"/>
        </w:rPr>
      </w:pPr>
      <w:proofErr w:type="spellStart"/>
      <w:r w:rsidRPr="009A4732">
        <w:rPr>
          <w:lang w:val="en-GB"/>
        </w:rPr>
        <w:t>Jerde</w:t>
      </w:r>
      <w:proofErr w:type="spellEnd"/>
      <w:r w:rsidRPr="009A4732">
        <w:rPr>
          <w:lang w:val="en-GB"/>
        </w:rPr>
        <w:t xml:space="preserve">, C. L., </w:t>
      </w:r>
      <w:proofErr w:type="spellStart"/>
      <w:r w:rsidRPr="009A4732">
        <w:rPr>
          <w:lang w:val="en-GB"/>
        </w:rPr>
        <w:t>Kraskura</w:t>
      </w:r>
      <w:proofErr w:type="spellEnd"/>
      <w:r w:rsidRPr="009A4732">
        <w:rPr>
          <w:lang w:val="en-GB"/>
        </w:rPr>
        <w:t xml:space="preserve">, K., Eliason, E. J., </w:t>
      </w:r>
      <w:proofErr w:type="spellStart"/>
      <w:r w:rsidRPr="009A4732">
        <w:rPr>
          <w:lang w:val="en-GB"/>
        </w:rPr>
        <w:t>Csik</w:t>
      </w:r>
      <w:proofErr w:type="spellEnd"/>
      <w:r w:rsidRPr="009A4732">
        <w:rPr>
          <w:lang w:val="en-GB"/>
        </w:rPr>
        <w:t xml:space="preserve">, S. R., Stier, A. C., &amp; Taper, M. L. (2019). Strong Evidence for an Intraspecific Metabolic Scaling Coefficient Near 0.89 in Fish. </w:t>
      </w:r>
      <w:r w:rsidRPr="009A4732">
        <w:rPr>
          <w:i/>
          <w:iCs/>
          <w:lang w:val="en-GB"/>
        </w:rPr>
        <w:t>Frontiers in Physiology</w:t>
      </w:r>
      <w:r w:rsidRPr="009A4732">
        <w:rPr>
          <w:lang w:val="en-GB"/>
        </w:rPr>
        <w:t xml:space="preserve">, </w:t>
      </w:r>
      <w:r w:rsidRPr="009A4732">
        <w:rPr>
          <w:i/>
          <w:iCs/>
          <w:lang w:val="en-GB"/>
        </w:rPr>
        <w:t>10</w:t>
      </w:r>
      <w:r w:rsidRPr="009A4732">
        <w:rPr>
          <w:lang w:val="en-GB"/>
        </w:rPr>
        <w:t>, 1166. https://doi.org/10.3389/fphys.2019.01166</w:t>
      </w:r>
    </w:p>
    <w:p w14:paraId="3C2E6056"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Jobling, M. (1997). Temperature and growth: Modulation of growth rate via temperature change. In C. M. Wood &amp; D. G. McDonald (Eds.), </w:t>
      </w:r>
      <w:r w:rsidRPr="009A4732">
        <w:rPr>
          <w:i/>
          <w:iCs/>
          <w:lang w:val="en-GB"/>
        </w:rPr>
        <w:t>Global Warming: Implications for Freshwater and Marine Fish</w:t>
      </w:r>
      <w:r w:rsidRPr="009A4732">
        <w:rPr>
          <w:lang w:val="en-GB"/>
        </w:rPr>
        <w:t xml:space="preserve"> (Vol. 61, pp. 225–254). Cambridge University Press.</w:t>
      </w:r>
    </w:p>
    <w:p w14:paraId="5A329E47" w14:textId="77777777" w:rsidR="009A4732" w:rsidRPr="009A4732" w:rsidRDefault="009A4732" w:rsidP="00556592">
      <w:pPr>
        <w:pStyle w:val="Bibliography"/>
        <w:spacing w:line="240" w:lineRule="auto"/>
        <w:contextualSpacing/>
        <w:rPr>
          <w:lang w:val="en-GB"/>
        </w:rPr>
      </w:pPr>
      <w:proofErr w:type="spellStart"/>
      <w:r w:rsidRPr="009A4732">
        <w:rPr>
          <w:lang w:val="en-GB"/>
        </w:rPr>
        <w:t>Kitchell</w:t>
      </w:r>
      <w:proofErr w:type="spellEnd"/>
      <w:r w:rsidRPr="009A4732">
        <w:rPr>
          <w:lang w:val="en-GB"/>
        </w:rPr>
        <w:t xml:space="preserve">, J. F., Stewart, D. J., &amp; </w:t>
      </w:r>
      <w:proofErr w:type="spellStart"/>
      <w:r w:rsidRPr="009A4732">
        <w:rPr>
          <w:lang w:val="en-GB"/>
        </w:rPr>
        <w:t>Weininger</w:t>
      </w:r>
      <w:proofErr w:type="spellEnd"/>
      <w:r w:rsidRPr="009A4732">
        <w:rPr>
          <w:lang w:val="en-GB"/>
        </w:rPr>
        <w:t>, D. (1977). Applications of a bioenergetics model to yellow perch (</w:t>
      </w:r>
      <w:proofErr w:type="spellStart"/>
      <w:r w:rsidRPr="009A4732">
        <w:rPr>
          <w:i/>
          <w:iCs/>
          <w:lang w:val="en-GB"/>
        </w:rPr>
        <w:t>Perca</w:t>
      </w:r>
      <w:proofErr w:type="spellEnd"/>
      <w:r w:rsidRPr="009A4732">
        <w:rPr>
          <w:i/>
          <w:iCs/>
          <w:lang w:val="en-GB"/>
        </w:rPr>
        <w:t xml:space="preserve"> </w:t>
      </w:r>
      <w:proofErr w:type="spellStart"/>
      <w:r w:rsidRPr="009A4732">
        <w:rPr>
          <w:i/>
          <w:iCs/>
          <w:lang w:val="en-GB"/>
        </w:rPr>
        <w:t>flavescens</w:t>
      </w:r>
      <w:proofErr w:type="spellEnd"/>
      <w:r w:rsidRPr="009A4732">
        <w:rPr>
          <w:lang w:val="en-GB"/>
        </w:rPr>
        <w:t>) and walleye (</w:t>
      </w:r>
      <w:r w:rsidRPr="009A4732">
        <w:rPr>
          <w:i/>
          <w:iCs/>
          <w:lang w:val="en-GB"/>
        </w:rPr>
        <w:t>Stizostedion vitreum vitreum</w:t>
      </w:r>
      <w:r w:rsidRPr="009A4732">
        <w:rPr>
          <w:lang w:val="en-GB"/>
        </w:rPr>
        <w:t xml:space="preserve">). </w:t>
      </w:r>
      <w:r w:rsidRPr="009A4732">
        <w:rPr>
          <w:i/>
          <w:iCs/>
          <w:lang w:val="en-GB"/>
        </w:rPr>
        <w:t>Journal of the Fisheries Board of Canada</w:t>
      </w:r>
      <w:r w:rsidRPr="009A4732">
        <w:rPr>
          <w:lang w:val="en-GB"/>
        </w:rPr>
        <w:t xml:space="preserve">, </w:t>
      </w:r>
      <w:r w:rsidRPr="009A4732">
        <w:rPr>
          <w:i/>
          <w:iCs/>
          <w:lang w:val="en-GB"/>
        </w:rPr>
        <w:t>34</w:t>
      </w:r>
      <w:r w:rsidRPr="009A4732">
        <w:rPr>
          <w:lang w:val="en-GB"/>
        </w:rPr>
        <w:t>(10), 1922–1935.</w:t>
      </w:r>
    </w:p>
    <w:p w14:paraId="62EEFE3B" w14:textId="77777777" w:rsidR="009A4732" w:rsidRPr="009A4732" w:rsidRDefault="009A4732" w:rsidP="00556592">
      <w:pPr>
        <w:pStyle w:val="Bibliography"/>
        <w:spacing w:line="240" w:lineRule="auto"/>
        <w:contextualSpacing/>
        <w:rPr>
          <w:lang w:val="en-GB"/>
        </w:rPr>
      </w:pPr>
      <w:proofErr w:type="spellStart"/>
      <w:r w:rsidRPr="009A4732">
        <w:rPr>
          <w:lang w:val="en-GB"/>
        </w:rPr>
        <w:t>Kooijman</w:t>
      </w:r>
      <w:proofErr w:type="spellEnd"/>
      <w:r w:rsidRPr="009A4732">
        <w:rPr>
          <w:lang w:val="en-GB"/>
        </w:rPr>
        <w:t xml:space="preserve">, S. A. L. M. (1993). </w:t>
      </w:r>
      <w:r w:rsidRPr="009A4732">
        <w:rPr>
          <w:i/>
          <w:iCs/>
          <w:lang w:val="en-GB"/>
        </w:rPr>
        <w:t>Dynamic energy budgets in biological systems</w:t>
      </w:r>
      <w:r w:rsidRPr="009A4732">
        <w:rPr>
          <w:lang w:val="en-GB"/>
        </w:rPr>
        <w:t>. Cambridge University Press.</w:t>
      </w:r>
    </w:p>
    <w:p w14:paraId="059C019E" w14:textId="77777777" w:rsidR="009A4732" w:rsidRPr="009A4732" w:rsidRDefault="009A4732" w:rsidP="00556592">
      <w:pPr>
        <w:pStyle w:val="Bibliography"/>
        <w:spacing w:line="240" w:lineRule="auto"/>
        <w:contextualSpacing/>
        <w:rPr>
          <w:lang w:val="en-GB"/>
        </w:rPr>
      </w:pPr>
      <w:r w:rsidRPr="009A4732">
        <w:rPr>
          <w:lang w:val="en-GB"/>
        </w:rPr>
        <w:t xml:space="preserve">Lefevre, S., McKenzie, D. J., &amp; Nilsson, G. E. (2018). In modelling effects of global warming, invalid assumptions lead to unrealistic projections. </w:t>
      </w:r>
      <w:r w:rsidRPr="009A4732">
        <w:rPr>
          <w:i/>
          <w:iCs/>
          <w:lang w:val="en-GB"/>
        </w:rPr>
        <w:t>Global Change Biology</w:t>
      </w:r>
      <w:r w:rsidRPr="009A4732">
        <w:rPr>
          <w:lang w:val="en-GB"/>
        </w:rPr>
        <w:t xml:space="preserve">, </w:t>
      </w:r>
      <w:r w:rsidRPr="009A4732">
        <w:rPr>
          <w:i/>
          <w:iCs/>
          <w:lang w:val="en-GB"/>
        </w:rPr>
        <w:t>24</w:t>
      </w:r>
      <w:r w:rsidRPr="009A4732">
        <w:rPr>
          <w:lang w:val="en-GB"/>
        </w:rPr>
        <w:t>(2), 553–556. https://doi.org/10.1111/gcb.13978</w:t>
      </w:r>
    </w:p>
    <w:p w14:paraId="4CF6B841" w14:textId="77777777" w:rsidR="009A4732" w:rsidRPr="009A4732" w:rsidRDefault="009A4732" w:rsidP="00556592">
      <w:pPr>
        <w:pStyle w:val="Bibliography"/>
        <w:spacing w:line="240" w:lineRule="auto"/>
        <w:contextualSpacing/>
        <w:rPr>
          <w:lang w:val="en-GB"/>
        </w:rPr>
      </w:pPr>
      <w:r w:rsidRPr="009A4732">
        <w:rPr>
          <w:lang w:val="en-GB"/>
        </w:rPr>
        <w:t xml:space="preserve">Lemoine, N. P., &amp; </w:t>
      </w:r>
      <w:proofErr w:type="spellStart"/>
      <w:r w:rsidRPr="009A4732">
        <w:rPr>
          <w:lang w:val="en-GB"/>
        </w:rPr>
        <w:t>Burkepile</w:t>
      </w:r>
      <w:proofErr w:type="spellEnd"/>
      <w:r w:rsidRPr="009A4732">
        <w:rPr>
          <w:lang w:val="en-GB"/>
        </w:rPr>
        <w:t xml:space="preserve">, D. E. (2012). Temperature-induced mismatches between consumption and metabolism reduce consumer fitness. </w:t>
      </w:r>
      <w:r w:rsidRPr="009A4732">
        <w:rPr>
          <w:i/>
          <w:iCs/>
          <w:lang w:val="en-GB"/>
        </w:rPr>
        <w:t>Ecology</w:t>
      </w:r>
      <w:r w:rsidRPr="009A4732">
        <w:rPr>
          <w:lang w:val="en-GB"/>
        </w:rPr>
        <w:t xml:space="preserve">, </w:t>
      </w:r>
      <w:r w:rsidRPr="009A4732">
        <w:rPr>
          <w:i/>
          <w:iCs/>
          <w:lang w:val="en-GB"/>
        </w:rPr>
        <w:t>93</w:t>
      </w:r>
      <w:r w:rsidRPr="009A4732">
        <w:rPr>
          <w:lang w:val="en-GB"/>
        </w:rPr>
        <w:t>(11), 2483–2489. https://doi.org/10.1890/12-0375.1</w:t>
      </w:r>
    </w:p>
    <w:p w14:paraId="300775BF" w14:textId="77777777" w:rsidR="009A4732" w:rsidRPr="009A4732" w:rsidRDefault="009A4732" w:rsidP="00556592">
      <w:pPr>
        <w:pStyle w:val="Bibliography"/>
        <w:spacing w:line="240" w:lineRule="auto"/>
        <w:contextualSpacing/>
        <w:rPr>
          <w:lang w:val="en-GB"/>
        </w:rPr>
      </w:pPr>
      <w:r w:rsidRPr="009A4732">
        <w:rPr>
          <w:lang w:val="en-GB"/>
        </w:rPr>
        <w:t xml:space="preserve">Lindmark, M., Huss, M., </w:t>
      </w:r>
      <w:proofErr w:type="spellStart"/>
      <w:r w:rsidRPr="009A4732">
        <w:rPr>
          <w:lang w:val="en-GB"/>
        </w:rPr>
        <w:t>Ohlberger</w:t>
      </w:r>
      <w:proofErr w:type="spellEnd"/>
      <w:r w:rsidRPr="009A4732">
        <w:rPr>
          <w:lang w:val="en-GB"/>
        </w:rPr>
        <w:t xml:space="preserve">, J., &amp; </w:t>
      </w:r>
      <w:proofErr w:type="spellStart"/>
      <w:r w:rsidRPr="009A4732">
        <w:rPr>
          <w:lang w:val="en-GB"/>
        </w:rPr>
        <w:t>Gårdmark</w:t>
      </w:r>
      <w:proofErr w:type="spellEnd"/>
      <w:r w:rsidRPr="009A4732">
        <w:rPr>
          <w:lang w:val="en-GB"/>
        </w:rPr>
        <w:t xml:space="preserve">, A. (2018). Temperature-dependent body size effects determine population responses to climate warming. </w:t>
      </w:r>
      <w:r w:rsidRPr="009A4732">
        <w:rPr>
          <w:i/>
          <w:iCs/>
          <w:lang w:val="en-GB"/>
        </w:rPr>
        <w:t>Ecology Letters</w:t>
      </w:r>
      <w:r w:rsidRPr="009A4732">
        <w:rPr>
          <w:lang w:val="en-GB"/>
        </w:rPr>
        <w:t xml:space="preserve">, </w:t>
      </w:r>
      <w:r w:rsidRPr="009A4732">
        <w:rPr>
          <w:i/>
          <w:iCs/>
          <w:lang w:val="en-GB"/>
        </w:rPr>
        <w:t>21</w:t>
      </w:r>
      <w:r w:rsidRPr="009A4732">
        <w:rPr>
          <w:lang w:val="en-GB"/>
        </w:rPr>
        <w:t>(2), 181–189. https://doi.org/10.1111/ele.12880</w:t>
      </w:r>
    </w:p>
    <w:p w14:paraId="293CFBF3" w14:textId="77777777" w:rsidR="009A4732" w:rsidRPr="009A4732" w:rsidRDefault="009A4732" w:rsidP="00556592">
      <w:pPr>
        <w:pStyle w:val="Bibliography"/>
        <w:spacing w:line="240" w:lineRule="auto"/>
        <w:contextualSpacing/>
        <w:rPr>
          <w:lang w:val="en-GB"/>
        </w:rPr>
      </w:pPr>
      <w:r w:rsidRPr="009A4732">
        <w:rPr>
          <w:lang w:val="en-GB"/>
        </w:rPr>
        <w:t xml:space="preserve">Lindmark, M., </w:t>
      </w:r>
      <w:proofErr w:type="spellStart"/>
      <w:r w:rsidRPr="009A4732">
        <w:rPr>
          <w:lang w:val="en-GB"/>
        </w:rPr>
        <w:t>Ohlberger</w:t>
      </w:r>
      <w:proofErr w:type="spellEnd"/>
      <w:r w:rsidRPr="009A4732">
        <w:rPr>
          <w:lang w:val="en-GB"/>
        </w:rPr>
        <w:t xml:space="preserve">, J., Huss, M., &amp; </w:t>
      </w:r>
      <w:proofErr w:type="spellStart"/>
      <w:r w:rsidRPr="009A4732">
        <w:rPr>
          <w:lang w:val="en-GB"/>
        </w:rPr>
        <w:t>Gårdmark</w:t>
      </w:r>
      <w:proofErr w:type="spellEnd"/>
      <w:r w:rsidRPr="009A4732">
        <w:rPr>
          <w:lang w:val="en-GB"/>
        </w:rPr>
        <w:t xml:space="preserve">, A. (2019). Size‐based ecological interactions drive food web responses to climate warming. </w:t>
      </w:r>
      <w:r w:rsidRPr="009A4732">
        <w:rPr>
          <w:i/>
          <w:iCs/>
          <w:lang w:val="en-GB"/>
        </w:rPr>
        <w:t>Ecology Letters</w:t>
      </w:r>
      <w:r w:rsidRPr="009A4732">
        <w:rPr>
          <w:lang w:val="en-GB"/>
        </w:rPr>
        <w:t xml:space="preserve">, </w:t>
      </w:r>
      <w:r w:rsidRPr="009A4732">
        <w:rPr>
          <w:i/>
          <w:iCs/>
          <w:lang w:val="en-GB"/>
        </w:rPr>
        <w:t>22</w:t>
      </w:r>
      <w:r w:rsidRPr="009A4732">
        <w:rPr>
          <w:lang w:val="en-GB"/>
        </w:rPr>
        <w:t>(5), 778–786. https://doi.org/10.1111/ele.13235</w:t>
      </w:r>
    </w:p>
    <w:p w14:paraId="239A71C5" w14:textId="77777777" w:rsidR="009A4732" w:rsidRPr="009A4732" w:rsidRDefault="009A4732" w:rsidP="00556592">
      <w:pPr>
        <w:pStyle w:val="Bibliography"/>
        <w:spacing w:line="240" w:lineRule="auto"/>
        <w:contextualSpacing/>
        <w:rPr>
          <w:lang w:val="en-GB"/>
        </w:rPr>
      </w:pPr>
      <w:proofErr w:type="spellStart"/>
      <w:r w:rsidRPr="009A4732">
        <w:rPr>
          <w:lang w:val="en-GB"/>
        </w:rPr>
        <w:t>Lloret-Lloret</w:t>
      </w:r>
      <w:proofErr w:type="spellEnd"/>
      <w:r w:rsidRPr="009A4732">
        <w:rPr>
          <w:lang w:val="en-GB"/>
        </w:rPr>
        <w:t xml:space="preserve">, E., Navarro, J., </w:t>
      </w:r>
      <w:proofErr w:type="spellStart"/>
      <w:r w:rsidRPr="009A4732">
        <w:rPr>
          <w:lang w:val="en-GB"/>
        </w:rPr>
        <w:t>Giménez</w:t>
      </w:r>
      <w:proofErr w:type="spellEnd"/>
      <w:r w:rsidRPr="009A4732">
        <w:rPr>
          <w:lang w:val="en-GB"/>
        </w:rPr>
        <w:t xml:space="preserve">, J., López, N., </w:t>
      </w:r>
      <w:proofErr w:type="spellStart"/>
      <w:r w:rsidRPr="009A4732">
        <w:rPr>
          <w:lang w:val="en-GB"/>
        </w:rPr>
        <w:t>Albo-Puigserver</w:t>
      </w:r>
      <w:proofErr w:type="spellEnd"/>
      <w:r w:rsidRPr="009A4732">
        <w:rPr>
          <w:lang w:val="en-GB"/>
        </w:rPr>
        <w:t xml:space="preserve">, M., </w:t>
      </w:r>
      <w:proofErr w:type="spellStart"/>
      <w:r w:rsidRPr="009A4732">
        <w:rPr>
          <w:lang w:val="en-GB"/>
        </w:rPr>
        <w:t>Pennino</w:t>
      </w:r>
      <w:proofErr w:type="spellEnd"/>
      <w:r w:rsidRPr="009A4732">
        <w:rPr>
          <w:lang w:val="en-GB"/>
        </w:rPr>
        <w:t xml:space="preserve">, M. G., &amp; Coll, M. (2020). The seasonal distribution of a highly commercial fish is related to </w:t>
      </w:r>
      <w:r w:rsidRPr="009A4732">
        <w:rPr>
          <w:lang w:val="en-GB"/>
        </w:rPr>
        <w:lastRenderedPageBreak/>
        <w:t xml:space="preserve">ontogenetic changes in its feeding strategy. </w:t>
      </w:r>
      <w:r w:rsidRPr="009A4732">
        <w:rPr>
          <w:i/>
          <w:iCs/>
          <w:lang w:val="en-GB"/>
        </w:rPr>
        <w:t>Frontiers in Marine Science</w:t>
      </w:r>
      <w:r w:rsidRPr="009A4732">
        <w:rPr>
          <w:lang w:val="en-GB"/>
        </w:rPr>
        <w:t xml:space="preserve">, </w:t>
      </w:r>
      <w:r w:rsidRPr="009A4732">
        <w:rPr>
          <w:i/>
          <w:iCs/>
          <w:lang w:val="en-GB"/>
        </w:rPr>
        <w:t>7</w:t>
      </w:r>
      <w:r w:rsidRPr="009A4732">
        <w:rPr>
          <w:lang w:val="en-GB"/>
        </w:rPr>
        <w:t>. https://doi.org/10.3389/fmars.2020.566686</w:t>
      </w:r>
    </w:p>
    <w:p w14:paraId="770B59E5" w14:textId="77777777" w:rsidR="009A4732" w:rsidRPr="009A4732" w:rsidRDefault="009A4732" w:rsidP="00556592">
      <w:pPr>
        <w:pStyle w:val="Bibliography"/>
        <w:spacing w:line="240" w:lineRule="auto"/>
        <w:contextualSpacing/>
        <w:rPr>
          <w:lang w:val="en-GB"/>
        </w:rPr>
      </w:pPr>
      <w:r w:rsidRPr="009A4732">
        <w:rPr>
          <w:lang w:val="en-GB"/>
        </w:rPr>
        <w:t xml:space="preserve">Lorenzen, K. (1996). The relationship between body weight and natural mortality in juvenile and adult fish: A comparison of natural ecosystems and aquaculture. </w:t>
      </w:r>
      <w:r w:rsidRPr="009A4732">
        <w:rPr>
          <w:i/>
          <w:iCs/>
          <w:lang w:val="en-GB"/>
        </w:rPr>
        <w:t>Journal of Fish Biology</w:t>
      </w:r>
      <w:r w:rsidRPr="009A4732">
        <w:rPr>
          <w:lang w:val="en-GB"/>
        </w:rPr>
        <w:t xml:space="preserve">, </w:t>
      </w:r>
      <w:r w:rsidRPr="009A4732">
        <w:rPr>
          <w:i/>
          <w:iCs/>
          <w:lang w:val="en-GB"/>
        </w:rPr>
        <w:t>49</w:t>
      </w:r>
      <w:r w:rsidRPr="009A4732">
        <w:rPr>
          <w:lang w:val="en-GB"/>
        </w:rPr>
        <w:t>(4), 627–642. https://doi.org/10.1111/j.1095-8649.1996.tb00060.x</w:t>
      </w:r>
    </w:p>
    <w:p w14:paraId="0984A366" w14:textId="77777777" w:rsidR="009A4732" w:rsidRPr="009A4732" w:rsidRDefault="009A4732" w:rsidP="00556592">
      <w:pPr>
        <w:pStyle w:val="Bibliography"/>
        <w:spacing w:line="240" w:lineRule="auto"/>
        <w:contextualSpacing/>
        <w:rPr>
          <w:lang w:val="en-GB"/>
        </w:rPr>
      </w:pPr>
      <w:r w:rsidRPr="009A4732">
        <w:rPr>
          <w:lang w:val="en-GB"/>
        </w:rPr>
        <w:t xml:space="preserve">Marshall, D. J., &amp; White, C. R. (2019). Have we outgrown the existing models of growth? </w:t>
      </w:r>
      <w:r w:rsidRPr="009A4732">
        <w:rPr>
          <w:i/>
          <w:iCs/>
          <w:lang w:val="en-GB"/>
        </w:rPr>
        <w:t>Trends in Ecology &amp; Evolution</w:t>
      </w:r>
      <w:r w:rsidRPr="009A4732">
        <w:rPr>
          <w:lang w:val="en-GB"/>
        </w:rPr>
        <w:t xml:space="preserve">, </w:t>
      </w:r>
      <w:r w:rsidRPr="009A4732">
        <w:rPr>
          <w:i/>
          <w:iCs/>
          <w:lang w:val="en-GB"/>
        </w:rPr>
        <w:t>34</w:t>
      </w:r>
      <w:r w:rsidRPr="009A4732">
        <w:rPr>
          <w:lang w:val="en-GB"/>
        </w:rPr>
        <w:t>(2), 102–111. https://doi.org/10.1016/j.tree.2018.10.005</w:t>
      </w:r>
    </w:p>
    <w:p w14:paraId="407D479D" w14:textId="77777777" w:rsidR="009A4732" w:rsidRPr="009A4732" w:rsidRDefault="009A4732" w:rsidP="00556592">
      <w:pPr>
        <w:pStyle w:val="Bibliography"/>
        <w:spacing w:line="240" w:lineRule="auto"/>
        <w:contextualSpacing/>
        <w:rPr>
          <w:lang w:val="en-GB"/>
        </w:rPr>
      </w:pPr>
      <w:r w:rsidRPr="009A4732">
        <w:rPr>
          <w:lang w:val="en-GB"/>
        </w:rPr>
        <w:t xml:space="preserve">Maury, O., &amp; </w:t>
      </w:r>
      <w:proofErr w:type="spellStart"/>
      <w:r w:rsidRPr="009A4732">
        <w:rPr>
          <w:lang w:val="en-GB"/>
        </w:rPr>
        <w:t>Poggiale</w:t>
      </w:r>
      <w:proofErr w:type="spellEnd"/>
      <w:r w:rsidRPr="009A4732">
        <w:rPr>
          <w:lang w:val="en-GB"/>
        </w:rPr>
        <w:t xml:space="preserve">, J.-C. (2013). From individuals to populations to communities: A dynamic energy budget model of marine ecosystem size-spectrum including life history diversity. </w:t>
      </w:r>
      <w:r w:rsidRPr="009A4732">
        <w:rPr>
          <w:i/>
          <w:iCs/>
          <w:lang w:val="en-GB"/>
        </w:rPr>
        <w:t>Journal of Theoretical Biology</w:t>
      </w:r>
      <w:r w:rsidRPr="009A4732">
        <w:rPr>
          <w:lang w:val="en-GB"/>
        </w:rPr>
        <w:t xml:space="preserve">, </w:t>
      </w:r>
      <w:r w:rsidRPr="009A4732">
        <w:rPr>
          <w:i/>
          <w:iCs/>
          <w:lang w:val="en-GB"/>
        </w:rPr>
        <w:t>324</w:t>
      </w:r>
      <w:r w:rsidRPr="009A4732">
        <w:rPr>
          <w:lang w:val="en-GB"/>
        </w:rPr>
        <w:t>, 52–71. https://doi.org/10.1016/j.jtbi.2013.01.018</w:t>
      </w:r>
    </w:p>
    <w:p w14:paraId="2131176C" w14:textId="77777777" w:rsidR="009A4732" w:rsidRPr="009A4732" w:rsidRDefault="009A4732" w:rsidP="00556592">
      <w:pPr>
        <w:pStyle w:val="Bibliography"/>
        <w:spacing w:line="240" w:lineRule="auto"/>
        <w:contextualSpacing/>
        <w:rPr>
          <w:lang w:val="en-GB"/>
        </w:rPr>
      </w:pPr>
      <w:r w:rsidRPr="009A4732">
        <w:rPr>
          <w:lang w:val="en-GB"/>
        </w:rPr>
        <w:t xml:space="preserve">Messmer, V., Pratchett, M. S., </w:t>
      </w:r>
      <w:proofErr w:type="spellStart"/>
      <w:r w:rsidRPr="009A4732">
        <w:rPr>
          <w:lang w:val="en-GB"/>
        </w:rPr>
        <w:t>Hoey</w:t>
      </w:r>
      <w:proofErr w:type="spellEnd"/>
      <w:r w:rsidRPr="009A4732">
        <w:rPr>
          <w:lang w:val="en-GB"/>
        </w:rPr>
        <w:t xml:space="preserve">, A. S., Tobin, A. J., Coker, D. J., Cooke, S. J., &amp; Clark, T. D. (2017). Global warming may disproportionately affect larger adults in a predatory coral reef fish. </w:t>
      </w:r>
      <w:r w:rsidRPr="009A4732">
        <w:rPr>
          <w:i/>
          <w:iCs/>
          <w:lang w:val="en-GB"/>
        </w:rPr>
        <w:t>Global Change Biology</w:t>
      </w:r>
      <w:r w:rsidRPr="009A4732">
        <w:rPr>
          <w:lang w:val="en-GB"/>
        </w:rPr>
        <w:t xml:space="preserve">, </w:t>
      </w:r>
      <w:r w:rsidRPr="009A4732">
        <w:rPr>
          <w:i/>
          <w:iCs/>
          <w:lang w:val="en-GB"/>
        </w:rPr>
        <w:t>23</w:t>
      </w:r>
      <w:r w:rsidRPr="009A4732">
        <w:rPr>
          <w:lang w:val="en-GB"/>
        </w:rPr>
        <w:t>(6), 2230–2240.</w:t>
      </w:r>
    </w:p>
    <w:p w14:paraId="735C455A" w14:textId="77777777" w:rsidR="009A4732" w:rsidRPr="009A4732" w:rsidRDefault="009A4732" w:rsidP="00556592">
      <w:pPr>
        <w:pStyle w:val="Bibliography"/>
        <w:spacing w:line="240" w:lineRule="auto"/>
        <w:contextualSpacing/>
        <w:rPr>
          <w:lang w:val="en-GB"/>
        </w:rPr>
      </w:pPr>
      <w:r w:rsidRPr="009A4732">
        <w:rPr>
          <w:lang w:val="en-GB"/>
        </w:rPr>
        <w:t xml:space="preserve">Morita, K., </w:t>
      </w:r>
      <w:proofErr w:type="spellStart"/>
      <w:r w:rsidRPr="009A4732">
        <w:rPr>
          <w:lang w:val="en-GB"/>
        </w:rPr>
        <w:t>Fukuwaka</w:t>
      </w:r>
      <w:proofErr w:type="spellEnd"/>
      <w:r w:rsidRPr="009A4732">
        <w:rPr>
          <w:lang w:val="en-GB"/>
        </w:rPr>
        <w:t xml:space="preserve">, M., </w:t>
      </w:r>
      <w:proofErr w:type="spellStart"/>
      <w:r w:rsidRPr="009A4732">
        <w:rPr>
          <w:lang w:val="en-GB"/>
        </w:rPr>
        <w:t>Tanimata</w:t>
      </w:r>
      <w:proofErr w:type="spellEnd"/>
      <w:r w:rsidRPr="009A4732">
        <w:rPr>
          <w:lang w:val="en-GB"/>
        </w:rPr>
        <w:t xml:space="preserve">, N., &amp; Yamamura, O. (2010). Size-dependent thermal preferences in a pelagic fish. </w:t>
      </w:r>
      <w:r w:rsidRPr="009A4732">
        <w:rPr>
          <w:i/>
          <w:iCs/>
          <w:lang w:val="en-GB"/>
        </w:rPr>
        <w:t>Oikos</w:t>
      </w:r>
      <w:r w:rsidRPr="009A4732">
        <w:rPr>
          <w:lang w:val="en-GB"/>
        </w:rPr>
        <w:t xml:space="preserve">, </w:t>
      </w:r>
      <w:r w:rsidRPr="009A4732">
        <w:rPr>
          <w:i/>
          <w:iCs/>
          <w:lang w:val="en-GB"/>
        </w:rPr>
        <w:t>119</w:t>
      </w:r>
      <w:r w:rsidRPr="009A4732">
        <w:rPr>
          <w:lang w:val="en-GB"/>
        </w:rPr>
        <w:t>(8), 1265–1272. https://doi.org/10.1111/j.1600-0706.2009.18125.x</w:t>
      </w:r>
    </w:p>
    <w:p w14:paraId="35DD7399" w14:textId="77777777" w:rsidR="009A4732" w:rsidRPr="009A4732" w:rsidRDefault="009A4732" w:rsidP="00556592">
      <w:pPr>
        <w:pStyle w:val="Bibliography"/>
        <w:spacing w:line="240" w:lineRule="auto"/>
        <w:contextualSpacing/>
        <w:rPr>
          <w:lang w:val="en-GB"/>
        </w:rPr>
      </w:pPr>
      <w:r w:rsidRPr="009A4732">
        <w:rPr>
          <w:lang w:val="en-GB"/>
        </w:rPr>
        <w:t xml:space="preserve">Nelson, J. A. (2016). Oxygen consumption rate v. rate of energy utilization of fishes: A comparison and brief history of the two measurements. </w:t>
      </w:r>
      <w:r w:rsidRPr="009A4732">
        <w:rPr>
          <w:i/>
          <w:iCs/>
          <w:lang w:val="en-GB"/>
        </w:rPr>
        <w:t>Journal of Fish Biology</w:t>
      </w:r>
      <w:r w:rsidRPr="009A4732">
        <w:rPr>
          <w:lang w:val="en-GB"/>
        </w:rPr>
        <w:t xml:space="preserve">, </w:t>
      </w:r>
      <w:r w:rsidRPr="009A4732">
        <w:rPr>
          <w:i/>
          <w:iCs/>
          <w:lang w:val="en-GB"/>
        </w:rPr>
        <w:t>88</w:t>
      </w:r>
      <w:r w:rsidRPr="009A4732">
        <w:rPr>
          <w:lang w:val="en-GB"/>
        </w:rPr>
        <w:t>(1), 10–25. https://doi.org/10.1111/jfb.12824</w:t>
      </w:r>
    </w:p>
    <w:p w14:paraId="0BA88FA0"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Neubauer, P., &amp; Andersen, K. H. (2019). Thermal performance of fish is explained by an interplay between physiology, </w:t>
      </w:r>
      <w:proofErr w:type="gramStart"/>
      <w:r w:rsidRPr="009A4732">
        <w:rPr>
          <w:lang w:val="en-GB"/>
        </w:rPr>
        <w:t>behaviour</w:t>
      </w:r>
      <w:proofErr w:type="gramEnd"/>
      <w:r w:rsidRPr="009A4732">
        <w:rPr>
          <w:lang w:val="en-GB"/>
        </w:rPr>
        <w:t xml:space="preserve"> and ecology. </w:t>
      </w:r>
      <w:r w:rsidRPr="009A4732">
        <w:rPr>
          <w:i/>
          <w:iCs/>
          <w:lang w:val="en-GB"/>
        </w:rPr>
        <w:t>Conservation Physiology</w:t>
      </w:r>
      <w:r w:rsidRPr="009A4732">
        <w:rPr>
          <w:lang w:val="en-GB"/>
        </w:rPr>
        <w:t xml:space="preserve">, </w:t>
      </w:r>
      <w:r w:rsidRPr="009A4732">
        <w:rPr>
          <w:i/>
          <w:iCs/>
          <w:lang w:val="en-GB"/>
        </w:rPr>
        <w:t>7</w:t>
      </w:r>
      <w:r w:rsidRPr="009A4732">
        <w:rPr>
          <w:lang w:val="en-GB"/>
        </w:rPr>
        <w:t>(1). https://doi.org/10.1093/conphys/coz025</w:t>
      </w:r>
    </w:p>
    <w:p w14:paraId="5C9A94D6" w14:textId="77777777" w:rsidR="009A4732" w:rsidRPr="009A4732" w:rsidRDefault="009A4732" w:rsidP="00556592">
      <w:pPr>
        <w:pStyle w:val="Bibliography"/>
        <w:spacing w:line="240" w:lineRule="auto"/>
        <w:contextualSpacing/>
        <w:rPr>
          <w:lang w:val="en-GB"/>
        </w:rPr>
      </w:pPr>
      <w:proofErr w:type="spellStart"/>
      <w:r w:rsidRPr="009A4732">
        <w:rPr>
          <w:lang w:val="en-GB"/>
        </w:rPr>
        <w:t>Neuenfeldt</w:t>
      </w:r>
      <w:proofErr w:type="spellEnd"/>
      <w:r w:rsidRPr="009A4732">
        <w:rPr>
          <w:lang w:val="en-GB"/>
        </w:rPr>
        <w:t xml:space="preserve">, S., </w:t>
      </w:r>
      <w:proofErr w:type="spellStart"/>
      <w:r w:rsidRPr="009A4732">
        <w:rPr>
          <w:lang w:val="en-GB"/>
        </w:rPr>
        <w:t>Bartolino</w:t>
      </w:r>
      <w:proofErr w:type="spellEnd"/>
      <w:r w:rsidRPr="009A4732">
        <w:rPr>
          <w:lang w:val="en-GB"/>
        </w:rPr>
        <w:t xml:space="preserve">, V., Orio, A., Andersen, K. H., Andersen, N. G., </w:t>
      </w:r>
      <w:proofErr w:type="spellStart"/>
      <w:r w:rsidRPr="009A4732">
        <w:rPr>
          <w:lang w:val="en-GB"/>
        </w:rPr>
        <w:t>Niiranen</w:t>
      </w:r>
      <w:proofErr w:type="spellEnd"/>
      <w:r w:rsidRPr="009A4732">
        <w:rPr>
          <w:lang w:val="en-GB"/>
        </w:rPr>
        <w:t xml:space="preserve">, S., </w:t>
      </w:r>
      <w:proofErr w:type="spellStart"/>
      <w:r w:rsidRPr="009A4732">
        <w:rPr>
          <w:lang w:val="en-GB"/>
        </w:rPr>
        <w:t>Bergström</w:t>
      </w:r>
      <w:proofErr w:type="spellEnd"/>
      <w:r w:rsidRPr="009A4732">
        <w:rPr>
          <w:lang w:val="en-GB"/>
        </w:rPr>
        <w:t xml:space="preserve">, U., </w:t>
      </w:r>
      <w:proofErr w:type="spellStart"/>
      <w:r w:rsidRPr="009A4732">
        <w:rPr>
          <w:lang w:val="en-GB"/>
        </w:rPr>
        <w:t>Ustups</w:t>
      </w:r>
      <w:proofErr w:type="spellEnd"/>
      <w:r w:rsidRPr="009A4732">
        <w:rPr>
          <w:lang w:val="en-GB"/>
        </w:rPr>
        <w:t xml:space="preserve">, D., </w:t>
      </w:r>
      <w:proofErr w:type="spellStart"/>
      <w:r w:rsidRPr="009A4732">
        <w:rPr>
          <w:lang w:val="en-GB"/>
        </w:rPr>
        <w:t>Kulatska</w:t>
      </w:r>
      <w:proofErr w:type="spellEnd"/>
      <w:r w:rsidRPr="009A4732">
        <w:rPr>
          <w:lang w:val="en-GB"/>
        </w:rPr>
        <w:t xml:space="preserve">, N., &amp; </w:t>
      </w:r>
      <w:proofErr w:type="spellStart"/>
      <w:r w:rsidRPr="009A4732">
        <w:rPr>
          <w:lang w:val="en-GB"/>
        </w:rPr>
        <w:t>Casini</w:t>
      </w:r>
      <w:proofErr w:type="spellEnd"/>
      <w:r w:rsidRPr="009A4732">
        <w:rPr>
          <w:lang w:val="en-GB"/>
        </w:rPr>
        <w:t>, M. (2020). Feeding and growth of Atlantic cod (</w:t>
      </w:r>
      <w:r w:rsidRPr="009A4732">
        <w:rPr>
          <w:i/>
          <w:iCs/>
          <w:lang w:val="en-GB"/>
        </w:rPr>
        <w:t xml:space="preserve">Gadus </w:t>
      </w:r>
      <w:proofErr w:type="spellStart"/>
      <w:r w:rsidRPr="009A4732">
        <w:rPr>
          <w:i/>
          <w:iCs/>
          <w:lang w:val="en-GB"/>
        </w:rPr>
        <w:t>morhua</w:t>
      </w:r>
      <w:proofErr w:type="spellEnd"/>
      <w:r w:rsidRPr="009A4732">
        <w:rPr>
          <w:lang w:val="en-GB"/>
        </w:rPr>
        <w:t xml:space="preserve"> L.) in the eastern Baltic Sea under environmental change. </w:t>
      </w:r>
      <w:r w:rsidRPr="009A4732">
        <w:rPr>
          <w:i/>
          <w:iCs/>
          <w:lang w:val="en-GB"/>
        </w:rPr>
        <w:t>ICES Journal of Marine Science</w:t>
      </w:r>
      <w:r w:rsidRPr="009A4732">
        <w:rPr>
          <w:lang w:val="en-GB"/>
        </w:rPr>
        <w:t xml:space="preserve">, </w:t>
      </w:r>
      <w:r w:rsidRPr="009A4732">
        <w:rPr>
          <w:i/>
          <w:iCs/>
          <w:lang w:val="en-GB"/>
        </w:rPr>
        <w:t>77</w:t>
      </w:r>
      <w:r w:rsidRPr="009A4732">
        <w:rPr>
          <w:lang w:val="en-GB"/>
        </w:rPr>
        <w:t>(2), 624–632. https://doi.org/10.1093/icesjms/fsz224</w:t>
      </w:r>
    </w:p>
    <w:p w14:paraId="314CB9EC" w14:textId="77777777" w:rsidR="009A4732" w:rsidRPr="009A4732" w:rsidRDefault="009A4732" w:rsidP="00556592">
      <w:pPr>
        <w:pStyle w:val="Bibliography"/>
        <w:spacing w:line="240" w:lineRule="auto"/>
        <w:contextualSpacing/>
        <w:rPr>
          <w:lang w:val="en-GB"/>
        </w:rPr>
      </w:pPr>
      <w:proofErr w:type="spellStart"/>
      <w:r w:rsidRPr="009A4732">
        <w:rPr>
          <w:lang w:val="en-GB"/>
        </w:rPr>
        <w:t>Neuheimer</w:t>
      </w:r>
      <w:proofErr w:type="spellEnd"/>
      <w:r w:rsidRPr="009A4732">
        <w:rPr>
          <w:lang w:val="en-GB"/>
        </w:rPr>
        <w:t xml:space="preserve">, A. B., Thresher, R. E., Lyle, J. M., &amp; Semmens, J. M. (2011). Tolerance limit for fish growth exceeded by warming waters. </w:t>
      </w:r>
      <w:r w:rsidRPr="009A4732">
        <w:rPr>
          <w:i/>
          <w:iCs/>
          <w:lang w:val="en-GB"/>
        </w:rPr>
        <w:t>Nature Climate Change</w:t>
      </w:r>
      <w:r w:rsidRPr="009A4732">
        <w:rPr>
          <w:lang w:val="en-GB"/>
        </w:rPr>
        <w:t xml:space="preserve">, </w:t>
      </w:r>
      <w:r w:rsidRPr="009A4732">
        <w:rPr>
          <w:i/>
          <w:iCs/>
          <w:lang w:val="en-GB"/>
        </w:rPr>
        <w:t>1</w:t>
      </w:r>
      <w:r w:rsidRPr="009A4732">
        <w:rPr>
          <w:lang w:val="en-GB"/>
        </w:rPr>
        <w:t>(2), 110–113. https://doi.org/10.1038/nclimate1084</w:t>
      </w:r>
    </w:p>
    <w:p w14:paraId="678566F4" w14:textId="77777777" w:rsidR="009A4732" w:rsidRPr="009A4732" w:rsidRDefault="009A4732" w:rsidP="00556592">
      <w:pPr>
        <w:pStyle w:val="Bibliography"/>
        <w:spacing w:line="240" w:lineRule="auto"/>
        <w:contextualSpacing/>
        <w:rPr>
          <w:lang w:val="en-GB"/>
        </w:rPr>
      </w:pPr>
      <w:proofErr w:type="spellStart"/>
      <w:r w:rsidRPr="009A4732">
        <w:rPr>
          <w:lang w:val="en-GB"/>
        </w:rPr>
        <w:t>Ohlberger</w:t>
      </w:r>
      <w:proofErr w:type="spellEnd"/>
      <w:r w:rsidRPr="009A4732">
        <w:rPr>
          <w:lang w:val="en-GB"/>
        </w:rPr>
        <w:t xml:space="preserve">, J. (2013). Climate warming and ectotherm body size – from individual physiology to community ecology. </w:t>
      </w:r>
      <w:r w:rsidRPr="009A4732">
        <w:rPr>
          <w:i/>
          <w:iCs/>
          <w:lang w:val="en-GB"/>
        </w:rPr>
        <w:t>Functional Ecology</w:t>
      </w:r>
      <w:r w:rsidRPr="009A4732">
        <w:rPr>
          <w:lang w:val="en-GB"/>
        </w:rPr>
        <w:t xml:space="preserve">, </w:t>
      </w:r>
      <w:r w:rsidRPr="009A4732">
        <w:rPr>
          <w:i/>
          <w:iCs/>
          <w:lang w:val="en-GB"/>
        </w:rPr>
        <w:t>27</w:t>
      </w:r>
      <w:r w:rsidRPr="009A4732">
        <w:rPr>
          <w:lang w:val="en-GB"/>
        </w:rPr>
        <w:t>(4), 991–1001. https://doi.org/10.1111/1365-2435.12098</w:t>
      </w:r>
    </w:p>
    <w:p w14:paraId="03CB7EC7" w14:textId="77777777" w:rsidR="009A4732" w:rsidRPr="009A4732" w:rsidRDefault="009A4732" w:rsidP="00556592">
      <w:pPr>
        <w:pStyle w:val="Bibliography"/>
        <w:spacing w:line="240" w:lineRule="auto"/>
        <w:contextualSpacing/>
        <w:rPr>
          <w:lang w:val="en-GB"/>
        </w:rPr>
      </w:pPr>
      <w:proofErr w:type="spellStart"/>
      <w:r w:rsidRPr="009A4732">
        <w:rPr>
          <w:lang w:val="en-GB"/>
        </w:rPr>
        <w:t>Ohlberger</w:t>
      </w:r>
      <w:proofErr w:type="spellEnd"/>
      <w:r w:rsidRPr="009A4732">
        <w:rPr>
          <w:lang w:val="en-GB"/>
        </w:rPr>
        <w:t xml:space="preserve">, J., </w:t>
      </w:r>
      <w:proofErr w:type="spellStart"/>
      <w:r w:rsidRPr="009A4732">
        <w:rPr>
          <w:lang w:val="en-GB"/>
        </w:rPr>
        <w:t>Edeline</w:t>
      </w:r>
      <w:proofErr w:type="spellEnd"/>
      <w:r w:rsidRPr="009A4732">
        <w:rPr>
          <w:lang w:val="en-GB"/>
        </w:rPr>
        <w:t xml:space="preserve">, E., </w:t>
      </w:r>
      <w:proofErr w:type="spellStart"/>
      <w:r w:rsidRPr="009A4732">
        <w:rPr>
          <w:lang w:val="en-GB"/>
        </w:rPr>
        <w:t>Vollestad</w:t>
      </w:r>
      <w:proofErr w:type="spellEnd"/>
      <w:r w:rsidRPr="009A4732">
        <w:rPr>
          <w:lang w:val="en-GB"/>
        </w:rPr>
        <w:t xml:space="preserve">, L. A., </w:t>
      </w:r>
      <w:proofErr w:type="spellStart"/>
      <w:r w:rsidRPr="009A4732">
        <w:rPr>
          <w:lang w:val="en-GB"/>
        </w:rPr>
        <w:t>Stenseth</w:t>
      </w:r>
      <w:proofErr w:type="spellEnd"/>
      <w:r w:rsidRPr="009A4732">
        <w:rPr>
          <w:lang w:val="en-GB"/>
        </w:rPr>
        <w:t xml:space="preserve">, N. C., &amp; </w:t>
      </w:r>
      <w:proofErr w:type="spellStart"/>
      <w:r w:rsidRPr="009A4732">
        <w:rPr>
          <w:lang w:val="en-GB"/>
        </w:rPr>
        <w:t>Claessen</w:t>
      </w:r>
      <w:proofErr w:type="spellEnd"/>
      <w:r w:rsidRPr="009A4732">
        <w:rPr>
          <w:lang w:val="en-GB"/>
        </w:rPr>
        <w:t xml:space="preserve">, D. (2011). Temperature-driven regime shifts in the dynamics of size-structured populations. </w:t>
      </w:r>
      <w:r w:rsidRPr="009A4732">
        <w:rPr>
          <w:i/>
          <w:iCs/>
          <w:lang w:val="en-GB"/>
        </w:rPr>
        <w:t>The American Naturalist</w:t>
      </w:r>
      <w:r w:rsidRPr="009A4732">
        <w:rPr>
          <w:lang w:val="en-GB"/>
        </w:rPr>
        <w:t xml:space="preserve">, </w:t>
      </w:r>
      <w:r w:rsidRPr="009A4732">
        <w:rPr>
          <w:i/>
          <w:iCs/>
          <w:lang w:val="en-GB"/>
        </w:rPr>
        <w:t>177</w:t>
      </w:r>
      <w:r w:rsidRPr="009A4732">
        <w:rPr>
          <w:lang w:val="en-GB"/>
        </w:rPr>
        <w:t>(2), 211–223. https://doi.org/10.1086/657925</w:t>
      </w:r>
    </w:p>
    <w:p w14:paraId="30CB4D7E" w14:textId="77777777" w:rsidR="009A4732" w:rsidRPr="009A4732" w:rsidRDefault="009A4732" w:rsidP="00556592">
      <w:pPr>
        <w:pStyle w:val="Bibliography"/>
        <w:spacing w:line="240" w:lineRule="auto"/>
        <w:contextualSpacing/>
        <w:rPr>
          <w:lang w:val="en-GB"/>
        </w:rPr>
      </w:pPr>
      <w:proofErr w:type="spellStart"/>
      <w:r w:rsidRPr="009A4732">
        <w:rPr>
          <w:lang w:val="en-GB"/>
        </w:rPr>
        <w:t>Ohlberger</w:t>
      </w:r>
      <w:proofErr w:type="spellEnd"/>
      <w:r w:rsidRPr="009A4732">
        <w:rPr>
          <w:lang w:val="en-GB"/>
        </w:rPr>
        <w:t xml:space="preserve">, J., </w:t>
      </w:r>
      <w:proofErr w:type="spellStart"/>
      <w:r w:rsidRPr="009A4732">
        <w:rPr>
          <w:lang w:val="en-GB"/>
        </w:rPr>
        <w:t>Mehner</w:t>
      </w:r>
      <w:proofErr w:type="spellEnd"/>
      <w:r w:rsidRPr="009A4732">
        <w:rPr>
          <w:lang w:val="en-GB"/>
        </w:rPr>
        <w:t xml:space="preserve">, Thomas., </w:t>
      </w:r>
      <w:proofErr w:type="spellStart"/>
      <w:r w:rsidRPr="009A4732">
        <w:rPr>
          <w:lang w:val="en-GB"/>
        </w:rPr>
        <w:t>Staaks</w:t>
      </w:r>
      <w:proofErr w:type="spellEnd"/>
      <w:r w:rsidRPr="009A4732">
        <w:rPr>
          <w:lang w:val="en-GB"/>
        </w:rPr>
        <w:t xml:space="preserve">, Georg., &amp; </w:t>
      </w:r>
      <w:proofErr w:type="spellStart"/>
      <w:r w:rsidRPr="009A4732">
        <w:rPr>
          <w:lang w:val="en-GB"/>
        </w:rPr>
        <w:t>Hölker</w:t>
      </w:r>
      <w:proofErr w:type="spellEnd"/>
      <w:r w:rsidRPr="009A4732">
        <w:rPr>
          <w:lang w:val="en-GB"/>
        </w:rPr>
        <w:t xml:space="preserve">, Franz. (2012). Intraspecific temperature dependence of the scaling of metabolic rate with body mass in fishes and its ecological implications. </w:t>
      </w:r>
      <w:r w:rsidRPr="009A4732">
        <w:rPr>
          <w:i/>
          <w:iCs/>
          <w:lang w:val="en-GB"/>
        </w:rPr>
        <w:t>Oikos</w:t>
      </w:r>
      <w:r w:rsidRPr="009A4732">
        <w:rPr>
          <w:lang w:val="en-GB"/>
        </w:rPr>
        <w:t xml:space="preserve">, </w:t>
      </w:r>
      <w:r w:rsidRPr="009A4732">
        <w:rPr>
          <w:i/>
          <w:iCs/>
          <w:lang w:val="en-GB"/>
        </w:rPr>
        <w:t>121</w:t>
      </w:r>
      <w:r w:rsidRPr="009A4732">
        <w:rPr>
          <w:lang w:val="en-GB"/>
        </w:rPr>
        <w:t>(2), 245–251. https://doi.org/10.1111/j.1600-0706.2011.19882.x</w:t>
      </w:r>
    </w:p>
    <w:p w14:paraId="0268B345" w14:textId="77777777" w:rsidR="009A4732" w:rsidRPr="009A4732" w:rsidRDefault="009A4732" w:rsidP="00556592">
      <w:pPr>
        <w:pStyle w:val="Bibliography"/>
        <w:spacing w:line="240" w:lineRule="auto"/>
        <w:contextualSpacing/>
        <w:rPr>
          <w:lang w:val="en-GB"/>
        </w:rPr>
      </w:pPr>
      <w:proofErr w:type="spellStart"/>
      <w:r w:rsidRPr="009A4732">
        <w:rPr>
          <w:lang w:val="en-GB"/>
        </w:rPr>
        <w:t>Ohlberger</w:t>
      </w:r>
      <w:proofErr w:type="spellEnd"/>
      <w:r w:rsidRPr="009A4732">
        <w:rPr>
          <w:lang w:val="en-GB"/>
        </w:rPr>
        <w:t xml:space="preserve">, J., </w:t>
      </w:r>
      <w:proofErr w:type="spellStart"/>
      <w:r w:rsidRPr="009A4732">
        <w:rPr>
          <w:lang w:val="en-GB"/>
        </w:rPr>
        <w:t>Staaks</w:t>
      </w:r>
      <w:proofErr w:type="spellEnd"/>
      <w:r w:rsidRPr="009A4732">
        <w:rPr>
          <w:lang w:val="en-GB"/>
        </w:rPr>
        <w:t xml:space="preserve">, G., &amp; </w:t>
      </w:r>
      <w:proofErr w:type="spellStart"/>
      <w:r w:rsidRPr="009A4732">
        <w:rPr>
          <w:lang w:val="en-GB"/>
        </w:rPr>
        <w:t>Hölker</w:t>
      </w:r>
      <w:proofErr w:type="spellEnd"/>
      <w:r w:rsidRPr="009A4732">
        <w:rPr>
          <w:lang w:val="en-GB"/>
        </w:rPr>
        <w:t>, F. (2007). Effects of temperature, swimming speed and body mass on standard and active metabolic rate in vendace (</w:t>
      </w:r>
      <w:r w:rsidRPr="009A4732">
        <w:rPr>
          <w:i/>
          <w:iCs/>
          <w:lang w:val="en-GB"/>
        </w:rPr>
        <w:t xml:space="preserve">Coregonus </w:t>
      </w:r>
      <w:proofErr w:type="spellStart"/>
      <w:r w:rsidRPr="009A4732">
        <w:rPr>
          <w:i/>
          <w:iCs/>
          <w:lang w:val="en-GB"/>
        </w:rPr>
        <w:t>albula</w:t>
      </w:r>
      <w:proofErr w:type="spellEnd"/>
      <w:r w:rsidRPr="009A4732">
        <w:rPr>
          <w:lang w:val="en-GB"/>
        </w:rPr>
        <w:t xml:space="preserve">). </w:t>
      </w:r>
      <w:r w:rsidRPr="009A4732">
        <w:rPr>
          <w:i/>
          <w:iCs/>
          <w:lang w:val="en-GB"/>
        </w:rPr>
        <w:t>Journal of Comparative Physiology, B</w:t>
      </w:r>
      <w:r w:rsidRPr="009A4732">
        <w:rPr>
          <w:lang w:val="en-GB"/>
        </w:rPr>
        <w:t xml:space="preserve">, </w:t>
      </w:r>
      <w:r w:rsidRPr="009A4732">
        <w:rPr>
          <w:i/>
          <w:iCs/>
          <w:lang w:val="en-GB"/>
        </w:rPr>
        <w:t>177</w:t>
      </w:r>
      <w:r w:rsidRPr="009A4732">
        <w:rPr>
          <w:lang w:val="en-GB"/>
        </w:rPr>
        <w:t>(8), 905–916.</w:t>
      </w:r>
    </w:p>
    <w:p w14:paraId="05B1FF0A"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Olmos, M., Payne, M. R., </w:t>
      </w:r>
      <w:proofErr w:type="spellStart"/>
      <w:r w:rsidRPr="009A4732">
        <w:rPr>
          <w:lang w:val="en-GB"/>
        </w:rPr>
        <w:t>Nevoux</w:t>
      </w:r>
      <w:proofErr w:type="spellEnd"/>
      <w:r w:rsidRPr="009A4732">
        <w:rPr>
          <w:lang w:val="en-GB"/>
        </w:rPr>
        <w:t xml:space="preserve">, M., </w:t>
      </w:r>
      <w:proofErr w:type="spellStart"/>
      <w:r w:rsidRPr="009A4732">
        <w:rPr>
          <w:lang w:val="en-GB"/>
        </w:rPr>
        <w:t>Prévost</w:t>
      </w:r>
      <w:proofErr w:type="spellEnd"/>
      <w:r w:rsidRPr="009A4732">
        <w:rPr>
          <w:lang w:val="en-GB"/>
        </w:rPr>
        <w:t xml:space="preserve">, E., </w:t>
      </w:r>
      <w:proofErr w:type="spellStart"/>
      <w:r w:rsidRPr="009A4732">
        <w:rPr>
          <w:lang w:val="en-GB"/>
        </w:rPr>
        <w:t>Chaput</w:t>
      </w:r>
      <w:proofErr w:type="spellEnd"/>
      <w:r w:rsidRPr="009A4732">
        <w:rPr>
          <w:lang w:val="en-GB"/>
        </w:rPr>
        <w:t xml:space="preserve">, G., </w:t>
      </w:r>
      <w:proofErr w:type="spellStart"/>
      <w:r w:rsidRPr="009A4732">
        <w:rPr>
          <w:lang w:val="en-GB"/>
        </w:rPr>
        <w:t>Pontavice</w:t>
      </w:r>
      <w:proofErr w:type="spellEnd"/>
      <w:r w:rsidRPr="009A4732">
        <w:rPr>
          <w:lang w:val="en-GB"/>
        </w:rPr>
        <w:t xml:space="preserve">, H. D., </w:t>
      </w:r>
      <w:proofErr w:type="spellStart"/>
      <w:r w:rsidRPr="009A4732">
        <w:rPr>
          <w:lang w:val="en-GB"/>
        </w:rPr>
        <w:t>Guitton</w:t>
      </w:r>
      <w:proofErr w:type="spellEnd"/>
      <w:r w:rsidRPr="009A4732">
        <w:rPr>
          <w:lang w:val="en-GB"/>
        </w:rPr>
        <w:t xml:space="preserve">, J., Sheehan, T., Mills, K., &amp; </w:t>
      </w:r>
      <w:proofErr w:type="spellStart"/>
      <w:r w:rsidRPr="009A4732">
        <w:rPr>
          <w:lang w:val="en-GB"/>
        </w:rPr>
        <w:t>Rivot</w:t>
      </w:r>
      <w:proofErr w:type="spellEnd"/>
      <w:r w:rsidRPr="009A4732">
        <w:rPr>
          <w:lang w:val="en-GB"/>
        </w:rPr>
        <w:t xml:space="preserve">, E. (2019). Spatial synchrony in the response of a </w:t>
      </w:r>
      <w:proofErr w:type="gramStart"/>
      <w:r w:rsidRPr="009A4732">
        <w:rPr>
          <w:lang w:val="en-GB"/>
        </w:rPr>
        <w:t>long range</w:t>
      </w:r>
      <w:proofErr w:type="gramEnd"/>
      <w:r w:rsidRPr="009A4732">
        <w:rPr>
          <w:lang w:val="en-GB"/>
        </w:rPr>
        <w:t xml:space="preserve"> migratory species (</w:t>
      </w:r>
      <w:r w:rsidRPr="009A4732">
        <w:rPr>
          <w:i/>
          <w:iCs/>
          <w:lang w:val="en-GB"/>
        </w:rPr>
        <w:t xml:space="preserve">Salmo </w:t>
      </w:r>
      <w:proofErr w:type="spellStart"/>
      <w:r w:rsidRPr="009A4732">
        <w:rPr>
          <w:i/>
          <w:iCs/>
          <w:lang w:val="en-GB"/>
        </w:rPr>
        <w:t>salar</w:t>
      </w:r>
      <w:proofErr w:type="spellEnd"/>
      <w:r w:rsidRPr="009A4732">
        <w:rPr>
          <w:lang w:val="en-GB"/>
        </w:rPr>
        <w:t xml:space="preserve">) to climate change in the North Atlantic Ocean. </w:t>
      </w:r>
      <w:r w:rsidRPr="009A4732">
        <w:rPr>
          <w:i/>
          <w:iCs/>
          <w:lang w:val="en-GB"/>
        </w:rPr>
        <w:t>Global Change Biology</w:t>
      </w:r>
      <w:r w:rsidRPr="009A4732">
        <w:rPr>
          <w:lang w:val="en-GB"/>
        </w:rPr>
        <w:t xml:space="preserve">, </w:t>
      </w:r>
      <w:r w:rsidRPr="009A4732">
        <w:rPr>
          <w:i/>
          <w:iCs/>
          <w:lang w:val="en-GB"/>
        </w:rPr>
        <w:t>26</w:t>
      </w:r>
      <w:r w:rsidRPr="009A4732">
        <w:rPr>
          <w:lang w:val="en-GB"/>
        </w:rPr>
        <w:t>(3), 1319–1337. https://doi.org/10.1111/gcb.14913</w:t>
      </w:r>
    </w:p>
    <w:p w14:paraId="1891D31E" w14:textId="77777777" w:rsidR="009A4732" w:rsidRPr="009A4732" w:rsidRDefault="009A4732" w:rsidP="00556592">
      <w:pPr>
        <w:pStyle w:val="Bibliography"/>
        <w:spacing w:line="240" w:lineRule="auto"/>
        <w:contextualSpacing/>
        <w:rPr>
          <w:lang w:val="en-GB"/>
        </w:rPr>
      </w:pPr>
      <w:r w:rsidRPr="009A4732">
        <w:rPr>
          <w:lang w:val="en-GB"/>
        </w:rPr>
        <w:t xml:space="preserve">Padfield, D., Castledine, M., &amp; Buckling, A. (2020). Temperature-dependent changes to host–parasite interactions alter the thermal performance of a bacterial host. </w:t>
      </w:r>
      <w:r w:rsidRPr="009A4732">
        <w:rPr>
          <w:i/>
          <w:iCs/>
          <w:lang w:val="en-GB"/>
        </w:rPr>
        <w:t>The ISME Journal</w:t>
      </w:r>
      <w:r w:rsidRPr="009A4732">
        <w:rPr>
          <w:lang w:val="en-GB"/>
        </w:rPr>
        <w:t xml:space="preserve">, </w:t>
      </w:r>
      <w:r w:rsidRPr="009A4732">
        <w:rPr>
          <w:i/>
          <w:iCs/>
          <w:lang w:val="en-GB"/>
        </w:rPr>
        <w:t>14</w:t>
      </w:r>
      <w:r w:rsidRPr="009A4732">
        <w:rPr>
          <w:lang w:val="en-GB"/>
        </w:rPr>
        <w:t>(2), 389–398. https://doi.org/10.1038/s41396-019-0526-5</w:t>
      </w:r>
    </w:p>
    <w:p w14:paraId="2D5CDE03" w14:textId="77777777" w:rsidR="009A4732" w:rsidRPr="009A4732" w:rsidRDefault="009A4732" w:rsidP="00556592">
      <w:pPr>
        <w:pStyle w:val="Bibliography"/>
        <w:spacing w:line="240" w:lineRule="auto"/>
        <w:contextualSpacing/>
        <w:rPr>
          <w:lang w:val="en-GB"/>
        </w:rPr>
      </w:pPr>
      <w:r w:rsidRPr="009A4732">
        <w:rPr>
          <w:lang w:val="en-GB"/>
        </w:rPr>
        <w:t xml:space="preserve">Padfield, D., Lowe, C., Buckling, A., </w:t>
      </w:r>
      <w:proofErr w:type="spellStart"/>
      <w:r w:rsidRPr="009A4732">
        <w:rPr>
          <w:lang w:val="en-GB"/>
        </w:rPr>
        <w:t>Ffrench</w:t>
      </w:r>
      <w:proofErr w:type="spellEnd"/>
      <w:r w:rsidRPr="009A4732">
        <w:rPr>
          <w:lang w:val="en-GB"/>
        </w:rPr>
        <w:t xml:space="preserve">-Constant, R., Jennings, S., Shelley, F., </w:t>
      </w:r>
      <w:proofErr w:type="spellStart"/>
      <w:r w:rsidRPr="009A4732">
        <w:rPr>
          <w:lang w:val="en-GB"/>
        </w:rPr>
        <w:t>Ólafsson</w:t>
      </w:r>
      <w:proofErr w:type="spellEnd"/>
      <w:r w:rsidRPr="009A4732">
        <w:rPr>
          <w:lang w:val="en-GB"/>
        </w:rPr>
        <w:t xml:space="preserve">, J. S., &amp; Yvon-Durocher, G. (2017). Metabolic compensation constrains the temperature dependence of gross primary production. </w:t>
      </w:r>
      <w:r w:rsidRPr="009A4732">
        <w:rPr>
          <w:i/>
          <w:iCs/>
          <w:lang w:val="en-GB"/>
        </w:rPr>
        <w:t>Ecology Letters</w:t>
      </w:r>
      <w:r w:rsidRPr="009A4732">
        <w:rPr>
          <w:lang w:val="en-GB"/>
        </w:rPr>
        <w:t xml:space="preserve">, </w:t>
      </w:r>
      <w:r w:rsidRPr="009A4732">
        <w:rPr>
          <w:i/>
          <w:iCs/>
          <w:lang w:val="en-GB"/>
        </w:rPr>
        <w:t>20</w:t>
      </w:r>
      <w:r w:rsidRPr="009A4732">
        <w:rPr>
          <w:lang w:val="en-GB"/>
        </w:rPr>
        <w:t>(10), 1250–1260. https://doi.org/10.1111/ele.12820</w:t>
      </w:r>
    </w:p>
    <w:p w14:paraId="5EBDE58D" w14:textId="77777777" w:rsidR="009A4732" w:rsidRPr="009A4732" w:rsidRDefault="009A4732" w:rsidP="00556592">
      <w:pPr>
        <w:pStyle w:val="Bibliography"/>
        <w:spacing w:line="240" w:lineRule="auto"/>
        <w:contextualSpacing/>
        <w:rPr>
          <w:lang w:val="en-GB"/>
        </w:rPr>
      </w:pPr>
      <w:r w:rsidRPr="009A4732">
        <w:rPr>
          <w:lang w:val="en-GB"/>
        </w:rPr>
        <w:t xml:space="preserve">Padfield, D., &amp; Matheson, G. (2020). </w:t>
      </w:r>
      <w:proofErr w:type="spellStart"/>
      <w:proofErr w:type="gramStart"/>
      <w:r w:rsidRPr="009A4732">
        <w:rPr>
          <w:i/>
          <w:iCs/>
          <w:lang w:val="en-GB"/>
        </w:rPr>
        <w:t>nls.multstart</w:t>
      </w:r>
      <w:proofErr w:type="spellEnd"/>
      <w:proofErr w:type="gramEnd"/>
      <w:r w:rsidRPr="009A4732">
        <w:rPr>
          <w:i/>
          <w:iCs/>
          <w:lang w:val="en-GB"/>
        </w:rPr>
        <w:t>: Robust Non-Linear regression using AIC Scores</w:t>
      </w:r>
      <w:r w:rsidRPr="009A4732">
        <w:rPr>
          <w:lang w:val="en-GB"/>
        </w:rPr>
        <w:t xml:space="preserve"> (R package version 1.2.0.) [Computer software]. https://CRAN.R-project.org/package=nls.multstart</w:t>
      </w:r>
    </w:p>
    <w:p w14:paraId="361C4D38" w14:textId="77777777" w:rsidR="009A4732" w:rsidRPr="009A4732" w:rsidRDefault="009A4732" w:rsidP="00556592">
      <w:pPr>
        <w:pStyle w:val="Bibliography"/>
        <w:spacing w:line="240" w:lineRule="auto"/>
        <w:contextualSpacing/>
        <w:rPr>
          <w:lang w:val="en-GB"/>
        </w:rPr>
      </w:pPr>
      <w:r w:rsidRPr="009A4732">
        <w:rPr>
          <w:lang w:val="en-GB"/>
        </w:rPr>
        <w:t xml:space="preserve">Padfield, D., &amp; O’Sullivan, H. (2020). </w:t>
      </w:r>
      <w:r w:rsidRPr="009A4732">
        <w:rPr>
          <w:i/>
          <w:iCs/>
          <w:lang w:val="en-GB"/>
        </w:rPr>
        <w:t>RTPC: Functions for fitting thermal performance curves</w:t>
      </w:r>
      <w:r w:rsidRPr="009A4732">
        <w:rPr>
          <w:lang w:val="en-GB"/>
        </w:rPr>
        <w:t xml:space="preserve"> (R package version 1.0.0.) [Computer software]. https://github.com/padpadpadpad/rTPC</w:t>
      </w:r>
    </w:p>
    <w:p w14:paraId="76CB2A38" w14:textId="77777777" w:rsidR="009A4732" w:rsidRPr="009A4732" w:rsidRDefault="009A4732" w:rsidP="00556592">
      <w:pPr>
        <w:pStyle w:val="Bibliography"/>
        <w:spacing w:line="240" w:lineRule="auto"/>
        <w:contextualSpacing/>
        <w:rPr>
          <w:lang w:val="en-GB"/>
        </w:rPr>
      </w:pPr>
      <w:proofErr w:type="spellStart"/>
      <w:r w:rsidRPr="009A4732">
        <w:rPr>
          <w:lang w:val="en-GB"/>
        </w:rPr>
        <w:t>Panov</w:t>
      </w:r>
      <w:proofErr w:type="spellEnd"/>
      <w:r w:rsidRPr="009A4732">
        <w:rPr>
          <w:lang w:val="en-GB"/>
        </w:rPr>
        <w:t xml:space="preserve">, V. E., &amp; McQueen, D. J. (1998). </w:t>
      </w:r>
      <w:r w:rsidRPr="009A4732">
        <w:rPr>
          <w:i/>
          <w:iCs/>
          <w:lang w:val="en-GB"/>
        </w:rPr>
        <w:t>Effects of temperature on individual growth rate and body size of a freshwater amphipod</w:t>
      </w:r>
      <w:r w:rsidRPr="009A4732">
        <w:rPr>
          <w:lang w:val="en-GB"/>
        </w:rPr>
        <w:t xml:space="preserve">. </w:t>
      </w:r>
      <w:r w:rsidRPr="009A4732">
        <w:rPr>
          <w:i/>
          <w:iCs/>
          <w:lang w:val="en-GB"/>
        </w:rPr>
        <w:t>76</w:t>
      </w:r>
      <w:r w:rsidRPr="009A4732">
        <w:rPr>
          <w:lang w:val="en-GB"/>
        </w:rPr>
        <w:t>, 1107–1116.</w:t>
      </w:r>
    </w:p>
    <w:p w14:paraId="6B1F8E1E" w14:textId="77777777" w:rsidR="009A4732" w:rsidRPr="009A4732" w:rsidRDefault="009A4732" w:rsidP="00556592">
      <w:pPr>
        <w:pStyle w:val="Bibliography"/>
        <w:spacing w:line="240" w:lineRule="auto"/>
        <w:contextualSpacing/>
        <w:rPr>
          <w:lang w:val="en-GB"/>
        </w:rPr>
      </w:pPr>
      <w:r w:rsidRPr="009A4732">
        <w:rPr>
          <w:lang w:val="en-GB"/>
        </w:rPr>
        <w:t xml:space="preserve">Pauly, D. (2021). The gill-oxygen limitation theory (GOLT) and its critics. </w:t>
      </w:r>
      <w:r w:rsidRPr="009A4732">
        <w:rPr>
          <w:i/>
          <w:iCs/>
          <w:lang w:val="en-GB"/>
        </w:rPr>
        <w:t>Science Advances</w:t>
      </w:r>
      <w:r w:rsidRPr="009A4732">
        <w:rPr>
          <w:lang w:val="en-GB"/>
        </w:rPr>
        <w:t xml:space="preserve">, </w:t>
      </w:r>
      <w:r w:rsidRPr="009A4732">
        <w:rPr>
          <w:i/>
          <w:iCs/>
          <w:lang w:val="en-GB"/>
        </w:rPr>
        <w:t>7</w:t>
      </w:r>
      <w:r w:rsidRPr="009A4732">
        <w:rPr>
          <w:lang w:val="en-GB"/>
        </w:rPr>
        <w:t>(2), eabc6050. https://doi.org/10.1126/sciadv.abc6050</w:t>
      </w:r>
    </w:p>
    <w:p w14:paraId="349C04C4" w14:textId="77777777" w:rsidR="009A4732" w:rsidRPr="009A4732" w:rsidRDefault="009A4732" w:rsidP="00556592">
      <w:pPr>
        <w:pStyle w:val="Bibliography"/>
        <w:spacing w:line="240" w:lineRule="auto"/>
        <w:contextualSpacing/>
        <w:rPr>
          <w:lang w:val="en-GB"/>
        </w:rPr>
      </w:pPr>
      <w:r w:rsidRPr="009A4732">
        <w:rPr>
          <w:lang w:val="en-GB"/>
        </w:rPr>
        <w:t xml:space="preserve">Pauly, D., &amp; Cheung, W. W. L. (2018a). Sound physiological knowledge and principles in </w:t>
      </w:r>
      <w:proofErr w:type="spellStart"/>
      <w:r w:rsidRPr="009A4732">
        <w:rPr>
          <w:lang w:val="en-GB"/>
        </w:rPr>
        <w:t>modeling</w:t>
      </w:r>
      <w:proofErr w:type="spellEnd"/>
      <w:r w:rsidRPr="009A4732">
        <w:rPr>
          <w:lang w:val="en-GB"/>
        </w:rPr>
        <w:t xml:space="preserve"> shrinking of fishes under climate change. </w:t>
      </w:r>
      <w:r w:rsidRPr="009A4732">
        <w:rPr>
          <w:i/>
          <w:iCs/>
          <w:lang w:val="en-GB"/>
        </w:rPr>
        <w:t>Global Change Biology</w:t>
      </w:r>
      <w:r w:rsidRPr="009A4732">
        <w:rPr>
          <w:lang w:val="en-GB"/>
        </w:rPr>
        <w:t xml:space="preserve">, </w:t>
      </w:r>
      <w:r w:rsidRPr="009A4732">
        <w:rPr>
          <w:i/>
          <w:iCs/>
          <w:lang w:val="en-GB"/>
        </w:rPr>
        <w:t>24</w:t>
      </w:r>
      <w:r w:rsidRPr="009A4732">
        <w:rPr>
          <w:lang w:val="en-GB"/>
        </w:rPr>
        <w:t>(1), e15–e26. https://doi.org/10.1111/gcb.13831</w:t>
      </w:r>
    </w:p>
    <w:p w14:paraId="606FB462"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Pauly, D., &amp; Cheung, W. W. L. (2018b). On confusing cause and effect in the oxygen limitation of fish. </w:t>
      </w:r>
      <w:r w:rsidRPr="009A4732">
        <w:rPr>
          <w:i/>
          <w:iCs/>
          <w:lang w:val="en-GB"/>
        </w:rPr>
        <w:t>Global Change Biology</w:t>
      </w:r>
      <w:r w:rsidRPr="009A4732">
        <w:rPr>
          <w:lang w:val="en-GB"/>
        </w:rPr>
        <w:t xml:space="preserve">, </w:t>
      </w:r>
      <w:r w:rsidRPr="009A4732">
        <w:rPr>
          <w:i/>
          <w:iCs/>
          <w:lang w:val="en-GB"/>
        </w:rPr>
        <w:t>24</w:t>
      </w:r>
      <w:r w:rsidRPr="009A4732">
        <w:rPr>
          <w:lang w:val="en-GB"/>
        </w:rPr>
        <w:t>(11), e743–e744. https://doi.org/10.1111/gcb.14383</w:t>
      </w:r>
    </w:p>
    <w:p w14:paraId="386803FF" w14:textId="77777777" w:rsidR="009A4732" w:rsidRPr="009A4732" w:rsidRDefault="009A4732" w:rsidP="00556592">
      <w:pPr>
        <w:pStyle w:val="Bibliography"/>
        <w:spacing w:line="240" w:lineRule="auto"/>
        <w:contextualSpacing/>
        <w:rPr>
          <w:lang w:val="en-GB"/>
        </w:rPr>
      </w:pPr>
      <w:proofErr w:type="spellStart"/>
      <w:r w:rsidRPr="009A4732">
        <w:rPr>
          <w:lang w:val="en-GB"/>
        </w:rPr>
        <w:t>Pawar</w:t>
      </w:r>
      <w:proofErr w:type="spellEnd"/>
      <w:r w:rsidRPr="009A4732">
        <w:rPr>
          <w:lang w:val="en-GB"/>
        </w:rPr>
        <w:t xml:space="preserve">, S., Dell, A. I., Savage, V. M., &amp; </w:t>
      </w:r>
      <w:proofErr w:type="spellStart"/>
      <w:r w:rsidRPr="009A4732">
        <w:rPr>
          <w:lang w:val="en-GB"/>
        </w:rPr>
        <w:t>Knies</w:t>
      </w:r>
      <w:proofErr w:type="spellEnd"/>
      <w:r w:rsidRPr="009A4732">
        <w:rPr>
          <w:lang w:val="en-GB"/>
        </w:rPr>
        <w:t xml:space="preserve">, J. L. (2016). Real versus Artificial Variation in the Thermal Sensitivity of Biological Traits. </w:t>
      </w:r>
      <w:r w:rsidRPr="009A4732">
        <w:rPr>
          <w:i/>
          <w:iCs/>
          <w:lang w:val="en-GB"/>
        </w:rPr>
        <w:t>The American Naturalist</w:t>
      </w:r>
      <w:r w:rsidRPr="009A4732">
        <w:rPr>
          <w:lang w:val="en-GB"/>
        </w:rPr>
        <w:t xml:space="preserve">, </w:t>
      </w:r>
      <w:r w:rsidRPr="009A4732">
        <w:rPr>
          <w:i/>
          <w:iCs/>
          <w:lang w:val="en-GB"/>
        </w:rPr>
        <w:t>187</w:t>
      </w:r>
      <w:r w:rsidRPr="009A4732">
        <w:rPr>
          <w:lang w:val="en-GB"/>
        </w:rPr>
        <w:t>(2), E41–E52. https://doi.org/10.1086/684590</w:t>
      </w:r>
    </w:p>
    <w:p w14:paraId="096E12CD" w14:textId="77777777" w:rsidR="009A4732" w:rsidRPr="009A4732" w:rsidRDefault="009A4732" w:rsidP="00556592">
      <w:pPr>
        <w:pStyle w:val="Bibliography"/>
        <w:spacing w:line="240" w:lineRule="auto"/>
        <w:contextualSpacing/>
        <w:rPr>
          <w:lang w:val="en-GB"/>
        </w:rPr>
      </w:pPr>
      <w:proofErr w:type="spellStart"/>
      <w:r w:rsidRPr="009A4732">
        <w:rPr>
          <w:lang w:val="en-GB"/>
        </w:rPr>
        <w:t>Pawar</w:t>
      </w:r>
      <w:proofErr w:type="spellEnd"/>
      <w:r w:rsidRPr="009A4732">
        <w:rPr>
          <w:lang w:val="en-GB"/>
        </w:rPr>
        <w:t xml:space="preserve">, S., Dell, A. I., &amp; Van M. Savage. (2012). Dimensionality of consumer search space drives trophic interaction strengths. </w:t>
      </w:r>
      <w:r w:rsidRPr="009A4732">
        <w:rPr>
          <w:i/>
          <w:iCs/>
          <w:lang w:val="en-GB"/>
        </w:rPr>
        <w:t>Nature</w:t>
      </w:r>
      <w:r w:rsidRPr="009A4732">
        <w:rPr>
          <w:lang w:val="en-GB"/>
        </w:rPr>
        <w:t xml:space="preserve">, </w:t>
      </w:r>
      <w:r w:rsidRPr="009A4732">
        <w:rPr>
          <w:i/>
          <w:iCs/>
          <w:lang w:val="en-GB"/>
        </w:rPr>
        <w:t>486</w:t>
      </w:r>
      <w:r w:rsidRPr="009A4732">
        <w:rPr>
          <w:lang w:val="en-GB"/>
        </w:rPr>
        <w:t>(7404), 485–489. https://doi.org/10.1038/nature11131</w:t>
      </w:r>
    </w:p>
    <w:p w14:paraId="5ED3E8AF" w14:textId="77777777" w:rsidR="009A4732" w:rsidRPr="009A4732" w:rsidRDefault="009A4732" w:rsidP="00556592">
      <w:pPr>
        <w:pStyle w:val="Bibliography"/>
        <w:spacing w:line="240" w:lineRule="auto"/>
        <w:contextualSpacing/>
        <w:rPr>
          <w:lang w:val="en-GB"/>
        </w:rPr>
      </w:pPr>
      <w:r w:rsidRPr="009A4732">
        <w:rPr>
          <w:lang w:val="en-GB"/>
        </w:rPr>
        <w:t>Peralta-</w:t>
      </w:r>
      <w:proofErr w:type="spellStart"/>
      <w:r w:rsidRPr="009A4732">
        <w:rPr>
          <w:lang w:val="en-GB"/>
        </w:rPr>
        <w:t>Maraver</w:t>
      </w:r>
      <w:proofErr w:type="spellEnd"/>
      <w:r w:rsidRPr="009A4732">
        <w:rPr>
          <w:lang w:val="en-GB"/>
        </w:rPr>
        <w:t xml:space="preserve">, I., &amp; Rezende, E. L. (2021). Heat tolerance in ectotherms scales predictably with body size. </w:t>
      </w:r>
      <w:r w:rsidRPr="009A4732">
        <w:rPr>
          <w:i/>
          <w:iCs/>
          <w:lang w:val="en-GB"/>
        </w:rPr>
        <w:t>Nature Climate Change</w:t>
      </w:r>
      <w:r w:rsidRPr="009A4732">
        <w:rPr>
          <w:lang w:val="en-GB"/>
        </w:rPr>
        <w:t xml:space="preserve">, </w:t>
      </w:r>
      <w:r w:rsidRPr="009A4732">
        <w:rPr>
          <w:i/>
          <w:iCs/>
          <w:lang w:val="en-GB"/>
        </w:rPr>
        <w:t>11</w:t>
      </w:r>
      <w:r w:rsidRPr="009A4732">
        <w:rPr>
          <w:lang w:val="en-GB"/>
        </w:rPr>
        <w:t>(1), 58–63. https://doi.org/10.1038/s41558-020-00938-y</w:t>
      </w:r>
    </w:p>
    <w:p w14:paraId="029273D8" w14:textId="77777777" w:rsidR="009A4732" w:rsidRPr="009A4732" w:rsidRDefault="009A4732" w:rsidP="00556592">
      <w:pPr>
        <w:pStyle w:val="Bibliography"/>
        <w:spacing w:line="240" w:lineRule="auto"/>
        <w:contextualSpacing/>
        <w:rPr>
          <w:lang w:val="en-GB"/>
        </w:rPr>
      </w:pPr>
      <w:r w:rsidRPr="009A4732">
        <w:rPr>
          <w:lang w:val="en-GB"/>
        </w:rPr>
        <w:t xml:space="preserve">Perrin, N. (1995). About Berrigan and </w:t>
      </w:r>
      <w:proofErr w:type="spellStart"/>
      <w:r w:rsidRPr="009A4732">
        <w:rPr>
          <w:lang w:val="en-GB"/>
        </w:rPr>
        <w:t>Charnov’s</w:t>
      </w:r>
      <w:proofErr w:type="spellEnd"/>
      <w:r w:rsidRPr="009A4732">
        <w:rPr>
          <w:lang w:val="en-GB"/>
        </w:rPr>
        <w:t xml:space="preserve"> life-history puzzle. </w:t>
      </w:r>
      <w:r w:rsidRPr="009A4732">
        <w:rPr>
          <w:i/>
          <w:iCs/>
          <w:lang w:val="en-GB"/>
        </w:rPr>
        <w:t>Oikos</w:t>
      </w:r>
      <w:r w:rsidRPr="009A4732">
        <w:rPr>
          <w:lang w:val="en-GB"/>
        </w:rPr>
        <w:t>, 137–139.</w:t>
      </w:r>
    </w:p>
    <w:p w14:paraId="4772D905" w14:textId="77777777" w:rsidR="009A4732" w:rsidRPr="009A4732" w:rsidRDefault="009A4732" w:rsidP="00556592">
      <w:pPr>
        <w:pStyle w:val="Bibliography"/>
        <w:spacing w:line="240" w:lineRule="auto"/>
        <w:contextualSpacing/>
        <w:rPr>
          <w:lang w:val="en-GB"/>
        </w:rPr>
      </w:pPr>
      <w:r w:rsidRPr="009A4732">
        <w:rPr>
          <w:lang w:val="en-GB"/>
        </w:rPr>
        <w:t xml:space="preserve">Plummer, M. (2003). JAGS: A program for analysis of Bayesian graphical models using </w:t>
      </w:r>
      <w:proofErr w:type="gramStart"/>
      <w:r w:rsidRPr="009A4732">
        <w:rPr>
          <w:lang w:val="en-GB"/>
        </w:rPr>
        <w:t>Gibbs</w:t>
      </w:r>
      <w:proofErr w:type="gramEnd"/>
      <w:r w:rsidRPr="009A4732">
        <w:rPr>
          <w:lang w:val="en-GB"/>
        </w:rPr>
        <w:t xml:space="preserve"> sampling. </w:t>
      </w:r>
      <w:r w:rsidRPr="009A4732">
        <w:rPr>
          <w:i/>
          <w:iCs/>
          <w:lang w:val="en-GB"/>
        </w:rPr>
        <w:t>Working Papers</w:t>
      </w:r>
      <w:r w:rsidRPr="009A4732">
        <w:rPr>
          <w:lang w:val="en-GB"/>
        </w:rPr>
        <w:t>, 8.</w:t>
      </w:r>
    </w:p>
    <w:p w14:paraId="1BFC6D76" w14:textId="77777777" w:rsidR="009A4732" w:rsidRPr="009A4732" w:rsidRDefault="009A4732" w:rsidP="00556592">
      <w:pPr>
        <w:pStyle w:val="Bibliography"/>
        <w:spacing w:line="240" w:lineRule="auto"/>
        <w:contextualSpacing/>
        <w:rPr>
          <w:lang w:val="en-GB"/>
        </w:rPr>
      </w:pPr>
      <w:r w:rsidRPr="009A4732">
        <w:rPr>
          <w:lang w:val="en-GB"/>
        </w:rPr>
        <w:t xml:space="preserve">Plummer, M. (2019). </w:t>
      </w:r>
      <w:proofErr w:type="spellStart"/>
      <w:r w:rsidRPr="009A4732">
        <w:rPr>
          <w:i/>
          <w:iCs/>
          <w:lang w:val="en-GB"/>
        </w:rPr>
        <w:t>Rjags</w:t>
      </w:r>
      <w:proofErr w:type="spellEnd"/>
      <w:r w:rsidRPr="009A4732">
        <w:rPr>
          <w:lang w:val="en-GB"/>
        </w:rPr>
        <w:t xml:space="preserve"> (R package version 4-10) [Computer software]. https://CRAN.R-project.org/package=rjags</w:t>
      </w:r>
    </w:p>
    <w:p w14:paraId="3E000DC7" w14:textId="77777777" w:rsidR="009A4732" w:rsidRPr="009A4732" w:rsidRDefault="009A4732" w:rsidP="00556592">
      <w:pPr>
        <w:pStyle w:val="Bibliography"/>
        <w:spacing w:line="240" w:lineRule="auto"/>
        <w:contextualSpacing/>
        <w:rPr>
          <w:lang w:val="en-GB"/>
        </w:rPr>
      </w:pPr>
      <w:proofErr w:type="spellStart"/>
      <w:r w:rsidRPr="009A4732">
        <w:rPr>
          <w:lang w:val="en-GB"/>
        </w:rPr>
        <w:t>Pörtner</w:t>
      </w:r>
      <w:proofErr w:type="spellEnd"/>
      <w:r w:rsidRPr="009A4732">
        <w:rPr>
          <w:lang w:val="en-GB"/>
        </w:rPr>
        <w:t xml:space="preserve">, H. O., &amp; </w:t>
      </w:r>
      <w:proofErr w:type="spellStart"/>
      <w:r w:rsidRPr="009A4732">
        <w:rPr>
          <w:lang w:val="en-GB"/>
        </w:rPr>
        <w:t>Knust</w:t>
      </w:r>
      <w:proofErr w:type="spellEnd"/>
      <w:r w:rsidRPr="009A4732">
        <w:rPr>
          <w:lang w:val="en-GB"/>
        </w:rPr>
        <w:t xml:space="preserve">, R. (2007). Climate change affects marine fishes through the oxygen limitation of thermal tolerance. </w:t>
      </w:r>
      <w:r w:rsidRPr="009A4732">
        <w:rPr>
          <w:i/>
          <w:iCs/>
          <w:lang w:val="en-GB"/>
        </w:rPr>
        <w:t>Science</w:t>
      </w:r>
      <w:r w:rsidRPr="009A4732">
        <w:rPr>
          <w:lang w:val="en-GB"/>
        </w:rPr>
        <w:t xml:space="preserve">, </w:t>
      </w:r>
      <w:r w:rsidRPr="009A4732">
        <w:rPr>
          <w:i/>
          <w:iCs/>
          <w:lang w:val="en-GB"/>
        </w:rPr>
        <w:t>315</w:t>
      </w:r>
      <w:r w:rsidRPr="009A4732">
        <w:rPr>
          <w:lang w:val="en-GB"/>
        </w:rPr>
        <w:t>(5808), 95–97.</w:t>
      </w:r>
    </w:p>
    <w:p w14:paraId="231D50D4" w14:textId="77777777" w:rsidR="009A4732" w:rsidRPr="009A4732" w:rsidRDefault="009A4732" w:rsidP="00556592">
      <w:pPr>
        <w:pStyle w:val="Bibliography"/>
        <w:spacing w:line="240" w:lineRule="auto"/>
        <w:contextualSpacing/>
        <w:rPr>
          <w:lang w:val="en-GB"/>
        </w:rPr>
      </w:pPr>
      <w:r w:rsidRPr="009A4732">
        <w:rPr>
          <w:lang w:val="en-GB"/>
        </w:rPr>
        <w:t xml:space="preserve">Pütter, A. (1920). </w:t>
      </w:r>
      <w:proofErr w:type="spellStart"/>
      <w:r w:rsidRPr="009A4732">
        <w:rPr>
          <w:lang w:val="en-GB"/>
        </w:rPr>
        <w:t>Studien</w:t>
      </w:r>
      <w:proofErr w:type="spellEnd"/>
      <w:r w:rsidRPr="009A4732">
        <w:rPr>
          <w:lang w:val="en-GB"/>
        </w:rPr>
        <w:t xml:space="preserve"> </w:t>
      </w:r>
      <w:proofErr w:type="spellStart"/>
      <w:r w:rsidRPr="009A4732">
        <w:rPr>
          <w:lang w:val="en-GB"/>
        </w:rPr>
        <w:t>über</w:t>
      </w:r>
      <w:proofErr w:type="spellEnd"/>
      <w:r w:rsidRPr="009A4732">
        <w:rPr>
          <w:lang w:val="en-GB"/>
        </w:rPr>
        <w:t xml:space="preserve"> </w:t>
      </w:r>
      <w:proofErr w:type="spellStart"/>
      <w:r w:rsidRPr="009A4732">
        <w:rPr>
          <w:lang w:val="en-GB"/>
        </w:rPr>
        <w:t>physiologische</w:t>
      </w:r>
      <w:proofErr w:type="spellEnd"/>
      <w:r w:rsidRPr="009A4732">
        <w:rPr>
          <w:lang w:val="en-GB"/>
        </w:rPr>
        <w:t xml:space="preserve"> </w:t>
      </w:r>
      <w:proofErr w:type="spellStart"/>
      <w:r w:rsidRPr="009A4732">
        <w:rPr>
          <w:lang w:val="en-GB"/>
        </w:rPr>
        <w:t>Ähnlichkeit</w:t>
      </w:r>
      <w:proofErr w:type="spellEnd"/>
      <w:r w:rsidRPr="009A4732">
        <w:rPr>
          <w:lang w:val="en-GB"/>
        </w:rPr>
        <w:t xml:space="preserve"> VI. </w:t>
      </w:r>
      <w:proofErr w:type="spellStart"/>
      <w:r w:rsidRPr="009A4732">
        <w:rPr>
          <w:lang w:val="en-GB"/>
        </w:rPr>
        <w:t>Wachstumsähnlichkeiten</w:t>
      </w:r>
      <w:proofErr w:type="spellEnd"/>
      <w:r w:rsidRPr="009A4732">
        <w:rPr>
          <w:lang w:val="en-GB"/>
        </w:rPr>
        <w:t xml:space="preserve">. </w:t>
      </w:r>
      <w:proofErr w:type="spellStart"/>
      <w:r w:rsidRPr="009A4732">
        <w:rPr>
          <w:i/>
          <w:iCs/>
          <w:lang w:val="en-GB"/>
        </w:rPr>
        <w:t>Pflüger’s</w:t>
      </w:r>
      <w:proofErr w:type="spellEnd"/>
      <w:r w:rsidRPr="009A4732">
        <w:rPr>
          <w:i/>
          <w:iCs/>
          <w:lang w:val="en-GB"/>
        </w:rPr>
        <w:t xml:space="preserve"> </w:t>
      </w:r>
      <w:proofErr w:type="spellStart"/>
      <w:r w:rsidRPr="009A4732">
        <w:rPr>
          <w:i/>
          <w:iCs/>
          <w:lang w:val="en-GB"/>
        </w:rPr>
        <w:t>Archiv</w:t>
      </w:r>
      <w:proofErr w:type="spellEnd"/>
      <w:r w:rsidRPr="009A4732">
        <w:rPr>
          <w:i/>
          <w:iCs/>
          <w:lang w:val="en-GB"/>
        </w:rPr>
        <w:t xml:space="preserve"> </w:t>
      </w:r>
      <w:proofErr w:type="spellStart"/>
      <w:r w:rsidRPr="009A4732">
        <w:rPr>
          <w:i/>
          <w:iCs/>
          <w:lang w:val="en-GB"/>
        </w:rPr>
        <w:t>für</w:t>
      </w:r>
      <w:proofErr w:type="spellEnd"/>
      <w:r w:rsidRPr="009A4732">
        <w:rPr>
          <w:i/>
          <w:iCs/>
          <w:lang w:val="en-GB"/>
        </w:rPr>
        <w:t xml:space="preserve"> die </w:t>
      </w:r>
      <w:proofErr w:type="spellStart"/>
      <w:r w:rsidRPr="009A4732">
        <w:rPr>
          <w:i/>
          <w:iCs/>
          <w:lang w:val="en-GB"/>
        </w:rPr>
        <w:t>gesamte</w:t>
      </w:r>
      <w:proofErr w:type="spellEnd"/>
      <w:r w:rsidRPr="009A4732">
        <w:rPr>
          <w:i/>
          <w:iCs/>
          <w:lang w:val="en-GB"/>
        </w:rPr>
        <w:t xml:space="preserve"> </w:t>
      </w:r>
      <w:proofErr w:type="spellStart"/>
      <w:r w:rsidRPr="009A4732">
        <w:rPr>
          <w:i/>
          <w:iCs/>
          <w:lang w:val="en-GB"/>
        </w:rPr>
        <w:t>Physiologie</w:t>
      </w:r>
      <w:proofErr w:type="spellEnd"/>
      <w:r w:rsidRPr="009A4732">
        <w:rPr>
          <w:i/>
          <w:iCs/>
          <w:lang w:val="en-GB"/>
        </w:rPr>
        <w:t xml:space="preserve"> des Menschen und der </w:t>
      </w:r>
      <w:proofErr w:type="spellStart"/>
      <w:r w:rsidRPr="009A4732">
        <w:rPr>
          <w:i/>
          <w:iCs/>
          <w:lang w:val="en-GB"/>
        </w:rPr>
        <w:t>Tiere</w:t>
      </w:r>
      <w:proofErr w:type="spellEnd"/>
      <w:r w:rsidRPr="009A4732">
        <w:rPr>
          <w:lang w:val="en-GB"/>
        </w:rPr>
        <w:t xml:space="preserve">, </w:t>
      </w:r>
      <w:r w:rsidRPr="009A4732">
        <w:rPr>
          <w:i/>
          <w:iCs/>
          <w:lang w:val="en-GB"/>
        </w:rPr>
        <w:t>180</w:t>
      </w:r>
      <w:r w:rsidRPr="009A4732">
        <w:rPr>
          <w:lang w:val="en-GB"/>
        </w:rPr>
        <w:t>(1), 298–340. https://doi.org/10.1007/BF01755094</w:t>
      </w:r>
    </w:p>
    <w:p w14:paraId="36B29E12" w14:textId="77777777" w:rsidR="009A4732" w:rsidRPr="009A4732" w:rsidRDefault="009A4732" w:rsidP="00556592">
      <w:pPr>
        <w:pStyle w:val="Bibliography"/>
        <w:spacing w:line="240" w:lineRule="auto"/>
        <w:contextualSpacing/>
        <w:rPr>
          <w:lang w:val="en-GB"/>
        </w:rPr>
      </w:pPr>
      <w:r w:rsidRPr="009A4732">
        <w:rPr>
          <w:lang w:val="en-GB"/>
        </w:rPr>
        <w:t xml:space="preserve">R Core Team. (2020). </w:t>
      </w:r>
      <w:r w:rsidRPr="009A4732">
        <w:rPr>
          <w:i/>
          <w:iCs/>
          <w:lang w:val="en-GB"/>
        </w:rPr>
        <w:t>R: A Language and Environment for Statistical Computing. R Foundation for Statistical Computing</w:t>
      </w:r>
      <w:r w:rsidRPr="009A4732">
        <w:rPr>
          <w:lang w:val="en-GB"/>
        </w:rPr>
        <w:t>. https://www.R-project.org/</w:t>
      </w:r>
    </w:p>
    <w:p w14:paraId="7D66F632" w14:textId="77777777" w:rsidR="009A4732" w:rsidRPr="009A4732" w:rsidRDefault="009A4732" w:rsidP="00556592">
      <w:pPr>
        <w:pStyle w:val="Bibliography"/>
        <w:spacing w:line="240" w:lineRule="auto"/>
        <w:contextualSpacing/>
        <w:rPr>
          <w:lang w:val="en-GB"/>
        </w:rPr>
      </w:pPr>
      <w:proofErr w:type="spellStart"/>
      <w:r w:rsidRPr="009A4732">
        <w:rPr>
          <w:lang w:val="en-GB"/>
        </w:rPr>
        <w:lastRenderedPageBreak/>
        <w:t>Rall</w:t>
      </w:r>
      <w:proofErr w:type="spellEnd"/>
      <w:r w:rsidRPr="009A4732">
        <w:rPr>
          <w:lang w:val="en-GB"/>
        </w:rPr>
        <w:t xml:space="preserve">, B. C., Brose, U., </w:t>
      </w:r>
      <w:proofErr w:type="spellStart"/>
      <w:r w:rsidRPr="009A4732">
        <w:rPr>
          <w:lang w:val="en-GB"/>
        </w:rPr>
        <w:t>Hartvig</w:t>
      </w:r>
      <w:proofErr w:type="spellEnd"/>
      <w:r w:rsidRPr="009A4732">
        <w:rPr>
          <w:lang w:val="en-GB"/>
        </w:rPr>
        <w:t xml:space="preserve">, M., </w:t>
      </w:r>
      <w:proofErr w:type="spellStart"/>
      <w:r w:rsidRPr="009A4732">
        <w:rPr>
          <w:lang w:val="en-GB"/>
        </w:rPr>
        <w:t>Kalinkat</w:t>
      </w:r>
      <w:proofErr w:type="spellEnd"/>
      <w:r w:rsidRPr="009A4732">
        <w:rPr>
          <w:lang w:val="en-GB"/>
        </w:rPr>
        <w:t xml:space="preserve">, G., </w:t>
      </w:r>
      <w:proofErr w:type="spellStart"/>
      <w:r w:rsidRPr="009A4732">
        <w:rPr>
          <w:lang w:val="en-GB"/>
        </w:rPr>
        <w:t>Schwarzmuller</w:t>
      </w:r>
      <w:proofErr w:type="spellEnd"/>
      <w:r w:rsidRPr="009A4732">
        <w:rPr>
          <w:lang w:val="en-GB"/>
        </w:rPr>
        <w:t>, F., Vucic-</w:t>
      </w:r>
      <w:proofErr w:type="spellStart"/>
      <w:r w:rsidRPr="009A4732">
        <w:rPr>
          <w:lang w:val="en-GB"/>
        </w:rPr>
        <w:t>Pestic</w:t>
      </w:r>
      <w:proofErr w:type="spellEnd"/>
      <w:r w:rsidRPr="009A4732">
        <w:rPr>
          <w:lang w:val="en-GB"/>
        </w:rPr>
        <w:t xml:space="preserve">, O., &amp; Petchey, O. L. (2012). Universal temperature and body-mass scaling of feeding rates. </w:t>
      </w:r>
      <w:r w:rsidRPr="009A4732">
        <w:rPr>
          <w:i/>
          <w:iCs/>
          <w:lang w:val="en-GB"/>
        </w:rPr>
        <w:t>Philosophical Transactions of the Royal Society of London, Series B: Biological Sciences</w:t>
      </w:r>
      <w:r w:rsidRPr="009A4732">
        <w:rPr>
          <w:lang w:val="en-GB"/>
        </w:rPr>
        <w:t xml:space="preserve">, </w:t>
      </w:r>
      <w:r w:rsidRPr="009A4732">
        <w:rPr>
          <w:i/>
          <w:iCs/>
          <w:lang w:val="en-GB"/>
        </w:rPr>
        <w:t>367</w:t>
      </w:r>
      <w:r w:rsidRPr="009A4732">
        <w:rPr>
          <w:lang w:val="en-GB"/>
        </w:rPr>
        <w:t>(1605), 2923–2934. https://doi.org/10.1098/rstb.2012.0242</w:t>
      </w:r>
    </w:p>
    <w:p w14:paraId="71FFDE50" w14:textId="77777777" w:rsidR="009A4732" w:rsidRPr="009A4732" w:rsidRDefault="009A4732" w:rsidP="00556592">
      <w:pPr>
        <w:pStyle w:val="Bibliography"/>
        <w:spacing w:line="240" w:lineRule="auto"/>
        <w:contextualSpacing/>
        <w:rPr>
          <w:lang w:val="en-GB"/>
        </w:rPr>
      </w:pPr>
      <w:proofErr w:type="spellStart"/>
      <w:r w:rsidRPr="009A4732">
        <w:rPr>
          <w:lang w:val="en-GB"/>
        </w:rPr>
        <w:t>Rall</w:t>
      </w:r>
      <w:proofErr w:type="spellEnd"/>
      <w:r w:rsidRPr="009A4732">
        <w:rPr>
          <w:lang w:val="en-GB"/>
        </w:rPr>
        <w:t>, B. C., Vucic‐</w:t>
      </w:r>
      <w:proofErr w:type="spellStart"/>
      <w:r w:rsidRPr="009A4732">
        <w:rPr>
          <w:lang w:val="en-GB"/>
        </w:rPr>
        <w:t>Pestic</w:t>
      </w:r>
      <w:proofErr w:type="spellEnd"/>
      <w:r w:rsidRPr="009A4732">
        <w:rPr>
          <w:lang w:val="en-GB"/>
        </w:rPr>
        <w:t xml:space="preserve">, O., </w:t>
      </w:r>
      <w:proofErr w:type="spellStart"/>
      <w:r w:rsidRPr="009A4732">
        <w:rPr>
          <w:lang w:val="en-GB"/>
        </w:rPr>
        <w:t>Ehnes</w:t>
      </w:r>
      <w:proofErr w:type="spellEnd"/>
      <w:r w:rsidRPr="009A4732">
        <w:rPr>
          <w:lang w:val="en-GB"/>
        </w:rPr>
        <w:t xml:space="preserve">, R. B., Emmerson, M., &amp; Brose, U. (2010). Temperature, predator–prey interaction strength and population stability. </w:t>
      </w:r>
      <w:r w:rsidRPr="009A4732">
        <w:rPr>
          <w:i/>
          <w:iCs/>
          <w:lang w:val="en-GB"/>
        </w:rPr>
        <w:t>Global Change Biology</w:t>
      </w:r>
      <w:r w:rsidRPr="009A4732">
        <w:rPr>
          <w:lang w:val="en-GB"/>
        </w:rPr>
        <w:t xml:space="preserve">, </w:t>
      </w:r>
      <w:r w:rsidRPr="009A4732">
        <w:rPr>
          <w:i/>
          <w:iCs/>
          <w:lang w:val="en-GB"/>
        </w:rPr>
        <w:t>16</w:t>
      </w:r>
      <w:r w:rsidRPr="009A4732">
        <w:rPr>
          <w:lang w:val="en-GB"/>
        </w:rPr>
        <w:t>(8), 2145–2157. https://doi.org/10.1111/j.1365-2486.2009.02124.x</w:t>
      </w:r>
    </w:p>
    <w:p w14:paraId="00009089" w14:textId="77777777" w:rsidR="009A4732" w:rsidRPr="009A4732" w:rsidRDefault="009A4732" w:rsidP="00556592">
      <w:pPr>
        <w:pStyle w:val="Bibliography"/>
        <w:spacing w:line="240" w:lineRule="auto"/>
        <w:contextualSpacing/>
        <w:rPr>
          <w:lang w:val="en-GB"/>
        </w:rPr>
      </w:pPr>
      <w:proofErr w:type="spellStart"/>
      <w:r w:rsidRPr="009A4732">
        <w:rPr>
          <w:lang w:val="en-GB"/>
        </w:rPr>
        <w:t>Rijnsdorp</w:t>
      </w:r>
      <w:proofErr w:type="spellEnd"/>
      <w:r w:rsidRPr="009A4732">
        <w:rPr>
          <w:lang w:val="en-GB"/>
        </w:rPr>
        <w:t xml:space="preserve">, A. D., &amp; </w:t>
      </w:r>
      <w:proofErr w:type="spellStart"/>
      <w:r w:rsidRPr="009A4732">
        <w:rPr>
          <w:lang w:val="en-GB"/>
        </w:rPr>
        <w:t>Ibelings</w:t>
      </w:r>
      <w:proofErr w:type="spellEnd"/>
      <w:r w:rsidRPr="009A4732">
        <w:rPr>
          <w:lang w:val="en-GB"/>
        </w:rPr>
        <w:t xml:space="preserve">, B. (1989). Sexual dimorphism in the energetics of reproduction and growth of North Sea plaice, Pleuronectes platessa L. </w:t>
      </w:r>
      <w:r w:rsidRPr="009A4732">
        <w:rPr>
          <w:i/>
          <w:iCs/>
          <w:lang w:val="en-GB"/>
        </w:rPr>
        <w:t>Journal of Fish Biology</w:t>
      </w:r>
      <w:r w:rsidRPr="009A4732">
        <w:rPr>
          <w:lang w:val="en-GB"/>
        </w:rPr>
        <w:t xml:space="preserve">, </w:t>
      </w:r>
      <w:r w:rsidRPr="009A4732">
        <w:rPr>
          <w:i/>
          <w:iCs/>
          <w:lang w:val="en-GB"/>
        </w:rPr>
        <w:t>35</w:t>
      </w:r>
      <w:r w:rsidRPr="009A4732">
        <w:rPr>
          <w:lang w:val="en-GB"/>
        </w:rPr>
        <w:t>(3), 401–415. https://doi.org/10.1111/j.1095-8649.1989.tb02992.x</w:t>
      </w:r>
    </w:p>
    <w:p w14:paraId="30B599C8" w14:textId="77777777" w:rsidR="009A4732" w:rsidRPr="009A4732" w:rsidRDefault="009A4732" w:rsidP="00556592">
      <w:pPr>
        <w:pStyle w:val="Bibliography"/>
        <w:spacing w:line="240" w:lineRule="auto"/>
        <w:contextualSpacing/>
        <w:rPr>
          <w:lang w:val="en-GB"/>
        </w:rPr>
      </w:pPr>
      <w:r w:rsidRPr="009A4732">
        <w:rPr>
          <w:lang w:val="en-GB"/>
        </w:rPr>
        <w:t xml:space="preserve">Rohatgi, A. (2012). </w:t>
      </w:r>
      <w:proofErr w:type="spellStart"/>
      <w:r w:rsidRPr="009A4732">
        <w:rPr>
          <w:i/>
          <w:iCs/>
          <w:lang w:val="en-GB"/>
        </w:rPr>
        <w:t>WebPlotDigitalizer</w:t>
      </w:r>
      <w:proofErr w:type="spellEnd"/>
      <w:r w:rsidRPr="009A4732">
        <w:rPr>
          <w:i/>
          <w:iCs/>
          <w:lang w:val="en-GB"/>
        </w:rPr>
        <w:t xml:space="preserve">: HTML5 based online tool to extract numerical data from plot images. Version 4.1. [WWW document] URL https://automeris.io/WebPlotDigitizer (accessed </w:t>
      </w:r>
      <w:proofErr w:type="gramStart"/>
      <w:r w:rsidRPr="009A4732">
        <w:rPr>
          <w:i/>
          <w:iCs/>
          <w:lang w:val="en-GB"/>
        </w:rPr>
        <w:t>on</w:t>
      </w:r>
      <w:proofErr w:type="gramEnd"/>
      <w:r w:rsidRPr="009A4732">
        <w:rPr>
          <w:i/>
          <w:iCs/>
          <w:lang w:val="en-GB"/>
        </w:rPr>
        <w:t xml:space="preserve"> January 2019).</w:t>
      </w:r>
    </w:p>
    <w:p w14:paraId="41D96879" w14:textId="77777777" w:rsidR="009A4732" w:rsidRPr="009A4732" w:rsidRDefault="009A4732" w:rsidP="00556592">
      <w:pPr>
        <w:pStyle w:val="Bibliography"/>
        <w:spacing w:line="240" w:lineRule="auto"/>
        <w:contextualSpacing/>
        <w:rPr>
          <w:lang w:val="en-GB"/>
        </w:rPr>
      </w:pPr>
      <w:r w:rsidRPr="009A4732">
        <w:rPr>
          <w:lang w:val="en-GB"/>
        </w:rPr>
        <w:t xml:space="preserve">Savage, V. M., </w:t>
      </w:r>
      <w:proofErr w:type="spellStart"/>
      <w:r w:rsidRPr="009A4732">
        <w:rPr>
          <w:lang w:val="en-GB"/>
        </w:rPr>
        <w:t>Gillooly</w:t>
      </w:r>
      <w:proofErr w:type="spellEnd"/>
      <w:r w:rsidRPr="009A4732">
        <w:rPr>
          <w:lang w:val="en-GB"/>
        </w:rPr>
        <w:t xml:space="preserve">, J. F., Brown, J. H., West, G. B., &amp; </w:t>
      </w:r>
      <w:proofErr w:type="spellStart"/>
      <w:r w:rsidRPr="009A4732">
        <w:rPr>
          <w:lang w:val="en-GB"/>
        </w:rPr>
        <w:t>Charnov</w:t>
      </w:r>
      <w:proofErr w:type="spellEnd"/>
      <w:r w:rsidRPr="009A4732">
        <w:rPr>
          <w:lang w:val="en-GB"/>
        </w:rPr>
        <w:t xml:space="preserve">, E. L. (2004). Effects of body size and temperature on population growth. </w:t>
      </w:r>
      <w:r w:rsidRPr="009A4732">
        <w:rPr>
          <w:i/>
          <w:iCs/>
          <w:lang w:val="en-GB"/>
        </w:rPr>
        <w:t>The American Naturalist</w:t>
      </w:r>
      <w:r w:rsidRPr="009A4732">
        <w:rPr>
          <w:lang w:val="en-GB"/>
        </w:rPr>
        <w:t xml:space="preserve">, </w:t>
      </w:r>
      <w:r w:rsidRPr="009A4732">
        <w:rPr>
          <w:i/>
          <w:iCs/>
          <w:lang w:val="en-GB"/>
        </w:rPr>
        <w:t>163</w:t>
      </w:r>
      <w:r w:rsidRPr="009A4732">
        <w:rPr>
          <w:lang w:val="en-GB"/>
        </w:rPr>
        <w:t>(3), 429–441.</w:t>
      </w:r>
    </w:p>
    <w:p w14:paraId="4C89B0EA" w14:textId="77777777" w:rsidR="009A4732" w:rsidRPr="009A4732" w:rsidRDefault="009A4732" w:rsidP="00556592">
      <w:pPr>
        <w:pStyle w:val="Bibliography"/>
        <w:spacing w:line="240" w:lineRule="auto"/>
        <w:contextualSpacing/>
        <w:rPr>
          <w:lang w:val="en-GB"/>
        </w:rPr>
      </w:pPr>
      <w:proofErr w:type="spellStart"/>
      <w:r w:rsidRPr="009A4732">
        <w:rPr>
          <w:lang w:val="en-GB"/>
        </w:rPr>
        <w:t>Schielzeth</w:t>
      </w:r>
      <w:proofErr w:type="spellEnd"/>
      <w:r w:rsidRPr="009A4732">
        <w:rPr>
          <w:lang w:val="en-GB"/>
        </w:rPr>
        <w:t xml:space="preserve">, H. (2010). Simple means to improve the interpretability of regression coefficients: Interpretation of regression coefficients. </w:t>
      </w:r>
      <w:r w:rsidRPr="009A4732">
        <w:rPr>
          <w:i/>
          <w:iCs/>
          <w:lang w:val="en-GB"/>
        </w:rPr>
        <w:t>Methods in Ecology and Evolution</w:t>
      </w:r>
      <w:r w:rsidRPr="009A4732">
        <w:rPr>
          <w:lang w:val="en-GB"/>
        </w:rPr>
        <w:t xml:space="preserve">, </w:t>
      </w:r>
      <w:r w:rsidRPr="009A4732">
        <w:rPr>
          <w:i/>
          <w:iCs/>
          <w:lang w:val="en-GB"/>
        </w:rPr>
        <w:t>1</w:t>
      </w:r>
      <w:r w:rsidRPr="009A4732">
        <w:rPr>
          <w:lang w:val="en-GB"/>
        </w:rPr>
        <w:t>(2), 103–113. https://doi.org/10.1111/j.2041-210X.2010.00012.x</w:t>
      </w:r>
    </w:p>
    <w:p w14:paraId="5954DB5F" w14:textId="77777777" w:rsidR="009A4732" w:rsidRPr="009A4732" w:rsidRDefault="009A4732" w:rsidP="00556592">
      <w:pPr>
        <w:pStyle w:val="Bibliography"/>
        <w:spacing w:line="240" w:lineRule="auto"/>
        <w:contextualSpacing/>
        <w:rPr>
          <w:lang w:val="en-GB"/>
        </w:rPr>
      </w:pPr>
      <w:r w:rsidRPr="009A4732">
        <w:rPr>
          <w:lang w:val="en-GB"/>
        </w:rPr>
        <w:t xml:space="preserve">Schoolfield, R. M., Sharpe, P. J. H., &amp; Magnuson, C. E. (1981). Non-linear regression of biological temperature-dependent rate models based on absolute reaction-rate theory. </w:t>
      </w:r>
      <w:r w:rsidRPr="009A4732">
        <w:rPr>
          <w:i/>
          <w:iCs/>
          <w:lang w:val="en-GB"/>
        </w:rPr>
        <w:t>Journal of Theoretical Biology</w:t>
      </w:r>
      <w:r w:rsidRPr="009A4732">
        <w:rPr>
          <w:lang w:val="en-GB"/>
        </w:rPr>
        <w:t xml:space="preserve">, </w:t>
      </w:r>
      <w:r w:rsidRPr="009A4732">
        <w:rPr>
          <w:i/>
          <w:iCs/>
          <w:lang w:val="en-GB"/>
        </w:rPr>
        <w:t>88</w:t>
      </w:r>
      <w:r w:rsidRPr="009A4732">
        <w:rPr>
          <w:lang w:val="en-GB"/>
        </w:rPr>
        <w:t>(4), 719–731. https://doi.org/10.1016/0022-5193(81)90246-0</w:t>
      </w:r>
    </w:p>
    <w:p w14:paraId="2770A79A" w14:textId="77777777" w:rsidR="009A4732" w:rsidRPr="009A4732" w:rsidRDefault="009A4732" w:rsidP="00556592">
      <w:pPr>
        <w:pStyle w:val="Bibliography"/>
        <w:spacing w:line="240" w:lineRule="auto"/>
        <w:contextualSpacing/>
        <w:rPr>
          <w:lang w:val="en-GB"/>
        </w:rPr>
      </w:pPr>
      <w:proofErr w:type="spellStart"/>
      <w:r w:rsidRPr="009A4732">
        <w:rPr>
          <w:lang w:val="en-GB"/>
        </w:rPr>
        <w:lastRenderedPageBreak/>
        <w:t>Steinarsson</w:t>
      </w:r>
      <w:proofErr w:type="spellEnd"/>
      <w:r w:rsidRPr="009A4732">
        <w:rPr>
          <w:lang w:val="en-GB"/>
        </w:rPr>
        <w:t xml:space="preserve">, A., &amp; </w:t>
      </w:r>
      <w:proofErr w:type="spellStart"/>
      <w:r w:rsidRPr="009A4732">
        <w:rPr>
          <w:lang w:val="en-GB"/>
        </w:rPr>
        <w:t>Imsland</w:t>
      </w:r>
      <w:proofErr w:type="spellEnd"/>
      <w:r w:rsidRPr="009A4732">
        <w:rPr>
          <w:lang w:val="en-GB"/>
        </w:rPr>
        <w:t>, A. K. (2003). Size dependent variation in optimum growth temperature of red abalone (</w:t>
      </w:r>
      <w:proofErr w:type="spellStart"/>
      <w:r w:rsidRPr="009A4732">
        <w:rPr>
          <w:i/>
          <w:iCs/>
          <w:lang w:val="en-GB"/>
        </w:rPr>
        <w:t>Haliotis</w:t>
      </w:r>
      <w:proofErr w:type="spellEnd"/>
      <w:r w:rsidRPr="009A4732">
        <w:rPr>
          <w:i/>
          <w:iCs/>
          <w:lang w:val="en-GB"/>
        </w:rPr>
        <w:t xml:space="preserve"> </w:t>
      </w:r>
      <w:proofErr w:type="spellStart"/>
      <w:r w:rsidRPr="009A4732">
        <w:rPr>
          <w:i/>
          <w:iCs/>
          <w:lang w:val="en-GB"/>
        </w:rPr>
        <w:t>rufescens</w:t>
      </w:r>
      <w:proofErr w:type="spellEnd"/>
      <w:r w:rsidRPr="009A4732">
        <w:rPr>
          <w:lang w:val="en-GB"/>
        </w:rPr>
        <w:t xml:space="preserve">). </w:t>
      </w:r>
      <w:r w:rsidRPr="009A4732">
        <w:rPr>
          <w:i/>
          <w:iCs/>
          <w:lang w:val="en-GB"/>
        </w:rPr>
        <w:t>Aquaculture</w:t>
      </w:r>
      <w:r w:rsidRPr="009A4732">
        <w:rPr>
          <w:lang w:val="en-GB"/>
        </w:rPr>
        <w:t xml:space="preserve">, </w:t>
      </w:r>
      <w:r w:rsidRPr="009A4732">
        <w:rPr>
          <w:i/>
          <w:iCs/>
          <w:lang w:val="en-GB"/>
        </w:rPr>
        <w:t>224</w:t>
      </w:r>
      <w:r w:rsidRPr="009A4732">
        <w:rPr>
          <w:lang w:val="en-GB"/>
        </w:rPr>
        <w:t>(1–4), 353–362. https://doi.org/10.1016/S0044-8486(03)00241-2</w:t>
      </w:r>
    </w:p>
    <w:p w14:paraId="27DA7B7D" w14:textId="77777777" w:rsidR="009A4732" w:rsidRPr="009A4732" w:rsidRDefault="009A4732" w:rsidP="00556592">
      <w:pPr>
        <w:pStyle w:val="Bibliography"/>
        <w:spacing w:line="240" w:lineRule="auto"/>
        <w:contextualSpacing/>
        <w:rPr>
          <w:lang w:val="en-GB"/>
        </w:rPr>
      </w:pPr>
      <w:r w:rsidRPr="009A4732">
        <w:rPr>
          <w:lang w:val="en-GB"/>
        </w:rPr>
        <w:t xml:space="preserve">Thresher, R. E., </w:t>
      </w:r>
      <w:proofErr w:type="spellStart"/>
      <w:r w:rsidRPr="009A4732">
        <w:rPr>
          <w:lang w:val="en-GB"/>
        </w:rPr>
        <w:t>Koslow</w:t>
      </w:r>
      <w:proofErr w:type="spellEnd"/>
      <w:r w:rsidRPr="009A4732">
        <w:rPr>
          <w:lang w:val="en-GB"/>
        </w:rPr>
        <w:t xml:space="preserve">, J. A., Morison, A. K., &amp; Smith, D. C. (2007). Depth-mediated reversal of the effects of climate change on long-term growth rates of exploited marine fish. </w:t>
      </w:r>
      <w:r w:rsidRPr="009A4732">
        <w:rPr>
          <w:i/>
          <w:iCs/>
          <w:lang w:val="en-GB"/>
        </w:rPr>
        <w:t>Proceedings of the National Academy of Sciences, USA</w:t>
      </w:r>
      <w:r w:rsidRPr="009A4732">
        <w:rPr>
          <w:lang w:val="en-GB"/>
        </w:rPr>
        <w:t xml:space="preserve">, </w:t>
      </w:r>
      <w:r w:rsidRPr="009A4732">
        <w:rPr>
          <w:i/>
          <w:iCs/>
          <w:lang w:val="en-GB"/>
        </w:rPr>
        <w:t>104</w:t>
      </w:r>
      <w:r w:rsidRPr="009A4732">
        <w:rPr>
          <w:lang w:val="en-GB"/>
        </w:rPr>
        <w:t>(18), 7461–7465.</w:t>
      </w:r>
    </w:p>
    <w:p w14:paraId="03C03B43" w14:textId="77777777" w:rsidR="009A4732" w:rsidRPr="009A4732" w:rsidRDefault="009A4732" w:rsidP="00556592">
      <w:pPr>
        <w:pStyle w:val="Bibliography"/>
        <w:spacing w:line="240" w:lineRule="auto"/>
        <w:contextualSpacing/>
        <w:rPr>
          <w:lang w:val="en-GB"/>
        </w:rPr>
      </w:pPr>
      <w:proofErr w:type="spellStart"/>
      <w:r w:rsidRPr="009A4732">
        <w:rPr>
          <w:lang w:val="en-GB"/>
        </w:rPr>
        <w:t>Uiterwaal</w:t>
      </w:r>
      <w:proofErr w:type="spellEnd"/>
      <w:r w:rsidRPr="009A4732">
        <w:rPr>
          <w:lang w:val="en-GB"/>
        </w:rPr>
        <w:t xml:space="preserve">, S. F., &amp; DeLong, J. P. (2020). Functional responses are maximized at intermediate temperatures. </w:t>
      </w:r>
      <w:r w:rsidRPr="009A4732">
        <w:rPr>
          <w:i/>
          <w:iCs/>
          <w:lang w:val="en-GB"/>
        </w:rPr>
        <w:t>Ecology</w:t>
      </w:r>
      <w:r w:rsidRPr="009A4732">
        <w:rPr>
          <w:lang w:val="en-GB"/>
        </w:rPr>
        <w:t xml:space="preserve">, </w:t>
      </w:r>
      <w:r w:rsidRPr="009A4732">
        <w:rPr>
          <w:i/>
          <w:iCs/>
          <w:lang w:val="en-GB"/>
        </w:rPr>
        <w:t>101</w:t>
      </w:r>
      <w:r w:rsidRPr="009A4732">
        <w:rPr>
          <w:lang w:val="en-GB"/>
        </w:rPr>
        <w:t>(4), e02975. https://doi.org/10.1002/ecy.2975</w:t>
      </w:r>
    </w:p>
    <w:p w14:paraId="00AE2C72" w14:textId="77777777" w:rsidR="009A4732" w:rsidRPr="009A4732" w:rsidRDefault="009A4732" w:rsidP="00556592">
      <w:pPr>
        <w:pStyle w:val="Bibliography"/>
        <w:spacing w:line="240" w:lineRule="auto"/>
        <w:contextualSpacing/>
        <w:rPr>
          <w:lang w:val="en-GB"/>
        </w:rPr>
      </w:pPr>
      <w:r w:rsidRPr="009A4732">
        <w:rPr>
          <w:lang w:val="en-GB"/>
        </w:rPr>
        <w:t xml:space="preserve">Ursin, E. (1967). A Mathematical Model of Some Aspects of Fish Growth, Respiration, and Mortality. </w:t>
      </w:r>
      <w:r w:rsidRPr="009A4732">
        <w:rPr>
          <w:i/>
          <w:iCs/>
          <w:lang w:val="en-GB"/>
        </w:rPr>
        <w:t>Journal of the Fisheries Research Board of Canada</w:t>
      </w:r>
      <w:r w:rsidRPr="009A4732">
        <w:rPr>
          <w:lang w:val="en-GB"/>
        </w:rPr>
        <w:t xml:space="preserve">, </w:t>
      </w:r>
      <w:r w:rsidRPr="009A4732">
        <w:rPr>
          <w:i/>
          <w:iCs/>
          <w:lang w:val="en-GB"/>
        </w:rPr>
        <w:t>24</w:t>
      </w:r>
      <w:r w:rsidRPr="009A4732">
        <w:rPr>
          <w:lang w:val="en-GB"/>
        </w:rPr>
        <w:t>(11), 2355–2453. https://doi.org/10.1139/f67-190</w:t>
      </w:r>
    </w:p>
    <w:p w14:paraId="34EBC03F" w14:textId="77777777" w:rsidR="009A4732" w:rsidRPr="009A4732" w:rsidRDefault="009A4732" w:rsidP="00556592">
      <w:pPr>
        <w:pStyle w:val="Bibliography"/>
        <w:spacing w:line="240" w:lineRule="auto"/>
        <w:contextualSpacing/>
        <w:rPr>
          <w:lang w:val="en-GB"/>
        </w:rPr>
      </w:pPr>
      <w:r w:rsidRPr="009A4732">
        <w:rPr>
          <w:lang w:val="en-GB"/>
        </w:rPr>
        <w:t xml:space="preserve">Van </w:t>
      </w:r>
      <w:proofErr w:type="spellStart"/>
      <w:r w:rsidRPr="009A4732">
        <w:rPr>
          <w:lang w:val="en-GB"/>
        </w:rPr>
        <w:t>Dorst</w:t>
      </w:r>
      <w:proofErr w:type="spellEnd"/>
      <w:r w:rsidRPr="009A4732">
        <w:rPr>
          <w:lang w:val="en-GB"/>
        </w:rPr>
        <w:t xml:space="preserve">, R. M., </w:t>
      </w:r>
      <w:proofErr w:type="spellStart"/>
      <w:r w:rsidRPr="009A4732">
        <w:rPr>
          <w:lang w:val="en-GB"/>
        </w:rPr>
        <w:t>Gårdmark</w:t>
      </w:r>
      <w:proofErr w:type="spellEnd"/>
      <w:r w:rsidRPr="009A4732">
        <w:rPr>
          <w:lang w:val="en-GB"/>
        </w:rPr>
        <w:t xml:space="preserve">, A., </w:t>
      </w:r>
      <w:proofErr w:type="spellStart"/>
      <w:r w:rsidRPr="009A4732">
        <w:rPr>
          <w:lang w:val="en-GB"/>
        </w:rPr>
        <w:t>Svanbäck</w:t>
      </w:r>
      <w:proofErr w:type="spellEnd"/>
      <w:r w:rsidRPr="009A4732">
        <w:rPr>
          <w:lang w:val="en-GB"/>
        </w:rPr>
        <w:t xml:space="preserve">, R., </w:t>
      </w:r>
      <w:proofErr w:type="spellStart"/>
      <w:r w:rsidRPr="009A4732">
        <w:rPr>
          <w:lang w:val="en-GB"/>
        </w:rPr>
        <w:t>Beier</w:t>
      </w:r>
      <w:proofErr w:type="spellEnd"/>
      <w:r w:rsidRPr="009A4732">
        <w:rPr>
          <w:lang w:val="en-GB"/>
        </w:rPr>
        <w:t xml:space="preserve">, U., </w:t>
      </w:r>
      <w:proofErr w:type="spellStart"/>
      <w:r w:rsidRPr="009A4732">
        <w:rPr>
          <w:lang w:val="en-GB"/>
        </w:rPr>
        <w:t>Weyhenmeyer</w:t>
      </w:r>
      <w:proofErr w:type="spellEnd"/>
      <w:r w:rsidRPr="009A4732">
        <w:rPr>
          <w:lang w:val="en-GB"/>
        </w:rPr>
        <w:t xml:space="preserve">, G. A., &amp; Huss, M. (2019). Warmer and browner waters decrease fish biomass production. </w:t>
      </w:r>
      <w:r w:rsidRPr="009A4732">
        <w:rPr>
          <w:i/>
          <w:iCs/>
          <w:lang w:val="en-GB"/>
        </w:rPr>
        <w:t>Global Change Biology</w:t>
      </w:r>
      <w:r w:rsidRPr="009A4732">
        <w:rPr>
          <w:lang w:val="en-GB"/>
        </w:rPr>
        <w:t xml:space="preserve">, </w:t>
      </w:r>
      <w:r w:rsidRPr="009A4732">
        <w:rPr>
          <w:i/>
          <w:iCs/>
          <w:lang w:val="en-GB"/>
        </w:rPr>
        <w:t>25</w:t>
      </w:r>
      <w:r w:rsidRPr="009A4732">
        <w:rPr>
          <w:lang w:val="en-GB"/>
        </w:rPr>
        <w:t>(4), 1395–1408. https://doi.org/10.1111/gcb.14551</w:t>
      </w:r>
    </w:p>
    <w:p w14:paraId="533AF885" w14:textId="77777777" w:rsidR="009A4732" w:rsidRPr="009A4732" w:rsidRDefault="009A4732" w:rsidP="00556592">
      <w:pPr>
        <w:pStyle w:val="Bibliography"/>
        <w:spacing w:line="240" w:lineRule="auto"/>
        <w:contextualSpacing/>
        <w:rPr>
          <w:lang w:val="en-GB"/>
        </w:rPr>
      </w:pPr>
      <w:r w:rsidRPr="009A4732">
        <w:rPr>
          <w:lang w:val="en-GB"/>
        </w:rPr>
        <w:t xml:space="preserve">van Rijn, I., </w:t>
      </w:r>
      <w:proofErr w:type="spellStart"/>
      <w:r w:rsidRPr="009A4732">
        <w:rPr>
          <w:lang w:val="en-GB"/>
        </w:rPr>
        <w:t>Buba</w:t>
      </w:r>
      <w:proofErr w:type="spellEnd"/>
      <w:r w:rsidRPr="009A4732">
        <w:rPr>
          <w:lang w:val="en-GB"/>
        </w:rPr>
        <w:t xml:space="preserve">, Y., DeLong, J., </w:t>
      </w:r>
      <w:proofErr w:type="spellStart"/>
      <w:r w:rsidRPr="009A4732">
        <w:rPr>
          <w:lang w:val="en-GB"/>
        </w:rPr>
        <w:t>Kiflawi</w:t>
      </w:r>
      <w:proofErr w:type="spellEnd"/>
      <w:r w:rsidRPr="009A4732">
        <w:rPr>
          <w:lang w:val="en-GB"/>
        </w:rPr>
        <w:t xml:space="preserve">, M., &amp; </w:t>
      </w:r>
      <w:proofErr w:type="spellStart"/>
      <w:r w:rsidRPr="009A4732">
        <w:rPr>
          <w:lang w:val="en-GB"/>
        </w:rPr>
        <w:t>Belmaker</w:t>
      </w:r>
      <w:proofErr w:type="spellEnd"/>
      <w:r w:rsidRPr="009A4732">
        <w:rPr>
          <w:lang w:val="en-GB"/>
        </w:rPr>
        <w:t xml:space="preserve">, J. (2017). Large but uneven reduction in fish size across species in relation to changing sea temperatures. </w:t>
      </w:r>
      <w:r w:rsidRPr="009A4732">
        <w:rPr>
          <w:i/>
          <w:iCs/>
          <w:lang w:val="en-GB"/>
        </w:rPr>
        <w:t>Global Change Biology</w:t>
      </w:r>
      <w:r w:rsidRPr="009A4732">
        <w:rPr>
          <w:lang w:val="en-GB"/>
        </w:rPr>
        <w:t xml:space="preserve">, </w:t>
      </w:r>
      <w:r w:rsidRPr="009A4732">
        <w:rPr>
          <w:i/>
          <w:iCs/>
          <w:lang w:val="en-GB"/>
        </w:rPr>
        <w:t>23</w:t>
      </w:r>
      <w:r w:rsidRPr="009A4732">
        <w:rPr>
          <w:lang w:val="en-GB"/>
        </w:rPr>
        <w:t>(9), 3667–3674. https://doi.org/10.1111/gcb.13688</w:t>
      </w:r>
    </w:p>
    <w:p w14:paraId="185CDE2C" w14:textId="77777777" w:rsidR="009A4732" w:rsidRPr="009A4732" w:rsidRDefault="009A4732" w:rsidP="00556592">
      <w:pPr>
        <w:pStyle w:val="Bibliography"/>
        <w:spacing w:line="240" w:lineRule="auto"/>
        <w:contextualSpacing/>
        <w:rPr>
          <w:lang w:val="en-GB"/>
        </w:rPr>
      </w:pPr>
      <w:proofErr w:type="spellStart"/>
      <w:r w:rsidRPr="009A4732">
        <w:rPr>
          <w:lang w:val="en-GB"/>
        </w:rPr>
        <w:t>Vasseur</w:t>
      </w:r>
      <w:proofErr w:type="spellEnd"/>
      <w:r w:rsidRPr="009A4732">
        <w:rPr>
          <w:lang w:val="en-GB"/>
        </w:rPr>
        <w:t xml:space="preserve">, D. A., &amp; McCann, K. S. (2005). A mechanistic approach for modelling temperature-dependent consumer-resource dynamics. </w:t>
      </w:r>
      <w:r w:rsidRPr="009A4732">
        <w:rPr>
          <w:i/>
          <w:iCs/>
          <w:lang w:val="en-GB"/>
        </w:rPr>
        <w:t>The American Naturalist</w:t>
      </w:r>
      <w:r w:rsidRPr="009A4732">
        <w:rPr>
          <w:lang w:val="en-GB"/>
        </w:rPr>
        <w:t xml:space="preserve">, </w:t>
      </w:r>
      <w:r w:rsidRPr="009A4732">
        <w:rPr>
          <w:i/>
          <w:iCs/>
          <w:lang w:val="en-GB"/>
        </w:rPr>
        <w:t>166</w:t>
      </w:r>
      <w:r w:rsidRPr="009A4732">
        <w:rPr>
          <w:lang w:val="en-GB"/>
        </w:rPr>
        <w:t>(2), 184–198.</w:t>
      </w:r>
    </w:p>
    <w:p w14:paraId="3DC403AB" w14:textId="77777777" w:rsidR="009A4732" w:rsidRPr="009A4732" w:rsidRDefault="009A4732" w:rsidP="00556592">
      <w:pPr>
        <w:pStyle w:val="Bibliography"/>
        <w:spacing w:line="240" w:lineRule="auto"/>
        <w:contextualSpacing/>
        <w:rPr>
          <w:lang w:val="en-GB"/>
        </w:rPr>
      </w:pPr>
      <w:proofErr w:type="spellStart"/>
      <w:r w:rsidRPr="009A4732">
        <w:rPr>
          <w:lang w:val="en-GB"/>
        </w:rPr>
        <w:t>Vehtari</w:t>
      </w:r>
      <w:proofErr w:type="spellEnd"/>
      <w:r w:rsidRPr="009A4732">
        <w:rPr>
          <w:lang w:val="en-GB"/>
        </w:rPr>
        <w:t xml:space="preserve">, A., Gelman, A., &amp; </w:t>
      </w:r>
      <w:proofErr w:type="spellStart"/>
      <w:r w:rsidRPr="009A4732">
        <w:rPr>
          <w:lang w:val="en-GB"/>
        </w:rPr>
        <w:t>Gabry</w:t>
      </w:r>
      <w:proofErr w:type="spellEnd"/>
      <w:r w:rsidRPr="009A4732">
        <w:rPr>
          <w:lang w:val="en-GB"/>
        </w:rPr>
        <w:t xml:space="preserve">, J. (2017). Practical Bayesian model evaluation using leave-one-out cross-validation and WAIC. </w:t>
      </w:r>
      <w:r w:rsidRPr="009A4732">
        <w:rPr>
          <w:i/>
          <w:iCs/>
          <w:lang w:val="en-GB"/>
        </w:rPr>
        <w:t>Statistics and Computing</w:t>
      </w:r>
      <w:r w:rsidRPr="009A4732">
        <w:rPr>
          <w:lang w:val="en-GB"/>
        </w:rPr>
        <w:t xml:space="preserve">, </w:t>
      </w:r>
      <w:r w:rsidRPr="009A4732">
        <w:rPr>
          <w:i/>
          <w:iCs/>
          <w:lang w:val="en-GB"/>
        </w:rPr>
        <w:t>27</w:t>
      </w:r>
      <w:r w:rsidRPr="009A4732">
        <w:rPr>
          <w:lang w:val="en-GB"/>
        </w:rPr>
        <w:t>(5), 1413–1432. https://doi.org/10.1007/s11222-016-9696-4</w:t>
      </w:r>
    </w:p>
    <w:p w14:paraId="23CD8E1D"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von Bertalanffy, L. (1957). Laws in metabolism and growth. </w:t>
      </w:r>
      <w:r w:rsidRPr="009A4732">
        <w:rPr>
          <w:i/>
          <w:iCs/>
          <w:lang w:val="en-GB"/>
        </w:rPr>
        <w:t>The Quarterly Review of Biology</w:t>
      </w:r>
      <w:r w:rsidRPr="009A4732">
        <w:rPr>
          <w:lang w:val="en-GB"/>
        </w:rPr>
        <w:t xml:space="preserve">, </w:t>
      </w:r>
      <w:r w:rsidRPr="009A4732">
        <w:rPr>
          <w:i/>
          <w:iCs/>
          <w:lang w:val="en-GB"/>
        </w:rPr>
        <w:t>32</w:t>
      </w:r>
      <w:r w:rsidRPr="009A4732">
        <w:rPr>
          <w:lang w:val="en-GB"/>
        </w:rPr>
        <w:t>(3), 217–231.</w:t>
      </w:r>
    </w:p>
    <w:p w14:paraId="1FD1C3F5" w14:textId="77777777" w:rsidR="009A4732" w:rsidRPr="009A4732" w:rsidRDefault="009A4732" w:rsidP="00556592">
      <w:pPr>
        <w:pStyle w:val="Bibliography"/>
        <w:spacing w:line="240" w:lineRule="auto"/>
        <w:contextualSpacing/>
        <w:rPr>
          <w:lang w:val="en-GB"/>
        </w:rPr>
      </w:pPr>
      <w:r w:rsidRPr="009A4732">
        <w:rPr>
          <w:lang w:val="en-GB"/>
        </w:rPr>
        <w:t xml:space="preserve">Wang, H.-Y., Shen, S.-F., Chen, Y.-S., Kiang, Y.-K., &amp; </w:t>
      </w:r>
      <w:proofErr w:type="spellStart"/>
      <w:r w:rsidRPr="009A4732">
        <w:rPr>
          <w:lang w:val="en-GB"/>
        </w:rPr>
        <w:t>Heino</w:t>
      </w:r>
      <w:proofErr w:type="spellEnd"/>
      <w:r w:rsidRPr="009A4732">
        <w:rPr>
          <w:lang w:val="en-GB"/>
        </w:rPr>
        <w:t xml:space="preserve">, M. (2020). Life histories determine divergent population trends for fishes under climate warming. </w:t>
      </w:r>
      <w:r w:rsidRPr="009A4732">
        <w:rPr>
          <w:i/>
          <w:iCs/>
          <w:lang w:val="en-GB"/>
        </w:rPr>
        <w:t>Nature Communications</w:t>
      </w:r>
      <w:r w:rsidRPr="009A4732">
        <w:rPr>
          <w:lang w:val="en-GB"/>
        </w:rPr>
        <w:t xml:space="preserve">, </w:t>
      </w:r>
      <w:r w:rsidRPr="009A4732">
        <w:rPr>
          <w:i/>
          <w:iCs/>
          <w:lang w:val="en-GB"/>
        </w:rPr>
        <w:t>11</w:t>
      </w:r>
      <w:r w:rsidRPr="009A4732">
        <w:rPr>
          <w:lang w:val="en-GB"/>
        </w:rPr>
        <w:t>(1), 4088. https://doi.org/10.1038/s41467-020-17937-4</w:t>
      </w:r>
    </w:p>
    <w:p w14:paraId="4D57442D" w14:textId="77777777" w:rsidR="009A4732" w:rsidRPr="009A4732" w:rsidRDefault="009A4732" w:rsidP="00556592">
      <w:pPr>
        <w:pStyle w:val="Bibliography"/>
        <w:spacing w:line="240" w:lineRule="auto"/>
        <w:contextualSpacing/>
        <w:rPr>
          <w:lang w:val="en-GB"/>
        </w:rPr>
      </w:pPr>
      <w:r w:rsidRPr="009A4732">
        <w:rPr>
          <w:lang w:val="en-GB"/>
        </w:rPr>
        <w:t xml:space="preserve">Watanabe, S. (2013). A Widely Applicable Bayesian Information Criterion. </w:t>
      </w:r>
      <w:r w:rsidRPr="009A4732">
        <w:rPr>
          <w:i/>
          <w:iCs/>
          <w:lang w:val="en-GB"/>
        </w:rPr>
        <w:t>Journal of Machine Learning Research</w:t>
      </w:r>
      <w:r w:rsidRPr="009A4732">
        <w:rPr>
          <w:lang w:val="en-GB"/>
        </w:rPr>
        <w:t xml:space="preserve">, </w:t>
      </w:r>
      <w:r w:rsidRPr="009A4732">
        <w:rPr>
          <w:i/>
          <w:iCs/>
          <w:lang w:val="en-GB"/>
        </w:rPr>
        <w:t>14</w:t>
      </w:r>
      <w:r w:rsidRPr="009A4732">
        <w:rPr>
          <w:lang w:val="en-GB"/>
        </w:rPr>
        <w:t>(Mar), 867–897.</w:t>
      </w:r>
    </w:p>
    <w:p w14:paraId="27DF58B4" w14:textId="77777777" w:rsidR="009A4732" w:rsidRPr="009A4732" w:rsidRDefault="009A4732" w:rsidP="00556592">
      <w:pPr>
        <w:pStyle w:val="Bibliography"/>
        <w:spacing w:line="240" w:lineRule="auto"/>
        <w:contextualSpacing/>
        <w:rPr>
          <w:lang w:val="en-GB"/>
        </w:rPr>
      </w:pPr>
      <w:r w:rsidRPr="009A4732">
        <w:rPr>
          <w:lang w:val="en-GB"/>
        </w:rPr>
        <w:t xml:space="preserve">Werner, E. E., &amp; Hall, D. J. (1988). Ontogenetic habitat shifts in bluegill: The foraging rate-predation risk trade-off. </w:t>
      </w:r>
      <w:r w:rsidRPr="009A4732">
        <w:rPr>
          <w:i/>
          <w:iCs/>
          <w:lang w:val="en-GB"/>
        </w:rPr>
        <w:t>Ecology</w:t>
      </w:r>
      <w:r w:rsidRPr="009A4732">
        <w:rPr>
          <w:lang w:val="en-GB"/>
        </w:rPr>
        <w:t xml:space="preserve">, </w:t>
      </w:r>
      <w:r w:rsidRPr="009A4732">
        <w:rPr>
          <w:i/>
          <w:iCs/>
          <w:lang w:val="en-GB"/>
        </w:rPr>
        <w:t>69</w:t>
      </w:r>
      <w:r w:rsidRPr="009A4732">
        <w:rPr>
          <w:lang w:val="en-GB"/>
        </w:rPr>
        <w:t>(5), 1352–1366. https://doi.org/10.2307/1941633</w:t>
      </w:r>
    </w:p>
    <w:p w14:paraId="3E5AA983" w14:textId="77777777" w:rsidR="009A4732" w:rsidRPr="009A4732" w:rsidRDefault="009A4732" w:rsidP="00556592">
      <w:pPr>
        <w:pStyle w:val="Bibliography"/>
        <w:spacing w:line="240" w:lineRule="auto"/>
        <w:contextualSpacing/>
        <w:rPr>
          <w:lang w:val="en-GB"/>
        </w:rPr>
      </w:pPr>
      <w:r w:rsidRPr="009A4732">
        <w:rPr>
          <w:lang w:val="en-GB"/>
        </w:rPr>
        <w:t xml:space="preserve">Wickham, H., </w:t>
      </w:r>
      <w:proofErr w:type="spellStart"/>
      <w:r w:rsidRPr="009A4732">
        <w:rPr>
          <w:lang w:val="en-GB"/>
        </w:rPr>
        <w:t>Averick</w:t>
      </w:r>
      <w:proofErr w:type="spellEnd"/>
      <w:r w:rsidRPr="009A4732">
        <w:rPr>
          <w:lang w:val="en-GB"/>
        </w:rPr>
        <w:t xml:space="preserve">, M., Bryan, J., Chang, W., D’Agostino McGowan, L., François, R., </w:t>
      </w:r>
      <w:proofErr w:type="spellStart"/>
      <w:r w:rsidRPr="009A4732">
        <w:rPr>
          <w:lang w:val="en-GB"/>
        </w:rPr>
        <w:t>Grolemund</w:t>
      </w:r>
      <w:proofErr w:type="spellEnd"/>
      <w:r w:rsidRPr="009A4732">
        <w:rPr>
          <w:lang w:val="en-GB"/>
        </w:rPr>
        <w:t xml:space="preserve">, G., &amp; Alex, H. (2019). </w:t>
      </w:r>
      <w:r w:rsidRPr="009A4732">
        <w:rPr>
          <w:i/>
          <w:iCs/>
          <w:lang w:val="en-GB"/>
        </w:rPr>
        <w:t xml:space="preserve">Welcome to the </w:t>
      </w:r>
      <w:proofErr w:type="spellStart"/>
      <w:r w:rsidRPr="009A4732">
        <w:rPr>
          <w:i/>
          <w:iCs/>
          <w:lang w:val="en-GB"/>
        </w:rPr>
        <w:t>tidyverse</w:t>
      </w:r>
      <w:proofErr w:type="spellEnd"/>
      <w:r w:rsidRPr="009A4732">
        <w:rPr>
          <w:lang w:val="en-GB"/>
        </w:rPr>
        <w:t>. 1686. https://doi.org/10.21105/joss.01686</w:t>
      </w:r>
    </w:p>
    <w:p w14:paraId="3725E24E" w14:textId="77777777" w:rsidR="009A4732" w:rsidRPr="009A4732" w:rsidRDefault="009A4732" w:rsidP="00556592">
      <w:pPr>
        <w:pStyle w:val="Bibliography"/>
        <w:spacing w:line="240" w:lineRule="auto"/>
        <w:contextualSpacing/>
        <w:rPr>
          <w:lang w:val="en-GB"/>
        </w:rPr>
      </w:pPr>
      <w:proofErr w:type="spellStart"/>
      <w:r w:rsidRPr="009A4732">
        <w:rPr>
          <w:lang w:val="en-GB"/>
        </w:rPr>
        <w:t>Wyban</w:t>
      </w:r>
      <w:proofErr w:type="spellEnd"/>
      <w:r w:rsidRPr="009A4732">
        <w:rPr>
          <w:lang w:val="en-GB"/>
        </w:rPr>
        <w:t>, J., Walsh, W. A., &amp; Godin, D. M. (1995). Temperature effects on growth, feeding rate and feed conversion of the Pacific white shrimp (</w:t>
      </w:r>
      <w:r w:rsidRPr="009A4732">
        <w:rPr>
          <w:i/>
          <w:iCs/>
          <w:lang w:val="en-GB"/>
        </w:rPr>
        <w:t xml:space="preserve">Penaeus </w:t>
      </w:r>
      <w:proofErr w:type="spellStart"/>
      <w:r w:rsidRPr="009A4732">
        <w:rPr>
          <w:i/>
          <w:iCs/>
          <w:lang w:val="en-GB"/>
        </w:rPr>
        <w:t>vannamei</w:t>
      </w:r>
      <w:proofErr w:type="spellEnd"/>
      <w:r w:rsidRPr="009A4732">
        <w:rPr>
          <w:lang w:val="en-GB"/>
        </w:rPr>
        <w:t xml:space="preserve">). </w:t>
      </w:r>
      <w:r w:rsidRPr="009A4732">
        <w:rPr>
          <w:i/>
          <w:iCs/>
          <w:lang w:val="en-GB"/>
        </w:rPr>
        <w:t>Aquaculture</w:t>
      </w:r>
      <w:r w:rsidRPr="009A4732">
        <w:rPr>
          <w:lang w:val="en-GB"/>
        </w:rPr>
        <w:t xml:space="preserve">, </w:t>
      </w:r>
      <w:r w:rsidRPr="009A4732">
        <w:rPr>
          <w:i/>
          <w:iCs/>
          <w:lang w:val="en-GB"/>
        </w:rPr>
        <w:t>138</w:t>
      </w:r>
      <w:r w:rsidRPr="009A4732">
        <w:rPr>
          <w:lang w:val="en-GB"/>
        </w:rPr>
        <w:t>(1), 267–279. https://doi.org/10.1016/0044-8486(95)00032-1</w:t>
      </w:r>
    </w:p>
    <w:p w14:paraId="43678A66" w14:textId="77777777" w:rsidR="009A4732" w:rsidRPr="009A4732" w:rsidRDefault="009A4732" w:rsidP="00556592">
      <w:pPr>
        <w:pStyle w:val="Bibliography"/>
        <w:spacing w:line="240" w:lineRule="auto"/>
        <w:contextualSpacing/>
        <w:rPr>
          <w:lang w:val="en-GB"/>
        </w:rPr>
      </w:pPr>
      <w:proofErr w:type="spellStart"/>
      <w:r w:rsidRPr="009A4732">
        <w:rPr>
          <w:lang w:val="en-GB"/>
        </w:rPr>
        <w:t>Xie</w:t>
      </w:r>
      <w:proofErr w:type="spellEnd"/>
      <w:r w:rsidRPr="009A4732">
        <w:rPr>
          <w:lang w:val="en-GB"/>
        </w:rPr>
        <w:t xml:space="preserve">, </w:t>
      </w:r>
      <w:proofErr w:type="spellStart"/>
      <w:r w:rsidRPr="009A4732">
        <w:rPr>
          <w:lang w:val="en-GB"/>
        </w:rPr>
        <w:t>Xiaojun</w:t>
      </w:r>
      <w:proofErr w:type="spellEnd"/>
      <w:r w:rsidRPr="009A4732">
        <w:rPr>
          <w:lang w:val="en-GB"/>
        </w:rPr>
        <w:t xml:space="preserve">., &amp; Sun, </w:t>
      </w:r>
      <w:proofErr w:type="spellStart"/>
      <w:r w:rsidRPr="009A4732">
        <w:rPr>
          <w:lang w:val="en-GB"/>
        </w:rPr>
        <w:t>Ruyung</w:t>
      </w:r>
      <w:proofErr w:type="spellEnd"/>
      <w:r w:rsidRPr="009A4732">
        <w:rPr>
          <w:lang w:val="en-GB"/>
        </w:rPr>
        <w:t>. (1990). The Bioenergetics of the Southern Catfish (</w:t>
      </w:r>
      <w:proofErr w:type="spellStart"/>
      <w:r w:rsidRPr="009A4732">
        <w:rPr>
          <w:i/>
          <w:iCs/>
          <w:lang w:val="en-GB"/>
        </w:rPr>
        <w:t>Silurus</w:t>
      </w:r>
      <w:proofErr w:type="spellEnd"/>
      <w:r w:rsidRPr="009A4732">
        <w:rPr>
          <w:i/>
          <w:iCs/>
          <w:lang w:val="en-GB"/>
        </w:rPr>
        <w:t xml:space="preserve"> </w:t>
      </w:r>
      <w:proofErr w:type="spellStart"/>
      <w:r w:rsidRPr="009A4732">
        <w:rPr>
          <w:i/>
          <w:iCs/>
          <w:lang w:val="en-GB"/>
        </w:rPr>
        <w:t>meridionalis</w:t>
      </w:r>
      <w:proofErr w:type="spellEnd"/>
      <w:r w:rsidRPr="009A4732">
        <w:rPr>
          <w:lang w:val="en-GB"/>
        </w:rPr>
        <w:t xml:space="preserve"> Chen). I. Resting Metabolic Rate as a Function of Body Weight and Temperature. </w:t>
      </w:r>
      <w:r w:rsidRPr="009A4732">
        <w:rPr>
          <w:i/>
          <w:iCs/>
          <w:lang w:val="en-GB"/>
        </w:rPr>
        <w:t>Physiological Zoology</w:t>
      </w:r>
      <w:r w:rsidRPr="009A4732">
        <w:rPr>
          <w:lang w:val="en-GB"/>
        </w:rPr>
        <w:t xml:space="preserve">, </w:t>
      </w:r>
      <w:r w:rsidRPr="009A4732">
        <w:rPr>
          <w:i/>
          <w:iCs/>
          <w:lang w:val="en-GB"/>
        </w:rPr>
        <w:t>63</w:t>
      </w:r>
      <w:r w:rsidRPr="009A4732">
        <w:rPr>
          <w:lang w:val="en-GB"/>
        </w:rPr>
        <w:t>(6), 1181–1195.</w:t>
      </w:r>
    </w:p>
    <w:p w14:paraId="76355081" w14:textId="77777777" w:rsidR="009A4732" w:rsidRPr="009A4732" w:rsidRDefault="009A4732" w:rsidP="00556592">
      <w:pPr>
        <w:pStyle w:val="Bibliography"/>
        <w:spacing w:line="240" w:lineRule="auto"/>
        <w:contextualSpacing/>
        <w:rPr>
          <w:lang w:val="en-GB"/>
        </w:rPr>
      </w:pPr>
      <w:proofErr w:type="spellStart"/>
      <w:r w:rsidRPr="009A4732">
        <w:rPr>
          <w:lang w:val="en-GB"/>
        </w:rPr>
        <w:t>Youngflesh</w:t>
      </w:r>
      <w:proofErr w:type="spellEnd"/>
      <w:r w:rsidRPr="009A4732">
        <w:rPr>
          <w:lang w:val="en-GB"/>
        </w:rPr>
        <w:t xml:space="preserve">, C. (2018). </w:t>
      </w:r>
      <w:proofErr w:type="spellStart"/>
      <w:r w:rsidRPr="009A4732">
        <w:rPr>
          <w:lang w:val="en-GB"/>
        </w:rPr>
        <w:t>MCMCvis</w:t>
      </w:r>
      <w:proofErr w:type="spellEnd"/>
      <w:r w:rsidRPr="009A4732">
        <w:rPr>
          <w:lang w:val="en-GB"/>
        </w:rPr>
        <w:t xml:space="preserve">: Tools to Visualize, Manipulate, and Summarize MCMC Output. </w:t>
      </w:r>
      <w:r w:rsidRPr="009A4732">
        <w:rPr>
          <w:i/>
          <w:iCs/>
          <w:lang w:val="en-GB"/>
        </w:rPr>
        <w:t xml:space="preserve">Journal of </w:t>
      </w:r>
      <w:proofErr w:type="gramStart"/>
      <w:r w:rsidRPr="009A4732">
        <w:rPr>
          <w:i/>
          <w:iCs/>
          <w:lang w:val="en-GB"/>
        </w:rPr>
        <w:t>Open Source</w:t>
      </w:r>
      <w:proofErr w:type="gramEnd"/>
      <w:r w:rsidRPr="009A4732">
        <w:rPr>
          <w:i/>
          <w:iCs/>
          <w:lang w:val="en-GB"/>
        </w:rPr>
        <w:t xml:space="preserve"> Software</w:t>
      </w:r>
      <w:r w:rsidRPr="009A4732">
        <w:rPr>
          <w:lang w:val="en-GB"/>
        </w:rPr>
        <w:t xml:space="preserve">, </w:t>
      </w:r>
      <w:r w:rsidRPr="009A4732">
        <w:rPr>
          <w:i/>
          <w:iCs/>
          <w:lang w:val="en-GB"/>
        </w:rPr>
        <w:t>3</w:t>
      </w:r>
      <w:r w:rsidRPr="009A4732">
        <w:rPr>
          <w:lang w:val="en-GB"/>
        </w:rPr>
        <w:t>(24), 640. https://doi.org/10.21105/joss.00640</w:t>
      </w:r>
    </w:p>
    <w:p w14:paraId="2C6C3C5D" w14:textId="4B752198" w:rsidR="003D3BD0" w:rsidRDefault="009A4732" w:rsidP="00556592">
      <w:pPr>
        <w:pStyle w:val="Bibliography"/>
        <w:spacing w:line="240" w:lineRule="auto"/>
        <w:contextualSpacing/>
      </w:pPr>
      <w:r>
        <w:fldChar w:fldCharType="end"/>
      </w:r>
    </w:p>
    <w:p w14:paraId="1ACAA973" w14:textId="5C42E426" w:rsidR="00487B36" w:rsidRDefault="00487B36" w:rsidP="00786497">
      <w:pPr>
        <w:spacing w:line="480" w:lineRule="auto"/>
        <w:contextualSpacing/>
      </w:pP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194FBD8A" w:rsidR="00EE52D7" w:rsidRDefault="00AF42DA"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232718B2" wp14:editId="7128A614">
            <wp:extent cx="5943151" cy="5627549"/>
            <wp:effectExtent l="0" t="0" r="635" b="0"/>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1445" b="3865"/>
                    <a:stretch/>
                  </pic:blipFill>
                  <pic:spPr bwMode="auto">
                    <a:xfrm>
                      <a:off x="0" y="0"/>
                      <a:ext cx="5943600" cy="562797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23B9CA7F" w:rsidR="00EB26D7" w:rsidRPr="00EC57E9" w:rsidRDefault="00EE52D7" w:rsidP="00BB6D31">
      <w:pPr>
        <w:spacing w:line="480" w:lineRule="auto"/>
        <w:contextualSpacing/>
        <w:jc w:val="both"/>
        <w:rPr>
          <w:rFonts w:cstheme="minorHAnsi"/>
          <w:i/>
          <w:iCs/>
        </w:rPr>
      </w:pPr>
      <w:commentRangeStart w:id="119"/>
      <w:commentRangeStart w:id="120"/>
      <w:commentRangeStart w:id="121"/>
      <w:r w:rsidRPr="00EC57E9">
        <w:rPr>
          <w:rFonts w:cstheme="minorHAnsi"/>
          <w:b/>
          <w:bCs/>
        </w:rPr>
        <w:t>Figure 1.</w:t>
      </w:r>
      <w:r w:rsidRPr="00EC57E9">
        <w:rPr>
          <w:rFonts w:cstheme="minorHAnsi"/>
          <w:i/>
          <w:iCs/>
        </w:rPr>
        <w:t xml:space="preserve"> </w:t>
      </w:r>
      <w:commentRangeEnd w:id="119"/>
      <w:r w:rsidR="00B36F1F" w:rsidRPr="00EC57E9">
        <w:rPr>
          <w:rStyle w:val="CommentReference"/>
        </w:rPr>
        <w:commentReference w:id="119"/>
      </w:r>
      <w:commentRangeEnd w:id="120"/>
      <w:r w:rsidR="00FB0A19" w:rsidRPr="00EC57E9">
        <w:rPr>
          <w:rStyle w:val="CommentReference"/>
        </w:rPr>
        <w:commentReference w:id="120"/>
      </w:r>
      <w:commentRangeEnd w:id="121"/>
      <w:r w:rsidR="006A7B42">
        <w:rPr>
          <w:rStyle w:val="CommentReference"/>
        </w:rPr>
        <w:commentReference w:id="121"/>
      </w:r>
      <w:r w:rsidRPr="00EC57E9">
        <w:rPr>
          <w:rFonts w:cstheme="minorHAnsi"/>
          <w:i/>
          <w:iCs/>
        </w:rPr>
        <w:t xml:space="preserve">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 xml:space="preserve">Lines are global predictions </w:t>
      </w:r>
      <w:ins w:id="122" w:author="Max Lindmark" w:date="2021-10-28T15:59:00Z">
        <w:r w:rsidR="00425194" w:rsidRPr="00EC57E9">
          <w:rPr>
            <w:rFonts w:cstheme="minorHAnsi"/>
            <w:i/>
          </w:rPr>
          <w:t>o</w:t>
        </w:r>
      </w:ins>
      <w:ins w:id="123" w:author="Max Lindmark" w:date="2021-10-28T16:00:00Z">
        <w:r w:rsidR="00425194" w:rsidRPr="00EC57E9">
          <w:rPr>
            <w:rFonts w:cstheme="minorHAnsi"/>
            <w:i/>
          </w:rPr>
          <w:t>n the centered data</w:t>
        </w:r>
        <w:r w:rsidR="006A3E18" w:rsidRPr="00EC57E9">
          <w:rPr>
            <w:rFonts w:cstheme="minorHAnsi"/>
            <w:i/>
          </w:rPr>
          <w:t xml:space="preserve"> </w:t>
        </w:r>
      </w:ins>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w:t>
      </w:r>
      <w:proofErr w:type="spellStart"/>
      <w:r w:rsidRPr="00EC57E9">
        <w:rPr>
          <w:rFonts w:cstheme="minorHAnsi"/>
          <w:i/>
        </w:rPr>
        <w:t>centred</w:t>
      </w:r>
      <w:proofErr w:type="spellEnd"/>
      <w:r w:rsidRPr="00EC57E9">
        <w:rPr>
          <w:rFonts w:cstheme="minorHAnsi"/>
          <w:i/>
        </w:rPr>
        <w:t xml:space="preserve"> 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 xml:space="preserve">Red </w:t>
      </w:r>
      <w:proofErr w:type="spellStart"/>
      <w:r w:rsidR="005A0A57" w:rsidRPr="00EC57E9">
        <w:rPr>
          <w:rFonts w:cstheme="minorHAnsi"/>
          <w:i/>
        </w:rPr>
        <w:t>dahsed</w:t>
      </w:r>
      <w:proofErr w:type="spellEnd"/>
      <w:r w:rsidR="005A0A57" w:rsidRPr="00EC57E9">
        <w:rPr>
          <w:rFonts w:cstheme="minorHAnsi"/>
          <w:i/>
        </w:rPr>
        <w:t xml:space="preserve"> lines indicate a slope of 3/4, corresponding to the prediction from the metabolic theory of ecology. </w:t>
      </w:r>
      <w:r w:rsidRPr="00EC57E9">
        <w:rPr>
          <w:rFonts w:cstheme="minorHAnsi"/>
          <w:i/>
          <w:iCs/>
        </w:rPr>
        <w:t xml:space="preserve">Shaded areas correspond to 80% and 95% credible intervals. Species are grouped by color </w:t>
      </w:r>
      <w:r w:rsidRPr="00EC57E9">
        <w:rPr>
          <w:rFonts w:cstheme="minorHAnsi"/>
          <w:i/>
          <w:iCs/>
        </w:rPr>
        <w:lastRenderedPageBreak/>
        <w:t>(legend not shown, n=20 for consumption and n=34 for metabolism, respectively). C) Global and 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EC57E9">
        <w:rPr>
          <w:rFonts w:cstheme="minorHAnsi"/>
          <w:i/>
          <w:iCs/>
        </w:rPr>
        <w:t xml:space="preserve"> in Eqs. 6-8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6BB3DFEB" w:rsidR="00A5788D" w:rsidRDefault="008F54E5" w:rsidP="0055075B">
      <w:pPr>
        <w:spacing w:line="480" w:lineRule="auto"/>
        <w:contextualSpacing/>
        <w:jc w:val="center"/>
        <w:rPr>
          <w:noProof/>
        </w:rPr>
      </w:pPr>
      <w:r>
        <w:rPr>
          <w:noProof/>
        </w:rPr>
        <w:lastRenderedPageBreak/>
        <w:drawing>
          <wp:inline distT="0" distB="0" distL="0" distR="0" wp14:anchorId="6EA22B10" wp14:editId="2064CDD8">
            <wp:extent cx="5943274" cy="2031167"/>
            <wp:effectExtent l="0" t="0" r="635"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32913" b="32911"/>
                    <a:stretch/>
                  </pic:blipFill>
                  <pic:spPr bwMode="auto">
                    <a:xfrm>
                      <a:off x="0" y="0"/>
                      <a:ext cx="5943600" cy="2031279"/>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3DFDED63" w:rsidR="0085720E" w:rsidRDefault="007B4322" w:rsidP="007162BB">
      <w:pPr>
        <w:spacing w:line="480" w:lineRule="auto"/>
        <w:contextualSpacing/>
        <w:jc w:val="both"/>
        <w:rPr>
          <w:rStyle w:val="CommentReference"/>
          <w:sz w:val="22"/>
          <w:szCs w:val="22"/>
        </w:rPr>
      </w:pPr>
      <w:commentRangeStart w:id="124"/>
      <w:r w:rsidRPr="00B37A74">
        <w:rPr>
          <w:rFonts w:cstheme="minorHAnsi"/>
          <w:b/>
          <w:bCs/>
        </w:rPr>
        <w:t>Figure 3</w:t>
      </w:r>
      <w:commentRangeEnd w:id="124"/>
      <w:r w:rsidR="0063796D">
        <w:rPr>
          <w:rStyle w:val="CommentReference"/>
        </w:rPr>
        <w:commentReference w:id="124"/>
      </w:r>
      <w:r w:rsidRPr="00B37A74">
        <w:rPr>
          <w:rFonts w:cstheme="minorHAnsi"/>
          <w:b/>
          <w:bCs/>
        </w:rPr>
        <w:t>.</w:t>
      </w:r>
      <w:r w:rsidRPr="00B37A74">
        <w:rPr>
          <w:rFonts w:cstheme="minorHAnsi"/>
          <w:i/>
          <w:iCs/>
        </w:rPr>
        <w:t xml:space="preserve"> Illustration of predicted whole-organism maximum consumption rate (green), metabolic rate (purple) and the difference between them (orange) for two body sizes (top=1000g, bottom=5g)</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 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66556B">
        <w:rPr>
          <w:rFonts w:cstheme="minorHAnsi"/>
          <w:i/>
          <w:iCs/>
        </w:rPr>
        <w:t>1000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 median estimate</w:t>
      </w:r>
      <w:r w:rsidR="00CE69BB">
        <w:rPr>
          <w:rFonts w:cstheme="minorHAnsi"/>
          <w:i/>
          <w:iCs/>
        </w:rPr>
        <w:t xml:space="preserve"> </w:t>
      </w:r>
      <w:r w:rsidR="009452B5">
        <w:rPr>
          <w:rFonts w:cstheme="minorHAnsi"/>
          <w:i/>
          <w:iCs/>
        </w:rPr>
        <w:t xml:space="preserve">from the main </w:t>
      </w:r>
      <w:r w:rsidR="00891EFB">
        <w:rPr>
          <w:rFonts w:cstheme="minorHAnsi"/>
          <w:i/>
          <w:iCs/>
        </w:rPr>
        <w:t xml:space="preserve">sampling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7F3026F2" w14:textId="40454773"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 Ohlberger" w:date="2021-10-20T09:50:00Z" w:initials="Ca">
    <w:p w14:paraId="3FFF22EE" w14:textId="77777777" w:rsidR="003E3A7D" w:rsidRDefault="003E3A7D">
      <w:pPr>
        <w:pStyle w:val="CommentText"/>
      </w:pPr>
      <w:r>
        <w:rPr>
          <w:rStyle w:val="CommentReference"/>
        </w:rPr>
        <w:annotationRef/>
      </w:r>
      <w:r>
        <w:t xml:space="preserve">Just noticed that this is mentioned twice above, so maybe not needed a third time here? Could instead start the next sentence with </w:t>
      </w:r>
    </w:p>
    <w:p w14:paraId="6DF9CEAC" w14:textId="665294D3" w:rsidR="003E3A7D" w:rsidRDefault="003E3A7D">
      <w:pPr>
        <w:pStyle w:val="CommentText"/>
      </w:pPr>
      <w:r>
        <w:t>“Small individuals of a given species/population may therefore…”</w:t>
      </w:r>
    </w:p>
  </w:comment>
  <w:comment w:id="22" w:author="Jan Ohlberger" w:date="2021-10-20T10:06:00Z" w:initials="Ca">
    <w:p w14:paraId="10605B47" w14:textId="259BF4BE" w:rsidR="003E3A7D" w:rsidRDefault="003E3A7D">
      <w:pPr>
        <w:pStyle w:val="CommentText"/>
      </w:pPr>
      <w:r>
        <w:rPr>
          <w:rStyle w:val="CommentReference"/>
        </w:rPr>
        <w:annotationRef/>
      </w:r>
      <w:r>
        <w:t>I think the following section is a good addition but it doesn’t really address Dustin’s comment. My guess is that to address that we might need to acknowledge that direct proportionality between those rates is a strong assumption and that this could introduce bias (and maybe discuss which direction, e.g. in case of fish becoming more efficient at foraging with size).</w:t>
      </w:r>
    </w:p>
  </w:comment>
  <w:comment w:id="23" w:author="Anna Gårdmark" w:date="2021-10-28T13:26:00Z" w:initials="AG">
    <w:p w14:paraId="58D0EFE7" w14:textId="42EDFB18" w:rsidR="003E3A7D" w:rsidRDefault="003E3A7D">
      <w:pPr>
        <w:pStyle w:val="CommentText"/>
      </w:pPr>
      <w:r>
        <w:rPr>
          <w:rStyle w:val="CommentReference"/>
        </w:rPr>
        <w:annotationRef/>
      </w:r>
      <w:r>
        <w:t>I agree with Jan’s interpretation and suggestion. The most important point about Dustin’s comment is that it could be questioned whether the size-dependency of consumption rate is the same in the lab as in the wild. If not, that could overturn the prediction in fig. 3 (e.g. his suggestion that large individuals would feed more efficiently than small individuals in the wild, e.g. due to being less sensitive to predation risk). I therefore suggest you continue after line 272 to point this out, and call for more tests of consumption rates in the wild (if we think that is at all feasible).</w:t>
      </w:r>
    </w:p>
  </w:comment>
  <w:comment w:id="18" w:author="Max Lindmark" w:date="2021-10-20T11:19:00Z" w:initials="MOU">
    <w:p w14:paraId="32495693" w14:textId="1979928D" w:rsidR="003E3A7D" w:rsidRDefault="003E3A7D">
      <w:pPr>
        <w:pStyle w:val="CommentText"/>
      </w:pPr>
      <w:r>
        <w:rPr>
          <w:rStyle w:val="CommentReference"/>
        </w:rPr>
        <w:annotationRef/>
      </w:r>
      <w:r>
        <w:t>Added Messmer here as an empirical example for metabolic rate (</w:t>
      </w:r>
      <w:r>
        <w:t>neuen is feeding and kitchell is more of an assumption)</w:t>
      </w:r>
    </w:p>
  </w:comment>
  <w:comment w:id="19" w:author="Jan Ohlberger" w:date="2021-10-20T10:23:00Z" w:initials="Ca">
    <w:p w14:paraId="410FFCF2" w14:textId="56565C95" w:rsidR="003E3A7D" w:rsidRDefault="003E3A7D">
      <w:pPr>
        <w:pStyle w:val="CommentText"/>
      </w:pPr>
      <w:r>
        <w:rPr>
          <w:rStyle w:val="CommentReference"/>
        </w:rPr>
        <w:annotationRef/>
      </w:r>
      <w:r>
        <w:t>That’s great. We could be more specific and say that they found similar mass-scaling exponents.</w:t>
      </w:r>
    </w:p>
  </w:comment>
  <w:comment w:id="20" w:author="Max Lindmark" w:date="2021-10-28T14:40:00Z" w:initials="MOU">
    <w:p w14:paraId="00F293BD" w14:textId="476AEB52" w:rsidR="00BF5B0F" w:rsidRDefault="00BF5B0F">
      <w:pPr>
        <w:pStyle w:val="CommentText"/>
      </w:pPr>
      <w:r>
        <w:rPr>
          <w:rStyle w:val="CommentReference"/>
        </w:rPr>
        <w:annotationRef/>
      </w:r>
      <w:r>
        <w:t xml:space="preserve">Do you mean </w:t>
      </w:r>
      <w:r>
        <w:t>similar to ours or similar for standard and active (the latter is already in the parenthesis so I’m just double checking!)</w:t>
      </w:r>
    </w:p>
  </w:comment>
  <w:comment w:id="76" w:author="Max Lindmark" w:date="2021-10-28T14:52:00Z" w:initials="MOU">
    <w:p w14:paraId="206F28A7" w14:textId="6CAEA35E" w:rsidR="00C774DE" w:rsidRDefault="00C774DE">
      <w:pPr>
        <w:pStyle w:val="CommentText"/>
      </w:pPr>
      <w:r>
        <w:rPr>
          <w:rStyle w:val="CommentReference"/>
        </w:rPr>
        <w:annotationRef/>
      </w:r>
      <w:r>
        <w:t xml:space="preserve">Here we make the same assumption again, added “often” … </w:t>
      </w:r>
    </w:p>
  </w:comment>
  <w:comment w:id="119" w:author="Max Lindmark" w:date="2021-10-19T16:45:00Z" w:initials="MOU">
    <w:p w14:paraId="6C127C83" w14:textId="0964A55F" w:rsidR="003E3A7D" w:rsidRDefault="003E3A7D">
      <w:pPr>
        <w:pStyle w:val="CommentText"/>
      </w:pPr>
      <w:r>
        <w:rPr>
          <w:rStyle w:val="CommentReference"/>
        </w:rPr>
        <w:annotationRef/>
      </w:r>
      <w:r>
        <w:t xml:space="preserve">Is it not confusing that we have mass in g on the x-axis, but show the equation using the centered estimates? (Thinking about the intercept here). Should I instead show the centered scale and </w:t>
      </w:r>
      <w:r>
        <w:t>simpy provide the means in the legend text instead?</w:t>
      </w:r>
    </w:p>
  </w:comment>
  <w:comment w:id="120" w:author="Jan Ohlberger" w:date="2021-10-20T09:39:00Z" w:initials="Ca">
    <w:p w14:paraId="3C4D277A" w14:textId="77777777" w:rsidR="003E3A7D" w:rsidRDefault="003E3A7D">
      <w:pPr>
        <w:pStyle w:val="CommentText"/>
      </w:pPr>
      <w:r>
        <w:rPr>
          <w:rStyle w:val="CommentReference"/>
        </w:rPr>
        <w:annotationRef/>
      </w:r>
      <w:r>
        <w:t>I don’t think that rescaling for a plot is problematic, so either way works. Given that we mostly show ‘rescaled’ values in the other figures, it’s nice to keep this on the original scale!?</w:t>
      </w:r>
    </w:p>
    <w:p w14:paraId="092B836C" w14:textId="77777777" w:rsidR="003E3A7D" w:rsidRDefault="003E3A7D">
      <w:pPr>
        <w:pStyle w:val="CommentText"/>
      </w:pPr>
    </w:p>
    <w:p w14:paraId="112995FC" w14:textId="0D493A83" w:rsidR="003E3A7D" w:rsidRDefault="003E3A7D">
      <w:pPr>
        <w:pStyle w:val="CommentText"/>
      </w:pPr>
      <w:r>
        <w:t>Unrelated but I noticed this just now: it would be great to have tick marks with labels near the maximum values, especially because this is on log-scale – most important for the x-axis to show the full range of observed mass</w:t>
      </w:r>
    </w:p>
  </w:comment>
  <w:comment w:id="121" w:author="Max Lindmark" w:date="2021-10-28T16:34:00Z" w:initials="MOU">
    <w:p w14:paraId="2DE24BAC" w14:textId="3CB6DC4B" w:rsidR="006A7B42" w:rsidRDefault="006A7B42">
      <w:pPr>
        <w:pStyle w:val="CommentText"/>
      </w:pPr>
      <w:r>
        <w:rPr>
          <w:rStyle w:val="CommentReference"/>
        </w:rPr>
        <w:annotationRef/>
      </w:r>
      <w:r>
        <w:t>Good idea! Figure is updated (values chosen close to but not exactly maximum, kind of arbitrary to get nice even-</w:t>
      </w:r>
      <w:r>
        <w:t>ish numbers)</w:t>
      </w:r>
    </w:p>
  </w:comment>
  <w:comment w:id="124" w:author="Max Lindmark" w:date="2021-10-28T15:01:00Z" w:initials="MOU">
    <w:p w14:paraId="1A5A19CD" w14:textId="0B169432" w:rsidR="0063796D" w:rsidRDefault="0063796D">
      <w:pPr>
        <w:pStyle w:val="CommentText"/>
      </w:pPr>
      <w:r>
        <w:rPr>
          <w:rStyle w:val="CommentReference"/>
        </w:rPr>
        <w:annotationRef/>
      </w:r>
      <w:r>
        <w:t>I followed your suggestions here Jan. it’s a bit tricky to</w:t>
      </w:r>
      <w:r w:rsidR="005A0441">
        <w:t xml:space="preserve"> balance the transparency though. For the small fish, it’s hard to see the median line because the </w:t>
      </w:r>
      <w:r w:rsidR="00F33268">
        <w:t>1000</w:t>
      </w:r>
      <w:r w:rsidR="005A0441">
        <w:t xml:space="preserve"> draws do not differ that much (same for metabolism for both sizes), and for the larger</w:t>
      </w:r>
      <w:r w:rsidR="00C278ED">
        <w:t xml:space="preserve"> fish we have the opposite problem, here the alpha is a little bit too much because </w:t>
      </w:r>
      <w:r w:rsidR="002B7A1C">
        <w:t>it’s hard to see the extreme consumption draws. Anyhow, I think this is an OK balance between visualizing the median vs the collection of draws.</w:t>
      </w:r>
    </w:p>
    <w:p w14:paraId="2AE4AEAE" w14:textId="77777777" w:rsidR="00F73F6D" w:rsidRDefault="00F73F6D">
      <w:pPr>
        <w:pStyle w:val="CommentText"/>
      </w:pPr>
    </w:p>
    <w:p w14:paraId="18E9D549" w14:textId="15B034E8" w:rsidR="00F73F6D" w:rsidRDefault="00F73F6D">
      <w:pPr>
        <w:pStyle w:val="CommentText"/>
      </w:pPr>
      <w:r>
        <w:t xml:space="preserve">Pleases have a read-through of the figure text </w:t>
      </w:r>
      <w:r>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F9CEAC" w15:done="0"/>
  <w15:commentEx w15:paraId="10605B47" w15:done="0"/>
  <w15:commentEx w15:paraId="58D0EFE7" w15:paraIdParent="10605B47" w15:done="0"/>
  <w15:commentEx w15:paraId="32495693" w15:done="0"/>
  <w15:commentEx w15:paraId="410FFCF2" w15:paraIdParent="32495693" w15:done="0"/>
  <w15:commentEx w15:paraId="00F293BD" w15:paraIdParent="32495693" w15:done="0"/>
  <w15:commentEx w15:paraId="206F28A7" w15:done="0"/>
  <w15:commentEx w15:paraId="6C127C83" w15:done="0"/>
  <w15:commentEx w15:paraId="112995FC" w15:paraIdParent="6C127C83" w15:done="0"/>
  <w15:commentEx w15:paraId="2DE24BAC" w15:paraIdParent="6C127C83" w15:done="0"/>
  <w15:commentEx w15:paraId="18E9D5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64F6" w16cex:dateUtc="2021-10-20T07:50:00Z"/>
  <w16cex:commentExtensible w16cex:durableId="251A68A7" w16cex:dateUtc="2021-10-20T08:06:00Z"/>
  <w16cex:commentExtensible w16cex:durableId="25253244" w16cex:dateUtc="2021-10-28T11:26:00Z"/>
  <w16cex:commentExtensible w16cex:durableId="251A79C1" w16cex:dateUtc="2021-10-20T09:19:00Z"/>
  <w16cex:commentExtensible w16cex:durableId="251A6CA6" w16cex:dateUtc="2021-10-20T08:23:00Z"/>
  <w16cex:commentExtensible w16cex:durableId="252534E9" w16cex:dateUtc="2021-10-28T12:40:00Z"/>
  <w16cex:commentExtensible w16cex:durableId="252537B0" w16cex:dateUtc="2021-10-28T12:52:00Z"/>
  <w16cex:commentExtensible w16cex:durableId="251974AB" w16cex:dateUtc="2021-10-19T14:45:00Z"/>
  <w16cex:commentExtensible w16cex:durableId="251A6262" w16cex:dateUtc="2021-10-20T07:39:00Z"/>
  <w16cex:commentExtensible w16cex:durableId="25254F7B" w16cex:dateUtc="2021-10-28T14:34:00Z"/>
  <w16cex:commentExtensible w16cex:durableId="252539CF" w16cex:dateUtc="2021-10-28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F9CEAC" w16cid:durableId="251A64F6"/>
  <w16cid:commentId w16cid:paraId="10605B47" w16cid:durableId="251A68A7"/>
  <w16cid:commentId w16cid:paraId="58D0EFE7" w16cid:durableId="25253244"/>
  <w16cid:commentId w16cid:paraId="32495693" w16cid:durableId="251A79C1"/>
  <w16cid:commentId w16cid:paraId="410FFCF2" w16cid:durableId="251A6CA6"/>
  <w16cid:commentId w16cid:paraId="00F293BD" w16cid:durableId="252534E9"/>
  <w16cid:commentId w16cid:paraId="206F28A7" w16cid:durableId="252537B0"/>
  <w16cid:commentId w16cid:paraId="6C127C83" w16cid:durableId="251974AB"/>
  <w16cid:commentId w16cid:paraId="112995FC" w16cid:durableId="251A6262"/>
  <w16cid:commentId w16cid:paraId="2DE24BAC" w16cid:durableId="25254F7B"/>
  <w16cid:commentId w16cid:paraId="18E9D549" w16cid:durableId="252539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6DAE"/>
    <w:rsid w:val="00007AFC"/>
    <w:rsid w:val="000101BB"/>
    <w:rsid w:val="00010403"/>
    <w:rsid w:val="000108F7"/>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F6A"/>
    <w:rsid w:val="000374F9"/>
    <w:rsid w:val="00041C92"/>
    <w:rsid w:val="00043B98"/>
    <w:rsid w:val="00043DF6"/>
    <w:rsid w:val="00044766"/>
    <w:rsid w:val="00046DAB"/>
    <w:rsid w:val="00047051"/>
    <w:rsid w:val="000516F9"/>
    <w:rsid w:val="00051A78"/>
    <w:rsid w:val="00053040"/>
    <w:rsid w:val="0005461C"/>
    <w:rsid w:val="00054D52"/>
    <w:rsid w:val="000604B9"/>
    <w:rsid w:val="00064812"/>
    <w:rsid w:val="000665E4"/>
    <w:rsid w:val="00070A8C"/>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3A6B"/>
    <w:rsid w:val="000C4326"/>
    <w:rsid w:val="000D0180"/>
    <w:rsid w:val="000D147D"/>
    <w:rsid w:val="000D586C"/>
    <w:rsid w:val="000D62DD"/>
    <w:rsid w:val="000D652F"/>
    <w:rsid w:val="000D6AC9"/>
    <w:rsid w:val="000E0BCA"/>
    <w:rsid w:val="000E2652"/>
    <w:rsid w:val="000E3552"/>
    <w:rsid w:val="000E3764"/>
    <w:rsid w:val="000E3C63"/>
    <w:rsid w:val="000F34A3"/>
    <w:rsid w:val="000F4D7D"/>
    <w:rsid w:val="000F72D2"/>
    <w:rsid w:val="000F7520"/>
    <w:rsid w:val="000F76CB"/>
    <w:rsid w:val="0010028B"/>
    <w:rsid w:val="001011F8"/>
    <w:rsid w:val="00101F85"/>
    <w:rsid w:val="00103766"/>
    <w:rsid w:val="0010555E"/>
    <w:rsid w:val="00107F38"/>
    <w:rsid w:val="00110082"/>
    <w:rsid w:val="001114C8"/>
    <w:rsid w:val="0011268E"/>
    <w:rsid w:val="0011430D"/>
    <w:rsid w:val="00116C61"/>
    <w:rsid w:val="00116D29"/>
    <w:rsid w:val="00117DCF"/>
    <w:rsid w:val="00117EF0"/>
    <w:rsid w:val="00120041"/>
    <w:rsid w:val="00120FE0"/>
    <w:rsid w:val="00123D21"/>
    <w:rsid w:val="001257C2"/>
    <w:rsid w:val="0012633A"/>
    <w:rsid w:val="00133893"/>
    <w:rsid w:val="001340BC"/>
    <w:rsid w:val="0013421A"/>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4D1C"/>
    <w:rsid w:val="00154DB9"/>
    <w:rsid w:val="00155657"/>
    <w:rsid w:val="00155660"/>
    <w:rsid w:val="00157025"/>
    <w:rsid w:val="0015760E"/>
    <w:rsid w:val="00160693"/>
    <w:rsid w:val="00160E53"/>
    <w:rsid w:val="00161005"/>
    <w:rsid w:val="00161213"/>
    <w:rsid w:val="001638BB"/>
    <w:rsid w:val="001649A4"/>
    <w:rsid w:val="00167D11"/>
    <w:rsid w:val="00170D14"/>
    <w:rsid w:val="001728A4"/>
    <w:rsid w:val="00173764"/>
    <w:rsid w:val="00175D9C"/>
    <w:rsid w:val="001764F8"/>
    <w:rsid w:val="00176EF6"/>
    <w:rsid w:val="00177E68"/>
    <w:rsid w:val="00181EDF"/>
    <w:rsid w:val="00184186"/>
    <w:rsid w:val="00184FB8"/>
    <w:rsid w:val="001875EA"/>
    <w:rsid w:val="00187AC7"/>
    <w:rsid w:val="00187FEE"/>
    <w:rsid w:val="00190534"/>
    <w:rsid w:val="00192E60"/>
    <w:rsid w:val="00195D22"/>
    <w:rsid w:val="00195E4F"/>
    <w:rsid w:val="00196794"/>
    <w:rsid w:val="001A3841"/>
    <w:rsid w:val="001A504D"/>
    <w:rsid w:val="001A57BB"/>
    <w:rsid w:val="001A6A45"/>
    <w:rsid w:val="001A6AE8"/>
    <w:rsid w:val="001A6FB9"/>
    <w:rsid w:val="001B1155"/>
    <w:rsid w:val="001B3828"/>
    <w:rsid w:val="001B7424"/>
    <w:rsid w:val="001C3256"/>
    <w:rsid w:val="001C38B5"/>
    <w:rsid w:val="001C4A73"/>
    <w:rsid w:val="001C5C9D"/>
    <w:rsid w:val="001D3DED"/>
    <w:rsid w:val="001E0983"/>
    <w:rsid w:val="001E1679"/>
    <w:rsid w:val="001E52CE"/>
    <w:rsid w:val="001E64B3"/>
    <w:rsid w:val="001F07D2"/>
    <w:rsid w:val="001F4B29"/>
    <w:rsid w:val="001F4D60"/>
    <w:rsid w:val="001F5D6B"/>
    <w:rsid w:val="001F664C"/>
    <w:rsid w:val="001F7190"/>
    <w:rsid w:val="001F78D9"/>
    <w:rsid w:val="0020282F"/>
    <w:rsid w:val="00203ED8"/>
    <w:rsid w:val="0020738F"/>
    <w:rsid w:val="00210780"/>
    <w:rsid w:val="00212826"/>
    <w:rsid w:val="00212A6A"/>
    <w:rsid w:val="0021415C"/>
    <w:rsid w:val="002160AF"/>
    <w:rsid w:val="00221898"/>
    <w:rsid w:val="00221B6B"/>
    <w:rsid w:val="002233CC"/>
    <w:rsid w:val="0022380A"/>
    <w:rsid w:val="00224B99"/>
    <w:rsid w:val="00224D46"/>
    <w:rsid w:val="00225EAB"/>
    <w:rsid w:val="002307A3"/>
    <w:rsid w:val="00231794"/>
    <w:rsid w:val="002347CF"/>
    <w:rsid w:val="00236745"/>
    <w:rsid w:val="002400E3"/>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22AE"/>
    <w:rsid w:val="002530AC"/>
    <w:rsid w:val="00253306"/>
    <w:rsid w:val="002566F8"/>
    <w:rsid w:val="00256D79"/>
    <w:rsid w:val="00256DEC"/>
    <w:rsid w:val="002576D0"/>
    <w:rsid w:val="00260680"/>
    <w:rsid w:val="00260B33"/>
    <w:rsid w:val="00264D23"/>
    <w:rsid w:val="00267633"/>
    <w:rsid w:val="002705ED"/>
    <w:rsid w:val="0027168D"/>
    <w:rsid w:val="002742EB"/>
    <w:rsid w:val="002745A8"/>
    <w:rsid w:val="002750F6"/>
    <w:rsid w:val="00276A4C"/>
    <w:rsid w:val="00276E52"/>
    <w:rsid w:val="00277715"/>
    <w:rsid w:val="00277B85"/>
    <w:rsid w:val="00281464"/>
    <w:rsid w:val="00281A8D"/>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B7A1C"/>
    <w:rsid w:val="002C2944"/>
    <w:rsid w:val="002C670B"/>
    <w:rsid w:val="002C6B50"/>
    <w:rsid w:val="002C6C08"/>
    <w:rsid w:val="002D0A5D"/>
    <w:rsid w:val="002D2548"/>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47CB"/>
    <w:rsid w:val="00324E66"/>
    <w:rsid w:val="003254FF"/>
    <w:rsid w:val="003274BB"/>
    <w:rsid w:val="003274C8"/>
    <w:rsid w:val="003309A1"/>
    <w:rsid w:val="00331836"/>
    <w:rsid w:val="003344FC"/>
    <w:rsid w:val="00337CFB"/>
    <w:rsid w:val="00341D90"/>
    <w:rsid w:val="00341E97"/>
    <w:rsid w:val="003434CF"/>
    <w:rsid w:val="00345497"/>
    <w:rsid w:val="00347301"/>
    <w:rsid w:val="003473C7"/>
    <w:rsid w:val="003507A7"/>
    <w:rsid w:val="00351A60"/>
    <w:rsid w:val="00353F57"/>
    <w:rsid w:val="00354084"/>
    <w:rsid w:val="0035458F"/>
    <w:rsid w:val="00355CEF"/>
    <w:rsid w:val="00356004"/>
    <w:rsid w:val="00360E73"/>
    <w:rsid w:val="003623A2"/>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72F7"/>
    <w:rsid w:val="003A0ACE"/>
    <w:rsid w:val="003A2181"/>
    <w:rsid w:val="003A2503"/>
    <w:rsid w:val="003A271F"/>
    <w:rsid w:val="003A3A36"/>
    <w:rsid w:val="003A4874"/>
    <w:rsid w:val="003A65F4"/>
    <w:rsid w:val="003A7443"/>
    <w:rsid w:val="003B0677"/>
    <w:rsid w:val="003B0C42"/>
    <w:rsid w:val="003B0DE8"/>
    <w:rsid w:val="003B1285"/>
    <w:rsid w:val="003B2018"/>
    <w:rsid w:val="003B3061"/>
    <w:rsid w:val="003B49CA"/>
    <w:rsid w:val="003B6F0E"/>
    <w:rsid w:val="003B734B"/>
    <w:rsid w:val="003C026A"/>
    <w:rsid w:val="003C156E"/>
    <w:rsid w:val="003C1FF6"/>
    <w:rsid w:val="003C25A8"/>
    <w:rsid w:val="003C6574"/>
    <w:rsid w:val="003C6D30"/>
    <w:rsid w:val="003D00C2"/>
    <w:rsid w:val="003D1255"/>
    <w:rsid w:val="003D22CA"/>
    <w:rsid w:val="003D3BD0"/>
    <w:rsid w:val="003D602F"/>
    <w:rsid w:val="003D6D6E"/>
    <w:rsid w:val="003E0395"/>
    <w:rsid w:val="003E0F3A"/>
    <w:rsid w:val="003E13A2"/>
    <w:rsid w:val="003E2DCD"/>
    <w:rsid w:val="003E3A7D"/>
    <w:rsid w:val="003E507E"/>
    <w:rsid w:val="003E61FF"/>
    <w:rsid w:val="003E7598"/>
    <w:rsid w:val="003F1038"/>
    <w:rsid w:val="003F19AC"/>
    <w:rsid w:val="003F1FB0"/>
    <w:rsid w:val="003F3062"/>
    <w:rsid w:val="003F422D"/>
    <w:rsid w:val="003F6C14"/>
    <w:rsid w:val="00402888"/>
    <w:rsid w:val="00404A42"/>
    <w:rsid w:val="00405720"/>
    <w:rsid w:val="00405C2D"/>
    <w:rsid w:val="0040614D"/>
    <w:rsid w:val="00406E37"/>
    <w:rsid w:val="004072D3"/>
    <w:rsid w:val="004074EA"/>
    <w:rsid w:val="00412561"/>
    <w:rsid w:val="00412AB1"/>
    <w:rsid w:val="004133CA"/>
    <w:rsid w:val="00416D62"/>
    <w:rsid w:val="00421FF6"/>
    <w:rsid w:val="00422612"/>
    <w:rsid w:val="0042376B"/>
    <w:rsid w:val="00423844"/>
    <w:rsid w:val="0042425D"/>
    <w:rsid w:val="00424F15"/>
    <w:rsid w:val="00425194"/>
    <w:rsid w:val="004251FD"/>
    <w:rsid w:val="004335E2"/>
    <w:rsid w:val="00436A47"/>
    <w:rsid w:val="004374DC"/>
    <w:rsid w:val="00440E6A"/>
    <w:rsid w:val="004418AB"/>
    <w:rsid w:val="0044255C"/>
    <w:rsid w:val="00442CEB"/>
    <w:rsid w:val="004504E8"/>
    <w:rsid w:val="00450687"/>
    <w:rsid w:val="00450D9C"/>
    <w:rsid w:val="004516C8"/>
    <w:rsid w:val="00455C07"/>
    <w:rsid w:val="00456818"/>
    <w:rsid w:val="00457C23"/>
    <w:rsid w:val="00460EC4"/>
    <w:rsid w:val="00462D34"/>
    <w:rsid w:val="004675EE"/>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CB0"/>
    <w:rsid w:val="00486D2F"/>
    <w:rsid w:val="00487540"/>
    <w:rsid w:val="00487B36"/>
    <w:rsid w:val="00490D6F"/>
    <w:rsid w:val="00492121"/>
    <w:rsid w:val="004927E8"/>
    <w:rsid w:val="0049362F"/>
    <w:rsid w:val="00497873"/>
    <w:rsid w:val="00497A96"/>
    <w:rsid w:val="00497BA9"/>
    <w:rsid w:val="00497F32"/>
    <w:rsid w:val="004A088A"/>
    <w:rsid w:val="004A4B92"/>
    <w:rsid w:val="004A545D"/>
    <w:rsid w:val="004A6177"/>
    <w:rsid w:val="004B082C"/>
    <w:rsid w:val="004B3EA3"/>
    <w:rsid w:val="004B6A67"/>
    <w:rsid w:val="004B6DDA"/>
    <w:rsid w:val="004C0884"/>
    <w:rsid w:val="004C09FF"/>
    <w:rsid w:val="004C18B6"/>
    <w:rsid w:val="004C3EE4"/>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11C3E"/>
    <w:rsid w:val="00512A6F"/>
    <w:rsid w:val="0051622C"/>
    <w:rsid w:val="0051622E"/>
    <w:rsid w:val="005168F5"/>
    <w:rsid w:val="00526F7C"/>
    <w:rsid w:val="00526FE7"/>
    <w:rsid w:val="00527513"/>
    <w:rsid w:val="00536996"/>
    <w:rsid w:val="0054561B"/>
    <w:rsid w:val="00547D0B"/>
    <w:rsid w:val="0055075B"/>
    <w:rsid w:val="00553171"/>
    <w:rsid w:val="00553B74"/>
    <w:rsid w:val="0055485E"/>
    <w:rsid w:val="00556592"/>
    <w:rsid w:val="0055730C"/>
    <w:rsid w:val="00562332"/>
    <w:rsid w:val="00562866"/>
    <w:rsid w:val="00562ADD"/>
    <w:rsid w:val="00565354"/>
    <w:rsid w:val="00574A41"/>
    <w:rsid w:val="005760B0"/>
    <w:rsid w:val="005760B5"/>
    <w:rsid w:val="00577256"/>
    <w:rsid w:val="00577BB9"/>
    <w:rsid w:val="00577D04"/>
    <w:rsid w:val="005844F5"/>
    <w:rsid w:val="00585FEA"/>
    <w:rsid w:val="005911F4"/>
    <w:rsid w:val="00591F39"/>
    <w:rsid w:val="0059487E"/>
    <w:rsid w:val="00594AFD"/>
    <w:rsid w:val="00596192"/>
    <w:rsid w:val="00596F2F"/>
    <w:rsid w:val="005A0441"/>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0053"/>
    <w:rsid w:val="005C04B7"/>
    <w:rsid w:val="005C185C"/>
    <w:rsid w:val="005C3C5E"/>
    <w:rsid w:val="005C3DAE"/>
    <w:rsid w:val="005C5FF9"/>
    <w:rsid w:val="005D0B37"/>
    <w:rsid w:val="005D217E"/>
    <w:rsid w:val="005D25C1"/>
    <w:rsid w:val="005D2BA3"/>
    <w:rsid w:val="005D5BE2"/>
    <w:rsid w:val="005E21C1"/>
    <w:rsid w:val="005E4474"/>
    <w:rsid w:val="005E506D"/>
    <w:rsid w:val="005E6E5B"/>
    <w:rsid w:val="005E7364"/>
    <w:rsid w:val="005F0192"/>
    <w:rsid w:val="005F0A5B"/>
    <w:rsid w:val="005F286B"/>
    <w:rsid w:val="005F340D"/>
    <w:rsid w:val="005F357E"/>
    <w:rsid w:val="005F376C"/>
    <w:rsid w:val="005F73F0"/>
    <w:rsid w:val="005F74EB"/>
    <w:rsid w:val="006028D9"/>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52B0"/>
    <w:rsid w:val="00691A94"/>
    <w:rsid w:val="006929EB"/>
    <w:rsid w:val="006942EF"/>
    <w:rsid w:val="006967B2"/>
    <w:rsid w:val="0069740A"/>
    <w:rsid w:val="006A038E"/>
    <w:rsid w:val="006A3E18"/>
    <w:rsid w:val="006A4D74"/>
    <w:rsid w:val="006A522D"/>
    <w:rsid w:val="006A5A37"/>
    <w:rsid w:val="006A6704"/>
    <w:rsid w:val="006A739F"/>
    <w:rsid w:val="006A7B42"/>
    <w:rsid w:val="006A7D5E"/>
    <w:rsid w:val="006B23EF"/>
    <w:rsid w:val="006B2A62"/>
    <w:rsid w:val="006B2DED"/>
    <w:rsid w:val="006B48F8"/>
    <w:rsid w:val="006B4F16"/>
    <w:rsid w:val="006B5603"/>
    <w:rsid w:val="006C0838"/>
    <w:rsid w:val="006C0BE2"/>
    <w:rsid w:val="006C0F46"/>
    <w:rsid w:val="006C3648"/>
    <w:rsid w:val="006C51E0"/>
    <w:rsid w:val="006C5421"/>
    <w:rsid w:val="006C54BC"/>
    <w:rsid w:val="006C6850"/>
    <w:rsid w:val="006C746F"/>
    <w:rsid w:val="006C7B7B"/>
    <w:rsid w:val="006D2D42"/>
    <w:rsid w:val="006D6D1A"/>
    <w:rsid w:val="006D7535"/>
    <w:rsid w:val="006E052C"/>
    <w:rsid w:val="006E461E"/>
    <w:rsid w:val="006E59D2"/>
    <w:rsid w:val="006E7519"/>
    <w:rsid w:val="006F048A"/>
    <w:rsid w:val="006F0BB6"/>
    <w:rsid w:val="006F298D"/>
    <w:rsid w:val="006F3AD3"/>
    <w:rsid w:val="007007A8"/>
    <w:rsid w:val="007017D0"/>
    <w:rsid w:val="007036ED"/>
    <w:rsid w:val="007048D2"/>
    <w:rsid w:val="00705D1B"/>
    <w:rsid w:val="00707143"/>
    <w:rsid w:val="007145C4"/>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33EA"/>
    <w:rsid w:val="007448C5"/>
    <w:rsid w:val="00745755"/>
    <w:rsid w:val="00747E31"/>
    <w:rsid w:val="007546FA"/>
    <w:rsid w:val="00755B32"/>
    <w:rsid w:val="00760F8B"/>
    <w:rsid w:val="00764BFB"/>
    <w:rsid w:val="0076691D"/>
    <w:rsid w:val="007708F2"/>
    <w:rsid w:val="0077235F"/>
    <w:rsid w:val="00772F0C"/>
    <w:rsid w:val="0077501C"/>
    <w:rsid w:val="007766B6"/>
    <w:rsid w:val="00777715"/>
    <w:rsid w:val="00777BFB"/>
    <w:rsid w:val="007802FE"/>
    <w:rsid w:val="00780D40"/>
    <w:rsid w:val="00781203"/>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EC7"/>
    <w:rsid w:val="007956F7"/>
    <w:rsid w:val="00795B6B"/>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6190"/>
    <w:rsid w:val="00816F45"/>
    <w:rsid w:val="008178B9"/>
    <w:rsid w:val="008201EB"/>
    <w:rsid w:val="008205A1"/>
    <w:rsid w:val="00820661"/>
    <w:rsid w:val="00820AA0"/>
    <w:rsid w:val="0082291B"/>
    <w:rsid w:val="008256D3"/>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612"/>
    <w:rsid w:val="00852EFA"/>
    <w:rsid w:val="00855ADA"/>
    <w:rsid w:val="0085720E"/>
    <w:rsid w:val="0085798E"/>
    <w:rsid w:val="00857D83"/>
    <w:rsid w:val="0086526A"/>
    <w:rsid w:val="00866407"/>
    <w:rsid w:val="008672DB"/>
    <w:rsid w:val="0086796C"/>
    <w:rsid w:val="00872E70"/>
    <w:rsid w:val="008733C2"/>
    <w:rsid w:val="0087598C"/>
    <w:rsid w:val="0088333C"/>
    <w:rsid w:val="0088602A"/>
    <w:rsid w:val="00890297"/>
    <w:rsid w:val="008902B5"/>
    <w:rsid w:val="00891EFB"/>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4F4"/>
    <w:rsid w:val="008C76CD"/>
    <w:rsid w:val="008D3A04"/>
    <w:rsid w:val="008D3C07"/>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9FB"/>
    <w:rsid w:val="00901F7B"/>
    <w:rsid w:val="00901FA1"/>
    <w:rsid w:val="009047DF"/>
    <w:rsid w:val="00905AAE"/>
    <w:rsid w:val="009114CE"/>
    <w:rsid w:val="009116ED"/>
    <w:rsid w:val="009148B1"/>
    <w:rsid w:val="00916B70"/>
    <w:rsid w:val="00916D4B"/>
    <w:rsid w:val="00917A1D"/>
    <w:rsid w:val="00917E07"/>
    <w:rsid w:val="00917FA9"/>
    <w:rsid w:val="00920139"/>
    <w:rsid w:val="00922BF8"/>
    <w:rsid w:val="0093381D"/>
    <w:rsid w:val="00934B2A"/>
    <w:rsid w:val="00936219"/>
    <w:rsid w:val="00940308"/>
    <w:rsid w:val="00940EBA"/>
    <w:rsid w:val="009415AD"/>
    <w:rsid w:val="00943051"/>
    <w:rsid w:val="00943E9A"/>
    <w:rsid w:val="009452B5"/>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2C6E"/>
    <w:rsid w:val="00974585"/>
    <w:rsid w:val="00974780"/>
    <w:rsid w:val="009754AD"/>
    <w:rsid w:val="00975D5B"/>
    <w:rsid w:val="009760EF"/>
    <w:rsid w:val="0097769F"/>
    <w:rsid w:val="0098540F"/>
    <w:rsid w:val="00985927"/>
    <w:rsid w:val="009908A9"/>
    <w:rsid w:val="00992DF4"/>
    <w:rsid w:val="00993378"/>
    <w:rsid w:val="00993DEF"/>
    <w:rsid w:val="00993E52"/>
    <w:rsid w:val="00995ADF"/>
    <w:rsid w:val="009961D8"/>
    <w:rsid w:val="0099715A"/>
    <w:rsid w:val="009A182A"/>
    <w:rsid w:val="009A1C3D"/>
    <w:rsid w:val="009A1FEA"/>
    <w:rsid w:val="009A28BD"/>
    <w:rsid w:val="009A2FB8"/>
    <w:rsid w:val="009A30BA"/>
    <w:rsid w:val="009A40BB"/>
    <w:rsid w:val="009A4732"/>
    <w:rsid w:val="009A72FD"/>
    <w:rsid w:val="009A77E7"/>
    <w:rsid w:val="009B2750"/>
    <w:rsid w:val="009C204D"/>
    <w:rsid w:val="009C33D1"/>
    <w:rsid w:val="009C411F"/>
    <w:rsid w:val="009C7A22"/>
    <w:rsid w:val="009C7B60"/>
    <w:rsid w:val="009C7F3B"/>
    <w:rsid w:val="009D01E6"/>
    <w:rsid w:val="009D33A7"/>
    <w:rsid w:val="009D4679"/>
    <w:rsid w:val="009D491D"/>
    <w:rsid w:val="009D50F2"/>
    <w:rsid w:val="009D7373"/>
    <w:rsid w:val="009E1280"/>
    <w:rsid w:val="009E170A"/>
    <w:rsid w:val="009E2194"/>
    <w:rsid w:val="009E2F9C"/>
    <w:rsid w:val="009E49AB"/>
    <w:rsid w:val="009E531E"/>
    <w:rsid w:val="009E5F65"/>
    <w:rsid w:val="009E745D"/>
    <w:rsid w:val="009E7A7F"/>
    <w:rsid w:val="009F1BE7"/>
    <w:rsid w:val="009F1D49"/>
    <w:rsid w:val="009F3723"/>
    <w:rsid w:val="009F6C67"/>
    <w:rsid w:val="009F7BBE"/>
    <w:rsid w:val="00A00797"/>
    <w:rsid w:val="00A02482"/>
    <w:rsid w:val="00A0526A"/>
    <w:rsid w:val="00A05FB9"/>
    <w:rsid w:val="00A0735B"/>
    <w:rsid w:val="00A13DB2"/>
    <w:rsid w:val="00A150AA"/>
    <w:rsid w:val="00A15F96"/>
    <w:rsid w:val="00A16AF8"/>
    <w:rsid w:val="00A1728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3345"/>
    <w:rsid w:val="00A46803"/>
    <w:rsid w:val="00A50188"/>
    <w:rsid w:val="00A5066C"/>
    <w:rsid w:val="00A56D87"/>
    <w:rsid w:val="00A577FB"/>
    <w:rsid w:val="00A5788D"/>
    <w:rsid w:val="00A60081"/>
    <w:rsid w:val="00A60F29"/>
    <w:rsid w:val="00A621AB"/>
    <w:rsid w:val="00A6248E"/>
    <w:rsid w:val="00A66CC9"/>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7EF"/>
    <w:rsid w:val="00A82D94"/>
    <w:rsid w:val="00A85169"/>
    <w:rsid w:val="00A854E3"/>
    <w:rsid w:val="00A86DFE"/>
    <w:rsid w:val="00A87E06"/>
    <w:rsid w:val="00A92045"/>
    <w:rsid w:val="00A92246"/>
    <w:rsid w:val="00A924CD"/>
    <w:rsid w:val="00A92C1F"/>
    <w:rsid w:val="00A931A7"/>
    <w:rsid w:val="00A96C2B"/>
    <w:rsid w:val="00AA1923"/>
    <w:rsid w:val="00AA3598"/>
    <w:rsid w:val="00AA36EC"/>
    <w:rsid w:val="00AA3C6A"/>
    <w:rsid w:val="00AA3D19"/>
    <w:rsid w:val="00AA4365"/>
    <w:rsid w:val="00AA5F7C"/>
    <w:rsid w:val="00AB28BC"/>
    <w:rsid w:val="00AB5084"/>
    <w:rsid w:val="00AB6F0E"/>
    <w:rsid w:val="00AC06D2"/>
    <w:rsid w:val="00AC2212"/>
    <w:rsid w:val="00AC346E"/>
    <w:rsid w:val="00AC4A1A"/>
    <w:rsid w:val="00AC6739"/>
    <w:rsid w:val="00AC7FA4"/>
    <w:rsid w:val="00AD12DD"/>
    <w:rsid w:val="00AD4A3D"/>
    <w:rsid w:val="00AD792F"/>
    <w:rsid w:val="00AE355C"/>
    <w:rsid w:val="00AE5499"/>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79EC"/>
    <w:rsid w:val="00B11225"/>
    <w:rsid w:val="00B11977"/>
    <w:rsid w:val="00B120F7"/>
    <w:rsid w:val="00B12DD7"/>
    <w:rsid w:val="00B1431E"/>
    <w:rsid w:val="00B169BE"/>
    <w:rsid w:val="00B20992"/>
    <w:rsid w:val="00B20C4C"/>
    <w:rsid w:val="00B228CF"/>
    <w:rsid w:val="00B2324A"/>
    <w:rsid w:val="00B23A4D"/>
    <w:rsid w:val="00B306EC"/>
    <w:rsid w:val="00B30BB3"/>
    <w:rsid w:val="00B3144A"/>
    <w:rsid w:val="00B32F52"/>
    <w:rsid w:val="00B36A24"/>
    <w:rsid w:val="00B36F1F"/>
    <w:rsid w:val="00B37EEC"/>
    <w:rsid w:val="00B4198C"/>
    <w:rsid w:val="00B42C53"/>
    <w:rsid w:val="00B47CFD"/>
    <w:rsid w:val="00B52300"/>
    <w:rsid w:val="00B5236B"/>
    <w:rsid w:val="00B54D2E"/>
    <w:rsid w:val="00B54FBE"/>
    <w:rsid w:val="00B55F1B"/>
    <w:rsid w:val="00B57BFD"/>
    <w:rsid w:val="00B661DB"/>
    <w:rsid w:val="00B6667E"/>
    <w:rsid w:val="00B679D3"/>
    <w:rsid w:val="00B70AB2"/>
    <w:rsid w:val="00B70C30"/>
    <w:rsid w:val="00B7276B"/>
    <w:rsid w:val="00B72D91"/>
    <w:rsid w:val="00B72E09"/>
    <w:rsid w:val="00B76542"/>
    <w:rsid w:val="00B77BDE"/>
    <w:rsid w:val="00B77EE3"/>
    <w:rsid w:val="00B81123"/>
    <w:rsid w:val="00B81241"/>
    <w:rsid w:val="00B81637"/>
    <w:rsid w:val="00B84B32"/>
    <w:rsid w:val="00B84F58"/>
    <w:rsid w:val="00B9019B"/>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45E2"/>
    <w:rsid w:val="00BA5638"/>
    <w:rsid w:val="00BA5F57"/>
    <w:rsid w:val="00BA6A9E"/>
    <w:rsid w:val="00BB10F1"/>
    <w:rsid w:val="00BB18E0"/>
    <w:rsid w:val="00BB1AA3"/>
    <w:rsid w:val="00BB2A26"/>
    <w:rsid w:val="00BB3134"/>
    <w:rsid w:val="00BB345F"/>
    <w:rsid w:val="00BB382D"/>
    <w:rsid w:val="00BB397A"/>
    <w:rsid w:val="00BB3FEB"/>
    <w:rsid w:val="00BB6D31"/>
    <w:rsid w:val="00BB70B4"/>
    <w:rsid w:val="00BC0A7A"/>
    <w:rsid w:val="00BC3099"/>
    <w:rsid w:val="00BC3DEF"/>
    <w:rsid w:val="00BC444B"/>
    <w:rsid w:val="00BC5818"/>
    <w:rsid w:val="00BC7543"/>
    <w:rsid w:val="00BD1FF9"/>
    <w:rsid w:val="00BD2425"/>
    <w:rsid w:val="00BD5EBE"/>
    <w:rsid w:val="00BD70B0"/>
    <w:rsid w:val="00BD7F60"/>
    <w:rsid w:val="00BE1E3F"/>
    <w:rsid w:val="00BE2D3A"/>
    <w:rsid w:val="00BE35D3"/>
    <w:rsid w:val="00BE3D12"/>
    <w:rsid w:val="00BE7AA8"/>
    <w:rsid w:val="00BE7C88"/>
    <w:rsid w:val="00BF0031"/>
    <w:rsid w:val="00BF0419"/>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718"/>
    <w:rsid w:val="00C12614"/>
    <w:rsid w:val="00C12BE4"/>
    <w:rsid w:val="00C13A17"/>
    <w:rsid w:val="00C14808"/>
    <w:rsid w:val="00C14B14"/>
    <w:rsid w:val="00C152B8"/>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1D9F"/>
    <w:rsid w:val="00C43927"/>
    <w:rsid w:val="00C46233"/>
    <w:rsid w:val="00C502D4"/>
    <w:rsid w:val="00C53273"/>
    <w:rsid w:val="00C564BA"/>
    <w:rsid w:val="00C70BD1"/>
    <w:rsid w:val="00C715EE"/>
    <w:rsid w:val="00C71CF5"/>
    <w:rsid w:val="00C74485"/>
    <w:rsid w:val="00C74841"/>
    <w:rsid w:val="00C75A8F"/>
    <w:rsid w:val="00C76352"/>
    <w:rsid w:val="00C7652F"/>
    <w:rsid w:val="00C774DE"/>
    <w:rsid w:val="00C80210"/>
    <w:rsid w:val="00C8169C"/>
    <w:rsid w:val="00C81BA1"/>
    <w:rsid w:val="00C83546"/>
    <w:rsid w:val="00C840BD"/>
    <w:rsid w:val="00C91381"/>
    <w:rsid w:val="00C93316"/>
    <w:rsid w:val="00C93E59"/>
    <w:rsid w:val="00C9545D"/>
    <w:rsid w:val="00C95867"/>
    <w:rsid w:val="00C96885"/>
    <w:rsid w:val="00C96E6D"/>
    <w:rsid w:val="00C974DD"/>
    <w:rsid w:val="00C97513"/>
    <w:rsid w:val="00CA1689"/>
    <w:rsid w:val="00CA23BD"/>
    <w:rsid w:val="00CA3F4D"/>
    <w:rsid w:val="00CA4D2B"/>
    <w:rsid w:val="00CA6829"/>
    <w:rsid w:val="00CA6BA3"/>
    <w:rsid w:val="00CB0086"/>
    <w:rsid w:val="00CB0DCA"/>
    <w:rsid w:val="00CB1EDC"/>
    <w:rsid w:val="00CC177E"/>
    <w:rsid w:val="00CC4F69"/>
    <w:rsid w:val="00CC7ABC"/>
    <w:rsid w:val="00CD080B"/>
    <w:rsid w:val="00CD3379"/>
    <w:rsid w:val="00CD40CC"/>
    <w:rsid w:val="00CD44F9"/>
    <w:rsid w:val="00CD6438"/>
    <w:rsid w:val="00CE4D3A"/>
    <w:rsid w:val="00CE4EC2"/>
    <w:rsid w:val="00CE676A"/>
    <w:rsid w:val="00CE69BB"/>
    <w:rsid w:val="00CE7A2C"/>
    <w:rsid w:val="00CE7CB8"/>
    <w:rsid w:val="00CE7E56"/>
    <w:rsid w:val="00CF0548"/>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53D5"/>
    <w:rsid w:val="00D26C75"/>
    <w:rsid w:val="00D30CB2"/>
    <w:rsid w:val="00D3285A"/>
    <w:rsid w:val="00D351B5"/>
    <w:rsid w:val="00D36CE2"/>
    <w:rsid w:val="00D37476"/>
    <w:rsid w:val="00D37955"/>
    <w:rsid w:val="00D40034"/>
    <w:rsid w:val="00D4018E"/>
    <w:rsid w:val="00D42ADB"/>
    <w:rsid w:val="00D4415B"/>
    <w:rsid w:val="00D441A6"/>
    <w:rsid w:val="00D51471"/>
    <w:rsid w:val="00D51754"/>
    <w:rsid w:val="00D53133"/>
    <w:rsid w:val="00D6091E"/>
    <w:rsid w:val="00D61E0C"/>
    <w:rsid w:val="00D63D1D"/>
    <w:rsid w:val="00D64CAB"/>
    <w:rsid w:val="00D657FF"/>
    <w:rsid w:val="00D667DA"/>
    <w:rsid w:val="00D70F79"/>
    <w:rsid w:val="00D7248C"/>
    <w:rsid w:val="00D7375E"/>
    <w:rsid w:val="00D73B36"/>
    <w:rsid w:val="00D74B55"/>
    <w:rsid w:val="00D75B9A"/>
    <w:rsid w:val="00D8144C"/>
    <w:rsid w:val="00D82235"/>
    <w:rsid w:val="00D83964"/>
    <w:rsid w:val="00D8475B"/>
    <w:rsid w:val="00D8514C"/>
    <w:rsid w:val="00D8630A"/>
    <w:rsid w:val="00D87119"/>
    <w:rsid w:val="00D90938"/>
    <w:rsid w:val="00D90C7E"/>
    <w:rsid w:val="00D958BC"/>
    <w:rsid w:val="00D95D69"/>
    <w:rsid w:val="00DA1136"/>
    <w:rsid w:val="00DA1A4E"/>
    <w:rsid w:val="00DA2D05"/>
    <w:rsid w:val="00DA56AB"/>
    <w:rsid w:val="00DA784C"/>
    <w:rsid w:val="00DB007D"/>
    <w:rsid w:val="00DB0484"/>
    <w:rsid w:val="00DB1AFE"/>
    <w:rsid w:val="00DB1D6D"/>
    <w:rsid w:val="00DB1F66"/>
    <w:rsid w:val="00DB58D7"/>
    <w:rsid w:val="00DB7A53"/>
    <w:rsid w:val="00DC0023"/>
    <w:rsid w:val="00DC111A"/>
    <w:rsid w:val="00DC2E86"/>
    <w:rsid w:val="00DD2C85"/>
    <w:rsid w:val="00DD45D0"/>
    <w:rsid w:val="00DD50D6"/>
    <w:rsid w:val="00DE16A4"/>
    <w:rsid w:val="00DE2131"/>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06F5D"/>
    <w:rsid w:val="00E11943"/>
    <w:rsid w:val="00E12BF8"/>
    <w:rsid w:val="00E13B42"/>
    <w:rsid w:val="00E155CF"/>
    <w:rsid w:val="00E15C03"/>
    <w:rsid w:val="00E16761"/>
    <w:rsid w:val="00E174EC"/>
    <w:rsid w:val="00E17EDC"/>
    <w:rsid w:val="00E20F32"/>
    <w:rsid w:val="00E21CC4"/>
    <w:rsid w:val="00E225FA"/>
    <w:rsid w:val="00E2273D"/>
    <w:rsid w:val="00E2596A"/>
    <w:rsid w:val="00E2625E"/>
    <w:rsid w:val="00E26A85"/>
    <w:rsid w:val="00E33AF2"/>
    <w:rsid w:val="00E34E8C"/>
    <w:rsid w:val="00E36A34"/>
    <w:rsid w:val="00E37CFD"/>
    <w:rsid w:val="00E40392"/>
    <w:rsid w:val="00E42149"/>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C88"/>
    <w:rsid w:val="00E762B0"/>
    <w:rsid w:val="00E777F9"/>
    <w:rsid w:val="00E812D7"/>
    <w:rsid w:val="00E821C0"/>
    <w:rsid w:val="00E82B4B"/>
    <w:rsid w:val="00E830EA"/>
    <w:rsid w:val="00E8344A"/>
    <w:rsid w:val="00E83620"/>
    <w:rsid w:val="00E85388"/>
    <w:rsid w:val="00E869E3"/>
    <w:rsid w:val="00E872BA"/>
    <w:rsid w:val="00E87374"/>
    <w:rsid w:val="00E9060D"/>
    <w:rsid w:val="00E91928"/>
    <w:rsid w:val="00E929DA"/>
    <w:rsid w:val="00E92F84"/>
    <w:rsid w:val="00E93589"/>
    <w:rsid w:val="00EA0F3E"/>
    <w:rsid w:val="00EA1FA1"/>
    <w:rsid w:val="00EA2AC6"/>
    <w:rsid w:val="00EA4411"/>
    <w:rsid w:val="00EA6B38"/>
    <w:rsid w:val="00EB26D7"/>
    <w:rsid w:val="00EB2E44"/>
    <w:rsid w:val="00EB50CA"/>
    <w:rsid w:val="00EB5926"/>
    <w:rsid w:val="00EB604D"/>
    <w:rsid w:val="00EB7DF7"/>
    <w:rsid w:val="00EC1C0C"/>
    <w:rsid w:val="00EC57E9"/>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274A"/>
    <w:rsid w:val="00EF444A"/>
    <w:rsid w:val="00EF5199"/>
    <w:rsid w:val="00F01CF0"/>
    <w:rsid w:val="00F12992"/>
    <w:rsid w:val="00F12A6A"/>
    <w:rsid w:val="00F130F5"/>
    <w:rsid w:val="00F13350"/>
    <w:rsid w:val="00F156FB"/>
    <w:rsid w:val="00F17D8D"/>
    <w:rsid w:val="00F23B5D"/>
    <w:rsid w:val="00F27164"/>
    <w:rsid w:val="00F310B5"/>
    <w:rsid w:val="00F3135A"/>
    <w:rsid w:val="00F313FB"/>
    <w:rsid w:val="00F3237B"/>
    <w:rsid w:val="00F33268"/>
    <w:rsid w:val="00F40F93"/>
    <w:rsid w:val="00F415D9"/>
    <w:rsid w:val="00F4251D"/>
    <w:rsid w:val="00F42FBD"/>
    <w:rsid w:val="00F4578B"/>
    <w:rsid w:val="00F50A3A"/>
    <w:rsid w:val="00F52144"/>
    <w:rsid w:val="00F556FE"/>
    <w:rsid w:val="00F563C0"/>
    <w:rsid w:val="00F56CAB"/>
    <w:rsid w:val="00F56F7F"/>
    <w:rsid w:val="00F60E32"/>
    <w:rsid w:val="00F60EE8"/>
    <w:rsid w:val="00F6188D"/>
    <w:rsid w:val="00F64B86"/>
    <w:rsid w:val="00F668F4"/>
    <w:rsid w:val="00F70D66"/>
    <w:rsid w:val="00F7125B"/>
    <w:rsid w:val="00F71D08"/>
    <w:rsid w:val="00F7347E"/>
    <w:rsid w:val="00F73D98"/>
    <w:rsid w:val="00F73F6D"/>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0A19"/>
    <w:rsid w:val="00FB3F08"/>
    <w:rsid w:val="00FB7083"/>
    <w:rsid w:val="00FB7AE1"/>
    <w:rsid w:val="00FC18F1"/>
    <w:rsid w:val="00FC5BA8"/>
    <w:rsid w:val="00FC5E92"/>
    <w:rsid w:val="00FC7400"/>
    <w:rsid w:val="00FD3910"/>
    <w:rsid w:val="00FD4641"/>
    <w:rsid w:val="00FD4DAC"/>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56B1"/>
    <w:rsid w:val="00FF6870"/>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hyperlink" Target="https://github.com/maxlindmark/scal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11E26-D3A5-4354-8A1C-802877733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42</Pages>
  <Words>50865</Words>
  <Characters>289932</Characters>
  <Application>Microsoft Office Word</Application>
  <DocSecurity>0</DocSecurity>
  <Lines>2416</Lines>
  <Paragraphs>680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269</cp:revision>
  <cp:lastPrinted>2021-01-21T09:49:00Z</cp:lastPrinted>
  <dcterms:created xsi:type="dcterms:W3CDTF">2021-10-25T18:19:00Z</dcterms:created>
  <dcterms:modified xsi:type="dcterms:W3CDTF">2021-10-28T14:39:00Z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id="Gilk8qOR"/&gt;&lt;style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