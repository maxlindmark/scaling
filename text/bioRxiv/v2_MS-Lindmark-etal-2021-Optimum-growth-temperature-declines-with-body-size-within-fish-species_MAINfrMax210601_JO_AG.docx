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 xml:space="preserve">Max </w:t>
      </w:r>
      <w:proofErr w:type="gramStart"/>
      <w:r w:rsidRPr="00D37476">
        <w:rPr>
          <w:rFonts w:cstheme="minorHAnsi"/>
          <w:lang w:val="sv-SE"/>
        </w:rPr>
        <w:t>Lindmark</w:t>
      </w:r>
      <w:r w:rsidRPr="00D37476">
        <w:rPr>
          <w:rFonts w:cstheme="minorHAnsi"/>
          <w:vertAlign w:val="superscript"/>
          <w:lang w:val="sv-SE"/>
        </w:rPr>
        <w:t>a,1</w:t>
      </w:r>
      <w:proofErr w:type="gramEnd"/>
      <w:r w:rsidRPr="00D37476">
        <w:rPr>
          <w:rFonts w:cstheme="minorHAnsi"/>
          <w:lang w:val="sv-SE"/>
        </w:rPr>
        <w:t xml:space="preserve">, Jan </w:t>
      </w:r>
      <w:proofErr w:type="spellStart"/>
      <w:r w:rsidRPr="00D37476">
        <w:rPr>
          <w:rFonts w:cstheme="minorHAnsi"/>
          <w:lang w:val="sv-SE"/>
        </w:rPr>
        <w:t>Ohlberger</w:t>
      </w:r>
      <w:r w:rsidRPr="00D37476">
        <w:rPr>
          <w:rFonts w:cstheme="minorHAnsi"/>
          <w:vertAlign w:val="superscript"/>
          <w:lang w:val="sv-SE"/>
        </w:rPr>
        <w:t>b</w:t>
      </w:r>
      <w:proofErr w:type="spellEnd"/>
      <w:r w:rsidRPr="00D37476">
        <w:rPr>
          <w:rFonts w:cstheme="minorHAnsi"/>
          <w:lang w:val="sv-SE"/>
        </w:rPr>
        <w:t xml:space="preserve">, Anna </w:t>
      </w:r>
      <w:proofErr w:type="spellStart"/>
      <w:r w:rsidRPr="00D37476">
        <w:rPr>
          <w:rFonts w:cstheme="minorHAnsi"/>
          <w:lang w:val="sv-SE"/>
        </w:rPr>
        <w:t>Gårdmark</w:t>
      </w:r>
      <w:r w:rsidRPr="00D37476">
        <w:rPr>
          <w:rFonts w:cstheme="minorHAnsi"/>
          <w:vertAlign w:val="superscript"/>
          <w:lang w:val="sv-SE"/>
        </w:rPr>
        <w:t>c</w:t>
      </w:r>
      <w:proofErr w:type="spellEnd"/>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 xml:space="preserve">Swedish University of Agricultural Sciences, Department of Aquatic Resources, Institute of Coastal Research, </w:t>
      </w:r>
      <w:proofErr w:type="spellStart"/>
      <w:r w:rsidRPr="00B37A74">
        <w:t>Skolgatan</w:t>
      </w:r>
      <w:proofErr w:type="spellEnd"/>
      <w:r w:rsidRPr="00B37A74">
        <w:t xml:space="preserve">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w:t>
      </w:r>
      <w:proofErr w:type="spellStart"/>
      <w:r w:rsidRPr="00B37A74">
        <w:t>Skolgatan</w:t>
      </w:r>
      <w:proofErr w:type="spellEnd"/>
      <w:r w:rsidRPr="00B37A74">
        <w:t xml:space="preserve">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w:t>
      </w:r>
      <w:proofErr w:type="spellStart"/>
      <w:r w:rsidRPr="00B37A74">
        <w:rPr>
          <w:rFonts w:cstheme="minorHAnsi"/>
        </w:rPr>
        <w:t>Turistgatan</w:t>
      </w:r>
      <w:proofErr w:type="spellEnd"/>
      <w:r w:rsidRPr="00B37A74">
        <w:rPr>
          <w:rFonts w:cstheme="minorHAnsi"/>
        </w:rPr>
        <w:t xml:space="preserve"> 5, </w:t>
      </w:r>
      <w:proofErr w:type="spellStart"/>
      <w:r w:rsidRPr="00B37A74">
        <w:rPr>
          <w:rFonts w:cstheme="minorHAnsi"/>
        </w:rPr>
        <w:t>Lysekil</w:t>
      </w:r>
      <w:proofErr w:type="spellEnd"/>
      <w:r w:rsidRPr="00B37A74">
        <w:rPr>
          <w:rFonts w:cstheme="minorHAnsi"/>
        </w:rPr>
        <w:t xml:space="preserve"> 453 30, Sweden, Tel.: +46(0)104784137, </w:t>
      </w:r>
      <w:r w:rsidRPr="00B37A74">
        <w:rPr>
          <w:rFonts w:cstheme="minorHAnsi"/>
          <w:b/>
          <w:bCs/>
        </w:rPr>
        <w:t>email</w:t>
      </w:r>
      <w:r w:rsidRPr="00B37A74">
        <w:rPr>
          <w:rFonts w:cstheme="minorHAnsi"/>
        </w:rPr>
        <w:t xml:space="preserve">: </w:t>
      </w:r>
      <w:hyperlink r:id="rId6" w:history="1">
        <w:r w:rsidRPr="00B37A74">
          <w:rPr>
            <w:rStyle w:val="Hyperl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3A2F3678" w:rsidR="00221898" w:rsidRDefault="00221898" w:rsidP="00FF0C73">
      <w:pPr>
        <w:spacing w:line="480" w:lineRule="auto"/>
        <w:contextualSpacing/>
        <w:jc w:val="both"/>
        <w:rPr>
          <w:rFonts w:cstheme="minorHAnsi"/>
          <w:b/>
          <w:sz w:val="28"/>
          <w:szCs w:val="28"/>
        </w:rPr>
      </w:pPr>
    </w:p>
    <w:p w14:paraId="404961C0" w14:textId="16A27CA9" w:rsidR="0021415C" w:rsidRDefault="0021415C" w:rsidP="00FF0C73">
      <w:pPr>
        <w:spacing w:line="480" w:lineRule="auto"/>
        <w:contextualSpacing/>
        <w:jc w:val="both"/>
        <w:rPr>
          <w:rFonts w:cstheme="minorHAnsi"/>
          <w:b/>
          <w:sz w:val="28"/>
          <w:szCs w:val="28"/>
        </w:rPr>
      </w:pPr>
    </w:p>
    <w:p w14:paraId="72952CF1" w14:textId="77777777" w:rsidR="0021415C" w:rsidRDefault="0021415C"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stycke"/>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w:t>
      </w:r>
      <w:commentRangeStart w:id="0"/>
      <w:r w:rsidRPr="00B37A74">
        <w:rPr>
          <w:rFonts w:cstheme="minorHAnsi"/>
        </w:rPr>
        <w:t xml:space="preserve">This limits our ability to inform growth models, link experimental data to observed growth patterns, and advance mechanistic food web models. </w:t>
      </w:r>
      <w:commentRangeEnd w:id="0"/>
      <w:r w:rsidR="00EE36BD">
        <w:rPr>
          <w:rStyle w:val="Kommentarsreferens"/>
        </w:rPr>
        <w:commentReference w:id="0"/>
      </w:r>
      <w:r w:rsidRPr="00B37A74">
        <w:rPr>
          <w:rFonts w:cstheme="minorHAnsi"/>
        </w:rPr>
        <w:t xml:space="preserve">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commentRangeStart w:id="1"/>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commentRangeEnd w:id="1"/>
      <w:r w:rsidR="00EE36BD">
        <w:rPr>
          <w:rStyle w:val="Kommentarsreferens"/>
        </w:rPr>
        <w:commentReference w:id="1"/>
      </w:r>
    </w:p>
    <w:p w14:paraId="63AD3845" w14:textId="77777777" w:rsidR="00FF0C73" w:rsidRPr="00B37A74" w:rsidRDefault="00FF0C73" w:rsidP="00FF0C73">
      <w:pPr>
        <w:pStyle w:val="Liststycke"/>
        <w:spacing w:line="480" w:lineRule="auto"/>
        <w:ind w:left="0"/>
        <w:jc w:val="both"/>
        <w:rPr>
          <w:rFonts w:cstheme="minorHAnsi"/>
        </w:rPr>
      </w:pPr>
    </w:p>
    <w:p w14:paraId="07549DE4" w14:textId="77777777" w:rsidR="00FF0C73" w:rsidRPr="00B37A74" w:rsidRDefault="00FF0C73" w:rsidP="00FF0C73">
      <w:pPr>
        <w:pStyle w:val="Liststycke"/>
        <w:spacing w:line="480" w:lineRule="auto"/>
        <w:ind w:left="0"/>
        <w:jc w:val="both"/>
        <w:rPr>
          <w:rFonts w:cstheme="minorHAnsi"/>
        </w:rPr>
      </w:pPr>
    </w:p>
    <w:p w14:paraId="5439D9BE" w14:textId="77777777" w:rsidR="00FF0C73" w:rsidRPr="00B37A74" w:rsidRDefault="00FF0C73" w:rsidP="00FF0C73">
      <w:pPr>
        <w:pStyle w:val="Liststycke"/>
        <w:spacing w:line="480" w:lineRule="auto"/>
        <w:ind w:left="0"/>
        <w:jc w:val="both"/>
        <w:rPr>
          <w:rFonts w:cstheme="minorHAnsi"/>
        </w:rPr>
      </w:pPr>
    </w:p>
    <w:p w14:paraId="5878E0E8" w14:textId="77777777" w:rsidR="00FF0C73" w:rsidRPr="00B37A74" w:rsidRDefault="00FF0C73" w:rsidP="00FF0C73">
      <w:pPr>
        <w:spacing w:line="480" w:lineRule="auto"/>
        <w:contextualSpacing/>
        <w:jc w:val="both"/>
        <w:rPr>
          <w:rFonts w:cstheme="minorHAnsi"/>
          <w:b/>
          <w:sz w:val="28"/>
          <w:szCs w:val="28"/>
        </w:rPr>
      </w:pPr>
      <w:commentRangeStart w:id="2"/>
      <w:r w:rsidRPr="00B37A74">
        <w:rPr>
          <w:rFonts w:cstheme="minorHAnsi"/>
          <w:b/>
          <w:sz w:val="28"/>
          <w:szCs w:val="28"/>
        </w:rPr>
        <w:lastRenderedPageBreak/>
        <w:t>Significance statement</w:t>
      </w:r>
      <w:commentRangeEnd w:id="2"/>
      <w:r w:rsidR="00E33AF2">
        <w:rPr>
          <w:rStyle w:val="Kommentarsreferens"/>
        </w:rPr>
        <w:commentReference w:id="2"/>
      </w:r>
    </w:p>
    <w:p w14:paraId="3058FB6D" w14:textId="46995B39" w:rsidR="00FF0C73" w:rsidRPr="00B37A74" w:rsidRDefault="00FF0C73" w:rsidP="00FF0C73">
      <w:pPr>
        <w:spacing w:line="480" w:lineRule="auto"/>
        <w:contextualSpacing/>
        <w:jc w:val="both"/>
      </w:pPr>
      <w:r w:rsidRPr="00B37A74">
        <w:t>Predicting organism responses to a warming climate</w:t>
      </w:r>
      <w:r w:rsidRPr="00B37A74" w:rsidDel="00091D21">
        <w:t xml:space="preserve"> </w:t>
      </w:r>
      <w:r w:rsidRPr="00B37A74">
        <w:t xml:space="preserve">requires understanding how physiological processes such as feeding, metabolism, and growth depend on body size and temperature. Common growth models predict declining optimum growth temperatures with body size if energetic costs </w:t>
      </w:r>
      <w:r>
        <w:t xml:space="preserve">(metabolism) </w:t>
      </w:r>
      <w:r w:rsidRPr="00B37A74">
        <w:t>increase faster than gains</w:t>
      </w:r>
      <w:r>
        <w:t xml:space="preserve"> (feeding)</w:t>
      </w:r>
      <w:r w:rsidRPr="00B37A74">
        <w:t xml:space="preserve"> with body size. However, the generality of these features has not been evaluated at the within-species level. By collating data </w:t>
      </w:r>
      <w:r w:rsidR="005911F4">
        <w:t xml:space="preserve">on fish </w:t>
      </w:r>
      <w:r w:rsidRPr="00B37A74">
        <w:t xml:space="preserve">through a </w:t>
      </w:r>
      <w:r w:rsidRPr="00B37A74">
        <w:rPr>
          <w:rFonts w:eastAsiaTheme="minorEastAsia"/>
        </w:rPr>
        <w:t>systematic literature review</w:t>
      </w:r>
      <w:r w:rsidRPr="00B37A74">
        <w:t>, we find support for both declining net energy gain and declining optimum growth temperatures with body size. Th</w:t>
      </w:r>
      <w:r>
        <w:t xml:space="preserve">is </w:t>
      </w:r>
      <w:r w:rsidRPr="00B37A74">
        <w:t>impl</w:t>
      </w:r>
      <w:r>
        <w:t xml:space="preserve">ies </w:t>
      </w:r>
      <w:r w:rsidRPr="00B37A74">
        <w:t xml:space="preserve">large individuals within populations may be the first to suffer </w:t>
      </w:r>
      <w:r w:rsidR="005911F4">
        <w:t>poor growth due to</w:t>
      </w:r>
      <w:r w:rsidRPr="00B37A74">
        <w:t xml:space="preserve"> warming, with </w:t>
      </w:r>
      <w:r w:rsidR="005911F4">
        <w:t>consequences</w:t>
      </w:r>
      <w:r w:rsidR="005911F4" w:rsidRPr="00B37A74">
        <w:t xml:space="preserve"> </w:t>
      </w:r>
      <w:r w:rsidRPr="00B37A74">
        <w:t>for fisheries yield and food web structure in warmer climates.</w:t>
      </w:r>
    </w:p>
    <w:p w14:paraId="60B24196" w14:textId="77777777" w:rsidR="00FF0C73" w:rsidRPr="00B37A74" w:rsidRDefault="00FF0C73" w:rsidP="00FF0C73">
      <w:pPr>
        <w:spacing w:line="480" w:lineRule="auto"/>
        <w:contextualSpacing/>
        <w:jc w:val="both"/>
      </w:pPr>
    </w:p>
    <w:p w14:paraId="318B1227" w14:textId="77777777" w:rsidR="00FF0C73" w:rsidRPr="00B37A74" w:rsidRDefault="00FF0C73" w:rsidP="00FF0C73">
      <w:pPr>
        <w:spacing w:line="480" w:lineRule="auto"/>
        <w:contextualSpacing/>
        <w:jc w:val="both"/>
      </w:pPr>
    </w:p>
    <w:p w14:paraId="3F4422E8" w14:textId="77777777" w:rsidR="00FF0C73" w:rsidRPr="00B37A74" w:rsidRDefault="00FF0C73" w:rsidP="00FF0C73">
      <w:pPr>
        <w:spacing w:line="480" w:lineRule="auto"/>
        <w:contextualSpacing/>
        <w:jc w:val="both"/>
      </w:pPr>
    </w:p>
    <w:p w14:paraId="33FBF5B9" w14:textId="77777777" w:rsidR="00FF0C73" w:rsidRPr="00B37A74" w:rsidRDefault="00FF0C73" w:rsidP="00FF0C73">
      <w:pPr>
        <w:spacing w:line="480" w:lineRule="auto"/>
        <w:contextualSpacing/>
        <w:jc w:val="both"/>
      </w:pPr>
    </w:p>
    <w:p w14:paraId="640E9312" w14:textId="77777777" w:rsidR="00FF0C73" w:rsidRPr="00B37A74" w:rsidRDefault="00FF0C73" w:rsidP="00FF0C73">
      <w:pPr>
        <w:spacing w:line="480" w:lineRule="auto"/>
        <w:contextualSpacing/>
        <w:jc w:val="both"/>
      </w:pPr>
    </w:p>
    <w:p w14:paraId="1E2D03B7" w14:textId="77777777" w:rsidR="00FF0C73" w:rsidRPr="00B37A74" w:rsidRDefault="00FF0C73" w:rsidP="00FF0C73">
      <w:pPr>
        <w:spacing w:line="480" w:lineRule="auto"/>
        <w:contextualSpacing/>
        <w:jc w:val="both"/>
      </w:pPr>
    </w:p>
    <w:p w14:paraId="3FF445B8" w14:textId="77777777" w:rsidR="00FF0C73" w:rsidRPr="00B37A74" w:rsidRDefault="00FF0C73" w:rsidP="00FF0C73">
      <w:pPr>
        <w:spacing w:line="480" w:lineRule="auto"/>
        <w:contextualSpacing/>
        <w:jc w:val="both"/>
      </w:pPr>
    </w:p>
    <w:p w14:paraId="19236D34" w14:textId="77777777" w:rsidR="00FF0C73" w:rsidRPr="00B37A74" w:rsidRDefault="00FF0C73" w:rsidP="00FF0C73">
      <w:pPr>
        <w:spacing w:line="480" w:lineRule="auto"/>
        <w:contextualSpacing/>
        <w:jc w:val="both"/>
      </w:pPr>
    </w:p>
    <w:p w14:paraId="7F2110B2" w14:textId="77777777" w:rsidR="00FF0C73" w:rsidRPr="00B37A74" w:rsidRDefault="00FF0C73" w:rsidP="00FF0C73">
      <w:pPr>
        <w:spacing w:line="480" w:lineRule="auto"/>
        <w:contextualSpacing/>
        <w:jc w:val="both"/>
      </w:pPr>
    </w:p>
    <w:p w14:paraId="328A6E55" w14:textId="77777777" w:rsidR="00FF0C73" w:rsidRPr="00B37A74" w:rsidRDefault="00FF0C73" w:rsidP="00FF0C73">
      <w:pPr>
        <w:spacing w:line="480" w:lineRule="auto"/>
        <w:contextualSpacing/>
        <w:jc w:val="both"/>
      </w:pPr>
    </w:p>
    <w:p w14:paraId="03B77B7D" w14:textId="77777777" w:rsidR="00FF0C73" w:rsidRPr="00B37A74" w:rsidRDefault="00FF0C73" w:rsidP="00FF0C73">
      <w:pPr>
        <w:spacing w:line="480" w:lineRule="auto"/>
        <w:contextualSpacing/>
        <w:jc w:val="both"/>
      </w:pPr>
    </w:p>
    <w:p w14:paraId="31091E43" w14:textId="77777777" w:rsidR="00FF0C73" w:rsidRPr="00B37A74" w:rsidRDefault="00FF0C73" w:rsidP="00FF0C73">
      <w:pPr>
        <w:spacing w:line="480" w:lineRule="auto"/>
        <w:contextualSpacing/>
        <w:jc w:val="both"/>
      </w:pPr>
    </w:p>
    <w:p w14:paraId="45DABE7D" w14:textId="77777777" w:rsidR="00FF0C73" w:rsidRPr="00B37A74" w:rsidRDefault="00FF0C73" w:rsidP="00FF0C73">
      <w:pPr>
        <w:spacing w:line="480" w:lineRule="auto"/>
        <w:contextualSpacing/>
        <w:jc w:val="both"/>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4A8C8ADC"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5F0192">
        <w:rPr>
          <w:rFonts w:eastAsiaTheme="minorEastAsia" w:cstheme="minorHAnsi"/>
        </w:rPr>
        <w:instrText xml:space="preserve"> ADDIN ZOTERO_ITEM CSL_CITATION {"citationID":"hNb1pqTJ","properties":{"formattedCitation":"(Savage {\\i{}et al.} 2004)","plainCitation":"(Savage et al. 2004)","noteIndex":0},"citationItems":[{"id":"sK17iqLZ/qQQ1tsI4","uris":["http://zotero.org/users/local/FTg3Qpza/items/5EKRHGLR"],"uri":["http://zotero.org/users/local/FTg3Qpza/items/5EKRHGLR"],"itemData":{"id":914,"type":"article-journal","title":"Effects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5F0192">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sK17iqLZ/gypbIqy0","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FB61DEC"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0A587E">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0A587E">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302DF0">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w:instrText>
      </w:r>
      <w:r w:rsidR="00302DF0">
        <w:rPr>
          <w:rFonts w:eastAsiaTheme="minorEastAsia" w:cstheme="minorHAnsi" w:hint="eastAsia"/>
        </w:rPr>
        <w:instrTex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w:instrText>
      </w:r>
      <w:r w:rsidR="00302DF0">
        <w:rPr>
          <w:rFonts w:eastAsiaTheme="minorEastAsia" w:cstheme="minorHAnsi"/>
        </w:rPr>
        <w:instrText xml:space="preserve"> understand population responses to warming, we must recognize that individual responses to temperature may vary over ontogeny. To enable predictions of how climate warming may affect natural populations, we therefore ask how body size and growth may shif</w:instrText>
      </w:r>
      <w:r w:rsidR="00302DF0">
        <w:rPr>
          <w:rFonts w:eastAsiaTheme="minorEastAsia" w:cstheme="minorHAnsi" w:hint="eastAsia"/>
        </w:rPr>
        <w:instrText>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302DF0" w:rsidRPr="00D07D6E">
        <w:rPr>
          <w:rFonts w:eastAsiaTheme="minorEastAsia" w:cstheme="minorHAnsi"/>
          <w:lang w:val="sv-SE"/>
          <w:rPrChange w:id="3" w:author="Anna Gårdmark" w:date="2021-06-03T08:05:00Z">
            <w:rPr>
              <w:rFonts w:eastAsiaTheme="minorEastAsia" w:cstheme="minorHAnsi"/>
            </w:rPr>
          </w:rPrChange>
        </w:rPr>
        <w:instrText xml:space="preserve"> on body size: Only among small</w:instrText>
      </w:r>
      <w:r w:rsidR="00302DF0" w:rsidRPr="00D07D6E">
        <w:rPr>
          <w:rFonts w:eastAsiaTheme="minorEastAsia" w:cstheme="minorHAnsi" w:hint="eastAsia"/>
          <w:lang w:val="sv-SE"/>
          <w:rPrChange w:id="4" w:author="Anna Gårdmark" w:date="2021-06-03T08:05:00Z">
            <w:rPr>
              <w:rFonts w:eastAsiaTheme="minorEastAsia" w:cstheme="minorHAnsi" w:hint="eastAsia"/>
            </w:rPr>
          </w:rPrChange>
        </w:rPr>
        <w:instrText>‐</w:instrText>
      </w:r>
      <w:r w:rsidR="00302DF0" w:rsidRPr="00D07D6E">
        <w:rPr>
          <w:rFonts w:eastAsiaTheme="minorEastAsia" w:cstheme="minorHAnsi"/>
          <w:lang w:val="sv-SE"/>
          <w:rPrChange w:id="5" w:author="Anna Gårdmark" w:date="2021-06-03T08:05:00Z">
            <w:rPr>
              <w:rFonts w:eastAsiaTheme="minorEastAsia" w:cstheme="minorHAnsi"/>
            </w:rPr>
          </w:rPrChang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302DF0" w:rsidRPr="00D07D6E">
        <w:rPr>
          <w:rFonts w:eastAsiaTheme="minorEastAsia" w:cstheme="minorHAnsi" w:hint="eastAsia"/>
          <w:lang w:val="sv-SE"/>
          <w:rPrChange w:id="6" w:author="Anna Gårdmark" w:date="2021-06-03T08:05:00Z">
            <w:rPr>
              <w:rFonts w:eastAsiaTheme="minorEastAsia" w:cstheme="minorHAnsi" w:hint="eastAsia"/>
            </w:rPr>
          </w:rPrChange>
        </w:rPr>
        <w:instrText>‐</w:instrText>
      </w:r>
      <w:r w:rsidR="00302DF0" w:rsidRPr="00D07D6E">
        <w:rPr>
          <w:rFonts w:eastAsiaTheme="minorEastAsia" w:cstheme="minorHAnsi"/>
          <w:lang w:val="sv-SE"/>
          <w:rPrChange w:id="7" w:author="Anna Gårdmark" w:date="2021-06-03T08:05:00Z">
            <w:rPr>
              <w:rFonts w:eastAsiaTheme="minorEastAsia" w:cstheme="minorHAnsi"/>
            </w:rPr>
          </w:rPrChang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BC7543" w:rsidRPr="00FF6870">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FF6870">
        <w:rPr>
          <w:lang w:val="sv-SE"/>
        </w:rPr>
        <w:t xml:space="preserve">(Baudron </w:t>
      </w:r>
      <w:r w:rsidR="00BC7543" w:rsidRPr="00FF6870">
        <w:rPr>
          <w:i/>
          <w:iCs/>
          <w:lang w:val="sv-SE"/>
        </w:rPr>
        <w:t>et al.</w:t>
      </w:r>
      <w:r w:rsidR="00BC7543" w:rsidRPr="00FF6870">
        <w:rPr>
          <w:lang w:val="sv-SE"/>
        </w:rPr>
        <w:t xml:space="preserve"> 2014; van Rijn </w:t>
      </w:r>
      <w:r w:rsidR="00BC7543" w:rsidRPr="00FF6870">
        <w:rPr>
          <w:i/>
          <w:iCs/>
          <w:lang w:val="sv-SE"/>
        </w:rPr>
        <w:t>et al.</w:t>
      </w:r>
      <w:r w:rsidR="00BC7543" w:rsidRPr="00FF6870">
        <w:rPr>
          <w:lang w:val="sv-SE"/>
        </w:rPr>
        <w:t xml:space="preserve"> 2017; Ikpewe </w:t>
      </w:r>
      <w:r w:rsidR="00BC7543" w:rsidRPr="00FF6870">
        <w:rPr>
          <w:i/>
          <w:iCs/>
          <w:lang w:val="sv-SE"/>
        </w:rPr>
        <w:t>et al.</w:t>
      </w:r>
      <w:r w:rsidR="00BC7543" w:rsidRPr="00FF6870">
        <w:rPr>
          <w:lang w:val="sv-SE"/>
        </w:rPr>
        <w:t xml:space="preserve"> 2020)</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have failed to find negative relationships between maximum size</w:t>
      </w:r>
      <w:r w:rsidR="00150144">
        <w:t xml:space="preserve">, </w:t>
      </w:r>
      <w:r w:rsidRPr="00B37A74">
        <w:t xml:space="preserve">growth of old fish </w:t>
      </w:r>
      <w:r w:rsidR="00150144">
        <w:t xml:space="preserve">or mean size </w:t>
      </w:r>
      <w:r w:rsidRPr="00B37A74">
        <w:t xml:space="preserve">and </w:t>
      </w:r>
      <w:r w:rsidRPr="00B37A74">
        <w:lastRenderedPageBreak/>
        <w:t xml:space="preserve">temperature </w:t>
      </w:r>
      <w:commentRangeStart w:id="8"/>
      <w:r w:rsidRPr="00B37A74">
        <w:fldChar w:fldCharType="begin"/>
      </w:r>
      <w:r w:rsidR="005C185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302DF0" w:rsidRPr="00302DF0">
        <w:rPr>
          <w:lang w:val="en-GB"/>
        </w:rPr>
        <w:t xml:space="preserve">(Barneche </w:t>
      </w:r>
      <w:r w:rsidR="00302DF0" w:rsidRPr="00302DF0">
        <w:rPr>
          <w:i/>
          <w:iCs/>
          <w:lang w:val="en-GB"/>
        </w:rPr>
        <w:t>et al.</w:t>
      </w:r>
      <w:r w:rsidR="00302DF0" w:rsidRPr="00302DF0">
        <w:rPr>
          <w:lang w:val="en-GB"/>
        </w:rPr>
        <w:t xml:space="preserve"> 2019; 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 Audzijonyte </w:t>
      </w:r>
      <w:r w:rsidR="00302DF0" w:rsidRPr="00302DF0">
        <w:rPr>
          <w:i/>
          <w:iCs/>
          <w:lang w:val="en-GB"/>
        </w:rPr>
        <w:t>et al.</w:t>
      </w:r>
      <w:r w:rsidR="00302DF0" w:rsidRPr="00302DF0">
        <w:rPr>
          <w:lang w:val="en-GB"/>
        </w:rPr>
        <w:t xml:space="preserve"> 2020; Denderen </w:t>
      </w:r>
      <w:r w:rsidR="00302DF0" w:rsidRPr="00302DF0">
        <w:rPr>
          <w:i/>
          <w:iCs/>
          <w:lang w:val="en-GB"/>
        </w:rPr>
        <w:t>et al.</w:t>
      </w:r>
      <w:r w:rsidR="00302DF0" w:rsidRPr="00302DF0">
        <w:rPr>
          <w:lang w:val="en-GB"/>
        </w:rPr>
        <w:t xml:space="preserve"> 2020)</w:t>
      </w:r>
      <w:r w:rsidRPr="00B37A74">
        <w:fldChar w:fldCharType="end"/>
      </w:r>
      <w:r w:rsidRPr="00B37A74">
        <w:t xml:space="preserve"> </w:t>
      </w:r>
      <w:commentRangeEnd w:id="8"/>
      <w:r w:rsidR="00966E02">
        <w:rPr>
          <w:rStyle w:val="Kommentarsreferens"/>
        </w:rPr>
        <w:commentReference w:id="8"/>
      </w:r>
      <w:r w:rsidRPr="00B37A74">
        <w:t xml:space="preserve">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425BA1D6"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92246">
        <w:rPr>
          <w:rFonts w:eastAsiaTheme="minorEastAsia"/>
        </w:rPr>
        <w:instrText xml:space="preserve"> ADDIN ZOTERO_ITEM CSL_CITATION {"citationID":"Q6C728q6","properties":{"formattedCitation":"(Ohlberger 2013; Audzijonyte {\\i{}et al.} 2019; Neubauer &amp; Andersen 2019)","plainCitation":"(Ohlberger 2013; Audzijonyte et al. 2019;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w:instrText>
      </w:r>
      <w:r w:rsidR="00A92246">
        <w:rPr>
          <w:rFonts w:eastAsiaTheme="minorEastAsia" w:hint="eastAsia"/>
        </w:rPr>
        <w:instrText>B97CD53"],"itemData":{"id":26,"type":"article-journal","abstract":"Aim: The negative correlation between temperature and body size of ectothermic animals (broadly known as the temperature</w:instrText>
      </w:r>
      <w:r w:rsidR="00A92246">
        <w:rPr>
          <w:rFonts w:eastAsiaTheme="minorEastAsia" w:hint="eastAsia"/>
        </w:rPr>
        <w:instrText>‐</w:instrText>
      </w:r>
      <w:r w:rsidR="00A92246">
        <w:rPr>
          <w:rFonts w:eastAsiaTheme="minorEastAsia" w:hint="eastAsia"/>
        </w:rPr>
        <w:instrText>size rule or TSR) is a widely observed pattern, especially in aquat</w:instrText>
      </w:r>
      <w:r w:rsidR="00A92246">
        <w:rPr>
          <w:rFonts w:eastAsiaTheme="minorEastAsia"/>
        </w:rPr>
        <w:instrText xml:space="preserve">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92246" w:rsidRPr="00A92246">
        <w:rPr>
          <w:lang w:val="en-GB"/>
        </w:rPr>
        <w:t xml:space="preserve">(Ohlberger 2013; Audzijonyte </w:t>
      </w:r>
      <w:r w:rsidR="00A92246" w:rsidRPr="00A92246">
        <w:rPr>
          <w:i/>
          <w:iCs/>
          <w:lang w:val="en-GB"/>
        </w:rPr>
        <w:t>et al.</w:t>
      </w:r>
      <w:r w:rsidR="00A92246" w:rsidRPr="00A92246">
        <w:rPr>
          <w:lang w:val="en-GB"/>
        </w:rPr>
        <w:t xml:space="preserve"> 2019; Neubauer &amp; Andersen 2019)</w:t>
      </w:r>
      <w:r w:rsidRPr="0001320D">
        <w:rPr>
          <w:rFonts w:eastAsiaTheme="minorEastAsia"/>
        </w:rPr>
        <w:fldChar w:fldCharType="end"/>
      </w:r>
      <w:r w:rsidRPr="00B37A74">
        <w:rPr>
          <w:rFonts w:eastAsiaTheme="minorEastAsia"/>
        </w:rPr>
        <w:t xml:space="preserve">, theoretical growth models, such as </w:t>
      </w:r>
      <w:proofErr w:type="spellStart"/>
      <w:r w:rsidRPr="00B37A74">
        <w:rPr>
          <w:rFonts w:eastAsiaTheme="minorEastAsia"/>
        </w:rPr>
        <w:t>Pütter</w:t>
      </w:r>
      <w:proofErr w:type="spellEnd"/>
      <w:r w:rsidRPr="00B37A74">
        <w:rPr>
          <w:rFonts w:eastAsiaTheme="minorEastAsia"/>
        </w:rPr>
        <w:t xml:space="preserve">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w:t>
      </w:r>
      <w:proofErr w:type="spellStart"/>
      <w:r w:rsidRPr="00B37A74">
        <w:rPr>
          <w:rFonts w:eastAsiaTheme="minorEastAsia" w:cstheme="minorHAnsi"/>
        </w:rPr>
        <w:t>Bertalanffy</w:t>
      </w:r>
      <w:proofErr w:type="spellEnd"/>
      <w:r w:rsidRPr="00B37A74">
        <w:rPr>
          <w:rFonts w:eastAsiaTheme="minorEastAsia" w:cstheme="minorHAnsi"/>
        </w:rPr>
        <w:t xml:space="preserve">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E872BA">
        <w:rPr>
          <w:rFonts w:eastAsiaTheme="minorEastAsia" w:cstheme="minorHAnsi"/>
        </w:rPr>
        <w:instrText xml:space="preserve"> ADDIN ZOTERO_ITEM CSL_CITATION {"citationID":"wUz07w2f","properties":{"formattedCitation":"(Perrin 1995; Morita {\\i{}et al.} 2010; Pauly &amp; Cheung 2018b; Pauly 2021)","plainCitation":"(Perrin 1995; Morita et al. 2010; Pauly &amp; Cheung 2018b; Pauly 2021)","noteIndex":0},"citationItems":[{"id":162,"uris":["http://zotero.org/users/6116610/items/FG2MLFH5"],"uri":["http://zotero.org/users/6116610/items/FG2MLFH5"],"itemData":{"id":162,"type":"article-journal","container-title":"Oikos","page":"137–139","title":"About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E872BA" w:rsidRPr="00E872BA">
        <w:rPr>
          <w:lang w:val="en-GB"/>
        </w:rPr>
        <w:t xml:space="preserve">(Perrin 1995; Morita </w:t>
      </w:r>
      <w:r w:rsidR="00E872BA" w:rsidRPr="00E872BA">
        <w:rPr>
          <w:i/>
          <w:iCs/>
          <w:lang w:val="en-GB"/>
        </w:rPr>
        <w:t>et al.</w:t>
      </w:r>
      <w:r w:rsidR="00E872BA" w:rsidRPr="00E872BA">
        <w:rPr>
          <w:lang w:val="en-GB"/>
        </w:rPr>
        <w:t xml:space="preserve"> 2010; Pauly &amp; Cheung 2018b; Pauly 2021)</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1B1155">
        <w:instrText xml:space="preserve"> ADDIN ZOTERO_ITEM CSL_CITATION {"citationID":"lIXKc2Mm","properties":{"formattedCitation":"(Lefevre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B37A74">
        <w:fldChar w:fldCharType="end"/>
      </w:r>
      <w:r w:rsidRPr="00B37A74">
        <w:rPr>
          <w:rFonts w:eastAsiaTheme="minorEastAsia"/>
        </w:rPr>
        <w:t xml:space="preserve">. Hence, despite attempting to describe growth from first principles, </w:t>
      </w:r>
      <w:proofErr w:type="spellStart"/>
      <w:r w:rsidRPr="00B37A74">
        <w:rPr>
          <w:rFonts w:eastAsiaTheme="minorEastAsia"/>
        </w:rPr>
        <w:t>Pütter</w:t>
      </w:r>
      <w:proofErr w:type="spellEnd"/>
      <w:r w:rsidRPr="00B37A74">
        <w:rPr>
          <w:rFonts w:eastAsiaTheme="minorEastAsia"/>
        </w:rPr>
        <w:t xml:space="preserve">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8C5E30">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Energy gain is normally the amount of energy extracted from consumed food and expenditure</w:t>
      </w:r>
      <w:ins w:id="9" w:author="Anna Gårdmark" w:date="2021-06-03T08:11:00Z">
        <w:r w:rsidR="00D07D6E">
          <w:rPr>
            <w:rFonts w:eastAsiaTheme="minorEastAsia"/>
          </w:rPr>
          <w:t>, which</w:t>
        </w:r>
      </w:ins>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8C5E30">
        <w:rPr>
          <w:rFonts w:eastAsiaTheme="minorEastAsia"/>
        </w:rPr>
        <w:instrText xml:space="preserve"> ADDIN ZOTERO_ITEM CSL_CITATION {"citationID":"ftCheSWv","properties":{"formattedCitation":"(Kitchell {\\i{}et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8C5E30" w:rsidRPr="008C5E30">
        <w:rPr>
          <w:lang w:val="en-GB"/>
        </w:rPr>
        <w:t xml:space="preserve">(Kitchell </w:t>
      </w:r>
      <w:r w:rsidR="008C5E30" w:rsidRPr="008C5E30">
        <w:rPr>
          <w:i/>
          <w:iCs/>
          <w:lang w:val="en-GB"/>
        </w:rPr>
        <w:t>et al.</w:t>
      </w:r>
      <w:r w:rsidR="008C5E30" w:rsidRPr="008C5E30">
        <w:rPr>
          <w:lang w:val="en-GB"/>
        </w:rPr>
        <w:t xml:space="preserve"> 1977; Kooijman 1993)</w:t>
      </w:r>
      <w:r w:rsidRPr="0001320D">
        <w:rPr>
          <w:rFonts w:eastAsiaTheme="minorEastAsia"/>
        </w:rPr>
        <w:fldChar w:fldCharType="end"/>
      </w:r>
      <w:r w:rsidRPr="00B37A74">
        <w:rPr>
          <w:rFonts w:eastAsiaTheme="minorEastAsia"/>
        </w:rPr>
        <w:t>, including</w:t>
      </w:r>
      <w:ins w:id="10" w:author="Anna Gårdmark" w:date="2021-06-03T08:11:00Z">
        <w:r w:rsidR="00D07D6E">
          <w:rPr>
            <w:rFonts w:eastAsiaTheme="minorEastAsia"/>
          </w:rPr>
          <w:t xml:space="preserve"> those used in</w:t>
        </w:r>
      </w:ins>
      <w:r w:rsidRPr="00B37A74">
        <w:rPr>
          <w:rFonts w:eastAsiaTheme="minorEastAsia"/>
        </w:rPr>
        <w:t xml:space="preserve">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del w:id="11" w:author="Anna Gårdmark" w:date="2021-06-03T08:11:00Z">
        <w:r w:rsidRPr="00695900" w:rsidDel="00D07D6E">
          <w:rPr>
            <w:rFonts w:eastAsiaTheme="minorEastAsia"/>
          </w:rPr>
          <w:delText>,</w:delText>
        </w:r>
      </w:del>
      <w:r w:rsidRPr="0001320D">
        <w:rPr>
          <w:rFonts w:eastAsiaTheme="minorEastAsia"/>
        </w:rPr>
        <w:t xml:space="preserve"> and size-spectrum models </w:t>
      </w:r>
      <w:r w:rsidRPr="0001320D">
        <w:rPr>
          <w:rFonts w:eastAsiaTheme="minorEastAsia"/>
        </w:rPr>
        <w:fldChar w:fldCharType="begin"/>
      </w:r>
      <w:r w:rsidR="000A587E">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DD53245"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1B115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1B1155">
        <w:rPr>
          <w:rFonts w:eastAsiaTheme="minorEastAsia"/>
          <w:noProof/>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Across species, rates are often assumed and found to scale as power functions of mass with exponents of 3/4 for whole organism rates</w:t>
      </w:r>
      <w:del w:id="12" w:author="Max Lindmark" w:date="2021-05-31T12:28:00Z">
        <w:r w:rsidRPr="00B37A74" w:rsidDel="00B77BDE">
          <w:rPr>
            <w:rFonts w:eastAsiaTheme="minorEastAsia"/>
          </w:rPr>
          <w:delText xml:space="preserve"> (-1/4 for mass-specific rates)</w:delText>
        </w:r>
      </w:del>
      <w:r w:rsidRPr="00B37A74">
        <w:rPr>
          <w:rFonts w:eastAsiaTheme="minorEastAsia"/>
        </w:rPr>
        <w:t xml:space="preserve">,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In contrast, within species</w:t>
      </w:r>
      <w:ins w:id="13" w:author="Max Lindmark" w:date="2021-05-31T14:57:00Z">
        <w:r w:rsidR="003A2181">
          <w:rPr>
            <w:rFonts w:eastAsiaTheme="minorEastAsia"/>
          </w:rPr>
          <w:t xml:space="preserve">, </w:t>
        </w:r>
      </w:ins>
      <w:del w:id="14" w:author="Max Lindmark" w:date="2021-05-31T14:57:00Z">
        <w:r w:rsidRPr="00B37A74" w:rsidDel="003A2181">
          <w:rPr>
            <w:rFonts w:eastAsiaTheme="minorEastAsia"/>
          </w:rPr>
          <w:delText xml:space="preserve"> </w:delText>
        </w:r>
      </w:del>
      <w:r w:rsidRPr="00B37A74">
        <w:rPr>
          <w:rFonts w:cstheme="minorHAnsi"/>
        </w:rPr>
        <w:t xml:space="preserve">deviations from a general 3/4 mass exponent are common </w:t>
      </w:r>
      <w:r w:rsidRPr="0001320D">
        <w:rPr>
          <w:rFonts w:cstheme="minorHAnsi"/>
        </w:rPr>
        <w:fldChar w:fldCharType="begin"/>
      </w:r>
      <w:r w:rsidR="00A7798C">
        <w:rPr>
          <w:rFonts w:cstheme="minorHAnsi"/>
        </w:rPr>
        <w:instrText xml:space="preserve"> ADDIN ZOTERO_ITEM CSL_CITATION {"citationID":"czmRWSbf","properties":{"formattedCitation":"(Clarke &amp; Johnston 1999; Bokma 2004; Barneche {\\i{}et al.} 2019; Jerde {\\i{}et al.} 2019)","plainCitation":"(Clarke &amp; Johnston 1999; Bokma 2004; Barneche et al. 2019;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7798C" w:rsidRPr="00A7798C">
        <w:rPr>
          <w:lang w:val="en-GB"/>
        </w:rPr>
        <w:t xml:space="preserve">(Clarke &amp; Johnston 1999; Bokma 2004; Barneche </w:t>
      </w:r>
      <w:r w:rsidR="00A7798C" w:rsidRPr="00A7798C">
        <w:rPr>
          <w:i/>
          <w:iCs/>
          <w:lang w:val="en-GB"/>
        </w:rPr>
        <w:t>et al.</w:t>
      </w:r>
      <w:r w:rsidR="00A7798C" w:rsidRPr="00A7798C">
        <w:rPr>
          <w:lang w:val="en-GB"/>
        </w:rPr>
        <w:t xml:space="preserve"> 2019; Jerde </w:t>
      </w:r>
      <w:r w:rsidR="00A7798C" w:rsidRPr="00A7798C">
        <w:rPr>
          <w:i/>
          <w:iCs/>
          <w:lang w:val="en-GB"/>
        </w:rPr>
        <w:t>et al.</w:t>
      </w:r>
      <w:r w:rsidR="00A7798C" w:rsidRPr="00A7798C">
        <w:rPr>
          <w:lang w:val="en-GB"/>
        </w:rPr>
        <w:t xml:space="preserve"> 2019)</w:t>
      </w:r>
      <w:r w:rsidRPr="0001320D">
        <w:rPr>
          <w:rFonts w:cstheme="minorHAnsi"/>
        </w:rPr>
        <w:fldChar w:fldCharType="end"/>
      </w:r>
      <w:r w:rsidRPr="00B37A74">
        <w:rPr>
          <w:rFonts w:cstheme="minorHAnsi"/>
        </w:rPr>
        <w:t xml:space="preserve">, rates are typically </w:t>
      </w:r>
      <w:proofErr w:type="spellStart"/>
      <w:r w:rsidRPr="00B37A74">
        <w:rPr>
          <w:rFonts w:cstheme="minorHAnsi"/>
        </w:rPr>
        <w:t>unimodal</w:t>
      </w:r>
      <w:ins w:id="15" w:author="Max Lindmark" w:date="2021-05-31T14:54:00Z">
        <w:r w:rsidR="00830111">
          <w:rPr>
            <w:rFonts w:cstheme="minorHAnsi"/>
          </w:rPr>
          <w:t>y</w:t>
        </w:r>
        <w:proofErr w:type="spellEnd"/>
        <w:r w:rsidR="00830111">
          <w:rPr>
            <w:rFonts w:cstheme="minorHAnsi"/>
          </w:rPr>
          <w:t xml:space="preserve"> related to </w:t>
        </w:r>
      </w:ins>
      <w:ins w:id="16" w:author="Max Lindmark" w:date="2021-05-31T15:09:00Z">
        <w:r w:rsidR="00094ECF">
          <w:rPr>
            <w:rFonts w:cstheme="minorHAnsi"/>
          </w:rPr>
          <w:t xml:space="preserve">temperature </w:t>
        </w:r>
        <w:commentRangeStart w:id="17"/>
        <w:r w:rsidR="00094ECF">
          <w:rPr>
            <w:rFonts w:cstheme="minorHAnsi"/>
          </w:rPr>
          <w:t xml:space="preserve">or </w:t>
        </w:r>
      </w:ins>
      <w:commentRangeEnd w:id="17"/>
      <w:r w:rsidR="00917E07">
        <w:rPr>
          <w:rStyle w:val="Kommentarsreferens"/>
        </w:rPr>
        <w:commentReference w:id="17"/>
      </w:r>
      <w:ins w:id="18" w:author="Max Lindmark" w:date="2021-05-31T15:10:00Z">
        <w:r w:rsidR="00094ECF">
          <w:rPr>
            <w:rFonts w:cstheme="minorHAnsi"/>
          </w:rPr>
          <w:t>activation energ</w:t>
        </w:r>
        <w:r w:rsidR="005C3DAE">
          <w:rPr>
            <w:rFonts w:cstheme="minorHAnsi"/>
          </w:rPr>
          <w:t xml:space="preserve">ies can vary a lot </w:t>
        </w:r>
      </w:ins>
      <w:del w:id="19" w:author="Max Lindmark" w:date="2021-05-31T15:10:00Z">
        <w:r w:rsidRPr="00B37A74" w:rsidDel="00DE3FD0">
          <w:rPr>
            <w:rFonts w:cstheme="minorHAnsi"/>
          </w:rPr>
          <w:delText xml:space="preserve"> </w:delText>
        </w:r>
      </w:del>
      <w:r w:rsidRPr="0001320D">
        <w:rPr>
          <w:rFonts w:eastAsiaTheme="minorEastAsia"/>
        </w:rPr>
        <w:fldChar w:fldCharType="begin"/>
      </w:r>
      <w:r w:rsidR="002530AC">
        <w:rPr>
          <w:rFonts w:eastAsiaTheme="minorEastAsia"/>
        </w:rPr>
        <w:instrText xml:space="preserve"> ADDIN ZOTERO_ITEM CSL_CITATION {"citationID":"ZeKvcX3j","properties":{"formattedCitation":"(Dell {\\i{}et al.} 2011; Englund {\\i{}et al.} 2011; Rall {\\i{}et al.} 2012; Pawar {\\i{}et al.} 2016; Uiterwaal &amp; DeLong 2020)","plainCitation":"(Dell et al. 2011; Englund et al. 2011; Rall et al. 2012; Pawar et al. 2016;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2530AC">
        <w:rPr>
          <w:rFonts w:ascii="Cambria Math" w:eastAsiaTheme="minorEastAsia" w:hAnsi="Cambria Math" w:cs="Cambria Math"/>
        </w:rPr>
        <w:instrText>∼</w:instrText>
      </w:r>
      <w:r w:rsidR="002530AC">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2530AC" w:rsidRPr="002530AC">
        <w:rPr>
          <w:lang w:val="en-GB"/>
        </w:rPr>
        <w:t xml:space="preserve">(Dell </w:t>
      </w:r>
      <w:r w:rsidR="002530AC" w:rsidRPr="002530AC">
        <w:rPr>
          <w:i/>
          <w:iCs/>
          <w:lang w:val="en-GB"/>
        </w:rPr>
        <w:t>et al.</w:t>
      </w:r>
      <w:r w:rsidR="002530AC" w:rsidRPr="002530AC">
        <w:rPr>
          <w:lang w:val="en-GB"/>
        </w:rPr>
        <w:t xml:space="preserve"> 2011; Englund </w:t>
      </w:r>
      <w:r w:rsidR="002530AC" w:rsidRPr="002530AC">
        <w:rPr>
          <w:i/>
          <w:iCs/>
          <w:lang w:val="en-GB"/>
        </w:rPr>
        <w:t>et al.</w:t>
      </w:r>
      <w:r w:rsidR="002530AC" w:rsidRPr="002530AC">
        <w:rPr>
          <w:lang w:val="en-GB"/>
        </w:rPr>
        <w:t xml:space="preserve"> 2011; Rall </w:t>
      </w:r>
      <w:r w:rsidR="002530AC" w:rsidRPr="002530AC">
        <w:rPr>
          <w:i/>
          <w:iCs/>
          <w:lang w:val="en-GB"/>
        </w:rPr>
        <w:t>et al.</w:t>
      </w:r>
      <w:r w:rsidR="002530AC" w:rsidRPr="002530AC">
        <w:rPr>
          <w:lang w:val="en-GB"/>
        </w:rPr>
        <w:t xml:space="preserve"> 2012; Pawar </w:t>
      </w:r>
      <w:r w:rsidR="002530AC" w:rsidRPr="002530AC">
        <w:rPr>
          <w:i/>
          <w:iCs/>
          <w:lang w:val="en-GB"/>
        </w:rPr>
        <w:t>et al.</w:t>
      </w:r>
      <w:r w:rsidR="002530AC" w:rsidRPr="002530AC">
        <w:rPr>
          <w:lang w:val="en-GB"/>
        </w:rPr>
        <w:t xml:space="preserve"> 2016;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0A587E">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w:t>
      </w:r>
      <w:proofErr w:type="spellStart"/>
      <w:r w:rsidRPr="00B37A74">
        <w:rPr>
          <w:rFonts w:cstheme="minorHAnsi"/>
        </w:rPr>
        <w:t>Jerde</w:t>
      </w:r>
      <w:proofErr w:type="spellEnd"/>
      <w:r w:rsidRPr="00B37A74">
        <w:rPr>
          <w:rFonts w:cstheme="minorHAnsi"/>
        </w:rPr>
        <w:t xml:space="preserv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w:t>
      </w:r>
      <w:ins w:id="20" w:author="Max Lindmark" w:date="2021-05-31T14:54:00Z">
        <w:r w:rsidR="00830111">
          <w:rPr>
            <w:rFonts w:cstheme="minorHAnsi"/>
          </w:rPr>
          <w:t xml:space="preserve">Extensions of the MTE </w:t>
        </w:r>
      </w:ins>
      <w:del w:id="21" w:author="Max Lindmark" w:date="2021-05-31T14:55:00Z">
        <w:r w:rsidRPr="00B37A74" w:rsidDel="00A35033">
          <w:rPr>
            <w:rFonts w:cstheme="minorHAnsi"/>
          </w:rPr>
          <w:delText xml:space="preserve">Alternative approaches that overcome these obstacles </w:delText>
        </w:r>
      </w:del>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w:t>
      </w:r>
      <w:del w:id="22" w:author="Max Lindmark" w:date="2021-05-31T14:55:00Z">
        <w:r w:rsidRPr="00B37A74" w:rsidDel="003C6574">
          <w:rPr>
            <w:rFonts w:cstheme="minorHAnsi"/>
          </w:rPr>
          <w:delText xml:space="preserve">or polynomial </w:delText>
        </w:r>
      </w:del>
      <w:r w:rsidRPr="00B37A74">
        <w:rPr>
          <w:rFonts w:cstheme="minorHAnsi"/>
        </w:rPr>
        <w:t xml:space="preserve">models that can capture the de-activation of biological rates at higher temperatures </w:t>
      </w:r>
      <w:r w:rsidRPr="0001320D">
        <w:rPr>
          <w:rFonts w:cstheme="minorHAnsi"/>
        </w:rPr>
        <w:fldChar w:fldCharType="begin"/>
      </w:r>
      <w:r w:rsidR="000974B4">
        <w:rPr>
          <w:rFonts w:cstheme="minorHAnsi"/>
        </w:rPr>
        <w:instrText xml:space="preserve"> ADDIN ZOTERO_ITEM CSL_CITATION {"citationID":"6cafbQ0b","properties":{"formattedCitation":"(Schoolfield {\\i{}et al.} 1981; Dell {\\i{}et al.} 2011; Englund {\\i{}et al.} 2011; Padfield {\\i{}et al.} 2017)","plainCitation":"(Schoolfield et al. 1981; Dell et al. 2011; Englund et al. 2011; Padfield et al. 2017)","noteIndex":0},"citationItems":[{"id":28,"uris":["http://zotero.org/users/6116610/items/UVZQASGV"],"uri":["http://zotero.org/users/6116610/items/UVZQASGV"],"itemData":{"id":28,"type":"article-journal","container-title":"Journal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0974B4" w:rsidRPr="000974B4">
        <w:rPr>
          <w:lang w:val="en-GB"/>
        </w:rPr>
        <w:t xml:space="preserve">(Schoolfield </w:t>
      </w:r>
      <w:r w:rsidR="000974B4" w:rsidRPr="000974B4">
        <w:rPr>
          <w:i/>
          <w:iCs/>
          <w:lang w:val="en-GB"/>
        </w:rPr>
        <w:t>et al.</w:t>
      </w:r>
      <w:r w:rsidR="000974B4" w:rsidRPr="000974B4">
        <w:rPr>
          <w:lang w:val="en-GB"/>
        </w:rPr>
        <w:t xml:space="preserve"> 1981; Dell </w:t>
      </w:r>
      <w:r w:rsidR="000974B4" w:rsidRPr="000974B4">
        <w:rPr>
          <w:i/>
          <w:iCs/>
          <w:lang w:val="en-GB"/>
        </w:rPr>
        <w:t>et al.</w:t>
      </w:r>
      <w:r w:rsidR="000974B4" w:rsidRPr="000974B4">
        <w:rPr>
          <w:lang w:val="en-GB"/>
        </w:rPr>
        <w:t xml:space="preserve"> 2011; Englund </w:t>
      </w:r>
      <w:r w:rsidR="000974B4" w:rsidRPr="000974B4">
        <w:rPr>
          <w:i/>
          <w:iCs/>
          <w:lang w:val="en-GB"/>
        </w:rPr>
        <w:t>et al.</w:t>
      </w:r>
      <w:r w:rsidR="000974B4" w:rsidRPr="000974B4">
        <w:rPr>
          <w:lang w:val="en-GB"/>
        </w:rPr>
        <w:t xml:space="preserve"> 2011; Padfield </w:t>
      </w:r>
      <w:r w:rsidR="000974B4" w:rsidRPr="000974B4">
        <w:rPr>
          <w:i/>
          <w:iCs/>
          <w:lang w:val="en-GB"/>
        </w:rPr>
        <w:t>et al.</w:t>
      </w:r>
      <w:r w:rsidR="000974B4" w:rsidRPr="000974B4">
        <w:rPr>
          <w:lang w:val="en-GB"/>
        </w:rPr>
        <w:t xml:space="preserve"> 2017)</w:t>
      </w:r>
      <w:r w:rsidRPr="0001320D">
        <w:rPr>
          <w:rFonts w:cstheme="minorHAnsi"/>
        </w:rPr>
        <w:fldChar w:fldCharType="end"/>
      </w:r>
      <w:r w:rsidRPr="00B37A74">
        <w:rPr>
          <w:rFonts w:cstheme="minorHAnsi"/>
        </w:rPr>
        <w:t xml:space="preserve">. </w:t>
      </w:r>
      <w:ins w:id="23" w:author="Max Lindmark" w:date="2021-05-31T14:58:00Z">
        <w:r w:rsidR="0038045D">
          <w:rPr>
            <w:rFonts w:cstheme="minorHAnsi"/>
          </w:rPr>
          <w:t xml:space="preserve">To advance our understanding of the </w:t>
        </w:r>
        <w:r w:rsidR="00384F48">
          <w:rPr>
            <w:rFonts w:cstheme="minorHAnsi"/>
          </w:rPr>
          <w:t xml:space="preserve">intraspecific </w:t>
        </w:r>
        <w:r w:rsidR="00384F48">
          <w:rPr>
            <w:rFonts w:cstheme="minorHAnsi"/>
          </w:rPr>
          <w:lastRenderedPageBreak/>
          <w:t xml:space="preserve">properties of mass- and temperature dependence of biological rates, </w:t>
        </w:r>
      </w:ins>
      <w:del w:id="24" w:author="Max Lindmark" w:date="2021-05-31T14:58:00Z">
        <w:r w:rsidRPr="00B37A74" w:rsidDel="00072BDC">
          <w:rPr>
            <w:rFonts w:cstheme="minorHAnsi"/>
          </w:rPr>
          <w:delText xml:space="preserve">This requires </w:delText>
        </w:r>
      </w:del>
      <w:r w:rsidRPr="00B37A74">
        <w:rPr>
          <w:rFonts w:cstheme="minorHAnsi"/>
        </w:rPr>
        <w:t>intraspecific data with variation in both mass and temperature</w:t>
      </w:r>
      <w:ins w:id="25" w:author="Max Lindmark" w:date="2021-05-31T14:58:00Z">
        <w:r w:rsidR="00F7766E">
          <w:rPr>
            <w:rFonts w:cstheme="minorHAnsi"/>
          </w:rPr>
          <w:t xml:space="preserve"> are needed</w:t>
        </w:r>
      </w:ins>
      <w:r w:rsidRPr="00B37A74">
        <w:rPr>
          <w:rFonts w:cstheme="minorHAnsi"/>
        </w:rPr>
        <w:t>.</w:t>
      </w:r>
    </w:p>
    <w:p w14:paraId="575A6C8B" w14:textId="4CF73DDC"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 how maximum consumption, metabolism and growth rate of fish scale </w:t>
      </w:r>
      <w:proofErr w:type="spellStart"/>
      <w:r w:rsidRPr="00B37A74">
        <w:rPr>
          <w:rFonts w:cstheme="minorHAnsi"/>
        </w:rPr>
        <w:t>intraspecifically</w:t>
      </w:r>
      <w:proofErr w:type="spellEnd"/>
      <w:r w:rsidRPr="00B37A74">
        <w:rPr>
          <w:rFonts w:cstheme="minorHAnsi"/>
        </w:rPr>
        <w:t xml:space="preserve">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 xml:space="preserve">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w:t>
      </w:r>
      <w:del w:id="26" w:author="Max Lindmark" w:date="2021-05-31T12:55:00Z">
        <w:r w:rsidRPr="00B37A74" w:rsidDel="007766B6">
          <w:rPr>
            <w:rFonts w:eastAsiaTheme="minorEastAsia"/>
          </w:rPr>
          <w:delText xml:space="preserve">mass-specific </w:delText>
        </w:r>
      </w:del>
      <w:r w:rsidRPr="00B37A74">
        <w:rPr>
          <w:rFonts w:eastAsiaTheme="minorEastAsia"/>
        </w:rPr>
        <w:t>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experimental dataset on optimum growth temperatures across individuals of different sizes within species</w:t>
      </w:r>
      <w:commentRangeStart w:id="27"/>
      <w:commentRangeStart w:id="28"/>
      <w:r w:rsidRPr="00B37A74">
        <w:rPr>
          <w:rFonts w:eastAsiaTheme="minorEastAsia"/>
        </w:rPr>
        <w:t>.</w:t>
      </w:r>
      <w:commentRangeEnd w:id="27"/>
      <w:r w:rsidR="004B6A67">
        <w:rPr>
          <w:rStyle w:val="Kommentarsreferens"/>
        </w:rPr>
        <w:commentReference w:id="27"/>
      </w:r>
      <w:commentRangeEnd w:id="28"/>
      <w:r w:rsidR="00C01BF4">
        <w:rPr>
          <w:rStyle w:val="Kommentarsreferens"/>
        </w:rPr>
        <w:commentReference w:id="28"/>
      </w:r>
      <w:r w:rsidRPr="00B37A74">
        <w:rPr>
          <w:rFonts w:eastAsiaTheme="minorEastAsia"/>
        </w:rPr>
        <w:t xml:space="preserve">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02596B92"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w:t>
      </w:r>
      <w:del w:id="29" w:author="Max Lindmark" w:date="2021-05-31T12:56:00Z">
        <w:r w:rsidRPr="00B37A74" w:rsidDel="00116C61">
          <w:rPr>
            <w:rFonts w:eastAsiaTheme="minorEastAsia" w:cstheme="minorHAnsi"/>
          </w:rPr>
          <w:delText xml:space="preserve">mass-specific </w:delText>
        </w:r>
      </w:del>
      <w:r w:rsidRPr="00B37A74">
        <w:rPr>
          <w:rFonts w:eastAsiaTheme="minorEastAsia" w:cstheme="minorHAnsi"/>
        </w:rPr>
        <w:t xml:space="preserve">metabolic rates increase faster with body mass than maximum consumption rates, and neither of these rates conform to the commonly predicted </w:t>
      </w:r>
      <w:del w:id="30" w:author="Max Lindmark" w:date="2021-05-31T12:56:00Z">
        <w:r w:rsidRPr="00B37A74" w:rsidDel="00645236">
          <w:rPr>
            <w:rFonts w:eastAsiaTheme="minorEastAsia" w:cstheme="minorHAnsi"/>
          </w:rPr>
          <w:delText>-1</w:delText>
        </w:r>
      </w:del>
      <w:ins w:id="31" w:author="Max Lindmark" w:date="2021-05-31T12:56:00Z">
        <w:r w:rsidR="00645236">
          <w:rPr>
            <w:rFonts w:eastAsiaTheme="minorEastAsia" w:cstheme="minorHAnsi"/>
          </w:rPr>
          <w:t>3</w:t>
        </w:r>
      </w:ins>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proofErr w:type="spellStart"/>
      <w:r w:rsidRPr="00B37A74">
        <w:rPr>
          <w:rFonts w:eastAsiaTheme="minorEastAsia"/>
        </w:rPr>
        <w:t>Pütter</w:t>
      </w:r>
      <w:proofErr w:type="spellEnd"/>
      <w:r w:rsidRPr="00B37A74">
        <w:rPr>
          <w:rFonts w:eastAsiaTheme="minorEastAsia"/>
        </w:rPr>
        <w:t>-type</w:t>
      </w:r>
      <w:r w:rsidRPr="00B37A74">
        <w:rPr>
          <w:rFonts w:eastAsiaTheme="minorEastAsia" w:cstheme="minorHAnsi"/>
        </w:rPr>
        <w:t xml:space="preserve"> growth models, that optimum growth temperature declines with body size (Fig. 3)</w:t>
      </w:r>
      <w:ins w:id="32" w:author="Jan Ohlberger" w:date="2021-06-01T12:33:00Z">
        <w:r w:rsidR="00DA1136">
          <w:rPr>
            <w:rFonts w:eastAsiaTheme="minorEastAsia" w:cstheme="minorHAnsi"/>
          </w:rPr>
          <w:t>.</w:t>
        </w:r>
        <w:commentRangeStart w:id="33"/>
        <w:commentRangeStart w:id="34"/>
        <w:r w:rsidR="00DA1136">
          <w:rPr>
            <w:rFonts w:eastAsiaTheme="minorEastAsia" w:cstheme="minorHAnsi"/>
          </w:rPr>
          <w:t xml:space="preserve"> </w:t>
        </w:r>
        <w:commentRangeEnd w:id="33"/>
        <w:r w:rsidR="00DA1136">
          <w:rPr>
            <w:rStyle w:val="Kommentarsreferens"/>
          </w:rPr>
          <w:commentReference w:id="33"/>
        </w:r>
      </w:ins>
      <w:commentRangeEnd w:id="34"/>
      <w:r w:rsidR="00C01BF4">
        <w:rPr>
          <w:rStyle w:val="Kommentarsreferens"/>
        </w:rPr>
        <w:commentReference w:id="34"/>
      </w:r>
      <w:del w:id="35" w:author="Jan Ohlberger" w:date="2021-06-01T12:33:00Z">
        <w:r w:rsidRPr="00B37A74" w:rsidDel="00DA1136">
          <w:rPr>
            <w:rFonts w:eastAsiaTheme="minorEastAsia" w:cstheme="minorHAnsi"/>
          </w:rPr>
          <w:delText xml:space="preserve"> </w:delText>
        </w:r>
        <w:r w:rsidRPr="00B37A74" w:rsidDel="00DA1136">
          <w:rPr>
            <w:rFonts w:eastAsiaTheme="minorEastAsia" w:cstheme="minorHAnsi"/>
          </w:rPr>
          <w:fldChar w:fldCharType="begin"/>
        </w:r>
        <w:r w:rsidRPr="00B37A74" w:rsidDel="00DA1136">
          <w:rPr>
            <w:rFonts w:eastAsiaTheme="minorEastAsia" w:cstheme="minorHAnsi"/>
          </w:rPr>
          <w:del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delInstrText>
        </w:r>
        <w:r w:rsidRPr="00B37A74" w:rsidDel="00DA1136">
          <w:rPr>
            <w:rFonts w:eastAsiaTheme="minorEastAsia" w:cstheme="minorHAnsi"/>
          </w:rPr>
          <w:fldChar w:fldCharType="separate"/>
        </w:r>
        <w:r w:rsidRPr="00B37A74" w:rsidDel="00DA1136">
          <w:delText xml:space="preserve">(Morita </w:delText>
        </w:r>
        <w:r w:rsidRPr="00B37A74" w:rsidDel="00DA1136">
          <w:rPr>
            <w:i/>
            <w:iCs/>
          </w:rPr>
          <w:delText>et al.</w:delText>
        </w:r>
        <w:r w:rsidRPr="00B37A74" w:rsidDel="00DA1136">
          <w:delText xml:space="preserve"> 2010)</w:delText>
        </w:r>
        <w:r w:rsidRPr="00B37A74" w:rsidDel="00DA1136">
          <w:rPr>
            <w:rFonts w:eastAsiaTheme="minorEastAsia" w:cstheme="minorHAnsi"/>
          </w:rPr>
          <w:fldChar w:fldCharType="end"/>
        </w:r>
        <w:r w:rsidRPr="00B37A74" w:rsidDel="00DA1136">
          <w:rPr>
            <w:rFonts w:eastAsiaTheme="minorEastAsia" w:cstheme="minorHAnsi"/>
          </w:rPr>
          <w:delText xml:space="preserve">. </w:delText>
        </w:r>
      </w:del>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4E98CE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w:t>
      </w:r>
      <w:del w:id="36" w:author="Max Lindmark" w:date="2021-05-31T12:56:00Z">
        <w:r w:rsidR="00596F2F" w:rsidDel="00D22F49">
          <w:rPr>
            <w:rFonts w:eastAsiaTheme="minorEastAsia" w:cstheme="minorHAnsi"/>
          </w:rPr>
          <w:delText>mass-</w:delText>
        </w:r>
        <w:r w:rsidDel="00D22F49">
          <w:rPr>
            <w:rFonts w:eastAsiaTheme="minorEastAsia" w:cstheme="minorHAnsi"/>
          </w:rPr>
          <w:delText xml:space="preserve">specific </w:delText>
        </w:r>
      </w:del>
      <w:r>
        <w:rPr>
          <w:rFonts w:eastAsiaTheme="minorEastAsia" w:cstheme="minorHAnsi"/>
        </w:rPr>
        <w:t xml:space="preserve">consumption rate is smaller </w:t>
      </w:r>
      <w:r w:rsidRPr="00B37A74">
        <w:rPr>
          <w:rFonts w:eastAsiaTheme="minorEastAsia" w:cstheme="minorHAnsi"/>
        </w:rPr>
        <w:t>(</w:t>
      </w:r>
      <w:del w:id="37" w:author="Max Lindmark" w:date="2021-05-31T17:11:00Z">
        <w:r w:rsidRPr="00B37A74" w:rsidDel="00892CCA">
          <w:rPr>
            <w:rFonts w:eastAsiaTheme="minorEastAsia" w:cstheme="minorHAnsi"/>
          </w:rPr>
          <w:delText>-</w:delText>
        </w:r>
      </w:del>
      <w:r w:rsidRPr="00B37A74">
        <w:rPr>
          <w:rFonts w:eastAsiaTheme="minorEastAsia" w:cstheme="minorHAnsi"/>
        </w:rPr>
        <w:t>0.</w:t>
      </w:r>
      <w:del w:id="38" w:author="Max Lindmark" w:date="2021-05-31T17:12:00Z">
        <w:r w:rsidRPr="00B37A74" w:rsidDel="00892CCA">
          <w:rPr>
            <w:rFonts w:eastAsiaTheme="minorEastAsia" w:cstheme="minorHAnsi"/>
          </w:rPr>
          <w:delText xml:space="preserve">38 </w:delText>
        </w:r>
      </w:del>
      <w:ins w:id="39" w:author="Max Lindmark" w:date="2021-05-31T17:12:00Z">
        <w:r w:rsidR="00892CCA">
          <w:rPr>
            <w:rFonts w:eastAsiaTheme="minorEastAsia" w:cstheme="minorHAnsi"/>
          </w:rPr>
          <w:t>63</w:t>
        </w:r>
        <w:r w:rsidR="00892CCA" w:rsidRPr="00B37A74">
          <w:rPr>
            <w:rFonts w:eastAsiaTheme="minorEastAsia" w:cstheme="minorHAnsi"/>
          </w:rPr>
          <w:t xml:space="preserve"> </w:t>
        </w:r>
      </w:ins>
      <w:r w:rsidRPr="00B37A74">
        <w:rPr>
          <w:rFonts w:eastAsiaTheme="minorEastAsia" w:cstheme="minorHAnsi"/>
        </w:rPr>
        <w:t>[</w:t>
      </w:r>
      <w:del w:id="40" w:author="Max Lindmark" w:date="2021-05-31T17:12:00Z">
        <w:r w:rsidRPr="00B37A74" w:rsidDel="009760EF">
          <w:rPr>
            <w:rFonts w:eastAsiaTheme="minorEastAsia" w:cstheme="minorHAnsi"/>
          </w:rPr>
          <w:delText>-</w:delText>
        </w:r>
      </w:del>
      <w:r w:rsidRPr="00B37A74">
        <w:rPr>
          <w:rFonts w:eastAsiaTheme="minorEastAsia" w:cstheme="minorHAnsi"/>
        </w:rPr>
        <w:t>0.</w:t>
      </w:r>
      <w:del w:id="41" w:author="Max Lindmark" w:date="2021-05-31T17:12:00Z">
        <w:r w:rsidRPr="00B37A74" w:rsidDel="009760EF">
          <w:rPr>
            <w:rFonts w:eastAsiaTheme="minorEastAsia" w:cstheme="minorHAnsi"/>
          </w:rPr>
          <w:delText>4</w:delText>
        </w:r>
        <w:r w:rsidDel="009760EF">
          <w:rPr>
            <w:rFonts w:eastAsiaTheme="minorEastAsia" w:cstheme="minorHAnsi"/>
          </w:rPr>
          <w:delText>6</w:delText>
        </w:r>
      </w:del>
      <w:ins w:id="42" w:author="Max Lindmark" w:date="2021-05-31T17:12:00Z">
        <w:r w:rsidR="009760EF">
          <w:rPr>
            <w:rFonts w:eastAsiaTheme="minorEastAsia" w:cstheme="minorHAnsi"/>
          </w:rPr>
          <w:t>55</w:t>
        </w:r>
      </w:ins>
      <w:r w:rsidRPr="00B37A74">
        <w:rPr>
          <w:rFonts w:eastAsiaTheme="minorEastAsia" w:cstheme="minorHAnsi"/>
        </w:rPr>
        <w:t xml:space="preserve">, </w:t>
      </w:r>
      <w:del w:id="43" w:author="Max Lindmark" w:date="2021-05-31T17:12:00Z">
        <w:r w:rsidRPr="00B37A74" w:rsidDel="00B010D8">
          <w:rPr>
            <w:rFonts w:eastAsiaTheme="minorEastAsia" w:cstheme="minorHAnsi"/>
          </w:rPr>
          <w:delText>-</w:delText>
        </w:r>
      </w:del>
      <w:r w:rsidRPr="00B37A74">
        <w:rPr>
          <w:rFonts w:eastAsiaTheme="minorEastAsia" w:cstheme="minorHAnsi"/>
        </w:rPr>
        <w:t>0.</w:t>
      </w:r>
      <w:del w:id="44" w:author="Max Lindmark" w:date="2021-05-31T17:12:00Z">
        <w:r w:rsidRPr="00B37A74" w:rsidDel="00A26D25">
          <w:rPr>
            <w:rFonts w:eastAsiaTheme="minorEastAsia" w:cstheme="minorHAnsi"/>
          </w:rPr>
          <w:delText>30</w:delText>
        </w:r>
      </w:del>
      <w:ins w:id="45" w:author="Max Lindmark" w:date="2021-05-31T17:12:00Z">
        <w:r w:rsidR="00A26D25">
          <w:rPr>
            <w:rFonts w:eastAsiaTheme="minorEastAsia" w:cstheme="minorHAnsi"/>
          </w:rPr>
          <w:t>71</w:t>
        </w:r>
      </w:ins>
      <m:oMath>
        <m:r>
          <w:rPr>
            <w:rFonts w:ascii="Cambria Math" w:eastAsiaTheme="minorEastAsia" w:hAnsi="Cambria Math" w:cstheme="minorHAnsi"/>
          </w:rPr>
          <m:t>]</m:t>
        </m:r>
      </m:oMath>
      <w:r w:rsidRPr="00B37A74">
        <w:rPr>
          <w:rFonts w:eastAsiaTheme="minorEastAsia" w:cstheme="minorHAnsi"/>
        </w:rPr>
        <w:t xml:space="preserve">) </w:t>
      </w:r>
      <w:proofErr w:type="gramStart"/>
      <w:r w:rsidRPr="00B37A74">
        <w:rPr>
          <w:rFonts w:eastAsiaTheme="minorEastAsia" w:cstheme="minorHAnsi"/>
        </w:rPr>
        <w:t>than</w:t>
      </w:r>
      <w:proofErr w:type="gramEnd"/>
      <w:r w:rsidRPr="00B37A74">
        <w:rPr>
          <w:rFonts w:eastAsiaTheme="minorEastAsia" w:cstheme="minorHAnsi"/>
        </w:rPr>
        <w:t xml:space="preserve">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w:t>
      </w:r>
      <w:del w:id="46" w:author="Max Lindmark" w:date="2021-05-31T17:12:00Z">
        <w:r w:rsidRPr="00700E96" w:rsidDel="0073728E">
          <w:rPr>
            <w:rFonts w:eastAsiaTheme="minorEastAsia" w:cstheme="minorHAnsi"/>
          </w:rPr>
          <w:delText>-</w:delText>
        </w:r>
      </w:del>
      <w:r w:rsidRPr="00700E96">
        <w:rPr>
          <w:rFonts w:eastAsiaTheme="minorEastAsia" w:cstheme="minorHAnsi"/>
        </w:rPr>
        <w:t>0.</w:t>
      </w:r>
      <w:del w:id="47" w:author="Max Lindmark" w:date="2021-05-31T17:13:00Z">
        <w:r w:rsidRPr="00700E96" w:rsidDel="00835549">
          <w:rPr>
            <w:rFonts w:eastAsiaTheme="minorEastAsia" w:cstheme="minorHAnsi"/>
          </w:rPr>
          <w:delText xml:space="preserve">21 </w:delText>
        </w:r>
      </w:del>
      <w:ins w:id="48" w:author="Max Lindmark" w:date="2021-05-31T17:13:00Z">
        <w:r w:rsidR="00835549">
          <w:rPr>
            <w:rFonts w:eastAsiaTheme="minorEastAsia" w:cstheme="minorHAnsi"/>
          </w:rPr>
          <w:t>79</w:t>
        </w:r>
        <w:r w:rsidR="00835549" w:rsidRPr="00700E96">
          <w:rPr>
            <w:rFonts w:eastAsiaTheme="minorEastAsia" w:cstheme="minorHAnsi"/>
          </w:rPr>
          <w:t xml:space="preserve"> </w:t>
        </w:r>
      </w:ins>
      <w:r w:rsidRPr="00700E96">
        <w:rPr>
          <w:rFonts w:eastAsiaTheme="minorEastAsia" w:cstheme="minorHAnsi"/>
        </w:rPr>
        <w:t>[</w:t>
      </w:r>
      <w:del w:id="49" w:author="Max Lindmark" w:date="2021-05-31T17:12:00Z">
        <w:r w:rsidRPr="00700E96" w:rsidDel="00C7652F">
          <w:rPr>
            <w:rFonts w:eastAsiaTheme="minorEastAsia" w:cstheme="minorHAnsi"/>
          </w:rPr>
          <w:delText>-</w:delText>
        </w:r>
      </w:del>
      <w:r w:rsidRPr="00700E96">
        <w:rPr>
          <w:rFonts w:eastAsiaTheme="minorEastAsia" w:cstheme="minorHAnsi"/>
        </w:rPr>
        <w:t>0.</w:t>
      </w:r>
      <w:del w:id="50" w:author="Max Lindmark" w:date="2021-05-31T17:12:00Z">
        <w:r w:rsidRPr="00700E96" w:rsidDel="0082291B">
          <w:rPr>
            <w:rFonts w:eastAsiaTheme="minorEastAsia" w:cstheme="minorHAnsi"/>
          </w:rPr>
          <w:delText>26</w:delText>
        </w:r>
      </w:del>
      <w:ins w:id="51" w:author="Max Lindmark" w:date="2021-05-31T17:12:00Z">
        <w:r w:rsidR="0082291B">
          <w:rPr>
            <w:rFonts w:eastAsiaTheme="minorEastAsia" w:cstheme="minorHAnsi"/>
          </w:rPr>
          <w:t>74</w:t>
        </w:r>
      </w:ins>
      <w:r w:rsidRPr="00700E96">
        <w:rPr>
          <w:rFonts w:eastAsiaTheme="minorEastAsia" w:cstheme="minorHAnsi"/>
        </w:rPr>
        <w:t xml:space="preserve">, </w:t>
      </w:r>
      <w:del w:id="52" w:author="Max Lindmark" w:date="2021-05-31T17:12:00Z">
        <w:r w:rsidRPr="00700E96" w:rsidDel="00892181">
          <w:rPr>
            <w:rFonts w:eastAsiaTheme="minorEastAsia" w:cstheme="minorHAnsi"/>
          </w:rPr>
          <w:delText>-</w:delText>
        </w:r>
      </w:del>
      <w:r w:rsidRPr="00700E96">
        <w:rPr>
          <w:rFonts w:eastAsiaTheme="minorEastAsia" w:cstheme="minorHAnsi"/>
        </w:rPr>
        <w:t>0.</w:t>
      </w:r>
      <w:del w:id="53" w:author="Max Lindmark" w:date="2021-05-31T17:12:00Z">
        <w:r w:rsidRPr="00700E96" w:rsidDel="00EB7DF7">
          <w:rPr>
            <w:rFonts w:eastAsiaTheme="minorEastAsia" w:cstheme="minorHAnsi"/>
          </w:rPr>
          <w:delText>16</w:delText>
        </w:r>
      </w:del>
      <w:ins w:id="54" w:author="Max Lindmark" w:date="2021-05-31T17:12:00Z">
        <w:r w:rsidR="00EB7DF7">
          <w:rPr>
            <w:rFonts w:eastAsiaTheme="minorEastAsia" w:cstheme="minorHAnsi"/>
          </w:rPr>
          <w:t>84</w:t>
        </w:r>
      </w:ins>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w:t>
      </w:r>
      <w:del w:id="55" w:author="Max Lindmark" w:date="2021-05-31T12:56:00Z">
        <w:r w:rsidRPr="00F12A6A" w:rsidDel="00260B33">
          <w:rPr>
            <w:rFonts w:eastAsiaTheme="minorEastAsia" w:cstheme="minorHAnsi"/>
          </w:rPr>
          <w:delText xml:space="preserve">mass-specific </w:delText>
        </w:r>
      </w:del>
      <w:r w:rsidRPr="00F12A6A">
        <w:rPr>
          <w:rFonts w:eastAsiaTheme="minorEastAsia" w:cstheme="minorHAnsi"/>
        </w:rPr>
        <w:t xml:space="preserve">scaling exponents differ from </w:t>
      </w:r>
      <w:del w:id="56" w:author="Max Lindmark" w:date="2021-05-31T12:56:00Z">
        <w:r w:rsidRPr="00F12A6A" w:rsidDel="00260B33">
          <w:rPr>
            <w:rFonts w:eastAsiaTheme="minorEastAsia" w:cstheme="minorHAnsi"/>
          </w:rPr>
          <w:delText>-1</w:delText>
        </w:r>
      </w:del>
      <w:ins w:id="57" w:author="Max Lindmark" w:date="2021-05-31T12:56:00Z">
        <w:r w:rsidR="00260B33" w:rsidRPr="00F12A6A">
          <w:rPr>
            <w:rFonts w:eastAsiaTheme="minorEastAsia" w:cstheme="minorHAnsi"/>
          </w:rPr>
          <w:t>3</w:t>
        </w:r>
      </w:ins>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del w:id="58" w:author="Anna Gårdmark" w:date="2021-06-03T11:32:00Z">
        <w:r w:rsidR="00064812" w:rsidRPr="00F12A6A" w:rsidDel="00C715EE">
          <w:rPr>
            <w:rFonts w:eastAsiaTheme="minorEastAsia" w:cstheme="minorHAnsi"/>
          </w:rPr>
          <w:delText xml:space="preserve"> </w:delText>
        </w:r>
      </w:del>
      <w:r w:rsidRPr="00F12A6A">
        <w:rPr>
          <w:rFonts w:eastAsiaTheme="minorEastAsia" w:cstheme="minorHAnsi"/>
        </w:rPr>
        <w:t xml:space="preserve">99% of the posterior distribution of the mass exponent of maximum consumption is below </w:t>
      </w:r>
      <w:del w:id="59" w:author="Max Lindmark" w:date="2021-05-31T13:00:00Z">
        <w:r w:rsidRPr="00F12A6A" w:rsidDel="008C76CD">
          <w:rPr>
            <w:rFonts w:eastAsiaTheme="minorEastAsia" w:cstheme="minorHAnsi"/>
          </w:rPr>
          <w:delText>-1</w:delText>
        </w:r>
      </w:del>
      <w:ins w:id="60" w:author="Max Lindmark" w:date="2021-05-31T13:00:00Z">
        <w:r w:rsidR="008C76CD" w:rsidRPr="00F12A6A">
          <w:rPr>
            <w:rFonts w:eastAsiaTheme="minorEastAsia" w:cstheme="minorHAnsi"/>
          </w:rPr>
          <w:t>3</w:t>
        </w:r>
      </w:ins>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del w:id="61" w:author="Max Lindmark" w:date="2021-05-31T13:00:00Z">
        <w:r w:rsidRPr="00F12A6A" w:rsidDel="007937F2">
          <w:rPr>
            <w:rFonts w:eastAsiaTheme="minorEastAsia" w:cstheme="minorHAnsi"/>
          </w:rPr>
          <w:delText>-1</w:delText>
        </w:r>
      </w:del>
      <w:ins w:id="62" w:author="Max Lindmark" w:date="2021-05-31T13:00:00Z">
        <w:r w:rsidR="007937F2" w:rsidRPr="00F12A6A">
          <w:rPr>
            <w:rFonts w:eastAsiaTheme="minorEastAsia" w:cstheme="minorHAnsi"/>
          </w:rPr>
          <w:t>3</w:t>
        </w:r>
      </w:ins>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del w:id="63" w:author="Max Lindmark" w:date="2021-05-31T17:15:00Z">
        <w:r w:rsidRPr="00700E96" w:rsidDel="003D602F">
          <w:delText>-</w:delText>
        </w:r>
      </w:del>
      <w:r w:rsidRPr="00700E96">
        <w:t>1.</w:t>
      </w:r>
      <w:del w:id="64" w:author="Max Lindmark" w:date="2021-05-31T17:15:00Z">
        <w:r w:rsidRPr="00700E96" w:rsidDel="00313FBC">
          <w:delText>9</w:delText>
        </w:r>
        <w:r w:rsidDel="00313FBC">
          <w:delText>3</w:delText>
        </w:r>
        <w:r w:rsidRPr="00700E96" w:rsidDel="00313FBC">
          <w:delText xml:space="preserve"> </w:delText>
        </w:r>
      </w:del>
      <w:ins w:id="65" w:author="Max Lindmark" w:date="2021-05-31T17:15:00Z">
        <w:r w:rsidR="00313FBC">
          <w:t>85</w:t>
        </w:r>
        <w:r w:rsidR="00313FBC" w:rsidRPr="00700E96">
          <w:t xml:space="preserve"> </w:t>
        </w:r>
      </w:ins>
      <w:r>
        <w:t>[</w:t>
      </w:r>
      <w:del w:id="66" w:author="Max Lindmark" w:date="2021-05-31T17:15:00Z">
        <w:r w:rsidDel="00EF09CA">
          <w:delText>-</w:delText>
        </w:r>
      </w:del>
      <w:ins w:id="67" w:author="Max Lindmark" w:date="2021-05-31T17:15:00Z">
        <w:r w:rsidR="00EF09CA">
          <w:t>1</w:t>
        </w:r>
      </w:ins>
      <w:del w:id="68" w:author="Max Lindmark" w:date="2021-05-31T17:15:00Z">
        <w:r w:rsidDel="00EF09CA">
          <w:delText>2</w:delText>
        </w:r>
      </w:del>
      <w:r>
        <w:t>.</w:t>
      </w:r>
      <w:del w:id="69" w:author="Max Lindmark" w:date="2021-05-31T17:15:00Z">
        <w:r w:rsidDel="00EF09CA">
          <w:delText>11</w:delText>
        </w:r>
      </w:del>
      <w:ins w:id="70" w:author="Max Lindmark" w:date="2021-05-31T17:15:00Z">
        <w:r w:rsidR="00EF09CA">
          <w:t>68</w:t>
        </w:r>
      </w:ins>
      <w:r>
        <w:t xml:space="preserve">, </w:t>
      </w:r>
      <w:del w:id="71" w:author="Max Lindmark" w:date="2021-05-31T17:15:00Z">
        <w:r w:rsidDel="00E82B4B">
          <w:delText>-1</w:delText>
        </w:r>
      </w:del>
      <w:ins w:id="72" w:author="Max Lindmark" w:date="2021-05-31T17:15:00Z">
        <w:r w:rsidR="00E82B4B">
          <w:t>2</w:t>
        </w:r>
      </w:ins>
      <w:r>
        <w:t>.</w:t>
      </w:r>
      <w:del w:id="73" w:author="Max Lindmark" w:date="2021-05-31T17:15:00Z">
        <w:r w:rsidDel="00E82B4B">
          <w:delText>74</w:delText>
        </w:r>
      </w:del>
      <w:ins w:id="74" w:author="Max Lindmark" w:date="2021-05-31T17:15:00Z">
        <w:r w:rsidR="00E82B4B">
          <w:t>04</w:t>
        </w:r>
      </w:ins>
      <w:r>
        <w:t xml:space="preserve">], and for standard metabolic rate it is </w:t>
      </w:r>
      <w:del w:id="75" w:author="Max Lindmark" w:date="2021-05-31T17:15:00Z">
        <w:r w:rsidRPr="008151D3" w:rsidDel="006E59D2">
          <w:delText>-</w:delText>
        </w:r>
        <w:r w:rsidDel="006E59D2">
          <w:delText>2</w:delText>
        </w:r>
      </w:del>
      <w:ins w:id="76" w:author="Max Lindmark" w:date="2021-05-31T17:15:00Z">
        <w:r w:rsidR="006E59D2">
          <w:t>1</w:t>
        </w:r>
      </w:ins>
      <w:r w:rsidRPr="008151D3">
        <w:t>.</w:t>
      </w:r>
      <w:del w:id="77" w:author="Max Lindmark" w:date="2021-05-31T17:15:00Z">
        <w:r w:rsidDel="006E59D2">
          <w:delText xml:space="preserve">49 </w:delText>
        </w:r>
      </w:del>
      <w:ins w:id="78" w:author="Max Lindmark" w:date="2021-05-31T17:15:00Z">
        <w:r w:rsidR="006E59D2">
          <w:t xml:space="preserve">29 </w:t>
        </w:r>
      </w:ins>
      <w:r>
        <w:t>[</w:t>
      </w:r>
      <w:del w:id="79" w:author="Max Lindmark" w:date="2021-05-31T17:15:00Z">
        <w:r w:rsidRPr="008151D3" w:rsidDel="00212A6A">
          <w:delText>-</w:delText>
        </w:r>
        <w:r w:rsidDel="00212A6A">
          <w:delText>2</w:delText>
        </w:r>
      </w:del>
      <w:ins w:id="80" w:author="Max Lindmark" w:date="2021-05-31T17:15:00Z">
        <w:r w:rsidR="00212A6A">
          <w:t>0</w:t>
        </w:r>
      </w:ins>
      <w:r w:rsidRPr="008151D3">
        <w:t>.</w:t>
      </w:r>
      <w:del w:id="81" w:author="Max Lindmark" w:date="2021-05-31T17:15:00Z">
        <w:r w:rsidDel="00657603">
          <w:delText>81</w:delText>
        </w:r>
      </w:del>
      <w:ins w:id="82" w:author="Max Lindmark" w:date="2021-05-31T17:15:00Z">
        <w:r w:rsidR="00657603">
          <w:t>9</w:t>
        </w:r>
      </w:ins>
      <w:ins w:id="83" w:author="Max Lindmark" w:date="2021-05-31T17:16:00Z">
        <w:r w:rsidR="00657603">
          <w:t>7</w:t>
        </w:r>
      </w:ins>
      <w:r>
        <w:t xml:space="preserve">, </w:t>
      </w:r>
      <w:del w:id="84" w:author="Max Lindmark" w:date="2021-05-31T17:16:00Z">
        <w:r w:rsidRPr="008151D3" w:rsidDel="003623A2">
          <w:delText>-</w:delText>
        </w:r>
        <w:r w:rsidDel="003623A2">
          <w:delText>2</w:delText>
        </w:r>
      </w:del>
      <w:ins w:id="85" w:author="Max Lindmark" w:date="2021-05-31T17:16:00Z">
        <w:r w:rsidR="003623A2">
          <w:t>1</w:t>
        </w:r>
      </w:ins>
      <w:r w:rsidRPr="008151D3">
        <w:t>.</w:t>
      </w:r>
      <w:del w:id="86" w:author="Max Lindmark" w:date="2021-05-31T17:16:00Z">
        <w:r w:rsidDel="003623A2">
          <w:delText>17</w:delText>
        </w:r>
      </w:del>
      <w:ins w:id="87" w:author="Max Lindmark" w:date="2021-05-31T17:16:00Z">
        <w:r w:rsidR="003623A2">
          <w:t>61</w:t>
        </w:r>
      </w:ins>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del w:id="88" w:author="Anna Gårdmark" w:date="2021-06-03T11:23:00Z">
        <w:r w:rsidRPr="00EB2E44" w:rsidDel="00665999">
          <w:rPr>
            <w:rFonts w:eastAsiaTheme="minorEastAsia" w:cstheme="minorHAnsi"/>
          </w:rPr>
          <w:delText xml:space="preserve">. </w:delText>
        </w:r>
      </w:del>
      <w:ins w:id="89" w:author="Anna Gårdmark" w:date="2021-06-03T11:23:00Z">
        <w:r w:rsidR="00665999">
          <w:rPr>
            <w:rFonts w:eastAsiaTheme="minorEastAsia" w:cstheme="minorHAnsi"/>
          </w:rPr>
          <w:t>;</w:t>
        </w:r>
        <w:r w:rsidR="00665999" w:rsidRPr="00EB2E44">
          <w:rPr>
            <w:rFonts w:eastAsiaTheme="minorEastAsia" w:cstheme="minorHAnsi"/>
          </w:rPr>
          <w:t xml:space="preserve"> </w:t>
        </w:r>
      </w:ins>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xml:space="preserve">. The estimated coefficient is </w:t>
      </w:r>
      <w:commentRangeStart w:id="90"/>
      <w:r w:rsidRPr="0095600F">
        <w:rPr>
          <w:rFonts w:eastAsiaTheme="minorEastAsia" w:cstheme="minorHAnsi"/>
        </w:rPr>
        <w:t>0.</w:t>
      </w:r>
      <w:del w:id="91" w:author="Max Lindmark" w:date="2021-05-31T17:18:00Z">
        <w:r w:rsidRPr="00EB2E44" w:rsidDel="00DC2E86">
          <w:rPr>
            <w:rFonts w:eastAsiaTheme="minorEastAsia" w:cstheme="minorHAnsi"/>
          </w:rPr>
          <w:delText xml:space="preserve">018 </w:delText>
        </w:r>
      </w:del>
      <w:ins w:id="92" w:author="Max Lindmark" w:date="2021-05-31T17:18:00Z">
        <w:r w:rsidR="00DC2E86" w:rsidRPr="00EB2E44">
          <w:rPr>
            <w:rFonts w:eastAsiaTheme="minorEastAsia" w:cstheme="minorHAnsi"/>
          </w:rPr>
          <w:t>0</w:t>
        </w:r>
      </w:ins>
      <w:ins w:id="93" w:author="Max Lindmark" w:date="2021-05-31T17:28:00Z">
        <w:r w:rsidR="0095600F">
          <w:rPr>
            <w:rFonts w:eastAsiaTheme="minorEastAsia" w:cstheme="minorHAnsi"/>
          </w:rPr>
          <w:t>0</w:t>
        </w:r>
      </w:ins>
      <w:ins w:id="94" w:author="Max Lindmark" w:date="2021-05-31T17:18:00Z">
        <w:r w:rsidR="00DC2E86" w:rsidRPr="0095600F">
          <w:rPr>
            <w:rFonts w:eastAsiaTheme="minorEastAsia" w:cstheme="minorHAnsi"/>
          </w:rPr>
          <w:t>1</w:t>
        </w:r>
      </w:ins>
      <w:ins w:id="95" w:author="Max Lindmark" w:date="2021-05-31T17:28:00Z">
        <w:r w:rsidR="00F64B86">
          <w:rPr>
            <w:rFonts w:eastAsiaTheme="minorEastAsia" w:cstheme="minorHAnsi"/>
          </w:rPr>
          <w:t>5</w:t>
        </w:r>
      </w:ins>
      <w:ins w:id="96" w:author="Max Lindmark" w:date="2021-05-31T17:18:00Z">
        <w:r w:rsidR="00DC2E86" w:rsidRPr="00EB2E44">
          <w:rPr>
            <w:rFonts w:eastAsiaTheme="minorEastAsia" w:cstheme="minorHAnsi"/>
          </w:rPr>
          <w:t xml:space="preserve"> </w:t>
        </w:r>
      </w:ins>
      <w:r w:rsidRPr="0029104D">
        <w:rPr>
          <w:rFonts w:eastAsiaTheme="minorEastAsia" w:cstheme="minorHAnsi"/>
        </w:rPr>
        <w:t>[0.</w:t>
      </w:r>
      <w:del w:id="97" w:author="Max Lindmark" w:date="2021-05-31T17:28:00Z">
        <w:r w:rsidRPr="0029104D" w:rsidDel="00993DEF">
          <w:rPr>
            <w:rFonts w:eastAsiaTheme="minorEastAsia" w:cstheme="minorHAnsi"/>
          </w:rPr>
          <w:delText>0008</w:delText>
        </w:r>
      </w:del>
      <w:ins w:id="98" w:author="Max Lindmark" w:date="2021-05-31T17:28:00Z">
        <w:r w:rsidR="00993DEF" w:rsidRPr="0029104D">
          <w:rPr>
            <w:rFonts w:eastAsiaTheme="minorEastAsia" w:cstheme="minorHAnsi"/>
          </w:rPr>
          <w:t>0</w:t>
        </w:r>
        <w:r w:rsidR="00993DEF">
          <w:rPr>
            <w:rFonts w:eastAsiaTheme="minorEastAsia" w:cstheme="minorHAnsi"/>
          </w:rPr>
          <w:t>1</w:t>
        </w:r>
      </w:ins>
      <w:ins w:id="99" w:author="Max Lindmark" w:date="2021-05-31T17:29:00Z">
        <w:r w:rsidR="004072D3">
          <w:rPr>
            <w:rFonts w:eastAsiaTheme="minorEastAsia" w:cstheme="minorHAnsi"/>
          </w:rPr>
          <w:t>8</w:t>
        </w:r>
      </w:ins>
      <w:r w:rsidRPr="00993DEF">
        <w:rPr>
          <w:rFonts w:eastAsiaTheme="minorEastAsia" w:cstheme="minorHAnsi"/>
        </w:rPr>
        <w:t>, 0.03</w:t>
      </w:r>
      <w:del w:id="100" w:author="Max Lindmark" w:date="2021-05-31T17:18:00Z">
        <w:r w:rsidRPr="00EB2E44" w:rsidDel="002A7851">
          <w:rPr>
            <w:rFonts w:eastAsiaTheme="minorEastAsia" w:cstheme="minorHAnsi"/>
          </w:rPr>
          <w:delText>6</w:delText>
        </w:r>
      </w:del>
      <w:r w:rsidRPr="00EB2E44">
        <w:rPr>
          <w:rFonts w:eastAsiaTheme="minorEastAsia" w:cstheme="minorHAnsi"/>
        </w:rPr>
        <w:t xml:space="preserve">7] </w:t>
      </w:r>
      <w:commentRangeEnd w:id="90"/>
      <w:r w:rsidR="00665999">
        <w:rPr>
          <w:rStyle w:val="Kommentarsreferens"/>
        </w:rPr>
        <w:commentReference w:id="90"/>
      </w:r>
      <w:r w:rsidRPr="00EB2E44">
        <w:rPr>
          <w:rFonts w:eastAsiaTheme="minorEastAsia" w:cstheme="minorHAnsi"/>
        </w:rPr>
        <w:t>on the</w:t>
      </w:r>
      <w:r w:rsidRPr="00B37A74">
        <w:rPr>
          <w:rFonts w:eastAsiaTheme="minorEastAsia" w:cstheme="minorHAnsi"/>
        </w:rPr>
        <w:t xml:space="preserve"> Arrhenius temperature scale, which corresponds to a decline in the mass scaling exponent of metabolic rate by </w:t>
      </w:r>
      <w:commentRangeStart w:id="101"/>
      <w:proofErr w:type="gramStart"/>
      <w:r w:rsidRPr="00B37A74">
        <w:rPr>
          <w:rFonts w:eastAsiaTheme="minorEastAsia" w:cstheme="minorHAnsi"/>
        </w:rPr>
        <w:t xml:space="preserve">0.0026 </w:t>
      </w:r>
      <w:proofErr w:type="gramEnd"/>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commentRangeEnd w:id="101"/>
      <w:r w:rsidR="00665999">
        <w:rPr>
          <w:rStyle w:val="Kommentarsreferens"/>
        </w:rPr>
        <w:commentReference w:id="101"/>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ins w:id="102" w:author="Anna Gårdmark" w:date="2021-06-03T11:27:00Z">
        <w:r w:rsidR="00665999">
          <w:rPr>
            <w:rFonts w:eastAsiaTheme="minorEastAsia" w:cstheme="minorHAnsi"/>
          </w:rPr>
          <w:t xml:space="preserve"> </w:t>
        </w:r>
        <w:commentRangeStart w:id="103"/>
        <w:r w:rsidR="00665999">
          <w:rPr>
            <w:rFonts w:eastAsiaTheme="minorEastAsia" w:cstheme="minorHAnsi"/>
          </w:rPr>
          <w:t>between mass and temperature</w:t>
        </w:r>
      </w:ins>
      <w:r>
        <w:rPr>
          <w:rFonts w:eastAsiaTheme="minorEastAsia" w:cstheme="minorHAnsi"/>
        </w:rPr>
        <w:t xml:space="preserve"> </w:t>
      </w:r>
      <w:commentRangeEnd w:id="103"/>
      <w:r w:rsidR="00665999">
        <w:rPr>
          <w:rStyle w:val="Kommentarsreferens"/>
        </w:rPr>
        <w:commentReference w:id="103"/>
      </w:r>
      <w:r>
        <w:rPr>
          <w:rFonts w:eastAsiaTheme="minorEastAsia" w:cstheme="minorHAnsi"/>
        </w:rPr>
        <w:t>(M5)</w:t>
      </w:r>
      <w:r w:rsidRPr="00B37A74">
        <w:rPr>
          <w:rFonts w:eastAsiaTheme="minorEastAsia" w:cstheme="minorHAnsi"/>
        </w:rPr>
        <w:t xml:space="preserve">. </w:t>
      </w:r>
    </w:p>
    <w:p w14:paraId="047FC7E3" w14:textId="3B3A6F1B"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w:t>
      </w:r>
      <w:proofErr w:type="spellStart"/>
      <w:r w:rsidRPr="00B37A74">
        <w:rPr>
          <w:rFonts w:eastAsiaTheme="minorEastAsia" w:cstheme="minorHAnsi"/>
        </w:rPr>
        <w:t>Schoolfield</w:t>
      </w:r>
      <w:proofErr w:type="spellEnd"/>
      <w:r w:rsidRPr="00B37A74">
        <w:rPr>
          <w:rFonts w:eastAsiaTheme="minorEastAsia" w:cstheme="minorHAnsi"/>
        </w:rPr>
        <w:t xml:space="preserve">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w:t>
      </w:r>
      <w:proofErr w:type="gramStart"/>
      <w:r w:rsidRPr="00B37A74">
        <w:rPr>
          <w:rFonts w:eastAsiaTheme="minorEastAsia" w:cstheme="minorHAnsi"/>
        </w:rPr>
        <w:t>0</w:t>
      </w:r>
      <w:r w:rsidRPr="00E20F32">
        <w:rPr>
          <w:rFonts w:eastAsiaTheme="minorEastAsia" w:cstheme="minorHAnsi"/>
        </w:rPr>
        <w:t>.</w:t>
      </w:r>
      <w:proofErr w:type="gramEnd"/>
      <w:ins w:id="104" w:author="Max Lindmark" w:date="2021-05-31T12:21:00Z">
        <w:del w:id="105" w:author="Anna Gårdmark" w:date="2021-06-03T11:31:00Z">
          <w:r w:rsidR="00FD741D" w:rsidRPr="00E20F32" w:rsidDel="00C715EE">
            <w:rPr>
              <w:rFonts w:eastAsiaTheme="minorEastAsia" w:cstheme="minorHAnsi"/>
            </w:rPr>
            <w:delText xml:space="preserve"> </w:delText>
          </w:r>
        </w:del>
      </w:ins>
      <w:del w:id="106" w:author="Max Lindmark" w:date="2021-05-31T12:21:00Z">
        <w:r w:rsidRPr="00E20F32" w:rsidDel="00FD741D">
          <w:rPr>
            <w:rFonts w:eastAsiaTheme="minorEastAsia" w:cstheme="minorHAnsi"/>
          </w:rPr>
          <w:delText>58</w:delText>
        </w:r>
      </w:del>
      <w:ins w:id="107" w:author="Max Lindmark" w:date="2021-05-31T12:22:00Z">
        <w:r w:rsidR="00FD741D">
          <w:rPr>
            <w:rFonts w:eastAsiaTheme="minorEastAsia" w:cstheme="minorHAnsi"/>
          </w:rPr>
          <w:t>7</w:t>
        </w:r>
        <w:r w:rsidR="007E6C00">
          <w:rPr>
            <w:rFonts w:eastAsiaTheme="minorEastAsia" w:cstheme="minorHAnsi"/>
          </w:rPr>
          <w:t>3</w:t>
        </w:r>
      </w:ins>
      <w:r w:rsidRPr="00E20F32">
        <w:rPr>
          <w:rFonts w:eastAsiaTheme="minorEastAsia" w:cstheme="minorHAnsi"/>
        </w:rPr>
        <w:t xml:space="preserve"> [0.</w:t>
      </w:r>
      <w:del w:id="108" w:author="Max Lindmark" w:date="2021-05-31T12:22:00Z">
        <w:r w:rsidRPr="00E20F32" w:rsidDel="00FD741D">
          <w:rPr>
            <w:rFonts w:eastAsiaTheme="minorEastAsia" w:cstheme="minorHAnsi"/>
          </w:rPr>
          <w:delText>45</w:delText>
        </w:r>
      </w:del>
      <w:ins w:id="109" w:author="Max Lindmark" w:date="2021-05-31T12:22:00Z">
        <w:r w:rsidR="00FD741D">
          <w:rPr>
            <w:rFonts w:eastAsiaTheme="minorEastAsia" w:cstheme="minorHAnsi"/>
          </w:rPr>
          <w:t>54</w:t>
        </w:r>
      </w:ins>
      <w:r w:rsidRPr="00E20F32">
        <w:rPr>
          <w:rFonts w:eastAsiaTheme="minorEastAsia" w:cstheme="minorHAnsi"/>
        </w:rPr>
        <w:t>, 0.</w:t>
      </w:r>
      <w:del w:id="110" w:author="Max Lindmark" w:date="2021-05-31T12:22:00Z">
        <w:r w:rsidRPr="00E20F32" w:rsidDel="005B4E3C">
          <w:rPr>
            <w:rFonts w:eastAsiaTheme="minorEastAsia" w:cstheme="minorHAnsi"/>
          </w:rPr>
          <w:delText>74</w:delText>
        </w:r>
      </w:del>
      <w:ins w:id="111" w:author="Max Lindmark" w:date="2021-05-31T12:22:00Z">
        <w:r w:rsidR="005B4E3C">
          <w:rPr>
            <w:rFonts w:eastAsiaTheme="minorEastAsia" w:cstheme="minorHAnsi"/>
          </w:rPr>
          <w:t>9</w:t>
        </w:r>
        <w:r w:rsidR="005B4E3C" w:rsidRPr="00E20F32">
          <w:rPr>
            <w:rFonts w:eastAsiaTheme="minorEastAsia" w:cstheme="minorHAnsi"/>
          </w:rPr>
          <w:t>4</w:t>
        </w:r>
      </w:ins>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del w:id="112" w:author="Max Lindmark" w:date="2021-05-31T12:22:00Z">
        <w:r w:rsidRPr="00E20F32" w:rsidDel="00F97970">
          <w:rPr>
            <w:rFonts w:eastAsiaTheme="minorEastAsia" w:cstheme="minorHAnsi"/>
          </w:rPr>
          <w:delText xml:space="preserve">70 </w:delText>
        </w:r>
      </w:del>
      <w:ins w:id="113" w:author="Max Lindmark" w:date="2021-05-31T12:22:00Z">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ins>
      <w:r w:rsidRPr="00E20F32">
        <w:rPr>
          <w:rFonts w:eastAsiaTheme="minorEastAsia" w:cstheme="minorHAnsi"/>
        </w:rPr>
        <w:t>[0.</w:t>
      </w:r>
      <w:del w:id="114" w:author="Max Lindmark" w:date="2021-05-31T12:22:00Z">
        <w:r w:rsidRPr="00E20F32" w:rsidDel="0072672C">
          <w:rPr>
            <w:rFonts w:eastAsiaTheme="minorEastAsia" w:cstheme="minorHAnsi"/>
          </w:rPr>
          <w:delText>52</w:delText>
        </w:r>
      </w:del>
      <w:ins w:id="115" w:author="Max Lindmark" w:date="2021-05-31T12:22:00Z">
        <w:r w:rsidR="0072672C" w:rsidRPr="00E20F32">
          <w:rPr>
            <w:rFonts w:eastAsiaTheme="minorEastAsia" w:cstheme="minorHAnsi"/>
          </w:rPr>
          <w:t>5</w:t>
        </w:r>
        <w:r w:rsidR="0072672C">
          <w:rPr>
            <w:rFonts w:eastAsiaTheme="minorEastAsia" w:cstheme="minorHAnsi"/>
          </w:rPr>
          <w:t>8</w:t>
        </w:r>
      </w:ins>
      <w:r w:rsidRPr="00E20F32">
        <w:rPr>
          <w:rFonts w:eastAsiaTheme="minorEastAsia" w:cstheme="minorHAnsi"/>
        </w:rPr>
        <w:t xml:space="preserve">, </w:t>
      </w:r>
      <w:del w:id="116" w:author="Max Lindmark" w:date="2021-05-31T12:22:00Z">
        <w:r w:rsidRPr="00E20F32" w:rsidDel="00F81EA1">
          <w:rPr>
            <w:rFonts w:eastAsiaTheme="minorEastAsia" w:cstheme="minorHAnsi"/>
          </w:rPr>
          <w:delText>0.8</w:delText>
        </w:r>
      </w:del>
      <w:ins w:id="117" w:author="Max Lindmark" w:date="2021-05-31T12:22:00Z">
        <w:r w:rsidR="003163B5">
          <w:rPr>
            <w:rFonts w:eastAsiaTheme="minorEastAsia" w:cstheme="minorHAnsi"/>
          </w:rPr>
          <w:t>0.99</w:t>
        </w:r>
      </w:ins>
      <w:del w:id="118" w:author="Max Lindmark" w:date="2021-05-31T12:22:00Z">
        <w:r w:rsidRPr="00E20F32" w:rsidDel="00F81EA1">
          <w:rPr>
            <w:rFonts w:eastAsiaTheme="minorEastAsia" w:cstheme="minorHAnsi"/>
          </w:rPr>
          <w:delText>9</w:delText>
        </w:r>
      </w:del>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ins w:id="119" w:author="Max Lindmark" w:date="2021-05-31T12:23:00Z">
        <w:r w:rsidR="006A5A37" w:rsidRPr="006A5A37">
          <w:rPr>
            <w:rFonts w:eastAsiaTheme="minorEastAsia" w:cstheme="minorHAnsi"/>
          </w:rPr>
          <w:lastRenderedPageBreak/>
          <w:t>0.7</w:t>
        </w:r>
        <w:r w:rsidR="00F310B5">
          <w:rPr>
            <w:rFonts w:eastAsiaTheme="minorEastAsia" w:cstheme="minorHAnsi"/>
          </w:rPr>
          <w:t>5</w:t>
        </w:r>
      </w:ins>
      <w:del w:id="120" w:author="Max Lindmark" w:date="2021-05-31T12:23:00Z">
        <w:r w:rsidRPr="00E20F32" w:rsidDel="006A5A37">
          <w:rPr>
            <w:rFonts w:eastAsiaTheme="minorEastAsia" w:cstheme="minorHAnsi"/>
          </w:rPr>
          <w:delText>4.03</w:delText>
        </w:r>
      </w:del>
      <w:r w:rsidRPr="00E20F32">
        <w:rPr>
          <w:rFonts w:eastAsiaTheme="minorEastAsia" w:cstheme="minorHAnsi"/>
        </w:rPr>
        <w:t xml:space="preserve"> [</w:t>
      </w:r>
      <w:ins w:id="121" w:author="Max Lindmark" w:date="2021-05-31T12:23:00Z">
        <w:r w:rsidR="0086796C">
          <w:rPr>
            <w:rFonts w:eastAsiaTheme="minorEastAsia" w:cstheme="minorHAnsi"/>
          </w:rPr>
          <w:t>-</w:t>
        </w:r>
      </w:ins>
      <w:del w:id="122" w:author="Max Lindmark" w:date="2021-05-31T12:23:00Z">
        <w:r w:rsidRPr="00E20F32" w:rsidDel="0086796C">
          <w:rPr>
            <w:rFonts w:eastAsiaTheme="minorEastAsia" w:cstheme="minorHAnsi"/>
          </w:rPr>
          <w:delText>2</w:delText>
        </w:r>
      </w:del>
      <w:ins w:id="123" w:author="Max Lindmark" w:date="2021-05-31T12:23:00Z">
        <w:r w:rsidR="0086796C">
          <w:rPr>
            <w:rFonts w:eastAsiaTheme="minorEastAsia" w:cstheme="minorHAnsi"/>
          </w:rPr>
          <w:t>0</w:t>
        </w:r>
      </w:ins>
      <w:r w:rsidRPr="00E20F32">
        <w:rPr>
          <w:rFonts w:eastAsiaTheme="minorEastAsia" w:cstheme="minorHAnsi"/>
        </w:rPr>
        <w:t>.</w:t>
      </w:r>
      <w:del w:id="124" w:author="Max Lindmark" w:date="2021-05-31T12:23:00Z">
        <w:r w:rsidRPr="00E20F32" w:rsidDel="0086796C">
          <w:rPr>
            <w:rFonts w:eastAsiaTheme="minorEastAsia" w:cstheme="minorHAnsi"/>
          </w:rPr>
          <w:delText>82</w:delText>
        </w:r>
      </w:del>
      <w:ins w:id="125" w:author="Max Lindmark" w:date="2021-05-31T12:23:00Z">
        <w:r w:rsidR="0086796C" w:rsidRPr="00E20F32">
          <w:rPr>
            <w:rFonts w:eastAsiaTheme="minorEastAsia" w:cstheme="minorHAnsi"/>
          </w:rPr>
          <w:t>8</w:t>
        </w:r>
        <w:r w:rsidR="0086796C">
          <w:rPr>
            <w:rFonts w:eastAsiaTheme="minorEastAsia" w:cstheme="minorHAnsi"/>
          </w:rPr>
          <w:t>6</w:t>
        </w:r>
      </w:ins>
      <w:r w:rsidRPr="00E20F32">
        <w:rPr>
          <w:rFonts w:eastAsiaTheme="minorEastAsia" w:cstheme="minorHAnsi"/>
        </w:rPr>
        <w:t xml:space="preserve">, </w:t>
      </w:r>
      <w:del w:id="126" w:author="Max Lindmark" w:date="2021-05-31T12:24:00Z">
        <w:r w:rsidRPr="00E20F32" w:rsidDel="009B2750">
          <w:rPr>
            <w:rFonts w:eastAsiaTheme="minorEastAsia" w:cstheme="minorHAnsi"/>
          </w:rPr>
          <w:delText>4.98</w:delText>
        </w:r>
      </w:del>
      <w:ins w:id="127" w:author="Max Lindmark" w:date="2021-05-31T12:24:00Z">
        <w:r w:rsidR="009B2750">
          <w:rPr>
            <w:rFonts w:eastAsiaTheme="minorEastAsia" w:cstheme="minorHAnsi"/>
          </w:rPr>
          <w:t>2.37</w:t>
        </w:r>
      </w:ins>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del w:id="128" w:author="Max Lindmark" w:date="2021-05-31T12:24:00Z">
        <w:r w:rsidRPr="00E20F32" w:rsidDel="004C76B9">
          <w:rPr>
            <w:rFonts w:eastAsiaTheme="minorEastAsia" w:cstheme="minorHAnsi"/>
          </w:rPr>
          <w:delText>2</w:delText>
        </w:r>
      </w:del>
      <w:ins w:id="129" w:author="Max Lindmark" w:date="2021-05-31T12:24:00Z">
        <w:r w:rsidR="004C76B9">
          <w:rPr>
            <w:rFonts w:eastAsiaTheme="minorEastAsia" w:cstheme="minorHAnsi"/>
          </w:rPr>
          <w:t>1</w:t>
        </w:r>
      </w:ins>
      <w:r w:rsidRPr="00E20F32">
        <w:rPr>
          <w:rFonts w:eastAsiaTheme="minorEastAsia" w:cstheme="minorHAnsi"/>
        </w:rPr>
        <w:t>.</w:t>
      </w:r>
      <w:del w:id="130" w:author="Max Lindmark" w:date="2021-05-31T12:24:00Z">
        <w:r w:rsidRPr="00E20F32" w:rsidDel="004C76B9">
          <w:rPr>
            <w:rFonts w:eastAsiaTheme="minorEastAsia" w:cstheme="minorHAnsi"/>
          </w:rPr>
          <w:delText xml:space="preserve">64 </w:delText>
        </w:r>
      </w:del>
      <w:ins w:id="131" w:author="Max Lindmark" w:date="2021-05-31T12:24:00Z">
        <w:r w:rsidR="004C76B9">
          <w:rPr>
            <w:rFonts w:eastAsiaTheme="minorEastAsia" w:cstheme="minorHAnsi"/>
          </w:rPr>
          <w:t>89</w:t>
        </w:r>
        <w:r w:rsidR="004C76B9" w:rsidRPr="00E20F32">
          <w:rPr>
            <w:rFonts w:eastAsiaTheme="minorEastAsia" w:cstheme="minorHAnsi"/>
          </w:rPr>
          <w:t xml:space="preserve"> </w:t>
        </w:r>
      </w:ins>
      <w:r w:rsidRPr="00E20F32">
        <w:rPr>
          <w:rFonts w:eastAsiaTheme="minorEastAsia" w:cstheme="minorHAnsi"/>
        </w:rPr>
        <w:t>[</w:t>
      </w:r>
      <w:del w:id="132" w:author="Max Lindmark" w:date="2021-05-31T12:24:00Z">
        <w:r w:rsidRPr="00E20F32" w:rsidDel="004D30F8">
          <w:rPr>
            <w:rFonts w:eastAsiaTheme="minorEastAsia" w:cstheme="minorHAnsi"/>
          </w:rPr>
          <w:delText>2</w:delText>
        </w:r>
      </w:del>
      <w:ins w:id="133" w:author="Max Lindmark" w:date="2021-05-31T12:24:00Z">
        <w:r w:rsidR="004D30F8">
          <w:rPr>
            <w:rFonts w:eastAsiaTheme="minorEastAsia" w:cstheme="minorHAnsi"/>
          </w:rPr>
          <w:t>1</w:t>
        </w:r>
      </w:ins>
      <w:r w:rsidRPr="00E20F32">
        <w:rPr>
          <w:rFonts w:eastAsiaTheme="minorEastAsia" w:cstheme="minorHAnsi"/>
        </w:rPr>
        <w:t>.</w:t>
      </w:r>
      <w:del w:id="134" w:author="Max Lindmark" w:date="2021-05-31T12:24:00Z">
        <w:r w:rsidRPr="00E20F32" w:rsidDel="00FD3910">
          <w:rPr>
            <w:rFonts w:eastAsiaTheme="minorEastAsia" w:cstheme="minorHAnsi"/>
          </w:rPr>
          <w:delText>17</w:delText>
        </w:r>
      </w:del>
      <w:ins w:id="135" w:author="Max Lindmark" w:date="2021-05-31T12:24:00Z">
        <w:r w:rsidR="00FD3910">
          <w:rPr>
            <w:rFonts w:eastAsiaTheme="minorEastAsia" w:cstheme="minorHAnsi"/>
          </w:rPr>
          <w:t>68</w:t>
        </w:r>
      </w:ins>
      <w:r w:rsidRPr="00E20F32">
        <w:rPr>
          <w:rFonts w:eastAsiaTheme="minorEastAsia" w:cstheme="minorHAnsi"/>
        </w:rPr>
        <w:t xml:space="preserve">, </w:t>
      </w:r>
      <w:del w:id="136" w:author="Max Lindmark" w:date="2021-05-31T12:24:00Z">
        <w:r w:rsidRPr="00E20F32" w:rsidDel="000665E4">
          <w:rPr>
            <w:rFonts w:eastAsiaTheme="minorEastAsia" w:cstheme="minorHAnsi"/>
          </w:rPr>
          <w:delText>3</w:delText>
        </w:r>
      </w:del>
      <w:ins w:id="137" w:author="Max Lindmark" w:date="2021-05-31T12:24:00Z">
        <w:r w:rsidR="000665E4">
          <w:rPr>
            <w:rFonts w:eastAsiaTheme="minorEastAsia" w:cstheme="minorHAnsi"/>
          </w:rPr>
          <w:t>2</w:t>
        </w:r>
      </w:ins>
      <w:r w:rsidRPr="00E20F32">
        <w:rPr>
          <w:rFonts w:eastAsiaTheme="minorEastAsia" w:cstheme="minorHAnsi"/>
        </w:rPr>
        <w:t>.</w:t>
      </w:r>
      <w:del w:id="138" w:author="Max Lindmark" w:date="2021-05-31T12:24:00Z">
        <w:r w:rsidRPr="00E20F32" w:rsidDel="000665E4">
          <w:rPr>
            <w:rFonts w:eastAsiaTheme="minorEastAsia" w:cstheme="minorHAnsi"/>
          </w:rPr>
          <w:delText>22</w:delText>
        </w:r>
      </w:del>
      <w:ins w:id="139" w:author="Max Lindmark" w:date="2021-05-31T12:24:00Z">
        <w:r w:rsidR="000665E4">
          <w:rPr>
            <w:rFonts w:eastAsiaTheme="minorEastAsia" w:cstheme="minorHAnsi"/>
          </w:rPr>
          <w:t>1</w:t>
        </w:r>
      </w:ins>
      <w:r w:rsidRPr="00E20F32">
        <w:rPr>
          <w:rFonts w:eastAsiaTheme="minorEastAsia" w:cstheme="minorHAnsi"/>
        </w:rPr>
        <w:t xml:space="preserve">]. </w:t>
      </w:r>
      <w:proofErr w:type="gramStart"/>
      <w:r w:rsidRPr="00E20F32">
        <w:rPr>
          <w:rFonts w:eastAsiaTheme="minorEastAsia" w:cstheme="minorHAnsi"/>
        </w:rPr>
        <w:t>This</w:t>
      </w:r>
      <w:proofErr w:type="gramEnd"/>
      <w:r w:rsidRPr="00E20F32">
        <w:rPr>
          <w:rFonts w:eastAsiaTheme="minorEastAsia" w:cstheme="minorHAnsi"/>
        </w:rPr>
        <w:t xml:space="preserve">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0F261BCF"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w:t>
      </w:r>
      <w:proofErr w:type="spellStart"/>
      <w:r w:rsidR="002F1D23">
        <w:rPr>
          <w:rFonts w:eastAsiaTheme="minorEastAsia" w:cstheme="minorHAnsi"/>
        </w:rPr>
        <w:t>i</w:t>
      </w:r>
      <w:proofErr w:type="spellEnd"/>
      <w:r w:rsidR="002F1D23">
        <w:rPr>
          <w:rFonts w:eastAsiaTheme="minorEastAsia" w:cstheme="minorHAnsi"/>
        </w:rPr>
        <w:t xml:space="preserve">)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ins w:id="140" w:author="Max Lindmark" w:date="2021-05-31T16:44:00Z">
        <w:r w:rsidR="002160AF">
          <w:rPr>
            <w:rFonts w:eastAsiaTheme="minorEastAsia" w:cstheme="minorHAnsi"/>
          </w:rPr>
          <w:t xml:space="preserve"> (in </w:t>
        </w:r>
      </w:ins>
      <w:ins w:id="141" w:author="Max Lindmark" w:date="2021-05-31T16:51:00Z">
        <w:r w:rsidR="00B306EC">
          <w:rPr>
            <w:rFonts w:eastAsiaTheme="minorEastAsia" w:cstheme="minorHAnsi"/>
          </w:rPr>
          <w:t xml:space="preserve">contrast to </w:t>
        </w:r>
      </w:ins>
      <w:ins w:id="142" w:author="Max Lindmark" w:date="2021-05-31T16:44:00Z">
        <w:r w:rsidR="002160AF">
          <w:rPr>
            <w:rFonts w:eastAsiaTheme="minorEastAsia" w:cstheme="minorHAnsi"/>
          </w:rPr>
          <w:t xml:space="preserve">Morita </w:t>
        </w:r>
        <w:r w:rsidR="002160AF" w:rsidRPr="003434CF">
          <w:rPr>
            <w:rFonts w:eastAsiaTheme="minorEastAsia" w:cstheme="minorHAnsi"/>
            <w:i/>
            <w:iCs/>
            <w:rPrChange w:id="143" w:author="Max Lindmark" w:date="2021-05-31T16:50:00Z">
              <w:rPr>
                <w:rFonts w:eastAsiaTheme="minorEastAsia" w:cstheme="minorHAnsi"/>
              </w:rPr>
            </w:rPrChange>
          </w:rPr>
          <w:t>et al</w:t>
        </w:r>
      </w:ins>
      <w:ins w:id="144" w:author="Max Lindmark" w:date="2021-05-31T16:50:00Z">
        <w:r w:rsidR="003434CF">
          <w:rPr>
            <w:rFonts w:eastAsiaTheme="minorEastAsia" w:cstheme="minorHAnsi"/>
          </w:rPr>
          <w:t>.</w:t>
        </w:r>
      </w:ins>
      <w:commentRangeStart w:id="145"/>
      <w:ins w:id="146" w:author="Anna Gårdmark" w:date="2021-06-03T11:29:00Z">
        <w:r w:rsidR="00C715EE">
          <w:rPr>
            <w:rFonts w:eastAsiaTheme="minorEastAsia" w:cstheme="minorHAnsi"/>
          </w:rPr>
          <w:t xml:space="preserve"> (2010)</w:t>
        </w:r>
        <w:commentRangeEnd w:id="145"/>
        <w:r w:rsidR="00C715EE">
          <w:rPr>
            <w:rStyle w:val="Kommentarsreferens"/>
          </w:rPr>
          <w:commentReference w:id="145"/>
        </w:r>
      </w:ins>
      <w:ins w:id="147" w:author="Max Lindmark" w:date="2021-05-31T16:50:00Z">
        <w:r w:rsidR="003434CF">
          <w:rPr>
            <w:rFonts w:eastAsiaTheme="minorEastAsia" w:cstheme="minorHAnsi"/>
          </w:rPr>
          <w:t xml:space="preserve">, </w:t>
        </w:r>
      </w:ins>
      <w:commentRangeStart w:id="148"/>
      <w:ins w:id="149" w:author="Anna Gårdmark" w:date="2021-06-03T11:44:00Z">
        <w:r w:rsidR="00F60EE8">
          <w:rPr>
            <w:rFonts w:eastAsiaTheme="minorEastAsia" w:cstheme="minorHAnsi"/>
          </w:rPr>
          <w:t xml:space="preserve">who estimated </w:t>
        </w:r>
        <w:commentRangeEnd w:id="148"/>
        <w:r w:rsidR="00F60EE8">
          <w:rPr>
            <w:rStyle w:val="Kommentarsreferens"/>
          </w:rPr>
          <w:commentReference w:id="148"/>
        </w:r>
      </w:ins>
      <w:ins w:id="150" w:author="Max Lindmark" w:date="2021-05-31T16:50:00Z">
        <w:r w:rsidR="008A1468">
          <w:rPr>
            <w:rFonts w:eastAsiaTheme="minorEastAsia" w:cstheme="minorHAnsi"/>
          </w:rPr>
          <w:t xml:space="preserve">consumption </w:t>
        </w:r>
        <w:del w:id="151" w:author="Anna Gårdmark" w:date="2021-06-03T11:44:00Z">
          <w:r w:rsidR="008A1468" w:rsidDel="00F60EE8">
            <w:rPr>
              <w:rFonts w:eastAsiaTheme="minorEastAsia" w:cstheme="minorHAnsi"/>
            </w:rPr>
            <w:delText xml:space="preserve">is </w:delText>
          </w:r>
        </w:del>
      </w:ins>
      <w:ins w:id="152" w:author="Max Lindmark" w:date="2021-05-31T16:51:00Z">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ins>
      <w:r w:rsidR="00080A49">
        <w:rPr>
          <w:rFonts w:eastAsiaTheme="minorEastAsia" w:cstheme="minorHAnsi"/>
        </w:rPr>
        <w:t xml:space="preserve"> </w:t>
      </w:r>
      <w:r w:rsidR="00080A49">
        <w:rPr>
          <w:rFonts w:eastAsiaTheme="minorEastAsia" w:cstheme="minorHAnsi"/>
          <w:noProof/>
        </w:rPr>
        <w:t>Atkinson</w:t>
      </w:r>
      <w:ins w:id="153" w:author="Max Lindmark" w:date="2021-05-31T16:51:00Z">
        <w:r w:rsidR="002E3D59">
          <w:rPr>
            <w:rFonts w:eastAsiaTheme="minorEastAsia" w:cstheme="minorHAnsi"/>
          </w:rPr>
          <w:t xml:space="preserve"> </w:t>
        </w:r>
      </w:ins>
      <w:r w:rsidR="001F7190">
        <w:rPr>
          <w:rFonts w:eastAsiaTheme="minorEastAsia" w:cstheme="minorHAnsi"/>
        </w:rPr>
        <w:fldChar w:fldCharType="begin"/>
      </w:r>
      <w:r w:rsidR="00080A49">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080A49">
        <w:rPr>
          <w:rFonts w:eastAsiaTheme="minorEastAsia" w:cstheme="minorHAnsi"/>
          <w:noProof/>
        </w:rPr>
        <w:t>(1994)</w:t>
      </w:r>
      <w:r w:rsidR="001F7190">
        <w:rPr>
          <w:rFonts w:eastAsiaTheme="minorEastAsia" w:cstheme="minorHAnsi"/>
        </w:rPr>
        <w:fldChar w:fldCharType="end"/>
      </w:r>
      <w:ins w:id="154" w:author="Max Lindmark" w:date="2021-05-31T16:44:00Z">
        <w:r w:rsidR="002160AF">
          <w:rPr>
            <w:rFonts w:eastAsiaTheme="minorEastAsia" w:cstheme="minorHAnsi"/>
          </w:rPr>
          <w:t>)</w:t>
        </w:r>
      </w:ins>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ins w:id="155" w:author="Anna Gårdmark" w:date="2021-06-03T11:58:00Z">
        <w:r w:rsidR="002F6454">
          <w:rPr>
            <w:rFonts w:eastAsiaTheme="minorEastAsia" w:cstheme="minorHAnsi"/>
          </w:rPr>
          <w:t xml:space="preserve">mass </w:t>
        </w:r>
      </w:ins>
      <w:r>
        <w:rPr>
          <w:rFonts w:eastAsiaTheme="minorEastAsia" w:cstheme="minorHAnsi"/>
        </w:rPr>
        <w:t xml:space="preserve">exponents </w:t>
      </w:r>
      <w:ins w:id="156" w:author="Anna Gårdmark" w:date="2021-06-03T11:59:00Z">
        <w:r w:rsidR="002F6454">
          <w:rPr>
            <w:rFonts w:eastAsiaTheme="minorEastAsia" w:cstheme="minorHAnsi"/>
          </w:rPr>
          <w:t xml:space="preserve">of consumption and metabolism </w:t>
        </w:r>
      </w:ins>
      <w:r>
        <w:rPr>
          <w:rFonts w:eastAsiaTheme="minorEastAsia" w:cstheme="minorHAnsi"/>
        </w:rPr>
        <w:t xml:space="preserve">and </w:t>
      </w:r>
      <w:r w:rsidR="00387119">
        <w:rPr>
          <w:rFonts w:eastAsiaTheme="minorEastAsia" w:cstheme="minorHAnsi"/>
        </w:rPr>
        <w:t xml:space="preserve">because </w:t>
      </w:r>
      <w:commentRangeStart w:id="157"/>
      <w:r>
        <w:rPr>
          <w:rFonts w:eastAsiaTheme="minorEastAsia" w:cstheme="minorHAnsi"/>
        </w:rPr>
        <w:t xml:space="preserve">net gain </w:t>
      </w:r>
      <w:commentRangeEnd w:id="157"/>
      <w:r w:rsidR="002F6454">
        <w:rPr>
          <w:rStyle w:val="Kommentarsreferens"/>
        </w:rPr>
        <w:commentReference w:id="157"/>
      </w:r>
      <w:r>
        <w:rPr>
          <w:rFonts w:eastAsiaTheme="minorEastAsia" w:cstheme="minorHAnsi"/>
        </w:rPr>
        <w:t xml:space="preserve">is </w:t>
      </w:r>
      <w:proofErr w:type="spellStart"/>
      <w:r>
        <w:rPr>
          <w:rFonts w:eastAsiaTheme="minorEastAsia" w:cstheme="minorHAnsi"/>
        </w:rPr>
        <w:t>unimodally</w:t>
      </w:r>
      <w:proofErr w:type="spellEnd"/>
      <w:r>
        <w:rPr>
          <w:rFonts w:eastAsiaTheme="minorEastAsia" w:cstheme="minorHAnsi"/>
        </w:rPr>
        <w:t xml:space="preserve">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7146F07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The global relationship is given by the model</w:t>
      </w:r>
      <w:proofErr w:type="gramStart"/>
      <w:r w:rsidRPr="00B37A74">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3D85886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commentRangeStart w:id="158"/>
      <w:ins w:id="159" w:author="Anna Gårdmark" w:date="2021-06-03T12:07:00Z">
        <w:r w:rsidR="002F6454">
          <w:rPr>
            <w:rFonts w:eastAsiaTheme="minorEastAsia" w:cstheme="minorHAnsi"/>
          </w:rPr>
          <w:t>,</w:t>
        </w:r>
      </w:ins>
      <w:commentRangeEnd w:id="158"/>
      <w:ins w:id="160" w:author="Anna Gårdmark" w:date="2021-06-03T12:08:00Z">
        <w:r w:rsidR="002F6454">
          <w:rPr>
            <w:rStyle w:val="Kommentarsreferens"/>
          </w:rPr>
          <w:commentReference w:id="158"/>
        </w:r>
      </w:ins>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commentRangeStart w:id="161"/>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xml:space="preserve">. </w:t>
      </w:r>
      <w:commentRangeEnd w:id="161"/>
      <w:r w:rsidR="003E0F3A">
        <w:rPr>
          <w:rStyle w:val="Kommentarsreferens"/>
        </w:rPr>
        <w:commentReference w:id="161"/>
      </w:r>
      <w:r w:rsidRPr="00B37A74">
        <w:rPr>
          <w:rFonts w:eastAsiaTheme="minorEastAsia" w:cstheme="minorHAnsi"/>
        </w:rPr>
        <w:t>Our analysis thus demonstrates the importance of understanding intraspecific scaling relationships when predicting responses of fish populations to climate warming.</w:t>
      </w:r>
    </w:p>
    <w:p w14:paraId="4562155D" w14:textId="6F175563"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w:t>
      </w:r>
      <w:proofErr w:type="spellStart"/>
      <w:r>
        <w:rPr>
          <w:rFonts w:eastAsiaTheme="minorEastAsia" w:cstheme="minorHAnsi"/>
        </w:rPr>
        <w:t>Pütter</w:t>
      </w:r>
      <w:proofErr w:type="spellEnd"/>
      <w:r>
        <w:rPr>
          <w:rFonts w:eastAsiaTheme="minorEastAsia" w:cstheme="minorHAnsi"/>
        </w:rPr>
        <w:t xml:space="preserve">-type growth models, including the von </w:t>
      </w:r>
      <w:proofErr w:type="spellStart"/>
      <w:r>
        <w:rPr>
          <w:rFonts w:eastAsiaTheme="minorEastAsia" w:cstheme="minorHAnsi"/>
        </w:rPr>
        <w:t>Bertalanffy</w:t>
      </w:r>
      <w:proofErr w:type="spellEnd"/>
      <w:r>
        <w:rPr>
          <w:rFonts w:eastAsiaTheme="minorEastAsia" w:cstheme="minorHAnsi"/>
        </w:rPr>
        <w:t xml:space="preserve">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{"citationID":"8nPXwCq6","properties":{"formattedCitation":"(Lefevre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Specifically, the </w:t>
      </w:r>
      <w:proofErr w:type="spellStart"/>
      <w:r w:rsidRPr="00B37A74">
        <w:rPr>
          <w:rFonts w:eastAsiaTheme="minorEastAsia" w:cstheme="minorHAnsi"/>
        </w:rPr>
        <w:t>allometric</w:t>
      </w:r>
      <w:proofErr w:type="spellEnd"/>
      <w:r w:rsidRPr="00B37A74">
        <w:rPr>
          <w:rFonts w:eastAsiaTheme="minorEastAsia" w:cstheme="minorHAnsi"/>
        </w:rPr>
        <w:t xml:space="preserve">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w:t>
      </w:r>
      <w:r w:rsidRPr="00B37A74">
        <w:rPr>
          <w:rFonts w:eastAsiaTheme="minorEastAsia" w:cstheme="minorHAnsi"/>
        </w:rPr>
        <w:lastRenderedPageBreak/>
        <w:t xml:space="preserve">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{"citationID":"Jt1v541f","properties":{"formattedCitation":"(Brown {\\i{}et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(Brown </w:t>
      </w:r>
      <w:r w:rsidR="001B1155" w:rsidRPr="001B1155">
        <w:rPr>
          <w:i/>
          <w:iCs/>
          <w:lang w:val="en-GB"/>
        </w:rPr>
        <w:t>et al.</w:t>
      </w:r>
      <w:r w:rsidR="001B1155" w:rsidRPr="001B1155">
        <w:rPr>
          <w:lang w:val="en-GB"/>
        </w:rPr>
        <w:t xml:space="preserve">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proofErr w:type="spellStart"/>
      <w:r>
        <w:rPr>
          <w:rFonts w:eastAsiaTheme="minorEastAsia" w:cstheme="minorHAnsi"/>
        </w:rPr>
        <w:t>ing</w:t>
      </w:r>
      <w:proofErr w:type="spellEnd"/>
      <w:r>
        <w:rPr>
          <w:rFonts w:eastAsiaTheme="minorEastAsia" w:cstheme="minorHAnsi"/>
        </w:rPr>
        <w:t xml:space="preserve"> </w:t>
      </w:r>
      <w:r w:rsidRPr="00B37A74">
        <w:rPr>
          <w:rFonts w:eastAsiaTheme="minorEastAsia" w:cstheme="minorHAnsi"/>
        </w:rPr>
        <w:t>in unrealistic growth trajectories and temperature dependenc</w:t>
      </w:r>
      <w:ins w:id="162" w:author="Anna Gårdmark" w:date="2021-06-03T12:11:00Z">
        <w:r w:rsidR="003E0F3A">
          <w:rPr>
            <w:rFonts w:eastAsiaTheme="minorEastAsia" w:cstheme="minorHAnsi"/>
          </w:rPr>
          <w:t>i</w:t>
        </w:r>
      </w:ins>
      <w:r w:rsidRPr="00B37A74">
        <w:rPr>
          <w:rFonts w:eastAsiaTheme="minorEastAsia" w:cstheme="minorHAnsi"/>
        </w:rPr>
        <w:t>es of growth dynamics</w:t>
      </w:r>
      <w:r w:rsidR="00E56DA6">
        <w:rPr>
          <w:rFonts w:eastAsiaTheme="minorEastAsia" w:cstheme="minorHAnsi"/>
        </w:rPr>
        <w:t xml:space="preserve"> in </w:t>
      </w:r>
      <w:proofErr w:type="spellStart"/>
      <w:r w:rsidR="009D7373">
        <w:rPr>
          <w:rFonts w:eastAsiaTheme="minorEastAsia" w:cstheme="minorHAnsi"/>
        </w:rPr>
        <w:t>Pütter</w:t>
      </w:r>
      <w:proofErr w:type="spellEnd"/>
      <w:r w:rsidR="009D7373">
        <w:rPr>
          <w:rFonts w:eastAsiaTheme="minorEastAsia" w:cstheme="minorHAnsi"/>
        </w:rPr>
        <w:t xml:space="preserve"> models</w:t>
      </w:r>
      <w:r w:rsidR="00C12614">
        <w:rPr>
          <w:rFonts w:eastAsiaTheme="minorEastAsia" w:cstheme="minorHAnsi"/>
        </w:rPr>
        <w:t xml:space="preserve"> </w:t>
      </w:r>
      <w:r w:rsidRPr="0001320D">
        <w:rPr>
          <w:rFonts w:eastAsiaTheme="minorEastAsia" w:cstheme="minorHAnsi"/>
        </w:rPr>
        <w:fldChar w:fldCharType="begin"/>
      </w:r>
      <w:r w:rsidR="001B1155">
        <w:rPr>
          <w:rFonts w:eastAsiaTheme="minorEastAsia" w:cstheme="minorHAnsi"/>
        </w:rPr>
        <w:instrText xml:space="preserve"> ADDIN ZOTERO_ITEM CSL_CITATION {"citationID":"kwb5izzq","properties":{"formattedCitation":"(Lefevre {\\i{}et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1B1155" w:rsidRPr="001B1155">
        <w:rPr>
          <w:lang w:val="en-GB"/>
        </w:rPr>
        <w:t xml:space="preserve">(Lefevre </w:t>
      </w:r>
      <w:r w:rsidR="001B1155" w:rsidRPr="001B1155">
        <w:rPr>
          <w:i/>
          <w:iCs/>
          <w:lang w:val="en-GB"/>
        </w:rPr>
        <w:t>et al.</w:t>
      </w:r>
      <w:r w:rsidR="001B1155" w:rsidRPr="001B1155">
        <w:rPr>
          <w:lang w:val="en-GB"/>
        </w:rPr>
        <w:t xml:space="preserve">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commentRangeStart w:id="163"/>
      <w:r w:rsidR="00E56DA6" w:rsidRPr="003E0F3A">
        <w:rPr>
          <w:rFonts w:eastAsiaTheme="minorEastAsia" w:cstheme="minorHAnsi"/>
          <w:i/>
          <w:rPrChange w:id="164" w:author="Anna Gårdmark" w:date="2021-06-03T12:12:00Z">
            <w:rPr>
              <w:rFonts w:eastAsiaTheme="minorEastAsia" w:cstheme="minorHAnsi"/>
            </w:rPr>
          </w:rPrChange>
        </w:rPr>
        <w:t>within</w:t>
      </w:r>
      <w:r w:rsidR="00E56DA6">
        <w:rPr>
          <w:rFonts w:eastAsiaTheme="minorEastAsia" w:cstheme="minorHAnsi"/>
        </w:rPr>
        <w:t xml:space="preserve"> </w:t>
      </w:r>
      <w:commentRangeEnd w:id="163"/>
      <w:r w:rsidR="003E0F3A">
        <w:rPr>
          <w:rStyle w:val="Kommentarsreferens"/>
        </w:rPr>
        <w:commentReference w:id="163"/>
      </w:r>
      <w:r w:rsidR="00E56DA6">
        <w:rPr>
          <w:rFonts w:eastAsiaTheme="minorEastAsia" w:cstheme="minorHAnsi"/>
        </w:rPr>
        <w:t>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ins w:id="165" w:author="Max Lindmark" w:date="2021-05-31T15:26:00Z">
        <w:r w:rsidR="009C7B60">
          <w:rPr>
            <w:rFonts w:eastAsiaTheme="minorEastAsia" w:cstheme="minorHAnsi"/>
          </w:rPr>
          <w:t xml:space="preserve"> </w:t>
        </w:r>
      </w:ins>
      <w:ins w:id="166" w:author="Max Lindmark" w:date="2021-05-31T15:34:00Z">
        <w:r w:rsidR="00145552">
          <w:rPr>
            <w:rFonts w:eastAsiaTheme="minorEastAsia" w:cstheme="minorHAnsi"/>
          </w:rPr>
          <w:t>By contrast,</w:t>
        </w:r>
      </w:ins>
      <w:ins w:id="167" w:author="Max Lindmark" w:date="2021-05-31T15:30:00Z">
        <w:r w:rsidR="002B6F11">
          <w:rPr>
            <w:rFonts w:eastAsiaTheme="minorEastAsia" w:cstheme="minorHAnsi"/>
          </w:rPr>
          <w:t xml:space="preserve"> </w:t>
        </w:r>
      </w:ins>
      <w:proofErr w:type="spellStart"/>
      <w:r w:rsidR="00D87119" w:rsidRPr="00345497">
        <w:rPr>
          <w:lang w:val="en-GB"/>
        </w:rPr>
        <w:t>Pawar</w:t>
      </w:r>
      <w:proofErr w:type="spellEnd"/>
      <w:r w:rsidR="00D87119" w:rsidRPr="00345497">
        <w:rPr>
          <w:lang w:val="en-GB"/>
        </w:rPr>
        <w:t xml:space="preserve"> </w:t>
      </w:r>
      <w:r w:rsidR="00D87119" w:rsidRPr="00345497">
        <w:rPr>
          <w:i/>
          <w:iCs/>
          <w:lang w:val="en-GB"/>
        </w:rPr>
        <w:t>et al.</w:t>
      </w:r>
      <w:r w:rsidR="00D87119">
        <w:rPr>
          <w:i/>
          <w:iCs/>
          <w:lang w:val="en-GB"/>
        </w:rPr>
        <w:t xml:space="preserve"> </w:t>
      </w:r>
      <w:del w:id="168" w:author="Max Lindmark" w:date="2021-05-31T15:26:00Z">
        <w:r w:rsidR="00345497" w:rsidDel="00B9019B">
          <w:rPr>
            <w:rFonts w:eastAsiaTheme="minorEastAsia" w:cstheme="minorHAnsi"/>
          </w:rPr>
          <w:delText xml:space="preserve"> </w:delText>
        </w:r>
      </w:del>
      <w:r w:rsidR="00345497">
        <w:rPr>
          <w:rFonts w:eastAsiaTheme="minorEastAsia" w:cstheme="minorHAnsi"/>
        </w:rPr>
        <w:fldChar w:fldCharType="begin"/>
      </w:r>
      <w:r w:rsidR="00D87119">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D87119">
        <w:rPr>
          <w:lang w:val="en-GB"/>
        </w:rPr>
        <w:t>(2012)</w:t>
      </w:r>
      <w:r w:rsidR="00345497">
        <w:rPr>
          <w:rFonts w:eastAsiaTheme="minorEastAsia" w:cstheme="minorHAnsi"/>
        </w:rPr>
        <w:fldChar w:fldCharType="end"/>
      </w:r>
      <w:ins w:id="169" w:author="Max Lindmark" w:date="2021-05-31T15:34:00Z">
        <w:r w:rsidR="00450687">
          <w:rPr>
            <w:rFonts w:eastAsiaTheme="minorEastAsia" w:cstheme="minorHAnsi"/>
          </w:rPr>
          <w:t xml:space="preserve"> </w:t>
        </w:r>
      </w:ins>
      <w:ins w:id="170" w:author="Max Lindmark" w:date="2021-05-31T15:35:00Z">
        <w:r w:rsidR="003F1038">
          <w:rPr>
            <w:rFonts w:eastAsiaTheme="minorEastAsia" w:cstheme="minorHAnsi"/>
          </w:rPr>
          <w:t>estimated</w:t>
        </w:r>
      </w:ins>
      <w:ins w:id="171" w:author="Max Lindmark" w:date="2021-05-31T15:28:00Z">
        <w:r w:rsidR="004C09FF">
          <w:rPr>
            <w:rFonts w:eastAsiaTheme="minorEastAsia" w:cstheme="minorHAnsi"/>
          </w:rPr>
          <w:t xml:space="preserve"> </w:t>
        </w:r>
      </w:ins>
      <w:ins w:id="172" w:author="Max Lindmark" w:date="2021-05-31T15:29:00Z">
        <w:r w:rsidR="009116ED">
          <w:rPr>
            <w:rFonts w:eastAsiaTheme="minorEastAsia" w:cstheme="minorHAnsi"/>
          </w:rPr>
          <w:t xml:space="preserve">larger </w:t>
        </w:r>
      </w:ins>
      <w:ins w:id="173" w:author="Anna Gårdmark" w:date="2021-06-03T12:13:00Z">
        <w:r w:rsidR="003E0F3A">
          <w:rPr>
            <w:rFonts w:eastAsiaTheme="minorEastAsia" w:cstheme="minorHAnsi"/>
          </w:rPr>
          <w:t xml:space="preserve">mass </w:t>
        </w:r>
      </w:ins>
      <w:ins w:id="174" w:author="Max Lindmark" w:date="2021-05-31T15:28:00Z">
        <w:r w:rsidR="004C09FF">
          <w:rPr>
            <w:rFonts w:eastAsiaTheme="minorEastAsia" w:cstheme="minorHAnsi"/>
          </w:rPr>
          <w:t xml:space="preserve">exponents </w:t>
        </w:r>
      </w:ins>
      <w:ins w:id="175" w:author="Max Lindmark" w:date="2021-05-31T15:29:00Z">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ins>
      <w:ins w:id="176" w:author="Max Lindmark" w:date="2021-05-31T15:30:00Z">
        <w:r w:rsidR="00013201">
          <w:rPr>
            <w:rFonts w:eastAsiaTheme="minorEastAsia" w:cstheme="minorHAnsi"/>
          </w:rPr>
          <w:t xml:space="preserve"> from interspecific data</w:t>
        </w:r>
      </w:ins>
      <w:ins w:id="177" w:author="Max Lindmark" w:date="2021-05-31T15:35:00Z">
        <w:r w:rsidR="008A6B8B">
          <w:rPr>
            <w:rFonts w:eastAsiaTheme="minorEastAsia" w:cstheme="minorHAnsi"/>
          </w:rPr>
          <w:t xml:space="preserve">, which </w:t>
        </w:r>
      </w:ins>
      <w:ins w:id="178" w:author="Max Lindmark" w:date="2021-05-31T15:27:00Z">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ins>
      <w:del w:id="179" w:author="Max Lindmark" w:date="2021-05-31T15:27:00Z">
        <w:r w:rsidR="0003225B" w:rsidDel="00184FB8">
          <w:rPr>
            <w:rFonts w:eastAsiaTheme="minorEastAsia" w:cstheme="minorHAnsi"/>
          </w:rPr>
          <w:delText xml:space="preserve"> </w:delText>
        </w:r>
      </w:del>
      <w:del w:id="180" w:author="Max Lindmark" w:date="2021-05-31T15:35:00Z">
        <w:r w:rsidDel="00F71D08">
          <w:rPr>
            <w:rFonts w:eastAsiaTheme="minorEastAsia" w:cstheme="minorHAnsi"/>
          </w:rPr>
          <w:delText xml:space="preserve">This </w:delText>
        </w:r>
        <w:r w:rsidRPr="00B37A74" w:rsidDel="00F71D08">
          <w:rPr>
            <w:rFonts w:eastAsiaTheme="minorEastAsia" w:cstheme="minorHAnsi"/>
          </w:rPr>
          <w:delText xml:space="preserve">implies that on average within species of fish, </w:delText>
        </w:r>
        <w:r w:rsidDel="00F71D08">
          <w:rPr>
            <w:rFonts w:eastAsiaTheme="minorEastAsia" w:cstheme="minorHAnsi"/>
          </w:rPr>
          <w:delText>energetic</w:delText>
        </w:r>
        <w:r w:rsidRPr="00B37A74" w:rsidDel="00F71D08">
          <w:rPr>
            <w:rFonts w:eastAsiaTheme="minorEastAsia" w:cstheme="minorHAnsi"/>
          </w:rPr>
          <w:delText xml:space="preserve"> costs increase faster with body mass than gains</w:delText>
        </w:r>
        <w:r w:rsidDel="00F71D08">
          <w:rPr>
            <w:rFonts w:eastAsiaTheme="minorEastAsia" w:cstheme="minorHAnsi"/>
          </w:rPr>
          <w:delText xml:space="preserve"> (all else equal)</w:delText>
        </w:r>
        <w:r w:rsidRPr="00B37A74" w:rsidDel="00F71D08">
          <w:rPr>
            <w:rFonts w:eastAsiaTheme="minorEastAsia" w:cstheme="minorHAnsi"/>
          </w:rPr>
          <w:delText>.</w:delText>
        </w:r>
        <w:r w:rsidDel="00F71D08">
          <w:rPr>
            <w:rFonts w:eastAsiaTheme="minorEastAsia" w:cstheme="minorHAnsi"/>
          </w:rPr>
          <w:delText xml:space="preserve"> Importantly, </w:delText>
        </w:r>
      </w:del>
      <w:ins w:id="181" w:author="Max Lindmark" w:date="2021-05-31T15:35:00Z">
        <w:r w:rsidR="00F71D08">
          <w:rPr>
            <w:rFonts w:eastAsiaTheme="minorEastAsia" w:cstheme="minorHAnsi"/>
          </w:rPr>
          <w:t>W</w:t>
        </w:r>
      </w:ins>
      <w:del w:id="182" w:author="Max Lindmark" w:date="2021-05-31T15:35:00Z">
        <w:r w:rsidDel="00F71D08">
          <w:rPr>
            <w:rFonts w:eastAsiaTheme="minorEastAsia" w:cstheme="minorHAnsi"/>
          </w:rPr>
          <w:delText>w</w:delText>
        </w:r>
      </w:del>
      <w:r>
        <w:rPr>
          <w:rFonts w:eastAsiaTheme="minorEastAsia" w:cstheme="minorHAnsi"/>
        </w:rPr>
        <w:t xml:space="preserve">hen accounting for </w:t>
      </w:r>
      <w:ins w:id="183" w:author="Max Lindmark" w:date="2021-05-31T15:35:00Z">
        <w:r w:rsidR="008201EB">
          <w:rPr>
            <w:rFonts w:eastAsiaTheme="minorEastAsia" w:cstheme="minorHAnsi"/>
          </w:rPr>
          <w:t xml:space="preserve">the smaller intraspecific </w:t>
        </w:r>
      </w:ins>
      <w:ins w:id="184" w:author="Anna Gårdmark" w:date="2021-06-03T12:13:00Z">
        <w:r w:rsidR="003E0F3A">
          <w:rPr>
            <w:rFonts w:eastAsiaTheme="minorEastAsia" w:cstheme="minorHAnsi"/>
          </w:rPr>
          <w:t xml:space="preserve">mass </w:t>
        </w:r>
      </w:ins>
      <w:ins w:id="185" w:author="Max Lindmark" w:date="2021-05-31T15:35:00Z">
        <w:r w:rsidR="008201EB">
          <w:rPr>
            <w:rFonts w:eastAsiaTheme="minorEastAsia" w:cstheme="minorHAnsi"/>
          </w:rPr>
          <w:t>exponent of consumption</w:t>
        </w:r>
      </w:ins>
      <w:del w:id="186" w:author="Max Lindmark" w:date="2021-05-31T15:35:00Z">
        <w:r w:rsidDel="008201EB">
          <w:rPr>
            <w:rFonts w:eastAsiaTheme="minorEastAsia" w:cstheme="minorHAnsi"/>
          </w:rPr>
          <w:delText>this difference in the exponents</w:delText>
        </w:r>
      </w:del>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6F3CDFE3"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t>
      </w:r>
      <w:r w:rsidRPr="00B37A74">
        <w:rPr>
          <w:rFonts w:eastAsiaTheme="minorEastAsia" w:cstheme="minorHAnsi"/>
        </w:rPr>
        <w:lastRenderedPageBreak/>
        <w:t>warming within species</w:t>
      </w:r>
      <w:commentRangeStart w:id="187"/>
      <w:r w:rsidRPr="00B37A74">
        <w:rPr>
          <w:rFonts w:eastAsiaTheme="minorEastAsia" w:cstheme="minorHAnsi"/>
        </w:rPr>
        <w:t>.</w:t>
      </w:r>
      <w:commentRangeEnd w:id="187"/>
      <w:r w:rsidR="003E0F3A">
        <w:rPr>
          <w:rStyle w:val="Kommentarsreferens"/>
        </w:rPr>
        <w:commentReference w:id="187"/>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proofErr w:type="spellStart"/>
      <w:r w:rsidRPr="00B37A74">
        <w:t>Lemoine</w:t>
      </w:r>
      <w:proofErr w:type="spellEnd"/>
      <w:r w:rsidRPr="00B37A74">
        <w:t xml:space="preserve"> &amp; </w:t>
      </w:r>
      <w:proofErr w:type="spellStart"/>
      <w:r w:rsidRPr="00B37A74">
        <w:t>Burkepile</w:t>
      </w:r>
      <w:proofErr w:type="spellEnd"/>
      <w:r w:rsidRPr="00B37A74">
        <w:t xml:space="preserv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w:t>
      </w:r>
      <w:r w:rsidR="0085798E">
        <w:t xml:space="preserve"> </w:t>
      </w:r>
      <w:r w:rsidR="00D30CB2">
        <w:t xml:space="preserve">Rall </w:t>
      </w:r>
      <w:r w:rsidR="00D30CB2" w:rsidRPr="00D30CB2">
        <w:rPr>
          <w:i/>
          <w:iCs/>
        </w:rPr>
        <w:t>et al.</w:t>
      </w:r>
      <w:r w:rsidR="00D30CB2">
        <w:rPr>
          <w:i/>
          <w:iCs/>
        </w:rPr>
        <w:t xml:space="preserve"> </w:t>
      </w:r>
      <w:r w:rsidR="00D30CB2">
        <w:fldChar w:fldCharType="begin"/>
      </w:r>
      <w:r w:rsidR="00D30CB2">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D30CB2">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901FA1">
        <w:rPr>
          <w:rFonts w:eastAsiaTheme="minorEastAsia" w:cstheme="minorHAnsi"/>
        </w:rPr>
        <w:instrText xml:space="preserve"> ADDIN ZOTERO_ITEM CSL_CITATION {"citationID":"MUXSddhE","properties":{"formattedCitation":"(Vasseur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w:instrText>
      </w:r>
      <w:r w:rsidR="00901FA1">
        <w:rPr>
          <w:rFonts w:eastAsiaTheme="minorEastAsia" w:cstheme="minorHAnsi" w:hint="eastAsia"/>
        </w:rPr>
        <w:instrText>ge":"2145-2157","source":"Wiley Online Library","title":"Temperature, predator</w:instrText>
      </w:r>
      <w:r w:rsidR="00901FA1">
        <w:rPr>
          <w:rFonts w:eastAsiaTheme="minorEastAsia" w:cstheme="minorHAnsi" w:hint="eastAsia"/>
        </w:rPr>
        <w:instrText>–</w:instrText>
      </w:r>
      <w:r w:rsidR="00901FA1">
        <w:rPr>
          <w:rFonts w:eastAsiaTheme="minorEastAsia" w:cstheme="minorHAnsi" w:hint="eastAsia"/>
        </w:rPr>
        <w:instrText>prey interaction strength and population stability","volume":"16","author":[{"family":"Rall","given":"Björn C."},{"family":"Vucic</w:instrText>
      </w:r>
      <w:r w:rsidR="00901FA1">
        <w:rPr>
          <w:rFonts w:eastAsiaTheme="minorEastAsia" w:cstheme="minorHAnsi" w:hint="eastAsia"/>
        </w:rPr>
        <w:instrText>‐</w:instrText>
      </w:r>
      <w:r w:rsidR="00901FA1">
        <w:rPr>
          <w:rFonts w:eastAsiaTheme="minorEastAsia" w:cstheme="minorHAnsi" w:hint="eastAsia"/>
        </w:rPr>
        <w:instrText>Pestic","given":"Olivera"},{"family":"Ehnes","</w:instrText>
      </w:r>
      <w:r w:rsidR="00901FA1">
        <w:rPr>
          <w:rFonts w:eastAsiaTheme="minorEastAsia" w:cstheme="minorHAnsi"/>
        </w:rPr>
        <w:instrText>given":"Roswitha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w:instrText>
      </w:r>
      <w:r w:rsidR="00901FA1">
        <w:rPr>
          <w:rFonts w:eastAsiaTheme="minorEastAsia" w:cstheme="minorHAnsi" w:hint="eastAsia"/>
        </w:rPr>
        <w:instrText>","DOI":"10.1111/ele.13235","ISSN":"1461-023X, 1461-0248","issue":"5","language":"en","page":"778-786","source":"DOI.org (Crossref)","title":"Size</w:instrText>
      </w:r>
      <w:r w:rsidR="00901FA1">
        <w:rPr>
          <w:rFonts w:eastAsiaTheme="minorEastAsia" w:cstheme="minorHAnsi" w:hint="eastAsia"/>
        </w:rPr>
        <w:instrText>‐</w:instrText>
      </w:r>
      <w:r w:rsidR="00901FA1">
        <w:rPr>
          <w:rFonts w:eastAsiaTheme="minorEastAsia" w:cstheme="minorHAnsi" w:hint="eastAsia"/>
        </w:rPr>
        <w:instrText>based ecological interactions drive food web responses to climate warming","volume":"22","author":[{"family"</w:instrText>
      </w:r>
      <w:r w:rsidR="00901FA1">
        <w:rPr>
          <w:rFonts w:eastAsiaTheme="minorEastAsia" w:cstheme="minorHAnsi"/>
        </w:rPr>
        <w:instrText xml:space="preserve">:"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901FA1" w:rsidRPr="00901FA1">
        <w:rPr>
          <w:lang w:val="en-GB"/>
        </w:rPr>
        <w:t xml:space="preserve">(Vasseur &amp; McCann 2005; Rall </w:t>
      </w:r>
      <w:r w:rsidR="00901FA1" w:rsidRPr="00901FA1">
        <w:rPr>
          <w:i/>
          <w:iCs/>
          <w:lang w:val="en-GB"/>
        </w:rPr>
        <w:t>et al.</w:t>
      </w:r>
      <w:r w:rsidR="00901FA1" w:rsidRPr="00901FA1">
        <w:rPr>
          <w:lang w:val="en-GB"/>
        </w:rPr>
        <w:t xml:space="preserve"> 2010; Lemoine &amp; Burkepile 2012; Fussmann </w:t>
      </w:r>
      <w:r w:rsidR="00901FA1" w:rsidRPr="00901FA1">
        <w:rPr>
          <w:i/>
          <w:iCs/>
          <w:lang w:val="en-GB"/>
        </w:rPr>
        <w:t>et al.</w:t>
      </w:r>
      <w:r w:rsidR="00901FA1" w:rsidRPr="00901FA1">
        <w:rPr>
          <w:lang w:val="en-GB"/>
        </w:rPr>
        <w:t xml:space="preserve"> 2014; Lindmark </w:t>
      </w:r>
      <w:r w:rsidR="00901FA1" w:rsidRPr="00901FA1">
        <w:rPr>
          <w:i/>
          <w:iCs/>
          <w:lang w:val="en-GB"/>
        </w:rPr>
        <w:t>et al.</w:t>
      </w:r>
      <w:r w:rsidR="00901FA1" w:rsidRPr="00901FA1">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w:t>
      </w:r>
      <w:commentRangeStart w:id="188"/>
      <w:r>
        <w:rPr>
          <w:rFonts w:eastAsiaTheme="minorEastAsia" w:cstheme="minorHAnsi"/>
        </w:rPr>
        <w:t xml:space="preserve">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w:t>
      </w:r>
      <w:commentRangeEnd w:id="188"/>
      <w:r w:rsidR="003E0F3A">
        <w:rPr>
          <w:rStyle w:val="Kommentarsreferens"/>
        </w:rPr>
        <w:commentReference w:id="188"/>
      </w:r>
      <w:r>
        <w:rPr>
          <w:rFonts w:eastAsiaTheme="minorEastAsia" w:cstheme="minorHAnsi"/>
        </w:rPr>
        <w:t xml:space="preserve">. Secondly, as initial warming commonly leads to increased growth rates, the effect of warming on growth rates </w:t>
      </w:r>
      <w:commentRangeStart w:id="189"/>
      <w:del w:id="190" w:author="Anna Gårdmark" w:date="2021-06-03T12:16:00Z">
        <w:r w:rsidDel="003E0F3A">
          <w:rPr>
            <w:rFonts w:eastAsiaTheme="minorEastAsia" w:cstheme="minorHAnsi"/>
          </w:rPr>
          <w:delText xml:space="preserve">should </w:delText>
        </w:r>
      </w:del>
      <w:r>
        <w:rPr>
          <w:rFonts w:eastAsiaTheme="minorEastAsia" w:cstheme="minorHAnsi"/>
        </w:rPr>
        <w:t>depend</w:t>
      </w:r>
      <w:ins w:id="191" w:author="Anna Gårdmark" w:date="2021-06-03T12:16:00Z">
        <w:r w:rsidR="003E0F3A">
          <w:rPr>
            <w:rFonts w:eastAsiaTheme="minorEastAsia" w:cstheme="minorHAnsi"/>
          </w:rPr>
          <w:t>s</w:t>
        </w:r>
        <w:commentRangeEnd w:id="189"/>
        <w:r w:rsidR="003E0F3A">
          <w:rPr>
            <w:rStyle w:val="Kommentarsreferens"/>
          </w:rPr>
          <w:commentReference w:id="189"/>
        </w:r>
      </w:ins>
      <w:r>
        <w:rPr>
          <w:rFonts w:eastAsiaTheme="minorEastAsia" w:cstheme="minorHAnsi"/>
        </w:rPr>
        <w:t xml:space="preserve"> on temperature </w:t>
      </w:r>
      <w:commentRangeStart w:id="192"/>
      <w:del w:id="193" w:author="Anna Gårdmark" w:date="2021-06-03T12:26:00Z">
        <w:r w:rsidDel="0003099F">
          <w:rPr>
            <w:rFonts w:eastAsiaTheme="minorEastAsia" w:cstheme="minorHAnsi"/>
          </w:rPr>
          <w:delText>rather than</w:delText>
        </w:r>
      </w:del>
      <w:ins w:id="194" w:author="Anna Gårdmark" w:date="2021-06-03T12:26:00Z">
        <w:r w:rsidR="0003099F">
          <w:rPr>
            <w:rFonts w:eastAsiaTheme="minorEastAsia" w:cstheme="minorHAnsi"/>
          </w:rPr>
          <w:t>and</w:t>
        </w:r>
      </w:ins>
      <w:r>
        <w:rPr>
          <w:rFonts w:eastAsiaTheme="minorEastAsia" w:cstheme="minorHAnsi"/>
        </w:rPr>
        <w:t xml:space="preserve"> growth </w:t>
      </w:r>
      <w:ins w:id="195" w:author="Anna Gårdmark" w:date="2021-06-03T12:26:00Z">
        <w:r w:rsidR="0003099F">
          <w:rPr>
            <w:rFonts w:eastAsiaTheme="minorEastAsia" w:cstheme="minorHAnsi"/>
          </w:rPr>
          <w:t xml:space="preserve">should </w:t>
        </w:r>
      </w:ins>
      <w:ins w:id="196" w:author="Anna Gårdmark" w:date="2021-06-03T12:27:00Z">
        <w:r w:rsidR="0003099F">
          <w:rPr>
            <w:rFonts w:eastAsiaTheme="minorEastAsia" w:cstheme="minorHAnsi"/>
          </w:rPr>
          <w:t xml:space="preserve">therefore </w:t>
        </w:r>
      </w:ins>
      <w:ins w:id="197" w:author="Anna Gårdmark" w:date="2021-06-03T12:26:00Z">
        <w:r w:rsidR="0003099F">
          <w:rPr>
            <w:rFonts w:eastAsiaTheme="minorEastAsia" w:cstheme="minorHAnsi"/>
          </w:rPr>
          <w:t xml:space="preserve">not </w:t>
        </w:r>
      </w:ins>
      <w:r>
        <w:rPr>
          <w:rFonts w:eastAsiaTheme="minorEastAsia" w:cstheme="minorHAnsi"/>
        </w:rPr>
        <w:t>be</w:t>
      </w:r>
      <w:del w:id="198" w:author="Anna Gårdmark" w:date="2021-06-03T12:26:00Z">
        <w:r w:rsidDel="0003099F">
          <w:rPr>
            <w:rFonts w:eastAsiaTheme="minorEastAsia" w:cstheme="minorHAnsi"/>
          </w:rPr>
          <w:delText>ing</w:delText>
        </w:r>
      </w:del>
      <w:commentRangeEnd w:id="192"/>
      <w:r w:rsidR="0003099F">
        <w:rPr>
          <w:rStyle w:val="Kommentarsreferens"/>
        </w:rPr>
        <w:commentReference w:id="192"/>
      </w:r>
      <w:r>
        <w:rPr>
          <w:rFonts w:eastAsiaTheme="minorEastAsia" w:cstheme="minorHAnsi"/>
        </w:rPr>
        <w:t xml:space="preserve"> assumed to be monotonically related to temperature.</w:t>
      </w:r>
    </w:p>
    <w:p w14:paraId="7E4D15DE" w14:textId="2BA7FFBD"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4335E2">
        <w:rPr>
          <w:rFonts w:eastAsiaTheme="minorEastAsia" w:cstheme="minorHAnsi"/>
        </w:rPr>
        <w:instrText xml:space="preserve"> ADDIN ZOTERO_ITEM CSL_CITATION {"citationID":"Z3NRTCQR","properties":{"formattedCitation":"(Wyban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0A587E" w:rsidRPr="000A587E">
        <w:rPr>
          <w:lang w:val="en-GB"/>
        </w:rPr>
        <w:t xml:space="preserve">(Wyban </w:t>
      </w:r>
      <w:r w:rsidR="000A587E" w:rsidRPr="000A587E">
        <w:rPr>
          <w:i/>
          <w:iCs/>
          <w:lang w:val="en-GB"/>
        </w:rPr>
        <w:t>et al.</w:t>
      </w:r>
      <w:r w:rsidR="000A587E" w:rsidRPr="000A587E">
        <w:rPr>
          <w:lang w:val="en-GB"/>
        </w:rPr>
        <w:t xml:space="preserve"> 1995; Panov &amp; McQueen 1998; Steinarsson &amp; Imsland 2003; Björnsson </w:t>
      </w:r>
      <w:r w:rsidR="000A587E" w:rsidRPr="000A587E">
        <w:rPr>
          <w:i/>
          <w:iCs/>
          <w:lang w:val="en-GB"/>
        </w:rPr>
        <w:t>et al.</w:t>
      </w:r>
      <w:r w:rsidR="000A587E" w:rsidRPr="000A587E">
        <w:rPr>
          <w:lang w:val="en-GB"/>
        </w:rPr>
        <w:t xml:space="preserve"> 2007; Handeland </w:t>
      </w:r>
      <w:r w:rsidR="000A587E" w:rsidRPr="000A587E">
        <w:rPr>
          <w:i/>
          <w:iCs/>
          <w:lang w:val="en-GB"/>
        </w:rPr>
        <w:t>et al.</w:t>
      </w:r>
      <w:r w:rsidR="000A587E" w:rsidRPr="000A587E">
        <w:rPr>
          <w:lang w:val="en-GB"/>
        </w:rPr>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0A587E">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 xml:space="preserve">SI </w:t>
      </w:r>
      <w:r w:rsidR="00FF0C73" w:rsidRPr="00B37A74">
        <w:rPr>
          <w:rFonts w:eastAsiaTheme="minorEastAsia" w:cstheme="minorHAnsi"/>
          <w:i/>
          <w:iCs/>
        </w:rPr>
        <w:lastRenderedPageBreak/>
        <w:t>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commentRangeStart w:id="199"/>
      <w:ins w:id="200" w:author="Anna Gårdmark" w:date="2021-06-03T12:29:00Z">
        <w:r w:rsidR="0003099F">
          <w:rPr>
            <w:rFonts w:eastAsiaTheme="minorEastAsia" w:cstheme="minorHAnsi"/>
          </w:rPr>
          <w:t xml:space="preserve">at warmer temperatures </w:t>
        </w:r>
        <w:commentRangeEnd w:id="199"/>
        <w:r w:rsidR="0003099F">
          <w:rPr>
            <w:rStyle w:val="Kommentarsreferens"/>
          </w:rPr>
          <w:commentReference w:id="199"/>
        </w:r>
      </w:ins>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6E4CEA45" w14:textId="1913B49C" w:rsidR="00FF0C73" w:rsidRPr="00B37A74" w:rsidDel="004B082C" w:rsidRDefault="00FF0C73" w:rsidP="00FF0C73">
      <w:pPr>
        <w:spacing w:line="480" w:lineRule="auto"/>
        <w:ind w:firstLine="284"/>
        <w:contextualSpacing/>
        <w:jc w:val="both"/>
        <w:rPr>
          <w:del w:id="201" w:author="Jan Ohlberger" w:date="2021-06-01T13:00:00Z"/>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0A587E">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08045F">
        <w:rPr>
          <w:rFonts w:eastAsiaTheme="minorEastAsia" w:cstheme="minorHAnsi"/>
        </w:rPr>
        <w:instrText xml:space="preserve"> ADDIN ZOTERO_ITEM CSL_CITATION {"citationID":"W1VeeMr0","properties":{"formattedCitation":"(Kitchell {\\i{}et al.} 1977; Neuenfeldt {\\i{}et al.} 2020)","plainCitation":"(Kitchell et al. 1977; Neuenfeldt et al. 2020)","noteIndex":0},"citationItems":[{"id":177,"uris":["http://zotero.org/users/6116610/items/4RNEVDMA"],"uri":["http://zotero.org/users/6116610/items/4RNEVDMA"],"itemData":{"id":177,"type":"article-journal","container-title":"Journal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08045F" w:rsidRPr="0008045F">
        <w:rPr>
          <w:lang w:val="en-GB"/>
        </w:rPr>
        <w:t xml:space="preserve">(Kitchell </w:t>
      </w:r>
      <w:r w:rsidR="0008045F" w:rsidRPr="0008045F">
        <w:rPr>
          <w:i/>
          <w:iCs/>
          <w:lang w:val="en-GB"/>
        </w:rPr>
        <w:t>et al.</w:t>
      </w:r>
      <w:r w:rsidR="0008045F" w:rsidRPr="0008045F">
        <w:rPr>
          <w:lang w:val="en-GB"/>
        </w:rPr>
        <w:t xml:space="preserve"> 1977; Neuenfeldt </w:t>
      </w:r>
      <w:r w:rsidR="0008045F" w:rsidRPr="0008045F">
        <w:rPr>
          <w:i/>
          <w:iCs/>
          <w:lang w:val="en-GB"/>
        </w:rPr>
        <w:t>et al.</w:t>
      </w:r>
      <w:r w:rsidR="0008045F" w:rsidRPr="0008045F">
        <w:rPr>
          <w:lang w:val="en-GB"/>
        </w:rPr>
        <w:t xml:space="preserve"> 2020)</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w:t>
      </w:r>
      <w:proofErr w:type="spellStart"/>
      <w:r w:rsidR="002C6C08" w:rsidRPr="00CB0086">
        <w:t>unimodally</w:t>
      </w:r>
      <w:proofErr w:type="spellEnd"/>
      <w:r w:rsidR="002C6C08" w:rsidRPr="00CB0086">
        <w:t xml:space="preserve">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2C6C08"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2C6C08" w:rsidRPr="00B37A74">
        <w:t xml:space="preserve">(Denderen </w:t>
      </w:r>
      <w:r w:rsidR="002C6C08" w:rsidRPr="00B37A74">
        <w:rPr>
          <w:i/>
          <w:iCs/>
        </w:rPr>
        <w:t>et al.</w:t>
      </w:r>
      <w:r w:rsidR="002C6C08" w:rsidRPr="00B37A74">
        <w:t xml:space="preserve">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 xml:space="preserve">However, each population likely has a thermal optimum for growth, which differs between individuals of different size. </w:t>
      </w:r>
      <w:commentRangeStart w:id="202"/>
      <w:commentRangeStart w:id="203"/>
      <w:r>
        <w:rPr>
          <w:rFonts w:eastAsiaTheme="minorEastAsia" w:cstheme="minorHAnsi"/>
        </w:rPr>
        <w:t>Hence, each population might have a unimodal relationship with temperature</w:t>
      </w:r>
      <w:r w:rsidR="00940308">
        <w:rPr>
          <w:rFonts w:eastAsiaTheme="minorEastAsia" w:cstheme="minorHAnsi"/>
        </w:rPr>
        <w:t xml:space="preserve"> as it warms</w:t>
      </w:r>
      <w:r>
        <w:rPr>
          <w:rFonts w:eastAsiaTheme="minorEastAsia" w:cstheme="minorHAnsi"/>
        </w:rPr>
        <w:t xml:space="preserve">. </w:t>
      </w:r>
      <w:commentRangeEnd w:id="202"/>
      <w:r w:rsidR="00181EDF">
        <w:rPr>
          <w:rStyle w:val="Kommentarsreferens"/>
        </w:rPr>
        <w:commentReference w:id="202"/>
      </w:r>
      <w:commentRangeEnd w:id="203"/>
      <w:r w:rsidR="0003099F">
        <w:rPr>
          <w:rStyle w:val="Kommentarsreferens"/>
        </w:rPr>
        <w:commentReference w:id="203"/>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the importance of understanding the time scale of environmental change in relation to that of immediate physiological responses, acclimation, adaptation and community reorganization for the specific prediction about climate change impacts.</w:t>
      </w:r>
      <w:commentRangeStart w:id="204"/>
      <w:commentRangeStart w:id="205"/>
      <w:r w:rsidRPr="00B37A74">
        <w:rPr>
          <w:rFonts w:eastAsiaTheme="minorEastAsia" w:cstheme="minorHAnsi"/>
        </w:rPr>
        <w:t xml:space="preserve"> </w:t>
      </w:r>
      <w:commentRangeEnd w:id="204"/>
      <w:r w:rsidR="004B082C">
        <w:rPr>
          <w:rStyle w:val="Kommentarsreferens"/>
        </w:rPr>
        <w:commentReference w:id="204"/>
      </w:r>
      <w:commentRangeEnd w:id="205"/>
      <w:r w:rsidR="0003099F">
        <w:rPr>
          <w:rStyle w:val="Kommentarsreferens"/>
        </w:rPr>
        <w:commentReference w:id="205"/>
      </w:r>
    </w:p>
    <w:p w14:paraId="17C44664" w14:textId="3606316F"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sidR="000A587E">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0A587E">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and realized consumption rates are a fraction of the maximum consumption rate (20-70%) (</w:t>
      </w:r>
      <w:proofErr w:type="spellStart"/>
      <w:r w:rsidRPr="00B37A74">
        <w:rPr>
          <w:rFonts w:eastAsiaTheme="minorEastAsia" w:cstheme="minorHAnsi"/>
        </w:rPr>
        <w:t>Kitchell</w:t>
      </w:r>
      <w:proofErr w:type="spellEnd"/>
      <w:r w:rsidRPr="00B37A74">
        <w:rPr>
          <w:rFonts w:eastAsiaTheme="minorEastAsia" w:cstheme="minorHAnsi"/>
        </w:rPr>
        <w:t xml:space="preserve"> </w:t>
      </w:r>
      <w:r w:rsidRPr="00B37A74">
        <w:rPr>
          <w:rFonts w:eastAsiaTheme="minorEastAsia" w:cstheme="minorHAnsi"/>
          <w:i/>
          <w:iCs/>
        </w:rPr>
        <w:t>et al.</w:t>
      </w:r>
      <w:r w:rsidRPr="00B37A74">
        <w:rPr>
          <w:rFonts w:eastAsiaTheme="minorEastAsia" w:cstheme="minorHAnsi"/>
        </w:rPr>
        <w:t xml:space="preserve"> 1977; </w:t>
      </w:r>
      <w:r w:rsidRPr="00B37A74">
        <w:rPr>
          <w:rFonts w:eastAsiaTheme="minorEastAsia" w:cstheme="minorHAnsi"/>
        </w:rPr>
        <w:lastRenderedPageBreak/>
        <w:t xml:space="preserve">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302DF0">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53864298"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del w:id="206" w:author="Max Lindmark" w:date="2021-05-31T17:08:00Z">
        <w:r w:rsidRPr="00B37A74" w:rsidDel="008C4260">
          <w:rPr>
            <w:rFonts w:cstheme="minorHAnsi"/>
          </w:rPr>
          <w:delText xml:space="preserve">our </w:delText>
        </w:r>
      </w:del>
      <w:ins w:id="207" w:author="Max Lindmark" w:date="2021-05-31T17:08:00Z">
        <w:r w:rsidR="008C4260">
          <w:rPr>
            <w:rFonts w:cstheme="minorHAnsi"/>
          </w:rPr>
          <w:t xml:space="preserve">the </w:t>
        </w:r>
      </w:ins>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ins w:id="208" w:author="Jan Ohlberger" w:date="2021-06-01T13:01:00Z">
        <w:r w:rsidR="004B082C">
          <w:t>F</w:t>
        </w:r>
        <w:r w:rsidR="004B082C" w:rsidRPr="00B37A74">
          <w:t>or instance</w:t>
        </w:r>
      </w:ins>
      <w:ins w:id="209" w:author="Jan Ohlberger" w:date="2021-06-01T13:02:00Z">
        <w:r w:rsidR="004B082C">
          <w:t>, large fish</w:t>
        </w:r>
      </w:ins>
      <w:del w:id="210" w:author="Jan Ohlberger" w:date="2021-06-01T13:02:00Z">
        <w:r w:rsidRPr="00B37A74" w:rsidDel="004B082C">
          <w:delText>They</w:delText>
        </w:r>
      </w:del>
      <w:r w:rsidRPr="00B37A74">
        <w:t xml:space="preserve"> may </w:t>
      </w:r>
      <w:del w:id="211" w:author="Jan Ohlberger" w:date="2021-06-01T13:01:00Z">
        <w:r w:rsidRPr="00B37A74" w:rsidDel="004B082C">
          <w:delText xml:space="preserve">for instance </w:delText>
        </w:r>
      </w:del>
      <w:r w:rsidRPr="00B37A74">
        <w:t xml:space="preserve">inhabit colder temperatures compared to small fish due to ontogenetic habitat shifts </w:t>
      </w:r>
      <w:r w:rsidRPr="0001320D">
        <w:fldChar w:fldCharType="begin"/>
      </w:r>
      <w:r w:rsidR="004335E2">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w:t>
      </w:r>
      <w:proofErr w:type="spellStart"/>
      <w:r w:rsidRPr="00B37A74">
        <w:t>Heincke’s</w:t>
      </w:r>
      <w:proofErr w:type="spellEnd"/>
      <w:r w:rsidRPr="00B37A74">
        <w:t xml:space="preserve">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(Heincke 1913; Audzijonyte &amp; Pecl 2018)</w:t>
      </w:r>
      <w:r w:rsidRPr="00B37A74">
        <w:fldChar w:fldCharType="end"/>
      </w:r>
      <w:r w:rsidRPr="00B37A74">
        <w:t xml:space="preserve">. </w:t>
      </w:r>
      <w:del w:id="212" w:author="Jan Ohlberger" w:date="2021-06-01T13:02:00Z">
        <w:r w:rsidRPr="00B37A74" w:rsidDel="004B082C">
          <w:rPr>
            <w:rFonts w:eastAsiaTheme="minorEastAsia" w:cstheme="minorHAnsi"/>
          </w:rPr>
          <w:delText>That said</w:delText>
        </w:r>
      </w:del>
      <w:ins w:id="213" w:author="Jan Ohlberger" w:date="2021-06-01T13:02:00Z">
        <w:r w:rsidR="004B082C">
          <w:rPr>
            <w:rFonts w:eastAsiaTheme="minorEastAsia" w:cstheme="minorHAnsi"/>
          </w:rPr>
          <w:t>Yet</w:t>
        </w:r>
      </w:ins>
      <w:r w:rsidRPr="00B37A74">
        <w:rPr>
          <w:rFonts w:eastAsiaTheme="minorEastAsia" w:cstheme="minorHAnsi"/>
        </w:rPr>
        <w:t xml:space="preserve">,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302DF0">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w:instrText>
      </w:r>
      <w:r w:rsidR="00302DF0">
        <w:rPr>
          <w:rFonts w:eastAsiaTheme="minorEastAsia" w:cstheme="minorHAnsi" w:hint="eastAsia"/>
        </w:rPr>
        <w:instrText>ew recent analogous conditions to use for comparison. For example, negative relationships between ectotherm body size and temperature are common both across natural thermal gradients and in small</w:instrText>
      </w:r>
      <w:r w:rsidR="00302DF0">
        <w:rPr>
          <w:rFonts w:eastAsiaTheme="minorEastAsia" w:cstheme="minorHAnsi" w:hint="eastAsia"/>
        </w:rPr>
        <w:instrText>‐</w:instrText>
      </w:r>
      <w:r w:rsidR="00302DF0">
        <w:rPr>
          <w:rFonts w:eastAsiaTheme="minorEastAsia" w:cstheme="minorHAnsi" w:hint="eastAsia"/>
        </w:rPr>
        <w:instrText>scale experiments. However, it is unknown if short</w:instrText>
      </w:r>
      <w:r w:rsidR="00302DF0">
        <w:rPr>
          <w:rFonts w:eastAsiaTheme="minorEastAsia" w:cstheme="minorHAnsi" w:hint="eastAsia"/>
        </w:rPr>
        <w:instrText>‐</w:instrText>
      </w:r>
      <w:r w:rsidR="00302DF0">
        <w:rPr>
          <w:rFonts w:eastAsiaTheme="minorEastAsia" w:cstheme="minorHAnsi" w:hint="eastAsia"/>
        </w:rPr>
        <w:instrText>term body size responses are representative of long</w:instrText>
      </w:r>
      <w:r w:rsidR="00302DF0">
        <w:rPr>
          <w:rFonts w:eastAsiaTheme="minorEastAsia" w:cstheme="minorHAnsi" w:hint="eastAsia"/>
        </w:rPr>
        <w:instrText>‐</w:instrText>
      </w:r>
      <w:r w:rsidR="00302DF0">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302DF0">
        <w:rPr>
          <w:rFonts w:eastAsiaTheme="minorEastAsia" w:cstheme="minorHAnsi" w:hint="eastAsia"/>
        </w:rPr>
        <w:instrText>‐</w:instrText>
      </w:r>
      <w:r w:rsidR="00302DF0">
        <w:rPr>
          <w:rFonts w:eastAsiaTheme="minorEastAsia" w:cstheme="minorHAnsi" w:hint="eastAsia"/>
        </w:rPr>
        <w:instrText xml:space="preserve"> and long</w:instrText>
      </w:r>
      <w:r w:rsidR="00302DF0">
        <w:rPr>
          <w:rFonts w:eastAsiaTheme="minorEastAsia" w:cstheme="minorHAnsi" w:hint="eastAsia"/>
        </w:rPr>
        <w:instrText>‐</w:instrText>
      </w:r>
      <w:r w:rsidR="00302DF0">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302DF0">
        <w:rPr>
          <w:rFonts w:eastAsiaTheme="minorEastAsia" w:cstheme="minorHAnsi" w:hint="eastAsia"/>
        </w:rPr>
        <w:instrText>‐</w:instrText>
      </w:r>
      <w:r w:rsidR="00302DF0">
        <w:rPr>
          <w:rFonts w:eastAsiaTheme="minorEastAsia" w:cstheme="minorHAnsi" w:hint="eastAsia"/>
        </w:rPr>
        <w:instrText>after control</w:instrText>
      </w:r>
      <w:r w:rsidR="00302DF0">
        <w:rPr>
          <w:rFonts w:eastAsiaTheme="minorEastAsia" w:cstheme="minorHAnsi" w:hint="eastAsia"/>
        </w:rPr>
        <w:instrText>‐</w:instrText>
      </w:r>
      <w:r w:rsidR="00302DF0">
        <w:rPr>
          <w:rFonts w:eastAsiaTheme="minorEastAsia" w:cstheme="minorHAnsi" w:hint="eastAsia"/>
        </w:rPr>
        <w:instrText>impact paired time</w:instrText>
      </w:r>
      <w:r w:rsidR="00302DF0">
        <w:rPr>
          <w:rFonts w:eastAsiaTheme="minorEastAsia" w:cstheme="minorHAnsi" w:hint="eastAsia"/>
        </w:rPr>
        <w:instrText>‐</w:instrText>
      </w:r>
      <w:r w:rsidR="00302DF0">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302DF0">
        <w:rPr>
          <w:rFonts w:eastAsiaTheme="minorEastAsia" w:cstheme="minorHAnsi" w:hint="eastAsia"/>
        </w:rPr>
        <w:instrText>‐</w:instrText>
      </w:r>
      <w:r w:rsidR="00302DF0">
        <w:rPr>
          <w:rFonts w:eastAsiaTheme="minorEastAsia" w:cstheme="minorHAnsi" w:hint="eastAsia"/>
        </w:rPr>
        <w:instrText xml:space="preserve">bodied perch did growth increase with temperature. Moreover, the strength of this response gradually </w:instrText>
      </w:r>
      <w:r w:rsidR="00302DF0">
        <w:rPr>
          <w:rFonts w:eastAsiaTheme="minorEastAsia" w:cstheme="minorHAnsi"/>
        </w:rPr>
        <w:instrText>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w:instrText>
      </w:r>
      <w:r w:rsidR="00302DF0">
        <w:rPr>
          <w:rFonts w:eastAsiaTheme="minorEastAsia" w:cstheme="minorHAnsi" w:hint="eastAsia"/>
        </w:rPr>
        <w:instrText>54-1013, 1365-2486","issue":"7","journalAbbreviation":"Glob Change Biol","language":"en","page":"2285-2295","source":"DOI.org (Crossref)","title":"Experimental evidence of gradual size</w:instrText>
      </w:r>
      <w:r w:rsidR="00302DF0">
        <w:rPr>
          <w:rFonts w:eastAsiaTheme="minorEastAsia" w:cstheme="minorHAnsi" w:hint="eastAsia"/>
        </w:rPr>
        <w:instrText>‐</w:instrText>
      </w:r>
      <w:r w:rsidR="00302DF0">
        <w:rPr>
          <w:rFonts w:eastAsiaTheme="minorEastAsia" w:cstheme="minorHAnsi" w:hint="eastAsia"/>
        </w:rPr>
        <w:instrText>dependent shifts in body size and growth of fish in response to warmin</w:instrText>
      </w:r>
      <w:r w:rsidR="00302DF0">
        <w:rPr>
          <w:rFonts w:eastAsiaTheme="minorEastAsia" w:cstheme="minorHAnsi"/>
        </w:rPr>
        <w:instrText xml:space="preserve">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302DF0" w:rsidRPr="00302DF0">
        <w:rPr>
          <w:lang w:val="en-GB"/>
        </w:rPr>
        <w:t xml:space="preserve">(Huss </w:t>
      </w:r>
      <w:r w:rsidR="00302DF0" w:rsidRPr="00302DF0">
        <w:rPr>
          <w:i/>
          <w:iCs/>
          <w:lang w:val="en-GB"/>
        </w:rPr>
        <w:t>et al.</w:t>
      </w:r>
      <w:r w:rsidR="00302DF0" w:rsidRPr="00302DF0">
        <w:rPr>
          <w:lang w:val="en-GB"/>
        </w:rPr>
        <w:t xml:space="preserve"> 2019; Van Dorst </w:t>
      </w:r>
      <w:r w:rsidR="00302DF0" w:rsidRPr="00302DF0">
        <w:rPr>
          <w:i/>
          <w:iCs/>
          <w:lang w:val="en-GB"/>
        </w:rPr>
        <w:t>et al.</w:t>
      </w:r>
      <w:r w:rsidR="00302DF0" w:rsidRPr="00302DF0">
        <w:rPr>
          <w:lang w:val="en-GB"/>
        </w:rPr>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2A47E087"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B228CF">
        <w:rPr>
          <w:rFonts w:eastAsiaTheme="minorEastAsia" w:cstheme="minorHAnsi"/>
        </w:rPr>
        <w:instrText xml:space="preserve"> ADDIN ZOTERO_ITEM CSL_CITATION {"citationID":"qmh1BDvi","properties":{"formattedCitation":"(Vasseur &amp; McCann 2005; Morita {\\i{}et al.} 2010; Cheung {\\i{}et al.} 2013; Gilbert {\\i{}et al.} 2014)","plainCitation":"(Vasseur &amp; McCann 2005; Morita et al. 2010; Cheung et al. 2013; Gilbert et al. 2014)","noteIndex":0},"citationItems":[{"id":74,"uris":["http://zotero.org/users/6116610/items/3SH8GYG3"],"uri":["http://zotero.org/users/6116610/items/3SH8GYG3"],"itemData":{"id":74,"type":"article-journal","container-title":"The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B228CF" w:rsidRPr="00D07D6E">
        <w:rPr>
          <w:rFonts w:eastAsiaTheme="minorEastAsia" w:cstheme="minorHAnsi"/>
          <w:lang w:val="sv-SE"/>
          <w:rPrChange w:id="214" w:author="Anna Gårdmark" w:date="2021-06-03T08:05:00Z">
            <w:rPr>
              <w:rFonts w:eastAsiaTheme="minorEastAsia" w:cstheme="minorHAnsi"/>
            </w:rPr>
          </w:rPrChang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B228CF" w:rsidRPr="00D07D6E">
        <w:rPr>
          <w:lang w:val="sv-SE"/>
          <w:rPrChange w:id="215" w:author="Anna Gårdmark" w:date="2021-06-03T08:05:00Z">
            <w:rPr>
              <w:lang w:val="en-GB"/>
            </w:rPr>
          </w:rPrChange>
        </w:rPr>
        <w:t xml:space="preserve">(Vasseur &amp; McCann 2005; Morita </w:t>
      </w:r>
      <w:r w:rsidR="00B228CF" w:rsidRPr="00D07D6E">
        <w:rPr>
          <w:i/>
          <w:iCs/>
          <w:lang w:val="sv-SE"/>
          <w:rPrChange w:id="216" w:author="Anna Gårdmark" w:date="2021-06-03T08:05:00Z">
            <w:rPr>
              <w:i/>
              <w:iCs/>
              <w:lang w:val="en-GB"/>
            </w:rPr>
          </w:rPrChange>
        </w:rPr>
        <w:t>et al.</w:t>
      </w:r>
      <w:r w:rsidR="00B228CF" w:rsidRPr="00D07D6E">
        <w:rPr>
          <w:lang w:val="sv-SE"/>
          <w:rPrChange w:id="217" w:author="Anna Gårdmark" w:date="2021-06-03T08:05:00Z">
            <w:rPr>
              <w:lang w:val="en-GB"/>
            </w:rPr>
          </w:rPrChange>
        </w:rPr>
        <w:t xml:space="preserve"> 2010; Cheung </w:t>
      </w:r>
      <w:r w:rsidR="00B228CF" w:rsidRPr="00D07D6E">
        <w:rPr>
          <w:i/>
          <w:iCs/>
          <w:lang w:val="sv-SE"/>
          <w:rPrChange w:id="218" w:author="Anna Gårdmark" w:date="2021-06-03T08:05:00Z">
            <w:rPr>
              <w:i/>
              <w:iCs/>
              <w:lang w:val="en-GB"/>
            </w:rPr>
          </w:rPrChange>
        </w:rPr>
        <w:t>et al.</w:t>
      </w:r>
      <w:r w:rsidR="00B228CF" w:rsidRPr="00D07D6E">
        <w:rPr>
          <w:lang w:val="sv-SE"/>
          <w:rPrChange w:id="219" w:author="Anna Gårdmark" w:date="2021-06-03T08:05:00Z">
            <w:rPr>
              <w:lang w:val="en-GB"/>
            </w:rPr>
          </w:rPrChange>
        </w:rPr>
        <w:t xml:space="preserve"> 2013; Gilbert </w:t>
      </w:r>
      <w:r w:rsidR="00B228CF" w:rsidRPr="00D07D6E">
        <w:rPr>
          <w:i/>
          <w:iCs/>
          <w:lang w:val="sv-SE"/>
          <w:rPrChange w:id="220" w:author="Anna Gårdmark" w:date="2021-06-03T08:05:00Z">
            <w:rPr>
              <w:i/>
              <w:iCs/>
              <w:lang w:val="en-GB"/>
            </w:rPr>
          </w:rPrChange>
        </w:rPr>
        <w:t>et al.</w:t>
      </w:r>
      <w:r w:rsidR="00B228CF" w:rsidRPr="00D07D6E">
        <w:rPr>
          <w:lang w:val="sv-SE"/>
          <w:rPrChange w:id="221" w:author="Anna Gårdmark" w:date="2021-06-03T08:05:00Z">
            <w:rPr>
              <w:lang w:val="en-GB"/>
            </w:rPr>
          </w:rPrChange>
        </w:rPr>
        <w:t xml:space="preserve"> 2014)</w:t>
      </w:r>
      <w:r w:rsidR="00FF0C73" w:rsidRPr="0001320D">
        <w:rPr>
          <w:rFonts w:eastAsiaTheme="minorEastAsia" w:cstheme="minorHAnsi"/>
        </w:rPr>
        <w:fldChar w:fldCharType="end"/>
      </w:r>
      <w:commentRangeStart w:id="222"/>
      <w:r w:rsidR="00FF0C73" w:rsidRPr="00D07D6E">
        <w:rPr>
          <w:rFonts w:eastAsiaTheme="minorEastAsia" w:cstheme="minorHAnsi"/>
          <w:lang w:val="sv-SE"/>
          <w:rPrChange w:id="223" w:author="Anna Gårdmark" w:date="2021-06-03T08:05:00Z">
            <w:rPr>
              <w:rFonts w:eastAsiaTheme="minorEastAsia" w:cstheme="minorHAnsi"/>
            </w:rPr>
          </w:rPrChange>
        </w:rPr>
        <w:t>.</w:t>
      </w:r>
      <w:commentRangeEnd w:id="222"/>
      <w:r w:rsidR="00EE36BD">
        <w:rPr>
          <w:rStyle w:val="Kommentarsreferens"/>
        </w:rPr>
        <w:commentReference w:id="222"/>
      </w:r>
      <w:r w:rsidR="00FF0C73" w:rsidRPr="00D07D6E">
        <w:rPr>
          <w:rFonts w:eastAsiaTheme="minorEastAsia" w:cstheme="minorHAnsi"/>
          <w:lang w:val="sv-SE"/>
          <w:rPrChange w:id="224" w:author="Anna Gårdmark" w:date="2021-06-03T08:05:00Z">
            <w:rPr>
              <w:rFonts w:eastAsiaTheme="minorEastAsia" w:cstheme="minorHAnsi"/>
            </w:rPr>
          </w:rPrChang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the lack of data synthesis at the intraspecific level. The approach pr</w:t>
      </w:r>
      <w:bookmarkStart w:id="225" w:name="_GoBack"/>
      <w:bookmarkEnd w:id="225"/>
      <w:r w:rsidR="00FF0C73" w:rsidRPr="00B37A74">
        <w:rPr>
          <w:rFonts w:eastAsiaTheme="minorEastAsia" w:cstheme="minorHAnsi"/>
        </w:rPr>
        <w:t xml:space="preserve">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w:t>
      </w:r>
      <w:r w:rsidR="002B709E" w:rsidRPr="002E1DA7">
        <w:rPr>
          <w:rFonts w:eastAsiaTheme="minorEastAsia" w:cstheme="minorHAnsi"/>
        </w:rPr>
        <w:lastRenderedPageBreak/>
        <w:t xml:space="preserve">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and resulting size-dependence of optimum growth temperatures is essential for understanding what causes observed growth responses</w:t>
      </w:r>
      <w:commentRangeStart w:id="226"/>
      <w:r w:rsidR="002B709E" w:rsidRPr="007C10AC">
        <w:rPr>
          <w:rFonts w:eastAsiaTheme="minorEastAsia" w:cstheme="minorHAnsi"/>
        </w:rPr>
        <w:t xml:space="preserve"> </w:t>
      </w:r>
      <w:commentRangeEnd w:id="226"/>
      <w:r w:rsidR="0003099F">
        <w:rPr>
          <w:rStyle w:val="Kommentarsreferens"/>
        </w:rPr>
        <w:commentReference w:id="226"/>
      </w:r>
      <w:r w:rsidR="002B709E" w:rsidRPr="007C10AC">
        <w:rPr>
          <w:rFonts w:eastAsiaTheme="minorEastAsia" w:cstheme="minorHAnsi"/>
        </w:rPr>
        <w:t xml:space="preserve">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12A262BF"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w:t>
      </w:r>
      <w:proofErr w:type="gramStart"/>
      <w:r w:rsidRPr="00B37A74">
        <w:rPr>
          <w:rFonts w:eastAsiaTheme="minorEastAsia" w:cstheme="minorHAnsi"/>
        </w:rPr>
        <w:t xml:space="preserve">nearest </w:t>
      </w:r>
      <w:proofErr w:type="gramEnd"/>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del w:id="227" w:author="Anna Gårdmark" w:date="2021-06-03T13:08:00Z">
        <w:r w:rsidRPr="00B37A74" w:rsidDel="00295CA9">
          <w:rPr>
            <w:rFonts w:eastAsiaTheme="minorEastAsia" w:cstheme="minorHAnsi"/>
          </w:rPr>
          <w:delText>)</w:delText>
        </w:r>
      </w:del>
      <w:r w:rsidRPr="00B37A74">
        <w:rPr>
          <w:rFonts w:cstheme="minorHAnsi"/>
        </w:rPr>
        <w:t xml:space="preserve">. The criteria for both mass and temperature variation in the experiments </w:t>
      </w:r>
      <w:commentRangeStart w:id="228"/>
      <w:r w:rsidRPr="00B37A74">
        <w:rPr>
          <w:rFonts w:cstheme="minorHAnsi"/>
        </w:rPr>
        <w:t>reduce</w:t>
      </w:r>
      <w:del w:id="229" w:author="Anna Gårdmark" w:date="2021-06-03T13:09:00Z">
        <w:r w:rsidRPr="00B37A74" w:rsidDel="00295CA9">
          <w:rPr>
            <w:rFonts w:cstheme="minorHAnsi"/>
          </w:rPr>
          <w:delText>s</w:delText>
        </w:r>
      </w:del>
      <w:r w:rsidRPr="00B37A74">
        <w:rPr>
          <w:rFonts w:cstheme="minorHAnsi"/>
        </w:rPr>
        <w:t xml:space="preserve"> </w:t>
      </w:r>
      <w:commentRangeEnd w:id="228"/>
      <w:r w:rsidR="00295CA9">
        <w:rPr>
          <w:rStyle w:val="Kommentarsreferens"/>
        </w:rPr>
        <w:commentReference w:id="228"/>
      </w:r>
      <w:r w:rsidRPr="00B37A74">
        <w:rPr>
          <w:rFonts w:cstheme="minorHAnsi"/>
        </w:rPr>
        <w:t xml:space="preserve">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w:t>
      </w:r>
      <w:r w:rsidRPr="00B37A74">
        <w:rPr>
          <w:rFonts w:eastAsiaTheme="minorEastAsia" w:cstheme="minorHAnsi"/>
        </w:rPr>
        <w:lastRenderedPageBreak/>
        <w:t>stage exhibiting different constraints and scaling relationships</w:t>
      </w:r>
      <w:ins w:id="230" w:author="Anna Gårdmark" w:date="2021-06-03T13:12:00Z">
        <w:r w:rsidR="00295CA9">
          <w:rPr>
            <w:rFonts w:eastAsiaTheme="minorEastAsia" w:cstheme="minorHAnsi"/>
          </w:rPr>
          <w:t xml:space="preserve"> </w:t>
        </w:r>
        <w:commentRangeStart w:id="231"/>
        <w:r w:rsidR="00295CA9">
          <w:rPr>
            <w:rFonts w:eastAsiaTheme="minorEastAsia" w:cstheme="minorHAnsi"/>
          </w:rPr>
          <w:t>than non-larval life stages</w:t>
        </w:r>
      </w:ins>
      <w:r w:rsidRPr="00B37A74">
        <w:rPr>
          <w:rFonts w:eastAsiaTheme="minorEastAsia" w:cstheme="minorHAnsi"/>
        </w:rPr>
        <w:t xml:space="preserve"> </w:t>
      </w:r>
      <w:commentRangeEnd w:id="231"/>
      <w:r w:rsidR="00295CA9">
        <w:rPr>
          <w:rStyle w:val="Kommentarsreferens"/>
        </w:rPr>
        <w:commentReference w:id="231"/>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38B17ABB"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w:t>
      </w:r>
      <w:proofErr w:type="spellStart"/>
      <w:r w:rsidRPr="00B37A74">
        <w:rPr>
          <w:rFonts w:eastAsiaTheme="minorEastAsia" w:cstheme="minorHAnsi"/>
        </w:rPr>
        <w:t>i</w:t>
      </w:r>
      <w:proofErr w:type="spellEnd"/>
      <w:r w:rsidRPr="00B37A74">
        <w:rPr>
          <w:rFonts w:eastAsiaTheme="minorEastAsia" w:cstheme="minorHAnsi"/>
        </w:rPr>
        <w:t>)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92246">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w:t>
      </w:r>
      <w:proofErr w:type="gramStart"/>
      <w:r w:rsidRPr="00B37A74">
        <w:rPr>
          <w:rFonts w:cstheme="minorHAnsi"/>
        </w:rPr>
        <w:t>quality</w:t>
      </w:r>
      <w:proofErr w:type="gramEnd"/>
      <w:r w:rsidRPr="00B37A74">
        <w:rPr>
          <w:rFonts w:cstheme="minorHAnsi"/>
        </w:rPr>
        <w:t xml:space="preserve">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lastRenderedPageBreak/>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Kommentarer"/>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EE36B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EE36B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EE36B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w:t>
      </w:r>
      <w:proofErr w:type="spellStart"/>
      <w:r w:rsidRPr="00B37A74">
        <w:rPr>
          <w:rFonts w:eastAsiaTheme="minorEastAsia"/>
        </w:rPr>
        <w:t>hyperparameters</w:t>
      </w:r>
      <w:proofErr w:type="spellEnd"/>
      <w:r w:rsidRPr="00B37A7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w:t>
      </w:r>
      <w:proofErr w:type="gramStart"/>
      <w:r w:rsidRPr="00B37A74">
        <w:rPr>
          <w:rFonts w:eastAsiaTheme="minorEastAsia"/>
        </w:rPr>
        <w:t xml:space="preserve">and </w:t>
      </w:r>
      <m:oMath>
        <m:sSub>
          <m:sSubPr>
            <m:ctrlPr>
              <w:rPr>
                <w:rFonts w:ascii="Cambria Math" w:hAnsi="Cambria Math"/>
                <w:i/>
              </w:rPr>
            </m:ctrlPr>
          </m:sSubPr>
          <m:e>
            <w:proofErr w:type="gramEnd"/>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For each dataset, we evaluate multiple combinations of species-varying coefficients (from va</w:t>
      </w:r>
      <w:proofErr w:type="spellStart"/>
      <w:r w:rsidRPr="00B37A74">
        <w:rPr>
          <w:rFonts w:eastAsiaTheme="minorEastAsia"/>
        </w:rPr>
        <w:t>rying</w:t>
      </w:r>
      <w:proofErr w:type="spellEnd"/>
      <w:r w:rsidRPr="00B37A74">
        <w:rPr>
          <w:rFonts w:eastAsiaTheme="minorEastAsia"/>
        </w:rPr>
        <w:t xml:space="preserve">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lastRenderedPageBreak/>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55FA4573" w:rsidR="00FF0C73" w:rsidRPr="00B37A74" w:rsidRDefault="00FF0C73" w:rsidP="00FF0C73">
      <w:pPr>
        <w:spacing w:line="480" w:lineRule="auto"/>
        <w:contextualSpacing/>
        <w:jc w:val="both"/>
        <w:rPr>
          <w:rFonts w:eastAsiaTheme="minorEastAsia"/>
          <w:bCs/>
        </w:rPr>
      </w:pPr>
      <w:r w:rsidRPr="00B37A74">
        <w:rPr>
          <w:bCs/>
        </w:rPr>
        <w:t>Peak temperature</w:t>
      </w:r>
      <w:del w:id="232" w:author="Anna Gårdmark" w:date="2021-06-03T13:16:00Z">
        <w:r w:rsidRPr="00B37A74" w:rsidDel="00295CA9">
          <w:rPr>
            <w:bCs/>
          </w:rPr>
          <w:delText>s</w:delText>
        </w:r>
      </w:del>
      <w:r w:rsidRPr="00B37A74">
        <w:rPr>
          <w:bCs/>
        </w:rPr>
        <w:t xml:space="preserve"> (optimum in the case of growth) refer to the temperature at which the rate was maximized, by size group. For data below peak temperatures, we</w:t>
      </w:r>
      <w:r w:rsidRPr="00B37A74">
        <w:rPr>
          <w:rFonts w:eastAsiaTheme="minorEastAsia"/>
        </w:rPr>
        <w:t xml:space="preserve"> assumed that </w:t>
      </w:r>
      <w:del w:id="233" w:author="Max Lindmark" w:date="2021-05-31T12:57:00Z">
        <w:r w:rsidRPr="00B37A74" w:rsidDel="00307087">
          <w:rPr>
            <w:rFonts w:eastAsiaTheme="minorEastAsia"/>
          </w:rPr>
          <w:delText xml:space="preserve">mass-specific </w:delText>
        </w:r>
      </w:del>
      <w:r w:rsidRPr="00B37A74">
        <w:rPr>
          <w:rFonts w:eastAsiaTheme="minorEastAsia"/>
        </w:rPr>
        <w:t>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w:t>
      </w:r>
      <w:proofErr w:type="spellStart"/>
      <w:r w:rsidRPr="00B37A74">
        <w:rPr>
          <w:rFonts w:eastAsiaTheme="minorEastAsia"/>
        </w:rPr>
        <w:t>allometrically</w:t>
      </w:r>
      <w:proofErr w:type="spellEnd"/>
      <w:r w:rsidRPr="00B37A74">
        <w:rPr>
          <w:rFonts w:eastAsiaTheme="minorEastAsia"/>
        </w:rPr>
        <w:t xml:space="preserve"> (as a power function of the </w:t>
      </w:r>
      <w:proofErr w:type="gramStart"/>
      <w:r w:rsidRPr="00B37A74">
        <w:rPr>
          <w:rFonts w:eastAsiaTheme="minorEastAsia"/>
        </w:rPr>
        <w:t xml:space="preserve">form </w:t>
      </w:r>
      <w:proofErr w:type="gramEnd"/>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w:t>
      </w:r>
      <w:proofErr w:type="gramStart"/>
      <w:r w:rsidRPr="00B37A74">
        <w:rPr>
          <w:rFonts w:eastAsiaTheme="minorEastAsia"/>
          <w:bCs/>
          <w:iCs/>
        </w:rPr>
        <w:t xml:space="preserve">unit </w:t>
      </w:r>
      <w:proofErr w:type="gramEnd"/>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51BF06C5"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w:t>
      </w:r>
      <w:proofErr w:type="gramStart"/>
      <w:r w:rsidRPr="00B37A74">
        <w:rPr>
          <w:rFonts w:eastAsiaTheme="minorEastAsia"/>
          <w:bCs/>
          <w:iCs/>
        </w:rPr>
        <w:t xml:space="preserve">unit </w:t>
      </w:r>
      <w:proofErr w:type="gramEnd"/>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w:t>
      </w:r>
      <w:proofErr w:type="gramStart"/>
      <w:r w:rsidRPr="00B37A74">
        <w:rPr>
          <w:rFonts w:eastAsiaTheme="minorEastAsia"/>
        </w:rPr>
        <w:t xml:space="preserve">in </w:t>
      </w:r>
      <w:proofErr w:type="gramEnd"/>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del w:id="234" w:author="Max Lindmark" w:date="2021-05-31T17:20:00Z">
                <w:rPr>
                  <w:rFonts w:ascii="Cambria Math" w:eastAsiaTheme="minorEastAsia" w:hAnsi="Cambria Math"/>
                </w:rPr>
              </w:del>
            </m:ctrlPr>
          </m:sSupPr>
          <m:e>
            <m:r>
              <w:del w:id="235" w:author="Max Lindmark" w:date="2021-05-31T17:20:00Z">
                <m:rPr>
                  <m:sty m:val="p"/>
                </m:rPr>
                <w:rPr>
                  <w:rFonts w:ascii="Cambria Math" w:eastAsiaTheme="minorEastAsia" w:hAnsi="Cambria Math"/>
                </w:rPr>
                <m:t>g</m:t>
              </w:del>
            </m:r>
          </m:e>
          <m:sup>
            <m:r>
              <w:del w:id="236" w:author="Max Lindmark" w:date="2021-05-31T17:20:00Z">
                <m:rPr>
                  <m:sty m:val="p"/>
                </m:rPr>
                <w:rPr>
                  <w:rFonts w:ascii="Cambria Math" w:eastAsiaTheme="minorEastAsia" w:hAnsi="Cambria Math"/>
                </w:rPr>
                <m:t>-1</m:t>
              </w:del>
            </m:r>
          </m:sup>
        </m:sSup>
        <m:r>
          <w:del w:id="237" w:author="Max Lindmark" w:date="2021-05-31T17:20:00Z">
            <m:rPr>
              <m:sty m:val="p"/>
            </m:rPr>
            <w:rPr>
              <w:rFonts w:ascii="Cambria Math" w:eastAsiaTheme="minorEastAsia" w:hAnsi="Cambria Math"/>
            </w:rPr>
            <m:t xml:space="preserve"> </m:t>
          </w:del>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del w:id="238" w:author="Max Lindmark" w:date="2021-05-31T17:20:00Z">
                <w:rPr>
                  <w:rFonts w:ascii="Cambria Math" w:eastAsiaTheme="minorEastAsia" w:hAnsi="Cambria Math"/>
                </w:rPr>
              </w:del>
            </m:ctrlPr>
          </m:sSupPr>
          <m:e>
            <m:r>
              <w:del w:id="239" w:author="Max Lindmark" w:date="2021-05-31T17:20:00Z">
                <m:rPr>
                  <m:sty m:val="p"/>
                </m:rPr>
                <w:rPr>
                  <w:rFonts w:ascii="Cambria Math" w:eastAsiaTheme="minorEastAsia" w:hAnsi="Cambria Math"/>
                </w:rPr>
                <m:t>g</m:t>
              </w:del>
            </m:r>
          </m:e>
          <m:sup>
            <m:r>
              <w:del w:id="240" w:author="Max Lindmark" w:date="2021-05-31T17:20:00Z">
                <m:rPr>
                  <m:sty m:val="p"/>
                </m:rPr>
                <w:rPr>
                  <w:rFonts w:ascii="Cambria Math" w:eastAsiaTheme="minorEastAsia" w:hAnsi="Cambria Math"/>
                </w:rPr>
                <m:t>-1</m:t>
              </w:del>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We use resting or routine metabolism (mean oxygen uptake of a resting unfed fish only showing some spontaneous activity) and standard metabolism (resting unfed and no activity, usually inferred from extrapolation or from low quantiles of routine metaboli</w:t>
      </w:r>
      <w:proofErr w:type="spellStart"/>
      <w:r w:rsidRPr="00B37A74">
        <w:rPr>
          <w:rFonts w:eastAsiaTheme="minorEastAsia"/>
          <w:bCs/>
          <w:iCs/>
        </w:rPr>
        <w:t>sm</w:t>
      </w:r>
      <w:proofErr w:type="spellEnd"/>
      <w:r w:rsidRPr="00B37A74">
        <w:rPr>
          <w:rFonts w:eastAsiaTheme="minorEastAsia"/>
          <w:bCs/>
          <w:iCs/>
        </w:rPr>
        <w:t xml:space="preserve">, e.g. lowest 10% of measurements) to represent metabolic rate </w:t>
      </w:r>
      <w:r w:rsidRPr="0001320D">
        <w:rPr>
          <w:rFonts w:eastAsiaTheme="minorEastAsia"/>
          <w:bCs/>
          <w:iCs/>
        </w:rPr>
        <w:fldChar w:fldCharType="begin"/>
      </w:r>
      <w:r w:rsidR="0008045F">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w:t>
      </w:r>
      <w:proofErr w:type="gramStart"/>
      <w:r>
        <w:rPr>
          <w:rFonts w:eastAsiaTheme="minorEastAsia"/>
        </w:rPr>
        <w:t xml:space="preserve">and </w:t>
      </w:r>
      <w:proofErr w:type="gramEnd"/>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w:t>
      </w:r>
      <w:r>
        <w:rPr>
          <w:rFonts w:eastAsiaTheme="minorEastAsia"/>
          <w:bCs/>
          <w:iCs/>
        </w:rPr>
        <w:lastRenderedPageBreak/>
        <w:t xml:space="preserve">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w:t>
      </w:r>
      <w:proofErr w:type="gramStart"/>
      <w:r>
        <w:rPr>
          <w:rFonts w:eastAsiaTheme="minorEastAsia"/>
          <w:bCs/>
          <w:iCs/>
        </w:rPr>
        <w:t xml:space="preserve">and </w:t>
      </w:r>
      <w:proofErr w:type="gramEnd"/>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w:proofErr w:type="gramStart"/>
      <w:r>
        <w:rPr>
          <w:rFonts w:eastAsiaTheme="minorEastAsia"/>
          <w:bCs/>
          <w:iCs/>
        </w:rPr>
        <w:t>is</w:t>
      </w:r>
      <w:proofErr w:type="gramEnd"/>
      <w:r>
        <w:rPr>
          <w:rFonts w:eastAsiaTheme="minorEastAsia"/>
          <w:bCs/>
          <w:iCs/>
        </w:rPr>
        <w:t xml:space="preserve"> forced to 0 for a species that has a routine or resting metabolic rate and vice versa</w:t>
      </w:r>
      <w:ins w:id="241" w:author="Anna Gårdmark" w:date="2021-06-03T13:18:00Z">
        <w:r w:rsidR="00295CA9" w:rsidRPr="00295CA9">
          <w:rPr>
            <w:rFonts w:eastAsiaTheme="minorEastAsia"/>
            <w:bCs/>
            <w:iCs/>
          </w:rPr>
          <w:t xml:space="preserve"> </w:t>
        </w:r>
        <w:commentRangeStart w:id="242"/>
        <w:r w:rsidR="00295CA9">
          <w:rPr>
            <w:rFonts w:eastAsiaTheme="minorEastAsia"/>
            <w:bCs/>
            <w:iCs/>
          </w:rPr>
          <w:t xml:space="preserve">for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w:commentRangeEnd w:id="242"/>
          <m:r>
            <m:rPr>
              <m:sty m:val="p"/>
            </m:rPr>
            <w:rPr>
              <w:rStyle w:val="Kommentarsreferens"/>
            </w:rPr>
            <w:commentReference w:id="242"/>
          </m:r>
        </m:oMath>
      </w:ins>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w:t>
      </w:r>
      <w:proofErr w:type="gramStart"/>
      <w:r>
        <w:rPr>
          <w:rFonts w:eastAsiaTheme="minorEastAsia"/>
        </w:rPr>
        <w:t>and</w:t>
      </w:r>
      <w:r>
        <w:rPr>
          <w:rFonts w:eastAsiaTheme="minorEastAsia"/>
          <w:bCs/>
          <w:iCs/>
        </w:rPr>
        <w:t xml:space="preserve"> </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74A3B2C3"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w:t>
      </w:r>
      <w:proofErr w:type="spellStart"/>
      <w:r w:rsidRPr="00B37A74">
        <w:rPr>
          <w:bCs/>
          <w:shd w:val="clear" w:color="auto" w:fill="FFFFFF" w:themeFill="background1"/>
        </w:rPr>
        <w:t>Schoolfield</w:t>
      </w:r>
      <w:proofErr w:type="spellEnd"/>
      <w:r w:rsidRPr="00B37A74">
        <w:rPr>
          <w:bCs/>
          <w:shd w:val="clear" w:color="auto" w:fill="FFFFFF" w:themeFill="background1"/>
        </w:rPr>
        <w:t xml:space="preserve">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commentRangeStart w:id="243"/>
      <w:del w:id="244" w:author="Anna Gårdmark" w:date="2021-06-03T13:19:00Z">
        <w:r w:rsidRPr="00B37A74" w:rsidDel="00D90938">
          <w:rPr>
            <w:bCs/>
            <w:shd w:val="clear" w:color="auto" w:fill="FFFFFF" w:themeFill="background1"/>
          </w:rPr>
          <w:delText xml:space="preserve">parameterized </w:delText>
        </w:r>
      </w:del>
      <w:ins w:id="245" w:author="Anna Gårdmark" w:date="2021-06-03T13:19:00Z">
        <w:r w:rsidR="00D90938">
          <w:rPr>
            <w:bCs/>
            <w:shd w:val="clear" w:color="auto" w:fill="FFFFFF" w:themeFill="background1"/>
          </w:rPr>
          <w:t>expressed</w:t>
        </w:r>
        <w:commentRangeEnd w:id="243"/>
        <w:r w:rsidR="00D90938">
          <w:rPr>
            <w:rStyle w:val="Kommentarsreferens"/>
          </w:rPr>
          <w:commentReference w:id="243"/>
        </w:r>
        <w:r w:rsidR="00D90938" w:rsidRPr="00B37A74">
          <w:rPr>
            <w:bCs/>
            <w:shd w:val="clear" w:color="auto" w:fill="FFFFFF" w:themeFill="background1"/>
          </w:rPr>
          <w:t xml:space="preserve"> </w:t>
        </w:r>
      </w:ins>
      <w:r w:rsidRPr="00B37A74">
        <w:rPr>
          <w:bCs/>
          <w:shd w:val="clear" w:color="auto" w:fill="FFFFFF" w:themeFill="background1"/>
        </w:rPr>
        <w:t xml:space="preserve">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w:t>
      </w:r>
      <w:proofErr w:type="spellStart"/>
      <w:r w:rsidR="00460EC4" w:rsidRPr="00B37A74">
        <w:rPr>
          <w:bCs/>
        </w:rPr>
        <w:t>Schoolfield</w:t>
      </w:r>
      <w:proofErr w:type="spellEnd"/>
      <w:r w:rsidR="00460EC4" w:rsidRPr="00B37A74">
        <w:rPr>
          <w:bCs/>
        </w:rPr>
        <w:t xml:space="preserve"> equation</w:t>
      </w:r>
      <w:r w:rsidRPr="00B37A74">
        <w:rPr>
          <w:bCs/>
          <w:shd w:val="clear" w:color="auto" w:fill="FFFFFF" w:themeFill="background1"/>
        </w:rPr>
        <w:t>:</w:t>
      </w:r>
    </w:p>
    <w:p w14:paraId="7D4EF9EA" w14:textId="77777777" w:rsidR="00FF0C73" w:rsidRPr="00B37A74" w:rsidRDefault="00EE36B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EE36BD"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EE36BD"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296796E" w:rsidR="00FF0C73" w:rsidRPr="00B37A74" w:rsidRDefault="00FF0C73" w:rsidP="00FF0C73">
      <w:pPr>
        <w:spacing w:line="480" w:lineRule="auto"/>
        <w:contextualSpacing/>
        <w:jc w:val="both"/>
        <w:rPr>
          <w:bCs/>
        </w:rPr>
      </w:pPr>
      <w:proofErr w:type="gramStart"/>
      <w:r w:rsidRPr="00B37A74">
        <w:rPr>
          <w:bCs/>
        </w:rPr>
        <w:t>where</w:t>
      </w:r>
      <w:proofErr w:type="gramEnd"/>
      <w:r w:rsidRPr="00B37A74">
        <w:rPr>
          <w:bCs/>
        </w:rPr>
        <w:t xml:space="preserv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w:t>
      </w:r>
      <w:proofErr w:type="gramStart"/>
      <w:r w:rsidRPr="00B37A74">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ins w:id="246" w:author="Max Lindmark" w:date="2021-05-31T09:23:00Z">
        <w:r w:rsidR="00C167C3">
          <w:rPr>
            <w:rFonts w:eastAsiaTheme="minorEastAsia"/>
            <w:bCs/>
            <w:iCs/>
          </w:rPr>
          <w:t xml:space="preserve">isolate the effect of </w:t>
        </w:r>
      </w:ins>
      <w:r w:rsidRPr="00B37A74">
        <w:rPr>
          <w:rFonts w:eastAsiaTheme="minorEastAsia"/>
          <w:bCs/>
          <w:iCs/>
        </w:rPr>
        <w:t>mass</w:t>
      </w:r>
      <w:del w:id="247" w:author="Max Lindmark" w:date="2021-05-31T09:24:00Z">
        <w:r w:rsidRPr="00B37A74" w:rsidDel="00C167C3">
          <w:rPr>
            <w:rFonts w:eastAsiaTheme="minorEastAsia"/>
            <w:bCs/>
            <w:iCs/>
          </w:rPr>
          <w:delText>-normalize it</w:delText>
        </w:r>
      </w:del>
      <w:r w:rsidRPr="00B37A74">
        <w:rPr>
          <w:rFonts w:eastAsiaTheme="minorEastAsia"/>
          <w:bCs/>
          <w:iCs/>
        </w:rPr>
        <w:t xml:space="preserve"> by dividing </w:t>
      </w:r>
      <w:ins w:id="248" w:author="Max Lindmark" w:date="2021-05-31T09:24:00Z">
        <w:r w:rsidR="00664D3A">
          <w:rPr>
            <w:rFonts w:eastAsiaTheme="minorEastAsia"/>
            <w:bCs/>
            <w:iCs/>
          </w:rPr>
          <w:t xml:space="preserve">consumption </w:t>
        </w:r>
      </w:ins>
      <w:del w:id="249" w:author="Max Lindmark" w:date="2021-05-31T09:24:00Z">
        <w:r w:rsidRPr="00B37A74" w:rsidDel="00664D3A">
          <w:rPr>
            <w:rFonts w:eastAsiaTheme="minorEastAsia"/>
            <w:bCs/>
            <w:iCs/>
          </w:rPr>
          <w:delText xml:space="preserve">it </w:delText>
        </w:r>
      </w:del>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ins w:id="250" w:author="Max Lindmark" w:date="2021-05-31T09:24:00Z">
        <w:r w:rsidR="007C2B91">
          <w:rPr>
            <w:rFonts w:eastAsiaTheme="minorEastAsia"/>
            <w:bCs/>
            <w:iCs/>
          </w:rPr>
          <w:t xml:space="preserve">, which is the estimated </w:t>
        </w:r>
        <w:r w:rsidR="007C2B91">
          <w:rPr>
            <w:rFonts w:eastAsiaTheme="minorEastAsia"/>
            <w:bCs/>
            <w:iCs/>
          </w:rPr>
          <w:lastRenderedPageBreak/>
          <w:t>allometric relationship from the log-linear model.</w:t>
        </w:r>
      </w:ins>
      <w:del w:id="251" w:author="Max Lindmark" w:date="2021-05-31T09:24:00Z">
        <w:r w:rsidRPr="00B37A74" w:rsidDel="007C2B91">
          <w:rPr>
            <w:rFonts w:eastAsiaTheme="minorEastAsia"/>
            <w:bCs/>
            <w:iCs/>
          </w:rPr>
          <w:delText xml:space="preserve"> where </w:delText>
        </w:r>
        <m:oMath>
          <m:r>
            <w:rPr>
              <w:rFonts w:ascii="Cambria Math" w:eastAsiaTheme="minorEastAsia" w:hAnsi="Cambria Math"/>
            </w:rPr>
            <m:t>m</m:t>
          </m:r>
        </m:oMath>
        <w:r w:rsidRPr="00B37A74" w:rsidDel="007C2B91">
          <w:rPr>
            <w:rFonts w:eastAsiaTheme="minorEastAsia"/>
            <w:bCs/>
            <w:iCs/>
          </w:rPr>
          <w:delText xml:space="preserve"> is mass in </w:delText>
        </w:r>
        <m:oMath>
          <m:r>
            <m:rPr>
              <m:sty m:val="p"/>
            </m:rPr>
            <w:rPr>
              <w:rFonts w:ascii="Cambria Math" w:eastAsiaTheme="minorEastAsia" w:hAnsi="Cambria Math"/>
            </w:rPr>
            <m:t>g</m:t>
          </m:r>
        </m:oMath>
        <w:r w:rsidRPr="00B37A74" w:rsidDel="007C2B91">
          <w:rPr>
            <w:rFonts w:eastAsiaTheme="minorEastAsia"/>
            <w:bCs/>
          </w:rPr>
          <w:delText xml:space="preserve"> and </w:delText>
        </w:r>
        <m:oMath>
          <m:r>
            <w:rPr>
              <w:rFonts w:ascii="Cambria Math" w:eastAsiaTheme="minorEastAsia" w:hAnsi="Cambria Math"/>
            </w:rPr>
            <m:t>a</m:t>
          </m:r>
        </m:oMath>
        <w:r w:rsidRPr="00B37A74" w:rsidDel="007C2B91">
          <w:rPr>
            <w:rFonts w:eastAsiaTheme="minorEastAsia"/>
            <w:bCs/>
          </w:rPr>
          <w:delText xml:space="preserve"> is the </w:delText>
        </w:r>
        <w:r w:rsidDel="007C2B91">
          <w:rPr>
            <w:rFonts w:eastAsiaTheme="minorEastAsia"/>
            <w:bCs/>
          </w:rPr>
          <w:delText xml:space="preserve">whole-organism </w:delText>
        </w:r>
        <w:r w:rsidRPr="00B37A74" w:rsidDel="007C2B91">
          <w:rPr>
            <w:rFonts w:eastAsiaTheme="minorEastAsia"/>
            <w:bCs/>
          </w:rPr>
          <w:delText xml:space="preserve">mass-exponent </w:delText>
        </w:r>
        <w:r w:rsidDel="007C2B91">
          <w:rPr>
            <w:rFonts w:eastAsiaTheme="minorEastAsia"/>
            <w:bCs/>
          </w:rPr>
          <w:delText xml:space="preserve">calculated from the </w:delText>
        </w:r>
        <w:r w:rsidRPr="00B37A74" w:rsidDel="007C2B91">
          <w:rPr>
            <w:rFonts w:eastAsiaTheme="minorEastAsia"/>
            <w:bCs/>
          </w:rPr>
          <w:delText xml:space="preserve">estimated </w:delText>
        </w:r>
        <w:r w:rsidDel="007C2B91">
          <w:rPr>
            <w:rFonts w:eastAsiaTheme="minorEastAsia"/>
            <w:bCs/>
          </w:rPr>
          <w:delText xml:space="preserve">mass-specific exponent </w:delText>
        </w:r>
        <w:r w:rsidRPr="00B37A74" w:rsidDel="007C2B91">
          <w:rPr>
            <w:rFonts w:eastAsiaTheme="minorEastAsia"/>
            <w:bCs/>
          </w:rPr>
          <w:delText>with the log-linear model fitted to data below peak temperature</w:delText>
        </w:r>
      </w:del>
      <w:del w:id="252" w:author="Max Lindmark" w:date="2021-05-31T09:26:00Z">
        <w:r w:rsidRPr="00B37A74" w:rsidDel="00E93589">
          <w:rPr>
            <w:rFonts w:eastAsiaTheme="minorEastAsia"/>
            <w:bCs/>
          </w:rPr>
          <w:delText>.</w:delText>
        </w:r>
      </w:del>
      <w:ins w:id="253" w:author="Max Lindmark" w:date="2021-05-31T09:26:00Z">
        <w:r w:rsidR="00E93589">
          <w:rPr>
            <w:rFonts w:eastAsiaTheme="minorEastAsia"/>
            <w:bCs/>
          </w:rPr>
          <w:t xml:space="preserve"> </w:t>
        </w:r>
      </w:ins>
      <w:del w:id="254" w:author="Max Lindmark" w:date="2021-05-31T09:26:00Z">
        <w:r w:rsidRPr="00B37A74" w:rsidDel="00E93589">
          <w:rPr>
            <w:rFonts w:eastAsiaTheme="minorEastAsia"/>
            <w:bCs/>
          </w:rPr>
          <w:delText xml:space="preserve"> </w:delText>
        </w:r>
      </w:del>
      <w:r w:rsidRPr="00B37A74">
        <w:rPr>
          <w:rFonts w:eastAsiaTheme="minorEastAsia"/>
          <w:bCs/>
        </w:rPr>
        <w:t>Temperature</w:t>
      </w:r>
      <w:proofErr w:type="gramStart"/>
      <w:r w:rsidRPr="00B37A74">
        <w:rPr>
          <w:rFonts w:eastAsiaTheme="minorEastAsia"/>
          <w:bCs/>
        </w:rPr>
        <w:t xml:space="preserve">, </w:t>
      </w:r>
      <w:proofErr w:type="gramEnd"/>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ins w:id="255" w:author="Max Lindmark" w:date="2021-05-31T09:26:00Z">
        <w:r w:rsidR="00A34B10">
          <w:rPr>
            <w:rFonts w:eastAsiaTheme="minorEastAsia"/>
            <w:bCs/>
          </w:rPr>
          <w:t xml:space="preserve">. This was </w:t>
        </w:r>
      </w:ins>
      <w:del w:id="256" w:author="Max Lindmark" w:date="2021-05-31T09:26:00Z">
        <w:r w:rsidDel="00A34B10">
          <w:rPr>
            <w:rFonts w:eastAsiaTheme="minorEastAsia"/>
            <w:bCs/>
          </w:rPr>
          <w:delText xml:space="preserve"> </w:delText>
        </w:r>
      </w:del>
      <w:r w:rsidRPr="00B37A74">
        <w:rPr>
          <w:rFonts w:eastAsiaTheme="minorEastAsia"/>
          <w:bCs/>
        </w:rPr>
        <w:t xml:space="preserve">estimated separately for each species using </w:t>
      </w:r>
      <w:ins w:id="257" w:author="Max Lindmark" w:date="2021-05-31T09:27:00Z">
        <w:r w:rsidR="00727040">
          <w:rPr>
            <w:rFonts w:eastAsiaTheme="minorEastAsia"/>
            <w:bCs/>
          </w:rPr>
          <w:t>the Sharpe-</w:t>
        </w:r>
        <w:proofErr w:type="spellStart"/>
        <w:r w:rsidR="00727040">
          <w:rPr>
            <w:rFonts w:eastAsiaTheme="minorEastAsia"/>
            <w:bCs/>
          </w:rPr>
          <w:t>Schoolfield</w:t>
        </w:r>
        <w:proofErr w:type="spellEnd"/>
        <w:r w:rsidR="00727040">
          <w:rPr>
            <w:rFonts w:eastAsiaTheme="minorEastAsia"/>
            <w:bCs/>
          </w:rPr>
          <w:t xml:space="preserve"> equation </w:t>
        </w:r>
        <w:r w:rsidR="00E85388">
          <w:rPr>
            <w:rFonts w:eastAsiaTheme="minorEastAsia"/>
            <w:bCs/>
          </w:rPr>
          <w:t>but without group-varying coefficients</w:t>
        </w:r>
      </w:ins>
      <w:ins w:id="258" w:author="Max Lindmark" w:date="2021-05-31T12:26:00Z">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F17D8D">
          <w:rPr>
            <w:rFonts w:eastAsiaTheme="minorEastAsia"/>
            <w:bCs/>
            <w:i/>
            <w:iCs/>
            <w:rPrChange w:id="259" w:author="Max Lindmark" w:date="2021-05-31T12:27:00Z">
              <w:rPr>
                <w:rFonts w:eastAsiaTheme="minorEastAsia"/>
                <w:bCs/>
              </w:rPr>
            </w:rPrChange>
          </w:rPr>
          <w:t>Para</w:t>
        </w:r>
      </w:ins>
      <w:ins w:id="260" w:author="Max Lindmark" w:date="2021-05-31T12:27:00Z">
        <w:r w:rsidR="00F17D8D" w:rsidRPr="00F17D8D">
          <w:rPr>
            <w:rFonts w:eastAsiaTheme="minorEastAsia"/>
            <w:bCs/>
            <w:i/>
            <w:iCs/>
            <w:rPrChange w:id="261" w:author="Max Lindmark" w:date="2021-05-31T12:27:00Z">
              <w:rPr>
                <w:rFonts w:eastAsiaTheme="minorEastAsia"/>
                <w:bCs/>
              </w:rPr>
            </w:rPrChange>
          </w:rPr>
          <w:t>meter estimation</w:t>
        </w:r>
        <w:r w:rsidR="00F17D8D">
          <w:rPr>
            <w:rFonts w:eastAsiaTheme="minorEastAsia"/>
            <w:bCs/>
          </w:rPr>
          <w:t>’</w:t>
        </w:r>
      </w:ins>
      <w:ins w:id="262" w:author="Max Lindmark" w:date="2021-05-31T12:26:00Z">
        <w:r w:rsidR="00F40F93">
          <w:rPr>
            <w:rFonts w:eastAsiaTheme="minorEastAsia"/>
            <w:bCs/>
          </w:rPr>
          <w:t>)</w:t>
        </w:r>
      </w:ins>
      <w:del w:id="263" w:author="Max Lindmark" w:date="2021-05-31T09:28:00Z">
        <w:r w:rsidRPr="00B37A74" w:rsidDel="00E85388">
          <w:rPr>
            <w:rFonts w:eastAsiaTheme="minorEastAsia"/>
            <w:bCs/>
          </w:rPr>
          <w:delText>a linear model with a quadratic temperature term</w:delText>
        </w:r>
      </w:del>
      <w:r w:rsidRPr="00B37A74">
        <w:rPr>
          <w:rFonts w:eastAsiaTheme="minorEastAsia"/>
          <w:bCs/>
        </w:rPr>
        <w:t xml:space="preserve">. </w:t>
      </w:r>
      <w:r w:rsidRPr="00B37A74">
        <w:rPr>
          <w:rFonts w:eastAsiaTheme="minorEastAsia"/>
          <w:iCs/>
        </w:rPr>
        <w:t xml:space="preserve">The rescaling is done to control for differences </w:t>
      </w:r>
      <w:ins w:id="264" w:author="Max Lindmark" w:date="2021-05-31T09:28:00Z">
        <w:r w:rsidR="007E2FF8">
          <w:rPr>
            <w:rFonts w:eastAsiaTheme="minorEastAsia"/>
            <w:iCs/>
          </w:rPr>
          <w:t xml:space="preserve">in the optimum temperature </w:t>
        </w:r>
      </w:ins>
      <w:r w:rsidRPr="00B37A74">
        <w:rPr>
          <w:rFonts w:eastAsiaTheme="minorEastAsia"/>
          <w:iCs/>
        </w:rPr>
        <w:t>between species</w:t>
      </w:r>
      <w:ins w:id="265" w:author="Max Lindmark" w:date="2021-05-31T09:29:00Z">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ins>
      <w:del w:id="266" w:author="Max Lindmark" w:date="2021-05-31T09:28:00Z">
        <w:r w:rsidRPr="00B37A74" w:rsidDel="00F91C04">
          <w:rPr>
            <w:rFonts w:eastAsiaTheme="minorEastAsia"/>
            <w:iCs/>
          </w:rPr>
          <w:delText xml:space="preserve"> </w:delText>
        </w:r>
      </w:del>
      <w:del w:id="267" w:author="Max Lindmark" w:date="2021-05-31T09:29:00Z">
        <w:r w:rsidRPr="00B37A74" w:rsidDel="0050358D">
          <w:rPr>
            <w:rFonts w:eastAsiaTheme="minorEastAsia"/>
            <w:iCs/>
          </w:rPr>
          <w:delText>with respect to the experimental temperatures relative to the temperature that maximizes their consumption rate such that data can be pooled</w:delText>
        </w:r>
      </w:del>
      <w:ins w:id="268" w:author="Max Lindmark" w:date="2021-05-31T16:24:00Z">
        <w:del w:id="269" w:author="Anna Gårdmark" w:date="2021-06-03T13:21:00Z">
          <w:r w:rsidR="00890297" w:rsidDel="00D90938">
            <w:rPr>
              <w:rFonts w:eastAsiaTheme="minorEastAsia"/>
              <w:iCs/>
            </w:rPr>
            <w:delText xml:space="preserve"> </w:delText>
          </w:r>
          <w:commentRangeStart w:id="270"/>
          <w:commentRangeStart w:id="271"/>
          <w:r w:rsidR="00890297" w:rsidDel="00D90938">
            <w:rPr>
              <w:rFonts w:eastAsiaTheme="minorEastAsia"/>
              <w:iCs/>
            </w:rPr>
            <w:delText xml:space="preserve">(but note that this </w:delText>
          </w:r>
          <w:r w:rsidR="00AA1923" w:rsidDel="00D90938">
            <w:rPr>
              <w:rFonts w:eastAsiaTheme="minorEastAsia"/>
              <w:iCs/>
            </w:rPr>
            <w:delText>centering</w:delText>
          </w:r>
          <w:r w:rsidR="00890297" w:rsidDel="00D90938">
            <w:rPr>
              <w:rFonts w:eastAsiaTheme="minorEastAsia"/>
              <w:iCs/>
            </w:rPr>
            <w:delText xml:space="preserve"> introduces a bias in </w:delText>
          </w:r>
          <w:r w:rsidR="006218F7" w:rsidDel="00D90938">
            <w:rPr>
              <w:rFonts w:eastAsiaTheme="minorEastAsia"/>
              <w:iCs/>
            </w:rPr>
            <w:delText xml:space="preserve">Q10 </w:delText>
          </w:r>
          <w:r w:rsidR="00890297" w:rsidDel="00D90938">
            <w:rPr>
              <w:rFonts w:eastAsiaTheme="minorEastAsia"/>
              <w:iCs/>
            </w:rPr>
            <w:delText xml:space="preserve"> estimates</w:delText>
          </w:r>
        </w:del>
      </w:ins>
      <w:commentRangeEnd w:id="270"/>
      <w:del w:id="272" w:author="Anna Gårdmark" w:date="2021-06-03T13:21:00Z">
        <w:r w:rsidR="00C05B47" w:rsidDel="00D90938">
          <w:rPr>
            <w:rStyle w:val="Kommentarsreferens"/>
          </w:rPr>
          <w:commentReference w:id="270"/>
        </w:r>
      </w:del>
      <w:commentRangeEnd w:id="271"/>
      <w:r w:rsidR="00D90938">
        <w:rPr>
          <w:rStyle w:val="Kommentarsreferens"/>
        </w:rPr>
        <w:commentReference w:id="271"/>
      </w:r>
      <w:del w:id="273" w:author="Anna Gårdmark" w:date="2021-06-03T13:21:00Z">
        <w:r w:rsidRPr="00B37A74" w:rsidDel="00D90938">
          <w:rPr>
            <w:rFonts w:eastAsiaTheme="minorEastAsia"/>
            <w:iCs/>
          </w:rPr>
          <w:delText>.</w:delText>
        </w:r>
      </w:del>
      <w:ins w:id="274" w:author="Max Lindmark" w:date="2021-05-31T16:24:00Z">
        <w:del w:id="275" w:author="Anna Gårdmark" w:date="2021-06-03T13:21:00Z">
          <w:r w:rsidR="006218F7" w:rsidDel="00D90938">
            <w:rPr>
              <w:rFonts w:eastAsiaTheme="minorEastAsia"/>
              <w:iCs/>
            </w:rPr>
            <w:delText>)</w:delText>
          </w:r>
        </w:del>
        <w:r w:rsidR="00E723CC">
          <w:rPr>
            <w:rFonts w:eastAsiaTheme="minorEastAsia"/>
            <w:iCs/>
          </w:rPr>
          <w:t>.</w:t>
        </w:r>
      </w:ins>
      <w:del w:id="276" w:author="Max Lindmark" w:date="2021-05-31T16:24:00Z">
        <w:r w:rsidRPr="00B37A74" w:rsidDel="00890297">
          <w:rPr>
            <w:rFonts w:eastAsiaTheme="minorEastAsia"/>
            <w:iCs/>
          </w:rPr>
          <w:delText xml:space="preserve"> </w:delText>
        </w:r>
      </w:del>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765EC89"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ins w:id="277" w:author="Max Lindmark" w:date="2021-05-31T16:25:00Z">
        <w:r w:rsidR="00B05A3D">
          <w:rPr>
            <w:rFonts w:eastAsiaTheme="minorEastAsia"/>
            <w:iCs/>
          </w:rPr>
          <w:t xml:space="preserve"> acquired from </w:t>
        </w:r>
        <w:proofErr w:type="spellStart"/>
        <w:r w:rsidR="00B05A3D">
          <w:rPr>
            <w:rFonts w:eastAsiaTheme="minorEastAsia"/>
            <w:iCs/>
          </w:rPr>
          <w:t>FishBase</w:t>
        </w:r>
        <w:proofErr w:type="spellEnd"/>
        <w:r w:rsidR="002878C1">
          <w:rPr>
            <w:rFonts w:eastAsiaTheme="minorEastAsia"/>
            <w:iCs/>
          </w:rPr>
          <w:t xml:space="preserve"> </w:t>
        </w:r>
      </w:ins>
      <w:r w:rsidR="00BE1E3F">
        <w:rPr>
          <w:rFonts w:eastAsiaTheme="minorEastAsia"/>
          <w:iCs/>
        </w:rPr>
        <w:fldChar w:fldCharType="begin"/>
      </w:r>
      <w:r w:rsidR="00BE1E3F">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BE1E3F">
        <w:rPr>
          <w:rFonts w:eastAsiaTheme="minorEastAsia"/>
          <w:iCs/>
          <w:noProof/>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7070ABA3"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proofErr w:type="spellStart"/>
      <w:r w:rsidRPr="00B37A74">
        <w:rPr>
          <w:i/>
          <w:iCs/>
        </w:rPr>
        <w:t>rjags</w:t>
      </w:r>
      <w:proofErr w:type="spellEnd"/>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 xml:space="preserve">We used 3 Markov chains with 5000 iterations for adaptation, followed by 15000 iterations burn-in and 15000 iterations sampling </w:t>
      </w:r>
      <w:r w:rsidRPr="00B37A74">
        <w:rPr>
          <w:rFonts w:eastAsiaTheme="minorEastAsia"/>
        </w:rPr>
        <w:lastRenderedPageBreak/>
        <w:t>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proofErr w:type="spellStart"/>
      <w:r w:rsidRPr="00B37A74">
        <w:rPr>
          <w:i/>
        </w:rPr>
        <w:t>tidyverse</w:t>
      </w:r>
      <w:proofErr w:type="spellEnd"/>
      <w:r w:rsidRPr="00B37A74">
        <w:rPr>
          <w:i/>
        </w:rPr>
        <w:t>’</w:t>
      </w:r>
      <w:r w:rsidRPr="00B37A74">
        <w:t xml:space="preserve"> </w:t>
      </w:r>
      <w:r w:rsidRPr="0001320D">
        <w:fldChar w:fldCharType="begin"/>
      </w:r>
      <w:r w:rsidR="004335E2">
        <w:instrText xml:space="preserve"> ADDIN ZOTERO_ITEM CSL_CITATION {"citationID":"a10onmnkm5g","properties":{"formattedCitation":"(Wickham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4335E2" w:rsidRPr="004335E2">
        <w:rPr>
          <w:lang w:val="en-GB"/>
        </w:rPr>
        <w:t xml:space="preserve">(Wickham </w:t>
      </w:r>
      <w:r w:rsidR="004335E2" w:rsidRPr="004335E2">
        <w:rPr>
          <w:i/>
          <w:iCs/>
          <w:lang w:val="en-GB"/>
        </w:rPr>
        <w:t>et al.</w:t>
      </w:r>
      <w:r w:rsidR="004335E2" w:rsidRPr="004335E2">
        <w:rPr>
          <w:lang w:val="en-GB"/>
        </w:rPr>
        <w:t xml:space="preserve"> 2019)</w:t>
      </w:r>
      <w:r w:rsidRPr="0001320D">
        <w:fldChar w:fldCharType="end"/>
      </w:r>
      <w:r w:rsidRPr="00B37A74">
        <w:t xml:space="preserve"> for data processing, as well as ‘</w:t>
      </w:r>
      <w:proofErr w:type="spellStart"/>
      <w:r w:rsidRPr="00B37A74">
        <w:rPr>
          <w:i/>
          <w:iCs/>
        </w:rPr>
        <w:t>ggmcmc</w:t>
      </w:r>
      <w:proofErr w:type="spellEnd"/>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(Fernández-i-Marín 2016)</w:t>
      </w:r>
      <w:r w:rsidRPr="0001320D">
        <w:fldChar w:fldCharType="end"/>
      </w:r>
      <w:r w:rsidRPr="00B37A74">
        <w:t>, ‘</w:t>
      </w:r>
      <w:proofErr w:type="spellStart"/>
      <w:r w:rsidRPr="00B37A74">
        <w:rPr>
          <w:i/>
          <w:iCs/>
        </w:rPr>
        <w:t>mcmcviz</w:t>
      </w:r>
      <w:proofErr w:type="spellEnd"/>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(Youngflesh 2018)</w:t>
      </w:r>
      <w:r w:rsidRPr="00B37A74">
        <w:fldChar w:fldCharType="end"/>
      </w:r>
      <w:r w:rsidRPr="00B37A74">
        <w:t xml:space="preserve"> and ‘</w:t>
      </w:r>
      <w:proofErr w:type="spellStart"/>
      <w:r w:rsidRPr="00B37A74">
        <w:rPr>
          <w:i/>
          <w:iCs/>
        </w:rPr>
        <w:t>bayesplot</w:t>
      </w:r>
      <w:proofErr w:type="spellEnd"/>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 xml:space="preserve">(Gabry </w:t>
      </w:r>
      <w:r w:rsidRPr="00B37A74">
        <w:rPr>
          <w:i/>
          <w:iCs/>
        </w:rPr>
        <w:t>et al.</w:t>
      </w:r>
      <w:r w:rsidRPr="00B37A74">
        <w:t xml:space="preserve"> 2019)</w:t>
      </w:r>
      <w:r w:rsidRPr="0001320D">
        <w:fldChar w:fldCharType="end"/>
      </w:r>
      <w:r w:rsidRPr="00B37A74">
        <w:t xml:space="preserve"> for visualization. </w:t>
      </w:r>
      <w:ins w:id="278" w:author="Max Lindmark" w:date="2021-05-31T10:04:00Z">
        <w:r w:rsidR="003B734B">
          <w:t>Single-species Sharpe-</w:t>
        </w:r>
        <w:proofErr w:type="spellStart"/>
        <w:r w:rsidR="003B734B">
          <w:t>Schoolfield</w:t>
        </w:r>
        <w:proofErr w:type="spellEnd"/>
        <w:r w:rsidR="003B734B">
          <w:t xml:space="preserve"> models were fitted using </w:t>
        </w:r>
      </w:ins>
      <w:ins w:id="279" w:author="Max Lindmark" w:date="2021-05-31T10:05:00Z">
        <w:r w:rsidR="00354084">
          <w:t xml:space="preserve">the packages </w:t>
        </w:r>
      </w:ins>
      <w:ins w:id="280" w:author="Max Lindmark" w:date="2021-05-31T10:06:00Z">
        <w:r w:rsidR="00C26C36">
          <w:t>‘</w:t>
        </w:r>
      </w:ins>
      <w:proofErr w:type="spellStart"/>
      <w:ins w:id="281" w:author="Max Lindmark" w:date="2021-05-31T10:05:00Z">
        <w:r w:rsidR="00354084" w:rsidRPr="00354084">
          <w:rPr>
            <w:i/>
            <w:iCs/>
            <w:rPrChange w:id="282" w:author="Max Lindmark" w:date="2021-05-31T10:05:00Z">
              <w:rPr/>
            </w:rPrChange>
          </w:rPr>
          <w:t>rTPC</w:t>
        </w:r>
      </w:ins>
      <w:proofErr w:type="spellEnd"/>
      <w:ins w:id="283" w:author="Max Lindmark" w:date="2021-05-31T10:06:00Z">
        <w:r w:rsidR="00C26C36">
          <w:rPr>
            <w:i/>
            <w:iCs/>
          </w:rPr>
          <w:t>’</w:t>
        </w:r>
      </w:ins>
      <w:ins w:id="284" w:author="Max Lindmark" w:date="2021-05-31T10:05:00Z">
        <w:r w:rsidR="00354084">
          <w:t xml:space="preserve"> </w:t>
        </w:r>
      </w:ins>
      <w:r w:rsidR="005F0192">
        <w:fldChar w:fldCharType="begin"/>
      </w:r>
      <w:r w:rsidR="005F0192">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5F0192" w:rsidRPr="005F0192">
        <w:rPr>
          <w:lang w:val="en-GB"/>
        </w:rPr>
        <w:t>(Padfield &amp; O’Sullivan 2020)</w:t>
      </w:r>
      <w:r w:rsidR="005F0192">
        <w:fldChar w:fldCharType="end"/>
      </w:r>
      <w:ins w:id="285" w:author="Max Lindmark" w:date="2021-05-31T10:06:00Z">
        <w:r w:rsidR="00354084">
          <w:t xml:space="preserve"> </w:t>
        </w:r>
      </w:ins>
      <w:ins w:id="286" w:author="Max Lindmark" w:date="2021-05-31T10:05:00Z">
        <w:r w:rsidR="00354084">
          <w:t xml:space="preserve">and </w:t>
        </w:r>
      </w:ins>
      <w:ins w:id="287" w:author="Max Lindmark" w:date="2021-05-31T10:06:00Z">
        <w:r w:rsidR="00485B90">
          <w:t>‘</w:t>
        </w:r>
      </w:ins>
      <w:proofErr w:type="spellStart"/>
      <w:ins w:id="288" w:author="Max Lindmark" w:date="2021-05-31T10:05:00Z">
        <w:r w:rsidR="00354084" w:rsidRPr="00354084">
          <w:rPr>
            <w:i/>
            <w:iCs/>
            <w:rPrChange w:id="289" w:author="Max Lindmark" w:date="2021-05-31T10:05:00Z">
              <w:rPr/>
            </w:rPrChange>
          </w:rPr>
          <w:t>nls.multstart</w:t>
        </w:r>
      </w:ins>
      <w:proofErr w:type="spellEnd"/>
      <w:ins w:id="290" w:author="Max Lindmark" w:date="2021-05-31T10:06:00Z">
        <w:r w:rsidR="00485B90">
          <w:rPr>
            <w:i/>
            <w:iCs/>
          </w:rPr>
          <w:t>’</w:t>
        </w:r>
      </w:ins>
      <w:r w:rsidR="005F0192">
        <w:t xml:space="preserve"> </w:t>
      </w:r>
      <w:r w:rsidR="00DF3A9D">
        <w:fldChar w:fldCharType="begin"/>
      </w:r>
      <w:r w:rsidR="00DF3A9D">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DF3A9D">
        <w:rPr>
          <w:noProof/>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62EC8801" w:rsidR="00FF0C73" w:rsidRPr="00B37A74" w:rsidRDefault="00FF0C73" w:rsidP="00FF0C73">
      <w:pPr>
        <w:spacing w:line="480" w:lineRule="auto"/>
        <w:contextualSpacing/>
        <w:jc w:val="both"/>
      </w:pPr>
      <w:r w:rsidRPr="00B37A74">
        <w:rPr>
          <w:bCs/>
        </w:rPr>
        <w:t>We compared the parsimony of models with different hierarchical structures, and with or without mass-temperature interactions, using the Watanabe-</w:t>
      </w:r>
      <w:proofErr w:type="spellStart"/>
      <w:r w:rsidRPr="00B37A74">
        <w:rPr>
          <w:bCs/>
        </w:rPr>
        <w:t>Akaike</w:t>
      </w:r>
      <w:proofErr w:type="spellEnd"/>
      <w:r w:rsidRPr="00B37A74">
        <w:rPr>
          <w:bCs/>
        </w:rPr>
        <w:t xml:space="preserv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4335E2">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6789CC8B"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8C5E30">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ins w:id="291" w:author="Max Lindmark" w:date="2021-05-31T16:31:00Z">
        <w:r w:rsidR="00691A94">
          <w:rPr>
            <w:rFonts w:eastAsiaTheme="minorEastAsia"/>
          </w:rPr>
          <w:t>n empirical</w:t>
        </w:r>
      </w:ins>
      <w:ins w:id="292" w:author="Anna Gårdmark" w:date="2021-06-03T13:25:00Z">
        <w:r w:rsidR="002D55A9">
          <w:rPr>
            <w:rFonts w:eastAsiaTheme="minorEastAsia"/>
          </w:rPr>
          <w:t xml:space="preserve"> </w:t>
        </w:r>
        <w:commentRangeStart w:id="293"/>
        <w:r w:rsidR="002D55A9">
          <w:rPr>
            <w:rFonts w:eastAsiaTheme="minorEastAsia"/>
          </w:rPr>
          <w:t>temperature-dependent</w:t>
        </w:r>
        <w:commentRangeEnd w:id="293"/>
        <w:r w:rsidR="002D55A9">
          <w:rPr>
            <w:rStyle w:val="Kommentarsreferens"/>
          </w:rPr>
          <w:commentReference w:id="293"/>
        </w:r>
      </w:ins>
      <w:ins w:id="294" w:author="Max Lindmark" w:date="2021-05-31T16:31:00Z">
        <w:r w:rsidR="00691A94">
          <w:rPr>
            <w:rFonts w:eastAsiaTheme="minorEastAsia"/>
          </w:rPr>
          <w:t xml:space="preserve"> </w:t>
        </w:r>
      </w:ins>
      <w:del w:id="295" w:author="Max Lindmark" w:date="2021-05-31T16:31:00Z">
        <w:r w:rsidRPr="00B37A74" w:rsidDel="00691A94">
          <w:rPr>
            <w:rFonts w:eastAsiaTheme="minorEastAsia"/>
          </w:rPr>
          <w:delText xml:space="preserve"> </w:delText>
        </w:r>
      </w:del>
      <w:proofErr w:type="spellStart"/>
      <w:r w:rsidRPr="00B37A74">
        <w:rPr>
          <w:rFonts w:eastAsiaTheme="minorEastAsia"/>
        </w:rPr>
        <w:t>Pütter</w:t>
      </w:r>
      <w:proofErr w:type="spellEnd"/>
      <w:r w:rsidRPr="00B37A74">
        <w:rPr>
          <w:rFonts w:eastAsiaTheme="minorEastAsia"/>
        </w:rPr>
        <w:t>-type model</w:t>
      </w:r>
      <w:ins w:id="296" w:author="Max Lindmark" w:date="2021-05-31T16:32:00Z">
        <w:r w:rsidR="005F74EB">
          <w:rPr>
            <w:rFonts w:eastAsiaTheme="minorEastAsia"/>
          </w:rPr>
          <w:t xml:space="preserve">. </w:t>
        </w:r>
        <w:proofErr w:type="spellStart"/>
        <w:r w:rsidR="005F74EB" w:rsidRPr="00B37A74">
          <w:rPr>
            <w:rFonts w:eastAsiaTheme="minorEastAsia"/>
          </w:rPr>
          <w:t>Pütter</w:t>
        </w:r>
        <w:proofErr w:type="spellEnd"/>
        <w:r w:rsidR="005F74EB">
          <w:rPr>
            <w:rFonts w:eastAsiaTheme="minorEastAsia"/>
          </w:rPr>
          <w:t>-type models</w:t>
        </w:r>
        <w:r w:rsidR="00A36157">
          <w:rPr>
            <w:rFonts w:eastAsiaTheme="minorEastAsia"/>
          </w:rPr>
          <w:t xml:space="preserve"> </w:t>
        </w:r>
      </w:ins>
      <w:del w:id="297" w:author="Max Lindmark" w:date="2021-05-31T16:29:00Z">
        <w:r w:rsidRPr="00B37A74" w:rsidDel="00285A57">
          <w:rPr>
            <w:rFonts w:eastAsiaTheme="minorEastAsia"/>
          </w:rPr>
          <w:delText xml:space="preserve">, </w:delText>
        </w:r>
      </w:del>
      <w:del w:id="298" w:author="Max Lindmark" w:date="2021-05-31T16:32:00Z">
        <w:r w:rsidRPr="00B37A74" w:rsidDel="00A36157">
          <w:rPr>
            <w:rFonts w:eastAsiaTheme="minorEastAsia"/>
          </w:rPr>
          <w:delText xml:space="preserve">which is </w:delText>
        </w:r>
      </w:del>
      <w:ins w:id="299" w:author="Max Lindmark" w:date="2021-05-31T16:32:00Z">
        <w:r w:rsidR="00A36157">
          <w:rPr>
            <w:rFonts w:eastAsiaTheme="minorEastAsia"/>
          </w:rPr>
          <w:t xml:space="preserve">are </w:t>
        </w:r>
      </w:ins>
      <w:ins w:id="300" w:author="Max Lindmark" w:date="2021-05-31T16:29:00Z">
        <w:r w:rsidR="00B77EE3">
          <w:rPr>
            <w:rFonts w:eastAsiaTheme="minorEastAsia"/>
          </w:rPr>
          <w:t>the simplest</w:t>
        </w:r>
        <w:r w:rsidR="00DB0484">
          <w:rPr>
            <w:rFonts w:eastAsiaTheme="minorEastAsia"/>
          </w:rPr>
          <w:t xml:space="preserve"> </w:t>
        </w:r>
      </w:ins>
      <w:ins w:id="301" w:author="Max Lindmark" w:date="2021-05-31T16:32:00Z">
        <w:r w:rsidR="00E37CFD">
          <w:rPr>
            <w:rFonts w:eastAsiaTheme="minorEastAsia"/>
          </w:rPr>
          <w:t xml:space="preserve">growth models based on a </w:t>
        </w:r>
      </w:ins>
      <w:ins w:id="302" w:author="Max Lindmark" w:date="2021-05-31T16:30:00Z">
        <w:r w:rsidR="00C81BA1">
          <w:rPr>
            <w:rFonts w:eastAsiaTheme="minorEastAsia"/>
          </w:rPr>
          <w:t>dynamic energy budget</w:t>
        </w:r>
      </w:ins>
      <w:ins w:id="303" w:author="Max Lindmark" w:date="2021-05-31T16:32:00Z">
        <w:r w:rsidR="00A577FB">
          <w:rPr>
            <w:rFonts w:eastAsiaTheme="minorEastAsia"/>
          </w:rPr>
          <w:t xml:space="preserve">, and </w:t>
        </w:r>
      </w:ins>
      <w:ins w:id="304" w:author="Max Lindmark" w:date="2021-05-31T16:33:00Z">
        <w:del w:id="305" w:author="Jan Ohlberger" w:date="2021-06-01T13:09:00Z">
          <w:r w:rsidR="00BE35D3" w:rsidDel="00DA2D05">
            <w:rPr>
              <w:rFonts w:eastAsiaTheme="minorEastAsia"/>
            </w:rPr>
            <w:delText>therefore comes with</w:delText>
          </w:r>
        </w:del>
      </w:ins>
      <w:ins w:id="306" w:author="Jan Ohlberger" w:date="2021-06-01T13:09:00Z">
        <w:r w:rsidR="00DA2D05">
          <w:rPr>
            <w:rFonts w:eastAsiaTheme="minorEastAsia"/>
          </w:rPr>
          <w:t>make</w:t>
        </w:r>
      </w:ins>
      <w:ins w:id="307" w:author="Max Lindmark" w:date="2021-05-31T16:33:00Z">
        <w:r w:rsidR="00BE35D3">
          <w:rPr>
            <w:rFonts w:eastAsiaTheme="minorEastAsia"/>
          </w:rPr>
          <w:t xml:space="preserve"> </w:t>
        </w:r>
      </w:ins>
      <w:ins w:id="308" w:author="Max Lindmark" w:date="2021-05-31T17:00:00Z">
        <w:r w:rsidR="00985927">
          <w:rPr>
            <w:rFonts w:eastAsiaTheme="minorEastAsia"/>
          </w:rPr>
          <w:t xml:space="preserve">strong </w:t>
        </w:r>
      </w:ins>
      <w:ins w:id="309" w:author="Max Lindmark" w:date="2021-05-31T16:34:00Z">
        <w:r w:rsidR="00B42C53">
          <w:rPr>
            <w:rFonts w:eastAsiaTheme="minorEastAsia"/>
          </w:rPr>
          <w:lastRenderedPageBreak/>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ins>
      <w:ins w:id="310" w:author="Max Lindmark" w:date="2021-05-31T16:33:00Z">
        <w:r w:rsidR="001011F8">
          <w:rPr>
            <w:rFonts w:eastAsiaTheme="minorEastAsia"/>
          </w:rPr>
          <w:t xml:space="preserve">physiological </w:t>
        </w:r>
        <w:r w:rsidR="008120BF">
          <w:rPr>
            <w:rFonts w:eastAsiaTheme="minorEastAsia"/>
          </w:rPr>
          <w:t>processes</w:t>
        </w:r>
      </w:ins>
      <w:ins w:id="311" w:author="Max Lindmark" w:date="2021-05-31T16:34:00Z">
        <w:r w:rsidR="006F298D">
          <w:rPr>
            <w:rFonts w:eastAsiaTheme="minorEastAsia"/>
          </w:rPr>
          <w:t xml:space="preserve"> </w:t>
        </w:r>
        <w:r w:rsidR="00341D90">
          <w:rPr>
            <w:rFonts w:eastAsiaTheme="minorEastAsia"/>
          </w:rPr>
          <w:t>(</w:t>
        </w:r>
      </w:ins>
      <w:ins w:id="312" w:author="Max Lindmark" w:date="2021-05-31T16:36:00Z">
        <w:r w:rsidR="00785C67">
          <w:rPr>
            <w:rFonts w:eastAsiaTheme="minorEastAsia"/>
          </w:rPr>
          <w:t>e.g.,</w:t>
        </w:r>
      </w:ins>
      <w:ins w:id="313" w:author="Max Lindmark" w:date="2021-05-31T16:34:00Z">
        <w:r w:rsidR="00341D90">
          <w:rPr>
            <w:rFonts w:eastAsiaTheme="minorEastAsia"/>
          </w:rPr>
          <w:t xml:space="preserve"> maturation</w:t>
        </w:r>
      </w:ins>
      <w:ins w:id="314" w:author="Max Lindmark" w:date="2021-05-31T16:35:00Z">
        <w:r w:rsidR="00260680">
          <w:rPr>
            <w:rFonts w:eastAsiaTheme="minorEastAsia"/>
          </w:rPr>
          <w:t xml:space="preserve"> and assimilation</w:t>
        </w:r>
      </w:ins>
      <w:ins w:id="315" w:author="Max Lindmark" w:date="2021-05-31T16:34:00Z">
        <w:r w:rsidR="00341D90">
          <w:rPr>
            <w:rFonts w:eastAsiaTheme="minorEastAsia"/>
          </w:rPr>
          <w:t>)</w:t>
        </w:r>
      </w:ins>
      <w:ins w:id="316" w:author="Max Lindmark" w:date="2021-05-31T16:30:00Z">
        <w:r w:rsidR="00281F34">
          <w:rPr>
            <w:rFonts w:eastAsiaTheme="minorEastAsia"/>
          </w:rPr>
          <w:t>.</w:t>
        </w:r>
      </w:ins>
      <w:ins w:id="317" w:author="Max Lindmark" w:date="2021-05-31T16:35:00Z">
        <w:r w:rsidR="00E75C88">
          <w:rPr>
            <w:rFonts w:eastAsiaTheme="minorEastAsia"/>
          </w:rPr>
          <w:t xml:space="preserve"> However, </w:t>
        </w:r>
        <w:commentRangeStart w:id="318"/>
        <w:r w:rsidR="00E75C88">
          <w:rPr>
            <w:rFonts w:eastAsiaTheme="minorEastAsia"/>
          </w:rPr>
          <w:t xml:space="preserve">it </w:t>
        </w:r>
      </w:ins>
      <w:commentRangeEnd w:id="318"/>
      <w:r w:rsidR="0067695E">
        <w:rPr>
          <w:rStyle w:val="Kommentarsreferens"/>
        </w:rPr>
        <w:commentReference w:id="318"/>
      </w:r>
      <w:ins w:id="319" w:author="Max Lindmark" w:date="2021-05-31T16:35:00Z">
        <w:r w:rsidR="00E75C88">
          <w:rPr>
            <w:rFonts w:eastAsiaTheme="minorEastAsia"/>
          </w:rPr>
          <w:t>is also</w:t>
        </w:r>
      </w:ins>
      <w:ins w:id="320" w:author="Max Lindmark" w:date="2021-05-31T16:30:00Z">
        <w:r w:rsidR="00281F34">
          <w:rPr>
            <w:rFonts w:eastAsiaTheme="minorEastAsia"/>
          </w:rPr>
          <w:t xml:space="preserve"> </w:t>
        </w:r>
      </w:ins>
      <w:ins w:id="321" w:author="Max Lindmark" w:date="2021-05-31T16:32:00Z">
        <w:r w:rsidR="00BD1FF9">
          <w:rPr>
            <w:rFonts w:eastAsiaTheme="minorEastAsia"/>
          </w:rPr>
          <w:t xml:space="preserve">one of the most applied </w:t>
        </w:r>
      </w:ins>
      <w:ins w:id="322" w:author="Jan Ohlberger" w:date="2021-06-01T13:11:00Z">
        <w:r w:rsidR="000374F9">
          <w:rPr>
            <w:rFonts w:eastAsiaTheme="minorEastAsia"/>
          </w:rPr>
          <w:t xml:space="preserve">types of </w:t>
        </w:r>
      </w:ins>
      <w:ins w:id="323" w:author="Max Lindmark" w:date="2021-05-31T16:32:00Z">
        <w:r w:rsidR="00BD1FF9">
          <w:rPr>
            <w:rFonts w:eastAsiaTheme="minorEastAsia"/>
          </w:rPr>
          <w:t>growth models in ecology and fisheries</w:t>
        </w:r>
      </w:ins>
      <w:ins w:id="324" w:author="Max Lindmark" w:date="2021-05-31T16:35:00Z">
        <w:r w:rsidR="00D04B96">
          <w:rPr>
            <w:rFonts w:eastAsiaTheme="minorEastAsia"/>
          </w:rPr>
          <w:t>,</w:t>
        </w:r>
      </w:ins>
      <w:ins w:id="325" w:author="Jan Ohlberger" w:date="2021-06-01T13:11:00Z">
        <w:r w:rsidR="000374F9">
          <w:rPr>
            <w:rFonts w:eastAsiaTheme="minorEastAsia"/>
          </w:rPr>
          <w:t xml:space="preserve"> </w:t>
        </w:r>
      </w:ins>
      <w:ins w:id="326" w:author="Max Lindmark" w:date="2021-05-31T16:35:00Z">
        <w:del w:id="327" w:author="Jan Ohlberger" w:date="2021-06-01T13:11:00Z">
          <w:r w:rsidR="00D04B96" w:rsidDel="000374F9">
            <w:rPr>
              <w:rFonts w:eastAsiaTheme="minorEastAsia"/>
            </w:rPr>
            <w:delText xml:space="preserve"> </w:delText>
          </w:r>
        </w:del>
      </w:ins>
      <w:ins w:id="328" w:author="Max Lindmark" w:date="2021-05-31T16:36:00Z">
        <w:del w:id="329" w:author="Jan Ohlberger" w:date="2021-06-01T13:11:00Z">
          <w:r w:rsidR="000604B9" w:rsidDel="000374F9">
            <w:rPr>
              <w:rFonts w:eastAsiaTheme="minorEastAsia"/>
            </w:rPr>
            <w:delText xml:space="preserve">it </w:delText>
          </w:r>
        </w:del>
        <w:r w:rsidR="000604B9">
          <w:rPr>
            <w:rFonts w:eastAsiaTheme="minorEastAsia"/>
          </w:rPr>
          <w:t xml:space="preserve">tends </w:t>
        </w:r>
      </w:ins>
      <w:ins w:id="330" w:author="Max Lindmark" w:date="2021-05-31T16:35:00Z">
        <w:r w:rsidR="00D04B96">
          <w:rPr>
            <w:rFonts w:eastAsiaTheme="minorEastAsia"/>
          </w:rPr>
          <w:t>to fit data reasonabl</w:t>
        </w:r>
      </w:ins>
      <w:ins w:id="331" w:author="Jan Ohlberger" w:date="2021-06-01T13:11:00Z">
        <w:r w:rsidR="000374F9">
          <w:rPr>
            <w:rFonts w:eastAsiaTheme="minorEastAsia"/>
          </w:rPr>
          <w:t>y</w:t>
        </w:r>
      </w:ins>
      <w:ins w:id="332" w:author="Max Lindmark" w:date="2021-05-31T16:35:00Z">
        <w:del w:id="333" w:author="Jan Ohlberger" w:date="2021-06-01T13:11:00Z">
          <w:r w:rsidR="00D04B96" w:rsidDel="000374F9">
            <w:rPr>
              <w:rFonts w:eastAsiaTheme="minorEastAsia"/>
            </w:rPr>
            <w:delText>e</w:delText>
          </w:r>
        </w:del>
        <w:r w:rsidR="00D04B96">
          <w:rPr>
            <w:rFonts w:eastAsiaTheme="minorEastAsia"/>
          </w:rPr>
          <w:t xml:space="preserve"> well</w:t>
        </w:r>
      </w:ins>
      <w:ins w:id="334" w:author="Max Lindmark" w:date="2021-05-31T16:36:00Z">
        <w:r w:rsidR="008B356E">
          <w:rPr>
            <w:rFonts w:eastAsiaTheme="minorEastAsia"/>
          </w:rPr>
          <w:t xml:space="preserve"> </w:t>
        </w:r>
      </w:ins>
      <w:r w:rsidR="00423844">
        <w:rPr>
          <w:rFonts w:eastAsiaTheme="minorEastAsia"/>
        </w:rPr>
        <w:fldChar w:fldCharType="begin"/>
      </w:r>
      <w:r w:rsidR="00423844">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423844">
        <w:rPr>
          <w:rFonts w:eastAsiaTheme="minorEastAsia"/>
          <w:noProof/>
        </w:rPr>
        <w:t>(Marshall &amp; White 2019)</w:t>
      </w:r>
      <w:r w:rsidR="00423844">
        <w:rPr>
          <w:rFonts w:eastAsiaTheme="minorEastAsia"/>
        </w:rPr>
        <w:fldChar w:fldCharType="end"/>
      </w:r>
      <w:ins w:id="335" w:author="Jan Ohlberger" w:date="2021-06-01T13:11:00Z">
        <w:r w:rsidR="000374F9">
          <w:rPr>
            <w:rFonts w:eastAsiaTheme="minorEastAsia"/>
          </w:rPr>
          <w:t>,</w:t>
        </w:r>
      </w:ins>
      <w:r w:rsidR="00BD5EBE">
        <w:rPr>
          <w:rFonts w:eastAsiaTheme="minorEastAsia"/>
        </w:rPr>
        <w:t xml:space="preserve"> </w:t>
      </w:r>
      <w:ins w:id="336" w:author="Max Lindmark" w:date="2021-05-31T16:36:00Z">
        <w:r w:rsidR="00C13A17">
          <w:rPr>
            <w:rFonts w:eastAsiaTheme="minorEastAsia"/>
          </w:rPr>
          <w:t xml:space="preserve">and </w:t>
        </w:r>
        <w:del w:id="337" w:author="Jan Ohlberger" w:date="2021-06-01T13:11:00Z">
          <w:r w:rsidR="00C13A17" w:rsidDel="00BA1060">
            <w:rPr>
              <w:rFonts w:eastAsiaTheme="minorEastAsia"/>
            </w:rPr>
            <w:delText xml:space="preserve">its </w:delText>
          </w:r>
        </w:del>
      </w:ins>
      <w:ins w:id="338" w:author="Max Lindmark" w:date="2021-05-31T16:37:00Z">
        <w:del w:id="339" w:author="Jan Ohlberger" w:date="2021-06-01T13:11:00Z">
          <w:r w:rsidR="007F4B1E" w:rsidDel="00BA1060">
            <w:rPr>
              <w:rFonts w:eastAsiaTheme="minorEastAsia"/>
            </w:rPr>
            <w:delText>simplicity</w:delText>
          </w:r>
        </w:del>
      </w:ins>
      <w:ins w:id="340" w:author="Max Lindmark" w:date="2021-05-31T16:36:00Z">
        <w:del w:id="341" w:author="Jan Ohlberger" w:date="2021-06-01T13:11:00Z">
          <w:r w:rsidR="00C13A17" w:rsidDel="00BA1060">
            <w:rPr>
              <w:rFonts w:eastAsiaTheme="minorEastAsia"/>
            </w:rPr>
            <w:delText xml:space="preserve"> make it</w:delText>
          </w:r>
        </w:del>
      </w:ins>
      <w:ins w:id="342" w:author="Jan Ohlberger" w:date="2021-06-01T13:11:00Z">
        <w:r w:rsidR="00BA1060">
          <w:rPr>
            <w:rFonts w:eastAsiaTheme="minorEastAsia"/>
          </w:rPr>
          <w:t>is</w:t>
        </w:r>
      </w:ins>
      <w:ins w:id="343" w:author="Max Lindmark" w:date="2021-05-31T16:36:00Z">
        <w:r w:rsidR="00C13A17">
          <w:rPr>
            <w:rFonts w:eastAsiaTheme="minorEastAsia"/>
          </w:rPr>
          <w:t xml:space="preserve"> suitable for illustrati</w:t>
        </w:r>
      </w:ins>
      <w:ins w:id="344" w:author="Jan Ohlberger" w:date="2021-06-01T13:11:00Z">
        <w:r w:rsidR="00BA1060">
          <w:rPr>
            <w:rFonts w:eastAsiaTheme="minorEastAsia"/>
          </w:rPr>
          <w:t xml:space="preserve">ng </w:t>
        </w:r>
      </w:ins>
      <w:ins w:id="345" w:author="Max Lindmark" w:date="2021-05-31T16:36:00Z">
        <w:del w:id="346" w:author="Jan Ohlberger" w:date="2021-06-01T13:11:00Z">
          <w:r w:rsidR="00C13A17" w:rsidDel="00BA1060">
            <w:rPr>
              <w:rFonts w:eastAsiaTheme="minorEastAsia"/>
            </w:rPr>
            <w:delText xml:space="preserve">on of </w:delText>
          </w:r>
        </w:del>
        <w:r w:rsidR="00C13A17">
          <w:rPr>
            <w:rFonts w:eastAsiaTheme="minorEastAsia"/>
          </w:rPr>
          <w:t xml:space="preserve">the </w:t>
        </w:r>
        <w:r w:rsidR="00BF6AA1">
          <w:rPr>
            <w:rFonts w:eastAsiaTheme="minorEastAsia"/>
          </w:rPr>
          <w:t>consequences of non-linear consumption rates</w:t>
        </w:r>
      </w:ins>
      <w:ins w:id="347" w:author="Max Lindmark" w:date="2021-05-31T17:00:00Z">
        <w:r w:rsidR="00AC2212">
          <w:rPr>
            <w:rFonts w:eastAsiaTheme="minorEastAsia"/>
          </w:rPr>
          <w:t xml:space="preserve"> </w:t>
        </w:r>
      </w:ins>
      <w:ins w:id="348" w:author="Jan Ohlberger" w:date="2021-06-01T13:12:00Z">
        <w:r w:rsidR="00BA1060">
          <w:rPr>
            <w:rFonts w:eastAsiaTheme="minorEastAsia"/>
          </w:rPr>
          <w:t xml:space="preserve">due to its simplicity </w:t>
        </w:r>
      </w:ins>
      <w:ins w:id="349" w:author="Max Lindmark" w:date="2021-05-31T17:00:00Z">
        <w:r w:rsidR="00AC2212">
          <w:rPr>
            <w:rFonts w:eastAsiaTheme="minorEastAsia"/>
          </w:rPr>
          <w:t>(in contrast</w:t>
        </w:r>
      </w:ins>
      <w:ins w:id="350" w:author="Max Lindmark" w:date="2021-05-31T17:01:00Z">
        <w:r w:rsidR="00AC2212">
          <w:rPr>
            <w:rFonts w:eastAsiaTheme="minorEastAsia"/>
          </w:rPr>
          <w:t xml:space="preserve">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ins>
      <w:r w:rsidR="0098540F">
        <w:rPr>
          <w:rFonts w:eastAsiaTheme="minorEastAsia"/>
        </w:rPr>
        <w:fldChar w:fldCharType="begin"/>
      </w:r>
      <w:r w:rsidR="0098540F">
        <w:rPr>
          <w:rFonts w:eastAsiaTheme="minorEastAsia"/>
        </w:rPr>
        <w:instrText xml:space="preserve"> ADDIN ZOTERO_ITEM CSL_CITATION {"citationID":"3UcntoPE","properties":{"formattedCitation":"(Kitchell {\\i{}et al.} 1977; Cuenco {\\i{}et al.} 1985)","plainCitation":"(Kitchell et al. 1977; Cuenco et al. 1985)","noteIndex":0},"citationItems":[{"id":177,"uris":["http://zotero.org/users/6116610/items/4RNEVDMA"],"uri":["http://zotero.org/users/6116610/items/4RNEVDMA"],"itemData":{"id":177,"type":"article-journal","container-title":"Journal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98540F" w:rsidRPr="0098540F">
        <w:rPr>
          <w:lang w:val="en-GB"/>
        </w:rPr>
        <w:t xml:space="preserve">(Kitchell </w:t>
      </w:r>
      <w:r w:rsidR="0098540F" w:rsidRPr="0098540F">
        <w:rPr>
          <w:i/>
          <w:iCs/>
          <w:lang w:val="en-GB"/>
        </w:rPr>
        <w:t>et al.</w:t>
      </w:r>
      <w:r w:rsidR="0098540F" w:rsidRPr="0098540F">
        <w:rPr>
          <w:lang w:val="en-GB"/>
        </w:rPr>
        <w:t xml:space="preserve"> 1977; Cuenco </w:t>
      </w:r>
      <w:r w:rsidR="0098540F" w:rsidRPr="0098540F">
        <w:rPr>
          <w:i/>
          <w:iCs/>
          <w:lang w:val="en-GB"/>
        </w:rPr>
        <w:t>et al.</w:t>
      </w:r>
      <w:r w:rsidR="0098540F" w:rsidRPr="0098540F">
        <w:rPr>
          <w:lang w:val="en-GB"/>
        </w:rPr>
        <w:t xml:space="preserve"> 1985)</w:t>
      </w:r>
      <w:r w:rsidR="0098540F">
        <w:rPr>
          <w:rFonts w:eastAsiaTheme="minorEastAsia"/>
        </w:rPr>
        <w:fldChar w:fldCharType="end"/>
      </w:r>
      <w:ins w:id="351" w:author="Max Lindmark" w:date="2021-05-31T17:00:00Z">
        <w:r w:rsidR="00AC2212">
          <w:rPr>
            <w:rFonts w:eastAsiaTheme="minorEastAsia"/>
          </w:rPr>
          <w:t>)</w:t>
        </w:r>
      </w:ins>
      <w:ins w:id="352" w:author="Max Lindmark" w:date="2021-05-31T16:36:00Z">
        <w:r w:rsidR="00BF6AA1">
          <w:rPr>
            <w:rFonts w:eastAsiaTheme="minorEastAsia"/>
          </w:rPr>
          <w:t xml:space="preserve">. </w:t>
        </w:r>
      </w:ins>
      <w:del w:id="353" w:author="Max Lindmark" w:date="2021-05-31T16:31:00Z">
        <w:r w:rsidRPr="00B37A74" w:rsidDel="0089279E">
          <w:rPr>
            <w:rFonts w:eastAsiaTheme="minorEastAsia"/>
          </w:rPr>
          <w:delText xml:space="preserve">the </w:delText>
        </w:r>
      </w:del>
      <w:ins w:id="354" w:author="Max Lindmark" w:date="2021-05-31T16:37:00Z">
        <w:r w:rsidR="00476227">
          <w:rPr>
            <w:rFonts w:eastAsiaTheme="minorEastAsia"/>
          </w:rPr>
          <w:t xml:space="preserve">A </w:t>
        </w:r>
      </w:ins>
      <w:proofErr w:type="spellStart"/>
      <w:ins w:id="355" w:author="Max Lindmark" w:date="2021-05-31T16:31:00Z">
        <w:r w:rsidR="002437CA" w:rsidRPr="00B37A74">
          <w:rPr>
            <w:rFonts w:eastAsiaTheme="minorEastAsia"/>
          </w:rPr>
          <w:t>Pütter</w:t>
        </w:r>
        <w:proofErr w:type="spellEnd"/>
        <w:r w:rsidR="002437CA" w:rsidRPr="00B37A74">
          <w:rPr>
            <w:rFonts w:eastAsiaTheme="minorEastAsia"/>
          </w:rPr>
          <w:t xml:space="preserve"> </w:t>
        </w:r>
        <w:r w:rsidR="002437CA">
          <w:rPr>
            <w:rFonts w:eastAsiaTheme="minorEastAsia"/>
          </w:rPr>
          <w:t xml:space="preserve">model </w:t>
        </w:r>
        <w:r w:rsidR="009A30BA">
          <w:rPr>
            <w:rFonts w:eastAsiaTheme="minorEastAsia"/>
          </w:rPr>
          <w:t xml:space="preserve">is the </w:t>
        </w:r>
      </w:ins>
      <w:r w:rsidRPr="00B37A74">
        <w:rPr>
          <w:rFonts w:eastAsiaTheme="minorEastAsia"/>
        </w:rPr>
        <w:t xml:space="preserve">result of two antagonistic </w:t>
      </w:r>
      <w:proofErr w:type="spellStart"/>
      <w:r w:rsidRPr="00B37A74">
        <w:rPr>
          <w:rFonts w:eastAsiaTheme="minorEastAsia"/>
        </w:rPr>
        <w:t>allometric</w:t>
      </w:r>
      <w:proofErr w:type="spellEnd"/>
      <w:r w:rsidRPr="00B37A74">
        <w:rPr>
          <w:rFonts w:eastAsiaTheme="minorEastAsia"/>
        </w:rPr>
        <w:t xml:space="preserve"> processes</w:t>
      </w:r>
      <w:r w:rsidR="00A2189E">
        <w:rPr>
          <w:rFonts w:eastAsiaTheme="minorEastAsia"/>
        </w:rPr>
        <w:t>, biomass gains and biomass losses</w:t>
      </w:r>
      <w:r w:rsidRPr="00B37A74">
        <w:rPr>
          <w:rFonts w:eastAsiaTheme="minorEastAsia"/>
        </w:rPr>
        <w:t>:</w:t>
      </w:r>
    </w:p>
    <w:p w14:paraId="797AB6F3" w14:textId="77777777" w:rsidR="00FF0C73" w:rsidRDefault="00EE36BD"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6FDA390" w:rsidR="00FF0C73" w:rsidRPr="00B37A74" w:rsidRDefault="00FF0C73" w:rsidP="00FF0C73">
      <w:pPr>
        <w:spacing w:line="480" w:lineRule="auto"/>
        <w:contextualSpacing/>
        <w:jc w:val="both"/>
      </w:pPr>
      <w:proofErr w:type="gramStart"/>
      <w:r w:rsidRPr="00B37A74">
        <w:rPr>
          <w:rFonts w:eastAsiaTheme="minorEastAsia"/>
        </w:rPr>
        <w:t>where</w:t>
      </w:r>
      <w:proofErr w:type="gramEnd"/>
      <w:r w:rsidRPr="00B37A74">
        <w:rPr>
          <w:rFonts w:eastAsiaTheme="minorEastAsia"/>
        </w:rPr>
        <w:t xml:space="preserv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w:t>
      </w:r>
      <w:proofErr w:type="spellStart"/>
      <w:r w:rsidRPr="00B37A74">
        <w:rPr>
          <w:rFonts w:eastAsiaTheme="minorEastAsia"/>
        </w:rPr>
        <w:t>nergy</w:t>
      </w:r>
      <w:proofErr w:type="spellEnd"/>
      <w:r w:rsidRPr="00B37A74">
        <w:rPr>
          <w:rFonts w:eastAsiaTheme="minorEastAsia"/>
        </w:rPr>
        <w:t xml:space="preserve"> content of 5600 </w:t>
      </w:r>
      <m:oMath>
        <m:r>
          <m:rPr>
            <m:sty m:val="p"/>
          </m:rPr>
          <w:rPr>
            <w:rFonts w:ascii="Cambria Math" w:eastAsiaTheme="minorEastAsia" w:hAnsi="Cambria Math"/>
          </w:rPr>
          <m:t>J/g</m:t>
        </m:r>
      </m:oMath>
      <w:r w:rsidR="0088333C">
        <w:rPr>
          <w:rFonts w:eastAsiaTheme="minorEastAsia"/>
        </w:rPr>
        <w:t xml:space="preserve"> </w:t>
      </w:r>
      <w:commentRangeStart w:id="356"/>
      <w:r w:rsidR="0088333C" w:rsidRPr="000A240F">
        <w:rPr>
          <w:rFonts w:eastAsiaTheme="minorEastAsia"/>
          <w:color w:val="FF0000"/>
        </w:rPr>
        <w:t>(wet weight)</w:t>
      </w:r>
      <w:r w:rsidRPr="000A240F">
        <w:rPr>
          <w:rFonts w:eastAsiaTheme="minorEastAsia"/>
          <w:iCs/>
          <w:color w:val="FF0000"/>
        </w:rPr>
        <w:t xml:space="preserve"> </w:t>
      </w:r>
      <w:commentRangeEnd w:id="356"/>
      <w:r w:rsidR="002D55A9">
        <w:rPr>
          <w:rStyle w:val="Kommentarsreferens"/>
        </w:rPr>
        <w:commentReference w:id="356"/>
      </w:r>
      <w:r w:rsidRPr="00B37A74">
        <w:rPr>
          <w:rFonts w:eastAsiaTheme="minorEastAsia"/>
          <w:iCs/>
        </w:rPr>
        <w:fldChar w:fldCharType="begin"/>
      </w:r>
      <w:r w:rsidRPr="00B37A74">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Pr="00B37A74">
        <w:t>(Rijnsdorp &amp; Ibelings 1989)</w:t>
      </w:r>
      <w:r w:rsidRPr="00B37A74">
        <w:rPr>
          <w:rFonts w:eastAsiaTheme="minorEastAsia"/>
          <w:iCs/>
        </w:rPr>
        <w:fldChar w:fldCharType="end"/>
      </w:r>
      <w:ins w:id="357" w:author="Max Lindmark" w:date="2021-05-31T17:21:00Z">
        <w:r w:rsidR="00E812D7">
          <w:rPr>
            <w:rFonts w:eastAsiaTheme="minorEastAsia"/>
            <w:iCs/>
          </w:rPr>
          <w:t>.</w:t>
        </w:r>
      </w:ins>
      <w:del w:id="358" w:author="Max Lindmark" w:date="2021-05-31T17:21:00Z">
        <w:r w:rsidR="009718AA" w:rsidDel="00E812D7">
          <w:rPr>
            <w:rFonts w:eastAsiaTheme="minorEastAsia"/>
            <w:iCs/>
          </w:rPr>
          <w:delText>,</w:delText>
        </w:r>
      </w:del>
      <w:r w:rsidR="009718AA">
        <w:rPr>
          <w:rFonts w:eastAsiaTheme="minorEastAsia"/>
          <w:iCs/>
        </w:rPr>
        <w:t xml:space="preserve"> </w:t>
      </w:r>
      <w:del w:id="359" w:author="Max Lindmark" w:date="2021-05-31T17:21:00Z">
        <w:r w:rsidR="009718AA" w:rsidDel="00E812D7">
          <w:rPr>
            <w:rFonts w:eastAsiaTheme="minorEastAsia"/>
            <w:iCs/>
          </w:rPr>
          <w:delText>and convert c</w:delText>
        </w:r>
      </w:del>
      <w:ins w:id="360" w:author="Max Lindmark" w:date="2021-05-31T17:21:00Z">
        <w:r w:rsidR="00E812D7">
          <w:rPr>
            <w:rFonts w:eastAsiaTheme="minorEastAsia"/>
            <w:iCs/>
          </w:rPr>
          <w:t>C</w:t>
        </w:r>
      </w:ins>
      <w:r w:rsidR="009718AA">
        <w:rPr>
          <w:rFonts w:eastAsiaTheme="minorEastAsia"/>
          <w:iCs/>
        </w:rPr>
        <w:t xml:space="preserve">onsumption </w:t>
      </w:r>
      <w:ins w:id="361" w:author="Max Lindmark" w:date="2021-05-31T17:21:00Z">
        <w:r w:rsidR="002F551C">
          <w:rPr>
            <w:rFonts w:eastAsiaTheme="minorEastAsia"/>
            <w:iCs/>
          </w:rPr>
          <w:t xml:space="preserve">rate is already in </w:t>
        </w:r>
        <w:proofErr w:type="gramStart"/>
        <w:r w:rsidR="002F551C">
          <w:rPr>
            <w:rFonts w:eastAsiaTheme="minorEastAsia"/>
            <w:iCs/>
          </w:rPr>
          <w:t xml:space="preserve">unit </w:t>
        </w:r>
      </w:ins>
      <w:proofErr w:type="gramEnd"/>
      <w:del w:id="362" w:author="Max Lindmark" w:date="2021-05-31T17:21:00Z">
        <w:r w:rsidR="009718AA" w:rsidDel="002F551C">
          <w:rPr>
            <w:rFonts w:eastAsiaTheme="minorEastAsia"/>
            <w:iCs/>
          </w:rPr>
          <w:delText xml:space="preserve">to </w:delText>
        </w:r>
      </w:del>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del w:id="363" w:author="Max Lindmark" w:date="2021-05-31T17:21:00Z">
        <w:r w:rsidR="009718AA" w:rsidDel="00FF3A24">
          <w:rPr>
            <w:rFonts w:eastAsiaTheme="minorEastAsia"/>
            <w:iCs/>
          </w:rPr>
          <w:delText xml:space="preserve"> from </w:delTex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del>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ins w:id="364" w:author="Anna Gårdmark" w:date="2021-06-03T13:27:00Z">
        <w:r w:rsidR="00820AA0">
          <w:rPr>
            <w:rFonts w:eastAsiaTheme="minorEastAsia"/>
            <w:iCs/>
          </w:rPr>
          <w:t>s</w:t>
        </w:r>
      </w:ins>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w:t>
      </w:r>
      <w:proofErr w:type="spellStart"/>
      <w:r w:rsidRPr="00B37A74">
        <w:rPr>
          <w:rFonts w:eastAsiaTheme="minorEastAsia"/>
          <w:iCs/>
        </w:rPr>
        <w:t>allometric</w:t>
      </w:r>
      <w:proofErr w:type="spellEnd"/>
      <w:r w:rsidRPr="00B37A74">
        <w:rPr>
          <w:rFonts w:eastAsiaTheme="minorEastAsia"/>
          <w:iCs/>
        </w:rPr>
        <w:t xml:space="preserve"> relationships found in the log-log models fit to sub-peak temperatures. These </w:t>
      </w:r>
      <w:proofErr w:type="spellStart"/>
      <w:r w:rsidRPr="00B37A74">
        <w:rPr>
          <w:rFonts w:eastAsiaTheme="minorEastAsia"/>
          <w:iCs/>
        </w:rPr>
        <w:t>allometric</w:t>
      </w:r>
      <w:proofErr w:type="spellEnd"/>
      <w:r w:rsidRPr="00B37A74">
        <w:rPr>
          <w:rFonts w:eastAsiaTheme="minorEastAsia"/>
          <w:iCs/>
        </w:rPr>
        <w:t xml:space="preserve">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w:t>
      </w:r>
      <w:proofErr w:type="gramStart"/>
      <w:r w:rsidRPr="00B37A74">
        <w:rPr>
          <w:rFonts w:eastAsiaTheme="minorEastAsia"/>
        </w:rPr>
        <w:t>is</w:t>
      </w:r>
      <w:proofErr w:type="gramEnd"/>
      <w:r w:rsidRPr="00B37A74">
        <w:rPr>
          <w:rFonts w:eastAsiaTheme="minorEastAsia"/>
        </w:rPr>
        <w:t xml:space="preserve"> based on the </w:t>
      </w:r>
      <w:r w:rsidR="00607CDA" w:rsidRPr="00B37A74">
        <w:rPr>
          <w:rFonts w:eastAsiaTheme="minorEastAsia"/>
        </w:rPr>
        <w:t>Sharpe</w:t>
      </w:r>
      <w:r w:rsidR="00607CDA">
        <w:rPr>
          <w:rFonts w:eastAsiaTheme="minorEastAsia"/>
        </w:rPr>
        <w:t>-</w:t>
      </w:r>
      <w:proofErr w:type="spellStart"/>
      <w:r w:rsidRPr="00B37A74">
        <w:rPr>
          <w:rFonts w:eastAsiaTheme="minorEastAsia"/>
        </w:rPr>
        <w:t>Schoolfield</w:t>
      </w:r>
      <w:proofErr w:type="spellEnd"/>
      <w:r w:rsidRPr="00B37A74">
        <w:rPr>
          <w:rFonts w:eastAsiaTheme="minorEastAsia"/>
        </w:rPr>
        <w:t xml:space="preserve">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w:t>
      </w:r>
      <w:proofErr w:type="spellStart"/>
      <w:r w:rsidRPr="00B37A74">
        <w:rPr>
          <w:rFonts w:eastAsiaTheme="minorEastAsia"/>
        </w:rPr>
        <w:t>nt</w:t>
      </w:r>
      <w:proofErr w:type="spellEnd"/>
      <w:r w:rsidRPr="00B37A74">
        <w:rPr>
          <w:rFonts w:eastAsiaTheme="minorEastAsia"/>
        </w:rPr>
        <w:t xml:space="preserve"> scales, we divide these functions by their maximum. Lastly, we rescale the product between the </w:t>
      </w:r>
      <w:proofErr w:type="spellStart"/>
      <w:r w:rsidRPr="00B37A74">
        <w:rPr>
          <w:rFonts w:eastAsiaTheme="minorEastAsia"/>
        </w:rPr>
        <w:t>allometric</w:t>
      </w:r>
      <w:proofErr w:type="spellEnd"/>
      <w:r w:rsidRPr="00B37A74">
        <w:rPr>
          <w:rFonts w:eastAsiaTheme="minorEastAsia"/>
        </w:rPr>
        <w:t xml:space="preserve">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Acknowledgements</w:t>
      </w:r>
    </w:p>
    <w:p w14:paraId="6C442D9E" w14:textId="090057FA" w:rsidR="00FF0C73" w:rsidRPr="00B37A74" w:rsidRDefault="00FF0C73" w:rsidP="00FF0C73">
      <w:pPr>
        <w:spacing w:line="480" w:lineRule="auto"/>
        <w:contextualSpacing/>
        <w:jc w:val="both"/>
        <w:rPr>
          <w:rFonts w:eastAsiaTheme="minorEastAsia"/>
        </w:rPr>
      </w:pPr>
      <w:r w:rsidRPr="00B37A74">
        <w:rPr>
          <w:rFonts w:eastAsiaTheme="minorEastAsia"/>
        </w:rPr>
        <w:t xml:space="preserve">We thank Hiroki Yamanaka, Dennis </w:t>
      </w:r>
      <w:proofErr w:type="spellStart"/>
      <w:r w:rsidRPr="00B37A74">
        <w:rPr>
          <w:rFonts w:eastAsiaTheme="minorEastAsia"/>
        </w:rPr>
        <w:t>Tomalá</w:t>
      </w:r>
      <w:proofErr w:type="spellEnd"/>
      <w:r w:rsidRPr="00B37A74">
        <w:rPr>
          <w:rFonts w:eastAsiaTheme="minorEastAsia"/>
        </w:rPr>
        <w:t xml:space="preserve"> Solano, Vanessa </w:t>
      </w:r>
      <w:proofErr w:type="spellStart"/>
      <w:r w:rsidRPr="00B37A74">
        <w:rPr>
          <w:rFonts w:eastAsiaTheme="minorEastAsia"/>
        </w:rPr>
        <w:t>Messmer</w:t>
      </w:r>
      <w:proofErr w:type="spellEnd"/>
      <w:r w:rsidRPr="00B37A74">
        <w:rPr>
          <w:rFonts w:eastAsiaTheme="minorEastAsia"/>
        </w:rPr>
        <w:t xml:space="preserve">, Björn </w:t>
      </w:r>
      <w:proofErr w:type="spellStart"/>
      <w:r w:rsidRPr="00B37A74">
        <w:rPr>
          <w:rFonts w:eastAsiaTheme="minorEastAsia"/>
        </w:rPr>
        <w:t>Björnsson</w:t>
      </w:r>
      <w:proofErr w:type="spellEnd"/>
      <w:r w:rsidRPr="00B37A74">
        <w:rPr>
          <w:rFonts w:eastAsiaTheme="minorEastAsia"/>
        </w:rPr>
        <w:t xml:space="preserve">, Albert </w:t>
      </w:r>
      <w:proofErr w:type="spellStart"/>
      <w:r w:rsidRPr="00B37A74">
        <w:rPr>
          <w:rFonts w:eastAsiaTheme="minorEastAsia"/>
        </w:rPr>
        <w:t>Imsland</w:t>
      </w:r>
      <w:proofErr w:type="spellEnd"/>
      <w:r w:rsidRPr="00B37A74">
        <w:rPr>
          <w:rFonts w:eastAsiaTheme="minorEastAsia"/>
        </w:rPr>
        <w:t xml:space="preserve">, Tomas </w:t>
      </w:r>
      <w:proofErr w:type="spellStart"/>
      <w:r w:rsidRPr="00B37A74">
        <w:rPr>
          <w:rFonts w:eastAsiaTheme="minorEastAsia"/>
        </w:rPr>
        <w:t>Árnasson</w:t>
      </w:r>
      <w:proofErr w:type="spellEnd"/>
      <w:r w:rsidRPr="00B37A74">
        <w:rPr>
          <w:rFonts w:eastAsiaTheme="minorEastAsia"/>
        </w:rPr>
        <w:t xml:space="preserve">, </w:t>
      </w:r>
      <w:proofErr w:type="spellStart"/>
      <w:r w:rsidRPr="00B37A74">
        <w:rPr>
          <w:rFonts w:eastAsiaTheme="minorEastAsia"/>
        </w:rPr>
        <w:t>Yiping</w:t>
      </w:r>
      <w:proofErr w:type="spellEnd"/>
      <w:r w:rsidRPr="00B37A74">
        <w:rPr>
          <w:rFonts w:eastAsiaTheme="minorEastAsia"/>
        </w:rPr>
        <w:t xml:space="preserve"> Luo, Takeshi </w:t>
      </w:r>
      <w:proofErr w:type="spellStart"/>
      <w:r w:rsidRPr="00B37A74">
        <w:rPr>
          <w:rFonts w:eastAsiaTheme="minorEastAsia"/>
        </w:rPr>
        <w:t>Tomiyama</w:t>
      </w:r>
      <w:proofErr w:type="spellEnd"/>
      <w:r w:rsidRPr="00B37A74">
        <w:rPr>
          <w:rFonts w:eastAsiaTheme="minorEastAsia"/>
        </w:rPr>
        <w:t xml:space="preserve">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w:t>
      </w:r>
      <w:proofErr w:type="spellStart"/>
      <w:r w:rsidR="00013A66">
        <w:rPr>
          <w:rFonts w:eastAsiaTheme="minorEastAsia"/>
        </w:rPr>
        <w:t>Padfield</w:t>
      </w:r>
      <w:proofErr w:type="spellEnd"/>
      <w:r w:rsidR="00013A66">
        <w:rPr>
          <w:rFonts w:eastAsiaTheme="minorEastAsia"/>
        </w:rPr>
        <w:t xml:space="preserve"> and Wilco </w:t>
      </w:r>
      <w:proofErr w:type="spellStart"/>
      <w:r w:rsidR="00013A66">
        <w:rPr>
          <w:rFonts w:eastAsiaTheme="minorEastAsia"/>
        </w:rPr>
        <w:t>Verberk</w:t>
      </w:r>
      <w:proofErr w:type="spellEnd"/>
      <w:r w:rsidR="00013A66">
        <w:rPr>
          <w:rFonts w:eastAsiaTheme="minorEastAsia"/>
        </w:rPr>
        <w:t xml:space="preserve">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9" w:history="1">
        <w:r w:rsidRPr="00B37A74">
          <w:rPr>
            <w:rStyle w:val="Hyperlnk"/>
            <w:rFonts w:eastAsiaTheme="minorEastAsia"/>
          </w:rPr>
          <w:t>https://github.com/maxlindmark/scaling</w:t>
        </w:r>
      </w:hyperlink>
      <w:r w:rsidRPr="00B37A74">
        <w:rPr>
          <w:rFonts w:eastAsiaTheme="minorEastAsia"/>
        </w:rPr>
        <w:t xml:space="preserve">) and will be archived on </w:t>
      </w:r>
      <w:proofErr w:type="spellStart"/>
      <w:r w:rsidRPr="00B37A74">
        <w:rPr>
          <w:rFonts w:eastAsiaTheme="minorEastAsia"/>
        </w:rPr>
        <w:t>Zenodo</w:t>
      </w:r>
      <w:proofErr w:type="spellEnd"/>
      <w:r w:rsidRPr="00B37A74">
        <w:rPr>
          <w:rFonts w:eastAsiaTheme="minorEastAsia"/>
        </w:rPr>
        <w:t xml:space="preserve">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3DF25027" w14:textId="77777777" w:rsidR="0098540F" w:rsidRPr="0098540F" w:rsidRDefault="00A22A36" w:rsidP="0098540F">
      <w:pPr>
        <w:pStyle w:val="Litteraturfrteckning"/>
        <w:rPr>
          <w:lang w:val="en-GB"/>
        </w:rPr>
      </w:pPr>
      <w:r w:rsidRPr="00FA07BD">
        <w:rPr>
          <w:rPrChange w:id="365" w:author="Anna Gårdmark" w:date="2021-06-04T17:45:00Z">
            <w:rPr>
              <w:lang w:val="en-GB"/>
            </w:rPr>
          </w:rPrChange>
        </w:rPr>
        <w:t xml:space="preserve"> </w:t>
      </w:r>
      <w:r w:rsidR="008D57D4">
        <w:rPr>
          <w:lang w:val="en-GB"/>
        </w:rPr>
        <w:fldChar w:fldCharType="begin"/>
      </w:r>
      <w:r w:rsidR="008D57D4" w:rsidRPr="00FA07BD">
        <w:rPr>
          <w:rPrChange w:id="366" w:author="Anna Gårdmark" w:date="2021-06-04T17:45:00Z">
            <w:rPr>
              <w:lang w:val="en-GB"/>
            </w:rPr>
          </w:rPrChange>
        </w:rPr>
        <w:instrText xml:space="preserve"> ADDIN ZOTERO_BIBL {"uncited":[],"omitted":[],"custom":[]} CSL_BIBLIOGRAPHY </w:instrText>
      </w:r>
      <w:r w:rsidR="008D57D4">
        <w:rPr>
          <w:lang w:val="en-GB"/>
        </w:rPr>
        <w:fldChar w:fldCharType="separate"/>
      </w:r>
      <w:r w:rsidR="0098540F" w:rsidRPr="00FA07BD">
        <w:rPr>
          <w:rPrChange w:id="367" w:author="Anna Gårdmark" w:date="2021-06-04T17:45:00Z">
            <w:rPr>
              <w:lang w:val="en-GB"/>
            </w:rPr>
          </w:rPrChange>
        </w:rPr>
        <w:t xml:space="preserve">Andersen, K.H., Beyer, J.E. &amp; Lundberg, P. (2009). </w:t>
      </w:r>
      <w:r w:rsidR="0098540F" w:rsidRPr="0098540F">
        <w:rPr>
          <w:lang w:val="en-GB"/>
        </w:rPr>
        <w:t xml:space="preserve">Trophic and individual efficiencies of size-structured communities. </w:t>
      </w:r>
      <w:r w:rsidR="0098540F" w:rsidRPr="0098540F">
        <w:rPr>
          <w:i/>
          <w:iCs/>
          <w:lang w:val="en-GB"/>
        </w:rPr>
        <w:t>Proceedings of the Royal Society B: Biological Sciences</w:t>
      </w:r>
      <w:r w:rsidR="0098540F" w:rsidRPr="0098540F">
        <w:rPr>
          <w:lang w:val="en-GB"/>
        </w:rPr>
        <w:t>, 276, 109–114.</w:t>
      </w:r>
    </w:p>
    <w:p w14:paraId="13F9CBFA" w14:textId="77777777" w:rsidR="0098540F" w:rsidRPr="0098540F" w:rsidRDefault="0098540F" w:rsidP="0098540F">
      <w:pPr>
        <w:pStyle w:val="Litteraturfrteckning"/>
        <w:rPr>
          <w:lang w:val="en-GB"/>
        </w:rPr>
      </w:pPr>
      <w:r w:rsidRPr="00FA07BD">
        <w:rPr>
          <w:rPrChange w:id="368" w:author="Anna Gårdmark" w:date="2021-06-04T17:45:00Z">
            <w:rPr>
              <w:lang w:val="en-GB"/>
            </w:rPr>
          </w:rPrChange>
        </w:rPr>
        <w:t xml:space="preserve">Angilletta, M.J. &amp; Dunham, A.E. (2003). </w:t>
      </w:r>
      <w:r w:rsidRPr="0098540F">
        <w:rPr>
          <w:lang w:val="en-GB"/>
        </w:rPr>
        <w:t xml:space="preserve">The temperature-size rule in ectotherms: simple evolutionary explanations may not be general. </w:t>
      </w:r>
      <w:r w:rsidRPr="0098540F">
        <w:rPr>
          <w:i/>
          <w:iCs/>
          <w:lang w:val="en-GB"/>
        </w:rPr>
        <w:t>The American Naturalist</w:t>
      </w:r>
      <w:r w:rsidRPr="0098540F">
        <w:rPr>
          <w:lang w:val="en-GB"/>
        </w:rPr>
        <w:t>, 162, 332–342.</w:t>
      </w:r>
    </w:p>
    <w:p w14:paraId="7112E732" w14:textId="77777777" w:rsidR="0098540F" w:rsidRPr="0098540F" w:rsidRDefault="0098540F" w:rsidP="0098540F">
      <w:pPr>
        <w:pStyle w:val="Litteraturfrteckning"/>
        <w:rPr>
          <w:lang w:val="en-GB"/>
        </w:rPr>
      </w:pPr>
      <w:r w:rsidRPr="0098540F">
        <w:rPr>
          <w:lang w:val="en-GB"/>
        </w:rPr>
        <w:t xml:space="preserve">Armstrong, J.D. &amp; Hawkins, L.A. (2008). Standard metabolic rate of pike, </w:t>
      </w:r>
      <w:r w:rsidRPr="0098540F">
        <w:rPr>
          <w:i/>
          <w:iCs/>
          <w:lang w:val="en-GB"/>
        </w:rPr>
        <w:t>Esox lucius</w:t>
      </w:r>
      <w:r w:rsidRPr="0098540F">
        <w:rPr>
          <w:lang w:val="en-GB"/>
        </w:rPr>
        <w:t xml:space="preserve">: variation among studies and implications for energy flow modelling. </w:t>
      </w:r>
      <w:r w:rsidRPr="0098540F">
        <w:rPr>
          <w:i/>
          <w:iCs/>
          <w:lang w:val="en-GB"/>
        </w:rPr>
        <w:t>Hydrobiologia</w:t>
      </w:r>
      <w:r w:rsidRPr="0098540F">
        <w:rPr>
          <w:lang w:val="en-GB"/>
        </w:rPr>
        <w:t>, 601, 83–90.</w:t>
      </w:r>
    </w:p>
    <w:p w14:paraId="7D3C5DE6" w14:textId="77777777" w:rsidR="0098540F" w:rsidRPr="0098540F" w:rsidRDefault="0098540F" w:rsidP="0098540F">
      <w:pPr>
        <w:pStyle w:val="Litteraturfrteckning"/>
        <w:rPr>
          <w:lang w:val="en-GB"/>
        </w:rPr>
      </w:pPr>
      <w:r w:rsidRPr="0098540F">
        <w:rPr>
          <w:lang w:val="en-GB"/>
        </w:rPr>
        <w:lastRenderedPageBreak/>
        <w:t xml:space="preserve">Atkinson, D. (1994). Temperature and organism size—A biological law for ectotherms? In: </w:t>
      </w:r>
      <w:r w:rsidRPr="0098540F">
        <w:rPr>
          <w:i/>
          <w:iCs/>
          <w:lang w:val="en-GB"/>
        </w:rPr>
        <w:t>Advances in Ecological Research</w:t>
      </w:r>
      <w:r w:rsidRPr="0098540F">
        <w:rPr>
          <w:lang w:val="en-GB"/>
        </w:rPr>
        <w:t>. Elsevier, pp. 1–58.</w:t>
      </w:r>
    </w:p>
    <w:p w14:paraId="0FEB40C3" w14:textId="77777777" w:rsidR="0098540F" w:rsidRPr="0098540F" w:rsidRDefault="0098540F" w:rsidP="0098540F">
      <w:pPr>
        <w:pStyle w:val="Litteraturfrteckning"/>
        <w:rPr>
          <w:lang w:val="en-GB"/>
        </w:rPr>
      </w:pPr>
      <w:r w:rsidRPr="0098540F">
        <w:rPr>
          <w:lang w:val="en-GB"/>
        </w:rPr>
        <w:t xml:space="preserve">Audzijonyte, A., Barneche, D.R., Baudron, A.R., Belmaker, J., Clark, T.D., Marshall, C.T., </w:t>
      </w:r>
      <w:r w:rsidRPr="0098540F">
        <w:rPr>
          <w:i/>
          <w:iCs/>
          <w:lang w:val="en-GB"/>
        </w:rPr>
        <w:t>et al.</w:t>
      </w:r>
      <w:r w:rsidRPr="0098540F">
        <w:rPr>
          <w:lang w:val="en-GB"/>
        </w:rPr>
        <w:t xml:space="preserve"> (2019). Is oxygen limitation in warming waters a valid mechanism to explain decreased body sizes in aquatic ectotherms? </w:t>
      </w:r>
      <w:r w:rsidRPr="0098540F">
        <w:rPr>
          <w:i/>
          <w:iCs/>
          <w:lang w:val="en-GB"/>
        </w:rPr>
        <w:t>Global Ecology and Biogeography</w:t>
      </w:r>
      <w:r w:rsidRPr="0098540F">
        <w:rPr>
          <w:lang w:val="en-GB"/>
        </w:rPr>
        <w:t>, 28, 64–77.</w:t>
      </w:r>
    </w:p>
    <w:p w14:paraId="4F202439" w14:textId="77777777" w:rsidR="0098540F" w:rsidRPr="0098540F" w:rsidRDefault="0098540F" w:rsidP="0098540F">
      <w:pPr>
        <w:pStyle w:val="Litteraturfrteckning"/>
        <w:rPr>
          <w:lang w:val="en-GB"/>
        </w:rPr>
      </w:pPr>
      <w:r w:rsidRPr="0098540F">
        <w:rPr>
          <w:lang w:val="en-GB"/>
        </w:rPr>
        <w:t xml:space="preserve">Audzijonyte, A. &amp; Pecl, G.T. (2018). Deep impact of fisheries. </w:t>
      </w:r>
      <w:r w:rsidRPr="0098540F">
        <w:rPr>
          <w:i/>
          <w:iCs/>
          <w:lang w:val="en-GB"/>
        </w:rPr>
        <w:t>Nature Ecology &amp; Evolution</w:t>
      </w:r>
      <w:r w:rsidRPr="0098540F">
        <w:rPr>
          <w:lang w:val="en-GB"/>
        </w:rPr>
        <w:t>, 2, 1348–1349.</w:t>
      </w:r>
    </w:p>
    <w:p w14:paraId="1F1A7F11" w14:textId="77777777" w:rsidR="0098540F" w:rsidRPr="0098540F" w:rsidRDefault="0098540F" w:rsidP="0098540F">
      <w:pPr>
        <w:pStyle w:val="Litteraturfrteckning"/>
        <w:rPr>
          <w:lang w:val="en-GB"/>
        </w:rPr>
      </w:pPr>
      <w:r w:rsidRPr="0098540F">
        <w:rPr>
          <w:lang w:val="en-GB"/>
        </w:rPr>
        <w:t xml:space="preserve">Audzijonyte, A., Richards, S.A., Stuart-Smith, R.D., Pecl, G., Edgar, G.J., Barrett, N.S., </w:t>
      </w:r>
      <w:r w:rsidRPr="0098540F">
        <w:rPr>
          <w:i/>
          <w:iCs/>
          <w:lang w:val="en-GB"/>
        </w:rPr>
        <w:t>et al.</w:t>
      </w:r>
      <w:r w:rsidRPr="0098540F">
        <w:rPr>
          <w:lang w:val="en-GB"/>
        </w:rPr>
        <w:t xml:space="preserve"> (2020). Fish body sizes change with temperature but not all species shrink with warming. </w:t>
      </w:r>
      <w:r w:rsidRPr="0098540F">
        <w:rPr>
          <w:i/>
          <w:iCs/>
          <w:lang w:val="en-GB"/>
        </w:rPr>
        <w:t>Nat Ecol Evol</w:t>
      </w:r>
      <w:r w:rsidRPr="0098540F">
        <w:rPr>
          <w:lang w:val="en-GB"/>
        </w:rPr>
        <w:t>, 4, 809–814.</w:t>
      </w:r>
    </w:p>
    <w:p w14:paraId="56897947" w14:textId="77777777" w:rsidR="0098540F" w:rsidRPr="0098540F" w:rsidRDefault="0098540F" w:rsidP="0098540F">
      <w:pPr>
        <w:pStyle w:val="Litteraturfrteckning"/>
        <w:rPr>
          <w:lang w:val="en-GB"/>
        </w:rPr>
      </w:pPr>
      <w:r w:rsidRPr="0098540F">
        <w:rPr>
          <w:lang w:val="en-GB"/>
        </w:rPr>
        <w:t xml:space="preserve">Barneche, D.R. &amp; Allen, A.P. (2018). The energetics of fish growth and how it constrains food-web trophic structure. </w:t>
      </w:r>
      <w:r w:rsidRPr="0098540F">
        <w:rPr>
          <w:i/>
          <w:iCs/>
          <w:lang w:val="en-GB"/>
        </w:rPr>
        <w:t>Ecology Letters</w:t>
      </w:r>
      <w:r w:rsidRPr="0098540F">
        <w:rPr>
          <w:lang w:val="en-GB"/>
        </w:rPr>
        <w:t>, 21, 836–844.</w:t>
      </w:r>
    </w:p>
    <w:p w14:paraId="72FE8B48" w14:textId="77777777" w:rsidR="0098540F" w:rsidRPr="0098540F" w:rsidRDefault="0098540F" w:rsidP="0098540F">
      <w:pPr>
        <w:pStyle w:val="Litteraturfrteckning"/>
        <w:rPr>
          <w:lang w:val="en-GB"/>
        </w:rPr>
      </w:pPr>
      <w:r w:rsidRPr="0098540F">
        <w:rPr>
          <w:lang w:val="en-GB"/>
        </w:rPr>
        <w:t xml:space="preserve">Barneche, D.R., Jahn, M. &amp; Seebacher, F. (2019). Warming increases the cost of growth in a model vertebrate. </w:t>
      </w:r>
      <w:r w:rsidRPr="0098540F">
        <w:rPr>
          <w:i/>
          <w:iCs/>
          <w:lang w:val="en-GB"/>
        </w:rPr>
        <w:t>Functional Ecology</w:t>
      </w:r>
      <w:r w:rsidRPr="0098540F">
        <w:rPr>
          <w:lang w:val="en-GB"/>
        </w:rPr>
        <w:t>, 33, 1256–1266.</w:t>
      </w:r>
    </w:p>
    <w:p w14:paraId="2A3237FA" w14:textId="77777777" w:rsidR="0098540F" w:rsidRPr="0098540F" w:rsidRDefault="0098540F" w:rsidP="0098540F">
      <w:pPr>
        <w:pStyle w:val="Litteraturfrteckning"/>
        <w:rPr>
          <w:lang w:val="en-GB"/>
        </w:rPr>
      </w:pPr>
      <w:r w:rsidRPr="0098540F">
        <w:rPr>
          <w:lang w:val="en-GB"/>
        </w:rPr>
        <w:t xml:space="preserve">Barneche, D.R., Robertson, D.R., White, C.R. &amp; Marshall, D.J. (2018). Fish reproductive-energy output increases disproportionately with body size. </w:t>
      </w:r>
      <w:r w:rsidRPr="0098540F">
        <w:rPr>
          <w:i/>
          <w:iCs/>
          <w:lang w:val="en-GB"/>
        </w:rPr>
        <w:t>Science</w:t>
      </w:r>
      <w:r w:rsidRPr="0098540F">
        <w:rPr>
          <w:lang w:val="en-GB"/>
        </w:rPr>
        <w:t>, 360, 642–645.</w:t>
      </w:r>
    </w:p>
    <w:p w14:paraId="639A3E2C" w14:textId="77777777" w:rsidR="0098540F" w:rsidRPr="0098540F" w:rsidRDefault="0098540F" w:rsidP="0098540F">
      <w:pPr>
        <w:pStyle w:val="Litteraturfrteckning"/>
        <w:rPr>
          <w:lang w:val="en-GB"/>
        </w:rPr>
      </w:pPr>
      <w:r w:rsidRPr="0098540F">
        <w:rPr>
          <w:lang w:val="en-GB"/>
        </w:rPr>
        <w:t xml:space="preserve">Baudron, A.R., Needle, C.L., Rijnsdorp, A.D. &amp; Marshall, C.T. (2014). Warming temperatures and smaller body sizes: synchronous changes in growth of North Sea fishes. </w:t>
      </w:r>
      <w:r w:rsidRPr="0098540F">
        <w:rPr>
          <w:i/>
          <w:iCs/>
          <w:lang w:val="en-GB"/>
        </w:rPr>
        <w:t>Global Change Biology</w:t>
      </w:r>
      <w:r w:rsidRPr="0098540F">
        <w:rPr>
          <w:lang w:val="en-GB"/>
        </w:rPr>
        <w:t>, 20, 1023–1031.</w:t>
      </w:r>
    </w:p>
    <w:p w14:paraId="2F4FFB59" w14:textId="77777777" w:rsidR="0098540F" w:rsidRPr="0098540F" w:rsidRDefault="0098540F" w:rsidP="0098540F">
      <w:pPr>
        <w:pStyle w:val="Litteraturfrteckning"/>
        <w:rPr>
          <w:lang w:val="en-GB"/>
        </w:rPr>
      </w:pPr>
      <w:r w:rsidRPr="0098540F">
        <w:rPr>
          <w:lang w:val="en-GB"/>
        </w:rPr>
        <w:t xml:space="preserve">Beamish, F.W.H. (1964). Respiration of fishes with special emphasis on standard oxygen consumption II. Influence of weight and temperature on respiration of several species’. </w:t>
      </w:r>
      <w:r w:rsidRPr="0098540F">
        <w:rPr>
          <w:i/>
          <w:iCs/>
          <w:lang w:val="en-GB"/>
        </w:rPr>
        <w:t>Canadian Journal of Zoology/Revue Canadienne de Zoologie</w:t>
      </w:r>
      <w:r w:rsidRPr="0098540F">
        <w:rPr>
          <w:lang w:val="en-GB"/>
        </w:rPr>
        <w:t>, 42, 177–188.</w:t>
      </w:r>
    </w:p>
    <w:p w14:paraId="2A6A453F" w14:textId="77777777" w:rsidR="0098540F" w:rsidRPr="0098540F" w:rsidRDefault="0098540F" w:rsidP="0098540F">
      <w:pPr>
        <w:pStyle w:val="Litteraturfrteckning"/>
        <w:rPr>
          <w:lang w:val="en-GB"/>
        </w:rPr>
      </w:pPr>
      <w:r w:rsidRPr="0098540F">
        <w:rPr>
          <w:lang w:val="en-GB"/>
        </w:rPr>
        <w:t xml:space="preserve">von Bertalanffy, L. (1957). Laws in metabolism and growth. </w:t>
      </w:r>
      <w:r w:rsidRPr="0098540F">
        <w:rPr>
          <w:i/>
          <w:iCs/>
          <w:lang w:val="en-GB"/>
        </w:rPr>
        <w:t>The quarterly review of biology</w:t>
      </w:r>
      <w:r w:rsidRPr="0098540F">
        <w:rPr>
          <w:lang w:val="en-GB"/>
        </w:rPr>
        <w:t>, 32, 217–231.</w:t>
      </w:r>
    </w:p>
    <w:p w14:paraId="49EF5967" w14:textId="77777777" w:rsidR="0098540F" w:rsidRPr="0098540F" w:rsidRDefault="0098540F" w:rsidP="0098540F">
      <w:pPr>
        <w:pStyle w:val="Litteraturfrteckning"/>
        <w:rPr>
          <w:lang w:val="en-GB"/>
        </w:rPr>
      </w:pPr>
      <w:r w:rsidRPr="00D07D6E">
        <w:rPr>
          <w:lang w:val="sv-SE"/>
          <w:rPrChange w:id="369" w:author="Anna Gårdmark" w:date="2021-06-03T08:05:00Z">
            <w:rPr>
              <w:lang w:val="en-GB"/>
            </w:rPr>
          </w:rPrChange>
        </w:rPr>
        <w:t xml:space="preserve">Björnsson, B., Steinarsson, A. &amp; Árnason, T. (2007). </w:t>
      </w:r>
      <w:r w:rsidRPr="0098540F">
        <w:rPr>
          <w:lang w:val="en-GB"/>
        </w:rPr>
        <w:t>Growth model for Atlantic cod (</w:t>
      </w:r>
      <w:r w:rsidRPr="0098540F">
        <w:rPr>
          <w:i/>
          <w:iCs/>
          <w:lang w:val="en-GB"/>
        </w:rPr>
        <w:t>Gadus morhua</w:t>
      </w:r>
      <w:r w:rsidRPr="0098540F">
        <w:rPr>
          <w:lang w:val="en-GB"/>
        </w:rPr>
        <w:t xml:space="preserve">): Effects of temperature and body weight on growth rate. </w:t>
      </w:r>
      <w:r w:rsidRPr="0098540F">
        <w:rPr>
          <w:i/>
          <w:iCs/>
          <w:lang w:val="en-GB"/>
        </w:rPr>
        <w:t>Aquaculture</w:t>
      </w:r>
      <w:r w:rsidRPr="0098540F">
        <w:rPr>
          <w:lang w:val="en-GB"/>
        </w:rPr>
        <w:t>, 271, 216–226.</w:t>
      </w:r>
    </w:p>
    <w:p w14:paraId="7E45A43F" w14:textId="77777777" w:rsidR="0098540F" w:rsidRPr="0098540F" w:rsidRDefault="0098540F" w:rsidP="0098540F">
      <w:pPr>
        <w:pStyle w:val="Litteraturfrteckning"/>
        <w:rPr>
          <w:lang w:val="en-GB"/>
        </w:rPr>
      </w:pPr>
      <w:r w:rsidRPr="0098540F">
        <w:rPr>
          <w:lang w:val="en-GB"/>
        </w:rPr>
        <w:t xml:space="preserve">Blanchard, J.L., Heneghan, R.F., Everett, J.D., Trebilco, R. &amp; Richardson, A.J. (2017). From bacteria towWhales: Using functional size spectra to model marine ecosystems. </w:t>
      </w:r>
      <w:r w:rsidRPr="0098540F">
        <w:rPr>
          <w:i/>
          <w:iCs/>
          <w:lang w:val="en-GB"/>
        </w:rPr>
        <w:t>Trends in Ecology &amp; Evolution</w:t>
      </w:r>
      <w:r w:rsidRPr="0098540F">
        <w:rPr>
          <w:lang w:val="en-GB"/>
        </w:rPr>
        <w:t>, 32, 174–186.</w:t>
      </w:r>
    </w:p>
    <w:p w14:paraId="50BB114D" w14:textId="77777777" w:rsidR="0098540F" w:rsidRPr="0098540F" w:rsidRDefault="0098540F" w:rsidP="0098540F">
      <w:pPr>
        <w:pStyle w:val="Litteraturfrteckning"/>
        <w:rPr>
          <w:lang w:val="en-GB"/>
        </w:rPr>
      </w:pPr>
      <w:r w:rsidRPr="0098540F">
        <w:rPr>
          <w:lang w:val="en-GB"/>
        </w:rPr>
        <w:t xml:space="preserve">Bokma, F. (2004). Evidence against universal metabolic allometry. </w:t>
      </w:r>
      <w:r w:rsidRPr="0098540F">
        <w:rPr>
          <w:i/>
          <w:iCs/>
          <w:lang w:val="en-GB"/>
        </w:rPr>
        <w:t>Functional Ecology</w:t>
      </w:r>
      <w:r w:rsidRPr="0098540F">
        <w:rPr>
          <w:lang w:val="en-GB"/>
        </w:rPr>
        <w:t>, 18, 184–187.</w:t>
      </w:r>
    </w:p>
    <w:p w14:paraId="3393A019" w14:textId="77777777" w:rsidR="0098540F" w:rsidRPr="0098540F" w:rsidRDefault="0098540F" w:rsidP="0098540F">
      <w:pPr>
        <w:pStyle w:val="Litteraturfrteckning"/>
        <w:rPr>
          <w:lang w:val="en-GB"/>
        </w:rPr>
      </w:pPr>
      <w:r w:rsidRPr="0098540F">
        <w:rPr>
          <w:lang w:val="en-GB"/>
        </w:rPr>
        <w:t>Brett, J.R. (1971). Energetic responses of salmon to temperature. A study of some thermal relations in the physiology and freshwater ecology of sockeye salmon (</w:t>
      </w:r>
      <w:r w:rsidRPr="0098540F">
        <w:rPr>
          <w:i/>
          <w:iCs/>
          <w:lang w:val="en-GB"/>
        </w:rPr>
        <w:t>Oncorhynchus nerka</w:t>
      </w:r>
      <w:r w:rsidRPr="0098540F">
        <w:rPr>
          <w:lang w:val="en-GB"/>
        </w:rPr>
        <w:t xml:space="preserve">). </w:t>
      </w:r>
      <w:r w:rsidRPr="0098540F">
        <w:rPr>
          <w:i/>
          <w:iCs/>
          <w:lang w:val="en-GB"/>
        </w:rPr>
        <w:t>Integr Comp Biol</w:t>
      </w:r>
      <w:r w:rsidRPr="0098540F">
        <w:rPr>
          <w:lang w:val="en-GB"/>
        </w:rPr>
        <w:t>, 11, 99–113.</w:t>
      </w:r>
    </w:p>
    <w:p w14:paraId="4171B2DA" w14:textId="77777777" w:rsidR="0098540F" w:rsidRPr="0098540F" w:rsidRDefault="0098540F" w:rsidP="0098540F">
      <w:pPr>
        <w:pStyle w:val="Litteraturfrteckning"/>
        <w:rPr>
          <w:lang w:val="en-GB"/>
        </w:rPr>
      </w:pPr>
      <w:r w:rsidRPr="0098540F">
        <w:rPr>
          <w:lang w:val="en-GB"/>
        </w:rPr>
        <w:t xml:space="preserve">Brett, J.R., Shelbourn, J.E. &amp; Shoop, C.T. (1969). Growth rate and body composition of fingerling sockeye salmon, </w:t>
      </w:r>
      <w:r w:rsidRPr="0098540F">
        <w:rPr>
          <w:i/>
          <w:iCs/>
          <w:lang w:val="en-GB"/>
        </w:rPr>
        <w:t>Oncorhynchus nerka</w:t>
      </w:r>
      <w:r w:rsidRPr="0098540F">
        <w:rPr>
          <w:lang w:val="en-GB"/>
        </w:rPr>
        <w:t xml:space="preserve">, in relation to temperature and ration size. </w:t>
      </w:r>
      <w:r w:rsidRPr="0098540F">
        <w:rPr>
          <w:i/>
          <w:iCs/>
          <w:lang w:val="en-GB"/>
        </w:rPr>
        <w:t>J. Fish. Res. Bd. Can.</w:t>
      </w:r>
      <w:r w:rsidRPr="0098540F">
        <w:rPr>
          <w:lang w:val="en-GB"/>
        </w:rPr>
        <w:t>, 26, 2363–2394.</w:t>
      </w:r>
    </w:p>
    <w:p w14:paraId="41E731E2" w14:textId="77777777" w:rsidR="0098540F" w:rsidRPr="0098540F" w:rsidRDefault="0098540F" w:rsidP="0098540F">
      <w:pPr>
        <w:pStyle w:val="Litteraturfrteckning"/>
        <w:rPr>
          <w:lang w:val="en-GB"/>
        </w:rPr>
      </w:pPr>
      <w:r w:rsidRPr="0098540F">
        <w:rPr>
          <w:lang w:val="en-GB"/>
        </w:rPr>
        <w:t xml:space="preserve">Brown, J.H., Gillooly, J.F., Allen, A.P., Savage, V.M. &amp; West, G.B. (2004). Toward a metabolic theory of ecology. </w:t>
      </w:r>
      <w:r w:rsidRPr="0098540F">
        <w:rPr>
          <w:i/>
          <w:iCs/>
          <w:lang w:val="en-GB"/>
        </w:rPr>
        <w:t>Ecology</w:t>
      </w:r>
      <w:r w:rsidRPr="0098540F">
        <w:rPr>
          <w:lang w:val="en-GB"/>
        </w:rPr>
        <w:t>, 85, 1771–1789.</w:t>
      </w:r>
    </w:p>
    <w:p w14:paraId="5D717907" w14:textId="77777777" w:rsidR="0098540F" w:rsidRPr="0098540F" w:rsidRDefault="0098540F" w:rsidP="0098540F">
      <w:pPr>
        <w:pStyle w:val="Litteraturfrteckning"/>
        <w:rPr>
          <w:lang w:val="en-GB"/>
        </w:rPr>
      </w:pPr>
      <w:r w:rsidRPr="0098540F">
        <w:rPr>
          <w:lang w:val="en-GB"/>
        </w:rPr>
        <w:t xml:space="preserve">Cheung, W.W.L., Sarmiento, J.L., Dunne, J., Frölicher, T.L., Lam, V.W.Y., Deng Palomares, M.L., </w:t>
      </w:r>
      <w:r w:rsidRPr="0098540F">
        <w:rPr>
          <w:i/>
          <w:iCs/>
          <w:lang w:val="en-GB"/>
        </w:rPr>
        <w:t>et al.</w:t>
      </w:r>
      <w:r w:rsidRPr="0098540F">
        <w:rPr>
          <w:lang w:val="en-GB"/>
        </w:rPr>
        <w:t xml:space="preserve"> (2013). Shrinking of fishes exacerbates impacts of global ocean changes on marine ecosystems. </w:t>
      </w:r>
      <w:r w:rsidRPr="0098540F">
        <w:rPr>
          <w:i/>
          <w:iCs/>
          <w:lang w:val="en-GB"/>
        </w:rPr>
        <w:t>Nature Climate Change</w:t>
      </w:r>
      <w:r w:rsidRPr="0098540F">
        <w:rPr>
          <w:lang w:val="en-GB"/>
        </w:rPr>
        <w:t>, 3, 254–258.</w:t>
      </w:r>
    </w:p>
    <w:p w14:paraId="653CD7C9" w14:textId="77777777" w:rsidR="0098540F" w:rsidRPr="0098540F" w:rsidRDefault="0098540F" w:rsidP="0098540F">
      <w:pPr>
        <w:pStyle w:val="Litteraturfrteckning"/>
        <w:rPr>
          <w:lang w:val="en-GB"/>
        </w:rPr>
      </w:pPr>
      <w:r w:rsidRPr="0098540F">
        <w:rPr>
          <w:lang w:val="en-GB"/>
        </w:rPr>
        <w:t xml:space="preserve">Clarke, A. &amp; Johnston, N.M. (1999). Scaling of metabolic rate with body mass and temperature in teleost fish. </w:t>
      </w:r>
      <w:r w:rsidRPr="0098540F">
        <w:rPr>
          <w:i/>
          <w:iCs/>
          <w:lang w:val="en-GB"/>
        </w:rPr>
        <w:t>Journal of Animal Ecology</w:t>
      </w:r>
      <w:r w:rsidRPr="0098540F">
        <w:rPr>
          <w:lang w:val="en-GB"/>
        </w:rPr>
        <w:t>, 68, 893–905.</w:t>
      </w:r>
    </w:p>
    <w:p w14:paraId="6A2F167B" w14:textId="77777777" w:rsidR="0098540F" w:rsidRPr="0098540F" w:rsidRDefault="0098540F" w:rsidP="0098540F">
      <w:pPr>
        <w:pStyle w:val="Litteraturfrteckning"/>
        <w:rPr>
          <w:lang w:val="en-GB"/>
        </w:rPr>
      </w:pPr>
      <w:r w:rsidRPr="0098540F">
        <w:rPr>
          <w:lang w:val="en-GB"/>
        </w:rPr>
        <w:lastRenderedPageBreak/>
        <w:t xml:space="preserve">Cuenco, M.L., Stickney, R.R. &amp; Grant, W.E. (1985). Fish bioenergetics and growth in aquaculture ponds: I. Individual fish model development. </w:t>
      </w:r>
      <w:r w:rsidRPr="0098540F">
        <w:rPr>
          <w:i/>
          <w:iCs/>
          <w:lang w:val="en-GB"/>
        </w:rPr>
        <w:t>Ecological Modelling</w:t>
      </w:r>
      <w:r w:rsidRPr="0098540F">
        <w:rPr>
          <w:lang w:val="en-GB"/>
        </w:rPr>
        <w:t>, 27, 169–190.</w:t>
      </w:r>
    </w:p>
    <w:p w14:paraId="2B7E4C12" w14:textId="77777777" w:rsidR="0098540F" w:rsidRPr="0098540F" w:rsidRDefault="0098540F" w:rsidP="0098540F">
      <w:pPr>
        <w:pStyle w:val="Litteraturfrteckning"/>
        <w:rPr>
          <w:lang w:val="en-GB"/>
        </w:rPr>
      </w:pPr>
      <w:r w:rsidRPr="0098540F">
        <w:rPr>
          <w:lang w:val="en-GB"/>
        </w:rPr>
        <w:t xml:space="preserve">Daufresne, M., Lengfellner, K. &amp; Sommer, U. (2009). Global warming benefits the small in aquatic ecosystems. </w:t>
      </w:r>
      <w:r w:rsidRPr="0098540F">
        <w:rPr>
          <w:i/>
          <w:iCs/>
          <w:lang w:val="en-GB"/>
        </w:rPr>
        <w:t>Proceedings of the National Academy of Sciences, USA</w:t>
      </w:r>
      <w:r w:rsidRPr="0098540F">
        <w:rPr>
          <w:lang w:val="en-GB"/>
        </w:rPr>
        <w:t>, 106, 12788–12793.</w:t>
      </w:r>
    </w:p>
    <w:p w14:paraId="27390AC9" w14:textId="77777777" w:rsidR="0098540F" w:rsidRPr="0098540F" w:rsidRDefault="0098540F" w:rsidP="0098540F">
      <w:pPr>
        <w:pStyle w:val="Litteraturfrteckning"/>
        <w:rPr>
          <w:lang w:val="en-GB"/>
        </w:rPr>
      </w:pPr>
      <w:r w:rsidRPr="0098540F">
        <w:rPr>
          <w:lang w:val="en-GB"/>
        </w:rPr>
        <w:t xml:space="preserve">Dell, A.I., Pawar, S. &amp; Savage, V.M. (2011). Systematic variation in the temperature dependence of physiological and ecological traits. </w:t>
      </w:r>
      <w:r w:rsidRPr="0098540F">
        <w:rPr>
          <w:i/>
          <w:iCs/>
          <w:lang w:val="en-GB"/>
        </w:rPr>
        <w:t>Proceedings of the National Academy of Sciences</w:t>
      </w:r>
      <w:r w:rsidRPr="0098540F">
        <w:rPr>
          <w:lang w:val="en-GB"/>
        </w:rPr>
        <w:t>, 108, 10591–10596.</w:t>
      </w:r>
    </w:p>
    <w:p w14:paraId="525F75FE" w14:textId="77777777" w:rsidR="0098540F" w:rsidRPr="0098540F" w:rsidRDefault="0098540F" w:rsidP="0098540F">
      <w:pPr>
        <w:pStyle w:val="Litteraturfrteckning"/>
        <w:rPr>
          <w:lang w:val="en-GB"/>
        </w:rPr>
      </w:pPr>
      <w:r w:rsidRPr="0098540F">
        <w:rPr>
          <w:lang w:val="en-GB"/>
        </w:rPr>
        <w:t xml:space="preserve">Denderen, D. van, Gislason, H., Heuvel, J. van den &amp; Andersen, K.H. (2020). Global analysis of fish growth rates shows weaker responses to temperature than metabolic predictions. </w:t>
      </w:r>
      <w:r w:rsidRPr="0098540F">
        <w:rPr>
          <w:i/>
          <w:iCs/>
          <w:lang w:val="en-GB"/>
        </w:rPr>
        <w:t>Global Ecology and Biogeography</w:t>
      </w:r>
      <w:r w:rsidRPr="0098540F">
        <w:rPr>
          <w:lang w:val="en-GB"/>
        </w:rPr>
        <w:t>, 29, 2203–2213.</w:t>
      </w:r>
    </w:p>
    <w:p w14:paraId="333E7B39" w14:textId="77777777" w:rsidR="0098540F" w:rsidRPr="0098540F" w:rsidRDefault="0098540F" w:rsidP="0098540F">
      <w:pPr>
        <w:pStyle w:val="Litteraturfrteckning"/>
        <w:rPr>
          <w:lang w:val="en-GB"/>
        </w:rPr>
      </w:pPr>
      <w:r w:rsidRPr="0098540F">
        <w:rPr>
          <w:lang w:val="en-GB"/>
        </w:rPr>
        <w:t xml:space="preserve">Downs, C.J., Hayes, J.P. &amp; Tracy, C.R. (2008). Scaling metabolic rate with body mass and inverse body temperature: A test of the Arrhenius fractal supply model. </w:t>
      </w:r>
      <w:r w:rsidRPr="0098540F">
        <w:rPr>
          <w:i/>
          <w:iCs/>
          <w:lang w:val="en-GB"/>
        </w:rPr>
        <w:t>Functional Ecology</w:t>
      </w:r>
      <w:r w:rsidRPr="0098540F">
        <w:rPr>
          <w:lang w:val="en-GB"/>
        </w:rPr>
        <w:t>, 22, 239–244.</w:t>
      </w:r>
    </w:p>
    <w:p w14:paraId="7F0A0D66" w14:textId="77777777" w:rsidR="0098540F" w:rsidRPr="0098540F" w:rsidRDefault="0098540F" w:rsidP="0098540F">
      <w:pPr>
        <w:pStyle w:val="Litteraturfrteckning"/>
        <w:rPr>
          <w:lang w:val="en-GB"/>
        </w:rPr>
      </w:pPr>
      <w:r w:rsidRPr="0098540F">
        <w:rPr>
          <w:lang w:val="en-GB"/>
        </w:rPr>
        <w:t xml:space="preserve">Elliott, J.M. &amp; Hurley, M.A. (1995). The functional relationship between body size and growth rate in fish. </w:t>
      </w:r>
      <w:r w:rsidRPr="0098540F">
        <w:rPr>
          <w:i/>
          <w:iCs/>
          <w:lang w:val="en-GB"/>
        </w:rPr>
        <w:t>Functional Ecology</w:t>
      </w:r>
      <w:r w:rsidRPr="0098540F">
        <w:rPr>
          <w:lang w:val="en-GB"/>
        </w:rPr>
        <w:t>, 9, 625.</w:t>
      </w:r>
    </w:p>
    <w:p w14:paraId="3FB0FE23" w14:textId="77777777" w:rsidR="0098540F" w:rsidRPr="0098540F" w:rsidRDefault="0098540F" w:rsidP="0098540F">
      <w:pPr>
        <w:pStyle w:val="Litteraturfrteckning"/>
        <w:rPr>
          <w:lang w:val="en-GB"/>
        </w:rPr>
      </w:pPr>
      <w:r w:rsidRPr="0098540F">
        <w:rPr>
          <w:lang w:val="en-GB"/>
        </w:rPr>
        <w:t xml:space="preserve">Englund, G., Öhlund, G., Hein, C.L. &amp; Diehl, S. (2011). Temperature dependence of the functional response. </w:t>
      </w:r>
      <w:r w:rsidRPr="0098540F">
        <w:rPr>
          <w:i/>
          <w:iCs/>
          <w:lang w:val="en-GB"/>
        </w:rPr>
        <w:t>Ecology Letters</w:t>
      </w:r>
      <w:r w:rsidRPr="0098540F">
        <w:rPr>
          <w:lang w:val="en-GB"/>
        </w:rPr>
        <w:t>, 14, 914–921.</w:t>
      </w:r>
    </w:p>
    <w:p w14:paraId="041256C4" w14:textId="77777777" w:rsidR="0098540F" w:rsidRPr="0098540F" w:rsidRDefault="0098540F" w:rsidP="0098540F">
      <w:pPr>
        <w:pStyle w:val="Litteraturfrteckning"/>
        <w:rPr>
          <w:lang w:val="en-GB"/>
        </w:rPr>
      </w:pPr>
      <w:r w:rsidRPr="0098540F">
        <w:rPr>
          <w:lang w:val="en-GB"/>
        </w:rPr>
        <w:t xml:space="preserve">Essington, T.E., Kitchell, J.F. &amp; Walters, C.J. (2001). The von Bertalanffy growth function, bioenergetics, and the consumption rates of fish. </w:t>
      </w:r>
      <w:r w:rsidRPr="0098540F">
        <w:rPr>
          <w:i/>
          <w:iCs/>
          <w:lang w:val="en-GB"/>
        </w:rPr>
        <w:t>Canadian Journal of Fisheries and Aquatic Sciences</w:t>
      </w:r>
      <w:r w:rsidRPr="0098540F">
        <w:rPr>
          <w:lang w:val="en-GB"/>
        </w:rPr>
        <w:t>, 58, 2129–2138.</w:t>
      </w:r>
    </w:p>
    <w:p w14:paraId="4E974CB5" w14:textId="77777777" w:rsidR="0098540F" w:rsidRPr="0098540F" w:rsidRDefault="0098540F" w:rsidP="0098540F">
      <w:pPr>
        <w:pStyle w:val="Litteraturfrteckning"/>
        <w:rPr>
          <w:lang w:val="en-GB"/>
        </w:rPr>
      </w:pPr>
      <w:r w:rsidRPr="0098540F">
        <w:rPr>
          <w:lang w:val="en-GB"/>
        </w:rPr>
        <w:t xml:space="preserve">Fernández-i-Marín, X. (2016). ggmcmc: Analysis of MCMC Samples and Bayesian Inference. </w:t>
      </w:r>
      <w:r w:rsidRPr="0098540F">
        <w:rPr>
          <w:i/>
          <w:iCs/>
          <w:lang w:val="en-GB"/>
        </w:rPr>
        <w:t>Journal of Statistical Software</w:t>
      </w:r>
      <w:r w:rsidRPr="0098540F">
        <w:rPr>
          <w:lang w:val="en-GB"/>
        </w:rPr>
        <w:t>, 70, 1–20.</w:t>
      </w:r>
    </w:p>
    <w:p w14:paraId="1D669BBD" w14:textId="77777777" w:rsidR="0098540F" w:rsidRPr="0098540F" w:rsidRDefault="0098540F" w:rsidP="0098540F">
      <w:pPr>
        <w:pStyle w:val="Litteraturfrteckning"/>
        <w:rPr>
          <w:lang w:val="en-GB"/>
        </w:rPr>
      </w:pPr>
      <w:r w:rsidRPr="0098540F">
        <w:rPr>
          <w:lang w:val="en-GB"/>
        </w:rPr>
        <w:t xml:space="preserve">Forster, J., Hirst, A.G. &amp; Atkinson, D. (2012). Warming-induced reductions in body size are greater in aquatic than terrestrial species. </w:t>
      </w:r>
      <w:r w:rsidRPr="0098540F">
        <w:rPr>
          <w:i/>
          <w:iCs/>
          <w:lang w:val="en-GB"/>
        </w:rPr>
        <w:t>PNAS</w:t>
      </w:r>
      <w:r w:rsidRPr="0098540F">
        <w:rPr>
          <w:lang w:val="en-GB"/>
        </w:rPr>
        <w:t>, 109, 19310–19314.</w:t>
      </w:r>
    </w:p>
    <w:p w14:paraId="04716F4A" w14:textId="77777777" w:rsidR="0098540F" w:rsidRPr="0098540F" w:rsidRDefault="0098540F" w:rsidP="0098540F">
      <w:pPr>
        <w:pStyle w:val="Litteraturfrteckning"/>
        <w:rPr>
          <w:lang w:val="en-GB"/>
        </w:rPr>
      </w:pPr>
      <w:r w:rsidRPr="0098540F">
        <w:rPr>
          <w:lang w:val="en-GB"/>
        </w:rPr>
        <w:t xml:space="preserve">Froese, R. &amp; Pauly, D. (2019). </w:t>
      </w:r>
      <w:r w:rsidRPr="0098540F">
        <w:rPr>
          <w:i/>
          <w:iCs/>
          <w:lang w:val="en-GB"/>
        </w:rPr>
        <w:t>Editors. FishBase</w:t>
      </w:r>
      <w:r w:rsidRPr="0098540F">
        <w:rPr>
          <w:lang w:val="en-GB"/>
        </w:rPr>
        <w:t>. World Wide Web electronic publication. www.fishbase.org, (12/2019).</w:t>
      </w:r>
    </w:p>
    <w:p w14:paraId="0EC72441" w14:textId="77777777" w:rsidR="0098540F" w:rsidRPr="0098540F" w:rsidRDefault="0098540F" w:rsidP="0098540F">
      <w:pPr>
        <w:pStyle w:val="Litteraturfrteckning"/>
        <w:rPr>
          <w:lang w:val="en-GB"/>
        </w:rPr>
      </w:pPr>
      <w:r w:rsidRPr="0098540F">
        <w:rPr>
          <w:lang w:val="en-GB"/>
        </w:rPr>
        <w:t xml:space="preserve">Fussmann, K.E., Schwarzmüller, F., Brose, U., Jousset, A. &amp; Rall, B.C. (2014). Ecological stability in response to warming. </w:t>
      </w:r>
      <w:r w:rsidRPr="0098540F">
        <w:rPr>
          <w:i/>
          <w:iCs/>
          <w:lang w:val="en-GB"/>
        </w:rPr>
        <w:t>Nature Climate Change</w:t>
      </w:r>
      <w:r w:rsidRPr="0098540F">
        <w:rPr>
          <w:lang w:val="en-GB"/>
        </w:rPr>
        <w:t>, 4, 206–210.</w:t>
      </w:r>
    </w:p>
    <w:p w14:paraId="08C69833" w14:textId="77777777" w:rsidR="0098540F" w:rsidRPr="0098540F" w:rsidRDefault="0098540F" w:rsidP="0098540F">
      <w:pPr>
        <w:pStyle w:val="Litteraturfrteckning"/>
        <w:rPr>
          <w:lang w:val="en-GB"/>
        </w:rPr>
      </w:pPr>
      <w:r w:rsidRPr="0098540F">
        <w:rPr>
          <w:lang w:val="en-GB"/>
        </w:rPr>
        <w:t xml:space="preserve">Gabry, J., Simpson, D., Vehtari, A., Betancourt, M. &amp; Gelman, A. (2019). Visualization in Bayesian workflow. </w:t>
      </w:r>
      <w:r w:rsidRPr="0098540F">
        <w:rPr>
          <w:i/>
          <w:iCs/>
          <w:lang w:val="en-GB"/>
        </w:rPr>
        <w:t>J. R. Stat. Soc. A</w:t>
      </w:r>
      <w:r w:rsidRPr="0098540F">
        <w:rPr>
          <w:lang w:val="en-GB"/>
        </w:rPr>
        <w:t>, 182, 389–402.</w:t>
      </w:r>
    </w:p>
    <w:p w14:paraId="45C9940D" w14:textId="77777777" w:rsidR="0098540F" w:rsidRPr="0098540F" w:rsidRDefault="0098540F" w:rsidP="0098540F">
      <w:pPr>
        <w:pStyle w:val="Litteraturfrteckning"/>
        <w:rPr>
          <w:lang w:val="en-GB"/>
        </w:rPr>
      </w:pPr>
      <w:r w:rsidRPr="0098540F">
        <w:rPr>
          <w:lang w:val="en-GB"/>
        </w:rPr>
        <w:t>García García, B., Cerezo Valverde, J., Aguado-Giménez, F., García García, J. &amp; Hernández, M.D. (2011). Effect of the interaction between body weight and temperature on growth and maximum daily food intake in sharpsnout sea bream (</w:t>
      </w:r>
      <w:r w:rsidRPr="0098540F">
        <w:rPr>
          <w:i/>
          <w:iCs/>
          <w:lang w:val="en-GB"/>
        </w:rPr>
        <w:t>Diplodus puntazzo</w:t>
      </w:r>
      <w:r w:rsidRPr="0098540F">
        <w:rPr>
          <w:lang w:val="en-GB"/>
        </w:rPr>
        <w:t xml:space="preserve">). </w:t>
      </w:r>
      <w:r w:rsidRPr="0098540F">
        <w:rPr>
          <w:i/>
          <w:iCs/>
          <w:lang w:val="en-GB"/>
        </w:rPr>
        <w:t>Aquaculture International</w:t>
      </w:r>
      <w:r w:rsidRPr="0098540F">
        <w:rPr>
          <w:lang w:val="en-GB"/>
        </w:rPr>
        <w:t>, 19, 131–141.</w:t>
      </w:r>
    </w:p>
    <w:p w14:paraId="6141810D" w14:textId="77777777" w:rsidR="0098540F" w:rsidRPr="0098540F" w:rsidRDefault="0098540F" w:rsidP="0098540F">
      <w:pPr>
        <w:pStyle w:val="Litteraturfrteckning"/>
        <w:rPr>
          <w:lang w:val="en-GB"/>
        </w:rPr>
      </w:pPr>
      <w:r w:rsidRPr="0098540F">
        <w:rPr>
          <w:lang w:val="en-GB"/>
        </w:rPr>
        <w:t xml:space="preserve">Gardner, J.L., Peters, A., Kearney, M.R., Joseph, L. &amp; Heinsohn, R. (2011). Declining body size: a third universal response to warming? </w:t>
      </w:r>
      <w:r w:rsidRPr="0098540F">
        <w:rPr>
          <w:i/>
          <w:iCs/>
          <w:lang w:val="en-GB"/>
        </w:rPr>
        <w:t>Trends in Ecology &amp; Evolution</w:t>
      </w:r>
      <w:r w:rsidRPr="0098540F">
        <w:rPr>
          <w:lang w:val="en-GB"/>
        </w:rPr>
        <w:t>, 26, 285–291.</w:t>
      </w:r>
    </w:p>
    <w:p w14:paraId="2900B0C2" w14:textId="77777777" w:rsidR="0098540F" w:rsidRPr="0098540F" w:rsidRDefault="0098540F" w:rsidP="0098540F">
      <w:pPr>
        <w:pStyle w:val="Litteraturfrteckning"/>
        <w:rPr>
          <w:lang w:val="en-GB"/>
        </w:rPr>
      </w:pPr>
      <w:r w:rsidRPr="0098540F">
        <w:rPr>
          <w:lang w:val="en-GB"/>
        </w:rPr>
        <w:t xml:space="preserve">Gelman, A., Carlin, J., Stern, H. &amp; Rubin, D. (2003). </w:t>
      </w:r>
      <w:r w:rsidRPr="0098540F">
        <w:rPr>
          <w:i/>
          <w:iCs/>
          <w:lang w:val="en-GB"/>
        </w:rPr>
        <w:t>Bayesian Data Analysis. 2nd edition</w:t>
      </w:r>
      <w:r w:rsidRPr="0098540F">
        <w:rPr>
          <w:lang w:val="en-GB"/>
        </w:rPr>
        <w:t>. Chapman and Hall/CRC, Boca Raton.</w:t>
      </w:r>
    </w:p>
    <w:p w14:paraId="1A89BE92" w14:textId="77777777" w:rsidR="0098540F" w:rsidRPr="0098540F" w:rsidRDefault="0098540F" w:rsidP="0098540F">
      <w:pPr>
        <w:pStyle w:val="Litteraturfrteckning"/>
        <w:rPr>
          <w:lang w:val="en-GB"/>
        </w:rPr>
      </w:pPr>
      <w:r w:rsidRPr="0098540F">
        <w:rPr>
          <w:lang w:val="en-GB"/>
        </w:rPr>
        <w:t xml:space="preserve">Gelman, A. &amp; Hill, J. (2007). </w:t>
      </w:r>
      <w:r w:rsidRPr="0098540F">
        <w:rPr>
          <w:i/>
          <w:iCs/>
          <w:lang w:val="en-GB"/>
        </w:rPr>
        <w:t>Data Analysis Using Regression and Multilevel/Hierarchical Models</w:t>
      </w:r>
      <w:r w:rsidRPr="0098540F">
        <w:rPr>
          <w:lang w:val="en-GB"/>
        </w:rPr>
        <w:t>. Cambridge University Press.</w:t>
      </w:r>
    </w:p>
    <w:p w14:paraId="3160B471" w14:textId="77777777" w:rsidR="0098540F" w:rsidRPr="0098540F" w:rsidRDefault="0098540F" w:rsidP="0098540F">
      <w:pPr>
        <w:pStyle w:val="Litteraturfrteckning"/>
        <w:rPr>
          <w:lang w:val="en-GB"/>
        </w:rPr>
      </w:pPr>
      <w:r w:rsidRPr="0098540F">
        <w:rPr>
          <w:lang w:val="en-GB"/>
        </w:rPr>
        <w:t xml:space="preserve">Gilbert, B., Tunney, T.D., McCann, K.S., DeLong, J.P., Vasseur, D.A., Savage, V.M., </w:t>
      </w:r>
      <w:r w:rsidRPr="0098540F">
        <w:rPr>
          <w:i/>
          <w:iCs/>
          <w:lang w:val="en-GB"/>
        </w:rPr>
        <w:t>et al.</w:t>
      </w:r>
      <w:r w:rsidRPr="0098540F">
        <w:rPr>
          <w:lang w:val="en-GB"/>
        </w:rPr>
        <w:t xml:space="preserve"> (2014). A bioenergetic framework for the temperature dependence of trophic interactions. </w:t>
      </w:r>
      <w:r w:rsidRPr="0098540F">
        <w:rPr>
          <w:i/>
          <w:iCs/>
          <w:lang w:val="en-GB"/>
        </w:rPr>
        <w:t>Ecology Letters</w:t>
      </w:r>
      <w:r w:rsidRPr="0098540F">
        <w:rPr>
          <w:lang w:val="en-GB"/>
        </w:rPr>
        <w:t>, 17, 902–914.</w:t>
      </w:r>
    </w:p>
    <w:p w14:paraId="65F71EE0" w14:textId="77777777" w:rsidR="0098540F" w:rsidRPr="0098540F" w:rsidRDefault="0098540F" w:rsidP="0098540F">
      <w:pPr>
        <w:pStyle w:val="Litteraturfrteckning"/>
        <w:rPr>
          <w:lang w:val="en-GB"/>
        </w:rPr>
      </w:pPr>
      <w:r w:rsidRPr="0098540F">
        <w:rPr>
          <w:lang w:val="en-GB"/>
        </w:rPr>
        <w:lastRenderedPageBreak/>
        <w:t xml:space="preserve">Gillooly, J.F., Brown, J.H., West, G.B., Savage, V.M. &amp; Charnov, E.L. (2001). Effects of size and temperature on metabolic rate. </w:t>
      </w:r>
      <w:r w:rsidRPr="0098540F">
        <w:rPr>
          <w:i/>
          <w:iCs/>
          <w:lang w:val="en-GB"/>
        </w:rPr>
        <w:t>Science</w:t>
      </w:r>
      <w:r w:rsidRPr="0098540F">
        <w:rPr>
          <w:lang w:val="en-GB"/>
        </w:rPr>
        <w:t>, 2248-2251.</w:t>
      </w:r>
    </w:p>
    <w:p w14:paraId="546870AF" w14:textId="77777777" w:rsidR="0098540F" w:rsidRPr="0098540F" w:rsidRDefault="0098540F" w:rsidP="0098540F">
      <w:pPr>
        <w:pStyle w:val="Litteraturfrteckning"/>
        <w:rPr>
          <w:lang w:val="en-GB"/>
        </w:rPr>
      </w:pPr>
      <w:r w:rsidRPr="0098540F">
        <w:rPr>
          <w:lang w:val="en-GB"/>
        </w:rPr>
        <w:t xml:space="preserve">Glazier, D.S. (2005). Beyond the “3/4-power law”: variation in the intra- and interspecific scaling of metabolic rate in animals. </w:t>
      </w:r>
      <w:r w:rsidRPr="0098540F">
        <w:rPr>
          <w:i/>
          <w:iCs/>
          <w:lang w:val="en-GB"/>
        </w:rPr>
        <w:t>Biological Reviews of the Cambridge Philosophical Society</w:t>
      </w:r>
      <w:r w:rsidRPr="0098540F">
        <w:rPr>
          <w:lang w:val="en-GB"/>
        </w:rPr>
        <w:t>, 80, 611–662.</w:t>
      </w:r>
    </w:p>
    <w:p w14:paraId="45B7C656" w14:textId="77777777" w:rsidR="0098540F" w:rsidRPr="0098540F" w:rsidRDefault="0098540F" w:rsidP="0098540F">
      <w:pPr>
        <w:pStyle w:val="Litteraturfrteckning"/>
        <w:rPr>
          <w:lang w:val="en-GB"/>
        </w:rPr>
      </w:pPr>
      <w:r w:rsidRPr="0098540F">
        <w:rPr>
          <w:lang w:val="en-GB"/>
        </w:rPr>
        <w:t xml:space="preserve">Handeland, S.O., Imsland, A.K. &amp; Stefansson, S.O. (2008). The effect of temperature and fish size on growth, feed intake, food conversion efficiency and stomach evacuation rate of Atlantic salmon post-smolts. </w:t>
      </w:r>
      <w:r w:rsidRPr="0098540F">
        <w:rPr>
          <w:i/>
          <w:iCs/>
          <w:lang w:val="en-GB"/>
        </w:rPr>
        <w:t>Aquaculture</w:t>
      </w:r>
      <w:r w:rsidRPr="0098540F">
        <w:rPr>
          <w:lang w:val="en-GB"/>
        </w:rPr>
        <w:t>, 283, 36–42.</w:t>
      </w:r>
    </w:p>
    <w:p w14:paraId="3640A623" w14:textId="77777777" w:rsidR="0098540F" w:rsidRPr="00D07D6E" w:rsidRDefault="0098540F" w:rsidP="0098540F">
      <w:pPr>
        <w:pStyle w:val="Litteraturfrteckning"/>
        <w:rPr>
          <w:lang w:val="sv-SE"/>
          <w:rPrChange w:id="370" w:author="Anna Gårdmark" w:date="2021-06-03T08:05:00Z">
            <w:rPr>
              <w:lang w:val="en-GB"/>
            </w:rPr>
          </w:rPrChange>
        </w:rPr>
      </w:pPr>
      <w:r w:rsidRPr="0098540F">
        <w:rPr>
          <w:lang w:val="en-GB"/>
        </w:rPr>
        <w:t xml:space="preserve">Harrison, X.A., Donaldson, L., Correa-Cano, M.E., Evans, J., Fisher, D.N., Goodwin, C.E.D., </w:t>
      </w:r>
      <w:r w:rsidRPr="0098540F">
        <w:rPr>
          <w:i/>
          <w:iCs/>
          <w:lang w:val="en-GB"/>
        </w:rPr>
        <w:t>et al.</w:t>
      </w:r>
      <w:r w:rsidRPr="0098540F">
        <w:rPr>
          <w:lang w:val="en-GB"/>
        </w:rPr>
        <w:t xml:space="preserve"> (2018). A brief introduction to mixed effects modelling and multi-model inference in ecology. </w:t>
      </w:r>
      <w:r w:rsidRPr="00D07D6E">
        <w:rPr>
          <w:i/>
          <w:iCs/>
          <w:lang w:val="sv-SE"/>
          <w:rPrChange w:id="371" w:author="Anna Gårdmark" w:date="2021-06-03T08:05:00Z">
            <w:rPr>
              <w:i/>
              <w:iCs/>
              <w:lang w:val="en-GB"/>
            </w:rPr>
          </w:rPrChange>
        </w:rPr>
        <w:t>PeerJ</w:t>
      </w:r>
      <w:r w:rsidRPr="00D07D6E">
        <w:rPr>
          <w:lang w:val="sv-SE"/>
          <w:rPrChange w:id="372" w:author="Anna Gårdmark" w:date="2021-06-03T08:05:00Z">
            <w:rPr>
              <w:lang w:val="en-GB"/>
            </w:rPr>
          </w:rPrChange>
        </w:rPr>
        <w:t>, 6, e4794.</w:t>
      </w:r>
    </w:p>
    <w:p w14:paraId="69325ED6" w14:textId="77777777" w:rsidR="0098540F" w:rsidRPr="0098540F" w:rsidRDefault="0098540F" w:rsidP="0098540F">
      <w:pPr>
        <w:pStyle w:val="Litteraturfrteckning"/>
        <w:rPr>
          <w:lang w:val="en-GB"/>
        </w:rPr>
      </w:pPr>
      <w:r w:rsidRPr="00D07D6E">
        <w:rPr>
          <w:lang w:val="sv-SE"/>
          <w:rPrChange w:id="373" w:author="Anna Gårdmark" w:date="2021-06-03T08:05:00Z">
            <w:rPr>
              <w:lang w:val="en-GB"/>
            </w:rPr>
          </w:rPrChange>
        </w:rPr>
        <w:t xml:space="preserve">Hartvig, M., Andersen, K.H. &amp; Beyer, J.E. (2011). </w:t>
      </w:r>
      <w:r w:rsidRPr="0098540F">
        <w:rPr>
          <w:lang w:val="en-GB"/>
        </w:rPr>
        <w:t xml:space="preserve">Food web framework for size-structured populations. </w:t>
      </w:r>
      <w:r w:rsidRPr="0098540F">
        <w:rPr>
          <w:i/>
          <w:iCs/>
          <w:lang w:val="en-GB"/>
        </w:rPr>
        <w:t>Journal of Theoretical Biology</w:t>
      </w:r>
      <w:r w:rsidRPr="0098540F">
        <w:rPr>
          <w:lang w:val="en-GB"/>
        </w:rPr>
        <w:t>, 272, 113–122.</w:t>
      </w:r>
    </w:p>
    <w:p w14:paraId="4C6D1494" w14:textId="77777777" w:rsidR="0098540F" w:rsidRPr="0098540F" w:rsidRDefault="0098540F" w:rsidP="0098540F">
      <w:pPr>
        <w:pStyle w:val="Litteraturfrteckning"/>
        <w:rPr>
          <w:lang w:val="en-GB"/>
        </w:rPr>
      </w:pPr>
      <w:r w:rsidRPr="0098540F">
        <w:rPr>
          <w:lang w:val="en-GB"/>
        </w:rPr>
        <w:t>Heincke, F. (1913). Rapp. Proc. Verb. Réun. ICES 16, 1–70.</w:t>
      </w:r>
    </w:p>
    <w:p w14:paraId="0FBB4DA2" w14:textId="77777777" w:rsidR="0098540F" w:rsidRPr="0098540F" w:rsidRDefault="0098540F" w:rsidP="0098540F">
      <w:pPr>
        <w:pStyle w:val="Litteraturfrteckning"/>
        <w:rPr>
          <w:lang w:val="en-GB"/>
        </w:rPr>
      </w:pPr>
      <w:r w:rsidRPr="0098540F">
        <w:rPr>
          <w:lang w:val="en-GB"/>
        </w:rPr>
        <w:t xml:space="preserve">Hepher, B. (1988). </w:t>
      </w:r>
      <w:r w:rsidRPr="0098540F">
        <w:rPr>
          <w:i/>
          <w:iCs/>
          <w:lang w:val="en-GB"/>
        </w:rPr>
        <w:t>Nutrition of Pond Fishes</w:t>
      </w:r>
      <w:r w:rsidRPr="0098540F">
        <w:rPr>
          <w:lang w:val="en-GB"/>
        </w:rPr>
        <w:t>. Cambridge University Press.</w:t>
      </w:r>
    </w:p>
    <w:p w14:paraId="1F9DE77E" w14:textId="77777777" w:rsidR="0098540F" w:rsidRPr="0098540F" w:rsidRDefault="0098540F" w:rsidP="0098540F">
      <w:pPr>
        <w:pStyle w:val="Litteraturfrteckning"/>
        <w:rPr>
          <w:lang w:val="en-GB"/>
        </w:rPr>
      </w:pPr>
      <w:r w:rsidRPr="0098540F">
        <w:rPr>
          <w:lang w:val="en-GB"/>
        </w:rPr>
        <w:t xml:space="preserve">Horne, C.R., Hirst, Andrew.G. &amp; Atkinson, D. (2015). Temperature-size responses match latitudinal-size clines in arthropods, revealing critical differences between aquatic and terrestrial species. </w:t>
      </w:r>
      <w:r w:rsidRPr="0098540F">
        <w:rPr>
          <w:i/>
          <w:iCs/>
          <w:lang w:val="en-GB"/>
        </w:rPr>
        <w:t>Ecology Letters</w:t>
      </w:r>
      <w:r w:rsidRPr="0098540F">
        <w:rPr>
          <w:lang w:val="en-GB"/>
        </w:rPr>
        <w:t>, 18, 327–335.</w:t>
      </w:r>
    </w:p>
    <w:p w14:paraId="07C683A0" w14:textId="77777777" w:rsidR="0098540F" w:rsidRPr="0098540F" w:rsidRDefault="0098540F" w:rsidP="0098540F">
      <w:pPr>
        <w:pStyle w:val="Litteraturfrteckning"/>
        <w:rPr>
          <w:lang w:val="en-GB"/>
        </w:rPr>
      </w:pPr>
      <w:r w:rsidRPr="0098540F">
        <w:rPr>
          <w:lang w:val="en-GB"/>
        </w:rPr>
        <w:t xml:space="preserve">Huey, R.B. &amp; Kingsolver, J.G. (2019). Climate warming, resource availability, and the metabolic meltdown of ectotherms. </w:t>
      </w:r>
      <w:r w:rsidRPr="0098540F">
        <w:rPr>
          <w:i/>
          <w:iCs/>
          <w:lang w:val="en-GB"/>
        </w:rPr>
        <w:t>The American Naturalist</w:t>
      </w:r>
      <w:r w:rsidRPr="0098540F">
        <w:rPr>
          <w:lang w:val="en-GB"/>
        </w:rPr>
        <w:t>, 194, E140–E150.</w:t>
      </w:r>
    </w:p>
    <w:p w14:paraId="65B4431A" w14:textId="77777777" w:rsidR="0098540F" w:rsidRPr="0098540F" w:rsidRDefault="0098540F" w:rsidP="0098540F">
      <w:pPr>
        <w:pStyle w:val="Litteraturfrteckning"/>
        <w:rPr>
          <w:lang w:val="en-GB"/>
        </w:rPr>
      </w:pPr>
      <w:r w:rsidRPr="0098540F">
        <w:rPr>
          <w:lang w:val="en-GB"/>
        </w:rPr>
        <w:t xml:space="preserve">Huss, M., Lindmark, M., Jacobson, P., Van Dorst, R.M. &amp; Gårdmark, A. (2019). Experimental evidence of gradual size‐dependent shifts in body size and growth of fish in response to warming. </w:t>
      </w:r>
      <w:r w:rsidRPr="0098540F">
        <w:rPr>
          <w:i/>
          <w:iCs/>
          <w:lang w:val="en-GB"/>
        </w:rPr>
        <w:t>Glob Change Biol</w:t>
      </w:r>
      <w:r w:rsidRPr="0098540F">
        <w:rPr>
          <w:lang w:val="en-GB"/>
        </w:rPr>
        <w:t>, 25, 2285–2295.</w:t>
      </w:r>
    </w:p>
    <w:p w14:paraId="4F7F1C34" w14:textId="77777777" w:rsidR="0098540F" w:rsidRPr="0098540F" w:rsidRDefault="0098540F" w:rsidP="0098540F">
      <w:pPr>
        <w:pStyle w:val="Litteraturfrteckning"/>
        <w:rPr>
          <w:lang w:val="en-GB"/>
        </w:rPr>
      </w:pPr>
      <w:r w:rsidRPr="0098540F">
        <w:rPr>
          <w:lang w:val="en-GB"/>
        </w:rPr>
        <w:t xml:space="preserve">Ikpewe, I.E., Baudron, A.R., Ponchon, A. &amp; Fernandes, P.G. (2020). Bigger juveniles and smaller adults: Changes in fish size correlate with warming seas. </w:t>
      </w:r>
      <w:r w:rsidRPr="0098540F">
        <w:rPr>
          <w:i/>
          <w:iCs/>
          <w:lang w:val="en-GB"/>
        </w:rPr>
        <w:t>Journal of Applied Ecology</w:t>
      </w:r>
      <w:r w:rsidRPr="0098540F">
        <w:rPr>
          <w:lang w:val="en-GB"/>
        </w:rPr>
        <w:t>, Early View.</w:t>
      </w:r>
    </w:p>
    <w:p w14:paraId="5A69D5F9" w14:textId="77777777" w:rsidR="0098540F" w:rsidRPr="0098540F" w:rsidRDefault="0098540F" w:rsidP="0098540F">
      <w:pPr>
        <w:pStyle w:val="Litteraturfrteckning"/>
        <w:rPr>
          <w:lang w:val="en-GB"/>
        </w:rPr>
      </w:pPr>
      <w:r w:rsidRPr="0098540F">
        <w:rPr>
          <w:lang w:val="en-GB"/>
        </w:rPr>
        <w:t xml:space="preserve">Jerde, C.L., Kraskura, K., Eliason, E.J., Csik, S.R., Stier, A.C. &amp; Taper, M.L. (2019). Strong Evidence for an Intraspecific Metabolic Scaling Coefficient Near 0.89 in Fish. </w:t>
      </w:r>
      <w:r w:rsidRPr="0098540F">
        <w:rPr>
          <w:i/>
          <w:iCs/>
          <w:lang w:val="en-GB"/>
        </w:rPr>
        <w:t>Front. Physiol.</w:t>
      </w:r>
      <w:r w:rsidRPr="0098540F">
        <w:rPr>
          <w:lang w:val="en-GB"/>
        </w:rPr>
        <w:t>, 10, 1166.</w:t>
      </w:r>
    </w:p>
    <w:p w14:paraId="29429E8E" w14:textId="77777777" w:rsidR="0098540F" w:rsidRPr="0098540F" w:rsidRDefault="0098540F" w:rsidP="0098540F">
      <w:pPr>
        <w:pStyle w:val="Litteraturfrteckning"/>
        <w:rPr>
          <w:lang w:val="en-GB"/>
        </w:rPr>
      </w:pPr>
      <w:r w:rsidRPr="0098540F">
        <w:rPr>
          <w:lang w:val="en-GB"/>
        </w:rPr>
        <w:t xml:space="preserve">Jobling, M. (1997). Temperature and growth: modulation of growth rate via temperature change. In: </w:t>
      </w:r>
      <w:r w:rsidRPr="0098540F">
        <w:rPr>
          <w:i/>
          <w:iCs/>
          <w:lang w:val="en-GB"/>
        </w:rPr>
        <w:t>Global Warming: Implications for Freshwater and Marine Fish</w:t>
      </w:r>
      <w:r w:rsidRPr="0098540F">
        <w:rPr>
          <w:lang w:val="en-GB"/>
        </w:rPr>
        <w:t xml:space="preserve"> (eds. Wood, C.M. &amp; McDonald, D.G.). Cambridge University Press, Cambridge, pp. 225–254.</w:t>
      </w:r>
    </w:p>
    <w:p w14:paraId="7BC9730B" w14:textId="77777777" w:rsidR="0098540F" w:rsidRPr="0098540F" w:rsidRDefault="0098540F" w:rsidP="0098540F">
      <w:pPr>
        <w:pStyle w:val="Litteraturfrteckning"/>
        <w:rPr>
          <w:lang w:val="en-GB"/>
        </w:rPr>
      </w:pPr>
      <w:r w:rsidRPr="0098540F">
        <w:rPr>
          <w:lang w:val="en-GB"/>
        </w:rPr>
        <w:t>Kitchell, J.F., Stewart, D.J. &amp; Weininger, D. (1977). Applications of a bioenergetics model to yellow perch (</w:t>
      </w:r>
      <w:r w:rsidRPr="0098540F">
        <w:rPr>
          <w:i/>
          <w:iCs/>
          <w:lang w:val="en-GB"/>
        </w:rPr>
        <w:t>Perca flavescens</w:t>
      </w:r>
      <w:r w:rsidRPr="0098540F">
        <w:rPr>
          <w:lang w:val="en-GB"/>
        </w:rPr>
        <w:t>) and walleye (</w:t>
      </w:r>
      <w:r w:rsidRPr="0098540F">
        <w:rPr>
          <w:i/>
          <w:iCs/>
          <w:lang w:val="en-GB"/>
        </w:rPr>
        <w:t>Stizostedion vitreum vitreum</w:t>
      </w:r>
      <w:r w:rsidRPr="0098540F">
        <w:rPr>
          <w:lang w:val="en-GB"/>
        </w:rPr>
        <w:t xml:space="preserve">). </w:t>
      </w:r>
      <w:r w:rsidRPr="0098540F">
        <w:rPr>
          <w:i/>
          <w:iCs/>
          <w:lang w:val="en-GB"/>
        </w:rPr>
        <w:t>Journal of the Fisheries Board of Canada</w:t>
      </w:r>
      <w:r w:rsidRPr="0098540F">
        <w:rPr>
          <w:lang w:val="en-GB"/>
        </w:rPr>
        <w:t>, 34, 1922–1935.</w:t>
      </w:r>
    </w:p>
    <w:p w14:paraId="7A4F5571" w14:textId="77777777" w:rsidR="0098540F" w:rsidRPr="0098540F" w:rsidRDefault="0098540F" w:rsidP="0098540F">
      <w:pPr>
        <w:pStyle w:val="Litteraturfrteckning"/>
        <w:rPr>
          <w:lang w:val="en-GB"/>
        </w:rPr>
      </w:pPr>
      <w:r w:rsidRPr="0098540F">
        <w:rPr>
          <w:lang w:val="en-GB"/>
        </w:rPr>
        <w:t xml:space="preserve">Kooijman, S.A.L.M. (1993). </w:t>
      </w:r>
      <w:r w:rsidRPr="0098540F">
        <w:rPr>
          <w:i/>
          <w:iCs/>
          <w:lang w:val="en-GB"/>
        </w:rPr>
        <w:t>Dynamic energy budgets in biological systems</w:t>
      </w:r>
      <w:r w:rsidRPr="0098540F">
        <w:rPr>
          <w:lang w:val="en-GB"/>
        </w:rPr>
        <w:t>. Cambridge University Press.</w:t>
      </w:r>
    </w:p>
    <w:p w14:paraId="508DD858" w14:textId="77777777" w:rsidR="0098540F" w:rsidRPr="0098540F" w:rsidRDefault="0098540F" w:rsidP="0098540F">
      <w:pPr>
        <w:pStyle w:val="Litteraturfrteckning"/>
        <w:rPr>
          <w:lang w:val="en-GB"/>
        </w:rPr>
      </w:pPr>
      <w:r w:rsidRPr="0098540F">
        <w:rPr>
          <w:lang w:val="en-GB"/>
        </w:rPr>
        <w:t xml:space="preserve">Lefevre, S., McKenzie, D.J. &amp; Nilsson, G.E. (2018). In modelling effects of global warming, invalid assumptions lead to unrealistic projections. </w:t>
      </w:r>
      <w:r w:rsidRPr="0098540F">
        <w:rPr>
          <w:i/>
          <w:iCs/>
          <w:lang w:val="en-GB"/>
        </w:rPr>
        <w:t>Global Change Biology</w:t>
      </w:r>
      <w:r w:rsidRPr="0098540F">
        <w:rPr>
          <w:lang w:val="en-GB"/>
        </w:rPr>
        <w:t>, 24, 553–556.</w:t>
      </w:r>
    </w:p>
    <w:p w14:paraId="6CB19164" w14:textId="77777777" w:rsidR="0098540F" w:rsidRPr="0098540F" w:rsidRDefault="0098540F" w:rsidP="0098540F">
      <w:pPr>
        <w:pStyle w:val="Litteraturfrteckning"/>
        <w:rPr>
          <w:lang w:val="en-GB"/>
        </w:rPr>
      </w:pPr>
      <w:r w:rsidRPr="0098540F">
        <w:rPr>
          <w:lang w:val="en-GB"/>
        </w:rPr>
        <w:t xml:space="preserve">Lemoine, N.P. &amp; Burkepile, D.E. (2012). Temperature-induced mismatches between consumption and metabolism reduce consumer fitness. </w:t>
      </w:r>
      <w:r w:rsidRPr="0098540F">
        <w:rPr>
          <w:i/>
          <w:iCs/>
          <w:lang w:val="en-GB"/>
        </w:rPr>
        <w:t>Ecology</w:t>
      </w:r>
      <w:r w:rsidRPr="0098540F">
        <w:rPr>
          <w:lang w:val="en-GB"/>
        </w:rPr>
        <w:t>, 93, 2483–2489.</w:t>
      </w:r>
    </w:p>
    <w:p w14:paraId="732398F8" w14:textId="77777777" w:rsidR="0098540F" w:rsidRPr="0098540F" w:rsidRDefault="0098540F" w:rsidP="0098540F">
      <w:pPr>
        <w:pStyle w:val="Litteraturfrteckning"/>
        <w:rPr>
          <w:lang w:val="en-GB"/>
        </w:rPr>
      </w:pPr>
      <w:r w:rsidRPr="0098540F">
        <w:rPr>
          <w:lang w:val="en-GB"/>
        </w:rPr>
        <w:t xml:space="preserve">Lindmark, M., Huss, M., Ohlberger, J. &amp; Gårdmark, A. (2018). Temperature-dependent body size effects determine population responses to climate warming. </w:t>
      </w:r>
      <w:r w:rsidRPr="0098540F">
        <w:rPr>
          <w:i/>
          <w:iCs/>
          <w:lang w:val="en-GB"/>
        </w:rPr>
        <w:t>Ecology Letters</w:t>
      </w:r>
      <w:r w:rsidRPr="0098540F">
        <w:rPr>
          <w:lang w:val="en-GB"/>
        </w:rPr>
        <w:t>, 21, 181–189.</w:t>
      </w:r>
    </w:p>
    <w:p w14:paraId="37B054CF" w14:textId="77777777" w:rsidR="0098540F" w:rsidRPr="0098540F" w:rsidRDefault="0098540F" w:rsidP="0098540F">
      <w:pPr>
        <w:pStyle w:val="Litteraturfrteckning"/>
        <w:rPr>
          <w:lang w:val="en-GB"/>
        </w:rPr>
      </w:pPr>
      <w:r w:rsidRPr="0098540F">
        <w:rPr>
          <w:lang w:val="en-GB"/>
        </w:rPr>
        <w:t xml:space="preserve">Lindmark, M., Ohlberger, J., Huss, M. &amp; Gårdmark, A. (2019). Size‐based ecological interactions drive food web responses to climate warming. </w:t>
      </w:r>
      <w:r w:rsidRPr="0098540F">
        <w:rPr>
          <w:i/>
          <w:iCs/>
          <w:lang w:val="en-GB"/>
        </w:rPr>
        <w:t>Ecology Letters</w:t>
      </w:r>
      <w:r w:rsidRPr="0098540F">
        <w:rPr>
          <w:lang w:val="en-GB"/>
        </w:rPr>
        <w:t>, 22, 778–786.</w:t>
      </w:r>
    </w:p>
    <w:p w14:paraId="02B266A4" w14:textId="77777777" w:rsidR="0098540F" w:rsidRPr="0098540F" w:rsidRDefault="0098540F" w:rsidP="0098540F">
      <w:pPr>
        <w:pStyle w:val="Litteraturfrteckning"/>
        <w:rPr>
          <w:lang w:val="en-GB"/>
        </w:rPr>
      </w:pPr>
      <w:r w:rsidRPr="0098540F">
        <w:rPr>
          <w:lang w:val="en-GB"/>
        </w:rPr>
        <w:lastRenderedPageBreak/>
        <w:t xml:space="preserve">Lloret-Lloret, E., Navarro, J., Giménez, J., López, N., Albo-Puigserver, M., Pennino, M.G., </w:t>
      </w:r>
      <w:r w:rsidRPr="0098540F">
        <w:rPr>
          <w:i/>
          <w:iCs/>
          <w:lang w:val="en-GB"/>
        </w:rPr>
        <w:t>et al.</w:t>
      </w:r>
      <w:r w:rsidRPr="0098540F">
        <w:rPr>
          <w:lang w:val="en-GB"/>
        </w:rPr>
        <w:t xml:space="preserve"> (2020). The seasonal distribution of a highly commercial fish is related to ontogenetic changes in its feeding strategy. </w:t>
      </w:r>
      <w:r w:rsidRPr="0098540F">
        <w:rPr>
          <w:i/>
          <w:iCs/>
          <w:lang w:val="en-GB"/>
        </w:rPr>
        <w:t>Front. Mar. Sci.</w:t>
      </w:r>
      <w:r w:rsidRPr="0098540F">
        <w:rPr>
          <w:lang w:val="en-GB"/>
        </w:rPr>
        <w:t>, 7.</w:t>
      </w:r>
    </w:p>
    <w:p w14:paraId="1118421A" w14:textId="77777777" w:rsidR="0098540F" w:rsidRPr="0098540F" w:rsidRDefault="0098540F" w:rsidP="0098540F">
      <w:pPr>
        <w:pStyle w:val="Litteraturfrteckning"/>
        <w:rPr>
          <w:lang w:val="en-GB"/>
        </w:rPr>
      </w:pPr>
      <w:r w:rsidRPr="0098540F">
        <w:rPr>
          <w:lang w:val="en-GB"/>
        </w:rPr>
        <w:t xml:space="preserve">Lorenzen, K. (1996). The relationship between body weight and natural mortality in juvenile and adult fish: a comparison of natural ecosystems and aquaculture. </w:t>
      </w:r>
      <w:r w:rsidRPr="0098540F">
        <w:rPr>
          <w:i/>
          <w:iCs/>
          <w:lang w:val="en-GB"/>
        </w:rPr>
        <w:t>Journal of Fish Biology</w:t>
      </w:r>
      <w:r w:rsidRPr="0098540F">
        <w:rPr>
          <w:lang w:val="en-GB"/>
        </w:rPr>
        <w:t>, 49, 627–642.</w:t>
      </w:r>
    </w:p>
    <w:p w14:paraId="6AAC8C7A" w14:textId="77777777" w:rsidR="0098540F" w:rsidRPr="0098540F" w:rsidRDefault="0098540F" w:rsidP="0098540F">
      <w:pPr>
        <w:pStyle w:val="Litteraturfrteckning"/>
        <w:rPr>
          <w:lang w:val="en-GB"/>
        </w:rPr>
      </w:pPr>
      <w:r w:rsidRPr="0098540F">
        <w:rPr>
          <w:lang w:val="en-GB"/>
        </w:rPr>
        <w:t xml:space="preserve">Marshall, D.J. &amp; White, C.R. (2019). Have we outgrown the existing models of growth? </w:t>
      </w:r>
      <w:r w:rsidRPr="0098540F">
        <w:rPr>
          <w:i/>
          <w:iCs/>
          <w:lang w:val="en-GB"/>
        </w:rPr>
        <w:t>Trends in Ecology &amp; Evolution</w:t>
      </w:r>
      <w:r w:rsidRPr="0098540F">
        <w:rPr>
          <w:lang w:val="en-GB"/>
        </w:rPr>
        <w:t>, 34, 102–111.</w:t>
      </w:r>
    </w:p>
    <w:p w14:paraId="78961B87" w14:textId="77777777" w:rsidR="0098540F" w:rsidRPr="0098540F" w:rsidRDefault="0098540F" w:rsidP="0098540F">
      <w:pPr>
        <w:pStyle w:val="Litteraturfrteckning"/>
        <w:rPr>
          <w:lang w:val="en-GB"/>
        </w:rPr>
      </w:pPr>
      <w:r w:rsidRPr="0098540F">
        <w:rPr>
          <w:lang w:val="en-GB"/>
        </w:rPr>
        <w:t xml:space="preserve">Maury, O. &amp; Poggiale, J.-C. (2013). From individuals to populations to communities: A dynamic energy budget model of marine ecosystem size-spectrum including life history diversity. </w:t>
      </w:r>
      <w:r w:rsidRPr="0098540F">
        <w:rPr>
          <w:i/>
          <w:iCs/>
          <w:lang w:val="en-GB"/>
        </w:rPr>
        <w:t>Journal of Theoretical Biology</w:t>
      </w:r>
      <w:r w:rsidRPr="0098540F">
        <w:rPr>
          <w:lang w:val="en-GB"/>
        </w:rPr>
        <w:t>, 324, 52–71.</w:t>
      </w:r>
    </w:p>
    <w:p w14:paraId="31AB09DF" w14:textId="77777777" w:rsidR="0098540F" w:rsidRPr="0098540F" w:rsidRDefault="0098540F" w:rsidP="0098540F">
      <w:pPr>
        <w:pStyle w:val="Litteraturfrteckning"/>
        <w:rPr>
          <w:lang w:val="en-GB"/>
        </w:rPr>
      </w:pPr>
      <w:r w:rsidRPr="0098540F">
        <w:rPr>
          <w:lang w:val="en-GB"/>
        </w:rPr>
        <w:t xml:space="preserve">Morita, K., Fukuwaka, M., Tanimata, N. &amp; Yamamura, O. (2010). Size-dependent thermal preferences in a pelagic fish. </w:t>
      </w:r>
      <w:r w:rsidRPr="0098540F">
        <w:rPr>
          <w:i/>
          <w:iCs/>
          <w:lang w:val="en-GB"/>
        </w:rPr>
        <w:t>Oikos</w:t>
      </w:r>
      <w:r w:rsidRPr="0098540F">
        <w:rPr>
          <w:lang w:val="en-GB"/>
        </w:rPr>
        <w:t>, 119, 1265–1272.</w:t>
      </w:r>
    </w:p>
    <w:p w14:paraId="09A6855C" w14:textId="77777777" w:rsidR="0098540F" w:rsidRPr="0098540F" w:rsidRDefault="0098540F" w:rsidP="0098540F">
      <w:pPr>
        <w:pStyle w:val="Litteraturfrteckning"/>
        <w:rPr>
          <w:lang w:val="en-GB"/>
        </w:rPr>
      </w:pPr>
      <w:r w:rsidRPr="0098540F">
        <w:rPr>
          <w:lang w:val="en-GB"/>
        </w:rPr>
        <w:t xml:space="preserve">Nelson, J.A. (2016). Oxygen consumption rate v. rate of energy utilization of fishes: a comparison and brief history of the two measurements. </w:t>
      </w:r>
      <w:r w:rsidRPr="0098540F">
        <w:rPr>
          <w:i/>
          <w:iCs/>
          <w:lang w:val="en-GB"/>
        </w:rPr>
        <w:t>Journal of Fish Biology</w:t>
      </w:r>
      <w:r w:rsidRPr="0098540F">
        <w:rPr>
          <w:lang w:val="en-GB"/>
        </w:rPr>
        <w:t>, 88, 10–25.</w:t>
      </w:r>
    </w:p>
    <w:p w14:paraId="5456C9A0" w14:textId="77777777" w:rsidR="0098540F" w:rsidRPr="00D07D6E" w:rsidRDefault="0098540F" w:rsidP="0098540F">
      <w:pPr>
        <w:pStyle w:val="Litteraturfrteckning"/>
        <w:rPr>
          <w:lang w:val="sv-SE"/>
          <w:rPrChange w:id="374" w:author="Anna Gårdmark" w:date="2021-06-03T08:05:00Z">
            <w:rPr>
              <w:lang w:val="en-GB"/>
            </w:rPr>
          </w:rPrChange>
        </w:rPr>
      </w:pPr>
      <w:r w:rsidRPr="0098540F">
        <w:rPr>
          <w:lang w:val="en-GB"/>
        </w:rPr>
        <w:t xml:space="preserve">Neubauer, P. &amp; Andersen, K.H. (2019). Thermal performance of fish is explained by an interplay between physiology, behaviour and ecology. </w:t>
      </w:r>
      <w:r w:rsidRPr="00D07D6E">
        <w:rPr>
          <w:i/>
          <w:iCs/>
          <w:lang w:val="sv-SE"/>
          <w:rPrChange w:id="375" w:author="Anna Gårdmark" w:date="2021-06-03T08:05:00Z">
            <w:rPr>
              <w:i/>
              <w:iCs/>
              <w:lang w:val="en-GB"/>
            </w:rPr>
          </w:rPrChange>
        </w:rPr>
        <w:t>Conserv Physiol</w:t>
      </w:r>
      <w:r w:rsidRPr="00D07D6E">
        <w:rPr>
          <w:lang w:val="sv-SE"/>
          <w:rPrChange w:id="376" w:author="Anna Gårdmark" w:date="2021-06-03T08:05:00Z">
            <w:rPr>
              <w:lang w:val="en-GB"/>
            </w:rPr>
          </w:rPrChange>
        </w:rPr>
        <w:t>, 7.</w:t>
      </w:r>
    </w:p>
    <w:p w14:paraId="2081E99A" w14:textId="77777777" w:rsidR="0098540F" w:rsidRPr="0098540F" w:rsidRDefault="0098540F" w:rsidP="0098540F">
      <w:pPr>
        <w:pStyle w:val="Litteraturfrteckning"/>
        <w:rPr>
          <w:lang w:val="en-GB"/>
        </w:rPr>
      </w:pPr>
      <w:r w:rsidRPr="00D07D6E">
        <w:rPr>
          <w:lang w:val="sv-SE"/>
          <w:rPrChange w:id="377" w:author="Anna Gårdmark" w:date="2021-06-03T08:05:00Z">
            <w:rPr>
              <w:lang w:val="en-GB"/>
            </w:rPr>
          </w:rPrChange>
        </w:rPr>
        <w:t xml:space="preserve">Neuenfeldt, S., Bartolino, V., Orio, A., Andersen, K.H., Andersen, N.G., Niiranen, S., </w:t>
      </w:r>
      <w:r w:rsidRPr="00D07D6E">
        <w:rPr>
          <w:i/>
          <w:iCs/>
          <w:lang w:val="sv-SE"/>
          <w:rPrChange w:id="378" w:author="Anna Gårdmark" w:date="2021-06-03T08:05:00Z">
            <w:rPr>
              <w:i/>
              <w:iCs/>
              <w:lang w:val="en-GB"/>
            </w:rPr>
          </w:rPrChange>
        </w:rPr>
        <w:t>et al.</w:t>
      </w:r>
      <w:r w:rsidRPr="00D07D6E">
        <w:rPr>
          <w:lang w:val="sv-SE"/>
          <w:rPrChange w:id="379" w:author="Anna Gårdmark" w:date="2021-06-03T08:05:00Z">
            <w:rPr>
              <w:lang w:val="en-GB"/>
            </w:rPr>
          </w:rPrChange>
        </w:rPr>
        <w:t xml:space="preserve"> </w:t>
      </w:r>
      <w:r w:rsidRPr="0098540F">
        <w:rPr>
          <w:lang w:val="en-GB"/>
        </w:rPr>
        <w:t>(2020). Feeding and growth of Atlantic cod (</w:t>
      </w:r>
      <w:r w:rsidRPr="0098540F">
        <w:rPr>
          <w:i/>
          <w:iCs/>
          <w:lang w:val="en-GB"/>
        </w:rPr>
        <w:t>Gadus morhua</w:t>
      </w:r>
      <w:r w:rsidRPr="0098540F">
        <w:rPr>
          <w:lang w:val="en-GB"/>
        </w:rPr>
        <w:t xml:space="preserve"> L.) in the eastern Baltic Sea under environmental change. </w:t>
      </w:r>
      <w:r w:rsidRPr="0098540F">
        <w:rPr>
          <w:i/>
          <w:iCs/>
          <w:lang w:val="en-GB"/>
        </w:rPr>
        <w:t>ICES Journal of Marine Science</w:t>
      </w:r>
      <w:r w:rsidRPr="0098540F">
        <w:rPr>
          <w:lang w:val="en-GB"/>
        </w:rPr>
        <w:t>, 77, 624–632.</w:t>
      </w:r>
    </w:p>
    <w:p w14:paraId="32EB70B1" w14:textId="77777777" w:rsidR="0098540F" w:rsidRPr="0098540F" w:rsidRDefault="0098540F" w:rsidP="0098540F">
      <w:pPr>
        <w:pStyle w:val="Litteraturfrteckning"/>
        <w:rPr>
          <w:lang w:val="en-GB"/>
        </w:rPr>
      </w:pPr>
      <w:r w:rsidRPr="0098540F">
        <w:rPr>
          <w:lang w:val="en-GB"/>
        </w:rPr>
        <w:t xml:space="preserve">Neuheimer, A.B., Thresher, R.E., Lyle, J.M. &amp; Semmens, J.M. (2011). Tolerance limit for fish growth exceeded by warming waters. </w:t>
      </w:r>
      <w:r w:rsidRPr="0098540F">
        <w:rPr>
          <w:i/>
          <w:iCs/>
          <w:lang w:val="en-GB"/>
        </w:rPr>
        <w:t>Nature Climate Change</w:t>
      </w:r>
      <w:r w:rsidRPr="0098540F">
        <w:rPr>
          <w:lang w:val="en-GB"/>
        </w:rPr>
        <w:t>, 1, 110–113.</w:t>
      </w:r>
    </w:p>
    <w:p w14:paraId="0D4F158A" w14:textId="77777777" w:rsidR="0098540F" w:rsidRPr="0098540F" w:rsidRDefault="0098540F" w:rsidP="0098540F">
      <w:pPr>
        <w:pStyle w:val="Litteraturfrteckning"/>
        <w:rPr>
          <w:lang w:val="en-GB"/>
        </w:rPr>
      </w:pPr>
      <w:r w:rsidRPr="0098540F">
        <w:rPr>
          <w:lang w:val="en-GB"/>
        </w:rPr>
        <w:t xml:space="preserve">Ohlberger, J. (2013). Climate warming and ectotherm body size – from individual physiology to community ecology. </w:t>
      </w:r>
      <w:r w:rsidRPr="0098540F">
        <w:rPr>
          <w:i/>
          <w:iCs/>
          <w:lang w:val="en-GB"/>
        </w:rPr>
        <w:t>Functional Ecology</w:t>
      </w:r>
      <w:r w:rsidRPr="0098540F">
        <w:rPr>
          <w:lang w:val="en-GB"/>
        </w:rPr>
        <w:t>, 27, 991–1001.</w:t>
      </w:r>
    </w:p>
    <w:p w14:paraId="2DF9FD71" w14:textId="77777777" w:rsidR="0098540F" w:rsidRPr="0098540F" w:rsidRDefault="0098540F" w:rsidP="0098540F">
      <w:pPr>
        <w:pStyle w:val="Litteraturfrteckning"/>
        <w:rPr>
          <w:lang w:val="en-GB"/>
        </w:rPr>
      </w:pPr>
      <w:r w:rsidRPr="0098540F">
        <w:rPr>
          <w:lang w:val="en-GB"/>
        </w:rPr>
        <w:t xml:space="preserve">Ohlberger, J., Edeline, E., Vollestad, L.A., Stenseth, N.C. &amp; Claessen, D. (2011). Temperature-driven regime shifts in the dynamics of size-structured populations. </w:t>
      </w:r>
      <w:r w:rsidRPr="0098540F">
        <w:rPr>
          <w:i/>
          <w:iCs/>
          <w:lang w:val="en-GB"/>
        </w:rPr>
        <w:t>The American Naturalist</w:t>
      </w:r>
      <w:r w:rsidRPr="0098540F">
        <w:rPr>
          <w:lang w:val="en-GB"/>
        </w:rPr>
        <w:t>, 177, 211–223.</w:t>
      </w:r>
    </w:p>
    <w:p w14:paraId="6A7C9544" w14:textId="77777777" w:rsidR="0098540F" w:rsidRPr="0098540F" w:rsidRDefault="0098540F" w:rsidP="0098540F">
      <w:pPr>
        <w:pStyle w:val="Litteraturfrteckning"/>
        <w:rPr>
          <w:lang w:val="en-GB"/>
        </w:rPr>
      </w:pPr>
      <w:r w:rsidRPr="0098540F">
        <w:rPr>
          <w:lang w:val="en-GB"/>
        </w:rPr>
        <w:t xml:space="preserve">Ohlberger, J., Mehner, Thomas., Staaks, Georg. &amp; Hölker, Franz. (2012). Intraspecific temperature dependence of the scaling of metabolic rate with body mass in fishes and its ecological implications. </w:t>
      </w:r>
      <w:r w:rsidRPr="0098540F">
        <w:rPr>
          <w:i/>
          <w:iCs/>
          <w:lang w:val="en-GB"/>
        </w:rPr>
        <w:t>Oikos</w:t>
      </w:r>
      <w:r w:rsidRPr="0098540F">
        <w:rPr>
          <w:lang w:val="en-GB"/>
        </w:rPr>
        <w:t>, 121, 245–251.</w:t>
      </w:r>
    </w:p>
    <w:p w14:paraId="48773AE7" w14:textId="77777777" w:rsidR="0098540F" w:rsidRPr="0098540F" w:rsidRDefault="0098540F" w:rsidP="0098540F">
      <w:pPr>
        <w:pStyle w:val="Litteraturfrteckning"/>
        <w:rPr>
          <w:lang w:val="en-GB"/>
        </w:rPr>
      </w:pPr>
      <w:r w:rsidRPr="0098540F">
        <w:rPr>
          <w:lang w:val="en-GB"/>
        </w:rPr>
        <w:t>Ohlberger, J., Staaks, G. &amp; Hölker, F. (2007). Effects of temperature, swimming speed and body mass on standard and active metabolic rate in vendace (</w:t>
      </w:r>
      <w:r w:rsidRPr="0098540F">
        <w:rPr>
          <w:i/>
          <w:iCs/>
          <w:lang w:val="en-GB"/>
        </w:rPr>
        <w:t>Coregonus albula</w:t>
      </w:r>
      <w:r w:rsidRPr="0098540F">
        <w:rPr>
          <w:lang w:val="en-GB"/>
        </w:rPr>
        <w:t xml:space="preserve">). </w:t>
      </w:r>
      <w:r w:rsidRPr="0098540F">
        <w:rPr>
          <w:i/>
          <w:iCs/>
          <w:lang w:val="en-GB"/>
        </w:rPr>
        <w:t>Journal of Comparative Physiology, B</w:t>
      </w:r>
      <w:r w:rsidRPr="0098540F">
        <w:rPr>
          <w:lang w:val="en-GB"/>
        </w:rPr>
        <w:t>, 177, 905–916.</w:t>
      </w:r>
    </w:p>
    <w:p w14:paraId="211B8AA9" w14:textId="77777777" w:rsidR="0098540F" w:rsidRPr="0098540F" w:rsidRDefault="0098540F" w:rsidP="0098540F">
      <w:pPr>
        <w:pStyle w:val="Litteraturfrteckning"/>
        <w:rPr>
          <w:lang w:val="en-GB"/>
        </w:rPr>
      </w:pPr>
      <w:r w:rsidRPr="0098540F">
        <w:rPr>
          <w:lang w:val="en-GB"/>
        </w:rPr>
        <w:t xml:space="preserve">Olmos, M., Payne, M.R., Nevoux, M., Prévost, E., Chaput, G., Pontavice, H.D., </w:t>
      </w:r>
      <w:r w:rsidRPr="0098540F">
        <w:rPr>
          <w:i/>
          <w:iCs/>
          <w:lang w:val="en-GB"/>
        </w:rPr>
        <w:t>et al.</w:t>
      </w:r>
      <w:r w:rsidRPr="0098540F">
        <w:rPr>
          <w:lang w:val="en-GB"/>
        </w:rPr>
        <w:t xml:space="preserve"> (2019). Spatial synchrony in the response of a long range migratory species (</w:t>
      </w:r>
      <w:r w:rsidRPr="0098540F">
        <w:rPr>
          <w:i/>
          <w:iCs/>
          <w:lang w:val="en-GB"/>
        </w:rPr>
        <w:t>Salmo salar</w:t>
      </w:r>
      <w:r w:rsidRPr="0098540F">
        <w:rPr>
          <w:lang w:val="en-GB"/>
        </w:rPr>
        <w:t xml:space="preserve">) to climate change in the North Atlantic Ocean. </w:t>
      </w:r>
      <w:r w:rsidRPr="0098540F">
        <w:rPr>
          <w:i/>
          <w:iCs/>
          <w:lang w:val="en-GB"/>
        </w:rPr>
        <w:t>Global Change Biology</w:t>
      </w:r>
      <w:r w:rsidRPr="0098540F">
        <w:rPr>
          <w:lang w:val="en-GB"/>
        </w:rPr>
        <w:t>, 26, 1319–1337.</w:t>
      </w:r>
    </w:p>
    <w:p w14:paraId="38A32799" w14:textId="77777777" w:rsidR="0098540F" w:rsidRPr="0098540F" w:rsidRDefault="0098540F" w:rsidP="0098540F">
      <w:pPr>
        <w:pStyle w:val="Litteraturfrteckning"/>
        <w:rPr>
          <w:lang w:val="en-GB"/>
        </w:rPr>
      </w:pPr>
      <w:r w:rsidRPr="0098540F">
        <w:rPr>
          <w:lang w:val="en-GB"/>
        </w:rPr>
        <w:t xml:space="preserve">Padfield, D., Castledine, M. &amp; Buckling, A. (2020). Temperature-dependent changes to host–parasite interactions alter the thermal performance of a bacterial host. </w:t>
      </w:r>
      <w:r w:rsidRPr="0098540F">
        <w:rPr>
          <w:i/>
          <w:iCs/>
          <w:lang w:val="en-GB"/>
        </w:rPr>
        <w:t>The ISME Journal</w:t>
      </w:r>
      <w:r w:rsidRPr="0098540F">
        <w:rPr>
          <w:lang w:val="en-GB"/>
        </w:rPr>
        <w:t>, 14, 389–398.</w:t>
      </w:r>
    </w:p>
    <w:p w14:paraId="6632E6E1" w14:textId="77777777" w:rsidR="0098540F" w:rsidRPr="0098540F" w:rsidRDefault="0098540F" w:rsidP="0098540F">
      <w:pPr>
        <w:pStyle w:val="Litteraturfrteckning"/>
        <w:rPr>
          <w:lang w:val="en-GB"/>
        </w:rPr>
      </w:pPr>
      <w:r w:rsidRPr="0098540F">
        <w:rPr>
          <w:lang w:val="en-GB"/>
        </w:rPr>
        <w:t xml:space="preserve">Padfield, D., Lowe, C., Buckling, A., Ffrench-Constant, R., Jennings, S., Shelley, F., </w:t>
      </w:r>
      <w:r w:rsidRPr="0098540F">
        <w:rPr>
          <w:i/>
          <w:iCs/>
          <w:lang w:val="en-GB"/>
        </w:rPr>
        <w:t>et al.</w:t>
      </w:r>
      <w:r w:rsidRPr="0098540F">
        <w:rPr>
          <w:lang w:val="en-GB"/>
        </w:rPr>
        <w:t xml:space="preserve"> (2017). Metabolic compensation constrains the temperature dependence of gross primary production. </w:t>
      </w:r>
      <w:r w:rsidRPr="0098540F">
        <w:rPr>
          <w:i/>
          <w:iCs/>
          <w:lang w:val="en-GB"/>
        </w:rPr>
        <w:t>Ecology Letters</w:t>
      </w:r>
      <w:r w:rsidRPr="0098540F">
        <w:rPr>
          <w:lang w:val="en-GB"/>
        </w:rPr>
        <w:t>, 20, 1250–1260.</w:t>
      </w:r>
    </w:p>
    <w:p w14:paraId="49D03ED2" w14:textId="77777777" w:rsidR="0098540F" w:rsidRPr="0098540F" w:rsidRDefault="0098540F" w:rsidP="0098540F">
      <w:pPr>
        <w:pStyle w:val="Litteraturfrteckning"/>
        <w:rPr>
          <w:lang w:val="en-GB"/>
        </w:rPr>
      </w:pPr>
      <w:r w:rsidRPr="0098540F">
        <w:rPr>
          <w:lang w:val="en-GB"/>
        </w:rPr>
        <w:t xml:space="preserve">Padfield, D. &amp; Matheson, G. (2020). </w:t>
      </w:r>
      <w:r w:rsidRPr="0098540F">
        <w:rPr>
          <w:i/>
          <w:iCs/>
          <w:lang w:val="en-GB"/>
        </w:rPr>
        <w:t>nls.multstart</w:t>
      </w:r>
      <w:r w:rsidRPr="0098540F">
        <w:rPr>
          <w:lang w:val="en-GB"/>
        </w:rPr>
        <w:t>.</w:t>
      </w:r>
    </w:p>
    <w:p w14:paraId="5506EC82" w14:textId="77777777" w:rsidR="0098540F" w:rsidRPr="0098540F" w:rsidRDefault="0098540F" w:rsidP="0098540F">
      <w:pPr>
        <w:pStyle w:val="Litteraturfrteckning"/>
        <w:rPr>
          <w:lang w:val="en-GB"/>
        </w:rPr>
      </w:pPr>
      <w:r w:rsidRPr="0098540F">
        <w:rPr>
          <w:lang w:val="en-GB"/>
        </w:rPr>
        <w:t xml:space="preserve">Padfield, D. &amp; O’Sullivan, H. (2020). </w:t>
      </w:r>
      <w:r w:rsidRPr="0098540F">
        <w:rPr>
          <w:i/>
          <w:iCs/>
          <w:lang w:val="en-GB"/>
        </w:rPr>
        <w:t>rTPC</w:t>
      </w:r>
      <w:r w:rsidRPr="0098540F">
        <w:rPr>
          <w:lang w:val="en-GB"/>
        </w:rPr>
        <w:t>.</w:t>
      </w:r>
    </w:p>
    <w:p w14:paraId="05AC187D" w14:textId="77777777" w:rsidR="0098540F" w:rsidRPr="0098540F" w:rsidRDefault="0098540F" w:rsidP="0098540F">
      <w:pPr>
        <w:pStyle w:val="Litteraturfrteckning"/>
        <w:rPr>
          <w:lang w:val="en-GB"/>
        </w:rPr>
      </w:pPr>
      <w:r w:rsidRPr="0098540F">
        <w:rPr>
          <w:lang w:val="en-GB"/>
        </w:rPr>
        <w:lastRenderedPageBreak/>
        <w:t>Panov, V.E. &amp; McQueen, D.J. (1998). Effects of temperature on individual growth rate and body size of a freshwater amphipod, 76, 1107–1116.</w:t>
      </w:r>
    </w:p>
    <w:p w14:paraId="36341E0C" w14:textId="77777777" w:rsidR="0098540F" w:rsidRPr="0098540F" w:rsidRDefault="0098540F" w:rsidP="0098540F">
      <w:pPr>
        <w:pStyle w:val="Litteraturfrteckning"/>
        <w:rPr>
          <w:lang w:val="en-GB"/>
        </w:rPr>
      </w:pPr>
      <w:r w:rsidRPr="0098540F">
        <w:rPr>
          <w:lang w:val="en-GB"/>
        </w:rPr>
        <w:t xml:space="preserve">Pauly, D. (2021). The gill-oxygen limitation theory (GOLT) and its critics. </w:t>
      </w:r>
      <w:r w:rsidRPr="0098540F">
        <w:rPr>
          <w:i/>
          <w:iCs/>
          <w:lang w:val="en-GB"/>
        </w:rPr>
        <w:t>Science Advances</w:t>
      </w:r>
      <w:r w:rsidRPr="0098540F">
        <w:rPr>
          <w:lang w:val="en-GB"/>
        </w:rPr>
        <w:t>, 7, eabc6050.</w:t>
      </w:r>
    </w:p>
    <w:p w14:paraId="08717367" w14:textId="77777777" w:rsidR="0098540F" w:rsidRPr="0098540F" w:rsidRDefault="0098540F" w:rsidP="0098540F">
      <w:pPr>
        <w:pStyle w:val="Litteraturfrteckning"/>
        <w:rPr>
          <w:lang w:val="en-GB"/>
        </w:rPr>
      </w:pPr>
      <w:r w:rsidRPr="0098540F">
        <w:rPr>
          <w:lang w:val="en-GB"/>
        </w:rPr>
        <w:t xml:space="preserve">Pauly, D. &amp; Cheung, W.W.L. (2018a). On confusing cause and effect in the oxygen limitation of fish. </w:t>
      </w:r>
      <w:r w:rsidRPr="0098540F">
        <w:rPr>
          <w:i/>
          <w:iCs/>
          <w:lang w:val="en-GB"/>
        </w:rPr>
        <w:t>Global Change Biology</w:t>
      </w:r>
      <w:r w:rsidRPr="0098540F">
        <w:rPr>
          <w:lang w:val="en-GB"/>
        </w:rPr>
        <w:t>, 24, e743–e744.</w:t>
      </w:r>
    </w:p>
    <w:p w14:paraId="0364DD03" w14:textId="77777777" w:rsidR="0098540F" w:rsidRPr="0098540F" w:rsidRDefault="0098540F" w:rsidP="0098540F">
      <w:pPr>
        <w:pStyle w:val="Litteraturfrteckning"/>
        <w:rPr>
          <w:lang w:val="en-GB"/>
        </w:rPr>
      </w:pPr>
      <w:r w:rsidRPr="0098540F">
        <w:rPr>
          <w:lang w:val="en-GB"/>
        </w:rPr>
        <w:t xml:space="preserve">Pauly, D. &amp; Cheung, W.W.L. (2018b). Sound physiological knowledge and principles in modeling shrinking of fishes under climate change. </w:t>
      </w:r>
      <w:r w:rsidRPr="0098540F">
        <w:rPr>
          <w:i/>
          <w:iCs/>
          <w:lang w:val="en-GB"/>
        </w:rPr>
        <w:t>Global Change Biology</w:t>
      </w:r>
      <w:r w:rsidRPr="0098540F">
        <w:rPr>
          <w:lang w:val="en-GB"/>
        </w:rPr>
        <w:t>, 24, e15–e26.</w:t>
      </w:r>
    </w:p>
    <w:p w14:paraId="4F7F5E1B" w14:textId="77777777" w:rsidR="0098540F" w:rsidRPr="0098540F" w:rsidRDefault="0098540F" w:rsidP="0098540F">
      <w:pPr>
        <w:pStyle w:val="Litteraturfrteckning"/>
        <w:rPr>
          <w:lang w:val="en-GB"/>
        </w:rPr>
      </w:pPr>
      <w:r w:rsidRPr="0098540F">
        <w:rPr>
          <w:lang w:val="en-GB"/>
        </w:rPr>
        <w:t xml:space="preserve">Pawar, S., Dell, A.I., Savage, V.M. &amp; Knies, J.L. (2016). Real versus Artificial Variation in the Thermal Sensitivity of Biological Traits. </w:t>
      </w:r>
      <w:r w:rsidRPr="0098540F">
        <w:rPr>
          <w:i/>
          <w:iCs/>
          <w:lang w:val="en-GB"/>
        </w:rPr>
        <w:t>The American Naturalist</w:t>
      </w:r>
      <w:r w:rsidRPr="0098540F">
        <w:rPr>
          <w:lang w:val="en-GB"/>
        </w:rPr>
        <w:t>, 187, E41–E52.</w:t>
      </w:r>
    </w:p>
    <w:p w14:paraId="644A1D7B" w14:textId="77777777" w:rsidR="0098540F" w:rsidRPr="0098540F" w:rsidRDefault="0098540F" w:rsidP="0098540F">
      <w:pPr>
        <w:pStyle w:val="Litteraturfrteckning"/>
        <w:rPr>
          <w:lang w:val="en-GB"/>
        </w:rPr>
      </w:pPr>
      <w:r w:rsidRPr="0098540F">
        <w:rPr>
          <w:lang w:val="en-GB"/>
        </w:rPr>
        <w:t xml:space="preserve">Pawar, S., Dell, A.I., &amp; Van M. Savage. (2012). Dimensionality of consumer search space drives trophic interaction strengths. </w:t>
      </w:r>
      <w:r w:rsidRPr="0098540F">
        <w:rPr>
          <w:i/>
          <w:iCs/>
          <w:lang w:val="en-GB"/>
        </w:rPr>
        <w:t>Nature</w:t>
      </w:r>
      <w:r w:rsidRPr="0098540F">
        <w:rPr>
          <w:lang w:val="en-GB"/>
        </w:rPr>
        <w:t>, 486, 485–489.</w:t>
      </w:r>
    </w:p>
    <w:p w14:paraId="0A59D233" w14:textId="77777777" w:rsidR="0098540F" w:rsidRPr="0098540F" w:rsidRDefault="0098540F" w:rsidP="0098540F">
      <w:pPr>
        <w:pStyle w:val="Litteraturfrteckning"/>
        <w:rPr>
          <w:lang w:val="en-GB"/>
        </w:rPr>
      </w:pPr>
      <w:r w:rsidRPr="0098540F">
        <w:rPr>
          <w:lang w:val="en-GB"/>
        </w:rPr>
        <w:t xml:space="preserve">Perrin, N. (1995). About Berrigan and Charnov’s life-history puzzle. </w:t>
      </w:r>
      <w:r w:rsidRPr="0098540F">
        <w:rPr>
          <w:i/>
          <w:iCs/>
          <w:lang w:val="en-GB"/>
        </w:rPr>
        <w:t>Oikos</w:t>
      </w:r>
      <w:r w:rsidRPr="0098540F">
        <w:rPr>
          <w:lang w:val="en-GB"/>
        </w:rPr>
        <w:t>, 137–139.</w:t>
      </w:r>
    </w:p>
    <w:p w14:paraId="32E1B230" w14:textId="77777777" w:rsidR="0098540F" w:rsidRPr="0098540F" w:rsidRDefault="0098540F" w:rsidP="0098540F">
      <w:pPr>
        <w:pStyle w:val="Litteraturfrteckning"/>
        <w:rPr>
          <w:lang w:val="en-GB"/>
        </w:rPr>
      </w:pPr>
      <w:r w:rsidRPr="0098540F">
        <w:rPr>
          <w:lang w:val="en-GB"/>
        </w:rPr>
        <w:t xml:space="preserve">Plummer, M. (2003). JAGS: A program for analysis of Bayesian graphical models using Gibbs sampling. </w:t>
      </w:r>
      <w:r w:rsidRPr="0098540F">
        <w:rPr>
          <w:i/>
          <w:iCs/>
          <w:lang w:val="en-GB"/>
        </w:rPr>
        <w:t>Working Papers</w:t>
      </w:r>
      <w:r w:rsidRPr="0098540F">
        <w:rPr>
          <w:lang w:val="en-GB"/>
        </w:rPr>
        <w:t>, 8.</w:t>
      </w:r>
    </w:p>
    <w:p w14:paraId="177DB61B" w14:textId="77777777" w:rsidR="0098540F" w:rsidRPr="0098540F" w:rsidRDefault="0098540F" w:rsidP="0098540F">
      <w:pPr>
        <w:pStyle w:val="Litteraturfrteckning"/>
        <w:rPr>
          <w:lang w:val="en-GB"/>
        </w:rPr>
      </w:pPr>
      <w:r w:rsidRPr="0098540F">
        <w:rPr>
          <w:lang w:val="en-GB"/>
        </w:rPr>
        <w:t xml:space="preserve">Plummer, M. (2019). </w:t>
      </w:r>
      <w:r w:rsidRPr="0098540F">
        <w:rPr>
          <w:i/>
          <w:iCs/>
          <w:lang w:val="en-GB"/>
        </w:rPr>
        <w:t>rjags</w:t>
      </w:r>
      <w:r w:rsidRPr="0098540F">
        <w:rPr>
          <w:lang w:val="en-GB"/>
        </w:rPr>
        <w:t>.</w:t>
      </w:r>
    </w:p>
    <w:p w14:paraId="4CBFD50B" w14:textId="77777777" w:rsidR="0098540F" w:rsidRPr="0098540F" w:rsidRDefault="0098540F" w:rsidP="0098540F">
      <w:pPr>
        <w:pStyle w:val="Litteraturfrteckning"/>
        <w:rPr>
          <w:lang w:val="en-GB"/>
        </w:rPr>
      </w:pPr>
      <w:r w:rsidRPr="0098540F">
        <w:rPr>
          <w:lang w:val="en-GB"/>
        </w:rPr>
        <w:t xml:space="preserve">Pörtner, H.O. &amp; Knust, R. (2007). Climate change affects marine fishes through the oxygen limitation of thermal tolerance. </w:t>
      </w:r>
      <w:r w:rsidRPr="0098540F">
        <w:rPr>
          <w:i/>
          <w:iCs/>
          <w:lang w:val="en-GB"/>
        </w:rPr>
        <w:t>Science</w:t>
      </w:r>
      <w:r w:rsidRPr="0098540F">
        <w:rPr>
          <w:lang w:val="en-GB"/>
        </w:rPr>
        <w:t>, 315, 95–97.</w:t>
      </w:r>
    </w:p>
    <w:p w14:paraId="765CD96A" w14:textId="77777777" w:rsidR="0098540F" w:rsidRPr="0098540F" w:rsidRDefault="0098540F" w:rsidP="0098540F">
      <w:pPr>
        <w:pStyle w:val="Litteraturfrteckning"/>
        <w:rPr>
          <w:lang w:val="en-GB"/>
        </w:rPr>
      </w:pPr>
      <w:r w:rsidRPr="0098540F">
        <w:rPr>
          <w:lang w:val="en-GB"/>
        </w:rPr>
        <w:t xml:space="preserve">Pütter, A. (1920). Studien über physiologische Ähnlichkeit VI. Wachstumsähnlichkeiten. </w:t>
      </w:r>
      <w:r w:rsidRPr="0098540F">
        <w:rPr>
          <w:i/>
          <w:iCs/>
          <w:lang w:val="en-GB"/>
        </w:rPr>
        <w:t>Pflügers Arch.</w:t>
      </w:r>
      <w:r w:rsidRPr="0098540F">
        <w:rPr>
          <w:lang w:val="en-GB"/>
        </w:rPr>
        <w:t>, 180, 298–340.</w:t>
      </w:r>
    </w:p>
    <w:p w14:paraId="630DB037" w14:textId="77777777" w:rsidR="0098540F" w:rsidRPr="0098540F" w:rsidRDefault="0098540F" w:rsidP="0098540F">
      <w:pPr>
        <w:pStyle w:val="Litteraturfrteckning"/>
        <w:rPr>
          <w:lang w:val="en-GB"/>
        </w:rPr>
      </w:pPr>
      <w:r w:rsidRPr="0098540F">
        <w:rPr>
          <w:lang w:val="en-GB"/>
        </w:rPr>
        <w:t xml:space="preserve">R Core Team. (2020). </w:t>
      </w:r>
      <w:r w:rsidRPr="0098540F">
        <w:rPr>
          <w:i/>
          <w:iCs/>
          <w:lang w:val="en-GB"/>
        </w:rPr>
        <w:t>R: A Language and Environment for Statistical Computing. R Foundation for Statistical Computing</w:t>
      </w:r>
      <w:r w:rsidRPr="0098540F">
        <w:rPr>
          <w:lang w:val="en-GB"/>
        </w:rPr>
        <w:t>. Vienna, Austria.</w:t>
      </w:r>
    </w:p>
    <w:p w14:paraId="1F2E1FCD" w14:textId="77777777" w:rsidR="0098540F" w:rsidRPr="0098540F" w:rsidRDefault="0098540F" w:rsidP="0098540F">
      <w:pPr>
        <w:pStyle w:val="Litteraturfrteckning"/>
        <w:rPr>
          <w:lang w:val="en-GB"/>
        </w:rPr>
      </w:pPr>
      <w:r w:rsidRPr="0098540F">
        <w:rPr>
          <w:lang w:val="en-GB"/>
        </w:rPr>
        <w:t xml:space="preserve">Rall, B.C., Brose, U., Hartvig, M., Kalinkat, G., Schwarzmuller, F., Vucic-Pestic, O., </w:t>
      </w:r>
      <w:r w:rsidRPr="0098540F">
        <w:rPr>
          <w:i/>
          <w:iCs/>
          <w:lang w:val="en-GB"/>
        </w:rPr>
        <w:t>et al.</w:t>
      </w:r>
      <w:r w:rsidRPr="0098540F">
        <w:rPr>
          <w:lang w:val="en-GB"/>
        </w:rPr>
        <w:t xml:space="preserve"> (2012). Universal temperature and body-mass scaling of feeding rates. </w:t>
      </w:r>
      <w:r w:rsidRPr="0098540F">
        <w:rPr>
          <w:i/>
          <w:iCs/>
          <w:lang w:val="en-GB"/>
        </w:rPr>
        <w:t>Philosophical Transactions of the Royal Society of London, Series B: Biological Sciences</w:t>
      </w:r>
      <w:r w:rsidRPr="0098540F">
        <w:rPr>
          <w:lang w:val="en-GB"/>
        </w:rPr>
        <w:t>, 367, 2923–2934.</w:t>
      </w:r>
    </w:p>
    <w:p w14:paraId="4786AB94" w14:textId="77777777" w:rsidR="0098540F" w:rsidRPr="0098540F" w:rsidRDefault="0098540F" w:rsidP="0098540F">
      <w:pPr>
        <w:pStyle w:val="Litteraturfrteckning"/>
        <w:rPr>
          <w:lang w:val="en-GB"/>
        </w:rPr>
      </w:pPr>
      <w:r w:rsidRPr="0098540F">
        <w:rPr>
          <w:lang w:val="en-GB"/>
        </w:rPr>
        <w:t xml:space="preserve">Rall, B.C., Vucic‐Pestic, O., Ehnes, R.B., Emmerson, M. &amp; Brose, U. (2010). Temperature, predator–prey interaction strength and population stability. </w:t>
      </w:r>
      <w:r w:rsidRPr="0098540F">
        <w:rPr>
          <w:i/>
          <w:iCs/>
          <w:lang w:val="en-GB"/>
        </w:rPr>
        <w:t>Global Change Biology</w:t>
      </w:r>
      <w:r w:rsidRPr="0098540F">
        <w:rPr>
          <w:lang w:val="en-GB"/>
        </w:rPr>
        <w:t>, 16, 2145–2157.</w:t>
      </w:r>
    </w:p>
    <w:p w14:paraId="147117C6" w14:textId="77777777" w:rsidR="0098540F" w:rsidRPr="0098540F" w:rsidRDefault="0098540F" w:rsidP="0098540F">
      <w:pPr>
        <w:pStyle w:val="Litteraturfrteckning"/>
        <w:rPr>
          <w:lang w:val="en-GB"/>
        </w:rPr>
      </w:pPr>
      <w:r w:rsidRPr="0098540F">
        <w:rPr>
          <w:lang w:val="en-GB"/>
        </w:rPr>
        <w:t xml:space="preserve">van Rijn, I., Buba, Y., DeLong, J., Kiflawi, M. &amp; Belmaker, J. (2017). Large but uneven reduction in fish size across species in relation to changing sea temperatures. </w:t>
      </w:r>
      <w:r w:rsidRPr="0098540F">
        <w:rPr>
          <w:i/>
          <w:iCs/>
          <w:lang w:val="en-GB"/>
        </w:rPr>
        <w:t>Global Change Biology</w:t>
      </w:r>
      <w:r w:rsidRPr="0098540F">
        <w:rPr>
          <w:lang w:val="en-GB"/>
        </w:rPr>
        <w:t>, 23, 3667–3674.</w:t>
      </w:r>
    </w:p>
    <w:p w14:paraId="51A9B396" w14:textId="77777777" w:rsidR="0098540F" w:rsidRPr="0098540F" w:rsidRDefault="0098540F" w:rsidP="0098540F">
      <w:pPr>
        <w:pStyle w:val="Litteraturfrteckning"/>
        <w:rPr>
          <w:lang w:val="en-GB"/>
        </w:rPr>
      </w:pPr>
      <w:r w:rsidRPr="0098540F">
        <w:rPr>
          <w:lang w:val="en-GB"/>
        </w:rPr>
        <w:t xml:space="preserve">Rijnsdorp, A.D. &amp; Ibelings, B. (1989). Sexual dimorphism in the energetics of reproduction and growth of North Sea plaice, Pleuronectes platessa L. </w:t>
      </w:r>
      <w:r w:rsidRPr="0098540F">
        <w:rPr>
          <w:i/>
          <w:iCs/>
          <w:lang w:val="en-GB"/>
        </w:rPr>
        <w:t>Journal of Fish Biology</w:t>
      </w:r>
      <w:r w:rsidRPr="0098540F">
        <w:rPr>
          <w:lang w:val="en-GB"/>
        </w:rPr>
        <w:t>, 35, 401–415.</w:t>
      </w:r>
    </w:p>
    <w:p w14:paraId="765B6538" w14:textId="77777777" w:rsidR="0098540F" w:rsidRPr="0098540F" w:rsidRDefault="0098540F" w:rsidP="0098540F">
      <w:pPr>
        <w:pStyle w:val="Litteraturfrteckning"/>
        <w:rPr>
          <w:lang w:val="en-GB"/>
        </w:rPr>
      </w:pPr>
      <w:r w:rsidRPr="0098540F">
        <w:rPr>
          <w:lang w:val="en-GB"/>
        </w:rPr>
        <w:t xml:space="preserve">Rohatgi, A. (2012). </w:t>
      </w:r>
      <w:r w:rsidRPr="0098540F">
        <w:rPr>
          <w:i/>
          <w:iCs/>
          <w:lang w:val="en-GB"/>
        </w:rPr>
        <w:t>WebPlotDigitalizer: HTML5 based online tool to extract numerical data from plot images. Version 4.1. [WWW document] URL https://automeris.io/WebPlotDigitizer (accessed on January 2019).</w:t>
      </w:r>
    </w:p>
    <w:p w14:paraId="2B470C7B" w14:textId="77777777" w:rsidR="0098540F" w:rsidRPr="0098540F" w:rsidRDefault="0098540F" w:rsidP="0098540F">
      <w:pPr>
        <w:pStyle w:val="Litteraturfrteckning"/>
        <w:rPr>
          <w:lang w:val="en-GB"/>
        </w:rPr>
      </w:pPr>
      <w:r w:rsidRPr="0098540F">
        <w:rPr>
          <w:lang w:val="en-GB"/>
        </w:rPr>
        <w:t xml:space="preserve">de Roos, A.M. &amp; Persson, L. (2001). Physiologically structured models – from versatile technique to ecological theory. </w:t>
      </w:r>
      <w:r w:rsidRPr="0098540F">
        <w:rPr>
          <w:i/>
          <w:iCs/>
          <w:lang w:val="en-GB"/>
        </w:rPr>
        <w:t>Oikos</w:t>
      </w:r>
      <w:r w:rsidRPr="0098540F">
        <w:rPr>
          <w:lang w:val="en-GB"/>
        </w:rPr>
        <w:t>, 94, 51–71.</w:t>
      </w:r>
    </w:p>
    <w:p w14:paraId="5FB69D54" w14:textId="77777777" w:rsidR="0098540F" w:rsidRPr="0098540F" w:rsidRDefault="0098540F" w:rsidP="0098540F">
      <w:pPr>
        <w:pStyle w:val="Litteraturfrteckning"/>
        <w:rPr>
          <w:lang w:val="en-GB"/>
        </w:rPr>
      </w:pPr>
      <w:r w:rsidRPr="0098540F">
        <w:rPr>
          <w:lang w:val="en-GB"/>
        </w:rPr>
        <w:t xml:space="preserve">Savage, V.M., Gillooly, J.F., Brown, J.H., West, G.B. &amp; Charnov, E.L. (2004). Effects of body size and temperature on population growth. </w:t>
      </w:r>
      <w:r w:rsidRPr="0098540F">
        <w:rPr>
          <w:i/>
          <w:iCs/>
          <w:lang w:val="en-GB"/>
        </w:rPr>
        <w:t>The American Naturalist</w:t>
      </w:r>
      <w:r w:rsidRPr="0098540F">
        <w:rPr>
          <w:lang w:val="en-GB"/>
        </w:rPr>
        <w:t>, 163, 429–441.</w:t>
      </w:r>
    </w:p>
    <w:p w14:paraId="7BBE86C3" w14:textId="77777777" w:rsidR="0098540F" w:rsidRPr="0098540F" w:rsidRDefault="0098540F" w:rsidP="0098540F">
      <w:pPr>
        <w:pStyle w:val="Litteraturfrteckning"/>
        <w:rPr>
          <w:lang w:val="en-GB"/>
        </w:rPr>
      </w:pPr>
      <w:r w:rsidRPr="0098540F">
        <w:rPr>
          <w:lang w:val="en-GB"/>
        </w:rPr>
        <w:t xml:space="preserve">Schielzeth, H. (2010). Simple means to improve the interpretability of regression coefficients: Interpretation of regression coefficients. </w:t>
      </w:r>
      <w:r w:rsidRPr="0098540F">
        <w:rPr>
          <w:i/>
          <w:iCs/>
          <w:lang w:val="en-GB"/>
        </w:rPr>
        <w:t>Methods in Ecology and Evolution</w:t>
      </w:r>
      <w:r w:rsidRPr="0098540F">
        <w:rPr>
          <w:lang w:val="en-GB"/>
        </w:rPr>
        <w:t>, 1, 103–113.</w:t>
      </w:r>
    </w:p>
    <w:p w14:paraId="5744F294" w14:textId="77777777" w:rsidR="0098540F" w:rsidRPr="0098540F" w:rsidRDefault="0098540F" w:rsidP="0098540F">
      <w:pPr>
        <w:pStyle w:val="Litteraturfrteckning"/>
        <w:rPr>
          <w:lang w:val="en-GB"/>
        </w:rPr>
      </w:pPr>
      <w:r w:rsidRPr="0098540F">
        <w:rPr>
          <w:lang w:val="en-GB"/>
        </w:rPr>
        <w:lastRenderedPageBreak/>
        <w:t xml:space="preserve">Schoolfield, R.M., Sharpe, P.J.H. &amp; Magnuson, C.E. (1981). Non-linear regression of biological temperature-dependent rate models based on absolute reaction-rate theory. </w:t>
      </w:r>
      <w:r w:rsidRPr="0098540F">
        <w:rPr>
          <w:i/>
          <w:iCs/>
          <w:lang w:val="en-GB"/>
        </w:rPr>
        <w:t>Journal of Theoretical Biology</w:t>
      </w:r>
      <w:r w:rsidRPr="0098540F">
        <w:rPr>
          <w:lang w:val="en-GB"/>
        </w:rPr>
        <w:t>, 88, 719–731.</w:t>
      </w:r>
    </w:p>
    <w:p w14:paraId="0B1B0ED5" w14:textId="77777777" w:rsidR="0098540F" w:rsidRPr="0098540F" w:rsidRDefault="0098540F" w:rsidP="0098540F">
      <w:pPr>
        <w:pStyle w:val="Litteraturfrteckning"/>
        <w:rPr>
          <w:lang w:val="en-GB"/>
        </w:rPr>
      </w:pPr>
      <w:r w:rsidRPr="0098540F">
        <w:rPr>
          <w:lang w:val="en-GB"/>
        </w:rPr>
        <w:t>Steinarsson, A. &amp; Imsland, A.K. (2003). Size dependent variation in optimum growth temperature of red abalone (</w:t>
      </w:r>
      <w:r w:rsidRPr="0098540F">
        <w:rPr>
          <w:i/>
          <w:iCs/>
          <w:lang w:val="en-GB"/>
        </w:rPr>
        <w:t>Haliotis rufescens</w:t>
      </w:r>
      <w:r w:rsidRPr="0098540F">
        <w:rPr>
          <w:lang w:val="en-GB"/>
        </w:rPr>
        <w:t xml:space="preserve">). </w:t>
      </w:r>
      <w:r w:rsidRPr="0098540F">
        <w:rPr>
          <w:i/>
          <w:iCs/>
          <w:lang w:val="en-GB"/>
        </w:rPr>
        <w:t>Aquaculture</w:t>
      </w:r>
      <w:r w:rsidRPr="0098540F">
        <w:rPr>
          <w:lang w:val="en-GB"/>
        </w:rPr>
        <w:t>, 224, 353–362.</w:t>
      </w:r>
    </w:p>
    <w:p w14:paraId="2814A68C" w14:textId="77777777" w:rsidR="0098540F" w:rsidRPr="0098540F" w:rsidRDefault="0098540F" w:rsidP="0098540F">
      <w:pPr>
        <w:pStyle w:val="Litteraturfrteckning"/>
        <w:rPr>
          <w:lang w:val="en-GB"/>
        </w:rPr>
      </w:pPr>
      <w:r w:rsidRPr="0098540F">
        <w:rPr>
          <w:lang w:val="en-GB"/>
        </w:rPr>
        <w:t xml:space="preserve">Thresher, R.E., Koslow, J.A., Morison, A.K. &amp; Smith, D.C. (2007). Depth-mediated reversal of the effects of climate change on long-term growth rates of exploited marine fish. </w:t>
      </w:r>
      <w:r w:rsidRPr="0098540F">
        <w:rPr>
          <w:i/>
          <w:iCs/>
          <w:lang w:val="en-GB"/>
        </w:rPr>
        <w:t>Proceedings of the National Academy of Sciences, USA</w:t>
      </w:r>
      <w:r w:rsidRPr="0098540F">
        <w:rPr>
          <w:lang w:val="en-GB"/>
        </w:rPr>
        <w:t>, 104, 7461–7465.</w:t>
      </w:r>
    </w:p>
    <w:p w14:paraId="3B45FFEF" w14:textId="77777777" w:rsidR="0098540F" w:rsidRPr="0098540F" w:rsidRDefault="0098540F" w:rsidP="0098540F">
      <w:pPr>
        <w:pStyle w:val="Litteraturfrteckning"/>
        <w:rPr>
          <w:lang w:val="en-GB"/>
        </w:rPr>
      </w:pPr>
      <w:r w:rsidRPr="0098540F">
        <w:rPr>
          <w:lang w:val="en-GB"/>
        </w:rPr>
        <w:t xml:space="preserve">Uiterwaal, S.F. &amp; DeLong, J.P. (2020). Functional responses are maximized at intermediate temperatures. </w:t>
      </w:r>
      <w:r w:rsidRPr="0098540F">
        <w:rPr>
          <w:i/>
          <w:iCs/>
          <w:lang w:val="en-GB"/>
        </w:rPr>
        <w:t>Ecology</w:t>
      </w:r>
      <w:r w:rsidRPr="0098540F">
        <w:rPr>
          <w:lang w:val="en-GB"/>
        </w:rPr>
        <w:t>, 101, e02975.</w:t>
      </w:r>
    </w:p>
    <w:p w14:paraId="07783AB6" w14:textId="77777777" w:rsidR="0098540F" w:rsidRPr="0098540F" w:rsidRDefault="0098540F" w:rsidP="0098540F">
      <w:pPr>
        <w:pStyle w:val="Litteraturfrteckning"/>
        <w:rPr>
          <w:lang w:val="en-GB"/>
        </w:rPr>
      </w:pPr>
      <w:r w:rsidRPr="0098540F">
        <w:rPr>
          <w:lang w:val="en-GB"/>
        </w:rPr>
        <w:t xml:space="preserve">Ursin, E. (1967). A Mathematical Model of Some Aspects of Fish Growth, Respiration, and Mortality. </w:t>
      </w:r>
      <w:r w:rsidRPr="0098540F">
        <w:rPr>
          <w:i/>
          <w:iCs/>
          <w:lang w:val="en-GB"/>
        </w:rPr>
        <w:t>Journal of the Fisheries Research Board of Canada</w:t>
      </w:r>
      <w:r w:rsidRPr="0098540F">
        <w:rPr>
          <w:lang w:val="en-GB"/>
        </w:rPr>
        <w:t>, 24, 2355–2453.</w:t>
      </w:r>
    </w:p>
    <w:p w14:paraId="2A710527" w14:textId="77777777" w:rsidR="0098540F" w:rsidRPr="0098540F" w:rsidRDefault="0098540F" w:rsidP="0098540F">
      <w:pPr>
        <w:pStyle w:val="Litteraturfrteckning"/>
        <w:rPr>
          <w:lang w:val="en-GB"/>
        </w:rPr>
      </w:pPr>
      <w:r w:rsidRPr="0098540F">
        <w:rPr>
          <w:lang w:val="en-GB"/>
        </w:rPr>
        <w:t xml:space="preserve">Van Dorst, R.M., Gårdmark, A., Svanbäck, R., Beier, U., Weyhenmeyer, G.A. &amp; Huss, M. (2019). Warmer and browner waters decrease fish biomass production. </w:t>
      </w:r>
      <w:r w:rsidRPr="0098540F">
        <w:rPr>
          <w:i/>
          <w:iCs/>
          <w:lang w:val="en-GB"/>
        </w:rPr>
        <w:t>Global Change Biology</w:t>
      </w:r>
      <w:r w:rsidRPr="0098540F">
        <w:rPr>
          <w:lang w:val="en-GB"/>
        </w:rPr>
        <w:t>, 25, 1395–1408.</w:t>
      </w:r>
    </w:p>
    <w:p w14:paraId="4CDF6303" w14:textId="77777777" w:rsidR="0098540F" w:rsidRPr="0098540F" w:rsidRDefault="0098540F" w:rsidP="0098540F">
      <w:pPr>
        <w:pStyle w:val="Litteraturfrteckning"/>
        <w:rPr>
          <w:lang w:val="en-GB"/>
        </w:rPr>
      </w:pPr>
      <w:r w:rsidRPr="0098540F">
        <w:rPr>
          <w:lang w:val="en-GB"/>
        </w:rPr>
        <w:t xml:space="preserve">Vasseur, D.A. &amp; McCann, K.S. (2005). A mechanistic approach for modelling temperature-dependent consumer-resource dynamics. </w:t>
      </w:r>
      <w:r w:rsidRPr="0098540F">
        <w:rPr>
          <w:i/>
          <w:iCs/>
          <w:lang w:val="en-GB"/>
        </w:rPr>
        <w:t>The American Naturalist</w:t>
      </w:r>
      <w:r w:rsidRPr="0098540F">
        <w:rPr>
          <w:lang w:val="en-GB"/>
        </w:rPr>
        <w:t>, 166, 184–198.</w:t>
      </w:r>
    </w:p>
    <w:p w14:paraId="30E64C9F" w14:textId="77777777" w:rsidR="0098540F" w:rsidRPr="0098540F" w:rsidRDefault="0098540F" w:rsidP="0098540F">
      <w:pPr>
        <w:pStyle w:val="Litteraturfrteckning"/>
        <w:rPr>
          <w:lang w:val="en-GB"/>
        </w:rPr>
      </w:pPr>
      <w:r w:rsidRPr="0098540F">
        <w:rPr>
          <w:lang w:val="en-GB"/>
        </w:rPr>
        <w:t xml:space="preserve">Vehtari, A., Gelman, A. &amp; Gabry, J. (2017). Practical Bayesian model evaluation using leave-one-out cross-validation and WAIC. </w:t>
      </w:r>
      <w:r w:rsidRPr="0098540F">
        <w:rPr>
          <w:i/>
          <w:iCs/>
          <w:lang w:val="en-GB"/>
        </w:rPr>
        <w:t>Stat Comput</w:t>
      </w:r>
      <w:r w:rsidRPr="0098540F">
        <w:rPr>
          <w:lang w:val="en-GB"/>
        </w:rPr>
        <w:t>, 27, 1413–1432.</w:t>
      </w:r>
    </w:p>
    <w:p w14:paraId="0E164422" w14:textId="77777777" w:rsidR="0098540F" w:rsidRPr="0098540F" w:rsidRDefault="0098540F" w:rsidP="0098540F">
      <w:pPr>
        <w:pStyle w:val="Litteraturfrteckning"/>
        <w:rPr>
          <w:lang w:val="en-GB"/>
        </w:rPr>
      </w:pPr>
      <w:r w:rsidRPr="0098540F">
        <w:rPr>
          <w:lang w:val="en-GB"/>
        </w:rPr>
        <w:t xml:space="preserve">Wang, H.-Y., Shen, S.-F., Chen, Y.-S., Kiang, Y.-K. &amp; Heino, M. (2020). Life histories determine divergent population trends for fishes under climate warming. </w:t>
      </w:r>
      <w:r w:rsidRPr="0098540F">
        <w:rPr>
          <w:i/>
          <w:iCs/>
          <w:lang w:val="en-GB"/>
        </w:rPr>
        <w:t>Nature Communications</w:t>
      </w:r>
      <w:r w:rsidRPr="0098540F">
        <w:rPr>
          <w:lang w:val="en-GB"/>
        </w:rPr>
        <w:t>, 11, 4088.</w:t>
      </w:r>
    </w:p>
    <w:p w14:paraId="07409410" w14:textId="77777777" w:rsidR="0098540F" w:rsidRPr="0098540F" w:rsidRDefault="0098540F" w:rsidP="0098540F">
      <w:pPr>
        <w:pStyle w:val="Litteraturfrteckning"/>
        <w:rPr>
          <w:lang w:val="en-GB"/>
        </w:rPr>
      </w:pPr>
      <w:r w:rsidRPr="0098540F">
        <w:rPr>
          <w:lang w:val="en-GB"/>
        </w:rPr>
        <w:t xml:space="preserve">Watanabe, S. (2013). A Widely Applicable Bayesian Information Criterion. </w:t>
      </w:r>
      <w:r w:rsidRPr="0098540F">
        <w:rPr>
          <w:i/>
          <w:iCs/>
          <w:lang w:val="en-GB"/>
        </w:rPr>
        <w:t>Journal of Machine Learning Research</w:t>
      </w:r>
      <w:r w:rsidRPr="0098540F">
        <w:rPr>
          <w:lang w:val="en-GB"/>
        </w:rPr>
        <w:t>, 14, 867–897.</w:t>
      </w:r>
    </w:p>
    <w:p w14:paraId="537CD6C5" w14:textId="77777777" w:rsidR="0098540F" w:rsidRPr="0098540F" w:rsidRDefault="0098540F" w:rsidP="0098540F">
      <w:pPr>
        <w:pStyle w:val="Litteraturfrteckning"/>
        <w:rPr>
          <w:lang w:val="en-GB"/>
        </w:rPr>
      </w:pPr>
      <w:r w:rsidRPr="0098540F">
        <w:rPr>
          <w:lang w:val="en-GB"/>
        </w:rPr>
        <w:t xml:space="preserve">Werner, E.E. &amp; Hall, D.J. (1988). Ontogenetic habitat shifts in bluegill: The foraging rate-predation risk trade-off. </w:t>
      </w:r>
      <w:r w:rsidRPr="0098540F">
        <w:rPr>
          <w:i/>
          <w:iCs/>
          <w:lang w:val="en-GB"/>
        </w:rPr>
        <w:t>Ecology</w:t>
      </w:r>
      <w:r w:rsidRPr="0098540F">
        <w:rPr>
          <w:lang w:val="en-GB"/>
        </w:rPr>
        <w:t>, 69, 1352–1366.</w:t>
      </w:r>
    </w:p>
    <w:p w14:paraId="77481CCE" w14:textId="77777777" w:rsidR="0098540F" w:rsidRPr="0098540F" w:rsidRDefault="0098540F" w:rsidP="0098540F">
      <w:pPr>
        <w:pStyle w:val="Litteraturfrteckning"/>
        <w:rPr>
          <w:lang w:val="en-GB"/>
        </w:rPr>
      </w:pPr>
      <w:r w:rsidRPr="0098540F">
        <w:rPr>
          <w:lang w:val="en-GB"/>
        </w:rPr>
        <w:t xml:space="preserve">Wickham, H., Averick, M., Bryan, J., Chang, W., D’Agostino McGowan, L., François, R., </w:t>
      </w:r>
      <w:r w:rsidRPr="0098540F">
        <w:rPr>
          <w:i/>
          <w:iCs/>
          <w:lang w:val="en-GB"/>
        </w:rPr>
        <w:t>et al.</w:t>
      </w:r>
      <w:r w:rsidRPr="0098540F">
        <w:rPr>
          <w:lang w:val="en-GB"/>
        </w:rPr>
        <w:t xml:space="preserve"> (2019). Welcome to the tidyverse. </w:t>
      </w:r>
      <w:r w:rsidRPr="0098540F">
        <w:rPr>
          <w:i/>
          <w:iCs/>
          <w:lang w:val="en-GB"/>
        </w:rPr>
        <w:t>Journal of Open Source Software</w:t>
      </w:r>
      <w:r w:rsidRPr="0098540F">
        <w:rPr>
          <w:lang w:val="en-GB"/>
        </w:rPr>
        <w:t>, 1686.</w:t>
      </w:r>
    </w:p>
    <w:p w14:paraId="2485F17D" w14:textId="77777777" w:rsidR="0098540F" w:rsidRPr="0098540F" w:rsidRDefault="0098540F" w:rsidP="0098540F">
      <w:pPr>
        <w:pStyle w:val="Litteraturfrteckning"/>
        <w:rPr>
          <w:lang w:val="en-GB"/>
        </w:rPr>
      </w:pPr>
      <w:r w:rsidRPr="0098540F">
        <w:rPr>
          <w:lang w:val="en-GB"/>
        </w:rPr>
        <w:t>Wyban, J., Walsh, W.A. &amp; Godin, D.M. (1995). Temperature effects on growth, feeding rate and feed conversion of the Pacific white shrimp (</w:t>
      </w:r>
      <w:r w:rsidRPr="0098540F">
        <w:rPr>
          <w:i/>
          <w:iCs/>
          <w:lang w:val="en-GB"/>
        </w:rPr>
        <w:t>Penaeus vannamei</w:t>
      </w:r>
      <w:r w:rsidRPr="0098540F">
        <w:rPr>
          <w:lang w:val="en-GB"/>
        </w:rPr>
        <w:t xml:space="preserve">). </w:t>
      </w:r>
      <w:r w:rsidRPr="0098540F">
        <w:rPr>
          <w:i/>
          <w:iCs/>
          <w:lang w:val="en-GB"/>
        </w:rPr>
        <w:t>Aquaculture</w:t>
      </w:r>
      <w:r w:rsidRPr="0098540F">
        <w:rPr>
          <w:lang w:val="en-GB"/>
        </w:rPr>
        <w:t>, 138, 267–279.</w:t>
      </w:r>
    </w:p>
    <w:p w14:paraId="418E1C8E" w14:textId="77777777" w:rsidR="0098540F" w:rsidRPr="0098540F" w:rsidRDefault="0098540F" w:rsidP="0098540F">
      <w:pPr>
        <w:pStyle w:val="Litteraturfrteckning"/>
        <w:rPr>
          <w:lang w:val="en-GB"/>
        </w:rPr>
      </w:pPr>
      <w:r w:rsidRPr="0098540F">
        <w:rPr>
          <w:lang w:val="en-GB"/>
        </w:rPr>
        <w:t>Xie, Xiaojun. &amp; Sun, Ruyung. (1990). The Bioenergetics of the Southern Catfish (</w:t>
      </w:r>
      <w:r w:rsidRPr="0098540F">
        <w:rPr>
          <w:i/>
          <w:iCs/>
          <w:lang w:val="en-GB"/>
        </w:rPr>
        <w:t>Silurus meridionalis</w:t>
      </w:r>
      <w:r w:rsidRPr="0098540F">
        <w:rPr>
          <w:lang w:val="en-GB"/>
        </w:rPr>
        <w:t xml:space="preserve"> Chen). I. Resting Metabolic Rate as a Function of Body Weight and Temperature. </w:t>
      </w:r>
      <w:r w:rsidRPr="0098540F">
        <w:rPr>
          <w:i/>
          <w:iCs/>
          <w:lang w:val="en-GB"/>
        </w:rPr>
        <w:t>Physiological Zoology</w:t>
      </w:r>
      <w:r w:rsidRPr="0098540F">
        <w:rPr>
          <w:lang w:val="en-GB"/>
        </w:rPr>
        <w:t>, 63, 1181–1195.</w:t>
      </w:r>
    </w:p>
    <w:p w14:paraId="03EA4CC1" w14:textId="77777777" w:rsidR="0098540F" w:rsidRPr="0098540F" w:rsidRDefault="0098540F" w:rsidP="0098540F">
      <w:pPr>
        <w:pStyle w:val="Litteraturfrteckning"/>
        <w:rPr>
          <w:lang w:val="en-GB"/>
        </w:rPr>
      </w:pPr>
      <w:r w:rsidRPr="0098540F">
        <w:rPr>
          <w:lang w:val="en-GB"/>
        </w:rPr>
        <w:t xml:space="preserve">Youngflesh, C. (2018). MCMCvis: Tools to Visualize, Manipulate, and Summarize MCMC Output. </w:t>
      </w:r>
      <w:r w:rsidRPr="0098540F">
        <w:rPr>
          <w:i/>
          <w:iCs/>
          <w:lang w:val="en-GB"/>
        </w:rPr>
        <w:t>Journal of Open Source Software</w:t>
      </w:r>
      <w:r w:rsidRPr="0098540F">
        <w:rPr>
          <w:lang w:val="en-GB"/>
        </w:rPr>
        <w:t>, 3, 640.</w:t>
      </w:r>
    </w:p>
    <w:p w14:paraId="2C6C3C5D" w14:textId="7C659634" w:rsidR="003D3BD0" w:rsidRDefault="008D57D4" w:rsidP="0088333C">
      <w:pPr>
        <w:spacing w:line="480" w:lineRule="auto"/>
        <w:contextualSpacing/>
      </w:pPr>
      <w:r>
        <w:rPr>
          <w:lang w:val="en-GB"/>
        </w:rPr>
        <w:fldChar w:fldCharType="end"/>
      </w:r>
      <w:r w:rsidR="003D3BD0">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4F4CBBB" w:rsidR="00EE52D7" w:rsidRDefault="007201EE" w:rsidP="00E17EDC">
      <w:pPr>
        <w:spacing w:line="480" w:lineRule="auto"/>
        <w:contextualSpacing/>
        <w:jc w:val="center"/>
        <w:rPr>
          <w:rFonts w:eastAsiaTheme="minorEastAsia" w:cstheme="minorHAnsi"/>
        </w:rPr>
      </w:pPr>
      <w:r>
        <w:rPr>
          <w:rFonts w:eastAsiaTheme="minorEastAsia" w:cstheme="minorHAnsi"/>
          <w:noProof/>
          <w:lang w:val="sv-SE" w:eastAsia="sv-SE"/>
        </w:rPr>
        <w:drawing>
          <wp:inline distT="0" distB="0" distL="0" distR="0" wp14:anchorId="7E38969A" wp14:editId="4B2D4687">
            <wp:extent cx="4921398" cy="5645426"/>
            <wp:effectExtent l="0" t="0" r="0" b="635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rotWithShape="1">
                    <a:blip r:embed="rId10" cstate="print">
                      <a:extLst>
                        <a:ext uri="{28A0092B-C50C-407E-A947-70E740481C1C}">
                          <a14:useLocalDpi xmlns:a14="http://schemas.microsoft.com/office/drawing/2010/main" val="0"/>
                        </a:ext>
                      </a:extLst>
                    </a:blip>
                    <a:srcRect l="8294" t="1338" r="8897" b="3671"/>
                    <a:stretch/>
                  </pic:blipFill>
                  <pic:spPr bwMode="auto">
                    <a:xfrm>
                      <a:off x="0" y="0"/>
                      <a:ext cx="4921815" cy="564590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4A5ED887"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w:t>
      </w:r>
      <w:del w:id="380" w:author="Max Lindmark" w:date="2021-05-31T12:57:00Z">
        <w:r w:rsidRPr="00B37A74" w:rsidDel="004D01C5">
          <w:rPr>
            <w:rFonts w:cstheme="minorHAnsi"/>
            <w:i/>
            <w:iCs/>
          </w:rPr>
          <w:delText xml:space="preserve">mass-specific </w:delText>
        </w:r>
      </w:del>
      <w:r w:rsidRPr="00B37A74">
        <w:rPr>
          <w:rFonts w:cstheme="minorHAnsi"/>
          <w:i/>
          <w:iCs/>
        </w:rPr>
        <w:t xml:space="preserve">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 xml:space="preserve">Lines are global predictions </w:t>
      </w:r>
      <w:ins w:id="381" w:author="Max Lindmark" w:date="2021-05-31T15:59:00Z">
        <w:r w:rsidR="004E7B1E">
          <w:rPr>
            <w:rFonts w:cstheme="minorHAnsi"/>
            <w:i/>
          </w:rPr>
          <w:t>(routine metabolic rate in panel B)</w:t>
        </w:r>
      </w:ins>
      <w:r w:rsidR="00CA23BD">
        <w:rPr>
          <w:rFonts w:cstheme="minorHAnsi"/>
          <w:i/>
        </w:rPr>
        <w:t xml:space="preserve"> </w:t>
      </w:r>
      <w:r w:rsidRPr="00B37A74">
        <w:rPr>
          <w:rFonts w:cstheme="minorHAnsi"/>
          <w:i/>
        </w:rPr>
        <w:t>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mean-</w:t>
      </w:r>
      <w:proofErr w:type="spellStart"/>
      <w:r w:rsidRPr="00B37A74">
        <w:rPr>
          <w:rFonts w:cstheme="minorHAnsi"/>
          <w:i/>
        </w:rPr>
        <w:t>centred</w:t>
      </w:r>
      <w:proofErr w:type="spellEnd"/>
      <w:r w:rsidRPr="00B37A74">
        <w:rPr>
          <w:rFonts w:cstheme="minorHAnsi"/>
          <w:i/>
        </w:rPr>
        <w:t xml:space="preserve"> Arrhenius temperature)</w:t>
      </w:r>
      <w:ins w:id="382" w:author="Max Lindmark" w:date="2021-05-31T16:22:00Z">
        <w:r w:rsidR="00B30BB3">
          <w:rPr>
            <w:rFonts w:cstheme="minorHAnsi"/>
            <w:i/>
          </w:rPr>
          <w:t>, hence the temperature terms are omitted</w:t>
        </w:r>
      </w:ins>
      <w:r w:rsidRPr="00B37A74">
        <w:rPr>
          <w:rFonts w:cstheme="minorHAnsi"/>
          <w:i/>
        </w:rPr>
        <w:t>.</w:t>
      </w:r>
      <w:r w:rsidR="00565354">
        <w:rPr>
          <w:rFonts w:cstheme="minorHAnsi"/>
          <w:i/>
        </w:rPr>
        <w:t xml:space="preserve"> </w:t>
      </w:r>
      <w:ins w:id="383" w:author="Max Lindmark" w:date="2021-05-31T13:19:00Z">
        <w:r w:rsidR="005A0A57">
          <w:rPr>
            <w:rFonts w:cstheme="minorHAnsi"/>
            <w:i/>
          </w:rPr>
          <w:t xml:space="preserve">Red </w:t>
        </w:r>
        <w:proofErr w:type="spellStart"/>
        <w:r w:rsidR="005A0A57">
          <w:rPr>
            <w:rFonts w:cstheme="minorHAnsi"/>
            <w:i/>
          </w:rPr>
          <w:t>dahsed</w:t>
        </w:r>
        <w:proofErr w:type="spellEnd"/>
        <w:r w:rsidR="005A0A57">
          <w:rPr>
            <w:rFonts w:cstheme="minorHAnsi"/>
            <w:i/>
          </w:rPr>
          <w:t xml:space="preserve"> lines indicate a slope of 3/4, corresponding to the prediction from the metabolic theory of ecology. </w:t>
        </w:r>
      </w:ins>
      <w:r w:rsidRPr="00B37A74">
        <w:rPr>
          <w:rFonts w:cstheme="minorHAnsi"/>
          <w:i/>
          <w:iCs/>
        </w:rPr>
        <w:t xml:space="preserve">Shaded areas correspond to 80% and 95% credible intervals. Species are grouped by color (legend not shown, </w:t>
      </w:r>
      <w:r w:rsidRPr="00B37A74">
        <w:rPr>
          <w:rFonts w:cstheme="minorHAnsi"/>
          <w:i/>
          <w:iCs/>
        </w:rPr>
        <w:lastRenderedPageBreak/>
        <w:t>n=20 for consumption and n=34 for metabolism, respectively). C) Global and species-level effects of mass</w:t>
      </w:r>
      <w:del w:id="384" w:author="Anna Gårdmark" w:date="2021-06-04T17:45:00Z">
        <w:r w:rsidRPr="00B37A74" w:rsidDel="00FA07BD">
          <w:rPr>
            <w:rFonts w:cstheme="minorHAnsi"/>
            <w:i/>
            <w:iCs/>
          </w:rPr>
          <w:delText>-</w:delText>
        </w:r>
      </w:del>
      <w:r w:rsidRPr="00B37A74">
        <w:rPr>
          <w:rFonts w:cstheme="minorHAnsi"/>
          <w:i/>
          <w:iCs/>
        </w:rPr>
        <w:t xml:space="preserve"> and temperature on </w:t>
      </w:r>
      <w:del w:id="385" w:author="Max Lindmark" w:date="2021-05-31T12:57:00Z">
        <w:r w:rsidRPr="00B37A74" w:rsidDel="004D01C5">
          <w:rPr>
            <w:rFonts w:cstheme="minorHAnsi"/>
            <w:i/>
            <w:iCs/>
          </w:rPr>
          <w:delText xml:space="preserve">specific </w:delText>
        </w:r>
      </w:del>
      <w:r w:rsidRPr="00B37A74">
        <w:rPr>
          <w:rFonts w:cstheme="minorHAnsi"/>
          <w:i/>
          <w:iCs/>
        </w:rPr>
        <w:t>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w:t>
      </w:r>
      <w:ins w:id="386" w:author="Anna Gårdmark" w:date="2021-06-04T17:46:00Z">
        <w:r w:rsidR="00FA07BD">
          <w:rPr>
            <w:rFonts w:cstheme="minorHAnsi"/>
            <w:i/>
            <w:iCs/>
          </w:rPr>
          <w:t xml:space="preserve"> </w:t>
        </w:r>
      </w:ins>
      <w:ins w:id="387" w:author="Anna Gårdmark" w:date="2021-06-04T17:47:00Z">
        <w:r w:rsidR="00FA07BD">
          <w:rPr>
            <w:i/>
            <w:iCs/>
          </w:rPr>
          <w:t xml:space="preserve">± </w:t>
        </w:r>
        <w:r w:rsidR="00FA07BD">
          <w:rPr>
            <w:rFonts w:cstheme="minorHAnsi"/>
            <w:i/>
            <w:iCs/>
          </w:rPr>
          <w:t>2</w:t>
        </w:r>
      </w:ins>
      <w:del w:id="388" w:author="Anna Gårdmark" w:date="2021-06-04T17:47:00Z">
        <w:r w:rsidRPr="00B37A74" w:rsidDel="00FA07BD">
          <w:rPr>
            <w:rFonts w:cstheme="minorHAnsi"/>
            <w:i/>
            <w:iCs/>
          </w:rPr>
          <w:delText xml:space="preserve"> </w:delText>
        </w:r>
        <m:oMath>
          <m:r>
            <w:rPr>
              <w:rFonts w:ascii="Cambria Math" w:hAnsi="Cambria Math" w:cstheme="minorHAnsi"/>
            </w:rPr>
            <m:t>±2</m:t>
          </m:r>
        </m:oMath>
      </w:del>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4988A886"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del w:id="389" w:author="Max Lindmark" w:date="2021-05-31T12:58:00Z">
        <w:r w:rsidRPr="00B37A74" w:rsidDel="00F7125B">
          <w:rPr>
            <w:i/>
            <w:iCs/>
          </w:rPr>
          <w:delText xml:space="preserve">specific </w:delText>
        </w:r>
      </w:del>
      <w:ins w:id="390" w:author="Max Lindmark" w:date="2021-05-31T12:58:00Z">
        <w:r w:rsidR="00F7125B">
          <w:rPr>
            <w:i/>
            <w:iCs/>
          </w:rPr>
          <w:t>corrected</w:t>
        </w:r>
        <w:r w:rsidR="00F7125B" w:rsidRPr="00B37A74">
          <w:rPr>
            <w:i/>
            <w:iCs/>
          </w:rPr>
          <w:t xml:space="preserve"> </w:t>
        </w:r>
      </w:ins>
      <w:r w:rsidRPr="00B37A74">
        <w:rPr>
          <w:i/>
          <w:iCs/>
        </w:rPr>
        <w:t>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w:t>
      </w:r>
      <w:proofErr w:type="spellStart"/>
      <w:r w:rsidRPr="00B37A74">
        <w:rPr>
          <w:i/>
          <w:iCs/>
        </w:rPr>
        <w:t>Schoolfield</w:t>
      </w:r>
      <w:proofErr w:type="spellEnd"/>
      <w:r w:rsidRPr="00B37A74">
        <w:rPr>
          <w:i/>
          <w:iCs/>
        </w:rPr>
        <w:t xml:space="preserve"> model (using the average intercept across species and the common coefficients), grey bands show 95% and 80% credible intervals. Colors indicate species.</w:t>
      </w:r>
    </w:p>
    <w:p w14:paraId="32653A79" w14:textId="64BCA0CE"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A42927A" w:rsidR="00A5788D" w:rsidRDefault="00A5788D" w:rsidP="007B4322">
      <w:pPr>
        <w:spacing w:line="480" w:lineRule="auto"/>
        <w:contextualSpacing/>
        <w:jc w:val="center"/>
        <w:rPr>
          <w:noProof/>
        </w:rPr>
      </w:pPr>
    </w:p>
    <w:p w14:paraId="66FA3F57" w14:textId="2FE949AD" w:rsidR="00A5788D" w:rsidRDefault="00A5788D" w:rsidP="007B4322">
      <w:pPr>
        <w:spacing w:line="480" w:lineRule="auto"/>
        <w:contextualSpacing/>
        <w:jc w:val="center"/>
        <w:rPr>
          <w:noProof/>
        </w:rPr>
      </w:pPr>
    </w:p>
    <w:p w14:paraId="23BC4804" w14:textId="5C6EC4F5" w:rsidR="00A5788D" w:rsidRDefault="00953E31" w:rsidP="0055075B">
      <w:pPr>
        <w:spacing w:line="480" w:lineRule="auto"/>
        <w:contextualSpacing/>
        <w:jc w:val="center"/>
        <w:rPr>
          <w:noProof/>
        </w:rPr>
      </w:pPr>
      <w:r>
        <w:rPr>
          <w:noProof/>
          <w:lang w:val="sv-SE" w:eastAsia="sv-SE"/>
        </w:rPr>
        <w:lastRenderedPageBreak/>
        <w:drawing>
          <wp:inline distT="0" distB="0" distL="0" distR="0" wp14:anchorId="2086E165" wp14:editId="14D86C88">
            <wp:extent cx="2702560" cy="5763584"/>
            <wp:effectExtent l="0" t="0" r="254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l="27426" t="1606" r="27090" b="1394"/>
                    <a:stretch/>
                  </pic:blipFill>
                  <pic:spPr bwMode="auto">
                    <a:xfrm>
                      <a:off x="0" y="0"/>
                      <a:ext cx="2703361" cy="5765292"/>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Kommentarsreferens"/>
          <w:sz w:val="22"/>
          <w:szCs w:val="22"/>
        </w:rPr>
        <w:t xml:space="preserve"> </w:t>
      </w: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ins w:id="391" w:author="Anna Gårdmark" w:date="2021-06-04T17:51:00Z">
        <w:r w:rsidR="00FA07BD">
          <w:rPr>
            <w:rFonts w:cstheme="minorHAnsi"/>
            <w:i/>
          </w:rPr>
          <w:t xml:space="preserve">intraspecific </w:t>
        </w:r>
      </w:ins>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w:t>
      </w:r>
      <w:proofErr w:type="gramStart"/>
      <w:r w:rsidRPr="00B37A74">
        <w:rPr>
          <w:rFonts w:cstheme="minorHAnsi"/>
          <w:i/>
        </w:rPr>
        <w:t xml:space="preserve">and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w:t>
      </w:r>
      <w:proofErr w:type="gramStart"/>
      <w:r w:rsidRPr="00B37A74">
        <w:rPr>
          <w:rFonts w:cstheme="minorHAnsi"/>
          <w:i/>
        </w:rPr>
        <w:t xml:space="preserve">unit </w:t>
      </w:r>
      <w:proofErr w:type="gramEnd"/>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a Gårdmark" w:date="2021-06-04T18:31:00Z" w:initials="AG">
    <w:p w14:paraId="72994B8E" w14:textId="022E4771" w:rsidR="00EE36BD" w:rsidRDefault="00EE36BD">
      <w:pPr>
        <w:pStyle w:val="Kommentarer"/>
      </w:pPr>
      <w:r>
        <w:rPr>
          <w:rStyle w:val="Kommentarsreferens"/>
        </w:rPr>
        <w:annotationRef/>
      </w:r>
      <w:proofErr w:type="gramStart"/>
      <w:r>
        <w:rPr>
          <w:rStyle w:val="Kommentarsreferens"/>
        </w:rPr>
        <w:t>these</w:t>
      </w:r>
      <w:proofErr w:type="gramEnd"/>
      <w:r>
        <w:rPr>
          <w:rStyle w:val="Kommentarsreferens"/>
        </w:rPr>
        <w:t xml:space="preserve"> are implications that may seem more relevant in an ELE context than a FAF context. </w:t>
      </w:r>
      <w:proofErr w:type="gramStart"/>
      <w:r>
        <w:rPr>
          <w:rStyle w:val="Kommentarsreferens"/>
        </w:rPr>
        <w:t>may</w:t>
      </w:r>
      <w:proofErr w:type="gramEnd"/>
      <w:r>
        <w:rPr>
          <w:rStyle w:val="Kommentarsreferens"/>
        </w:rPr>
        <w:t xml:space="preserve"> want to add something on predictions of warming effects on related ecosystem services, such as fisheries yields, if you’re aiming for FAF?</w:t>
      </w:r>
    </w:p>
  </w:comment>
  <w:comment w:id="1" w:author="Anna Gårdmark" w:date="2021-06-04T18:32:00Z" w:initials="AG">
    <w:p w14:paraId="412A5668" w14:textId="68CBFCB1" w:rsidR="00EE36BD" w:rsidRDefault="00EE36BD">
      <w:pPr>
        <w:pStyle w:val="Kommentarer"/>
      </w:pPr>
      <w:r>
        <w:rPr>
          <w:rStyle w:val="Kommentarsreferens"/>
        </w:rPr>
        <w:annotationRef/>
      </w:r>
      <w:proofErr w:type="gramStart"/>
      <w:r>
        <w:rPr>
          <w:rStyle w:val="Kommentarsreferens"/>
        </w:rPr>
        <w:t>also</w:t>
      </w:r>
      <w:proofErr w:type="gramEnd"/>
      <w:r>
        <w:rPr>
          <w:rStyle w:val="Kommentarsreferens"/>
        </w:rPr>
        <w:t xml:space="preserve"> here may be good with a fisheries (or at least fish) related implication for FAF</w:t>
      </w:r>
    </w:p>
  </w:comment>
  <w:comment w:id="2" w:author="Jan Ohlberger" w:date="2021-06-01T12:08:00Z" w:initials="Ca">
    <w:p w14:paraId="3691AA86" w14:textId="03734BE4" w:rsidR="00917E07" w:rsidRDefault="00917E07">
      <w:pPr>
        <w:pStyle w:val="Kommentarer"/>
      </w:pPr>
      <w:r>
        <w:rPr>
          <w:rStyle w:val="Kommentarsreferens"/>
        </w:rPr>
        <w:annotationRef/>
      </w:r>
      <w:r>
        <w:t>Do we still need this?</w:t>
      </w:r>
    </w:p>
  </w:comment>
  <w:comment w:id="8" w:author="Jan Ohlberger" w:date="2021-06-01T12:17:00Z" w:initials="Ca">
    <w:p w14:paraId="0767ED07" w14:textId="77777777" w:rsidR="00917E07" w:rsidRDefault="00917E07">
      <w:pPr>
        <w:pStyle w:val="Kommentarer"/>
      </w:pPr>
      <w:r>
        <w:rPr>
          <w:rStyle w:val="Kommentarsreferens"/>
        </w:rPr>
        <w:annotationRef/>
      </w:r>
      <w:r>
        <w:t>I suggest we re-phrase the sentence or edit the citations, because it sounds like all these papers ‘</w:t>
      </w:r>
      <w:r w:rsidRPr="00B37A74">
        <w:t>failed to find negative relationships</w:t>
      </w:r>
      <w:r>
        <w:t xml:space="preserve">’ (as in ‘no negative relationships were found’, which is not really true). </w:t>
      </w:r>
    </w:p>
    <w:p w14:paraId="55B436C8" w14:textId="77777777" w:rsidR="00917E07" w:rsidRDefault="00917E07">
      <w:pPr>
        <w:pStyle w:val="Kommentarer"/>
      </w:pPr>
    </w:p>
    <w:p w14:paraId="4A61DB16" w14:textId="475E93F1" w:rsidR="00917E07" w:rsidRDefault="00917E07">
      <w:pPr>
        <w:pStyle w:val="Kommentarer"/>
      </w:pPr>
      <w:r>
        <w:t>Maybe re-write to something like the following?</w:t>
      </w:r>
    </w:p>
    <w:p w14:paraId="62340838" w14:textId="77777777" w:rsidR="00917E07" w:rsidRDefault="00917E07">
      <w:pPr>
        <w:pStyle w:val="Kommentarer"/>
      </w:pPr>
    </w:p>
    <w:p w14:paraId="28E9D1E9" w14:textId="744F1C0E" w:rsidR="00917E07" w:rsidRDefault="00917E07">
      <w:pPr>
        <w:pStyle w:val="Kommentarer"/>
      </w:pPr>
      <w:r>
        <w:t>‘</w:t>
      </w:r>
      <w:r w:rsidRPr="00EB50CA">
        <w:t>However, other studies, including large scale experiments, controlled experiments</w:t>
      </w:r>
      <w:r>
        <w:t xml:space="preserve">, </w:t>
      </w:r>
      <w:r w:rsidRPr="00EB50CA">
        <w:t>latitudinal studies</w:t>
      </w:r>
      <w:r>
        <w:t xml:space="preserve">, and </w:t>
      </w:r>
      <w:r w:rsidRPr="00EB50CA">
        <w:t>observational data, have failed to find negative relationships between maximum size, growth of old fish or mean size and temperature</w:t>
      </w:r>
      <w:r>
        <w:t xml:space="preserve"> in several species.’</w:t>
      </w:r>
    </w:p>
  </w:comment>
  <w:comment w:id="17" w:author="Anna Gårdmark" w:date="2021-06-03T08:14:00Z" w:initials="AG">
    <w:p w14:paraId="190F1076" w14:textId="70D83A75" w:rsidR="00917E07" w:rsidRDefault="00917E07">
      <w:pPr>
        <w:pStyle w:val="Kommentarer"/>
      </w:pPr>
      <w:r>
        <w:rPr>
          <w:rStyle w:val="Kommentarsreferens"/>
        </w:rPr>
        <w:annotationRef/>
      </w:r>
      <w:r>
        <w:t>“</w:t>
      </w:r>
      <w:proofErr w:type="gramStart"/>
      <w:r>
        <w:t>and</w:t>
      </w:r>
      <w:proofErr w:type="gramEnd"/>
      <w:r>
        <w:t>” instead?</w:t>
      </w:r>
    </w:p>
  </w:comment>
  <w:comment w:id="27" w:author="Jan Ohlberger" w:date="2021-06-01T12:29:00Z" w:initials="Ca">
    <w:p w14:paraId="2C87C9C2" w14:textId="6506061E" w:rsidR="00917E07" w:rsidRDefault="00917E07">
      <w:pPr>
        <w:pStyle w:val="Kommentarer"/>
      </w:pPr>
      <w:r>
        <w:rPr>
          <w:rStyle w:val="Kommentarsreferens"/>
        </w:rPr>
        <w:annotationRef/>
      </w:r>
      <w:r>
        <w:t>This last paragraph would benefit from consistent use of tenses. I’m generally fine with either past or present, though past might work better, because we start out saying that we perform</w:t>
      </w:r>
      <w:r w:rsidRPr="004B6A67">
        <w:rPr>
          <w:b/>
        </w:rPr>
        <w:t>ed</w:t>
      </w:r>
      <w:r>
        <w:t xml:space="preserve"> a lit review. </w:t>
      </w:r>
    </w:p>
  </w:comment>
  <w:comment w:id="28" w:author="Anna Gårdmark" w:date="2021-06-03T09:09:00Z" w:initials="AG">
    <w:p w14:paraId="671E1B91" w14:textId="5D2E2B6C" w:rsidR="00C01BF4" w:rsidRDefault="00C01BF4">
      <w:pPr>
        <w:pStyle w:val="Kommentarer"/>
      </w:pPr>
      <w:r>
        <w:rPr>
          <w:rStyle w:val="Kommentarsreferens"/>
        </w:rPr>
        <w:annotationRef/>
      </w:r>
      <w:proofErr w:type="gramStart"/>
      <w:r>
        <w:t>good</w:t>
      </w:r>
      <w:proofErr w:type="gramEnd"/>
      <w:r>
        <w:t xml:space="preserve"> point</w:t>
      </w:r>
    </w:p>
  </w:comment>
  <w:comment w:id="33" w:author="Jan Ohlberger" w:date="2021-06-01T12:33:00Z" w:initials="Ca">
    <w:p w14:paraId="2EC2FC5A" w14:textId="65BC4FDE" w:rsidR="00917E07" w:rsidRDefault="00917E07">
      <w:pPr>
        <w:pStyle w:val="Kommentarer"/>
      </w:pPr>
      <w:r>
        <w:rPr>
          <w:rStyle w:val="Kommentarsreferens"/>
        </w:rPr>
        <w:annotationRef/>
      </w:r>
      <w:r>
        <w:t>I’d prefer without citation here because this is a primary result based on our study/dataset and the Morita paper is discussed extensively later in the discussion section.</w:t>
      </w:r>
    </w:p>
  </w:comment>
  <w:comment w:id="34" w:author="Anna Gårdmark" w:date="2021-06-03T09:09:00Z" w:initials="AG">
    <w:p w14:paraId="51EA8CF6" w14:textId="567289F8" w:rsidR="00C01BF4" w:rsidRDefault="00C01BF4">
      <w:pPr>
        <w:pStyle w:val="Kommentarer"/>
      </w:pPr>
      <w:r>
        <w:rPr>
          <w:rStyle w:val="Kommentarsreferens"/>
        </w:rPr>
        <w:annotationRef/>
      </w:r>
      <w:r>
        <w:t>I agree.</w:t>
      </w:r>
    </w:p>
  </w:comment>
  <w:comment w:id="90" w:author="Anna Gårdmark" w:date="2021-06-03T11:24:00Z" w:initials="AG">
    <w:p w14:paraId="25E5E7A7" w14:textId="21DA4189" w:rsidR="00665999" w:rsidRDefault="00665999">
      <w:pPr>
        <w:pStyle w:val="Kommentarer"/>
      </w:pPr>
      <w:r>
        <w:rPr>
          <w:rStyle w:val="Kommentarsreferens"/>
        </w:rPr>
        <w:annotationRef/>
      </w:r>
      <w:r>
        <w:t>0.0015 is not in the interval 0.018-0.037 so it looks like something is wrong with these three numbers?!</w:t>
      </w:r>
    </w:p>
  </w:comment>
  <w:comment w:id="101" w:author="Anna Gårdmark" w:date="2021-06-03T11:27:00Z" w:initials="AG">
    <w:p w14:paraId="43BA1CEA" w14:textId="51BD5CA7" w:rsidR="00665999" w:rsidRDefault="00665999">
      <w:pPr>
        <w:pStyle w:val="Kommentarer"/>
      </w:pPr>
      <w:r>
        <w:rPr>
          <w:rStyle w:val="Kommentarsreferens"/>
        </w:rPr>
        <w:annotationRef/>
      </w:r>
      <w:proofErr w:type="gramStart"/>
      <w:r>
        <w:t>is</w:t>
      </w:r>
      <w:proofErr w:type="gramEnd"/>
      <w:r>
        <w:t xml:space="preserve"> this number still correct given the new results on the Arrhenius scale?</w:t>
      </w:r>
    </w:p>
  </w:comment>
  <w:comment w:id="103" w:author="Anna Gårdmark" w:date="2021-06-03T11:27:00Z" w:initials="AG">
    <w:p w14:paraId="7F0AEEE6" w14:textId="2DC22809" w:rsidR="00665999" w:rsidRDefault="00665999">
      <w:pPr>
        <w:pStyle w:val="Kommentarer"/>
      </w:pPr>
      <w:r>
        <w:rPr>
          <w:rStyle w:val="Kommentarsreferens"/>
        </w:rPr>
        <w:annotationRef/>
      </w:r>
      <w:proofErr w:type="gramStart"/>
      <w:r>
        <w:t>would</w:t>
      </w:r>
      <w:proofErr w:type="gramEnd"/>
      <w:r>
        <w:t xml:space="preserve"> be nice to add for clarity</w:t>
      </w:r>
    </w:p>
  </w:comment>
  <w:comment w:id="145" w:author="Anna Gårdmark" w:date="2021-06-03T11:29:00Z" w:initials="AG">
    <w:p w14:paraId="1022688E" w14:textId="19C0682E" w:rsidR="00C715EE" w:rsidRDefault="00C715EE">
      <w:pPr>
        <w:pStyle w:val="Kommentarer"/>
      </w:pPr>
      <w:r>
        <w:rPr>
          <w:rStyle w:val="Kommentarsreferens"/>
        </w:rPr>
        <w:annotationRef/>
      </w:r>
      <w:r>
        <w:t>I assume?</w:t>
      </w:r>
    </w:p>
  </w:comment>
  <w:comment w:id="148" w:author="Anna Gårdmark" w:date="2021-06-03T11:44:00Z" w:initials="AG">
    <w:p w14:paraId="75360658" w14:textId="4AD217C3" w:rsidR="00F60EE8" w:rsidRDefault="00F60EE8">
      <w:pPr>
        <w:pStyle w:val="Kommentarer"/>
      </w:pPr>
      <w:r>
        <w:rPr>
          <w:rStyle w:val="Kommentarsreferens"/>
        </w:rPr>
        <w:annotationRef/>
      </w:r>
      <w:proofErr w:type="gramStart"/>
      <w:r>
        <w:t>just</w:t>
      </w:r>
      <w:proofErr w:type="gramEnd"/>
      <w:r>
        <w:t xml:space="preserve"> to clarify if you are referring to Morita et al or your results</w:t>
      </w:r>
    </w:p>
  </w:comment>
  <w:comment w:id="157" w:author="Anna Gårdmark" w:date="2021-06-03T11:59:00Z" w:initials="AG">
    <w:p w14:paraId="73645A96" w14:textId="77777777" w:rsidR="002F6454" w:rsidRDefault="002F6454">
      <w:pPr>
        <w:pStyle w:val="Kommentarer"/>
      </w:pPr>
      <w:r>
        <w:rPr>
          <w:rStyle w:val="Kommentarsreferens"/>
        </w:rPr>
        <w:annotationRef/>
      </w:r>
      <w:proofErr w:type="gramStart"/>
      <w:r>
        <w:t>shouldn’t</w:t>
      </w:r>
      <w:proofErr w:type="gramEnd"/>
      <w:r>
        <w:t xml:space="preserve"> this read ‘consumption’? </w:t>
      </w:r>
    </w:p>
    <w:p w14:paraId="3409763C" w14:textId="47967DC9" w:rsidR="002F6454" w:rsidRDefault="002F6454">
      <w:pPr>
        <w:pStyle w:val="Kommentarer"/>
      </w:pPr>
      <w:r>
        <w:t>(</w:t>
      </w:r>
      <w:proofErr w:type="gramStart"/>
      <w:r>
        <w:t>else</w:t>
      </w:r>
      <w:proofErr w:type="gramEnd"/>
      <w:r>
        <w:t xml:space="preserve"> the sentence reads “optimum temperature for net energy gain is ….because net gain is </w:t>
      </w:r>
      <w:proofErr w:type="spellStart"/>
      <w:r>
        <w:t>unimodally</w:t>
      </w:r>
      <w:proofErr w:type="spellEnd"/>
      <w:r>
        <w:t xml:space="preserve"> related to temperature”; kind of tautological)</w:t>
      </w:r>
    </w:p>
  </w:comment>
  <w:comment w:id="158" w:author="Anna Gårdmark" w:date="2021-06-03T12:08:00Z" w:initials="AG">
    <w:p w14:paraId="6DBCCEC6" w14:textId="7B28E54A" w:rsidR="002F6454" w:rsidRDefault="002F6454">
      <w:pPr>
        <w:pStyle w:val="Kommentarer"/>
      </w:pPr>
      <w:r>
        <w:rPr>
          <w:rStyle w:val="Kommentarsreferens"/>
        </w:rPr>
        <w:annotationRef/>
      </w:r>
      <w:proofErr w:type="gramStart"/>
      <w:r>
        <w:t>important</w:t>
      </w:r>
      <w:proofErr w:type="gramEnd"/>
      <w:r>
        <w:t xml:space="preserve"> comma </w:t>
      </w:r>
      <w:r>
        <w:sym w:font="Wingdings" w:char="F04A"/>
      </w:r>
      <w:r>
        <w:t xml:space="preserve"> (misunderstood the text upon first reading, that they grow in two approaches…)</w:t>
      </w:r>
    </w:p>
  </w:comment>
  <w:comment w:id="161" w:author="Anna Gårdmark" w:date="2021-06-03T12:09:00Z" w:initials="AG">
    <w:p w14:paraId="26A4E6E7" w14:textId="7E3F68C4" w:rsidR="003E0F3A" w:rsidRDefault="003E0F3A">
      <w:pPr>
        <w:pStyle w:val="Kommentarer"/>
      </w:pPr>
      <w:r>
        <w:rPr>
          <w:rStyle w:val="Kommentarsreferens"/>
        </w:rPr>
        <w:annotationRef/>
      </w:r>
      <w:proofErr w:type="gramStart"/>
      <w:r>
        <w:t>should</w:t>
      </w:r>
      <w:proofErr w:type="gramEnd"/>
      <w:r>
        <w:t xml:space="preserve"> we perhaps add that these are experimental data? </w:t>
      </w:r>
      <w:proofErr w:type="gramStart"/>
      <w:r>
        <w:t>would</w:t>
      </w:r>
      <w:proofErr w:type="gramEnd"/>
      <w:r>
        <w:t xml:space="preserve"> strengthen the case, I think. For example “</w:t>
      </w:r>
      <w:proofErr w:type="gramStart"/>
      <w:r>
        <w:t>..growth</w:t>
      </w:r>
      <w:proofErr w:type="gramEnd"/>
      <w:r>
        <w:t xml:space="preserve"> rate data of fish from temperature experiments.”</w:t>
      </w:r>
    </w:p>
  </w:comment>
  <w:comment w:id="163" w:author="Anna Gårdmark" w:date="2021-06-03T12:12:00Z" w:initials="AG">
    <w:p w14:paraId="77B51E15" w14:textId="4C8C29A5" w:rsidR="003E0F3A" w:rsidRDefault="003E0F3A">
      <w:pPr>
        <w:pStyle w:val="Kommentarer"/>
      </w:pPr>
      <w:r>
        <w:rPr>
          <w:rStyle w:val="Kommentarsreferens"/>
        </w:rPr>
        <w:annotationRef/>
      </w:r>
      <w:proofErr w:type="gramStart"/>
      <w:r>
        <w:t>would</w:t>
      </w:r>
      <w:proofErr w:type="gramEnd"/>
      <w:r>
        <w:t xml:space="preserve"> be nice to emphasize this one by making it italics I think</w:t>
      </w:r>
    </w:p>
  </w:comment>
  <w:comment w:id="187" w:author="Anna Gårdmark" w:date="2021-06-03T12:14:00Z" w:initials="AG">
    <w:p w14:paraId="1DC668F0" w14:textId="5140256F" w:rsidR="003E0F3A" w:rsidRDefault="003E0F3A">
      <w:pPr>
        <w:pStyle w:val="Kommentarer"/>
      </w:pPr>
      <w:r>
        <w:rPr>
          <w:rStyle w:val="Kommentarsreferens"/>
        </w:rPr>
        <w:annotationRef/>
      </w:r>
      <w:proofErr w:type="gramStart"/>
      <w:r>
        <w:t>to</w:t>
      </w:r>
      <w:proofErr w:type="gramEnd"/>
      <w:r>
        <w:t xml:space="preserve"> not be misread or misquoted, it would be good if this sentence ended something like “…warming within species below temperature optima.”</w:t>
      </w:r>
    </w:p>
  </w:comment>
  <w:comment w:id="188" w:author="Anna Gårdmark" w:date="2021-06-03T12:16:00Z" w:initials="AG">
    <w:p w14:paraId="02873D09" w14:textId="2442FBA9" w:rsidR="003E0F3A" w:rsidRDefault="003E0F3A">
      <w:pPr>
        <w:pStyle w:val="Kommentarer"/>
      </w:pPr>
      <w:r>
        <w:rPr>
          <w:rStyle w:val="Kommentarsreferens"/>
        </w:rPr>
        <w:annotationRef/>
      </w:r>
      <w:proofErr w:type="gramStart"/>
      <w:r>
        <w:t>we</w:t>
      </w:r>
      <w:proofErr w:type="gramEnd"/>
      <w:r>
        <w:t xml:space="preserve"> don’t highlight this in the results, do we? </w:t>
      </w:r>
      <w:proofErr w:type="gramStart"/>
      <w:r>
        <w:t>should</w:t>
      </w:r>
      <w:proofErr w:type="gramEnd"/>
      <w:r>
        <w:t xml:space="preserve"> we?</w:t>
      </w:r>
    </w:p>
  </w:comment>
  <w:comment w:id="189" w:author="Anna Gårdmark" w:date="2021-06-03T12:16:00Z" w:initials="AG">
    <w:p w14:paraId="163DBC59" w14:textId="081DEEDF" w:rsidR="003E0F3A" w:rsidRDefault="003E0F3A">
      <w:pPr>
        <w:pStyle w:val="Kommentarer"/>
      </w:pPr>
      <w:r>
        <w:rPr>
          <w:rStyle w:val="Kommentarsreferens"/>
        </w:rPr>
        <w:annotationRef/>
      </w:r>
      <w:proofErr w:type="gramStart"/>
      <w:r>
        <w:t>as</w:t>
      </w:r>
      <w:proofErr w:type="gramEnd"/>
      <w:r>
        <w:t xml:space="preserve"> you find non-linear thermal responses, this is the case (not “should”); else clarify in what context it “should” (reads as instructions)</w:t>
      </w:r>
    </w:p>
  </w:comment>
  <w:comment w:id="192" w:author="Anna Gårdmark" w:date="2021-06-03T12:26:00Z" w:initials="AG">
    <w:p w14:paraId="42E62BB7" w14:textId="56EABA86" w:rsidR="0003099F" w:rsidRDefault="0003099F">
      <w:pPr>
        <w:pStyle w:val="Kommentarer"/>
      </w:pPr>
      <w:r>
        <w:rPr>
          <w:rStyle w:val="Kommentarsreferens"/>
        </w:rPr>
        <w:annotationRef/>
      </w:r>
      <w:proofErr w:type="gramStart"/>
      <w:r>
        <w:t>perhaps</w:t>
      </w:r>
      <w:proofErr w:type="gramEnd"/>
      <w:r>
        <w:t xml:space="preserve"> like this to get the verb forms to fit the first half of the statement?</w:t>
      </w:r>
    </w:p>
  </w:comment>
  <w:comment w:id="199" w:author="Anna Gårdmark" w:date="2021-06-03T12:29:00Z" w:initials="AG">
    <w:p w14:paraId="1F108D0A" w14:textId="0CD6505F" w:rsidR="0003099F" w:rsidRDefault="0003099F">
      <w:pPr>
        <w:pStyle w:val="Kommentarer"/>
      </w:pPr>
      <w:r>
        <w:rPr>
          <w:rStyle w:val="Kommentarsreferens"/>
        </w:rPr>
        <w:annotationRef/>
      </w:r>
      <w:proofErr w:type="gramStart"/>
      <w:r>
        <w:rPr>
          <w:rStyle w:val="Kommentarsreferens"/>
        </w:rPr>
        <w:t>or</w:t>
      </w:r>
      <w:proofErr w:type="gramEnd"/>
      <w:r>
        <w:rPr>
          <w:rStyle w:val="Kommentarsreferens"/>
        </w:rPr>
        <w:t xml:space="preserve"> somewhere in this sentence include high temperature and/or warming</w:t>
      </w:r>
    </w:p>
  </w:comment>
  <w:comment w:id="202" w:author="Jan Ohlberger" w:date="2021-06-01T12:57:00Z" w:initials="Ca">
    <w:p w14:paraId="59636BD4" w14:textId="676C0CFD" w:rsidR="00917E07" w:rsidRDefault="00917E07">
      <w:pPr>
        <w:pStyle w:val="Kommentarer"/>
      </w:pPr>
      <w:r>
        <w:rPr>
          <w:rStyle w:val="Kommentarsreferens"/>
        </w:rPr>
        <w:annotationRef/>
      </w:r>
      <w:r>
        <w:t>Re-reading this now I realize that this is not clear and ‘”as it warms” sounds a bit awkward. How about this;</w:t>
      </w:r>
    </w:p>
    <w:p w14:paraId="0349D338" w14:textId="77777777" w:rsidR="00917E07" w:rsidRDefault="00917E07">
      <w:pPr>
        <w:pStyle w:val="Kommentarer"/>
      </w:pPr>
    </w:p>
    <w:p w14:paraId="2D4C7F05" w14:textId="3527FEC1" w:rsidR="00917E07" w:rsidRDefault="00917E07">
      <w:pPr>
        <w:pStyle w:val="Kommentarer"/>
      </w:pPr>
      <w:r>
        <w:t>“</w:t>
      </w:r>
      <w:r>
        <w:rPr>
          <w:rFonts w:eastAsiaTheme="minorEastAsia" w:cstheme="minorHAnsi"/>
        </w:rPr>
        <w:t>Hence, each population might have a unimodal relationship with temperature that differs from other populations of the same species</w:t>
      </w:r>
      <w:r>
        <w:t>”</w:t>
      </w:r>
    </w:p>
  </w:comment>
  <w:comment w:id="203" w:author="Anna Gårdmark" w:date="2021-06-03T12:31:00Z" w:initials="AG">
    <w:p w14:paraId="047BDA89" w14:textId="37F91077" w:rsidR="0003099F" w:rsidRDefault="0003099F">
      <w:pPr>
        <w:pStyle w:val="Kommentarer"/>
      </w:pPr>
      <w:r>
        <w:rPr>
          <w:rStyle w:val="Kommentarsreferens"/>
        </w:rPr>
        <w:annotationRef/>
      </w:r>
      <w:proofErr w:type="gramStart"/>
      <w:r>
        <w:t>agree</w:t>
      </w:r>
      <w:proofErr w:type="gramEnd"/>
      <w:r>
        <w:t>, and like Jan’s suggestion</w:t>
      </w:r>
    </w:p>
  </w:comment>
  <w:comment w:id="204" w:author="Jan Ohlberger" w:date="2021-06-01T13:00:00Z" w:initials="Ca">
    <w:p w14:paraId="5B364935" w14:textId="76BC00A7" w:rsidR="00917E07" w:rsidRDefault="00917E07">
      <w:pPr>
        <w:pStyle w:val="Kommentarer"/>
      </w:pPr>
      <w:r>
        <w:rPr>
          <w:rStyle w:val="Kommentarsreferens"/>
        </w:rPr>
        <w:annotationRef/>
      </w:r>
      <w:r>
        <w:t xml:space="preserve">Took out the break as it really fits into the previous paragraph </w:t>
      </w:r>
    </w:p>
  </w:comment>
  <w:comment w:id="205" w:author="Anna Gårdmark" w:date="2021-06-03T12:31:00Z" w:initials="AG">
    <w:p w14:paraId="40438920" w14:textId="5F7F2D93" w:rsidR="0003099F" w:rsidRDefault="0003099F">
      <w:pPr>
        <w:pStyle w:val="Kommentarer"/>
      </w:pPr>
      <w:proofErr w:type="gramStart"/>
      <w:r>
        <w:t>either</w:t>
      </w:r>
      <w:proofErr w:type="gramEnd"/>
      <w:r>
        <w:t xml:space="preserve"> way is </w:t>
      </w:r>
      <w:r>
        <w:rPr>
          <w:rStyle w:val="Kommentarsreferens"/>
        </w:rPr>
        <w:annotationRef/>
      </w:r>
      <w:r>
        <w:t xml:space="preserve">fine with me </w:t>
      </w:r>
    </w:p>
  </w:comment>
  <w:comment w:id="222" w:author="Anna Gårdmark" w:date="2021-06-04T18:34:00Z" w:initials="AG">
    <w:p w14:paraId="7180B6FB" w14:textId="213ACFC9" w:rsidR="00EE36BD" w:rsidRDefault="00EE36BD">
      <w:pPr>
        <w:pStyle w:val="Kommentarer"/>
      </w:pPr>
      <w:r>
        <w:rPr>
          <w:rStyle w:val="Kommentarsreferens"/>
        </w:rPr>
        <w:annotationRef/>
      </w:r>
      <w:proofErr w:type="gramStart"/>
      <w:r>
        <w:rPr>
          <w:rStyle w:val="Kommentarsreferens"/>
        </w:rPr>
        <w:t>add</w:t>
      </w:r>
      <w:proofErr w:type="gramEnd"/>
      <w:r>
        <w:rPr>
          <w:rStyle w:val="Kommentarsreferens"/>
        </w:rPr>
        <w:t xml:space="preserve"> something on their use (or non-use and then instead their usefulness) for predicting effects of warming also on fisheries yield? </w:t>
      </w:r>
      <w:proofErr w:type="gramStart"/>
      <w:r>
        <w:rPr>
          <w:rStyle w:val="Kommentarsreferens"/>
        </w:rPr>
        <w:t>or</w:t>
      </w:r>
      <w:proofErr w:type="gramEnd"/>
      <w:r>
        <w:rPr>
          <w:rStyle w:val="Kommentarsreferens"/>
        </w:rPr>
        <w:t xml:space="preserve"> at least highlight fish by adding something like “, also in fish.”</w:t>
      </w:r>
    </w:p>
  </w:comment>
  <w:comment w:id="226" w:author="Anna Gårdmark" w:date="2021-06-03T12:33:00Z" w:initials="AG">
    <w:p w14:paraId="0E5A9575" w14:textId="5435EAB9" w:rsidR="0003099F" w:rsidRDefault="0003099F">
      <w:pPr>
        <w:pStyle w:val="Kommentarer"/>
      </w:pPr>
      <w:r>
        <w:rPr>
          <w:rStyle w:val="Kommentarsreferens"/>
        </w:rPr>
        <w:annotationRef/>
      </w:r>
      <w:proofErr w:type="gramStart"/>
      <w:r>
        <w:rPr>
          <w:rStyle w:val="Kommentarsreferens"/>
        </w:rPr>
        <w:t>if</w:t>
      </w:r>
      <w:proofErr w:type="gramEnd"/>
      <w:r>
        <w:rPr>
          <w:rStyle w:val="Kommentarsreferens"/>
        </w:rPr>
        <w:t xml:space="preserve"> you’re going for Fish and Fisheries, you may want to add “of fish” here?</w:t>
      </w:r>
    </w:p>
  </w:comment>
  <w:comment w:id="228" w:author="Anna Gårdmark" w:date="2021-06-03T13:09:00Z" w:initials="AG">
    <w:p w14:paraId="20BBC558" w14:textId="10272504" w:rsidR="00295CA9" w:rsidRDefault="00295CA9">
      <w:pPr>
        <w:pStyle w:val="Kommentarer"/>
        <w:rPr>
          <w:rStyle w:val="Kommentarsreferens"/>
        </w:rPr>
      </w:pPr>
      <w:r>
        <w:rPr>
          <w:rStyle w:val="Kommentarsreferens"/>
        </w:rPr>
        <w:annotationRef/>
      </w:r>
      <w:proofErr w:type="gramStart"/>
      <w:r>
        <w:rPr>
          <w:rStyle w:val="Kommentarsreferens"/>
        </w:rPr>
        <w:t>since</w:t>
      </w:r>
      <w:proofErr w:type="gramEnd"/>
      <w:r>
        <w:rPr>
          <w:rStyle w:val="Kommentarsreferens"/>
        </w:rPr>
        <w:t xml:space="preserve"> you have two (“criteria”); else “criterion…reduces” if single</w:t>
      </w:r>
    </w:p>
    <w:p w14:paraId="7EB211EC" w14:textId="1A0946A6" w:rsidR="00295CA9" w:rsidRDefault="00295CA9">
      <w:pPr>
        <w:pStyle w:val="Kommentarer"/>
      </w:pPr>
      <w:proofErr w:type="gramStart"/>
      <w:r>
        <w:rPr>
          <w:rStyle w:val="Kommentarsreferens"/>
        </w:rPr>
        <w:t>actually</w:t>
      </w:r>
      <w:proofErr w:type="gramEnd"/>
      <w:r>
        <w:rPr>
          <w:rStyle w:val="Kommentarsreferens"/>
        </w:rPr>
        <w:t xml:space="preserve"> unclear to me if you here mean that you have two (two points for temperature; two points for mass) or one (need experiments that varied both size and temperature); especially since you in next sentence talk about “this criterion”</w:t>
      </w:r>
    </w:p>
  </w:comment>
  <w:comment w:id="231" w:author="Anna Gårdmark" w:date="2021-06-03T13:12:00Z" w:initials="AG">
    <w:p w14:paraId="1B13C291" w14:textId="2584F166" w:rsidR="00295CA9" w:rsidRDefault="00295CA9">
      <w:pPr>
        <w:pStyle w:val="Kommentarer"/>
      </w:pPr>
      <w:r>
        <w:rPr>
          <w:rStyle w:val="Kommentarsreferens"/>
        </w:rPr>
        <w:annotationRef/>
      </w:r>
      <w:proofErr w:type="gramStart"/>
      <w:r>
        <w:rPr>
          <w:rStyle w:val="Kommentarsreferens"/>
        </w:rPr>
        <w:t>or</w:t>
      </w:r>
      <w:proofErr w:type="gramEnd"/>
      <w:r>
        <w:rPr>
          <w:rStyle w:val="Kommentarsreferens"/>
        </w:rPr>
        <w:t xml:space="preserve"> specify ‘different from what’ (perhaps?)</w:t>
      </w:r>
    </w:p>
  </w:comment>
  <w:comment w:id="242" w:author="Anna Gårdmark" w:date="2021-06-03T13:18:00Z" w:initials="AG">
    <w:p w14:paraId="78E72843" w14:textId="0B28FB86" w:rsidR="00295CA9" w:rsidRDefault="00295CA9">
      <w:pPr>
        <w:pStyle w:val="Kommentarer"/>
      </w:pPr>
      <w:r>
        <w:rPr>
          <w:rStyle w:val="Kommentarsreferens"/>
        </w:rPr>
        <w:annotationRef/>
      </w:r>
      <w:r>
        <w:rPr>
          <w:rStyle w:val="Kommentarsreferens"/>
        </w:rPr>
        <w:t>I assume?</w:t>
      </w:r>
    </w:p>
  </w:comment>
  <w:comment w:id="243" w:author="Anna Gårdmark" w:date="2021-06-03T13:19:00Z" w:initials="AG">
    <w:p w14:paraId="6AB07249" w14:textId="1BED3A46" w:rsidR="00D90938" w:rsidRDefault="00D90938">
      <w:pPr>
        <w:pStyle w:val="Kommentarer"/>
      </w:pPr>
      <w:r>
        <w:rPr>
          <w:rStyle w:val="Kommentarsreferens"/>
        </w:rPr>
        <w:annotationRef/>
      </w:r>
      <w:proofErr w:type="gramStart"/>
      <w:r>
        <w:rPr>
          <w:rStyle w:val="Kommentarsreferens"/>
        </w:rPr>
        <w:t>you</w:t>
      </w:r>
      <w:proofErr w:type="gramEnd"/>
      <w:r>
        <w:rPr>
          <w:rStyle w:val="Kommentarsreferens"/>
        </w:rPr>
        <w:t xml:space="preserve"> are parameterizing it with your estimation, so better replace ‘parameterized’ here. It’s </w:t>
      </w:r>
      <w:proofErr w:type="spellStart"/>
      <w:r>
        <w:rPr>
          <w:rStyle w:val="Kommentarsreferens"/>
        </w:rPr>
        <w:t>Padfield’s</w:t>
      </w:r>
      <w:proofErr w:type="spellEnd"/>
      <w:r>
        <w:rPr>
          <w:rStyle w:val="Kommentarsreferens"/>
        </w:rPr>
        <w:t xml:space="preserve"> expression of the function that you’re after, isn’t it?</w:t>
      </w:r>
    </w:p>
  </w:comment>
  <w:comment w:id="270" w:author="Jan Ohlberger" w:date="2021-06-01T13:05:00Z" w:initials="Ca">
    <w:p w14:paraId="2E08A6AA" w14:textId="73528288" w:rsidR="00917E07" w:rsidRDefault="00917E07">
      <w:pPr>
        <w:pStyle w:val="Kommentarer"/>
      </w:pPr>
      <w:r>
        <w:rPr>
          <w:rStyle w:val="Kommentarsreferens"/>
        </w:rPr>
        <w:annotationRef/>
      </w:r>
      <w:r>
        <w:t>I know it is in response to a reviewer comment, but I’d take this out. We are not calculating Q10s nor are we mentioning it anywhere else. We would have to explain what it is if we keep it here…</w:t>
      </w:r>
    </w:p>
  </w:comment>
  <w:comment w:id="271" w:author="Anna Gårdmark" w:date="2021-06-03T13:21:00Z" w:initials="AG">
    <w:p w14:paraId="5585F64E" w14:textId="36C8853E" w:rsidR="00D90938" w:rsidRDefault="00D90938">
      <w:pPr>
        <w:pStyle w:val="Kommentarer"/>
      </w:pPr>
      <w:r>
        <w:rPr>
          <w:rStyle w:val="Kommentarsreferens"/>
        </w:rPr>
        <w:annotationRef/>
      </w:r>
      <w:r>
        <w:t>I (</w:t>
      </w:r>
      <w:proofErr w:type="gramStart"/>
      <w:r>
        <w:t xml:space="preserve">strongly </w:t>
      </w:r>
      <w:proofErr w:type="gramEnd"/>
      <w:r>
        <w:sym w:font="Wingdings" w:char="F04A"/>
      </w:r>
      <w:r>
        <w:t>) agree</w:t>
      </w:r>
    </w:p>
  </w:comment>
  <w:comment w:id="293" w:author="Anna Gårdmark" w:date="2021-06-03T13:25:00Z" w:initials="AG">
    <w:p w14:paraId="05CE6CB2" w14:textId="7B1F1585" w:rsidR="002D55A9" w:rsidRDefault="002D55A9">
      <w:pPr>
        <w:pStyle w:val="Kommentarer"/>
      </w:pPr>
      <w:r>
        <w:rPr>
          <w:rStyle w:val="Kommentarsreferens"/>
        </w:rPr>
        <w:annotationRef/>
      </w:r>
      <w:r>
        <w:t xml:space="preserve"> </w:t>
      </w:r>
      <w:proofErr w:type="gramStart"/>
      <w:r>
        <w:t>shouldn’t</w:t>
      </w:r>
      <w:proofErr w:type="gramEnd"/>
      <w:r>
        <w:t xml:space="preserve"> we add this?</w:t>
      </w:r>
    </w:p>
  </w:comment>
  <w:comment w:id="318" w:author="Jan Ohlberger" w:date="2021-06-01T13:09:00Z" w:initials="Ca">
    <w:p w14:paraId="784022CD" w14:textId="51B3FF18" w:rsidR="00917E07" w:rsidRDefault="00917E07">
      <w:pPr>
        <w:pStyle w:val="Kommentarer"/>
      </w:pPr>
      <w:r>
        <w:rPr>
          <w:rStyle w:val="Kommentarsreferens"/>
        </w:rPr>
        <w:annotationRef/>
      </w:r>
      <w:r>
        <w:t>‘</w:t>
      </w:r>
      <w:proofErr w:type="gramStart"/>
      <w:r>
        <w:t>they</w:t>
      </w:r>
      <w:proofErr w:type="gramEnd"/>
      <w:r>
        <w:t xml:space="preserve">’? </w:t>
      </w:r>
      <w:proofErr w:type="gramStart"/>
      <w:r>
        <w:t>or</w:t>
      </w:r>
      <w:proofErr w:type="gramEnd"/>
      <w:r>
        <w:t xml:space="preserve"> change to “The </w:t>
      </w:r>
      <w:proofErr w:type="spellStart"/>
      <w:r w:rsidRPr="00B37A74">
        <w:rPr>
          <w:rFonts w:eastAsiaTheme="minorEastAsia"/>
        </w:rPr>
        <w:t>Pütter</w:t>
      </w:r>
      <w:proofErr w:type="spellEnd"/>
      <w:r>
        <w:rPr>
          <w:rFonts w:eastAsiaTheme="minorEastAsia"/>
        </w:rPr>
        <w:t>-type model is…</w:t>
      </w:r>
      <w:r>
        <w:t xml:space="preserve">’ at the beginning of the sentence </w:t>
      </w:r>
    </w:p>
  </w:comment>
  <w:comment w:id="356" w:author="Anna Gårdmark" w:date="2021-06-03T13:27:00Z" w:initials="AG">
    <w:p w14:paraId="079EE63B" w14:textId="5D69D156" w:rsidR="002D55A9" w:rsidRDefault="002D55A9">
      <w:pPr>
        <w:pStyle w:val="Kommentarer"/>
      </w:pPr>
      <w:r>
        <w:rPr>
          <w:rStyle w:val="Kommentarsreferens"/>
        </w:rPr>
        <w:annotationRef/>
      </w:r>
      <w:proofErr w:type="gramStart"/>
      <w:r>
        <w:rPr>
          <w:rStyle w:val="Kommentarsreferens"/>
        </w:rPr>
        <w:t>shouldn’t</w:t>
      </w:r>
      <w:proofErr w:type="gramEnd"/>
      <w:r>
        <w:rPr>
          <w:rStyle w:val="Kommentarsreferens"/>
        </w:rPr>
        <w:t xml:space="preserve"> be red, should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994B8E" w15:done="0"/>
  <w15:commentEx w15:paraId="412A5668" w15:done="0"/>
  <w15:commentEx w15:paraId="3691AA86" w15:done="0"/>
  <w15:commentEx w15:paraId="28E9D1E9" w15:done="0"/>
  <w15:commentEx w15:paraId="190F1076" w15:done="0"/>
  <w15:commentEx w15:paraId="2C87C9C2" w15:done="0"/>
  <w15:commentEx w15:paraId="671E1B91" w15:paraIdParent="2C87C9C2" w15:done="0"/>
  <w15:commentEx w15:paraId="2EC2FC5A" w15:done="0"/>
  <w15:commentEx w15:paraId="51EA8CF6" w15:paraIdParent="2EC2FC5A" w15:done="0"/>
  <w15:commentEx w15:paraId="25E5E7A7" w15:done="0"/>
  <w15:commentEx w15:paraId="43BA1CEA" w15:done="0"/>
  <w15:commentEx w15:paraId="7F0AEEE6" w15:done="0"/>
  <w15:commentEx w15:paraId="1022688E" w15:done="0"/>
  <w15:commentEx w15:paraId="75360658" w15:done="0"/>
  <w15:commentEx w15:paraId="3409763C" w15:done="0"/>
  <w15:commentEx w15:paraId="6DBCCEC6" w15:done="0"/>
  <w15:commentEx w15:paraId="26A4E6E7" w15:done="0"/>
  <w15:commentEx w15:paraId="77B51E15" w15:done="0"/>
  <w15:commentEx w15:paraId="1DC668F0" w15:done="0"/>
  <w15:commentEx w15:paraId="02873D09" w15:done="0"/>
  <w15:commentEx w15:paraId="163DBC59" w15:done="0"/>
  <w15:commentEx w15:paraId="42E62BB7" w15:done="0"/>
  <w15:commentEx w15:paraId="1F108D0A" w15:done="0"/>
  <w15:commentEx w15:paraId="2D4C7F05" w15:done="0"/>
  <w15:commentEx w15:paraId="047BDA89" w15:paraIdParent="2D4C7F05" w15:done="0"/>
  <w15:commentEx w15:paraId="5B364935" w15:done="0"/>
  <w15:commentEx w15:paraId="40438920" w15:paraIdParent="5B364935" w15:done="0"/>
  <w15:commentEx w15:paraId="7180B6FB" w15:done="0"/>
  <w15:commentEx w15:paraId="0E5A9575" w15:done="0"/>
  <w15:commentEx w15:paraId="7EB211EC" w15:done="0"/>
  <w15:commentEx w15:paraId="1B13C291" w15:done="0"/>
  <w15:commentEx w15:paraId="78E72843" w15:done="0"/>
  <w15:commentEx w15:paraId="6AB07249" w15:done="0"/>
  <w15:commentEx w15:paraId="2E08A6AA" w15:done="0"/>
  <w15:commentEx w15:paraId="5585F64E" w15:paraIdParent="2E08A6AA" w15:done="0"/>
  <w15:commentEx w15:paraId="05CE6CB2" w15:done="0"/>
  <w15:commentEx w15:paraId="784022CD" w15:done="0"/>
  <w15:commentEx w15:paraId="079EE63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91AA86" w16cid:durableId="2460A1D7"/>
  <w16cid:commentId w16cid:paraId="28E9D1E9" w16cid:durableId="2460A3CE"/>
  <w16cid:commentId w16cid:paraId="2C87C9C2" w16cid:durableId="2460A6C4"/>
  <w16cid:commentId w16cid:paraId="2EC2FC5A" w16cid:durableId="2460A79A"/>
  <w16cid:commentId w16cid:paraId="2D4C7F05" w16cid:durableId="2460AD21"/>
  <w16cid:commentId w16cid:paraId="5B364935" w16cid:durableId="2460ADEF"/>
  <w16cid:commentId w16cid:paraId="2E08A6AA" w16cid:durableId="2460AF2F"/>
  <w16cid:commentId w16cid:paraId="784022CD" w16cid:durableId="2460B0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C73"/>
    <w:rsid w:val="00003702"/>
    <w:rsid w:val="00003EFD"/>
    <w:rsid w:val="00006DAE"/>
    <w:rsid w:val="00007AFC"/>
    <w:rsid w:val="00010403"/>
    <w:rsid w:val="00011BB4"/>
    <w:rsid w:val="00013201"/>
    <w:rsid w:val="00013A66"/>
    <w:rsid w:val="00014257"/>
    <w:rsid w:val="000143A5"/>
    <w:rsid w:val="000170E6"/>
    <w:rsid w:val="00017EF3"/>
    <w:rsid w:val="00021059"/>
    <w:rsid w:val="00022C2C"/>
    <w:rsid w:val="000234FF"/>
    <w:rsid w:val="000244B9"/>
    <w:rsid w:val="00024A14"/>
    <w:rsid w:val="0002590E"/>
    <w:rsid w:val="0003099F"/>
    <w:rsid w:val="0003225B"/>
    <w:rsid w:val="000374F9"/>
    <w:rsid w:val="00041C92"/>
    <w:rsid w:val="00043B98"/>
    <w:rsid w:val="00046DAB"/>
    <w:rsid w:val="00047051"/>
    <w:rsid w:val="00051A78"/>
    <w:rsid w:val="00053040"/>
    <w:rsid w:val="0005461C"/>
    <w:rsid w:val="00054D52"/>
    <w:rsid w:val="000604B9"/>
    <w:rsid w:val="00064812"/>
    <w:rsid w:val="000665E4"/>
    <w:rsid w:val="00070A8C"/>
    <w:rsid w:val="00072780"/>
    <w:rsid w:val="00072BDC"/>
    <w:rsid w:val="00072D45"/>
    <w:rsid w:val="00073015"/>
    <w:rsid w:val="00073478"/>
    <w:rsid w:val="0007598E"/>
    <w:rsid w:val="0008045F"/>
    <w:rsid w:val="000807D1"/>
    <w:rsid w:val="000809C9"/>
    <w:rsid w:val="00080A49"/>
    <w:rsid w:val="000816B8"/>
    <w:rsid w:val="00081C39"/>
    <w:rsid w:val="00082E9F"/>
    <w:rsid w:val="00087402"/>
    <w:rsid w:val="00094ECF"/>
    <w:rsid w:val="00095A1A"/>
    <w:rsid w:val="000974B4"/>
    <w:rsid w:val="00097AEB"/>
    <w:rsid w:val="00097BA2"/>
    <w:rsid w:val="000A0770"/>
    <w:rsid w:val="000A0F12"/>
    <w:rsid w:val="000A240F"/>
    <w:rsid w:val="000A587E"/>
    <w:rsid w:val="000A663B"/>
    <w:rsid w:val="000B1834"/>
    <w:rsid w:val="000B33B0"/>
    <w:rsid w:val="000B5966"/>
    <w:rsid w:val="000C0091"/>
    <w:rsid w:val="000C0ECF"/>
    <w:rsid w:val="000C2457"/>
    <w:rsid w:val="000C4326"/>
    <w:rsid w:val="000D0180"/>
    <w:rsid w:val="000D147D"/>
    <w:rsid w:val="000D586C"/>
    <w:rsid w:val="000D652F"/>
    <w:rsid w:val="000E0BCA"/>
    <w:rsid w:val="000E3764"/>
    <w:rsid w:val="000E3C63"/>
    <w:rsid w:val="000F34A3"/>
    <w:rsid w:val="000F4D7D"/>
    <w:rsid w:val="000F72D2"/>
    <w:rsid w:val="000F7520"/>
    <w:rsid w:val="000F76CB"/>
    <w:rsid w:val="001011F8"/>
    <w:rsid w:val="0010555E"/>
    <w:rsid w:val="00107F38"/>
    <w:rsid w:val="00110082"/>
    <w:rsid w:val="001114C8"/>
    <w:rsid w:val="0011268E"/>
    <w:rsid w:val="0011430D"/>
    <w:rsid w:val="00116C61"/>
    <w:rsid w:val="00117DCF"/>
    <w:rsid w:val="00117EF0"/>
    <w:rsid w:val="00120041"/>
    <w:rsid w:val="00123D21"/>
    <w:rsid w:val="00133893"/>
    <w:rsid w:val="0013421A"/>
    <w:rsid w:val="0013712F"/>
    <w:rsid w:val="00137CC0"/>
    <w:rsid w:val="00137DAF"/>
    <w:rsid w:val="001411AA"/>
    <w:rsid w:val="001420C5"/>
    <w:rsid w:val="0014354F"/>
    <w:rsid w:val="00143614"/>
    <w:rsid w:val="00143DBC"/>
    <w:rsid w:val="001445B4"/>
    <w:rsid w:val="00145552"/>
    <w:rsid w:val="00150144"/>
    <w:rsid w:val="00153359"/>
    <w:rsid w:val="00154D1C"/>
    <w:rsid w:val="00155657"/>
    <w:rsid w:val="0015760E"/>
    <w:rsid w:val="00160693"/>
    <w:rsid w:val="00161005"/>
    <w:rsid w:val="00161213"/>
    <w:rsid w:val="001638BB"/>
    <w:rsid w:val="00167D11"/>
    <w:rsid w:val="00173764"/>
    <w:rsid w:val="001764F8"/>
    <w:rsid w:val="00176EF6"/>
    <w:rsid w:val="00177E68"/>
    <w:rsid w:val="00181EDF"/>
    <w:rsid w:val="00184FB8"/>
    <w:rsid w:val="00192E60"/>
    <w:rsid w:val="00196794"/>
    <w:rsid w:val="001A3841"/>
    <w:rsid w:val="001A504D"/>
    <w:rsid w:val="001A57BB"/>
    <w:rsid w:val="001A6AE8"/>
    <w:rsid w:val="001A6FB9"/>
    <w:rsid w:val="001B1155"/>
    <w:rsid w:val="001B3828"/>
    <w:rsid w:val="001B7424"/>
    <w:rsid w:val="001C3256"/>
    <w:rsid w:val="001C38B5"/>
    <w:rsid w:val="001C5C9D"/>
    <w:rsid w:val="001D3DED"/>
    <w:rsid w:val="001E1679"/>
    <w:rsid w:val="001E52CE"/>
    <w:rsid w:val="001E64B3"/>
    <w:rsid w:val="001F07D2"/>
    <w:rsid w:val="001F5D6B"/>
    <w:rsid w:val="001F7190"/>
    <w:rsid w:val="001F78D9"/>
    <w:rsid w:val="00203ED8"/>
    <w:rsid w:val="0020738F"/>
    <w:rsid w:val="00210780"/>
    <w:rsid w:val="00212826"/>
    <w:rsid w:val="00212A6A"/>
    <w:rsid w:val="0021415C"/>
    <w:rsid w:val="002160AF"/>
    <w:rsid w:val="00221898"/>
    <w:rsid w:val="00221B6B"/>
    <w:rsid w:val="00224B99"/>
    <w:rsid w:val="00224D46"/>
    <w:rsid w:val="00225EAB"/>
    <w:rsid w:val="002307A3"/>
    <w:rsid w:val="00231794"/>
    <w:rsid w:val="002347CF"/>
    <w:rsid w:val="00236745"/>
    <w:rsid w:val="00242AF4"/>
    <w:rsid w:val="00243567"/>
    <w:rsid w:val="002437CA"/>
    <w:rsid w:val="00243D8D"/>
    <w:rsid w:val="00244752"/>
    <w:rsid w:val="00247036"/>
    <w:rsid w:val="0024752B"/>
    <w:rsid w:val="00247A4F"/>
    <w:rsid w:val="00247EA9"/>
    <w:rsid w:val="00250086"/>
    <w:rsid w:val="00250D5D"/>
    <w:rsid w:val="00250DFD"/>
    <w:rsid w:val="00251A4B"/>
    <w:rsid w:val="002530AC"/>
    <w:rsid w:val="00253306"/>
    <w:rsid w:val="002566F8"/>
    <w:rsid w:val="00256D79"/>
    <w:rsid w:val="00256DEC"/>
    <w:rsid w:val="002576D0"/>
    <w:rsid w:val="00260680"/>
    <w:rsid w:val="00260B33"/>
    <w:rsid w:val="0027168D"/>
    <w:rsid w:val="002742EB"/>
    <w:rsid w:val="002750F6"/>
    <w:rsid w:val="00276A4C"/>
    <w:rsid w:val="00276E52"/>
    <w:rsid w:val="00277715"/>
    <w:rsid w:val="00277B85"/>
    <w:rsid w:val="00281464"/>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6F11"/>
    <w:rsid w:val="002B709E"/>
    <w:rsid w:val="002C2944"/>
    <w:rsid w:val="002C6C08"/>
    <w:rsid w:val="002D0A5D"/>
    <w:rsid w:val="002D2548"/>
    <w:rsid w:val="002D4880"/>
    <w:rsid w:val="002D55A9"/>
    <w:rsid w:val="002D73FB"/>
    <w:rsid w:val="002E1DA7"/>
    <w:rsid w:val="002E3AB1"/>
    <w:rsid w:val="002E3D59"/>
    <w:rsid w:val="002E5E42"/>
    <w:rsid w:val="002F114A"/>
    <w:rsid w:val="002F1CF6"/>
    <w:rsid w:val="002F1D23"/>
    <w:rsid w:val="002F31AB"/>
    <w:rsid w:val="002F551C"/>
    <w:rsid w:val="002F6454"/>
    <w:rsid w:val="002F6848"/>
    <w:rsid w:val="002F72C3"/>
    <w:rsid w:val="00302DF0"/>
    <w:rsid w:val="0030360E"/>
    <w:rsid w:val="00304ED1"/>
    <w:rsid w:val="00307087"/>
    <w:rsid w:val="00310E1F"/>
    <w:rsid w:val="00313000"/>
    <w:rsid w:val="00313188"/>
    <w:rsid w:val="00313FBC"/>
    <w:rsid w:val="003151B5"/>
    <w:rsid w:val="003163B5"/>
    <w:rsid w:val="0032004D"/>
    <w:rsid w:val="00320761"/>
    <w:rsid w:val="003247CB"/>
    <w:rsid w:val="00324E66"/>
    <w:rsid w:val="003254FF"/>
    <w:rsid w:val="003274BB"/>
    <w:rsid w:val="003309A1"/>
    <w:rsid w:val="00331836"/>
    <w:rsid w:val="003344FC"/>
    <w:rsid w:val="00337CFB"/>
    <w:rsid w:val="00341D90"/>
    <w:rsid w:val="003434CF"/>
    <w:rsid w:val="00345497"/>
    <w:rsid w:val="003473C7"/>
    <w:rsid w:val="003507A7"/>
    <w:rsid w:val="00351A60"/>
    <w:rsid w:val="00353F57"/>
    <w:rsid w:val="00354084"/>
    <w:rsid w:val="0035458F"/>
    <w:rsid w:val="00356004"/>
    <w:rsid w:val="00360E73"/>
    <w:rsid w:val="003623A2"/>
    <w:rsid w:val="0036344F"/>
    <w:rsid w:val="00363F2F"/>
    <w:rsid w:val="00366C06"/>
    <w:rsid w:val="0037081F"/>
    <w:rsid w:val="00370B3B"/>
    <w:rsid w:val="003722B4"/>
    <w:rsid w:val="00372D1D"/>
    <w:rsid w:val="00375AD6"/>
    <w:rsid w:val="00380168"/>
    <w:rsid w:val="0038045D"/>
    <w:rsid w:val="0038100B"/>
    <w:rsid w:val="00381119"/>
    <w:rsid w:val="00382649"/>
    <w:rsid w:val="00384F48"/>
    <w:rsid w:val="00387119"/>
    <w:rsid w:val="003938B8"/>
    <w:rsid w:val="003972F7"/>
    <w:rsid w:val="003A0ACE"/>
    <w:rsid w:val="003A2181"/>
    <w:rsid w:val="003A3A36"/>
    <w:rsid w:val="003A4874"/>
    <w:rsid w:val="003B0677"/>
    <w:rsid w:val="003B0C42"/>
    <w:rsid w:val="003B0DE8"/>
    <w:rsid w:val="003B1285"/>
    <w:rsid w:val="003B3061"/>
    <w:rsid w:val="003B49CA"/>
    <w:rsid w:val="003B6F0E"/>
    <w:rsid w:val="003B734B"/>
    <w:rsid w:val="003C156E"/>
    <w:rsid w:val="003C1FF6"/>
    <w:rsid w:val="003C25A8"/>
    <w:rsid w:val="003C6574"/>
    <w:rsid w:val="003D00C2"/>
    <w:rsid w:val="003D1255"/>
    <w:rsid w:val="003D3BD0"/>
    <w:rsid w:val="003D602F"/>
    <w:rsid w:val="003D6D6E"/>
    <w:rsid w:val="003E0F3A"/>
    <w:rsid w:val="003E2DCD"/>
    <w:rsid w:val="003E507E"/>
    <w:rsid w:val="003E61FF"/>
    <w:rsid w:val="003E7598"/>
    <w:rsid w:val="003F1038"/>
    <w:rsid w:val="003F19AC"/>
    <w:rsid w:val="003F3062"/>
    <w:rsid w:val="00402888"/>
    <w:rsid w:val="00404A42"/>
    <w:rsid w:val="00405720"/>
    <w:rsid w:val="00405C2D"/>
    <w:rsid w:val="0040614D"/>
    <w:rsid w:val="00406E37"/>
    <w:rsid w:val="004072D3"/>
    <w:rsid w:val="00412561"/>
    <w:rsid w:val="00412AB1"/>
    <w:rsid w:val="004133CA"/>
    <w:rsid w:val="00416D62"/>
    <w:rsid w:val="00422612"/>
    <w:rsid w:val="0042376B"/>
    <w:rsid w:val="00423844"/>
    <w:rsid w:val="0042425D"/>
    <w:rsid w:val="00424F15"/>
    <w:rsid w:val="004335E2"/>
    <w:rsid w:val="004418AB"/>
    <w:rsid w:val="0044255C"/>
    <w:rsid w:val="004504E8"/>
    <w:rsid w:val="00450687"/>
    <w:rsid w:val="00450D9C"/>
    <w:rsid w:val="004516C8"/>
    <w:rsid w:val="00456818"/>
    <w:rsid w:val="00457C23"/>
    <w:rsid w:val="00460EC4"/>
    <w:rsid w:val="00462D34"/>
    <w:rsid w:val="004675EE"/>
    <w:rsid w:val="00476227"/>
    <w:rsid w:val="00476435"/>
    <w:rsid w:val="00476EDB"/>
    <w:rsid w:val="004779E3"/>
    <w:rsid w:val="00480900"/>
    <w:rsid w:val="00480CDE"/>
    <w:rsid w:val="004817D7"/>
    <w:rsid w:val="004829C5"/>
    <w:rsid w:val="00483A95"/>
    <w:rsid w:val="00483ACA"/>
    <w:rsid w:val="00483CB0"/>
    <w:rsid w:val="00485B90"/>
    <w:rsid w:val="00486CB0"/>
    <w:rsid w:val="00490D6F"/>
    <w:rsid w:val="00492121"/>
    <w:rsid w:val="004927E8"/>
    <w:rsid w:val="0049362F"/>
    <w:rsid w:val="00497873"/>
    <w:rsid w:val="00497BA9"/>
    <w:rsid w:val="004A4B92"/>
    <w:rsid w:val="004A545D"/>
    <w:rsid w:val="004B082C"/>
    <w:rsid w:val="004B3EA3"/>
    <w:rsid w:val="004B6A67"/>
    <w:rsid w:val="004B6DDA"/>
    <w:rsid w:val="004C0884"/>
    <w:rsid w:val="004C09FF"/>
    <w:rsid w:val="004C18B6"/>
    <w:rsid w:val="004C3EE4"/>
    <w:rsid w:val="004C572A"/>
    <w:rsid w:val="004C6CC8"/>
    <w:rsid w:val="004C76B9"/>
    <w:rsid w:val="004C7AAF"/>
    <w:rsid w:val="004D01C5"/>
    <w:rsid w:val="004D1503"/>
    <w:rsid w:val="004D30F8"/>
    <w:rsid w:val="004D6538"/>
    <w:rsid w:val="004E541D"/>
    <w:rsid w:val="004E7B1E"/>
    <w:rsid w:val="004F4D94"/>
    <w:rsid w:val="004F6586"/>
    <w:rsid w:val="00500228"/>
    <w:rsid w:val="0050358D"/>
    <w:rsid w:val="00511C3E"/>
    <w:rsid w:val="00512A6F"/>
    <w:rsid w:val="0051622C"/>
    <w:rsid w:val="0051622E"/>
    <w:rsid w:val="005168F5"/>
    <w:rsid w:val="00526FE7"/>
    <w:rsid w:val="00527513"/>
    <w:rsid w:val="00536996"/>
    <w:rsid w:val="0054561B"/>
    <w:rsid w:val="00547D0B"/>
    <w:rsid w:val="0055075B"/>
    <w:rsid w:val="0055485E"/>
    <w:rsid w:val="0055730C"/>
    <w:rsid w:val="00562332"/>
    <w:rsid w:val="00562866"/>
    <w:rsid w:val="00562ADD"/>
    <w:rsid w:val="00565354"/>
    <w:rsid w:val="00574A41"/>
    <w:rsid w:val="005760B0"/>
    <w:rsid w:val="00577BB9"/>
    <w:rsid w:val="00585FEA"/>
    <w:rsid w:val="005911F4"/>
    <w:rsid w:val="00591F39"/>
    <w:rsid w:val="0059487E"/>
    <w:rsid w:val="00596F2F"/>
    <w:rsid w:val="005A0A57"/>
    <w:rsid w:val="005A19D3"/>
    <w:rsid w:val="005A295A"/>
    <w:rsid w:val="005A2D1B"/>
    <w:rsid w:val="005A3367"/>
    <w:rsid w:val="005A5AE2"/>
    <w:rsid w:val="005A6A4A"/>
    <w:rsid w:val="005A7A22"/>
    <w:rsid w:val="005B1533"/>
    <w:rsid w:val="005B29F8"/>
    <w:rsid w:val="005B33C9"/>
    <w:rsid w:val="005B4DAB"/>
    <w:rsid w:val="005B4E3C"/>
    <w:rsid w:val="005B4E67"/>
    <w:rsid w:val="005B7D68"/>
    <w:rsid w:val="005C185C"/>
    <w:rsid w:val="005C3C5E"/>
    <w:rsid w:val="005C3DAE"/>
    <w:rsid w:val="005C5FF9"/>
    <w:rsid w:val="005D217E"/>
    <w:rsid w:val="005D25C1"/>
    <w:rsid w:val="005D2BA3"/>
    <w:rsid w:val="005D5BE2"/>
    <w:rsid w:val="005E506D"/>
    <w:rsid w:val="005E6E5B"/>
    <w:rsid w:val="005E7364"/>
    <w:rsid w:val="005F0192"/>
    <w:rsid w:val="005F0A5B"/>
    <w:rsid w:val="005F286B"/>
    <w:rsid w:val="005F340D"/>
    <w:rsid w:val="005F357E"/>
    <w:rsid w:val="005F73F0"/>
    <w:rsid w:val="005F74EB"/>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61EF"/>
    <w:rsid w:val="006404FA"/>
    <w:rsid w:val="006423F8"/>
    <w:rsid w:val="0064248C"/>
    <w:rsid w:val="00643FF9"/>
    <w:rsid w:val="00644BEA"/>
    <w:rsid w:val="00645236"/>
    <w:rsid w:val="00645F5D"/>
    <w:rsid w:val="00647798"/>
    <w:rsid w:val="00651E5A"/>
    <w:rsid w:val="00652262"/>
    <w:rsid w:val="00652574"/>
    <w:rsid w:val="0065723A"/>
    <w:rsid w:val="00657603"/>
    <w:rsid w:val="00664D3A"/>
    <w:rsid w:val="00665999"/>
    <w:rsid w:val="00666C40"/>
    <w:rsid w:val="00671B68"/>
    <w:rsid w:val="00672190"/>
    <w:rsid w:val="00672CB5"/>
    <w:rsid w:val="006731EE"/>
    <w:rsid w:val="00673B26"/>
    <w:rsid w:val="0067695E"/>
    <w:rsid w:val="00680522"/>
    <w:rsid w:val="006852B0"/>
    <w:rsid w:val="00691A94"/>
    <w:rsid w:val="006929EB"/>
    <w:rsid w:val="006942EF"/>
    <w:rsid w:val="006967B2"/>
    <w:rsid w:val="0069740A"/>
    <w:rsid w:val="006A038E"/>
    <w:rsid w:val="006A4D74"/>
    <w:rsid w:val="006A5A37"/>
    <w:rsid w:val="006A6704"/>
    <w:rsid w:val="006A739F"/>
    <w:rsid w:val="006B2A62"/>
    <w:rsid w:val="006B2DED"/>
    <w:rsid w:val="006B4F16"/>
    <w:rsid w:val="006C0838"/>
    <w:rsid w:val="006C0BE2"/>
    <w:rsid w:val="006C0F46"/>
    <w:rsid w:val="006C3648"/>
    <w:rsid w:val="006C51E0"/>
    <w:rsid w:val="006C5421"/>
    <w:rsid w:val="006C54BC"/>
    <w:rsid w:val="006C746F"/>
    <w:rsid w:val="006C7B7B"/>
    <w:rsid w:val="006D2D42"/>
    <w:rsid w:val="006D6D1A"/>
    <w:rsid w:val="006E052C"/>
    <w:rsid w:val="006E59D2"/>
    <w:rsid w:val="006F0BB6"/>
    <w:rsid w:val="006F298D"/>
    <w:rsid w:val="007007A8"/>
    <w:rsid w:val="007017D0"/>
    <w:rsid w:val="007036ED"/>
    <w:rsid w:val="007048D2"/>
    <w:rsid w:val="00705D1B"/>
    <w:rsid w:val="00707143"/>
    <w:rsid w:val="00716258"/>
    <w:rsid w:val="007162BB"/>
    <w:rsid w:val="007201EE"/>
    <w:rsid w:val="00722866"/>
    <w:rsid w:val="007244DD"/>
    <w:rsid w:val="007259BB"/>
    <w:rsid w:val="0072672C"/>
    <w:rsid w:val="00727040"/>
    <w:rsid w:val="00734F96"/>
    <w:rsid w:val="00735606"/>
    <w:rsid w:val="007360E3"/>
    <w:rsid w:val="0073728E"/>
    <w:rsid w:val="00740B0A"/>
    <w:rsid w:val="00742327"/>
    <w:rsid w:val="00745755"/>
    <w:rsid w:val="00755B32"/>
    <w:rsid w:val="00764BFB"/>
    <w:rsid w:val="0076691D"/>
    <w:rsid w:val="007708F2"/>
    <w:rsid w:val="0077235F"/>
    <w:rsid w:val="0077501C"/>
    <w:rsid w:val="007766B6"/>
    <w:rsid w:val="00777BFB"/>
    <w:rsid w:val="00780D40"/>
    <w:rsid w:val="00781203"/>
    <w:rsid w:val="00781DF9"/>
    <w:rsid w:val="007834FE"/>
    <w:rsid w:val="00784F43"/>
    <w:rsid w:val="00785C67"/>
    <w:rsid w:val="00787B6E"/>
    <w:rsid w:val="007900F4"/>
    <w:rsid w:val="00790147"/>
    <w:rsid w:val="00791299"/>
    <w:rsid w:val="00791EE7"/>
    <w:rsid w:val="007937F2"/>
    <w:rsid w:val="00794EC7"/>
    <w:rsid w:val="007956F7"/>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782E"/>
    <w:rsid w:val="007E11A6"/>
    <w:rsid w:val="007E2FF8"/>
    <w:rsid w:val="007E5424"/>
    <w:rsid w:val="007E5550"/>
    <w:rsid w:val="007E6C00"/>
    <w:rsid w:val="007E7070"/>
    <w:rsid w:val="007F086B"/>
    <w:rsid w:val="007F1124"/>
    <w:rsid w:val="007F1AD1"/>
    <w:rsid w:val="007F2B11"/>
    <w:rsid w:val="007F33FF"/>
    <w:rsid w:val="007F398C"/>
    <w:rsid w:val="007F49D0"/>
    <w:rsid w:val="007F4B1E"/>
    <w:rsid w:val="007F7CDF"/>
    <w:rsid w:val="00801AAE"/>
    <w:rsid w:val="00803DAE"/>
    <w:rsid w:val="00807CFC"/>
    <w:rsid w:val="00811612"/>
    <w:rsid w:val="008120BF"/>
    <w:rsid w:val="008125C0"/>
    <w:rsid w:val="008130C8"/>
    <w:rsid w:val="008137CA"/>
    <w:rsid w:val="00816190"/>
    <w:rsid w:val="00816F45"/>
    <w:rsid w:val="008178B9"/>
    <w:rsid w:val="008201EB"/>
    <w:rsid w:val="008205A1"/>
    <w:rsid w:val="00820AA0"/>
    <w:rsid w:val="0082291B"/>
    <w:rsid w:val="00825C8E"/>
    <w:rsid w:val="00826C8D"/>
    <w:rsid w:val="00830111"/>
    <w:rsid w:val="00831B51"/>
    <w:rsid w:val="00835549"/>
    <w:rsid w:val="0083664F"/>
    <w:rsid w:val="00840504"/>
    <w:rsid w:val="00840C83"/>
    <w:rsid w:val="00840FE2"/>
    <w:rsid w:val="008411DC"/>
    <w:rsid w:val="008421BD"/>
    <w:rsid w:val="00842C37"/>
    <w:rsid w:val="00844361"/>
    <w:rsid w:val="0084713E"/>
    <w:rsid w:val="00852EFA"/>
    <w:rsid w:val="00855ADA"/>
    <w:rsid w:val="0085720E"/>
    <w:rsid w:val="0085798E"/>
    <w:rsid w:val="00857D83"/>
    <w:rsid w:val="0086796C"/>
    <w:rsid w:val="0088333C"/>
    <w:rsid w:val="00890297"/>
    <w:rsid w:val="008902B5"/>
    <w:rsid w:val="00892181"/>
    <w:rsid w:val="0089279E"/>
    <w:rsid w:val="00892CCA"/>
    <w:rsid w:val="00892D80"/>
    <w:rsid w:val="008936B1"/>
    <w:rsid w:val="008938BC"/>
    <w:rsid w:val="00894883"/>
    <w:rsid w:val="00895761"/>
    <w:rsid w:val="008A1468"/>
    <w:rsid w:val="008A2631"/>
    <w:rsid w:val="008A641A"/>
    <w:rsid w:val="008A6B8B"/>
    <w:rsid w:val="008A78D7"/>
    <w:rsid w:val="008B356E"/>
    <w:rsid w:val="008B37D5"/>
    <w:rsid w:val="008B3A72"/>
    <w:rsid w:val="008B6429"/>
    <w:rsid w:val="008B74DA"/>
    <w:rsid w:val="008C18CB"/>
    <w:rsid w:val="008C2690"/>
    <w:rsid w:val="008C350D"/>
    <w:rsid w:val="008C4260"/>
    <w:rsid w:val="008C44F4"/>
    <w:rsid w:val="008C5E30"/>
    <w:rsid w:val="008C76CD"/>
    <w:rsid w:val="008D3A04"/>
    <w:rsid w:val="008D57D4"/>
    <w:rsid w:val="008D5AB0"/>
    <w:rsid w:val="008E15A8"/>
    <w:rsid w:val="008E5DC0"/>
    <w:rsid w:val="008E70A1"/>
    <w:rsid w:val="008E7F4A"/>
    <w:rsid w:val="008F0699"/>
    <w:rsid w:val="008F5658"/>
    <w:rsid w:val="008F6C85"/>
    <w:rsid w:val="008F7208"/>
    <w:rsid w:val="008F79D2"/>
    <w:rsid w:val="009009FB"/>
    <w:rsid w:val="00901F7B"/>
    <w:rsid w:val="00901FA1"/>
    <w:rsid w:val="00905AAE"/>
    <w:rsid w:val="009114CE"/>
    <w:rsid w:val="009116ED"/>
    <w:rsid w:val="009148B1"/>
    <w:rsid w:val="00916D4B"/>
    <w:rsid w:val="00917A1D"/>
    <w:rsid w:val="00917E07"/>
    <w:rsid w:val="00920139"/>
    <w:rsid w:val="0093381D"/>
    <w:rsid w:val="00934B2A"/>
    <w:rsid w:val="00936219"/>
    <w:rsid w:val="00940308"/>
    <w:rsid w:val="00940EBA"/>
    <w:rsid w:val="009415AD"/>
    <w:rsid w:val="00946795"/>
    <w:rsid w:val="0094684E"/>
    <w:rsid w:val="00951292"/>
    <w:rsid w:val="00952A9A"/>
    <w:rsid w:val="00953A44"/>
    <w:rsid w:val="00953E31"/>
    <w:rsid w:val="0095600F"/>
    <w:rsid w:val="00957FF3"/>
    <w:rsid w:val="0096012F"/>
    <w:rsid w:val="0096388F"/>
    <w:rsid w:val="00966E02"/>
    <w:rsid w:val="00967C61"/>
    <w:rsid w:val="00970D64"/>
    <w:rsid w:val="0097150B"/>
    <w:rsid w:val="009718AA"/>
    <w:rsid w:val="00974585"/>
    <w:rsid w:val="00974780"/>
    <w:rsid w:val="009754AD"/>
    <w:rsid w:val="00975D5B"/>
    <w:rsid w:val="009760EF"/>
    <w:rsid w:val="0098540F"/>
    <w:rsid w:val="00985927"/>
    <w:rsid w:val="00992DF4"/>
    <w:rsid w:val="00993378"/>
    <w:rsid w:val="00993DEF"/>
    <w:rsid w:val="00995ADF"/>
    <w:rsid w:val="009961D8"/>
    <w:rsid w:val="009A182A"/>
    <w:rsid w:val="009A1C3D"/>
    <w:rsid w:val="009A1FEA"/>
    <w:rsid w:val="009A28BD"/>
    <w:rsid w:val="009A2FB8"/>
    <w:rsid w:val="009A30BA"/>
    <w:rsid w:val="009A72FD"/>
    <w:rsid w:val="009A77E7"/>
    <w:rsid w:val="009B2750"/>
    <w:rsid w:val="009C204D"/>
    <w:rsid w:val="009C33D1"/>
    <w:rsid w:val="009C411F"/>
    <w:rsid w:val="009C7A22"/>
    <w:rsid w:val="009C7B60"/>
    <w:rsid w:val="009C7F3B"/>
    <w:rsid w:val="009D01E6"/>
    <w:rsid w:val="009D4679"/>
    <w:rsid w:val="009D491D"/>
    <w:rsid w:val="009D7373"/>
    <w:rsid w:val="009E1280"/>
    <w:rsid w:val="009E170A"/>
    <w:rsid w:val="009E2194"/>
    <w:rsid w:val="009E2F9C"/>
    <w:rsid w:val="009E49AB"/>
    <w:rsid w:val="009E531E"/>
    <w:rsid w:val="009E5F65"/>
    <w:rsid w:val="009E745D"/>
    <w:rsid w:val="009F1BE7"/>
    <w:rsid w:val="009F1D49"/>
    <w:rsid w:val="009F6C67"/>
    <w:rsid w:val="00A00797"/>
    <w:rsid w:val="00A02482"/>
    <w:rsid w:val="00A0526A"/>
    <w:rsid w:val="00A13DB2"/>
    <w:rsid w:val="00A150AA"/>
    <w:rsid w:val="00A16AF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6803"/>
    <w:rsid w:val="00A50188"/>
    <w:rsid w:val="00A5066C"/>
    <w:rsid w:val="00A56D87"/>
    <w:rsid w:val="00A577FB"/>
    <w:rsid w:val="00A5788D"/>
    <w:rsid w:val="00A60081"/>
    <w:rsid w:val="00A60F29"/>
    <w:rsid w:val="00A6248E"/>
    <w:rsid w:val="00A67830"/>
    <w:rsid w:val="00A67DE4"/>
    <w:rsid w:val="00A71423"/>
    <w:rsid w:val="00A720B0"/>
    <w:rsid w:val="00A730DC"/>
    <w:rsid w:val="00A7336E"/>
    <w:rsid w:val="00A744DB"/>
    <w:rsid w:val="00A750AE"/>
    <w:rsid w:val="00A7575F"/>
    <w:rsid w:val="00A7798C"/>
    <w:rsid w:val="00A77A8D"/>
    <w:rsid w:val="00A81462"/>
    <w:rsid w:val="00A81C41"/>
    <w:rsid w:val="00A82D94"/>
    <w:rsid w:val="00A854E3"/>
    <w:rsid w:val="00A86DFE"/>
    <w:rsid w:val="00A92246"/>
    <w:rsid w:val="00A924CD"/>
    <w:rsid w:val="00A92C1F"/>
    <w:rsid w:val="00AA1923"/>
    <w:rsid w:val="00AA3598"/>
    <w:rsid w:val="00AA36EC"/>
    <w:rsid w:val="00AA3C6A"/>
    <w:rsid w:val="00AA3D19"/>
    <w:rsid w:val="00AA4365"/>
    <w:rsid w:val="00AA5F7C"/>
    <w:rsid w:val="00AB28BC"/>
    <w:rsid w:val="00AB5084"/>
    <w:rsid w:val="00AC06D2"/>
    <w:rsid w:val="00AC2212"/>
    <w:rsid w:val="00AC4A1A"/>
    <w:rsid w:val="00AC6739"/>
    <w:rsid w:val="00AC7FA4"/>
    <w:rsid w:val="00AD12DD"/>
    <w:rsid w:val="00AD792F"/>
    <w:rsid w:val="00AF09ED"/>
    <w:rsid w:val="00AF19F5"/>
    <w:rsid w:val="00AF1B11"/>
    <w:rsid w:val="00AF27EA"/>
    <w:rsid w:val="00AF2957"/>
    <w:rsid w:val="00AF76C5"/>
    <w:rsid w:val="00B010D8"/>
    <w:rsid w:val="00B0145D"/>
    <w:rsid w:val="00B05A3D"/>
    <w:rsid w:val="00B11225"/>
    <w:rsid w:val="00B11977"/>
    <w:rsid w:val="00B120F7"/>
    <w:rsid w:val="00B12DD7"/>
    <w:rsid w:val="00B1431E"/>
    <w:rsid w:val="00B169BE"/>
    <w:rsid w:val="00B20C4C"/>
    <w:rsid w:val="00B228CF"/>
    <w:rsid w:val="00B2324A"/>
    <w:rsid w:val="00B23A4D"/>
    <w:rsid w:val="00B306EC"/>
    <w:rsid w:val="00B30BB3"/>
    <w:rsid w:val="00B3144A"/>
    <w:rsid w:val="00B36A24"/>
    <w:rsid w:val="00B37EEC"/>
    <w:rsid w:val="00B42C53"/>
    <w:rsid w:val="00B47CFD"/>
    <w:rsid w:val="00B5236B"/>
    <w:rsid w:val="00B54FBE"/>
    <w:rsid w:val="00B55F1B"/>
    <w:rsid w:val="00B661DB"/>
    <w:rsid w:val="00B6667E"/>
    <w:rsid w:val="00B679D3"/>
    <w:rsid w:val="00B70AB2"/>
    <w:rsid w:val="00B70C30"/>
    <w:rsid w:val="00B7276B"/>
    <w:rsid w:val="00B72E09"/>
    <w:rsid w:val="00B76542"/>
    <w:rsid w:val="00B77BDE"/>
    <w:rsid w:val="00B77EE3"/>
    <w:rsid w:val="00B81241"/>
    <w:rsid w:val="00B81637"/>
    <w:rsid w:val="00B84B32"/>
    <w:rsid w:val="00B9019B"/>
    <w:rsid w:val="00B92749"/>
    <w:rsid w:val="00B9298F"/>
    <w:rsid w:val="00B93413"/>
    <w:rsid w:val="00B959C0"/>
    <w:rsid w:val="00B95F86"/>
    <w:rsid w:val="00B96887"/>
    <w:rsid w:val="00BA02E3"/>
    <w:rsid w:val="00BA040D"/>
    <w:rsid w:val="00BA1060"/>
    <w:rsid w:val="00BA45E2"/>
    <w:rsid w:val="00BA5638"/>
    <w:rsid w:val="00BA5F57"/>
    <w:rsid w:val="00BA6A9E"/>
    <w:rsid w:val="00BB10F1"/>
    <w:rsid w:val="00BB1AA3"/>
    <w:rsid w:val="00BB3134"/>
    <w:rsid w:val="00BB382D"/>
    <w:rsid w:val="00BB6D31"/>
    <w:rsid w:val="00BB70B4"/>
    <w:rsid w:val="00BC3099"/>
    <w:rsid w:val="00BC444B"/>
    <w:rsid w:val="00BC5818"/>
    <w:rsid w:val="00BC7543"/>
    <w:rsid w:val="00BD1FF9"/>
    <w:rsid w:val="00BD2425"/>
    <w:rsid w:val="00BD5EBE"/>
    <w:rsid w:val="00BD7F60"/>
    <w:rsid w:val="00BE1E3F"/>
    <w:rsid w:val="00BE35D3"/>
    <w:rsid w:val="00BE3D12"/>
    <w:rsid w:val="00BE7AA8"/>
    <w:rsid w:val="00BE7C88"/>
    <w:rsid w:val="00BF0419"/>
    <w:rsid w:val="00BF193B"/>
    <w:rsid w:val="00BF1B7F"/>
    <w:rsid w:val="00BF3282"/>
    <w:rsid w:val="00BF3A4D"/>
    <w:rsid w:val="00BF6569"/>
    <w:rsid w:val="00BF6AA1"/>
    <w:rsid w:val="00BF7017"/>
    <w:rsid w:val="00BF751E"/>
    <w:rsid w:val="00C01BF4"/>
    <w:rsid w:val="00C03190"/>
    <w:rsid w:val="00C0456C"/>
    <w:rsid w:val="00C05B47"/>
    <w:rsid w:val="00C12614"/>
    <w:rsid w:val="00C12BE4"/>
    <w:rsid w:val="00C13A17"/>
    <w:rsid w:val="00C14808"/>
    <w:rsid w:val="00C167C3"/>
    <w:rsid w:val="00C204E0"/>
    <w:rsid w:val="00C20B6C"/>
    <w:rsid w:val="00C224D9"/>
    <w:rsid w:val="00C22AC7"/>
    <w:rsid w:val="00C26C36"/>
    <w:rsid w:val="00C31A66"/>
    <w:rsid w:val="00C35007"/>
    <w:rsid w:val="00C46233"/>
    <w:rsid w:val="00C502D4"/>
    <w:rsid w:val="00C53273"/>
    <w:rsid w:val="00C564BA"/>
    <w:rsid w:val="00C715EE"/>
    <w:rsid w:val="00C71CF5"/>
    <w:rsid w:val="00C74841"/>
    <w:rsid w:val="00C75A8F"/>
    <w:rsid w:val="00C76352"/>
    <w:rsid w:val="00C7652F"/>
    <w:rsid w:val="00C80210"/>
    <w:rsid w:val="00C81BA1"/>
    <w:rsid w:val="00C83546"/>
    <w:rsid w:val="00C840BD"/>
    <w:rsid w:val="00C91381"/>
    <w:rsid w:val="00C93316"/>
    <w:rsid w:val="00C9545D"/>
    <w:rsid w:val="00C95867"/>
    <w:rsid w:val="00C96885"/>
    <w:rsid w:val="00C96E6D"/>
    <w:rsid w:val="00C97513"/>
    <w:rsid w:val="00CA1689"/>
    <w:rsid w:val="00CA23BD"/>
    <w:rsid w:val="00CA3F4D"/>
    <w:rsid w:val="00CA6829"/>
    <w:rsid w:val="00CB0086"/>
    <w:rsid w:val="00CB0DCA"/>
    <w:rsid w:val="00CB1EDC"/>
    <w:rsid w:val="00CC4F69"/>
    <w:rsid w:val="00CC7ABC"/>
    <w:rsid w:val="00CD080B"/>
    <w:rsid w:val="00CD40CC"/>
    <w:rsid w:val="00CD44F9"/>
    <w:rsid w:val="00CD6438"/>
    <w:rsid w:val="00CE7E56"/>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6C75"/>
    <w:rsid w:val="00D30CB2"/>
    <w:rsid w:val="00D3285A"/>
    <w:rsid w:val="00D351B5"/>
    <w:rsid w:val="00D36CE2"/>
    <w:rsid w:val="00D37476"/>
    <w:rsid w:val="00D40034"/>
    <w:rsid w:val="00D4018E"/>
    <w:rsid w:val="00D42ADB"/>
    <w:rsid w:val="00D4415B"/>
    <w:rsid w:val="00D51471"/>
    <w:rsid w:val="00D51754"/>
    <w:rsid w:val="00D53133"/>
    <w:rsid w:val="00D6091E"/>
    <w:rsid w:val="00D61E0C"/>
    <w:rsid w:val="00D63D1D"/>
    <w:rsid w:val="00D64CAB"/>
    <w:rsid w:val="00D667DA"/>
    <w:rsid w:val="00D70F79"/>
    <w:rsid w:val="00D7248C"/>
    <w:rsid w:val="00D7375E"/>
    <w:rsid w:val="00D73B36"/>
    <w:rsid w:val="00D74B55"/>
    <w:rsid w:val="00D82235"/>
    <w:rsid w:val="00D83964"/>
    <w:rsid w:val="00D8475B"/>
    <w:rsid w:val="00D8514C"/>
    <w:rsid w:val="00D87119"/>
    <w:rsid w:val="00D90938"/>
    <w:rsid w:val="00D90C7E"/>
    <w:rsid w:val="00DA1136"/>
    <w:rsid w:val="00DA1A4E"/>
    <w:rsid w:val="00DA2D05"/>
    <w:rsid w:val="00DA784C"/>
    <w:rsid w:val="00DB007D"/>
    <w:rsid w:val="00DB0484"/>
    <w:rsid w:val="00DB1AFE"/>
    <w:rsid w:val="00DB1F66"/>
    <w:rsid w:val="00DB58D7"/>
    <w:rsid w:val="00DC111A"/>
    <w:rsid w:val="00DC2E86"/>
    <w:rsid w:val="00DD2C85"/>
    <w:rsid w:val="00DD45D0"/>
    <w:rsid w:val="00DD50D6"/>
    <w:rsid w:val="00DE16A4"/>
    <w:rsid w:val="00DE23BC"/>
    <w:rsid w:val="00DE374D"/>
    <w:rsid w:val="00DE3AE2"/>
    <w:rsid w:val="00DE3CAA"/>
    <w:rsid w:val="00DE3D24"/>
    <w:rsid w:val="00DE3FD0"/>
    <w:rsid w:val="00DE509E"/>
    <w:rsid w:val="00DE6418"/>
    <w:rsid w:val="00DE7308"/>
    <w:rsid w:val="00DF31A8"/>
    <w:rsid w:val="00DF3A9D"/>
    <w:rsid w:val="00DF3B67"/>
    <w:rsid w:val="00E00A12"/>
    <w:rsid w:val="00E03A6B"/>
    <w:rsid w:val="00E03C92"/>
    <w:rsid w:val="00E04467"/>
    <w:rsid w:val="00E11943"/>
    <w:rsid w:val="00E12BF8"/>
    <w:rsid w:val="00E13B42"/>
    <w:rsid w:val="00E15C03"/>
    <w:rsid w:val="00E16761"/>
    <w:rsid w:val="00E17EDC"/>
    <w:rsid w:val="00E20F32"/>
    <w:rsid w:val="00E21CC4"/>
    <w:rsid w:val="00E26A85"/>
    <w:rsid w:val="00E33AF2"/>
    <w:rsid w:val="00E34E8C"/>
    <w:rsid w:val="00E36A34"/>
    <w:rsid w:val="00E37CFD"/>
    <w:rsid w:val="00E40392"/>
    <w:rsid w:val="00E42FDD"/>
    <w:rsid w:val="00E43962"/>
    <w:rsid w:val="00E43A10"/>
    <w:rsid w:val="00E466B6"/>
    <w:rsid w:val="00E536A6"/>
    <w:rsid w:val="00E54661"/>
    <w:rsid w:val="00E56131"/>
    <w:rsid w:val="00E56DA6"/>
    <w:rsid w:val="00E60B6A"/>
    <w:rsid w:val="00E60BE8"/>
    <w:rsid w:val="00E60D10"/>
    <w:rsid w:val="00E707C5"/>
    <w:rsid w:val="00E723CC"/>
    <w:rsid w:val="00E73DC2"/>
    <w:rsid w:val="00E75C88"/>
    <w:rsid w:val="00E777F9"/>
    <w:rsid w:val="00E812D7"/>
    <w:rsid w:val="00E821C0"/>
    <w:rsid w:val="00E82B4B"/>
    <w:rsid w:val="00E830EA"/>
    <w:rsid w:val="00E8344A"/>
    <w:rsid w:val="00E85388"/>
    <w:rsid w:val="00E869E3"/>
    <w:rsid w:val="00E872BA"/>
    <w:rsid w:val="00E929DA"/>
    <w:rsid w:val="00E92F84"/>
    <w:rsid w:val="00E93589"/>
    <w:rsid w:val="00EA1FA1"/>
    <w:rsid w:val="00EA2AC6"/>
    <w:rsid w:val="00EA4411"/>
    <w:rsid w:val="00EB26D7"/>
    <w:rsid w:val="00EB2E44"/>
    <w:rsid w:val="00EB50CA"/>
    <w:rsid w:val="00EB5926"/>
    <w:rsid w:val="00EB7DF7"/>
    <w:rsid w:val="00EC1C0C"/>
    <w:rsid w:val="00ED6925"/>
    <w:rsid w:val="00EE03B3"/>
    <w:rsid w:val="00EE0C7D"/>
    <w:rsid w:val="00EE3322"/>
    <w:rsid w:val="00EE36BD"/>
    <w:rsid w:val="00EE52D7"/>
    <w:rsid w:val="00EE55AB"/>
    <w:rsid w:val="00EE5D2F"/>
    <w:rsid w:val="00EF0479"/>
    <w:rsid w:val="00EF09CA"/>
    <w:rsid w:val="00EF128E"/>
    <w:rsid w:val="00EF13AE"/>
    <w:rsid w:val="00EF444A"/>
    <w:rsid w:val="00F12A6A"/>
    <w:rsid w:val="00F130F5"/>
    <w:rsid w:val="00F13350"/>
    <w:rsid w:val="00F156FB"/>
    <w:rsid w:val="00F17D8D"/>
    <w:rsid w:val="00F23B5D"/>
    <w:rsid w:val="00F27164"/>
    <w:rsid w:val="00F310B5"/>
    <w:rsid w:val="00F3237B"/>
    <w:rsid w:val="00F40F93"/>
    <w:rsid w:val="00F415D9"/>
    <w:rsid w:val="00F4251D"/>
    <w:rsid w:val="00F4578B"/>
    <w:rsid w:val="00F563C0"/>
    <w:rsid w:val="00F60E32"/>
    <w:rsid w:val="00F60EE8"/>
    <w:rsid w:val="00F64B86"/>
    <w:rsid w:val="00F70D66"/>
    <w:rsid w:val="00F7125B"/>
    <w:rsid w:val="00F71D08"/>
    <w:rsid w:val="00F73D98"/>
    <w:rsid w:val="00F75974"/>
    <w:rsid w:val="00F75AF5"/>
    <w:rsid w:val="00F7766E"/>
    <w:rsid w:val="00F81773"/>
    <w:rsid w:val="00F81EA1"/>
    <w:rsid w:val="00F847F0"/>
    <w:rsid w:val="00F84859"/>
    <w:rsid w:val="00F84B0E"/>
    <w:rsid w:val="00F86D98"/>
    <w:rsid w:val="00F91C04"/>
    <w:rsid w:val="00F93EA0"/>
    <w:rsid w:val="00F95D9E"/>
    <w:rsid w:val="00F95FA3"/>
    <w:rsid w:val="00F9728E"/>
    <w:rsid w:val="00F97970"/>
    <w:rsid w:val="00FA07BD"/>
    <w:rsid w:val="00FA166A"/>
    <w:rsid w:val="00FA2004"/>
    <w:rsid w:val="00FA2E77"/>
    <w:rsid w:val="00FA314D"/>
    <w:rsid w:val="00FB3F08"/>
    <w:rsid w:val="00FB7083"/>
    <w:rsid w:val="00FB7AE1"/>
    <w:rsid w:val="00FC18F1"/>
    <w:rsid w:val="00FC7400"/>
    <w:rsid w:val="00FD3910"/>
    <w:rsid w:val="00FD4641"/>
    <w:rsid w:val="00FD4DAC"/>
    <w:rsid w:val="00FD741D"/>
    <w:rsid w:val="00FE0538"/>
    <w:rsid w:val="00FE084A"/>
    <w:rsid w:val="00FE10BE"/>
    <w:rsid w:val="00FE4435"/>
    <w:rsid w:val="00FE48BC"/>
    <w:rsid w:val="00FE54D7"/>
    <w:rsid w:val="00FE7212"/>
    <w:rsid w:val="00FE7D85"/>
    <w:rsid w:val="00FE7F9D"/>
    <w:rsid w:val="00FF0C73"/>
    <w:rsid w:val="00FF0FF4"/>
    <w:rsid w:val="00FF2DAF"/>
    <w:rsid w:val="00FF3A24"/>
    <w:rsid w:val="00FF4662"/>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C73"/>
  </w:style>
  <w:style w:type="paragraph" w:styleId="Rubrik1">
    <w:name w:val="heading 1"/>
    <w:basedOn w:val="Normal"/>
    <w:next w:val="Normal"/>
    <w:link w:val="Rubrik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Rubrik2">
    <w:name w:val="heading 2"/>
    <w:basedOn w:val="Normal"/>
    <w:next w:val="Normal"/>
    <w:link w:val="Rubrik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Rubrik3">
    <w:name w:val="heading 3"/>
    <w:basedOn w:val="Normal"/>
    <w:next w:val="Normal"/>
    <w:link w:val="Rubrik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Rubrik4">
    <w:name w:val="heading 4"/>
    <w:basedOn w:val="Normal"/>
    <w:next w:val="Normal"/>
    <w:link w:val="Rubrik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Rubrik5">
    <w:name w:val="heading 5"/>
    <w:basedOn w:val="Normal"/>
    <w:next w:val="Normal"/>
    <w:link w:val="Rubrik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6E52"/>
    <w:rPr>
      <w:rFonts w:ascii="Times New Roman" w:eastAsiaTheme="majorEastAsia" w:hAnsi="Times New Roman" w:cstheme="majorBidi"/>
      <w:b/>
      <w:color w:val="000000" w:themeColor="text1"/>
      <w:sz w:val="32"/>
      <w:szCs w:val="32"/>
    </w:rPr>
  </w:style>
  <w:style w:type="character" w:customStyle="1" w:styleId="Rubrik2Char">
    <w:name w:val="Rubrik 2 Char"/>
    <w:basedOn w:val="Standardstycketeckensnitt"/>
    <w:link w:val="Rubrik2"/>
    <w:uiPriority w:val="9"/>
    <w:rsid w:val="00276E52"/>
    <w:rPr>
      <w:rFonts w:ascii="Times New Roman" w:eastAsiaTheme="majorEastAsia" w:hAnsi="Times New Roman" w:cstheme="majorBidi"/>
      <w:b/>
      <w:color w:val="000000" w:themeColor="text1"/>
      <w:sz w:val="28"/>
      <w:szCs w:val="26"/>
    </w:rPr>
  </w:style>
  <w:style w:type="character" w:customStyle="1" w:styleId="Rubrik3Char">
    <w:name w:val="Rubrik 3 Char"/>
    <w:basedOn w:val="Standardstycketeckensnitt"/>
    <w:link w:val="Rubrik3"/>
    <w:uiPriority w:val="9"/>
    <w:rsid w:val="00276E52"/>
    <w:rPr>
      <w:rFonts w:ascii="Times New Roman" w:eastAsiaTheme="majorEastAsia" w:hAnsi="Times New Roman" w:cstheme="majorBidi"/>
      <w:b/>
      <w:i/>
      <w:color w:val="000000" w:themeColor="text1"/>
    </w:rPr>
  </w:style>
  <w:style w:type="character" w:customStyle="1" w:styleId="Rubrik4Char">
    <w:name w:val="Rubrik 4 Char"/>
    <w:basedOn w:val="Standardstycketeckensnitt"/>
    <w:link w:val="Rubrik4"/>
    <w:uiPriority w:val="9"/>
    <w:rsid w:val="00FF0C73"/>
    <w:rPr>
      <w:rFonts w:asciiTheme="majorHAnsi" w:eastAsiaTheme="majorEastAsia" w:hAnsiTheme="majorHAnsi" w:cstheme="majorBidi"/>
      <w:b/>
      <w:bCs/>
      <w:i/>
      <w:iCs/>
      <w:color w:val="4472C4" w:themeColor="accent1"/>
    </w:rPr>
  </w:style>
  <w:style w:type="character" w:customStyle="1" w:styleId="Rubrik5Char">
    <w:name w:val="Rubrik 5 Char"/>
    <w:basedOn w:val="Standardstycketeckensnitt"/>
    <w:link w:val="Rubrik5"/>
    <w:uiPriority w:val="9"/>
    <w:semiHidden/>
    <w:rsid w:val="00FF0C73"/>
    <w:rPr>
      <w:rFonts w:asciiTheme="majorHAnsi" w:eastAsiaTheme="majorEastAsia" w:hAnsiTheme="majorHAnsi" w:cstheme="majorBidi"/>
      <w:color w:val="2F5496" w:themeColor="accent1" w:themeShade="BF"/>
    </w:rPr>
  </w:style>
  <w:style w:type="paragraph" w:styleId="Rubrik">
    <w:name w:val="Title"/>
    <w:aliases w:val="Titel/Dokumentnamn"/>
    <w:basedOn w:val="Normal"/>
    <w:next w:val="Normal"/>
    <w:link w:val="Rubrik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Sidhuvud">
    <w:name w:val="header"/>
    <w:basedOn w:val="Normal"/>
    <w:link w:val="Sidhuvud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F0C73"/>
    <w:rPr>
      <w:rFonts w:asciiTheme="majorHAnsi" w:hAnsiTheme="majorHAnsi"/>
      <w:sz w:val="14"/>
    </w:rPr>
  </w:style>
  <w:style w:type="paragraph" w:styleId="Sidfot">
    <w:name w:val="footer"/>
    <w:basedOn w:val="Sidhuvud"/>
    <w:link w:val="SidfotChar"/>
    <w:uiPriority w:val="99"/>
    <w:rsid w:val="00FF0C73"/>
    <w:pPr>
      <w:tabs>
        <w:tab w:val="clear" w:pos="3686"/>
        <w:tab w:val="left" w:pos="4111"/>
      </w:tabs>
    </w:pPr>
  </w:style>
  <w:style w:type="character" w:customStyle="1" w:styleId="SidfotChar">
    <w:name w:val="Sidfot Char"/>
    <w:basedOn w:val="Standardstycketeckensnitt"/>
    <w:link w:val="Sidfot"/>
    <w:uiPriority w:val="99"/>
    <w:rsid w:val="00FF0C73"/>
    <w:rPr>
      <w:rFonts w:asciiTheme="majorHAnsi" w:hAnsiTheme="majorHAnsi"/>
      <w:sz w:val="14"/>
    </w:rPr>
  </w:style>
  <w:style w:type="character" w:styleId="Platshllartext">
    <w:name w:val="Placeholder Text"/>
    <w:basedOn w:val="Standardstycketeckensnitt"/>
    <w:uiPriority w:val="99"/>
    <w:semiHidden/>
    <w:rsid w:val="00FF0C73"/>
    <w:rPr>
      <w:color w:val="808080"/>
    </w:rPr>
  </w:style>
  <w:style w:type="paragraph" w:styleId="Ballongtext">
    <w:name w:val="Balloon Text"/>
    <w:basedOn w:val="Normal"/>
    <w:link w:val="BallongtextChar"/>
    <w:uiPriority w:val="99"/>
    <w:semiHidden/>
    <w:unhideWhenUsed/>
    <w:rsid w:val="00FF0C73"/>
    <w:rPr>
      <w:rFonts w:ascii="Tahoma" w:hAnsi="Tahoma" w:cs="Tahoma"/>
      <w:sz w:val="16"/>
      <w:szCs w:val="16"/>
    </w:rPr>
  </w:style>
  <w:style w:type="character" w:customStyle="1" w:styleId="BallongtextChar">
    <w:name w:val="Ballongtext Char"/>
    <w:basedOn w:val="Standardstycketeckensnitt"/>
    <w:link w:val="Ballongtext"/>
    <w:uiPriority w:val="99"/>
    <w:semiHidden/>
    <w:rsid w:val="00FF0C73"/>
    <w:rPr>
      <w:rFonts w:ascii="Tahoma" w:hAnsi="Tahoma" w:cs="Tahoma"/>
      <w:sz w:val="16"/>
      <w:szCs w:val="16"/>
    </w:rPr>
  </w:style>
  <w:style w:type="table" w:styleId="Tabellrutnt">
    <w:name w:val="Table Grid"/>
    <w:basedOn w:val="Normaltabel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F0C73"/>
    <w:pPr>
      <w:tabs>
        <w:tab w:val="clear" w:pos="9072"/>
        <w:tab w:val="right" w:pos="8789"/>
      </w:tabs>
    </w:pPr>
  </w:style>
  <w:style w:type="character" w:styleId="Hyperlnk">
    <w:name w:val="Hyperlink"/>
    <w:basedOn w:val="Standardstycketeckensnitt"/>
    <w:uiPriority w:val="99"/>
    <w:semiHidden/>
    <w:qFormat/>
    <w:rsid w:val="00FF0C73"/>
    <w:rPr>
      <w:color w:val="0000FF"/>
      <w:u w:val="single"/>
    </w:rPr>
  </w:style>
  <w:style w:type="paragraph" w:styleId="Innehllsfrteckningsrubrik">
    <w:name w:val="TOC Heading"/>
    <w:basedOn w:val="Rubrik1"/>
    <w:next w:val="Normal"/>
    <w:uiPriority w:val="39"/>
    <w:semiHidden/>
    <w:rsid w:val="00FF0C73"/>
    <w:pPr>
      <w:pageBreakBefore/>
      <w:outlineLvl w:val="9"/>
    </w:pPr>
    <w:rPr>
      <w:lang w:eastAsia="ja-JP"/>
    </w:rPr>
  </w:style>
  <w:style w:type="paragraph" w:styleId="Citat">
    <w:name w:val="Quote"/>
    <w:basedOn w:val="Normal"/>
    <w:link w:val="CitatChar"/>
    <w:uiPriority w:val="10"/>
    <w:qFormat/>
    <w:rsid w:val="00FF0C73"/>
    <w:pPr>
      <w:spacing w:after="220"/>
      <w:ind w:left="357"/>
    </w:pPr>
    <w:rPr>
      <w:iCs/>
      <w:color w:val="000000" w:themeColor="text1"/>
      <w:sz w:val="20"/>
    </w:rPr>
  </w:style>
  <w:style w:type="character" w:customStyle="1" w:styleId="CitatChar">
    <w:name w:val="Citat Char"/>
    <w:basedOn w:val="Standardstycketeckensnitt"/>
    <w:link w:val="Citat"/>
    <w:uiPriority w:val="10"/>
    <w:rsid w:val="00FF0C73"/>
    <w:rPr>
      <w:iCs/>
      <w:color w:val="000000" w:themeColor="text1"/>
      <w:sz w:val="20"/>
    </w:rPr>
  </w:style>
  <w:style w:type="paragraph" w:styleId="Innehll1">
    <w:name w:val="toc 1"/>
    <w:basedOn w:val="Normal"/>
    <w:next w:val="Normal"/>
    <w:uiPriority w:val="39"/>
    <w:semiHidden/>
    <w:rsid w:val="00FF0C73"/>
    <w:pPr>
      <w:spacing w:beforeLines="100" w:before="100"/>
    </w:pPr>
  </w:style>
  <w:style w:type="paragraph" w:styleId="Innehll2">
    <w:name w:val="toc 2"/>
    <w:basedOn w:val="Normal"/>
    <w:next w:val="Normal"/>
    <w:uiPriority w:val="99"/>
    <w:semiHidden/>
    <w:rsid w:val="00FF0C73"/>
    <w:pPr>
      <w:ind w:left="276"/>
    </w:pPr>
  </w:style>
  <w:style w:type="paragraph" w:styleId="Innehll3">
    <w:name w:val="toc 3"/>
    <w:basedOn w:val="Normal"/>
    <w:next w:val="Normal"/>
    <w:uiPriority w:val="99"/>
    <w:semiHidden/>
    <w:rsid w:val="00FF0C73"/>
    <w:pPr>
      <w:ind w:left="552"/>
    </w:pPr>
  </w:style>
  <w:style w:type="character" w:styleId="Betoning">
    <w:name w:val="Emphasis"/>
    <w:basedOn w:val="Standardstycketeckensnitt"/>
    <w:uiPriority w:val="1"/>
    <w:rsid w:val="00FF0C73"/>
    <w:rPr>
      <w:i/>
      <w:iCs/>
    </w:rPr>
  </w:style>
  <w:style w:type="paragraph" w:styleId="Innehll4">
    <w:name w:val="toc 4"/>
    <w:basedOn w:val="Normal"/>
    <w:next w:val="Normal"/>
    <w:uiPriority w:val="99"/>
    <w:semiHidden/>
    <w:rsid w:val="00FF0C73"/>
    <w:pPr>
      <w:spacing w:after="100"/>
      <w:ind w:left="660"/>
    </w:pPr>
  </w:style>
  <w:style w:type="paragraph" w:styleId="Innehll5">
    <w:name w:val="toc 5"/>
    <w:basedOn w:val="Normal"/>
    <w:next w:val="Normal"/>
    <w:uiPriority w:val="99"/>
    <w:semiHidden/>
    <w:rsid w:val="00FF0C73"/>
    <w:pPr>
      <w:spacing w:after="100"/>
      <w:ind w:left="880"/>
    </w:pPr>
  </w:style>
  <w:style w:type="paragraph" w:styleId="Innehll6">
    <w:name w:val="toc 6"/>
    <w:basedOn w:val="Normal"/>
    <w:next w:val="Normal"/>
    <w:uiPriority w:val="99"/>
    <w:semiHidden/>
    <w:rsid w:val="00FF0C73"/>
    <w:pPr>
      <w:spacing w:after="100"/>
      <w:ind w:left="1100"/>
    </w:pPr>
  </w:style>
  <w:style w:type="paragraph" w:styleId="Innehll7">
    <w:name w:val="toc 7"/>
    <w:basedOn w:val="Normal"/>
    <w:next w:val="Normal"/>
    <w:uiPriority w:val="99"/>
    <w:semiHidden/>
    <w:rsid w:val="00FF0C73"/>
    <w:pPr>
      <w:spacing w:after="100"/>
      <w:ind w:left="1320"/>
    </w:pPr>
  </w:style>
  <w:style w:type="paragraph" w:styleId="Innehll8">
    <w:name w:val="toc 8"/>
    <w:basedOn w:val="Normal"/>
    <w:next w:val="Normal"/>
    <w:uiPriority w:val="99"/>
    <w:semiHidden/>
    <w:rsid w:val="00FF0C73"/>
    <w:pPr>
      <w:spacing w:after="100"/>
      <w:ind w:left="1540"/>
    </w:pPr>
  </w:style>
  <w:style w:type="paragraph" w:styleId="Innehll9">
    <w:name w:val="toc 9"/>
    <w:basedOn w:val="Normal"/>
    <w:next w:val="Normal"/>
    <w:uiPriority w:val="99"/>
    <w:semiHidden/>
    <w:rsid w:val="00FF0C73"/>
    <w:pPr>
      <w:spacing w:after="100"/>
      <w:ind w:left="1760"/>
    </w:pPr>
  </w:style>
  <w:style w:type="table" w:customStyle="1" w:styleId="Trelinjerstabell">
    <w:name w:val="Trelinjerstabell"/>
    <w:basedOn w:val="Normaltabel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jusskuggning-dekorfrg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jusskuggning-dekorfrg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jusskuggning-dekorfrg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jusskuggning-dekorfrg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jusskuggning-dekorfrg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juslista">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juslista-dekorfrg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juslista-dekorfrg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juslista-dekorfrg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juslista-dekorfrg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juslista-dekorfrg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ark">
    <w:name w:val="Strong"/>
    <w:basedOn w:val="Standardstycketeckensnitt"/>
    <w:uiPriority w:val="22"/>
    <w:qFormat/>
    <w:rsid w:val="00FF0C73"/>
    <w:rPr>
      <w:b/>
      <w:bCs/>
    </w:rPr>
  </w:style>
  <w:style w:type="table" w:customStyle="1" w:styleId="Sidfottabell">
    <w:name w:val="Sidfot tabell"/>
    <w:basedOn w:val="Normaltabel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F0C73"/>
    <w:rPr>
      <w:sz w:val="20"/>
      <w:szCs w:val="20"/>
    </w:rPr>
  </w:style>
  <w:style w:type="character" w:customStyle="1" w:styleId="FotnotstextChar">
    <w:name w:val="Fotnotstext Char"/>
    <w:basedOn w:val="Standardstycketeckensnitt"/>
    <w:link w:val="Fotnotstext"/>
    <w:uiPriority w:val="99"/>
    <w:semiHidden/>
    <w:rsid w:val="00FF0C73"/>
    <w:rPr>
      <w:sz w:val="20"/>
      <w:szCs w:val="20"/>
    </w:rPr>
  </w:style>
  <w:style w:type="character" w:styleId="Fotnotsreferens">
    <w:name w:val="footnote reference"/>
    <w:basedOn w:val="Standardstycketeckensnitt"/>
    <w:uiPriority w:val="99"/>
    <w:semiHidden/>
    <w:unhideWhenUsed/>
    <w:rsid w:val="00FF0C73"/>
    <w:rPr>
      <w:vertAlign w:val="superscript"/>
    </w:rPr>
  </w:style>
  <w:style w:type="character" w:customStyle="1" w:styleId="Formatmall1">
    <w:name w:val="Formatmall1"/>
    <w:basedOn w:val="Standardstycketeckensnitt"/>
    <w:uiPriority w:val="1"/>
    <w:rsid w:val="00FF0C73"/>
    <w:rPr>
      <w:rFonts w:asciiTheme="majorHAnsi" w:hAnsiTheme="majorHAnsi"/>
      <w:color w:val="auto"/>
      <w:sz w:val="14"/>
    </w:rPr>
  </w:style>
  <w:style w:type="character" w:customStyle="1" w:styleId="Sidfotmallarna">
    <w:name w:val="Sidfot mallarna"/>
    <w:basedOn w:val="Standardstycketeckensnitt"/>
    <w:uiPriority w:val="1"/>
    <w:rsid w:val="00FF0C73"/>
    <w:rPr>
      <w:rFonts w:asciiTheme="majorHAnsi" w:hAnsiTheme="majorHAnsi"/>
      <w:sz w:val="14"/>
    </w:rPr>
  </w:style>
  <w:style w:type="character" w:customStyle="1" w:styleId="Sidfotmallarnagr">
    <w:name w:val="Sidfot mallarna grå"/>
    <w:basedOn w:val="Standardstycketeckensnit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F0C73"/>
    <w:rPr>
      <w:rFonts w:cstheme="minorHAnsi"/>
      <w:bdr w:val="single" w:sz="4" w:space="0" w:color="auto"/>
    </w:rPr>
  </w:style>
  <w:style w:type="paragraph" w:styleId="Punktlista">
    <w:name w:val="List Bullet"/>
    <w:basedOn w:val="Normal"/>
    <w:uiPriority w:val="99"/>
    <w:qFormat/>
    <w:rsid w:val="00FF0C73"/>
    <w:pPr>
      <w:numPr>
        <w:numId w:val="4"/>
      </w:numPr>
      <w:contextualSpacing/>
    </w:pPr>
  </w:style>
  <w:style w:type="paragraph" w:styleId="Numreradlista">
    <w:name w:val="List Number"/>
    <w:basedOn w:val="Normal"/>
    <w:uiPriority w:val="99"/>
    <w:qFormat/>
    <w:rsid w:val="00FF0C73"/>
    <w:pPr>
      <w:numPr>
        <w:numId w:val="3"/>
      </w:numPr>
      <w:contextualSpacing/>
    </w:pPr>
  </w:style>
  <w:style w:type="paragraph" w:styleId="Liststycke">
    <w:name w:val="List Paragraph"/>
    <w:basedOn w:val="Normal"/>
    <w:uiPriority w:val="34"/>
    <w:qFormat/>
    <w:rsid w:val="00FF0C73"/>
    <w:pPr>
      <w:ind w:left="720"/>
      <w:contextualSpacing/>
    </w:pPr>
  </w:style>
  <w:style w:type="character" w:styleId="AnvndHyperlnk">
    <w:name w:val="FollowedHyperlink"/>
    <w:basedOn w:val="Standardstycketeckensnitt"/>
    <w:uiPriority w:val="99"/>
    <w:semiHidden/>
    <w:unhideWhenUsed/>
    <w:rsid w:val="00FF0C73"/>
    <w:rPr>
      <w:color w:val="954F72" w:themeColor="followedHyperlink"/>
      <w:u w:val="single"/>
    </w:rPr>
  </w:style>
  <w:style w:type="character" w:styleId="Kommentarsreferens">
    <w:name w:val="annotation reference"/>
    <w:basedOn w:val="Standardstycketeckensnitt"/>
    <w:uiPriority w:val="99"/>
    <w:semiHidden/>
    <w:unhideWhenUsed/>
    <w:rsid w:val="00FF0C73"/>
    <w:rPr>
      <w:sz w:val="16"/>
      <w:szCs w:val="16"/>
    </w:rPr>
  </w:style>
  <w:style w:type="paragraph" w:styleId="Kommentarer">
    <w:name w:val="annotation text"/>
    <w:basedOn w:val="Normal"/>
    <w:link w:val="KommentarerChar"/>
    <w:uiPriority w:val="99"/>
    <w:unhideWhenUsed/>
    <w:rsid w:val="00FF0C73"/>
    <w:rPr>
      <w:sz w:val="20"/>
      <w:szCs w:val="20"/>
    </w:rPr>
  </w:style>
  <w:style w:type="character" w:customStyle="1" w:styleId="KommentarerChar">
    <w:name w:val="Kommentarer Char"/>
    <w:basedOn w:val="Standardstycketeckensnitt"/>
    <w:link w:val="Kommentarer"/>
    <w:uiPriority w:val="99"/>
    <w:rsid w:val="00FF0C73"/>
    <w:rPr>
      <w:sz w:val="20"/>
      <w:szCs w:val="20"/>
    </w:rPr>
  </w:style>
  <w:style w:type="paragraph" w:styleId="Kommentarsmne">
    <w:name w:val="annotation subject"/>
    <w:basedOn w:val="Kommentarer"/>
    <w:next w:val="Kommentarer"/>
    <w:link w:val="KommentarsmneChar"/>
    <w:uiPriority w:val="99"/>
    <w:semiHidden/>
    <w:unhideWhenUsed/>
    <w:rsid w:val="00FF0C73"/>
    <w:rPr>
      <w:b/>
      <w:bCs/>
    </w:rPr>
  </w:style>
  <w:style w:type="character" w:customStyle="1" w:styleId="KommentarsmneChar">
    <w:name w:val="Kommentarsämne Char"/>
    <w:basedOn w:val="KommentarerChar"/>
    <w:link w:val="Kommentarsmne"/>
    <w:uiPriority w:val="99"/>
    <w:semiHidden/>
    <w:rsid w:val="00FF0C73"/>
    <w:rPr>
      <w:b/>
      <w:bCs/>
      <w:sz w:val="20"/>
      <w:szCs w:val="20"/>
    </w:rPr>
  </w:style>
  <w:style w:type="paragraph" w:styleId="Litteraturfrteckning">
    <w:name w:val="Bibliography"/>
    <w:basedOn w:val="Normal"/>
    <w:next w:val="Normal"/>
    <w:uiPriority w:val="37"/>
    <w:unhideWhenUsed/>
    <w:rsid w:val="00FF0C73"/>
    <w:pPr>
      <w:ind w:left="720" w:hanging="720"/>
    </w:pPr>
  </w:style>
  <w:style w:type="paragraph" w:styleId="Beskrivning">
    <w:name w:val="caption"/>
    <w:basedOn w:val="Normal"/>
    <w:next w:val="Normal"/>
    <w:uiPriority w:val="35"/>
    <w:unhideWhenUsed/>
    <w:qFormat/>
    <w:rsid w:val="00FF0C73"/>
    <w:rPr>
      <w:i/>
      <w:iCs/>
      <w:color w:val="44546A" w:themeColor="text2"/>
      <w:sz w:val="18"/>
      <w:szCs w:val="18"/>
    </w:rPr>
  </w:style>
  <w:style w:type="table" w:styleId="Rutntstabell1ljus">
    <w:name w:val="Grid Table 1 Light"/>
    <w:basedOn w:val="Normaltabel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FF0C73"/>
    <w:rPr>
      <w:color w:val="605E5C"/>
      <w:shd w:val="clear" w:color="auto" w:fill="E1DFDD"/>
    </w:rPr>
  </w:style>
  <w:style w:type="character" w:customStyle="1" w:styleId="mjx-char">
    <w:name w:val="mjx-char"/>
    <w:basedOn w:val="Standardstycketeckensnitt"/>
    <w:rsid w:val="00FF0C73"/>
  </w:style>
  <w:style w:type="paragraph" w:styleId="Revision">
    <w:name w:val="Revision"/>
    <w:hidden/>
    <w:uiPriority w:val="99"/>
    <w:semiHidden/>
    <w:rsid w:val="00FF0C73"/>
    <w:rPr>
      <w:rFonts w:asciiTheme="minorHAnsi" w:hAnsiTheme="minorHAnsi" w:cstheme="minorBidi"/>
    </w:rPr>
  </w:style>
  <w:style w:type="paragraph" w:styleId="Normalwebb">
    <w:name w:val="Normal (Web)"/>
    <w:basedOn w:val="Normal"/>
    <w:uiPriority w:val="99"/>
    <w:semiHidden/>
    <w:unhideWhenUsed/>
    <w:rsid w:val="00FF0C73"/>
  </w:style>
  <w:style w:type="character" w:styleId="Sidnummer">
    <w:name w:val="page number"/>
    <w:basedOn w:val="Standardstycketeckensnitt"/>
    <w:uiPriority w:val="99"/>
    <w:semiHidden/>
    <w:unhideWhenUsed/>
    <w:rsid w:val="00FF0C73"/>
  </w:style>
  <w:style w:type="character" w:customStyle="1" w:styleId="UnresolvedMention2">
    <w:name w:val="Unresolved Mention2"/>
    <w:basedOn w:val="Standardstycketeckensnitt"/>
    <w:uiPriority w:val="99"/>
    <w:semiHidden/>
    <w:unhideWhenUsed/>
    <w:rsid w:val="00FF0C73"/>
    <w:rPr>
      <w:color w:val="605E5C"/>
      <w:shd w:val="clear" w:color="auto" w:fill="E1DFDD"/>
    </w:rPr>
  </w:style>
  <w:style w:type="character" w:customStyle="1" w:styleId="UnresolvedMention3">
    <w:name w:val="Unresolved Mention3"/>
    <w:basedOn w:val="Standardstycketeckensnitt"/>
    <w:uiPriority w:val="99"/>
    <w:semiHidden/>
    <w:unhideWhenUsed/>
    <w:rsid w:val="00FF0C73"/>
    <w:rPr>
      <w:color w:val="605E5C"/>
      <w:shd w:val="clear" w:color="auto" w:fill="E1DFDD"/>
    </w:rPr>
  </w:style>
  <w:style w:type="character" w:customStyle="1" w:styleId="UnresolvedMention4">
    <w:name w:val="Unresolved Mention4"/>
    <w:basedOn w:val="Standardstycketeckensnitt"/>
    <w:uiPriority w:val="99"/>
    <w:semiHidden/>
    <w:unhideWhenUsed/>
    <w:rsid w:val="00FF0C73"/>
    <w:rPr>
      <w:color w:val="605E5C"/>
      <w:shd w:val="clear" w:color="auto" w:fill="E1DFDD"/>
    </w:rPr>
  </w:style>
  <w:style w:type="character" w:styleId="Radnummer">
    <w:name w:val="line number"/>
    <w:basedOn w:val="Standardstycketeckensnitt"/>
    <w:uiPriority w:val="99"/>
    <w:semiHidden/>
    <w:unhideWhenUsed/>
    <w:rsid w:val="00FF0C73"/>
  </w:style>
  <w:style w:type="character" w:customStyle="1" w:styleId="UnresolvedMention5">
    <w:name w:val="Unresolved Mention5"/>
    <w:basedOn w:val="Standardstycketeckensnit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maxlindmark/scali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B56FA-E263-4E65-8D25-CAA427093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34</Pages>
  <Words>52763</Words>
  <Characters>279647</Characters>
  <Application>Microsoft Office Word</Application>
  <DocSecurity>0</DocSecurity>
  <Lines>2330</Lines>
  <Paragraphs>663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Anna Gårdmark</cp:lastModifiedBy>
  <cp:revision>11</cp:revision>
  <cp:lastPrinted>2021-01-21T09:49:00Z</cp:lastPrinted>
  <dcterms:created xsi:type="dcterms:W3CDTF">2021-06-02T05:50:00Z</dcterms:created>
  <dcterms:modified xsi:type="dcterms:W3CDTF">2021-06-04T16:37:00Z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id="sK17iqLZ"/&gt;&lt;style id="http://www.zotero.org/styles/ecology-letters" hasBibliography="1" bibliographyStyleHasBeenSet="1"/&gt;&lt;prefs&gt;&lt;pref name="fieldType" value="Field"/&gt;&lt;/prefs&gt;&lt;/data&gt;</vt:lpwstr>
  </property>
</Properties>
</file>