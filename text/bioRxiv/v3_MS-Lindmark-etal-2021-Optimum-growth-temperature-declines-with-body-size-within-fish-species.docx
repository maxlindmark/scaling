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56592A7D"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C43927">
        <w:rPr>
          <w:rFonts w:eastAsiaTheme="minorEastAsia" w:cstheme="minorHAnsi"/>
        </w:rPr>
        <w:instrText xml:space="preserve"> ADDIN ZOTERO_ITEM CSL_CITATION {"citationID":"hNb1pqTJ","properties":{"formattedCitation":"(Savage {\\i{}et al.} 2004)","plainCitation":"(Savage et al. 2004)","noteIndex":0},"citationItems":[{"id":"ftj16sDz/5zar9Uut","uris":["http://zotero.org/users/local/FTg3Qpza/items/5EKRHGLR"],"uri":["http://zotero.org/users/local/FTg3Qpza/items/5EKRHGLR"],"itemData":{"id":914,"type":"article-journal","title":"Effects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C43927">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tj16sDz/a5Gxn9z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619AEF88"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302DF0" w:rsidRPr="00963ECD">
        <w:rPr>
          <w:rFonts w:eastAsiaTheme="minorEastAsia" w:cstheme="minorHAnsi"/>
          <w:lang w:val="sv-SE"/>
        </w:rPr>
        <w:instrText xml:space="preserve"> on body size: Only among small</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ins w:id="0" w:author="Max Lindmark" w:date="2021-06-09T12:19:00Z">
        <w:r w:rsidR="00DC0023">
          <w:t xml:space="preserve">found no or less clear </w:t>
        </w:r>
      </w:ins>
      <w:del w:id="1" w:author="Max Lindmark" w:date="2021-06-09T12:19:00Z">
        <w:r w:rsidRPr="00B37A74" w:rsidDel="00DC0023">
          <w:delText xml:space="preserve">failed to find </w:delText>
        </w:r>
      </w:del>
      <w:r w:rsidRPr="00B37A74">
        <w:t>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temperature</w:t>
      </w:r>
      <w:r w:rsidR="00C74485">
        <w:t xml:space="preserve"> </w:t>
      </w:r>
      <w:commentRangeStart w:id="2"/>
      <w:commentRangeStart w:id="3"/>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w:t>
      </w:r>
      <w:commentRangeEnd w:id="2"/>
      <w:r w:rsidR="00966E02">
        <w:rPr>
          <w:rStyle w:val="CommentReference"/>
        </w:rPr>
        <w:commentReference w:id="2"/>
      </w:r>
      <w:commentRangeEnd w:id="3"/>
      <w:r w:rsidR="007851F5">
        <w:rPr>
          <w:rStyle w:val="CommentReference"/>
        </w:rPr>
        <w:commentReference w:id="3"/>
      </w:r>
      <w:r w:rsidRPr="00B37A74">
        <w:t xml:space="preserve">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6B6870F8"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E872BA">
        <w:rPr>
          <w:rFonts w:eastAsiaTheme="minorEastAsia" w:cstheme="minorHAnsi"/>
        </w:rPr>
        <w:instrText xml:space="preserve"> ADDIN ZOTERO_ITEM CSL_CITATION {"citationID":"wUz07w2f","properties":{"formattedCitation":"(Perrin 1995; Morita {\\i{}et al.} 2010; Pauly &amp; Cheung 2018b; Pauly 2021)","plainCitation":"(Perrin 1995; Morita et al. 2010; Pauly &amp; Cheung 2018b; Pauly 2021)","noteIndex":0},"citationItems":[{"id":162,"uris":["http://zotero.org/users/6116610/items/FG2MLFH5"],"uri":["http://zotero.org/users/6116610/items/FG2MLFH5"],"itemData":{"id":162,"type":"article-journal","container-title":"Oikos","page":"137–139","title":"About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E872BA" w:rsidRPr="00E872BA">
        <w:rPr>
          <w:lang w:val="en-GB"/>
        </w:rPr>
        <w:t xml:space="preserve">(Perrin 1995; Morita </w:t>
      </w:r>
      <w:r w:rsidR="00E872BA" w:rsidRPr="00E872BA">
        <w:rPr>
          <w:i/>
          <w:iCs/>
          <w:lang w:val="en-GB"/>
        </w:rPr>
        <w:t>et al.</w:t>
      </w:r>
      <w:r w:rsidR="00E872BA" w:rsidRPr="00E872BA">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7FD2F7C5"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7798C">
        <w:rPr>
          <w:rFonts w:cstheme="minorHAnsi"/>
        </w:rPr>
        <w:instrText xml:space="preserve"> ADDIN ZOTERO_ITEM CSL_CITATION {"citationID":"czmRWSbf","properties":{"formattedCitation":"(Clarke &amp; Johnston 1999; Bokma 2004; Barneche {\\i{}et al.} 2019; Jerde {\\i{}et al.} 2019)","plainCitation":"(Clarke &amp; Johnston 1999; Bokma 2004; Barneche et al. 2019;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7798C" w:rsidRPr="00A7798C">
        <w:rPr>
          <w:lang w:val="en-GB"/>
        </w:rPr>
        <w:t xml:space="preserve">(Clarke &amp; Johnston 1999; Bokma 2004; Barneche </w:t>
      </w:r>
      <w:r w:rsidR="00A7798C" w:rsidRPr="00A7798C">
        <w:rPr>
          <w:i/>
          <w:iCs/>
          <w:lang w:val="en-GB"/>
        </w:rPr>
        <w:t>et al.</w:t>
      </w:r>
      <w:r w:rsidR="00A7798C" w:rsidRPr="00A7798C">
        <w:rPr>
          <w:lang w:val="en-GB"/>
        </w:rPr>
        <w:t xml:space="preserve"> 2019; Jerde </w:t>
      </w:r>
      <w:r w:rsidR="00A7798C" w:rsidRPr="00A7798C">
        <w:rPr>
          <w:i/>
          <w:iCs/>
          <w:lang w:val="en-GB"/>
        </w:rPr>
        <w:t>et al.</w:t>
      </w:r>
      <w:r w:rsidR="00A7798C" w:rsidRPr="00A7798C">
        <w:rPr>
          <w:lang w:val="en-GB"/>
        </w:rPr>
        <w:t xml:space="preserve"> 2019)</w:t>
      </w:r>
      <w:r w:rsidRPr="0001320D">
        <w:rPr>
          <w:rFonts w:cstheme="minorHAnsi"/>
        </w:rPr>
        <w:fldChar w:fldCharType="end"/>
      </w:r>
      <w:r w:rsidRPr="00B37A74">
        <w:rPr>
          <w:rFonts w:cstheme="minorHAnsi"/>
        </w:rPr>
        <w:t xml:space="preserve">, rates are typically </w:t>
      </w:r>
      <w:proofErr w:type="spellStart"/>
      <w:r w:rsidRPr="00B37A74">
        <w:rPr>
          <w:rFonts w:cstheme="minorHAnsi"/>
        </w:rPr>
        <w:t>unimodal</w:t>
      </w:r>
      <w:r w:rsidR="00830111">
        <w:rPr>
          <w:rFonts w:cstheme="minorHAnsi"/>
        </w:rPr>
        <w:t>y</w:t>
      </w:r>
      <w:proofErr w:type="spellEnd"/>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2530AC">
        <w:rPr>
          <w:rFonts w:eastAsiaTheme="minorEastAsia"/>
        </w:rPr>
        <w:instrText xml:space="preserve"> ADDIN ZOTERO_ITEM CSL_CITATION {"citationID":"ZeKvcX3j","properties":{"formattedCitation":"(Dell {\\i{}et al.} 2011; Englund {\\i{}et al.} 2011; Rall {\\i{}et al.} 2012; Pawar {\\i{}et al.} 2016; Uiterwaal &amp; DeLong 2020)","plainCitation":"(Dell et al. 2011; Englund et al. 2011; Rall et al. 2012; Pawar et al. 2016;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2530AC">
        <w:rPr>
          <w:rFonts w:ascii="Cambria Math" w:eastAsiaTheme="minorEastAsia" w:hAnsi="Cambria Math" w:cs="Cambria Math"/>
        </w:rPr>
        <w:instrText>∼</w:instrText>
      </w:r>
      <w:r w:rsidR="002530AC">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2530AC" w:rsidRPr="002530AC">
        <w:rPr>
          <w:lang w:val="en-GB"/>
        </w:rPr>
        <w:t xml:space="preserve">(Dell </w:t>
      </w:r>
      <w:r w:rsidR="002530AC" w:rsidRPr="002530AC">
        <w:rPr>
          <w:i/>
          <w:iCs/>
          <w:lang w:val="en-GB"/>
        </w:rPr>
        <w:t>et al.</w:t>
      </w:r>
      <w:r w:rsidR="002530AC" w:rsidRPr="002530AC">
        <w:rPr>
          <w:lang w:val="en-GB"/>
        </w:rPr>
        <w:t xml:space="preserve"> 2011; Englund </w:t>
      </w:r>
      <w:r w:rsidR="002530AC" w:rsidRPr="002530AC">
        <w:rPr>
          <w:i/>
          <w:iCs/>
          <w:lang w:val="en-GB"/>
        </w:rPr>
        <w:t>et al.</w:t>
      </w:r>
      <w:r w:rsidR="002530AC" w:rsidRPr="002530AC">
        <w:rPr>
          <w:lang w:val="en-GB"/>
        </w:rPr>
        <w:t xml:space="preserve"> 2011; Rall </w:t>
      </w:r>
      <w:r w:rsidR="002530AC" w:rsidRPr="002530AC">
        <w:rPr>
          <w:i/>
          <w:iCs/>
          <w:lang w:val="en-GB"/>
        </w:rPr>
        <w:t>et al.</w:t>
      </w:r>
      <w:r w:rsidR="002530AC" w:rsidRPr="002530AC">
        <w:rPr>
          <w:lang w:val="en-GB"/>
        </w:rPr>
        <w:t xml:space="preserve"> 2012; Pawar </w:t>
      </w:r>
      <w:r w:rsidR="002530AC" w:rsidRPr="002530AC">
        <w:rPr>
          <w:i/>
          <w:iCs/>
          <w:lang w:val="en-GB"/>
        </w:rPr>
        <w:t>et al.</w:t>
      </w:r>
      <w:r w:rsidR="002530AC" w:rsidRPr="002530AC">
        <w:rPr>
          <w:lang w:val="en-GB"/>
        </w:rPr>
        <w:t xml:space="preserve"> 2016;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0974B4">
        <w:rPr>
          <w:rFonts w:cstheme="minorHAnsi"/>
        </w:rPr>
        <w:instrText xml:space="preserve"> ADDIN ZOTERO_ITEM CSL_CITATION {"citationID":"6cafbQ0b","properties":{"formattedCitation":"(Schoolfield {\\i{}et al.} 1981; Dell {\\i{}et al.} 2011; Englund {\\i{}et al.} 2011; Padfield {\\i{}et al.} 2017)","plainCitation":"(Schoolfield et al. 1981; Dell et al. 2011; Englund et al. 2011; Padfield et al. 2017)","noteIndex":0},"citationItems":[{"id":28,"uris":["http://zotero.org/users/6116610/items/UVZQASGV"],"uri":["http://zotero.org/users/6116610/items/UVZQASGV"],"itemData":{"id":28,"type":"article-journal","container-title":"Journal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0974B4" w:rsidRPr="000974B4">
        <w:rPr>
          <w:lang w:val="en-GB"/>
        </w:rPr>
        <w:t xml:space="preserve">(Schoolfield </w:t>
      </w:r>
      <w:r w:rsidR="000974B4" w:rsidRPr="000974B4">
        <w:rPr>
          <w:i/>
          <w:iCs/>
          <w:lang w:val="en-GB"/>
        </w:rPr>
        <w:t>et al.</w:t>
      </w:r>
      <w:r w:rsidR="000974B4" w:rsidRPr="000974B4">
        <w:rPr>
          <w:lang w:val="en-GB"/>
        </w:rPr>
        <w:t xml:space="preserve"> 1981; Dell </w:t>
      </w:r>
      <w:r w:rsidR="000974B4" w:rsidRPr="000974B4">
        <w:rPr>
          <w:i/>
          <w:iCs/>
          <w:lang w:val="en-GB"/>
        </w:rPr>
        <w:t>et al.</w:t>
      </w:r>
      <w:r w:rsidR="000974B4" w:rsidRPr="000974B4">
        <w:rPr>
          <w:lang w:val="en-GB"/>
        </w:rPr>
        <w:t xml:space="preserve"> 2011; Englund </w:t>
      </w:r>
      <w:r w:rsidR="000974B4" w:rsidRPr="000974B4">
        <w:rPr>
          <w:i/>
          <w:iCs/>
          <w:lang w:val="en-GB"/>
        </w:rPr>
        <w:t>et al.</w:t>
      </w:r>
      <w:r w:rsidR="000974B4" w:rsidRPr="000974B4">
        <w:rPr>
          <w:lang w:val="en-GB"/>
        </w:rPr>
        <w:t xml:space="preserve"> 2011; Padfield </w:t>
      </w:r>
      <w:r w:rsidR="000974B4" w:rsidRPr="000974B4">
        <w:rPr>
          <w:i/>
          <w:iCs/>
          <w:lang w:val="en-GB"/>
        </w:rPr>
        <w:t>et al.</w:t>
      </w:r>
      <w:r w:rsidR="000974B4" w:rsidRPr="000974B4">
        <w:rPr>
          <w:lang w:val="en-GB"/>
        </w:rPr>
        <w:t xml:space="preserve"> 2017)</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t xml:space="preserve">intraspecific </w:t>
      </w:r>
      <w:r w:rsidR="00384F48">
        <w:rPr>
          <w:rFonts w:cstheme="minorHAnsi"/>
        </w:rPr>
        <w:lastRenderedPageBreak/>
        <w:t xml:space="preserve">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3C62186D"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lastRenderedPageBreak/>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026B8320"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commentRangeStart w:id="4"/>
      <w:r w:rsidR="00F60EE8">
        <w:rPr>
          <w:rFonts w:eastAsiaTheme="minorEastAsia" w:cstheme="minorHAnsi"/>
        </w:rPr>
        <w:t xml:space="preserve">who </w:t>
      </w:r>
      <w:del w:id="5" w:author="Max Lindmark" w:date="2021-06-09T12:40:00Z">
        <w:r w:rsidR="00F60EE8" w:rsidDel="004D397D">
          <w:rPr>
            <w:rFonts w:eastAsiaTheme="minorEastAsia" w:cstheme="minorHAnsi"/>
          </w:rPr>
          <w:delText xml:space="preserve">estimated </w:delText>
        </w:r>
      </w:del>
      <w:commentRangeEnd w:id="4"/>
      <w:ins w:id="6" w:author="Max Lindmark" w:date="2021-06-09T12:40:00Z">
        <w:r w:rsidR="004D397D">
          <w:rPr>
            <w:rFonts w:eastAsiaTheme="minorEastAsia" w:cstheme="minorHAnsi"/>
          </w:rPr>
          <w:t xml:space="preserve">assumed </w:t>
        </w:r>
      </w:ins>
      <w:r w:rsidR="00F60EE8">
        <w:rPr>
          <w:rStyle w:val="CommentReference"/>
        </w:rPr>
        <w:commentReference w:id="4"/>
      </w:r>
      <w:r w:rsidR="008A1468">
        <w:rPr>
          <w:rFonts w:eastAsiaTheme="minorEastAsia" w:cstheme="minorHAnsi"/>
        </w:rPr>
        <w:t xml:space="preserve">consumption </w:t>
      </w:r>
      <w:ins w:id="7" w:author="Max Lindmark" w:date="2021-06-09T12:40:00Z">
        <w:r w:rsidR="004D397D">
          <w:rPr>
            <w:rFonts w:eastAsiaTheme="minorEastAsia" w:cstheme="minorHAnsi"/>
          </w:rPr>
          <w:t xml:space="preserve">to be </w:t>
        </w:r>
      </w:ins>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080A49">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080A49">
        <w:rPr>
          <w:rFonts w:eastAsiaTheme="minorEastAsia" w:cstheme="minorHAnsi"/>
          <w:noProof/>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88E763F"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w:t>
      </w:r>
      <w:r w:rsidRPr="00B37A74">
        <w:rPr>
          <w:rFonts w:eastAsiaTheme="minorEastAsia" w:cstheme="minorHAnsi"/>
        </w:rPr>
        <w:lastRenderedPageBreak/>
        <w:t xml:space="preserve">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D87119">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D87119">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2EDE90"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t>
      </w:r>
      <w:r w:rsidRPr="00B37A74">
        <w:rPr>
          <w:rFonts w:eastAsiaTheme="minorEastAsia" w:cstheme="minorHAnsi"/>
        </w:rPr>
        <w:lastRenderedPageBreak/>
        <w:t>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w:t>
      </w:r>
      <w:commentRangeStart w:id="8"/>
      <w:commentRangeStart w:id="9"/>
      <w:r>
        <w:rPr>
          <w:rFonts w:eastAsiaTheme="minorEastAsia" w:cstheme="minorHAnsi"/>
        </w:rPr>
        <w:t xml:space="preserve">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w:t>
      </w:r>
      <w:commentRangeEnd w:id="8"/>
      <w:r w:rsidR="003E0F3A">
        <w:rPr>
          <w:rStyle w:val="CommentReference"/>
        </w:rPr>
        <w:commentReference w:id="8"/>
      </w:r>
      <w:commentRangeEnd w:id="9"/>
      <w:r w:rsidR="004D3578">
        <w:rPr>
          <w:rStyle w:val="CommentReference"/>
        </w:rPr>
        <w:commentReference w:id="9"/>
      </w:r>
      <w:r>
        <w:rPr>
          <w:rFonts w:eastAsiaTheme="minorEastAsia" w:cstheme="minorHAnsi"/>
        </w:rPr>
        <w:t>.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2BA7FF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 xml:space="preserve">SI </w:t>
      </w:r>
      <w:r w:rsidR="00FF0C73" w:rsidRPr="00B37A74">
        <w:rPr>
          <w:rFonts w:eastAsiaTheme="minorEastAsia" w:cstheme="minorHAnsi"/>
          <w:i/>
          <w:iCs/>
        </w:rPr>
        <w:lastRenderedPageBreak/>
        <w:t>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36895FD8"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w:t>
      </w:r>
      <w:r w:rsidRPr="00B37A74">
        <w:rPr>
          <w:rFonts w:eastAsiaTheme="minorEastAsia" w:cstheme="minorHAnsi"/>
        </w:rPr>
        <w:lastRenderedPageBreak/>
        <w:t>(20-70%)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EED42EA"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B228CF" w:rsidRPr="00103766">
        <w:rPr>
          <w:rFonts w:eastAsiaTheme="minorEastAsia" w:cstheme="minorHAnsi"/>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C43927">
        <w:rPr>
          <w:lang w:val="sv-SE"/>
        </w:rPr>
        <w:t xml:space="preserve">(Vasseur &amp; McCann 2005; Morita </w:t>
      </w:r>
      <w:r w:rsidR="00B228CF" w:rsidRPr="00C43927">
        <w:rPr>
          <w:i/>
          <w:iCs/>
          <w:lang w:val="sv-SE"/>
        </w:rPr>
        <w:t>et al.</w:t>
      </w:r>
      <w:r w:rsidR="00B228CF" w:rsidRPr="00C43927">
        <w:rPr>
          <w:lang w:val="sv-SE"/>
        </w:rPr>
        <w:t xml:space="preserve"> 2010; Cheung </w:t>
      </w:r>
      <w:r w:rsidR="00B228CF" w:rsidRPr="00C43927">
        <w:rPr>
          <w:i/>
          <w:iCs/>
          <w:lang w:val="sv-SE"/>
        </w:rPr>
        <w:t>et al.</w:t>
      </w:r>
      <w:r w:rsidR="00B228CF" w:rsidRPr="00C43927">
        <w:rPr>
          <w:lang w:val="sv-SE"/>
        </w:rPr>
        <w:t xml:space="preserve"> 2013; Gilbert </w:t>
      </w:r>
      <w:r w:rsidR="00B228CF" w:rsidRPr="00C43927">
        <w:rPr>
          <w:i/>
          <w:iCs/>
          <w:lang w:val="sv-SE"/>
        </w:rPr>
        <w:t>et al.</w:t>
      </w:r>
      <w:r w:rsidR="00B228CF" w:rsidRPr="00C43927">
        <w:rPr>
          <w:lang w:val="sv-SE"/>
        </w:rPr>
        <w:t xml:space="preserve"> 2014)</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w:t>
      </w:r>
      <w:r w:rsidR="002B709E" w:rsidRPr="002E1DA7">
        <w:rPr>
          <w:rFonts w:eastAsiaTheme="minorEastAsia" w:cstheme="minorHAnsi"/>
        </w:rPr>
        <w:lastRenderedPageBreak/>
        <w:t xml:space="preserve">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13677BBD"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w:t>
      </w:r>
      <w:commentRangeStart w:id="10"/>
      <w:commentRangeStart w:id="11"/>
      <w:r w:rsidRPr="00B37A74">
        <w:rPr>
          <w:rFonts w:cstheme="minorHAnsi"/>
        </w:rPr>
        <w:t xml:space="preserve">reduce </w:t>
      </w:r>
      <w:commentRangeEnd w:id="10"/>
      <w:r w:rsidR="00295CA9">
        <w:rPr>
          <w:rStyle w:val="CommentReference"/>
        </w:rPr>
        <w:commentReference w:id="10"/>
      </w:r>
      <w:commentRangeEnd w:id="11"/>
      <w:r w:rsidR="004F2AC7">
        <w:rPr>
          <w:rStyle w:val="CommentReference"/>
        </w:rPr>
        <w:commentReference w:id="11"/>
      </w:r>
      <w:r w:rsidRPr="00B37A74">
        <w:rPr>
          <w:rFonts w:cstheme="minorHAnsi"/>
        </w:rPr>
        <w:t>the number of potential data sets, as most experimental studies use either size or temperature treatments, not both. However, th</w:t>
      </w:r>
      <w:ins w:id="12" w:author="Max Lindmark" w:date="2021-06-09T12:51:00Z">
        <w:r w:rsidR="004F2AC7">
          <w:rPr>
            <w:rFonts w:cstheme="minorHAnsi"/>
          </w:rPr>
          <w:t>e</w:t>
        </w:r>
      </w:ins>
      <w:del w:id="13" w:author="Max Lindmark" w:date="2021-06-09T12:51:00Z">
        <w:r w:rsidRPr="00B37A74" w:rsidDel="004F2AC7">
          <w:rPr>
            <w:rFonts w:cstheme="minorHAnsi"/>
          </w:rPr>
          <w:delText>i</w:delText>
        </w:r>
      </w:del>
      <w:r w:rsidRPr="00B37A74">
        <w:rPr>
          <w:rFonts w:cstheme="minorHAnsi"/>
        </w:rPr>
        <w:t>s</w:t>
      </w:r>
      <w:ins w:id="14" w:author="Max Lindmark" w:date="2021-06-09T12:51:00Z">
        <w:r w:rsidR="004F2AC7">
          <w:rPr>
            <w:rFonts w:cstheme="minorHAnsi"/>
          </w:rPr>
          <w:t>e</w:t>
        </w:r>
      </w:ins>
      <w:r w:rsidRPr="00B37A74">
        <w:rPr>
          <w:rFonts w:cstheme="minorHAnsi"/>
        </w:rPr>
        <w:t xml:space="preserve"> criteri</w:t>
      </w:r>
      <w:ins w:id="15" w:author="Max Lindmark" w:date="2021-06-09T12:51:00Z">
        <w:r w:rsidR="004F2AC7">
          <w:rPr>
            <w:rFonts w:cstheme="minorHAnsi"/>
          </w:rPr>
          <w:t>a</w:t>
        </w:r>
      </w:ins>
      <w:del w:id="16" w:author="Max Lindmark" w:date="2021-06-09T12:51:00Z">
        <w:r w:rsidRPr="00B37A74" w:rsidDel="004F2AC7">
          <w:rPr>
            <w:rFonts w:cstheme="minorHAnsi"/>
          </w:rPr>
          <w:delText>on</w:delText>
        </w:r>
      </w:del>
      <w:r w:rsidRPr="00B37A74">
        <w:rPr>
          <w:rFonts w:cstheme="minorHAnsi"/>
        </w:rPr>
        <w:t xml:space="preserve">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w:t>
      </w:r>
      <w:r w:rsidRPr="00B37A74">
        <w:rPr>
          <w:rFonts w:eastAsiaTheme="minorEastAsia" w:cstheme="minorHAnsi"/>
        </w:rPr>
        <w:lastRenderedPageBreak/>
        <w:t>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lastRenderedPageBreak/>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09663E"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09663E"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09663E"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632C3FFF"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w:t>
      </w:r>
      <w:r>
        <w:rPr>
          <w:rFonts w:eastAsiaTheme="minorEastAsia"/>
          <w:bCs/>
          <w:iCs/>
        </w:rPr>
        <w:lastRenderedPageBreak/>
        <w:t xml:space="preserve">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ins w:id="17" w:author="Max Lindmark" w:date="2021-06-09T12:53:00Z">
        <w:r w:rsidR="00993E52">
          <w:rPr>
            <w:rFonts w:eastAsiaTheme="minorEastAsia"/>
            <w:bCs/>
            <w:iCs/>
          </w:rPr>
          <w:t xml:space="preserve"> </w:t>
        </w:r>
      </w:ins>
      <m:oMath>
        <m:sSub>
          <m:sSubPr>
            <m:ctrlPr>
              <w:ins w:id="18" w:author="Max Lindmark" w:date="2021-06-09T12:53:00Z">
                <w:rPr>
                  <w:rFonts w:ascii="Cambria Math" w:hAnsi="Cambria Math"/>
                  <w:bCs/>
                  <w:i/>
                  <w:iCs/>
                </w:rPr>
              </w:ins>
            </m:ctrlPr>
          </m:sSubPr>
          <m:e>
            <m:r>
              <w:ins w:id="19" w:author="Max Lindmark" w:date="2021-06-09T12:53:00Z">
                <w:rPr>
                  <w:rFonts w:ascii="Cambria Math" w:hAnsi="Cambria Math"/>
                </w:rPr>
                <m:t>β</m:t>
              </w:ins>
            </m:r>
          </m:e>
          <m:sub>
            <m:r>
              <w:ins w:id="20" w:author="Max Lindmark" w:date="2021-06-09T12:53:00Z">
                <w:rPr>
                  <w:rFonts w:ascii="Cambria Math" w:hAnsi="Cambria Math"/>
                </w:rPr>
                <m:t>0rj</m:t>
              </w:ins>
            </m:r>
          </m:sub>
        </m:sSub>
      </m:oMath>
      <w:ins w:id="21" w:author="Max Lindmark" w:date="2021-06-09T12:53:00Z">
        <w:r w:rsidR="00993E52">
          <w:rPr>
            <w:rFonts w:eastAsiaTheme="minorEastAsia"/>
            <w:bCs/>
            <w:iCs/>
          </w:rPr>
          <w:t xml:space="preserve"> is forced to 0 for a s</w:t>
        </w:r>
      </w:ins>
      <w:ins w:id="22" w:author="Max Lindmark" w:date="2021-06-09T12:54:00Z">
        <w:r w:rsidR="00993E52">
          <w:rPr>
            <w:rFonts w:eastAsiaTheme="minorEastAsia"/>
            <w:bCs/>
            <w:iCs/>
          </w:rPr>
          <w:t>pecies with standard metabolic rate data</w:t>
        </w:r>
      </w:ins>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093F96E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09663E"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09663E"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09663E"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xml:space="preserve">, which is the estimated </w:t>
      </w:r>
      <w:r w:rsidR="007C2B91">
        <w:rPr>
          <w:rFonts w:eastAsiaTheme="minorEastAsia"/>
          <w:bCs/>
          <w:iCs/>
        </w:rPr>
        <w:lastRenderedPageBreak/>
        <w:t>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765EC8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BE1E3F">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BE1E3F">
        <w:rPr>
          <w:rFonts w:eastAsiaTheme="minorEastAsia"/>
          <w:iCs/>
          <w:noProof/>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CFF8862"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 xml:space="preserve">We used 3 Markov chains with 5000 iterations for adaptation, followed by 15000 iterations burn-in and 15000 iterations sampling </w:t>
      </w:r>
      <w:r w:rsidRPr="00B37A74">
        <w:rPr>
          <w:rFonts w:eastAsiaTheme="minorEastAsia"/>
        </w:rPr>
        <w:lastRenderedPageBreak/>
        <w:t>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C43927">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5F0192" w:rsidRPr="005F0192">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C43927">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DF3A9D">
        <w:rPr>
          <w:noProof/>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6327F26"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lastRenderedPageBreak/>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ins w:id="23" w:author="Max Lindmark" w:date="2021-06-09T12:55:00Z">
        <w:r w:rsidR="006F3AD3" w:rsidRPr="00B37A74">
          <w:rPr>
            <w:rFonts w:eastAsiaTheme="minorEastAsia"/>
          </w:rPr>
          <w:t>Pütter</w:t>
        </w:r>
        <w:r w:rsidR="006F3AD3">
          <w:rPr>
            <w:rFonts w:eastAsiaTheme="minorEastAsia"/>
          </w:rPr>
          <w:t xml:space="preserve">-type models </w:t>
        </w:r>
      </w:ins>
      <w:ins w:id="24" w:author="Max Lindmark" w:date="2021-06-09T12:56:00Z">
        <w:r w:rsidR="006F3AD3">
          <w:rPr>
            <w:rFonts w:eastAsiaTheme="minorEastAsia"/>
          </w:rPr>
          <w:t xml:space="preserve">are </w:t>
        </w:r>
      </w:ins>
      <w:commentRangeStart w:id="25"/>
      <w:del w:id="26" w:author="Max Lindmark" w:date="2021-06-09T12:55:00Z">
        <w:r w:rsidR="00E75C88" w:rsidDel="006F3AD3">
          <w:rPr>
            <w:rFonts w:eastAsiaTheme="minorEastAsia"/>
          </w:rPr>
          <w:delText xml:space="preserve">it </w:delText>
        </w:r>
        <w:commentRangeEnd w:id="25"/>
        <w:r w:rsidR="0067695E" w:rsidDel="006F3AD3">
          <w:rPr>
            <w:rStyle w:val="CommentReference"/>
          </w:rPr>
          <w:commentReference w:id="25"/>
        </w:r>
      </w:del>
      <w:ins w:id="27" w:author="Max Lindmark" w:date="2021-06-09T12:56:00Z">
        <w:r w:rsidR="00EE7D8A">
          <w:rPr>
            <w:rFonts w:eastAsiaTheme="minorEastAsia"/>
          </w:rPr>
          <w:t xml:space="preserve">among the </w:t>
        </w:r>
      </w:ins>
      <w:ins w:id="28" w:author="Max Lindmark" w:date="2021-05-31T16:32:00Z">
        <w:r w:rsidR="00BD1FF9">
          <w:rPr>
            <w:rFonts w:eastAsiaTheme="minorEastAsia"/>
          </w:rPr>
          <w:t xml:space="preserve">most </w:t>
        </w:r>
      </w:ins>
      <w:ins w:id="29" w:author="Max Lindmark" w:date="2021-06-09T12:56:00Z">
        <w:r w:rsidR="00EE7D8A">
          <w:rPr>
            <w:rFonts w:eastAsiaTheme="minorEastAsia"/>
          </w:rPr>
          <w:t xml:space="preserve">commonly </w:t>
        </w:r>
      </w:ins>
      <w:ins w:id="30" w:author="Max Lindmark" w:date="2021-05-31T16:32:00Z">
        <w:r w:rsidR="00BD1FF9">
          <w:rPr>
            <w:rFonts w:eastAsiaTheme="minorEastAsia"/>
          </w:rPr>
          <w:t xml:space="preserve">applied </w:t>
        </w:r>
      </w:ins>
      <w:ins w:id="31" w:author="Jan Ohlberger" w:date="2021-06-01T13:11:00Z">
        <w:del w:id="32" w:author="Max Lindmark" w:date="2021-06-09T12:56:00Z">
          <w:r w:rsidR="000374F9" w:rsidDel="00EE7D8A">
            <w:rPr>
              <w:rFonts w:eastAsiaTheme="minorEastAsia"/>
            </w:rPr>
            <w:delText xml:space="preserve">types of </w:delText>
          </w:r>
        </w:del>
      </w:ins>
      <w:ins w:id="33" w:author="Max Lindmark" w:date="2021-05-31T16:32:00Z">
        <w:r w:rsidR="00BD1FF9">
          <w:rPr>
            <w:rFonts w:eastAsiaTheme="minorEastAsia"/>
          </w:rPr>
          <w:t>growth models in ecology and fisheries</w:t>
        </w:r>
      </w:ins>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423844">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423844">
        <w:rPr>
          <w:rFonts w:eastAsiaTheme="minorEastAsia"/>
          <w:noProof/>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98540F">
        <w:rPr>
          <w:rFonts w:eastAsiaTheme="minorEastAsia"/>
        </w:rPr>
        <w:instrText xml:space="preserve"> ADDIN ZOTERO_ITEM CSL_CITATION {"citationID":"3UcntoPE","properties":{"formattedCitation":"(Kitchell {\\i{}et al.} 1977; Cuenco {\\i{}et al.} 1985)","plainCitation":"(Kitchell et al. 1977; Cuenco et al. 1985)","noteIndex":0},"citationItems":[{"id":177,"uris":["http://zotero.org/users/6116610/items/4RNEVDMA"],"uri":["http://zotero.org/users/6116610/items/4RNEVDMA"],"itemData":{"id":177,"type":"article-journal","container-title":"Journal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98540F" w:rsidRPr="0098540F">
        <w:rPr>
          <w:lang w:val="en-GB"/>
        </w:rPr>
        <w:t xml:space="preserve">(Kitchell </w:t>
      </w:r>
      <w:r w:rsidR="0098540F" w:rsidRPr="0098540F">
        <w:rPr>
          <w:i/>
          <w:iCs/>
          <w:lang w:val="en-GB"/>
        </w:rPr>
        <w:t>et al.</w:t>
      </w:r>
      <w:r w:rsidR="0098540F" w:rsidRPr="0098540F">
        <w:rPr>
          <w:lang w:val="en-GB"/>
        </w:rPr>
        <w:t xml:space="preserve"> 1977; Cuenco </w:t>
      </w:r>
      <w:r w:rsidR="0098540F" w:rsidRPr="0098540F">
        <w:rPr>
          <w:i/>
          <w:iCs/>
          <w:lang w:val="en-GB"/>
        </w:rPr>
        <w:t>et al.</w:t>
      </w:r>
      <w:r w:rsidR="0098540F" w:rsidRPr="0098540F">
        <w:rPr>
          <w:lang w:val="en-GB"/>
        </w:rPr>
        <w:t xml:space="preserve"> 1985)</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09663E"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2BD2BB8"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Pr="006A522D">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Pr="00E00FB2">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70FF3734" w14:textId="77777777" w:rsidR="00C43927" w:rsidRPr="00C43927" w:rsidRDefault="00A22A36" w:rsidP="00C43927">
      <w:pPr>
        <w:pStyle w:val="Bibliography"/>
        <w:rPr>
          <w:lang w:val="en-GB"/>
        </w:rPr>
      </w:pPr>
      <w:r w:rsidRPr="00C22D0F">
        <w:t xml:space="preserve"> </w:t>
      </w:r>
      <w:r w:rsidR="008D57D4">
        <w:rPr>
          <w:lang w:val="en-GB"/>
        </w:rPr>
        <w:fldChar w:fldCharType="begin"/>
      </w:r>
      <w:r w:rsidR="00C43927">
        <w:instrText xml:space="preserve"> ADDIN ZOTERO_BIBL {"uncited":[],"omitted":[],"custom":[]} CSL_BIBLIOGRAPHY </w:instrText>
      </w:r>
      <w:r w:rsidR="008D57D4">
        <w:rPr>
          <w:lang w:val="en-GB"/>
        </w:rPr>
        <w:fldChar w:fldCharType="separate"/>
      </w:r>
      <w:r w:rsidR="00C43927" w:rsidRPr="00C43927">
        <w:rPr>
          <w:lang w:val="en-GB"/>
        </w:rPr>
        <w:t xml:space="preserve">Andersen, K.H., Beyer, J.E. &amp; Lundberg, P. (2009). Trophic and individual efficiencies of size-structured communities. </w:t>
      </w:r>
      <w:r w:rsidR="00C43927" w:rsidRPr="00C43927">
        <w:rPr>
          <w:i/>
          <w:iCs/>
          <w:lang w:val="en-GB"/>
        </w:rPr>
        <w:t>Proceedings of the Royal Society B: Biological Sciences</w:t>
      </w:r>
      <w:r w:rsidR="00C43927" w:rsidRPr="00C43927">
        <w:rPr>
          <w:lang w:val="en-GB"/>
        </w:rPr>
        <w:t>, 276, 109–114.</w:t>
      </w:r>
    </w:p>
    <w:p w14:paraId="09F5B191" w14:textId="77777777" w:rsidR="00C43927" w:rsidRPr="00C43927" w:rsidRDefault="00C43927" w:rsidP="00C43927">
      <w:pPr>
        <w:pStyle w:val="Bibliography"/>
        <w:rPr>
          <w:lang w:val="en-GB"/>
        </w:rPr>
      </w:pPr>
      <w:r w:rsidRPr="00C43927">
        <w:rPr>
          <w:lang w:val="en-GB"/>
        </w:rPr>
        <w:t xml:space="preserve">Angilletta, M.J. &amp; Dunham, A.E. (2003). The temperature-size rule in ectotherms: simple evolutionary explanations may not be general. </w:t>
      </w:r>
      <w:r w:rsidRPr="00C43927">
        <w:rPr>
          <w:i/>
          <w:iCs/>
          <w:lang w:val="en-GB"/>
        </w:rPr>
        <w:t>The American Naturalist</w:t>
      </w:r>
      <w:r w:rsidRPr="00C43927">
        <w:rPr>
          <w:lang w:val="en-GB"/>
        </w:rPr>
        <w:t>, 162, 332–342.</w:t>
      </w:r>
    </w:p>
    <w:p w14:paraId="31A9BBE7" w14:textId="77777777" w:rsidR="00C43927" w:rsidRPr="00C43927" w:rsidRDefault="00C43927" w:rsidP="00C43927">
      <w:pPr>
        <w:pStyle w:val="Bibliography"/>
        <w:rPr>
          <w:lang w:val="en-GB"/>
        </w:rPr>
      </w:pPr>
      <w:r w:rsidRPr="00C43927">
        <w:rPr>
          <w:lang w:val="en-GB"/>
        </w:rPr>
        <w:t xml:space="preserve">Armstrong, J.D. &amp; Hawkins, L.A. (2008). Standard metabolic rate of pike, </w:t>
      </w:r>
      <w:r w:rsidRPr="00C43927">
        <w:rPr>
          <w:i/>
          <w:iCs/>
          <w:lang w:val="en-GB"/>
        </w:rPr>
        <w:t>Esox lucius</w:t>
      </w:r>
      <w:r w:rsidRPr="00C43927">
        <w:rPr>
          <w:lang w:val="en-GB"/>
        </w:rPr>
        <w:t xml:space="preserve">: variation among studies and implications for energy flow modelling. </w:t>
      </w:r>
      <w:r w:rsidRPr="00C43927">
        <w:rPr>
          <w:i/>
          <w:iCs/>
          <w:lang w:val="en-GB"/>
        </w:rPr>
        <w:t>Hydrobiologia</w:t>
      </w:r>
      <w:r w:rsidRPr="00C43927">
        <w:rPr>
          <w:lang w:val="en-GB"/>
        </w:rPr>
        <w:t>, 601, 83–90.</w:t>
      </w:r>
    </w:p>
    <w:p w14:paraId="579A578C" w14:textId="77777777" w:rsidR="00C43927" w:rsidRPr="00C43927" w:rsidRDefault="00C43927" w:rsidP="00C43927">
      <w:pPr>
        <w:pStyle w:val="Bibliography"/>
        <w:rPr>
          <w:lang w:val="en-GB"/>
        </w:rPr>
      </w:pPr>
      <w:r w:rsidRPr="00C43927">
        <w:rPr>
          <w:lang w:val="en-GB"/>
        </w:rPr>
        <w:lastRenderedPageBreak/>
        <w:t xml:space="preserve">Atkinson, D. (1994). Temperature and organism size—A biological law for ectotherms? In: </w:t>
      </w:r>
      <w:r w:rsidRPr="00C43927">
        <w:rPr>
          <w:i/>
          <w:iCs/>
          <w:lang w:val="en-GB"/>
        </w:rPr>
        <w:t>Advances in Ecological Research</w:t>
      </w:r>
      <w:r w:rsidRPr="00C43927">
        <w:rPr>
          <w:lang w:val="en-GB"/>
        </w:rPr>
        <w:t>. Elsevier, pp. 1–58.</w:t>
      </w:r>
    </w:p>
    <w:p w14:paraId="571D6C67" w14:textId="77777777" w:rsidR="00C43927" w:rsidRPr="00C43927" w:rsidRDefault="00C43927" w:rsidP="00C43927">
      <w:pPr>
        <w:pStyle w:val="Bibliography"/>
        <w:rPr>
          <w:lang w:val="en-GB"/>
        </w:rPr>
      </w:pPr>
      <w:r w:rsidRPr="00C43927">
        <w:rPr>
          <w:lang w:val="en-GB"/>
        </w:rPr>
        <w:t xml:space="preserve">Audzijonyte, A., Barneche, D.R., Baudron, A.R., Belmaker, J., Clark, T.D., Marshall, C.T., </w:t>
      </w:r>
      <w:r w:rsidRPr="00C43927">
        <w:rPr>
          <w:i/>
          <w:iCs/>
          <w:lang w:val="en-GB"/>
        </w:rPr>
        <w:t>et al.</w:t>
      </w:r>
      <w:r w:rsidRPr="00C43927">
        <w:rPr>
          <w:lang w:val="en-GB"/>
        </w:rPr>
        <w:t xml:space="preserve"> (2019). Is oxygen limitation in warming waters a valid mechanism to explain decreased body sizes in aquatic ectotherms? </w:t>
      </w:r>
      <w:r w:rsidRPr="00C43927">
        <w:rPr>
          <w:i/>
          <w:iCs/>
          <w:lang w:val="en-GB"/>
        </w:rPr>
        <w:t>Global Ecology and Biogeography</w:t>
      </w:r>
      <w:r w:rsidRPr="00C43927">
        <w:rPr>
          <w:lang w:val="en-GB"/>
        </w:rPr>
        <w:t>, 28, 64–77.</w:t>
      </w:r>
    </w:p>
    <w:p w14:paraId="1ED47D64" w14:textId="77777777" w:rsidR="00C43927" w:rsidRPr="00C43927" w:rsidRDefault="00C43927" w:rsidP="00C43927">
      <w:pPr>
        <w:pStyle w:val="Bibliography"/>
        <w:rPr>
          <w:lang w:val="en-GB"/>
        </w:rPr>
      </w:pPr>
      <w:r w:rsidRPr="00C43927">
        <w:rPr>
          <w:lang w:val="en-GB"/>
        </w:rPr>
        <w:t xml:space="preserve">Audzijonyte, A. &amp; Pecl, G.T. (2018). Deep impact of fisheries. </w:t>
      </w:r>
      <w:r w:rsidRPr="00C43927">
        <w:rPr>
          <w:i/>
          <w:iCs/>
          <w:lang w:val="en-GB"/>
        </w:rPr>
        <w:t>Nature Ecology &amp; Evolution</w:t>
      </w:r>
      <w:r w:rsidRPr="00C43927">
        <w:rPr>
          <w:lang w:val="en-GB"/>
        </w:rPr>
        <w:t>, 2, 1348–1349.</w:t>
      </w:r>
    </w:p>
    <w:p w14:paraId="58DB343A" w14:textId="77777777" w:rsidR="00C43927" w:rsidRPr="00C43927" w:rsidRDefault="00C43927" w:rsidP="00C43927">
      <w:pPr>
        <w:pStyle w:val="Bibliography"/>
        <w:rPr>
          <w:lang w:val="en-GB"/>
        </w:rPr>
      </w:pPr>
      <w:r w:rsidRPr="00C43927">
        <w:rPr>
          <w:lang w:val="en-GB"/>
        </w:rPr>
        <w:t xml:space="preserve">Audzijonyte, A., Richards, S.A., Stuart-Smith, R.D., Pecl, G., Edgar, G.J., Barrett, N.S., </w:t>
      </w:r>
      <w:r w:rsidRPr="00C43927">
        <w:rPr>
          <w:i/>
          <w:iCs/>
          <w:lang w:val="en-GB"/>
        </w:rPr>
        <w:t>et al.</w:t>
      </w:r>
      <w:r w:rsidRPr="00C43927">
        <w:rPr>
          <w:lang w:val="en-GB"/>
        </w:rPr>
        <w:t xml:space="preserve"> (2020). Fish body sizes change with temperature but not all species shrink with warming. </w:t>
      </w:r>
      <w:r w:rsidRPr="00C43927">
        <w:rPr>
          <w:i/>
          <w:iCs/>
          <w:lang w:val="en-GB"/>
        </w:rPr>
        <w:t>Nat Ecol Evol</w:t>
      </w:r>
      <w:r w:rsidRPr="00C43927">
        <w:rPr>
          <w:lang w:val="en-GB"/>
        </w:rPr>
        <w:t>, 4, 809–814.</w:t>
      </w:r>
    </w:p>
    <w:p w14:paraId="6C6F792C" w14:textId="77777777" w:rsidR="00C43927" w:rsidRPr="00C43927" w:rsidRDefault="00C43927" w:rsidP="00C43927">
      <w:pPr>
        <w:pStyle w:val="Bibliography"/>
        <w:rPr>
          <w:lang w:val="en-GB"/>
        </w:rPr>
      </w:pPr>
      <w:r w:rsidRPr="00C43927">
        <w:rPr>
          <w:lang w:val="en-GB"/>
        </w:rPr>
        <w:t xml:space="preserve">Barneche, D.R. &amp; Allen, A.P. (2018). The energetics of fish growth and how it constrains food-web trophic structure. </w:t>
      </w:r>
      <w:r w:rsidRPr="00C43927">
        <w:rPr>
          <w:i/>
          <w:iCs/>
          <w:lang w:val="en-GB"/>
        </w:rPr>
        <w:t>Ecology Letters</w:t>
      </w:r>
      <w:r w:rsidRPr="00C43927">
        <w:rPr>
          <w:lang w:val="en-GB"/>
        </w:rPr>
        <w:t>, 21, 836–844.</w:t>
      </w:r>
    </w:p>
    <w:p w14:paraId="0B88809A" w14:textId="77777777" w:rsidR="00C43927" w:rsidRPr="00C43927" w:rsidRDefault="00C43927" w:rsidP="00C43927">
      <w:pPr>
        <w:pStyle w:val="Bibliography"/>
        <w:rPr>
          <w:lang w:val="en-GB"/>
        </w:rPr>
      </w:pPr>
      <w:r w:rsidRPr="00C43927">
        <w:rPr>
          <w:lang w:val="en-GB"/>
        </w:rPr>
        <w:t xml:space="preserve">Barneche, D.R., Jahn, M. &amp; Seebacher, F. (2019). Warming increases the cost of growth in a model vertebrate. </w:t>
      </w:r>
      <w:r w:rsidRPr="00C43927">
        <w:rPr>
          <w:i/>
          <w:iCs/>
          <w:lang w:val="en-GB"/>
        </w:rPr>
        <w:t>Functional Ecology</w:t>
      </w:r>
      <w:r w:rsidRPr="00C43927">
        <w:rPr>
          <w:lang w:val="en-GB"/>
        </w:rPr>
        <w:t>, 33, 1256–1266.</w:t>
      </w:r>
    </w:p>
    <w:p w14:paraId="0EBA51EA" w14:textId="77777777" w:rsidR="00C43927" w:rsidRPr="00C43927" w:rsidRDefault="00C43927" w:rsidP="00C43927">
      <w:pPr>
        <w:pStyle w:val="Bibliography"/>
        <w:rPr>
          <w:lang w:val="en-GB"/>
        </w:rPr>
      </w:pPr>
      <w:r w:rsidRPr="00C43927">
        <w:rPr>
          <w:lang w:val="en-GB"/>
        </w:rPr>
        <w:t xml:space="preserve">Barneche, D.R., Robertson, D.R., White, C.R. &amp; Marshall, D.J. (2018). Fish reproductive-energy output increases disproportionately with body size. </w:t>
      </w:r>
      <w:r w:rsidRPr="00C43927">
        <w:rPr>
          <w:i/>
          <w:iCs/>
          <w:lang w:val="en-GB"/>
        </w:rPr>
        <w:t>Science</w:t>
      </w:r>
      <w:r w:rsidRPr="00C43927">
        <w:rPr>
          <w:lang w:val="en-GB"/>
        </w:rPr>
        <w:t>, 360, 642–645.</w:t>
      </w:r>
    </w:p>
    <w:p w14:paraId="1CE539CE" w14:textId="77777777" w:rsidR="00C43927" w:rsidRPr="00C43927" w:rsidRDefault="00C43927" w:rsidP="00C43927">
      <w:pPr>
        <w:pStyle w:val="Bibliography"/>
        <w:rPr>
          <w:lang w:val="en-GB"/>
        </w:rPr>
      </w:pPr>
      <w:r w:rsidRPr="00C43927">
        <w:rPr>
          <w:lang w:val="en-GB"/>
        </w:rPr>
        <w:t xml:space="preserve">Baudron, A.R., Needle, C.L., Rijnsdorp, A.D. &amp; Marshall, C.T. (2014). Warming temperatures and smaller body sizes: synchronous changes in growth of North Sea fishes. </w:t>
      </w:r>
      <w:r w:rsidRPr="00C43927">
        <w:rPr>
          <w:i/>
          <w:iCs/>
          <w:lang w:val="en-GB"/>
        </w:rPr>
        <w:t>Global Change Biology</w:t>
      </w:r>
      <w:r w:rsidRPr="00C43927">
        <w:rPr>
          <w:lang w:val="en-GB"/>
        </w:rPr>
        <w:t>, 20, 1023–1031.</w:t>
      </w:r>
    </w:p>
    <w:p w14:paraId="20E7455E" w14:textId="77777777" w:rsidR="00C43927" w:rsidRPr="00C43927" w:rsidRDefault="00C43927" w:rsidP="00C43927">
      <w:pPr>
        <w:pStyle w:val="Bibliography"/>
        <w:rPr>
          <w:lang w:val="en-GB"/>
        </w:rPr>
      </w:pPr>
      <w:r w:rsidRPr="00C43927">
        <w:rPr>
          <w:lang w:val="en-GB"/>
        </w:rPr>
        <w:t xml:space="preserve">Beamish, F.W.H. (1964). Respiration of fishes with special emphasis on standard oxygen consumption II. Influence of weight and temperature on respiration of several species’. </w:t>
      </w:r>
      <w:r w:rsidRPr="00C43927">
        <w:rPr>
          <w:i/>
          <w:iCs/>
          <w:lang w:val="en-GB"/>
        </w:rPr>
        <w:t>Canadian Journal of Zoology/Revue Canadienne de Zoologie</w:t>
      </w:r>
      <w:r w:rsidRPr="00C43927">
        <w:rPr>
          <w:lang w:val="en-GB"/>
        </w:rPr>
        <w:t>, 42, 177–188.</w:t>
      </w:r>
    </w:p>
    <w:p w14:paraId="635CDD18" w14:textId="77777777" w:rsidR="00C43927" w:rsidRPr="00C43927" w:rsidRDefault="00C43927" w:rsidP="00C43927">
      <w:pPr>
        <w:pStyle w:val="Bibliography"/>
        <w:rPr>
          <w:lang w:val="en-GB"/>
        </w:rPr>
      </w:pPr>
      <w:r w:rsidRPr="00C43927">
        <w:rPr>
          <w:lang w:val="en-GB"/>
        </w:rPr>
        <w:t xml:space="preserve">von Bertalanffy, L. (1957). Laws in metabolism and growth. </w:t>
      </w:r>
      <w:r w:rsidRPr="00C43927">
        <w:rPr>
          <w:i/>
          <w:iCs/>
          <w:lang w:val="en-GB"/>
        </w:rPr>
        <w:t>The quarterly review of biology</w:t>
      </w:r>
      <w:r w:rsidRPr="00C43927">
        <w:rPr>
          <w:lang w:val="en-GB"/>
        </w:rPr>
        <w:t>, 32, 217–231.</w:t>
      </w:r>
    </w:p>
    <w:p w14:paraId="7C9AD987" w14:textId="77777777" w:rsidR="00C43927" w:rsidRPr="00C43927" w:rsidRDefault="00C43927" w:rsidP="00C43927">
      <w:pPr>
        <w:pStyle w:val="Bibliography"/>
        <w:rPr>
          <w:lang w:val="en-GB"/>
        </w:rPr>
      </w:pPr>
      <w:r w:rsidRPr="00C43927">
        <w:rPr>
          <w:lang w:val="en-GB"/>
        </w:rPr>
        <w:t>Björnsson, B., Steinarsson, A. &amp; Árnason, T. (2007). Growth model for Atlantic cod (</w:t>
      </w:r>
      <w:r w:rsidRPr="00C43927">
        <w:rPr>
          <w:i/>
          <w:iCs/>
          <w:lang w:val="en-GB"/>
        </w:rPr>
        <w:t>Gadus morhua</w:t>
      </w:r>
      <w:r w:rsidRPr="00C43927">
        <w:rPr>
          <w:lang w:val="en-GB"/>
        </w:rPr>
        <w:t xml:space="preserve">): Effects of temperature and body weight on growth rate. </w:t>
      </w:r>
      <w:r w:rsidRPr="00C43927">
        <w:rPr>
          <w:i/>
          <w:iCs/>
          <w:lang w:val="en-GB"/>
        </w:rPr>
        <w:t>Aquaculture</w:t>
      </w:r>
      <w:r w:rsidRPr="00C43927">
        <w:rPr>
          <w:lang w:val="en-GB"/>
        </w:rPr>
        <w:t>, 271, 216–226.</w:t>
      </w:r>
    </w:p>
    <w:p w14:paraId="5B97FAE4" w14:textId="77777777" w:rsidR="00C43927" w:rsidRPr="00C43927" w:rsidRDefault="00C43927" w:rsidP="00C43927">
      <w:pPr>
        <w:pStyle w:val="Bibliography"/>
        <w:rPr>
          <w:lang w:val="en-GB"/>
        </w:rPr>
      </w:pPr>
      <w:r w:rsidRPr="00C43927">
        <w:rPr>
          <w:lang w:val="en-GB"/>
        </w:rPr>
        <w:t xml:space="preserve">Blanchard, J.L., Heneghan, R.F., Everett, J.D., Trebilco, R. &amp; Richardson, A.J. (2017). From bacteria towWhales: Using functional size spectra to model marine ecosystems. </w:t>
      </w:r>
      <w:r w:rsidRPr="00C43927">
        <w:rPr>
          <w:i/>
          <w:iCs/>
          <w:lang w:val="en-GB"/>
        </w:rPr>
        <w:t>Trends in Ecology &amp; Evolution</w:t>
      </w:r>
      <w:r w:rsidRPr="00C43927">
        <w:rPr>
          <w:lang w:val="en-GB"/>
        </w:rPr>
        <w:t>, 32, 174–186.</w:t>
      </w:r>
    </w:p>
    <w:p w14:paraId="7080D790" w14:textId="77777777" w:rsidR="00C43927" w:rsidRPr="00C43927" w:rsidRDefault="00C43927" w:rsidP="00C43927">
      <w:pPr>
        <w:pStyle w:val="Bibliography"/>
        <w:rPr>
          <w:lang w:val="en-GB"/>
        </w:rPr>
      </w:pPr>
      <w:r w:rsidRPr="00C43927">
        <w:rPr>
          <w:lang w:val="en-GB"/>
        </w:rPr>
        <w:t xml:space="preserve">Bokma, F. (2004). Evidence against universal metabolic allometry. </w:t>
      </w:r>
      <w:r w:rsidRPr="00C43927">
        <w:rPr>
          <w:i/>
          <w:iCs/>
          <w:lang w:val="en-GB"/>
        </w:rPr>
        <w:t>Functional Ecology</w:t>
      </w:r>
      <w:r w:rsidRPr="00C43927">
        <w:rPr>
          <w:lang w:val="en-GB"/>
        </w:rPr>
        <w:t>, 18, 184–187.</w:t>
      </w:r>
    </w:p>
    <w:p w14:paraId="19DAAE3E" w14:textId="77777777" w:rsidR="00C43927" w:rsidRPr="00C43927" w:rsidRDefault="00C43927" w:rsidP="00C43927">
      <w:pPr>
        <w:pStyle w:val="Bibliography"/>
        <w:rPr>
          <w:lang w:val="en-GB"/>
        </w:rPr>
      </w:pPr>
      <w:r w:rsidRPr="00C43927">
        <w:rPr>
          <w:lang w:val="en-GB"/>
        </w:rPr>
        <w:t>Brett, J.R. (1971). Energetic responses of salmon to temperature. A study of some thermal relations in the physiology and freshwater ecology of sockeye salmon (</w:t>
      </w:r>
      <w:r w:rsidRPr="00C43927">
        <w:rPr>
          <w:i/>
          <w:iCs/>
          <w:lang w:val="en-GB"/>
        </w:rPr>
        <w:t>Oncorhynchus nerka</w:t>
      </w:r>
      <w:r w:rsidRPr="00C43927">
        <w:rPr>
          <w:lang w:val="en-GB"/>
        </w:rPr>
        <w:t xml:space="preserve">). </w:t>
      </w:r>
      <w:r w:rsidRPr="00C43927">
        <w:rPr>
          <w:i/>
          <w:iCs/>
          <w:lang w:val="en-GB"/>
        </w:rPr>
        <w:t>Integr Comp Biol</w:t>
      </w:r>
      <w:r w:rsidRPr="00C43927">
        <w:rPr>
          <w:lang w:val="en-GB"/>
        </w:rPr>
        <w:t>, 11, 99–113.</w:t>
      </w:r>
    </w:p>
    <w:p w14:paraId="755B4EF8" w14:textId="77777777" w:rsidR="00C43927" w:rsidRPr="00C43927" w:rsidRDefault="00C43927" w:rsidP="00C43927">
      <w:pPr>
        <w:pStyle w:val="Bibliography"/>
        <w:rPr>
          <w:lang w:val="en-GB"/>
        </w:rPr>
      </w:pPr>
      <w:r w:rsidRPr="00C43927">
        <w:rPr>
          <w:lang w:val="en-GB"/>
        </w:rPr>
        <w:t xml:space="preserve">Brett, J.R., Shelbourn, J.E. &amp; Shoop, C.T. (1969). Growth rate and body composition of fingerling sockeye salmon, </w:t>
      </w:r>
      <w:r w:rsidRPr="00C43927">
        <w:rPr>
          <w:i/>
          <w:iCs/>
          <w:lang w:val="en-GB"/>
        </w:rPr>
        <w:t>Oncorhynchus nerka</w:t>
      </w:r>
      <w:r w:rsidRPr="00C43927">
        <w:rPr>
          <w:lang w:val="en-GB"/>
        </w:rPr>
        <w:t xml:space="preserve">, in relation to temperature and ration size. </w:t>
      </w:r>
      <w:r w:rsidRPr="00C43927">
        <w:rPr>
          <w:i/>
          <w:iCs/>
          <w:lang w:val="en-GB"/>
        </w:rPr>
        <w:t>J. Fish. Res. Bd. Can.</w:t>
      </w:r>
      <w:r w:rsidRPr="00C43927">
        <w:rPr>
          <w:lang w:val="en-GB"/>
        </w:rPr>
        <w:t>, 26, 2363–2394.</w:t>
      </w:r>
    </w:p>
    <w:p w14:paraId="4AF1871D" w14:textId="77777777" w:rsidR="00C43927" w:rsidRPr="00C43927" w:rsidRDefault="00C43927" w:rsidP="00C43927">
      <w:pPr>
        <w:pStyle w:val="Bibliography"/>
        <w:rPr>
          <w:lang w:val="en-GB"/>
        </w:rPr>
      </w:pPr>
      <w:r w:rsidRPr="00C43927">
        <w:rPr>
          <w:lang w:val="en-GB"/>
        </w:rPr>
        <w:t xml:space="preserve">Brown, J.H., Gillooly, J.F., Allen, A.P., Savage, V.M. &amp; West, G.B. (2004). Toward a metabolic theory of ecology. </w:t>
      </w:r>
      <w:r w:rsidRPr="00C43927">
        <w:rPr>
          <w:i/>
          <w:iCs/>
          <w:lang w:val="en-GB"/>
        </w:rPr>
        <w:t>Ecology</w:t>
      </w:r>
      <w:r w:rsidRPr="00C43927">
        <w:rPr>
          <w:lang w:val="en-GB"/>
        </w:rPr>
        <w:t>, 85, 1771–1789.</w:t>
      </w:r>
    </w:p>
    <w:p w14:paraId="2ED949AA" w14:textId="77777777" w:rsidR="00C43927" w:rsidRPr="00C43927" w:rsidRDefault="00C43927" w:rsidP="00C43927">
      <w:pPr>
        <w:pStyle w:val="Bibliography"/>
        <w:rPr>
          <w:lang w:val="en-GB"/>
        </w:rPr>
      </w:pPr>
      <w:r w:rsidRPr="00C43927">
        <w:rPr>
          <w:lang w:val="en-GB"/>
        </w:rPr>
        <w:t xml:space="preserve">Cheung, W.W.L., Sarmiento, J.L., Dunne, J., Frölicher, T.L., Lam, V.W.Y., Deng Palomares, M.L., </w:t>
      </w:r>
      <w:r w:rsidRPr="00C43927">
        <w:rPr>
          <w:i/>
          <w:iCs/>
          <w:lang w:val="en-GB"/>
        </w:rPr>
        <w:t>et al.</w:t>
      </w:r>
      <w:r w:rsidRPr="00C43927">
        <w:rPr>
          <w:lang w:val="en-GB"/>
        </w:rPr>
        <w:t xml:space="preserve"> (2013). Shrinking of fishes exacerbates impacts of global ocean changes on marine ecosystems. </w:t>
      </w:r>
      <w:r w:rsidRPr="00C43927">
        <w:rPr>
          <w:i/>
          <w:iCs/>
          <w:lang w:val="en-GB"/>
        </w:rPr>
        <w:t>Nature Climate Change</w:t>
      </w:r>
      <w:r w:rsidRPr="00C43927">
        <w:rPr>
          <w:lang w:val="en-GB"/>
        </w:rPr>
        <w:t>, 3, 254–258.</w:t>
      </w:r>
    </w:p>
    <w:p w14:paraId="60EBC856" w14:textId="77777777" w:rsidR="00C43927" w:rsidRPr="00C43927" w:rsidRDefault="00C43927" w:rsidP="00C43927">
      <w:pPr>
        <w:pStyle w:val="Bibliography"/>
        <w:rPr>
          <w:lang w:val="en-GB"/>
        </w:rPr>
      </w:pPr>
      <w:r w:rsidRPr="00C43927">
        <w:rPr>
          <w:lang w:val="en-GB"/>
        </w:rPr>
        <w:t xml:space="preserve">Clarke, A. &amp; Johnston, N.M. (1999). Scaling of metabolic rate with body mass and temperature in teleost fish. </w:t>
      </w:r>
      <w:r w:rsidRPr="00C43927">
        <w:rPr>
          <w:i/>
          <w:iCs/>
          <w:lang w:val="en-GB"/>
        </w:rPr>
        <w:t>Journal of Animal Ecology</w:t>
      </w:r>
      <w:r w:rsidRPr="00C43927">
        <w:rPr>
          <w:lang w:val="en-GB"/>
        </w:rPr>
        <w:t>, 68, 893–905.</w:t>
      </w:r>
    </w:p>
    <w:p w14:paraId="50717351" w14:textId="77777777" w:rsidR="00C43927" w:rsidRPr="00C43927" w:rsidRDefault="00C43927" w:rsidP="00C43927">
      <w:pPr>
        <w:pStyle w:val="Bibliography"/>
        <w:rPr>
          <w:lang w:val="en-GB"/>
        </w:rPr>
      </w:pPr>
      <w:r w:rsidRPr="00C43927">
        <w:rPr>
          <w:lang w:val="en-GB"/>
        </w:rPr>
        <w:lastRenderedPageBreak/>
        <w:t xml:space="preserve">Cuenco, M.L., Stickney, R.R. &amp; Grant, W.E. (1985). Fish bioenergetics and growth in aquaculture ponds: I. Individual fish model development. </w:t>
      </w:r>
      <w:r w:rsidRPr="00C43927">
        <w:rPr>
          <w:i/>
          <w:iCs/>
          <w:lang w:val="en-GB"/>
        </w:rPr>
        <w:t>Ecological Modelling</w:t>
      </w:r>
      <w:r w:rsidRPr="00C43927">
        <w:rPr>
          <w:lang w:val="en-GB"/>
        </w:rPr>
        <w:t>, 27, 169–190.</w:t>
      </w:r>
    </w:p>
    <w:p w14:paraId="2B61CFBB" w14:textId="77777777" w:rsidR="00C43927" w:rsidRPr="00C43927" w:rsidRDefault="00C43927" w:rsidP="00C43927">
      <w:pPr>
        <w:pStyle w:val="Bibliography"/>
        <w:rPr>
          <w:lang w:val="en-GB"/>
        </w:rPr>
      </w:pPr>
      <w:r w:rsidRPr="00C43927">
        <w:rPr>
          <w:lang w:val="en-GB"/>
        </w:rPr>
        <w:t xml:space="preserve">Daufresne, M., Lengfellner, K. &amp; Sommer, U. (2009). Global warming benefits the small in aquatic ecosystems. </w:t>
      </w:r>
      <w:r w:rsidRPr="00C43927">
        <w:rPr>
          <w:i/>
          <w:iCs/>
          <w:lang w:val="en-GB"/>
        </w:rPr>
        <w:t>Proceedings of the National Academy of Sciences, USA</w:t>
      </w:r>
      <w:r w:rsidRPr="00C43927">
        <w:rPr>
          <w:lang w:val="en-GB"/>
        </w:rPr>
        <w:t>, 106, 12788–12793.</w:t>
      </w:r>
    </w:p>
    <w:p w14:paraId="626B0296" w14:textId="77777777" w:rsidR="00C43927" w:rsidRPr="00C43927" w:rsidRDefault="00C43927" w:rsidP="00C43927">
      <w:pPr>
        <w:pStyle w:val="Bibliography"/>
        <w:rPr>
          <w:lang w:val="en-GB"/>
        </w:rPr>
      </w:pPr>
      <w:r w:rsidRPr="00C43927">
        <w:rPr>
          <w:lang w:val="en-GB"/>
        </w:rPr>
        <w:t xml:space="preserve">Dell, A.I., Pawar, S. &amp; Savage, V.M. (2011). Systematic variation in the temperature dependence of physiological and ecological traits. </w:t>
      </w:r>
      <w:r w:rsidRPr="00C43927">
        <w:rPr>
          <w:i/>
          <w:iCs/>
          <w:lang w:val="en-GB"/>
        </w:rPr>
        <w:t>Proceedings of the National Academy of Sciences</w:t>
      </w:r>
      <w:r w:rsidRPr="00C43927">
        <w:rPr>
          <w:lang w:val="en-GB"/>
        </w:rPr>
        <w:t>, 108, 10591–10596.</w:t>
      </w:r>
    </w:p>
    <w:p w14:paraId="3E4F2389" w14:textId="77777777" w:rsidR="00C43927" w:rsidRPr="00C43927" w:rsidRDefault="00C43927" w:rsidP="00C43927">
      <w:pPr>
        <w:pStyle w:val="Bibliography"/>
        <w:rPr>
          <w:lang w:val="en-GB"/>
        </w:rPr>
      </w:pPr>
      <w:r w:rsidRPr="00C43927">
        <w:rPr>
          <w:lang w:val="en-GB"/>
        </w:rPr>
        <w:t xml:space="preserve">Denderen, D. van, Gislason, H., Heuvel, J. van den &amp; Andersen, K.H. (2020). Global analysis of fish growth rates shows weaker responses to temperature than metabolic predictions. </w:t>
      </w:r>
      <w:r w:rsidRPr="00C43927">
        <w:rPr>
          <w:i/>
          <w:iCs/>
          <w:lang w:val="en-GB"/>
        </w:rPr>
        <w:t>Global Ecology and Biogeography</w:t>
      </w:r>
      <w:r w:rsidRPr="00C43927">
        <w:rPr>
          <w:lang w:val="en-GB"/>
        </w:rPr>
        <w:t>, 29, 2203–2213.</w:t>
      </w:r>
    </w:p>
    <w:p w14:paraId="7D131FF3" w14:textId="77777777" w:rsidR="00C43927" w:rsidRPr="00C43927" w:rsidRDefault="00C43927" w:rsidP="00C43927">
      <w:pPr>
        <w:pStyle w:val="Bibliography"/>
        <w:rPr>
          <w:lang w:val="en-GB"/>
        </w:rPr>
      </w:pPr>
      <w:r w:rsidRPr="00C43927">
        <w:rPr>
          <w:lang w:val="en-GB"/>
        </w:rPr>
        <w:t xml:space="preserve">Downs, C.J., Hayes, J.P. &amp; Tracy, C.R. (2008). Scaling metabolic rate with body mass and inverse body temperature: A test of the Arrhenius fractal supply model. </w:t>
      </w:r>
      <w:r w:rsidRPr="00C43927">
        <w:rPr>
          <w:i/>
          <w:iCs/>
          <w:lang w:val="en-GB"/>
        </w:rPr>
        <w:t>Functional Ecology</w:t>
      </w:r>
      <w:r w:rsidRPr="00C43927">
        <w:rPr>
          <w:lang w:val="en-GB"/>
        </w:rPr>
        <w:t>, 22, 239–244.</w:t>
      </w:r>
    </w:p>
    <w:p w14:paraId="61BD9DAB" w14:textId="77777777" w:rsidR="00C43927" w:rsidRPr="00C43927" w:rsidRDefault="00C43927" w:rsidP="00C43927">
      <w:pPr>
        <w:pStyle w:val="Bibliography"/>
        <w:rPr>
          <w:lang w:val="en-GB"/>
        </w:rPr>
      </w:pPr>
      <w:r w:rsidRPr="00C43927">
        <w:rPr>
          <w:lang w:val="en-GB"/>
        </w:rPr>
        <w:t xml:space="preserve">Elliott, J.M. &amp; Hurley, M.A. (1995). The functional relationship between body size and growth rate in fish. </w:t>
      </w:r>
      <w:r w:rsidRPr="00C43927">
        <w:rPr>
          <w:i/>
          <w:iCs/>
          <w:lang w:val="en-GB"/>
        </w:rPr>
        <w:t>Functional Ecology</w:t>
      </w:r>
      <w:r w:rsidRPr="00C43927">
        <w:rPr>
          <w:lang w:val="en-GB"/>
        </w:rPr>
        <w:t>, 9, 625.</w:t>
      </w:r>
    </w:p>
    <w:p w14:paraId="425694A5" w14:textId="77777777" w:rsidR="00C43927" w:rsidRPr="00C43927" w:rsidRDefault="00C43927" w:rsidP="00C43927">
      <w:pPr>
        <w:pStyle w:val="Bibliography"/>
        <w:rPr>
          <w:lang w:val="en-GB"/>
        </w:rPr>
      </w:pPr>
      <w:r w:rsidRPr="00C43927">
        <w:rPr>
          <w:lang w:val="en-GB"/>
        </w:rPr>
        <w:t xml:space="preserve">Englund, G., Öhlund, G., Hein, C.L. &amp; Diehl, S. (2011). Temperature dependence of the functional response. </w:t>
      </w:r>
      <w:r w:rsidRPr="00C43927">
        <w:rPr>
          <w:i/>
          <w:iCs/>
          <w:lang w:val="en-GB"/>
        </w:rPr>
        <w:t>Ecology Letters</w:t>
      </w:r>
      <w:r w:rsidRPr="00C43927">
        <w:rPr>
          <w:lang w:val="en-GB"/>
        </w:rPr>
        <w:t>, 14, 914–921.</w:t>
      </w:r>
    </w:p>
    <w:p w14:paraId="0E914A85" w14:textId="77777777" w:rsidR="00C43927" w:rsidRPr="00C43927" w:rsidRDefault="00C43927" w:rsidP="00C43927">
      <w:pPr>
        <w:pStyle w:val="Bibliography"/>
        <w:rPr>
          <w:lang w:val="en-GB"/>
        </w:rPr>
      </w:pPr>
      <w:r w:rsidRPr="00C43927">
        <w:rPr>
          <w:lang w:val="en-GB"/>
        </w:rPr>
        <w:t xml:space="preserve">Essington, T.E., Kitchell, J.F. &amp; Walters, C.J. (2001). The von Bertalanffy growth function, bioenergetics, and the consumption rates of fish. </w:t>
      </w:r>
      <w:r w:rsidRPr="00C43927">
        <w:rPr>
          <w:i/>
          <w:iCs/>
          <w:lang w:val="en-GB"/>
        </w:rPr>
        <w:t>Canadian Journal of Fisheries and Aquatic Sciences</w:t>
      </w:r>
      <w:r w:rsidRPr="00C43927">
        <w:rPr>
          <w:lang w:val="en-GB"/>
        </w:rPr>
        <w:t>, 58, 2129–2138.</w:t>
      </w:r>
    </w:p>
    <w:p w14:paraId="76E49C37" w14:textId="77777777" w:rsidR="00C43927" w:rsidRPr="00C43927" w:rsidRDefault="00C43927" w:rsidP="00C43927">
      <w:pPr>
        <w:pStyle w:val="Bibliography"/>
        <w:rPr>
          <w:lang w:val="en-GB"/>
        </w:rPr>
      </w:pPr>
      <w:r w:rsidRPr="00C43927">
        <w:rPr>
          <w:lang w:val="en-GB"/>
        </w:rPr>
        <w:t xml:space="preserve">Fernández-i-Marín, X. (2016). ggmcmc: Analysis of MCMC Samples and Bayesian Inference. </w:t>
      </w:r>
      <w:r w:rsidRPr="00C43927">
        <w:rPr>
          <w:i/>
          <w:iCs/>
          <w:lang w:val="en-GB"/>
        </w:rPr>
        <w:t>Journal of Statistical Software</w:t>
      </w:r>
      <w:r w:rsidRPr="00C43927">
        <w:rPr>
          <w:lang w:val="en-GB"/>
        </w:rPr>
        <w:t>, 70, 1–20.</w:t>
      </w:r>
    </w:p>
    <w:p w14:paraId="3B49EA42" w14:textId="77777777" w:rsidR="00C43927" w:rsidRPr="00C43927" w:rsidRDefault="00C43927" w:rsidP="00C43927">
      <w:pPr>
        <w:pStyle w:val="Bibliography"/>
        <w:rPr>
          <w:lang w:val="en-GB"/>
        </w:rPr>
      </w:pPr>
      <w:r w:rsidRPr="00C43927">
        <w:rPr>
          <w:lang w:val="en-GB"/>
        </w:rPr>
        <w:t xml:space="preserve">Forster, J., Hirst, A.G. &amp; Atkinson, D. (2012). Warming-induced reductions in body size are greater in aquatic than terrestrial species. </w:t>
      </w:r>
      <w:r w:rsidRPr="00C43927">
        <w:rPr>
          <w:i/>
          <w:iCs/>
          <w:lang w:val="en-GB"/>
        </w:rPr>
        <w:t>PNAS</w:t>
      </w:r>
      <w:r w:rsidRPr="00C43927">
        <w:rPr>
          <w:lang w:val="en-GB"/>
        </w:rPr>
        <w:t>, 109, 19310–19314.</w:t>
      </w:r>
    </w:p>
    <w:p w14:paraId="1DACBE9F" w14:textId="77777777" w:rsidR="00C43927" w:rsidRPr="00C43927" w:rsidRDefault="00C43927" w:rsidP="00C43927">
      <w:pPr>
        <w:pStyle w:val="Bibliography"/>
        <w:rPr>
          <w:lang w:val="en-GB"/>
        </w:rPr>
      </w:pPr>
      <w:r w:rsidRPr="00C43927">
        <w:rPr>
          <w:lang w:val="en-GB"/>
        </w:rPr>
        <w:t xml:space="preserve">Froese, R. &amp; Pauly, D. (2019). </w:t>
      </w:r>
      <w:r w:rsidRPr="00C43927">
        <w:rPr>
          <w:i/>
          <w:iCs/>
          <w:lang w:val="en-GB"/>
        </w:rPr>
        <w:t>Editors. FishBase</w:t>
      </w:r>
      <w:r w:rsidRPr="00C43927">
        <w:rPr>
          <w:lang w:val="en-GB"/>
        </w:rPr>
        <w:t>. World Wide Web electronic publication. www.fishbase.org, (12/2019).</w:t>
      </w:r>
    </w:p>
    <w:p w14:paraId="071988AC" w14:textId="77777777" w:rsidR="00C43927" w:rsidRPr="00C43927" w:rsidRDefault="00C43927" w:rsidP="00C43927">
      <w:pPr>
        <w:pStyle w:val="Bibliography"/>
        <w:rPr>
          <w:lang w:val="en-GB"/>
        </w:rPr>
      </w:pPr>
      <w:r w:rsidRPr="00C43927">
        <w:rPr>
          <w:lang w:val="en-GB"/>
        </w:rPr>
        <w:t xml:space="preserve">Fussmann, K.E., Schwarzmüller, F., Brose, U., Jousset, A. &amp; Rall, B.C. (2014). Ecological stability in response to warming. </w:t>
      </w:r>
      <w:r w:rsidRPr="00C43927">
        <w:rPr>
          <w:i/>
          <w:iCs/>
          <w:lang w:val="en-GB"/>
        </w:rPr>
        <w:t>Nature Climate Change</w:t>
      </w:r>
      <w:r w:rsidRPr="00C43927">
        <w:rPr>
          <w:lang w:val="en-GB"/>
        </w:rPr>
        <w:t>, 4, 206–210.</w:t>
      </w:r>
    </w:p>
    <w:p w14:paraId="799CD6B8" w14:textId="77777777" w:rsidR="00C43927" w:rsidRPr="00C43927" w:rsidRDefault="00C43927" w:rsidP="00C43927">
      <w:pPr>
        <w:pStyle w:val="Bibliography"/>
        <w:rPr>
          <w:lang w:val="en-GB"/>
        </w:rPr>
      </w:pPr>
      <w:r w:rsidRPr="00C43927">
        <w:rPr>
          <w:lang w:val="en-GB"/>
        </w:rPr>
        <w:t xml:space="preserve">Gabry, J., Simpson, D., Vehtari, A., Betancourt, M. &amp; Gelman, A. (2019). Visualization in Bayesian workflow. </w:t>
      </w:r>
      <w:r w:rsidRPr="00C43927">
        <w:rPr>
          <w:i/>
          <w:iCs/>
          <w:lang w:val="en-GB"/>
        </w:rPr>
        <w:t>J. R. Stat. Soc. A</w:t>
      </w:r>
      <w:r w:rsidRPr="00C43927">
        <w:rPr>
          <w:lang w:val="en-GB"/>
        </w:rPr>
        <w:t>, 182, 389–402.</w:t>
      </w:r>
    </w:p>
    <w:p w14:paraId="10E63F71" w14:textId="77777777" w:rsidR="00C43927" w:rsidRPr="00C43927" w:rsidRDefault="00C43927" w:rsidP="00C43927">
      <w:pPr>
        <w:pStyle w:val="Bibliography"/>
        <w:rPr>
          <w:lang w:val="en-GB"/>
        </w:rPr>
      </w:pPr>
      <w:r w:rsidRPr="00C43927">
        <w:rPr>
          <w:lang w:val="en-GB"/>
        </w:rPr>
        <w:t>García García, B., Cerezo Valverde, J., Aguado-Giménez, F., García García, J. &amp; Hernández, M.D. (2011). Effect of the interaction between body weight and temperature on growth and maximum daily food intake in sharpsnout sea bream (</w:t>
      </w:r>
      <w:r w:rsidRPr="00C43927">
        <w:rPr>
          <w:i/>
          <w:iCs/>
          <w:lang w:val="en-GB"/>
        </w:rPr>
        <w:t>Diplodus puntazzo</w:t>
      </w:r>
      <w:r w:rsidRPr="00C43927">
        <w:rPr>
          <w:lang w:val="en-GB"/>
        </w:rPr>
        <w:t xml:space="preserve">). </w:t>
      </w:r>
      <w:r w:rsidRPr="00C43927">
        <w:rPr>
          <w:i/>
          <w:iCs/>
          <w:lang w:val="en-GB"/>
        </w:rPr>
        <w:t>Aquaculture International</w:t>
      </w:r>
      <w:r w:rsidRPr="00C43927">
        <w:rPr>
          <w:lang w:val="en-GB"/>
        </w:rPr>
        <w:t>, 19, 131–141.</w:t>
      </w:r>
    </w:p>
    <w:p w14:paraId="6C1C896C" w14:textId="77777777" w:rsidR="00C43927" w:rsidRPr="00C43927" w:rsidRDefault="00C43927" w:rsidP="00C43927">
      <w:pPr>
        <w:pStyle w:val="Bibliography"/>
        <w:rPr>
          <w:lang w:val="en-GB"/>
        </w:rPr>
      </w:pPr>
      <w:r w:rsidRPr="00C43927">
        <w:rPr>
          <w:lang w:val="en-GB"/>
        </w:rPr>
        <w:t xml:space="preserve">Gardner, J.L., Peters, A., Kearney, M.R., Joseph, L. &amp; Heinsohn, R. (2011). Declining body size: a third universal response to warming? </w:t>
      </w:r>
      <w:r w:rsidRPr="00C43927">
        <w:rPr>
          <w:i/>
          <w:iCs/>
          <w:lang w:val="en-GB"/>
        </w:rPr>
        <w:t>Trends in Ecology &amp; Evolution</w:t>
      </w:r>
      <w:r w:rsidRPr="00C43927">
        <w:rPr>
          <w:lang w:val="en-GB"/>
        </w:rPr>
        <w:t>, 26, 285–291.</w:t>
      </w:r>
    </w:p>
    <w:p w14:paraId="1DD0D6FE" w14:textId="77777777" w:rsidR="00C43927" w:rsidRPr="00C43927" w:rsidRDefault="00C43927" w:rsidP="00C43927">
      <w:pPr>
        <w:pStyle w:val="Bibliography"/>
        <w:rPr>
          <w:lang w:val="en-GB"/>
        </w:rPr>
      </w:pPr>
      <w:r w:rsidRPr="00C43927">
        <w:rPr>
          <w:lang w:val="en-GB"/>
        </w:rPr>
        <w:t xml:space="preserve">Gelman, A., Carlin, J., Stern, H. &amp; Rubin, D. (2003). </w:t>
      </w:r>
      <w:r w:rsidRPr="00C43927">
        <w:rPr>
          <w:i/>
          <w:iCs/>
          <w:lang w:val="en-GB"/>
        </w:rPr>
        <w:t>Bayesian Data Analysis. 2nd edition</w:t>
      </w:r>
      <w:r w:rsidRPr="00C43927">
        <w:rPr>
          <w:lang w:val="en-GB"/>
        </w:rPr>
        <w:t>. Chapman and Hall/CRC, Boca Raton.</w:t>
      </w:r>
    </w:p>
    <w:p w14:paraId="6FD49155" w14:textId="77777777" w:rsidR="00C43927" w:rsidRPr="00C43927" w:rsidRDefault="00C43927" w:rsidP="00C43927">
      <w:pPr>
        <w:pStyle w:val="Bibliography"/>
        <w:rPr>
          <w:lang w:val="en-GB"/>
        </w:rPr>
      </w:pPr>
      <w:r w:rsidRPr="00C43927">
        <w:rPr>
          <w:lang w:val="en-GB"/>
        </w:rPr>
        <w:t xml:space="preserve">Gelman, A. &amp; Hill, J. (2007). </w:t>
      </w:r>
      <w:r w:rsidRPr="00C43927">
        <w:rPr>
          <w:i/>
          <w:iCs/>
          <w:lang w:val="en-GB"/>
        </w:rPr>
        <w:t>Data Analysis Using Regression and Multilevel/Hierarchical Models</w:t>
      </w:r>
      <w:r w:rsidRPr="00C43927">
        <w:rPr>
          <w:lang w:val="en-GB"/>
        </w:rPr>
        <w:t>. Cambridge University Press.</w:t>
      </w:r>
    </w:p>
    <w:p w14:paraId="48D85986" w14:textId="77777777" w:rsidR="00C43927" w:rsidRPr="00C43927" w:rsidRDefault="00C43927" w:rsidP="00C43927">
      <w:pPr>
        <w:pStyle w:val="Bibliography"/>
        <w:rPr>
          <w:lang w:val="en-GB"/>
        </w:rPr>
      </w:pPr>
      <w:r w:rsidRPr="00C43927">
        <w:rPr>
          <w:lang w:val="en-GB"/>
        </w:rPr>
        <w:t xml:space="preserve">Gilbert, B., Tunney, T.D., McCann, K.S., DeLong, J.P., Vasseur, D.A., Savage, V.M., </w:t>
      </w:r>
      <w:r w:rsidRPr="00C43927">
        <w:rPr>
          <w:i/>
          <w:iCs/>
          <w:lang w:val="en-GB"/>
        </w:rPr>
        <w:t>et al.</w:t>
      </w:r>
      <w:r w:rsidRPr="00C43927">
        <w:rPr>
          <w:lang w:val="en-GB"/>
        </w:rPr>
        <w:t xml:space="preserve"> (2014). A bioenergetic framework for the temperature dependence of trophic interactions. </w:t>
      </w:r>
      <w:r w:rsidRPr="00C43927">
        <w:rPr>
          <w:i/>
          <w:iCs/>
          <w:lang w:val="en-GB"/>
        </w:rPr>
        <w:t>Ecology Letters</w:t>
      </w:r>
      <w:r w:rsidRPr="00C43927">
        <w:rPr>
          <w:lang w:val="en-GB"/>
        </w:rPr>
        <w:t>, 17, 902–914.</w:t>
      </w:r>
    </w:p>
    <w:p w14:paraId="2EEF3608" w14:textId="77777777" w:rsidR="00C43927" w:rsidRPr="00C43927" w:rsidRDefault="00C43927" w:rsidP="00C43927">
      <w:pPr>
        <w:pStyle w:val="Bibliography"/>
        <w:rPr>
          <w:lang w:val="en-GB"/>
        </w:rPr>
      </w:pPr>
      <w:r w:rsidRPr="00C43927">
        <w:rPr>
          <w:lang w:val="en-GB"/>
        </w:rPr>
        <w:lastRenderedPageBreak/>
        <w:t xml:space="preserve">Gillooly, J.F., Brown, J.H., West, G.B., Savage, V.M. &amp; Charnov, E.L. (2001). Effects of size and temperature on metabolic rate. </w:t>
      </w:r>
      <w:r w:rsidRPr="00C43927">
        <w:rPr>
          <w:i/>
          <w:iCs/>
          <w:lang w:val="en-GB"/>
        </w:rPr>
        <w:t>Science</w:t>
      </w:r>
      <w:r w:rsidRPr="00C43927">
        <w:rPr>
          <w:lang w:val="en-GB"/>
        </w:rPr>
        <w:t>, 2248-2251.</w:t>
      </w:r>
    </w:p>
    <w:p w14:paraId="29F8AE45" w14:textId="77777777" w:rsidR="00C43927" w:rsidRPr="00C43927" w:rsidRDefault="00C43927" w:rsidP="00C43927">
      <w:pPr>
        <w:pStyle w:val="Bibliography"/>
        <w:rPr>
          <w:lang w:val="en-GB"/>
        </w:rPr>
      </w:pPr>
      <w:r w:rsidRPr="00C43927">
        <w:rPr>
          <w:lang w:val="en-GB"/>
        </w:rPr>
        <w:t xml:space="preserve">Glazier, D.S. (2005). Beyond the “3/4-power law”: variation in the intra- and interspecific scaling of metabolic rate in animals. </w:t>
      </w:r>
      <w:r w:rsidRPr="00C43927">
        <w:rPr>
          <w:i/>
          <w:iCs/>
          <w:lang w:val="en-GB"/>
        </w:rPr>
        <w:t>Biological Reviews of the Cambridge Philosophical Society</w:t>
      </w:r>
      <w:r w:rsidRPr="00C43927">
        <w:rPr>
          <w:lang w:val="en-GB"/>
        </w:rPr>
        <w:t>, 80, 611–662.</w:t>
      </w:r>
    </w:p>
    <w:p w14:paraId="44424CFB" w14:textId="77777777" w:rsidR="00C43927" w:rsidRPr="00C43927" w:rsidRDefault="00C43927" w:rsidP="00C43927">
      <w:pPr>
        <w:pStyle w:val="Bibliography"/>
        <w:rPr>
          <w:lang w:val="en-GB"/>
        </w:rPr>
      </w:pPr>
      <w:r w:rsidRPr="00C43927">
        <w:rPr>
          <w:lang w:val="en-GB"/>
        </w:rPr>
        <w:t xml:space="preserve">Handeland, S.O., Imsland, A.K. &amp; Stefansson, S.O. (2008). The effect of temperature and fish size on growth, feed intake, food conversion efficiency and stomach evacuation rate of Atlantic salmon post-smolts. </w:t>
      </w:r>
      <w:r w:rsidRPr="00C43927">
        <w:rPr>
          <w:i/>
          <w:iCs/>
          <w:lang w:val="en-GB"/>
        </w:rPr>
        <w:t>Aquaculture</w:t>
      </w:r>
      <w:r w:rsidRPr="00C43927">
        <w:rPr>
          <w:lang w:val="en-GB"/>
        </w:rPr>
        <w:t>, 283, 36–42.</w:t>
      </w:r>
    </w:p>
    <w:p w14:paraId="3E9010B3" w14:textId="77777777" w:rsidR="00C43927" w:rsidRPr="00C43927" w:rsidRDefault="00C43927" w:rsidP="00C43927">
      <w:pPr>
        <w:pStyle w:val="Bibliography"/>
        <w:rPr>
          <w:lang w:val="en-GB"/>
        </w:rPr>
      </w:pPr>
      <w:r w:rsidRPr="00C43927">
        <w:rPr>
          <w:lang w:val="en-GB"/>
        </w:rPr>
        <w:t xml:space="preserve">Harrison, X.A., Donaldson, L., Correa-Cano, M.E., Evans, J., Fisher, D.N., Goodwin, C.E.D., </w:t>
      </w:r>
      <w:r w:rsidRPr="00C43927">
        <w:rPr>
          <w:i/>
          <w:iCs/>
          <w:lang w:val="en-GB"/>
        </w:rPr>
        <w:t>et al.</w:t>
      </w:r>
      <w:r w:rsidRPr="00C43927">
        <w:rPr>
          <w:lang w:val="en-GB"/>
        </w:rPr>
        <w:t xml:space="preserve"> (2018). A brief introduction to mixed effects modelling and multi-model inference in ecology. </w:t>
      </w:r>
      <w:r w:rsidRPr="00C43927">
        <w:rPr>
          <w:i/>
          <w:iCs/>
          <w:lang w:val="en-GB"/>
        </w:rPr>
        <w:t>PeerJ</w:t>
      </w:r>
      <w:r w:rsidRPr="00C43927">
        <w:rPr>
          <w:lang w:val="en-GB"/>
        </w:rPr>
        <w:t>, 6, e4794.</w:t>
      </w:r>
    </w:p>
    <w:p w14:paraId="37DD82DD" w14:textId="77777777" w:rsidR="00C43927" w:rsidRPr="00C43927" w:rsidRDefault="00C43927" w:rsidP="00C43927">
      <w:pPr>
        <w:pStyle w:val="Bibliography"/>
        <w:rPr>
          <w:lang w:val="en-GB"/>
        </w:rPr>
      </w:pPr>
      <w:r w:rsidRPr="00C43927">
        <w:rPr>
          <w:lang w:val="en-GB"/>
        </w:rPr>
        <w:t xml:space="preserve">Hartvig, M., Andersen, K.H. &amp; Beyer, J.E. (2011). Food web framework for size-structured populations. </w:t>
      </w:r>
      <w:r w:rsidRPr="00C43927">
        <w:rPr>
          <w:i/>
          <w:iCs/>
          <w:lang w:val="en-GB"/>
        </w:rPr>
        <w:t>Journal of Theoretical Biology</w:t>
      </w:r>
      <w:r w:rsidRPr="00C43927">
        <w:rPr>
          <w:lang w:val="en-GB"/>
        </w:rPr>
        <w:t>, 272, 113–122.</w:t>
      </w:r>
    </w:p>
    <w:p w14:paraId="47F217F9" w14:textId="77777777" w:rsidR="00C43927" w:rsidRPr="00C43927" w:rsidRDefault="00C43927" w:rsidP="00C43927">
      <w:pPr>
        <w:pStyle w:val="Bibliography"/>
        <w:rPr>
          <w:lang w:val="en-GB"/>
        </w:rPr>
      </w:pPr>
      <w:r w:rsidRPr="00C43927">
        <w:rPr>
          <w:lang w:val="en-GB"/>
        </w:rPr>
        <w:t>Heincke, F. (1913). Rapp. Proc. Verb. Réun. ICES 16, 1–70.</w:t>
      </w:r>
    </w:p>
    <w:p w14:paraId="2D8E946F" w14:textId="77777777" w:rsidR="00C43927" w:rsidRPr="00C43927" w:rsidRDefault="00C43927" w:rsidP="00C43927">
      <w:pPr>
        <w:pStyle w:val="Bibliography"/>
        <w:rPr>
          <w:lang w:val="en-GB"/>
        </w:rPr>
      </w:pPr>
      <w:r w:rsidRPr="00C43927">
        <w:rPr>
          <w:lang w:val="en-GB"/>
        </w:rPr>
        <w:t xml:space="preserve">Hepher, B. (1988). </w:t>
      </w:r>
      <w:r w:rsidRPr="00C43927">
        <w:rPr>
          <w:i/>
          <w:iCs/>
          <w:lang w:val="en-GB"/>
        </w:rPr>
        <w:t>Nutrition of Pond Fishes</w:t>
      </w:r>
      <w:r w:rsidRPr="00C43927">
        <w:rPr>
          <w:lang w:val="en-GB"/>
        </w:rPr>
        <w:t>. Cambridge University Press.</w:t>
      </w:r>
    </w:p>
    <w:p w14:paraId="51E12C28" w14:textId="77777777" w:rsidR="00C43927" w:rsidRPr="00C43927" w:rsidRDefault="00C43927" w:rsidP="00C43927">
      <w:pPr>
        <w:pStyle w:val="Bibliography"/>
        <w:rPr>
          <w:lang w:val="en-GB"/>
        </w:rPr>
      </w:pPr>
      <w:r w:rsidRPr="00C43927">
        <w:rPr>
          <w:lang w:val="en-GB"/>
        </w:rPr>
        <w:t xml:space="preserve">Horne, C.R., Hirst, Andrew.G. &amp; Atkinson, D. (2015). Temperature-size responses match latitudinal-size clines in arthropods, revealing critical differences between aquatic and terrestrial species. </w:t>
      </w:r>
      <w:r w:rsidRPr="00C43927">
        <w:rPr>
          <w:i/>
          <w:iCs/>
          <w:lang w:val="en-GB"/>
        </w:rPr>
        <w:t>Ecology Letters</w:t>
      </w:r>
      <w:r w:rsidRPr="00C43927">
        <w:rPr>
          <w:lang w:val="en-GB"/>
        </w:rPr>
        <w:t>, 18, 327–335.</w:t>
      </w:r>
    </w:p>
    <w:p w14:paraId="4667DF76" w14:textId="77777777" w:rsidR="00C43927" w:rsidRPr="00C43927" w:rsidRDefault="00C43927" w:rsidP="00C43927">
      <w:pPr>
        <w:pStyle w:val="Bibliography"/>
        <w:rPr>
          <w:lang w:val="en-GB"/>
        </w:rPr>
      </w:pPr>
      <w:r w:rsidRPr="00C43927">
        <w:rPr>
          <w:lang w:val="en-GB"/>
        </w:rPr>
        <w:t xml:space="preserve">Huey, R.B. &amp; Kingsolver, J.G. (2019). Climate warming, resource availability, and the metabolic meltdown of ectotherms. </w:t>
      </w:r>
      <w:r w:rsidRPr="00C43927">
        <w:rPr>
          <w:i/>
          <w:iCs/>
          <w:lang w:val="en-GB"/>
        </w:rPr>
        <w:t>The American Naturalist</w:t>
      </w:r>
      <w:r w:rsidRPr="00C43927">
        <w:rPr>
          <w:lang w:val="en-GB"/>
        </w:rPr>
        <w:t>, 194, E140–E150.</w:t>
      </w:r>
    </w:p>
    <w:p w14:paraId="19F47F0C" w14:textId="77777777" w:rsidR="00C43927" w:rsidRPr="00C43927" w:rsidRDefault="00C43927" w:rsidP="00C43927">
      <w:pPr>
        <w:pStyle w:val="Bibliography"/>
        <w:rPr>
          <w:lang w:val="en-GB"/>
        </w:rPr>
      </w:pPr>
      <w:r w:rsidRPr="00C43927">
        <w:rPr>
          <w:lang w:val="en-GB"/>
        </w:rPr>
        <w:t xml:space="preserve">Huss, M., Lindmark, M., Jacobson, P., Van Dorst, R.M. &amp; Gårdmark, A. (2019). Experimental evidence of gradual size‐dependent shifts in body size and growth of fish in response to warming. </w:t>
      </w:r>
      <w:r w:rsidRPr="00C43927">
        <w:rPr>
          <w:i/>
          <w:iCs/>
          <w:lang w:val="en-GB"/>
        </w:rPr>
        <w:t>Glob Change Biol</w:t>
      </w:r>
      <w:r w:rsidRPr="00C43927">
        <w:rPr>
          <w:lang w:val="en-GB"/>
        </w:rPr>
        <w:t>, 25, 2285–2295.</w:t>
      </w:r>
    </w:p>
    <w:p w14:paraId="53BAA648" w14:textId="77777777" w:rsidR="00C43927" w:rsidRPr="00C43927" w:rsidRDefault="00C43927" w:rsidP="00C43927">
      <w:pPr>
        <w:pStyle w:val="Bibliography"/>
        <w:rPr>
          <w:lang w:val="en-GB"/>
        </w:rPr>
      </w:pPr>
      <w:r w:rsidRPr="00C43927">
        <w:rPr>
          <w:lang w:val="en-GB"/>
        </w:rPr>
        <w:t xml:space="preserve">Ikpewe, I.E., Baudron, A.R., Ponchon, A. &amp; Fernandes, P.G. (2020). Bigger juveniles and smaller adults: Changes in fish size correlate with warming seas. </w:t>
      </w:r>
      <w:r w:rsidRPr="00C43927">
        <w:rPr>
          <w:i/>
          <w:iCs/>
          <w:lang w:val="en-GB"/>
        </w:rPr>
        <w:t>Journal of Applied Ecology</w:t>
      </w:r>
      <w:r w:rsidRPr="00C43927">
        <w:rPr>
          <w:lang w:val="en-GB"/>
        </w:rPr>
        <w:t>, Early View.</w:t>
      </w:r>
    </w:p>
    <w:p w14:paraId="3A89F777" w14:textId="77777777" w:rsidR="00C43927" w:rsidRPr="00C43927" w:rsidRDefault="00C43927" w:rsidP="00C43927">
      <w:pPr>
        <w:pStyle w:val="Bibliography"/>
        <w:rPr>
          <w:lang w:val="en-GB"/>
        </w:rPr>
      </w:pPr>
      <w:r w:rsidRPr="00C43927">
        <w:rPr>
          <w:lang w:val="en-GB"/>
        </w:rPr>
        <w:t xml:space="preserve">Jerde, C.L., Kraskura, K., Eliason, E.J., Csik, S.R., Stier, A.C. &amp; Taper, M.L. (2019). Strong Evidence for an Intraspecific Metabolic Scaling Coefficient Near 0.89 in Fish. </w:t>
      </w:r>
      <w:r w:rsidRPr="00C43927">
        <w:rPr>
          <w:i/>
          <w:iCs/>
          <w:lang w:val="en-GB"/>
        </w:rPr>
        <w:t>Front. Physiol.</w:t>
      </w:r>
      <w:r w:rsidRPr="00C43927">
        <w:rPr>
          <w:lang w:val="en-GB"/>
        </w:rPr>
        <w:t>, 10, 1166.</w:t>
      </w:r>
    </w:p>
    <w:p w14:paraId="59E76BDE" w14:textId="77777777" w:rsidR="00C43927" w:rsidRPr="00C43927" w:rsidRDefault="00C43927" w:rsidP="00C43927">
      <w:pPr>
        <w:pStyle w:val="Bibliography"/>
        <w:rPr>
          <w:lang w:val="en-GB"/>
        </w:rPr>
      </w:pPr>
      <w:r w:rsidRPr="00C43927">
        <w:rPr>
          <w:lang w:val="en-GB"/>
        </w:rPr>
        <w:t xml:space="preserve">Jobling, M. (1997). Temperature and growth: modulation of growth rate via temperature change. In: </w:t>
      </w:r>
      <w:r w:rsidRPr="00C43927">
        <w:rPr>
          <w:i/>
          <w:iCs/>
          <w:lang w:val="en-GB"/>
        </w:rPr>
        <w:t>Global Warming: Implications for Freshwater and Marine Fish</w:t>
      </w:r>
      <w:r w:rsidRPr="00C43927">
        <w:rPr>
          <w:lang w:val="en-GB"/>
        </w:rPr>
        <w:t xml:space="preserve"> (eds. Wood, C.M. &amp; McDonald, D.G.). Cambridge University Press, Cambridge, pp. 225–254.</w:t>
      </w:r>
    </w:p>
    <w:p w14:paraId="1E22031C" w14:textId="77777777" w:rsidR="00C43927" w:rsidRPr="00C43927" w:rsidRDefault="00C43927" w:rsidP="00C43927">
      <w:pPr>
        <w:pStyle w:val="Bibliography"/>
        <w:rPr>
          <w:lang w:val="en-GB"/>
        </w:rPr>
      </w:pPr>
      <w:r w:rsidRPr="00C43927">
        <w:rPr>
          <w:lang w:val="en-GB"/>
        </w:rPr>
        <w:t>Kitchell, J.F., Stewart, D.J. &amp; Weininger, D. (1977). Applications of a bioenergetics model to yellow perch (</w:t>
      </w:r>
      <w:r w:rsidRPr="00C43927">
        <w:rPr>
          <w:i/>
          <w:iCs/>
          <w:lang w:val="en-GB"/>
        </w:rPr>
        <w:t>Perca flavescens</w:t>
      </w:r>
      <w:r w:rsidRPr="00C43927">
        <w:rPr>
          <w:lang w:val="en-GB"/>
        </w:rPr>
        <w:t>) and walleye (</w:t>
      </w:r>
      <w:r w:rsidRPr="00C43927">
        <w:rPr>
          <w:i/>
          <w:iCs/>
          <w:lang w:val="en-GB"/>
        </w:rPr>
        <w:t>Stizostedion vitreum vitreum</w:t>
      </w:r>
      <w:r w:rsidRPr="00C43927">
        <w:rPr>
          <w:lang w:val="en-GB"/>
        </w:rPr>
        <w:t xml:space="preserve">). </w:t>
      </w:r>
      <w:r w:rsidRPr="00C43927">
        <w:rPr>
          <w:i/>
          <w:iCs/>
          <w:lang w:val="en-GB"/>
        </w:rPr>
        <w:t>Journal of the Fisheries Board of Canada</w:t>
      </w:r>
      <w:r w:rsidRPr="00C43927">
        <w:rPr>
          <w:lang w:val="en-GB"/>
        </w:rPr>
        <w:t>, 34, 1922–1935.</w:t>
      </w:r>
    </w:p>
    <w:p w14:paraId="19DE0C63" w14:textId="77777777" w:rsidR="00C43927" w:rsidRPr="00C43927" w:rsidRDefault="00C43927" w:rsidP="00C43927">
      <w:pPr>
        <w:pStyle w:val="Bibliography"/>
        <w:rPr>
          <w:lang w:val="en-GB"/>
        </w:rPr>
      </w:pPr>
      <w:r w:rsidRPr="00C43927">
        <w:rPr>
          <w:lang w:val="en-GB"/>
        </w:rPr>
        <w:t xml:space="preserve">Kooijman, S.A.L.M. (1993). </w:t>
      </w:r>
      <w:r w:rsidRPr="00C43927">
        <w:rPr>
          <w:i/>
          <w:iCs/>
          <w:lang w:val="en-GB"/>
        </w:rPr>
        <w:t>Dynamic energy budgets in biological systems</w:t>
      </w:r>
      <w:r w:rsidRPr="00C43927">
        <w:rPr>
          <w:lang w:val="en-GB"/>
        </w:rPr>
        <w:t>. Cambridge University Press.</w:t>
      </w:r>
    </w:p>
    <w:p w14:paraId="768DE2D1" w14:textId="77777777" w:rsidR="00C43927" w:rsidRPr="00C43927" w:rsidRDefault="00C43927" w:rsidP="00C43927">
      <w:pPr>
        <w:pStyle w:val="Bibliography"/>
        <w:rPr>
          <w:lang w:val="en-GB"/>
        </w:rPr>
      </w:pPr>
      <w:r w:rsidRPr="00C43927">
        <w:rPr>
          <w:lang w:val="en-GB"/>
        </w:rPr>
        <w:t xml:space="preserve">Lefevre, S., McKenzie, D.J. &amp; Nilsson, G.E. (2018). In modelling effects of global warming, invalid assumptions lead to unrealistic projections. </w:t>
      </w:r>
      <w:r w:rsidRPr="00C43927">
        <w:rPr>
          <w:i/>
          <w:iCs/>
          <w:lang w:val="en-GB"/>
        </w:rPr>
        <w:t>Global Change Biology</w:t>
      </w:r>
      <w:r w:rsidRPr="00C43927">
        <w:rPr>
          <w:lang w:val="en-GB"/>
        </w:rPr>
        <w:t>, 24, 553–556.</w:t>
      </w:r>
    </w:p>
    <w:p w14:paraId="3C435640" w14:textId="77777777" w:rsidR="00C43927" w:rsidRPr="00C43927" w:rsidRDefault="00C43927" w:rsidP="00C43927">
      <w:pPr>
        <w:pStyle w:val="Bibliography"/>
        <w:rPr>
          <w:lang w:val="en-GB"/>
        </w:rPr>
      </w:pPr>
      <w:r w:rsidRPr="00C43927">
        <w:rPr>
          <w:lang w:val="en-GB"/>
        </w:rPr>
        <w:t xml:space="preserve">Lemoine, N.P. &amp; Burkepile, D.E. (2012). Temperature-induced mismatches between consumption and metabolism reduce consumer fitness. </w:t>
      </w:r>
      <w:r w:rsidRPr="00C43927">
        <w:rPr>
          <w:i/>
          <w:iCs/>
          <w:lang w:val="en-GB"/>
        </w:rPr>
        <w:t>Ecology</w:t>
      </w:r>
      <w:r w:rsidRPr="00C43927">
        <w:rPr>
          <w:lang w:val="en-GB"/>
        </w:rPr>
        <w:t>, 93, 2483–2489.</w:t>
      </w:r>
    </w:p>
    <w:p w14:paraId="7E50A57F" w14:textId="77777777" w:rsidR="00C43927" w:rsidRPr="00C43927" w:rsidRDefault="00C43927" w:rsidP="00C43927">
      <w:pPr>
        <w:pStyle w:val="Bibliography"/>
        <w:rPr>
          <w:lang w:val="en-GB"/>
        </w:rPr>
      </w:pPr>
      <w:r w:rsidRPr="00C43927">
        <w:rPr>
          <w:lang w:val="en-GB"/>
        </w:rPr>
        <w:t xml:space="preserve">Lindmark, M., Huss, M., Ohlberger, J. &amp; Gårdmark, A. (2018). Temperature-dependent body size effects determine population responses to climate warming. </w:t>
      </w:r>
      <w:r w:rsidRPr="00C43927">
        <w:rPr>
          <w:i/>
          <w:iCs/>
          <w:lang w:val="en-GB"/>
        </w:rPr>
        <w:t>Ecology Letters</w:t>
      </w:r>
      <w:r w:rsidRPr="00C43927">
        <w:rPr>
          <w:lang w:val="en-GB"/>
        </w:rPr>
        <w:t>, 21, 181–189.</w:t>
      </w:r>
    </w:p>
    <w:p w14:paraId="76E9E794" w14:textId="77777777" w:rsidR="00C43927" w:rsidRPr="00C43927" w:rsidRDefault="00C43927" w:rsidP="00C43927">
      <w:pPr>
        <w:pStyle w:val="Bibliography"/>
        <w:rPr>
          <w:lang w:val="en-GB"/>
        </w:rPr>
      </w:pPr>
      <w:r w:rsidRPr="00C43927">
        <w:rPr>
          <w:lang w:val="en-GB"/>
        </w:rPr>
        <w:t xml:space="preserve">Lindmark, M., Ohlberger, J., Huss, M. &amp; Gårdmark, A. (2019). Size‐based ecological interactions drive food web responses to climate warming. </w:t>
      </w:r>
      <w:r w:rsidRPr="00C43927">
        <w:rPr>
          <w:i/>
          <w:iCs/>
          <w:lang w:val="en-GB"/>
        </w:rPr>
        <w:t>Ecology Letters</w:t>
      </w:r>
      <w:r w:rsidRPr="00C43927">
        <w:rPr>
          <w:lang w:val="en-GB"/>
        </w:rPr>
        <w:t>, 22, 778–786.</w:t>
      </w:r>
    </w:p>
    <w:p w14:paraId="06660F15" w14:textId="77777777" w:rsidR="00C43927" w:rsidRPr="00C43927" w:rsidRDefault="00C43927" w:rsidP="00C43927">
      <w:pPr>
        <w:pStyle w:val="Bibliography"/>
        <w:rPr>
          <w:lang w:val="en-GB"/>
        </w:rPr>
      </w:pPr>
      <w:r w:rsidRPr="00C43927">
        <w:rPr>
          <w:lang w:val="en-GB"/>
        </w:rPr>
        <w:lastRenderedPageBreak/>
        <w:t xml:space="preserve">Lloret-Lloret, E., Navarro, J., Giménez, J., López, N., Albo-Puigserver, M., Pennino, M.G., </w:t>
      </w:r>
      <w:r w:rsidRPr="00C43927">
        <w:rPr>
          <w:i/>
          <w:iCs/>
          <w:lang w:val="en-GB"/>
        </w:rPr>
        <w:t>et al.</w:t>
      </w:r>
      <w:r w:rsidRPr="00C43927">
        <w:rPr>
          <w:lang w:val="en-GB"/>
        </w:rPr>
        <w:t xml:space="preserve"> (2020). The seasonal distribution of a highly commercial fish is related to ontogenetic changes in its feeding strategy. </w:t>
      </w:r>
      <w:r w:rsidRPr="00C43927">
        <w:rPr>
          <w:i/>
          <w:iCs/>
          <w:lang w:val="en-GB"/>
        </w:rPr>
        <w:t>Front. Mar. Sci.</w:t>
      </w:r>
      <w:r w:rsidRPr="00C43927">
        <w:rPr>
          <w:lang w:val="en-GB"/>
        </w:rPr>
        <w:t>, 7.</w:t>
      </w:r>
    </w:p>
    <w:p w14:paraId="145D44EA" w14:textId="77777777" w:rsidR="00C43927" w:rsidRPr="00C43927" w:rsidRDefault="00C43927" w:rsidP="00C43927">
      <w:pPr>
        <w:pStyle w:val="Bibliography"/>
        <w:rPr>
          <w:lang w:val="en-GB"/>
        </w:rPr>
      </w:pPr>
      <w:r w:rsidRPr="00C43927">
        <w:rPr>
          <w:lang w:val="en-GB"/>
        </w:rPr>
        <w:t xml:space="preserve">Lorenzen, K. (1996). The relationship between body weight and natural mortality in juvenile and adult fish: a comparison of natural ecosystems and aquaculture. </w:t>
      </w:r>
      <w:r w:rsidRPr="00C43927">
        <w:rPr>
          <w:i/>
          <w:iCs/>
          <w:lang w:val="en-GB"/>
        </w:rPr>
        <w:t>Journal of Fish Biology</w:t>
      </w:r>
      <w:r w:rsidRPr="00C43927">
        <w:rPr>
          <w:lang w:val="en-GB"/>
        </w:rPr>
        <w:t>, 49, 627–642.</w:t>
      </w:r>
    </w:p>
    <w:p w14:paraId="592985E5" w14:textId="77777777" w:rsidR="00C43927" w:rsidRPr="00C43927" w:rsidRDefault="00C43927" w:rsidP="00C43927">
      <w:pPr>
        <w:pStyle w:val="Bibliography"/>
        <w:rPr>
          <w:lang w:val="en-GB"/>
        </w:rPr>
      </w:pPr>
      <w:r w:rsidRPr="00C43927">
        <w:rPr>
          <w:lang w:val="en-GB"/>
        </w:rPr>
        <w:t xml:space="preserve">Marshall, D.J. &amp; White, C.R. (2019). Have we outgrown the existing models of growth? </w:t>
      </w:r>
      <w:r w:rsidRPr="00C43927">
        <w:rPr>
          <w:i/>
          <w:iCs/>
          <w:lang w:val="en-GB"/>
        </w:rPr>
        <w:t>Trends in Ecology &amp; Evolution</w:t>
      </w:r>
      <w:r w:rsidRPr="00C43927">
        <w:rPr>
          <w:lang w:val="en-GB"/>
        </w:rPr>
        <w:t>, 34, 102–111.</w:t>
      </w:r>
    </w:p>
    <w:p w14:paraId="29028792" w14:textId="77777777" w:rsidR="00C43927" w:rsidRPr="00C43927" w:rsidRDefault="00C43927" w:rsidP="00C43927">
      <w:pPr>
        <w:pStyle w:val="Bibliography"/>
        <w:rPr>
          <w:lang w:val="en-GB"/>
        </w:rPr>
      </w:pPr>
      <w:r w:rsidRPr="00C43927">
        <w:rPr>
          <w:lang w:val="en-GB"/>
        </w:rPr>
        <w:t xml:space="preserve">Maury, O. &amp; Poggiale, J.-C. (2013). From individuals to populations to communities: A dynamic energy budget model of marine ecosystem size-spectrum including life history diversity. </w:t>
      </w:r>
      <w:r w:rsidRPr="00C43927">
        <w:rPr>
          <w:i/>
          <w:iCs/>
          <w:lang w:val="en-GB"/>
        </w:rPr>
        <w:t>Journal of Theoretical Biology</w:t>
      </w:r>
      <w:r w:rsidRPr="00C43927">
        <w:rPr>
          <w:lang w:val="en-GB"/>
        </w:rPr>
        <w:t>, 324, 52–71.</w:t>
      </w:r>
    </w:p>
    <w:p w14:paraId="6117BCA9" w14:textId="77777777" w:rsidR="00C43927" w:rsidRPr="00C43927" w:rsidRDefault="00C43927" w:rsidP="00C43927">
      <w:pPr>
        <w:pStyle w:val="Bibliography"/>
        <w:rPr>
          <w:lang w:val="en-GB"/>
        </w:rPr>
      </w:pPr>
      <w:r w:rsidRPr="00C43927">
        <w:rPr>
          <w:lang w:val="en-GB"/>
        </w:rPr>
        <w:t xml:space="preserve">Morita, K., Fukuwaka, M., Tanimata, N. &amp; Yamamura, O. (2010). Size-dependent thermal preferences in a pelagic fish. </w:t>
      </w:r>
      <w:r w:rsidRPr="00C43927">
        <w:rPr>
          <w:i/>
          <w:iCs/>
          <w:lang w:val="en-GB"/>
        </w:rPr>
        <w:t>Oikos</w:t>
      </w:r>
      <w:r w:rsidRPr="00C43927">
        <w:rPr>
          <w:lang w:val="en-GB"/>
        </w:rPr>
        <w:t>, 119, 1265–1272.</w:t>
      </w:r>
    </w:p>
    <w:p w14:paraId="66AD8A51" w14:textId="77777777" w:rsidR="00C43927" w:rsidRPr="00C43927" w:rsidRDefault="00C43927" w:rsidP="00C43927">
      <w:pPr>
        <w:pStyle w:val="Bibliography"/>
        <w:rPr>
          <w:lang w:val="en-GB"/>
        </w:rPr>
      </w:pPr>
      <w:r w:rsidRPr="00C43927">
        <w:rPr>
          <w:lang w:val="en-GB"/>
        </w:rPr>
        <w:t xml:space="preserve">Nelson, J.A. (2016). Oxygen consumption rate v. rate of energy utilization of fishes: a comparison and brief history of the two measurements. </w:t>
      </w:r>
      <w:r w:rsidRPr="00C43927">
        <w:rPr>
          <w:i/>
          <w:iCs/>
          <w:lang w:val="en-GB"/>
        </w:rPr>
        <w:t>Journal of Fish Biology</w:t>
      </w:r>
      <w:r w:rsidRPr="00C43927">
        <w:rPr>
          <w:lang w:val="en-GB"/>
        </w:rPr>
        <w:t>, 88, 10–25.</w:t>
      </w:r>
    </w:p>
    <w:p w14:paraId="2AA026FC" w14:textId="77777777" w:rsidR="00C43927" w:rsidRPr="00C43927" w:rsidRDefault="00C43927" w:rsidP="00C43927">
      <w:pPr>
        <w:pStyle w:val="Bibliography"/>
        <w:rPr>
          <w:lang w:val="en-GB"/>
        </w:rPr>
      </w:pPr>
      <w:r w:rsidRPr="00C43927">
        <w:rPr>
          <w:lang w:val="en-GB"/>
        </w:rPr>
        <w:t xml:space="preserve">Neubauer, P. &amp; Andersen, K.H. (2019). Thermal performance of fish is explained by an interplay between physiology, behaviour and ecology. </w:t>
      </w:r>
      <w:r w:rsidRPr="00C43927">
        <w:rPr>
          <w:i/>
          <w:iCs/>
          <w:lang w:val="en-GB"/>
        </w:rPr>
        <w:t>Conserv Physiol</w:t>
      </w:r>
      <w:r w:rsidRPr="00C43927">
        <w:rPr>
          <w:lang w:val="en-GB"/>
        </w:rPr>
        <w:t>, 7.</w:t>
      </w:r>
    </w:p>
    <w:p w14:paraId="5D04580E" w14:textId="77777777" w:rsidR="00C43927" w:rsidRPr="00C43927" w:rsidRDefault="00C43927" w:rsidP="00C43927">
      <w:pPr>
        <w:pStyle w:val="Bibliography"/>
        <w:rPr>
          <w:lang w:val="en-GB"/>
        </w:rPr>
      </w:pPr>
      <w:r w:rsidRPr="00C43927">
        <w:rPr>
          <w:lang w:val="en-GB"/>
        </w:rPr>
        <w:t xml:space="preserve">Neuenfeldt, S., Bartolino, V., Orio, A., Andersen, K.H., Andersen, N.G., Niiranen, S., </w:t>
      </w:r>
      <w:r w:rsidRPr="00C43927">
        <w:rPr>
          <w:i/>
          <w:iCs/>
          <w:lang w:val="en-GB"/>
        </w:rPr>
        <w:t>et al.</w:t>
      </w:r>
      <w:r w:rsidRPr="00C43927">
        <w:rPr>
          <w:lang w:val="en-GB"/>
        </w:rPr>
        <w:t xml:space="preserve"> (2020). Feeding and growth of Atlantic cod (</w:t>
      </w:r>
      <w:r w:rsidRPr="00C43927">
        <w:rPr>
          <w:i/>
          <w:iCs/>
          <w:lang w:val="en-GB"/>
        </w:rPr>
        <w:t>Gadus morhua</w:t>
      </w:r>
      <w:r w:rsidRPr="00C43927">
        <w:rPr>
          <w:lang w:val="en-GB"/>
        </w:rPr>
        <w:t xml:space="preserve"> L.) in the eastern Baltic Sea under environmental change. </w:t>
      </w:r>
      <w:r w:rsidRPr="00C43927">
        <w:rPr>
          <w:i/>
          <w:iCs/>
          <w:lang w:val="en-GB"/>
        </w:rPr>
        <w:t>ICES Journal of Marine Science</w:t>
      </w:r>
      <w:r w:rsidRPr="00C43927">
        <w:rPr>
          <w:lang w:val="en-GB"/>
        </w:rPr>
        <w:t>, 77, 624–632.</w:t>
      </w:r>
    </w:p>
    <w:p w14:paraId="0AB2E802" w14:textId="77777777" w:rsidR="00C43927" w:rsidRPr="00C43927" w:rsidRDefault="00C43927" w:rsidP="00C43927">
      <w:pPr>
        <w:pStyle w:val="Bibliography"/>
        <w:rPr>
          <w:lang w:val="en-GB"/>
        </w:rPr>
      </w:pPr>
      <w:r w:rsidRPr="00C43927">
        <w:rPr>
          <w:lang w:val="en-GB"/>
        </w:rPr>
        <w:t xml:space="preserve">Neuheimer, A.B., Thresher, R.E., Lyle, J.M. &amp; Semmens, J.M. (2011). Tolerance limit for fish growth exceeded by warming waters. </w:t>
      </w:r>
      <w:r w:rsidRPr="00C43927">
        <w:rPr>
          <w:i/>
          <w:iCs/>
          <w:lang w:val="en-GB"/>
        </w:rPr>
        <w:t>Nature Climate Change</w:t>
      </w:r>
      <w:r w:rsidRPr="00C43927">
        <w:rPr>
          <w:lang w:val="en-GB"/>
        </w:rPr>
        <w:t>, 1, 110–113.</w:t>
      </w:r>
    </w:p>
    <w:p w14:paraId="0C7B3CD1" w14:textId="77777777" w:rsidR="00C43927" w:rsidRPr="00C43927" w:rsidRDefault="00C43927" w:rsidP="00C43927">
      <w:pPr>
        <w:pStyle w:val="Bibliography"/>
        <w:rPr>
          <w:lang w:val="en-GB"/>
        </w:rPr>
      </w:pPr>
      <w:r w:rsidRPr="00C43927">
        <w:rPr>
          <w:lang w:val="en-GB"/>
        </w:rPr>
        <w:t xml:space="preserve">Ohlberger, J. (2013). Climate warming and ectotherm body size – from individual physiology to community ecology. </w:t>
      </w:r>
      <w:r w:rsidRPr="00C43927">
        <w:rPr>
          <w:i/>
          <w:iCs/>
          <w:lang w:val="en-GB"/>
        </w:rPr>
        <w:t>Functional Ecology</w:t>
      </w:r>
      <w:r w:rsidRPr="00C43927">
        <w:rPr>
          <w:lang w:val="en-GB"/>
        </w:rPr>
        <w:t>, 27, 991–1001.</w:t>
      </w:r>
    </w:p>
    <w:p w14:paraId="6ED8D838" w14:textId="77777777" w:rsidR="00C43927" w:rsidRPr="00C43927" w:rsidRDefault="00C43927" w:rsidP="00C43927">
      <w:pPr>
        <w:pStyle w:val="Bibliography"/>
        <w:rPr>
          <w:lang w:val="en-GB"/>
        </w:rPr>
      </w:pPr>
      <w:r w:rsidRPr="00C43927">
        <w:rPr>
          <w:lang w:val="en-GB"/>
        </w:rPr>
        <w:t xml:space="preserve">Ohlberger, J., Edeline, E., Vollestad, L.A., Stenseth, N.C. &amp; Claessen, D. (2011). Temperature-driven regime shifts in the dynamics of size-structured populations. </w:t>
      </w:r>
      <w:r w:rsidRPr="00C43927">
        <w:rPr>
          <w:i/>
          <w:iCs/>
          <w:lang w:val="en-GB"/>
        </w:rPr>
        <w:t>The American Naturalist</w:t>
      </w:r>
      <w:r w:rsidRPr="00C43927">
        <w:rPr>
          <w:lang w:val="en-GB"/>
        </w:rPr>
        <w:t>, 177, 211–223.</w:t>
      </w:r>
    </w:p>
    <w:p w14:paraId="0FEBC253" w14:textId="77777777" w:rsidR="00C43927" w:rsidRPr="00C43927" w:rsidRDefault="00C43927" w:rsidP="00C43927">
      <w:pPr>
        <w:pStyle w:val="Bibliography"/>
        <w:rPr>
          <w:lang w:val="en-GB"/>
        </w:rPr>
      </w:pPr>
      <w:r w:rsidRPr="00C43927">
        <w:rPr>
          <w:lang w:val="en-GB"/>
        </w:rPr>
        <w:t xml:space="preserve">Ohlberger, J., Mehner, Thomas., Staaks, Georg. &amp; Hölker, Franz. (2012). Intraspecific temperature dependence of the scaling of metabolic rate with body mass in fishes and its ecological implications. </w:t>
      </w:r>
      <w:r w:rsidRPr="00C43927">
        <w:rPr>
          <w:i/>
          <w:iCs/>
          <w:lang w:val="en-GB"/>
        </w:rPr>
        <w:t>Oikos</w:t>
      </w:r>
      <w:r w:rsidRPr="00C43927">
        <w:rPr>
          <w:lang w:val="en-GB"/>
        </w:rPr>
        <w:t>, 121, 245–251.</w:t>
      </w:r>
    </w:p>
    <w:p w14:paraId="628AA5DE" w14:textId="77777777" w:rsidR="00C43927" w:rsidRPr="00C43927" w:rsidRDefault="00C43927" w:rsidP="00C43927">
      <w:pPr>
        <w:pStyle w:val="Bibliography"/>
        <w:rPr>
          <w:lang w:val="en-GB"/>
        </w:rPr>
      </w:pPr>
      <w:r w:rsidRPr="00C43927">
        <w:rPr>
          <w:lang w:val="en-GB"/>
        </w:rPr>
        <w:t>Ohlberger, J., Staaks, G. &amp; Hölker, F. (2007). Effects of temperature, swimming speed and body mass on standard and active metabolic rate in vendace (</w:t>
      </w:r>
      <w:r w:rsidRPr="00C43927">
        <w:rPr>
          <w:i/>
          <w:iCs/>
          <w:lang w:val="en-GB"/>
        </w:rPr>
        <w:t>Coregonus albula</w:t>
      </w:r>
      <w:r w:rsidRPr="00C43927">
        <w:rPr>
          <w:lang w:val="en-GB"/>
        </w:rPr>
        <w:t xml:space="preserve">). </w:t>
      </w:r>
      <w:r w:rsidRPr="00C43927">
        <w:rPr>
          <w:i/>
          <w:iCs/>
          <w:lang w:val="en-GB"/>
        </w:rPr>
        <w:t>Journal of Comparative Physiology, B</w:t>
      </w:r>
      <w:r w:rsidRPr="00C43927">
        <w:rPr>
          <w:lang w:val="en-GB"/>
        </w:rPr>
        <w:t>, 177, 905–916.</w:t>
      </w:r>
    </w:p>
    <w:p w14:paraId="7C0A2CEE" w14:textId="77777777" w:rsidR="00C43927" w:rsidRPr="00C43927" w:rsidRDefault="00C43927" w:rsidP="00C43927">
      <w:pPr>
        <w:pStyle w:val="Bibliography"/>
        <w:rPr>
          <w:lang w:val="en-GB"/>
        </w:rPr>
      </w:pPr>
      <w:r w:rsidRPr="00C43927">
        <w:rPr>
          <w:lang w:val="en-GB"/>
        </w:rPr>
        <w:t xml:space="preserve">Olmos, M., Payne, M.R., Nevoux, M., Prévost, E., Chaput, G., Pontavice, H.D., </w:t>
      </w:r>
      <w:r w:rsidRPr="00C43927">
        <w:rPr>
          <w:i/>
          <w:iCs/>
          <w:lang w:val="en-GB"/>
        </w:rPr>
        <w:t>et al.</w:t>
      </w:r>
      <w:r w:rsidRPr="00C43927">
        <w:rPr>
          <w:lang w:val="en-GB"/>
        </w:rPr>
        <w:t xml:space="preserve"> (2019). Spatial synchrony in the response of a long range migratory species (</w:t>
      </w:r>
      <w:r w:rsidRPr="00C43927">
        <w:rPr>
          <w:i/>
          <w:iCs/>
          <w:lang w:val="en-GB"/>
        </w:rPr>
        <w:t>Salmo salar</w:t>
      </w:r>
      <w:r w:rsidRPr="00C43927">
        <w:rPr>
          <w:lang w:val="en-GB"/>
        </w:rPr>
        <w:t xml:space="preserve">) to climate change in the North Atlantic Ocean. </w:t>
      </w:r>
      <w:r w:rsidRPr="00C43927">
        <w:rPr>
          <w:i/>
          <w:iCs/>
          <w:lang w:val="en-GB"/>
        </w:rPr>
        <w:t>Global Change Biology</w:t>
      </w:r>
      <w:r w:rsidRPr="00C43927">
        <w:rPr>
          <w:lang w:val="en-GB"/>
        </w:rPr>
        <w:t>, 26, 1319–1337.</w:t>
      </w:r>
    </w:p>
    <w:p w14:paraId="2D6AAD42" w14:textId="77777777" w:rsidR="00C43927" w:rsidRPr="00C43927" w:rsidRDefault="00C43927" w:rsidP="00C43927">
      <w:pPr>
        <w:pStyle w:val="Bibliography"/>
        <w:rPr>
          <w:lang w:val="en-GB"/>
        </w:rPr>
      </w:pPr>
      <w:r w:rsidRPr="00C43927">
        <w:rPr>
          <w:lang w:val="en-GB"/>
        </w:rPr>
        <w:t xml:space="preserve">Padfield, D., Castledine, M. &amp; Buckling, A. (2020). Temperature-dependent changes to host–parasite interactions alter the thermal performance of a bacterial host. </w:t>
      </w:r>
      <w:r w:rsidRPr="00C43927">
        <w:rPr>
          <w:i/>
          <w:iCs/>
          <w:lang w:val="en-GB"/>
        </w:rPr>
        <w:t>The ISME Journal</w:t>
      </w:r>
      <w:r w:rsidRPr="00C43927">
        <w:rPr>
          <w:lang w:val="en-GB"/>
        </w:rPr>
        <w:t>, 14, 389–398.</w:t>
      </w:r>
    </w:p>
    <w:p w14:paraId="70858E1F" w14:textId="77777777" w:rsidR="00C43927" w:rsidRPr="00C43927" w:rsidRDefault="00C43927" w:rsidP="00C43927">
      <w:pPr>
        <w:pStyle w:val="Bibliography"/>
        <w:rPr>
          <w:lang w:val="en-GB"/>
        </w:rPr>
      </w:pPr>
      <w:r w:rsidRPr="00C43927">
        <w:rPr>
          <w:lang w:val="en-GB"/>
        </w:rPr>
        <w:t xml:space="preserve">Padfield, D., Lowe, C., Buckling, A., Ffrench-Constant, R., Jennings, S., Shelley, F., </w:t>
      </w:r>
      <w:r w:rsidRPr="00C43927">
        <w:rPr>
          <w:i/>
          <w:iCs/>
          <w:lang w:val="en-GB"/>
        </w:rPr>
        <w:t>et al.</w:t>
      </w:r>
      <w:r w:rsidRPr="00C43927">
        <w:rPr>
          <w:lang w:val="en-GB"/>
        </w:rPr>
        <w:t xml:space="preserve"> (2017). Metabolic compensation constrains the temperature dependence of gross primary production. </w:t>
      </w:r>
      <w:r w:rsidRPr="00C43927">
        <w:rPr>
          <w:i/>
          <w:iCs/>
          <w:lang w:val="en-GB"/>
        </w:rPr>
        <w:t>Ecology Letters</w:t>
      </w:r>
      <w:r w:rsidRPr="00C43927">
        <w:rPr>
          <w:lang w:val="en-GB"/>
        </w:rPr>
        <w:t>, 20, 1250–1260.</w:t>
      </w:r>
    </w:p>
    <w:p w14:paraId="4EAA3099" w14:textId="77777777" w:rsidR="00C43927" w:rsidRPr="00C43927" w:rsidRDefault="00C43927" w:rsidP="00C43927">
      <w:pPr>
        <w:pStyle w:val="Bibliography"/>
        <w:rPr>
          <w:lang w:val="en-GB"/>
        </w:rPr>
      </w:pPr>
      <w:r w:rsidRPr="00C43927">
        <w:rPr>
          <w:lang w:val="en-GB"/>
        </w:rPr>
        <w:t xml:space="preserve">Padfield, D. &amp; Matheson, G. (2020). </w:t>
      </w:r>
      <w:r w:rsidRPr="00C43927">
        <w:rPr>
          <w:i/>
          <w:iCs/>
          <w:lang w:val="en-GB"/>
        </w:rPr>
        <w:t>nls.multstart: Robust Non-Linear regression using AIC Scores</w:t>
      </w:r>
      <w:r w:rsidRPr="00C43927">
        <w:rPr>
          <w:lang w:val="en-GB"/>
        </w:rPr>
        <w:t>.</w:t>
      </w:r>
    </w:p>
    <w:p w14:paraId="721748CD" w14:textId="77777777" w:rsidR="00C43927" w:rsidRPr="00C43927" w:rsidRDefault="00C43927" w:rsidP="00C43927">
      <w:pPr>
        <w:pStyle w:val="Bibliography"/>
        <w:rPr>
          <w:lang w:val="en-GB"/>
        </w:rPr>
      </w:pPr>
      <w:r w:rsidRPr="00C43927">
        <w:rPr>
          <w:lang w:val="en-GB"/>
        </w:rPr>
        <w:t xml:space="preserve">Padfield, D. &amp; O’Sullivan, H. (2020). </w:t>
      </w:r>
      <w:r w:rsidRPr="00C43927">
        <w:rPr>
          <w:i/>
          <w:iCs/>
          <w:lang w:val="en-GB"/>
        </w:rPr>
        <w:t>rTPC: Functions for fitting thermal performance curves</w:t>
      </w:r>
      <w:r w:rsidRPr="00C43927">
        <w:rPr>
          <w:lang w:val="en-GB"/>
        </w:rPr>
        <w:t>.</w:t>
      </w:r>
    </w:p>
    <w:p w14:paraId="0250DDE8" w14:textId="77777777" w:rsidR="00C43927" w:rsidRPr="00C43927" w:rsidRDefault="00C43927" w:rsidP="00C43927">
      <w:pPr>
        <w:pStyle w:val="Bibliography"/>
        <w:rPr>
          <w:lang w:val="en-GB"/>
        </w:rPr>
      </w:pPr>
      <w:r w:rsidRPr="00C43927">
        <w:rPr>
          <w:lang w:val="en-GB"/>
        </w:rPr>
        <w:lastRenderedPageBreak/>
        <w:t>Panov, V.E. &amp; McQueen, D.J. (1998). Effects of temperature on individual growth rate and body size of a freshwater amphipod, 76, 1107–1116.</w:t>
      </w:r>
    </w:p>
    <w:p w14:paraId="735DC374" w14:textId="77777777" w:rsidR="00C43927" w:rsidRPr="00C43927" w:rsidRDefault="00C43927" w:rsidP="00C43927">
      <w:pPr>
        <w:pStyle w:val="Bibliography"/>
        <w:rPr>
          <w:lang w:val="en-GB"/>
        </w:rPr>
      </w:pPr>
      <w:r w:rsidRPr="00C43927">
        <w:rPr>
          <w:lang w:val="en-GB"/>
        </w:rPr>
        <w:t xml:space="preserve">Pauly, D. (2021). The gill-oxygen limitation theory (GOLT) and its critics. </w:t>
      </w:r>
      <w:r w:rsidRPr="00C43927">
        <w:rPr>
          <w:i/>
          <w:iCs/>
          <w:lang w:val="en-GB"/>
        </w:rPr>
        <w:t>Science Advances</w:t>
      </w:r>
      <w:r w:rsidRPr="00C43927">
        <w:rPr>
          <w:lang w:val="en-GB"/>
        </w:rPr>
        <w:t>, 7, eabc6050.</w:t>
      </w:r>
    </w:p>
    <w:p w14:paraId="6F201F7E" w14:textId="77777777" w:rsidR="00C43927" w:rsidRPr="00C43927" w:rsidRDefault="00C43927" w:rsidP="00C43927">
      <w:pPr>
        <w:pStyle w:val="Bibliography"/>
        <w:rPr>
          <w:lang w:val="en-GB"/>
        </w:rPr>
      </w:pPr>
      <w:r w:rsidRPr="00C43927">
        <w:rPr>
          <w:lang w:val="en-GB"/>
        </w:rPr>
        <w:t xml:space="preserve">Pauly, D. &amp; Cheung, W.W.L. (2018a). On confusing cause and effect in the oxygen limitation of fish. </w:t>
      </w:r>
      <w:r w:rsidRPr="00C43927">
        <w:rPr>
          <w:i/>
          <w:iCs/>
          <w:lang w:val="en-GB"/>
        </w:rPr>
        <w:t>Global Change Biology</w:t>
      </w:r>
      <w:r w:rsidRPr="00C43927">
        <w:rPr>
          <w:lang w:val="en-GB"/>
        </w:rPr>
        <w:t>, 24, e743–e744.</w:t>
      </w:r>
    </w:p>
    <w:p w14:paraId="3E651A56" w14:textId="77777777" w:rsidR="00C43927" w:rsidRPr="00C43927" w:rsidRDefault="00C43927" w:rsidP="00C43927">
      <w:pPr>
        <w:pStyle w:val="Bibliography"/>
        <w:rPr>
          <w:lang w:val="en-GB"/>
        </w:rPr>
      </w:pPr>
      <w:r w:rsidRPr="00C43927">
        <w:rPr>
          <w:lang w:val="en-GB"/>
        </w:rPr>
        <w:t xml:space="preserve">Pauly, D. &amp; Cheung, W.W.L. (2018b). Sound physiological knowledge and principles in modeling shrinking of fishes under climate change. </w:t>
      </w:r>
      <w:r w:rsidRPr="00C43927">
        <w:rPr>
          <w:i/>
          <w:iCs/>
          <w:lang w:val="en-GB"/>
        </w:rPr>
        <w:t>Global Change Biology</w:t>
      </w:r>
      <w:r w:rsidRPr="00C43927">
        <w:rPr>
          <w:lang w:val="en-GB"/>
        </w:rPr>
        <w:t>, 24, e15–e26.</w:t>
      </w:r>
    </w:p>
    <w:p w14:paraId="47B02EEE" w14:textId="77777777" w:rsidR="00C43927" w:rsidRPr="00C43927" w:rsidRDefault="00C43927" w:rsidP="00C43927">
      <w:pPr>
        <w:pStyle w:val="Bibliography"/>
        <w:rPr>
          <w:lang w:val="en-GB"/>
        </w:rPr>
      </w:pPr>
      <w:r w:rsidRPr="00C43927">
        <w:rPr>
          <w:lang w:val="en-GB"/>
        </w:rPr>
        <w:t xml:space="preserve">Pawar, S., Dell, A.I., Savage, V.M. &amp; Knies, J.L. (2016). Real versus Artificial Variation in the Thermal Sensitivity of Biological Traits. </w:t>
      </w:r>
      <w:r w:rsidRPr="00C43927">
        <w:rPr>
          <w:i/>
          <w:iCs/>
          <w:lang w:val="en-GB"/>
        </w:rPr>
        <w:t>The American Naturalist</w:t>
      </w:r>
      <w:r w:rsidRPr="00C43927">
        <w:rPr>
          <w:lang w:val="en-GB"/>
        </w:rPr>
        <w:t>, 187, E41–E52.</w:t>
      </w:r>
    </w:p>
    <w:p w14:paraId="4D054A8F" w14:textId="77777777" w:rsidR="00C43927" w:rsidRPr="00C43927" w:rsidRDefault="00C43927" w:rsidP="00C43927">
      <w:pPr>
        <w:pStyle w:val="Bibliography"/>
        <w:rPr>
          <w:lang w:val="en-GB"/>
        </w:rPr>
      </w:pPr>
      <w:r w:rsidRPr="00C43927">
        <w:rPr>
          <w:lang w:val="en-GB"/>
        </w:rPr>
        <w:t xml:space="preserve">Pawar, S., Dell, A.I., &amp; Van M. Savage. (2012). Dimensionality of consumer search space drives trophic interaction strengths. </w:t>
      </w:r>
      <w:r w:rsidRPr="00C43927">
        <w:rPr>
          <w:i/>
          <w:iCs/>
          <w:lang w:val="en-GB"/>
        </w:rPr>
        <w:t>Nature</w:t>
      </w:r>
      <w:r w:rsidRPr="00C43927">
        <w:rPr>
          <w:lang w:val="en-GB"/>
        </w:rPr>
        <w:t>, 486, 485–489.</w:t>
      </w:r>
    </w:p>
    <w:p w14:paraId="5F0A3194" w14:textId="77777777" w:rsidR="00C43927" w:rsidRPr="00C43927" w:rsidRDefault="00C43927" w:rsidP="00C43927">
      <w:pPr>
        <w:pStyle w:val="Bibliography"/>
        <w:rPr>
          <w:lang w:val="en-GB"/>
        </w:rPr>
      </w:pPr>
      <w:r w:rsidRPr="00C43927">
        <w:rPr>
          <w:lang w:val="en-GB"/>
        </w:rPr>
        <w:t xml:space="preserve">Perrin, N. (1995). About Berrigan and Charnov’s life-history puzzle. </w:t>
      </w:r>
      <w:r w:rsidRPr="00C43927">
        <w:rPr>
          <w:i/>
          <w:iCs/>
          <w:lang w:val="en-GB"/>
        </w:rPr>
        <w:t>Oikos</w:t>
      </w:r>
      <w:r w:rsidRPr="00C43927">
        <w:rPr>
          <w:lang w:val="en-GB"/>
        </w:rPr>
        <w:t>, 137–139.</w:t>
      </w:r>
    </w:p>
    <w:p w14:paraId="251CEE9B" w14:textId="77777777" w:rsidR="00C43927" w:rsidRPr="00C43927" w:rsidRDefault="00C43927" w:rsidP="00C43927">
      <w:pPr>
        <w:pStyle w:val="Bibliography"/>
        <w:rPr>
          <w:lang w:val="en-GB"/>
        </w:rPr>
      </w:pPr>
      <w:r w:rsidRPr="00C43927">
        <w:rPr>
          <w:lang w:val="en-GB"/>
        </w:rPr>
        <w:t xml:space="preserve">Plummer, M. (2003). JAGS: A program for analysis of Bayesian graphical models using Gibbs sampling. </w:t>
      </w:r>
      <w:r w:rsidRPr="00C43927">
        <w:rPr>
          <w:i/>
          <w:iCs/>
          <w:lang w:val="en-GB"/>
        </w:rPr>
        <w:t>Working Papers</w:t>
      </w:r>
      <w:r w:rsidRPr="00C43927">
        <w:rPr>
          <w:lang w:val="en-GB"/>
        </w:rPr>
        <w:t>, 8.</w:t>
      </w:r>
    </w:p>
    <w:p w14:paraId="61FA831A" w14:textId="77777777" w:rsidR="00C43927" w:rsidRPr="00C43927" w:rsidRDefault="00C43927" w:rsidP="00C43927">
      <w:pPr>
        <w:pStyle w:val="Bibliography"/>
        <w:rPr>
          <w:lang w:val="en-GB"/>
        </w:rPr>
      </w:pPr>
      <w:r w:rsidRPr="00C43927">
        <w:rPr>
          <w:lang w:val="en-GB"/>
        </w:rPr>
        <w:t xml:space="preserve">Plummer, M. (2019). </w:t>
      </w:r>
      <w:r w:rsidRPr="00C43927">
        <w:rPr>
          <w:i/>
          <w:iCs/>
          <w:lang w:val="en-GB"/>
        </w:rPr>
        <w:t>rjags</w:t>
      </w:r>
      <w:r w:rsidRPr="00C43927">
        <w:rPr>
          <w:lang w:val="en-GB"/>
        </w:rPr>
        <w:t>.</w:t>
      </w:r>
    </w:p>
    <w:p w14:paraId="628471A2" w14:textId="77777777" w:rsidR="00C43927" w:rsidRPr="00C43927" w:rsidRDefault="00C43927" w:rsidP="00C43927">
      <w:pPr>
        <w:pStyle w:val="Bibliography"/>
        <w:rPr>
          <w:lang w:val="en-GB"/>
        </w:rPr>
      </w:pPr>
      <w:r w:rsidRPr="00C43927">
        <w:rPr>
          <w:lang w:val="en-GB"/>
        </w:rPr>
        <w:t xml:space="preserve">Pörtner, H.O. &amp; Knust, R. (2007). Climate change affects marine fishes through the oxygen limitation of thermal tolerance. </w:t>
      </w:r>
      <w:r w:rsidRPr="00C43927">
        <w:rPr>
          <w:i/>
          <w:iCs/>
          <w:lang w:val="en-GB"/>
        </w:rPr>
        <w:t>Science</w:t>
      </w:r>
      <w:r w:rsidRPr="00C43927">
        <w:rPr>
          <w:lang w:val="en-GB"/>
        </w:rPr>
        <w:t>, 315, 95–97.</w:t>
      </w:r>
    </w:p>
    <w:p w14:paraId="0E0830FE" w14:textId="77777777" w:rsidR="00C43927" w:rsidRPr="00C43927" w:rsidRDefault="00C43927" w:rsidP="00C43927">
      <w:pPr>
        <w:pStyle w:val="Bibliography"/>
        <w:rPr>
          <w:lang w:val="en-GB"/>
        </w:rPr>
      </w:pPr>
      <w:r w:rsidRPr="00C43927">
        <w:rPr>
          <w:lang w:val="en-GB"/>
        </w:rPr>
        <w:t xml:space="preserve">Pütter, A. (1920). Studien über physiologische Ähnlichkeit VI. Wachstumsähnlichkeiten. </w:t>
      </w:r>
      <w:r w:rsidRPr="00C43927">
        <w:rPr>
          <w:i/>
          <w:iCs/>
          <w:lang w:val="en-GB"/>
        </w:rPr>
        <w:t>Pflügers Arch.</w:t>
      </w:r>
      <w:r w:rsidRPr="00C43927">
        <w:rPr>
          <w:lang w:val="en-GB"/>
        </w:rPr>
        <w:t>, 180, 298–340.</w:t>
      </w:r>
    </w:p>
    <w:p w14:paraId="6B4C2B48" w14:textId="77777777" w:rsidR="00C43927" w:rsidRPr="00C43927" w:rsidRDefault="00C43927" w:rsidP="00C43927">
      <w:pPr>
        <w:pStyle w:val="Bibliography"/>
        <w:rPr>
          <w:lang w:val="en-GB"/>
        </w:rPr>
      </w:pPr>
      <w:r w:rsidRPr="00C43927">
        <w:rPr>
          <w:lang w:val="en-GB"/>
        </w:rPr>
        <w:t xml:space="preserve">R Core Team. (2020). </w:t>
      </w:r>
      <w:r w:rsidRPr="00C43927">
        <w:rPr>
          <w:i/>
          <w:iCs/>
          <w:lang w:val="en-GB"/>
        </w:rPr>
        <w:t>R: A Language and Environment for Statistical Computing. R Foundation for Statistical Computing</w:t>
      </w:r>
      <w:r w:rsidRPr="00C43927">
        <w:rPr>
          <w:lang w:val="en-GB"/>
        </w:rPr>
        <w:t>. Vienna, Austria.</w:t>
      </w:r>
    </w:p>
    <w:p w14:paraId="64254D09" w14:textId="77777777" w:rsidR="00C43927" w:rsidRPr="00C43927" w:rsidRDefault="00C43927" w:rsidP="00C43927">
      <w:pPr>
        <w:pStyle w:val="Bibliography"/>
        <w:rPr>
          <w:lang w:val="en-GB"/>
        </w:rPr>
      </w:pPr>
      <w:r w:rsidRPr="00C43927">
        <w:rPr>
          <w:lang w:val="en-GB"/>
        </w:rPr>
        <w:t xml:space="preserve">Rall, B.C., Brose, U., Hartvig, M., Kalinkat, G., Schwarzmuller, F., Vucic-Pestic, O., </w:t>
      </w:r>
      <w:r w:rsidRPr="00C43927">
        <w:rPr>
          <w:i/>
          <w:iCs/>
          <w:lang w:val="en-GB"/>
        </w:rPr>
        <w:t>et al.</w:t>
      </w:r>
      <w:r w:rsidRPr="00C43927">
        <w:rPr>
          <w:lang w:val="en-GB"/>
        </w:rPr>
        <w:t xml:space="preserve"> (2012). Universal temperature and body-mass scaling of feeding rates. </w:t>
      </w:r>
      <w:r w:rsidRPr="00C43927">
        <w:rPr>
          <w:i/>
          <w:iCs/>
          <w:lang w:val="en-GB"/>
        </w:rPr>
        <w:t>Philosophical Transactions of the Royal Society of London, Series B: Biological Sciences</w:t>
      </w:r>
      <w:r w:rsidRPr="00C43927">
        <w:rPr>
          <w:lang w:val="en-GB"/>
        </w:rPr>
        <w:t>, 367, 2923–2934.</w:t>
      </w:r>
    </w:p>
    <w:p w14:paraId="0609310F" w14:textId="77777777" w:rsidR="00C43927" w:rsidRPr="00C43927" w:rsidRDefault="00C43927" w:rsidP="00C43927">
      <w:pPr>
        <w:pStyle w:val="Bibliography"/>
        <w:rPr>
          <w:lang w:val="en-GB"/>
        </w:rPr>
      </w:pPr>
      <w:r w:rsidRPr="00C43927">
        <w:rPr>
          <w:lang w:val="en-GB"/>
        </w:rPr>
        <w:t xml:space="preserve">Rall, B.C., Vucic‐Pestic, O., Ehnes, R.B., Emmerson, M. &amp; Brose, U. (2010). Temperature, predator–prey interaction strength and population stability. </w:t>
      </w:r>
      <w:r w:rsidRPr="00C43927">
        <w:rPr>
          <w:i/>
          <w:iCs/>
          <w:lang w:val="en-GB"/>
        </w:rPr>
        <w:t>Global Change Biology</w:t>
      </w:r>
      <w:r w:rsidRPr="00C43927">
        <w:rPr>
          <w:lang w:val="en-GB"/>
        </w:rPr>
        <w:t>, 16, 2145–2157.</w:t>
      </w:r>
    </w:p>
    <w:p w14:paraId="29ABB74F" w14:textId="77777777" w:rsidR="00C43927" w:rsidRPr="00C43927" w:rsidRDefault="00C43927" w:rsidP="00C43927">
      <w:pPr>
        <w:pStyle w:val="Bibliography"/>
        <w:rPr>
          <w:lang w:val="en-GB"/>
        </w:rPr>
      </w:pPr>
      <w:r w:rsidRPr="00C43927">
        <w:rPr>
          <w:lang w:val="en-GB"/>
        </w:rPr>
        <w:t xml:space="preserve">van Rijn, I., Buba, Y., DeLong, J., Kiflawi, M. &amp; Belmaker, J. (2017). Large but uneven reduction in fish size across species in relation to changing sea temperatures. </w:t>
      </w:r>
      <w:r w:rsidRPr="00C43927">
        <w:rPr>
          <w:i/>
          <w:iCs/>
          <w:lang w:val="en-GB"/>
        </w:rPr>
        <w:t>Global Change Biology</w:t>
      </w:r>
      <w:r w:rsidRPr="00C43927">
        <w:rPr>
          <w:lang w:val="en-GB"/>
        </w:rPr>
        <w:t>, 23, 3667–3674.</w:t>
      </w:r>
    </w:p>
    <w:p w14:paraId="3BA427A4" w14:textId="77777777" w:rsidR="00C43927" w:rsidRPr="00C43927" w:rsidRDefault="00C43927" w:rsidP="00C43927">
      <w:pPr>
        <w:pStyle w:val="Bibliography"/>
        <w:rPr>
          <w:lang w:val="en-GB"/>
        </w:rPr>
      </w:pPr>
      <w:r w:rsidRPr="00C43927">
        <w:rPr>
          <w:lang w:val="en-GB"/>
        </w:rPr>
        <w:t xml:space="preserve">Rijnsdorp, A.D. &amp; Ibelings, B. (1989). Sexual dimorphism in the energetics of reproduction and growth of North Sea plaice, Pleuronectes platessa L. </w:t>
      </w:r>
      <w:r w:rsidRPr="00C43927">
        <w:rPr>
          <w:i/>
          <w:iCs/>
          <w:lang w:val="en-GB"/>
        </w:rPr>
        <w:t>Journal of Fish Biology</w:t>
      </w:r>
      <w:r w:rsidRPr="00C43927">
        <w:rPr>
          <w:lang w:val="en-GB"/>
        </w:rPr>
        <w:t>, 35, 401–415.</w:t>
      </w:r>
    </w:p>
    <w:p w14:paraId="2391A588" w14:textId="77777777" w:rsidR="00C43927" w:rsidRPr="00C43927" w:rsidRDefault="00C43927" w:rsidP="00C43927">
      <w:pPr>
        <w:pStyle w:val="Bibliography"/>
        <w:rPr>
          <w:lang w:val="en-GB"/>
        </w:rPr>
      </w:pPr>
      <w:r w:rsidRPr="00C43927">
        <w:rPr>
          <w:lang w:val="en-GB"/>
        </w:rPr>
        <w:t xml:space="preserve">Rohatgi, A. (2012). </w:t>
      </w:r>
      <w:r w:rsidRPr="00C43927">
        <w:rPr>
          <w:i/>
          <w:iCs/>
          <w:lang w:val="en-GB"/>
        </w:rPr>
        <w:t>WebPlotDigitalizer: HTML5 based online tool to extract numerical data from plot images. Version 4.1. [WWW document] URL https://automeris.io/WebPlotDigitizer (accessed on January 2019).</w:t>
      </w:r>
    </w:p>
    <w:p w14:paraId="25881BEA" w14:textId="77777777" w:rsidR="00C43927" w:rsidRPr="00C43927" w:rsidRDefault="00C43927" w:rsidP="00C43927">
      <w:pPr>
        <w:pStyle w:val="Bibliography"/>
        <w:rPr>
          <w:lang w:val="en-GB"/>
        </w:rPr>
      </w:pPr>
      <w:r w:rsidRPr="00C43927">
        <w:rPr>
          <w:lang w:val="en-GB"/>
        </w:rPr>
        <w:t xml:space="preserve">de Roos, A.M. &amp; Persson, L. (2001). Physiologically structured models – from versatile technique to ecological theory. </w:t>
      </w:r>
      <w:r w:rsidRPr="00C43927">
        <w:rPr>
          <w:i/>
          <w:iCs/>
          <w:lang w:val="en-GB"/>
        </w:rPr>
        <w:t>Oikos</w:t>
      </w:r>
      <w:r w:rsidRPr="00C43927">
        <w:rPr>
          <w:lang w:val="en-GB"/>
        </w:rPr>
        <w:t>, 94, 51–71.</w:t>
      </w:r>
    </w:p>
    <w:p w14:paraId="71A39AC0" w14:textId="77777777" w:rsidR="00C43927" w:rsidRPr="00C43927" w:rsidRDefault="00C43927" w:rsidP="00C43927">
      <w:pPr>
        <w:pStyle w:val="Bibliography"/>
        <w:rPr>
          <w:lang w:val="en-GB"/>
        </w:rPr>
      </w:pPr>
      <w:r w:rsidRPr="00C43927">
        <w:rPr>
          <w:lang w:val="en-GB"/>
        </w:rPr>
        <w:t xml:space="preserve">Savage, V.M., Gillooly, J.F., Brown, J.H., West, G.B. &amp; Charnov, E.L. (2004). Effects of body size and temperature on population growth. </w:t>
      </w:r>
      <w:r w:rsidRPr="00C43927">
        <w:rPr>
          <w:i/>
          <w:iCs/>
          <w:lang w:val="en-GB"/>
        </w:rPr>
        <w:t>The American Naturalist</w:t>
      </w:r>
      <w:r w:rsidRPr="00C43927">
        <w:rPr>
          <w:lang w:val="en-GB"/>
        </w:rPr>
        <w:t>, 163, 429–441.</w:t>
      </w:r>
    </w:p>
    <w:p w14:paraId="2C74A12D" w14:textId="77777777" w:rsidR="00C43927" w:rsidRPr="00C43927" w:rsidRDefault="00C43927" w:rsidP="00C43927">
      <w:pPr>
        <w:pStyle w:val="Bibliography"/>
        <w:rPr>
          <w:lang w:val="en-GB"/>
        </w:rPr>
      </w:pPr>
      <w:r w:rsidRPr="00C43927">
        <w:rPr>
          <w:lang w:val="en-GB"/>
        </w:rPr>
        <w:t xml:space="preserve">Schielzeth, H. (2010). Simple means to improve the interpretability of regression coefficients: Interpretation of regression coefficients. </w:t>
      </w:r>
      <w:r w:rsidRPr="00C43927">
        <w:rPr>
          <w:i/>
          <w:iCs/>
          <w:lang w:val="en-GB"/>
        </w:rPr>
        <w:t>Methods in Ecology and Evolution</w:t>
      </w:r>
      <w:r w:rsidRPr="00C43927">
        <w:rPr>
          <w:lang w:val="en-GB"/>
        </w:rPr>
        <w:t>, 1, 103–113.</w:t>
      </w:r>
    </w:p>
    <w:p w14:paraId="115804B5" w14:textId="77777777" w:rsidR="00C43927" w:rsidRPr="00C43927" w:rsidRDefault="00C43927" w:rsidP="00C43927">
      <w:pPr>
        <w:pStyle w:val="Bibliography"/>
        <w:rPr>
          <w:lang w:val="en-GB"/>
        </w:rPr>
      </w:pPr>
      <w:r w:rsidRPr="00C43927">
        <w:rPr>
          <w:lang w:val="en-GB"/>
        </w:rPr>
        <w:lastRenderedPageBreak/>
        <w:t xml:space="preserve">Schoolfield, R.M., Sharpe, P.J.H. &amp; Magnuson, C.E. (1981). Non-linear regression of biological temperature-dependent rate models based on absolute reaction-rate theory. </w:t>
      </w:r>
      <w:r w:rsidRPr="00C43927">
        <w:rPr>
          <w:i/>
          <w:iCs/>
          <w:lang w:val="en-GB"/>
        </w:rPr>
        <w:t>Journal of Theoretical Biology</w:t>
      </w:r>
      <w:r w:rsidRPr="00C43927">
        <w:rPr>
          <w:lang w:val="en-GB"/>
        </w:rPr>
        <w:t>, 88, 719–731.</w:t>
      </w:r>
    </w:p>
    <w:p w14:paraId="78B9408F" w14:textId="77777777" w:rsidR="00C43927" w:rsidRPr="00C43927" w:rsidRDefault="00C43927" w:rsidP="00C43927">
      <w:pPr>
        <w:pStyle w:val="Bibliography"/>
        <w:rPr>
          <w:lang w:val="en-GB"/>
        </w:rPr>
      </w:pPr>
      <w:r w:rsidRPr="00C43927">
        <w:rPr>
          <w:lang w:val="en-GB"/>
        </w:rPr>
        <w:t>Steinarsson, A. &amp; Imsland, A.K. (2003). Size dependent variation in optimum growth temperature of red abalone (</w:t>
      </w:r>
      <w:r w:rsidRPr="00C43927">
        <w:rPr>
          <w:i/>
          <w:iCs/>
          <w:lang w:val="en-GB"/>
        </w:rPr>
        <w:t>Haliotis rufescens</w:t>
      </w:r>
      <w:r w:rsidRPr="00C43927">
        <w:rPr>
          <w:lang w:val="en-GB"/>
        </w:rPr>
        <w:t xml:space="preserve">). </w:t>
      </w:r>
      <w:r w:rsidRPr="00C43927">
        <w:rPr>
          <w:i/>
          <w:iCs/>
          <w:lang w:val="en-GB"/>
        </w:rPr>
        <w:t>Aquaculture</w:t>
      </w:r>
      <w:r w:rsidRPr="00C43927">
        <w:rPr>
          <w:lang w:val="en-GB"/>
        </w:rPr>
        <w:t>, 224, 353–362.</w:t>
      </w:r>
    </w:p>
    <w:p w14:paraId="75EE9F9D" w14:textId="77777777" w:rsidR="00C43927" w:rsidRPr="00C43927" w:rsidRDefault="00C43927" w:rsidP="00C43927">
      <w:pPr>
        <w:pStyle w:val="Bibliography"/>
        <w:rPr>
          <w:lang w:val="en-GB"/>
        </w:rPr>
      </w:pPr>
      <w:r w:rsidRPr="00C43927">
        <w:rPr>
          <w:lang w:val="en-GB"/>
        </w:rPr>
        <w:t xml:space="preserve">Thresher, R.E., Koslow, J.A., Morison, A.K. &amp; Smith, D.C. (2007). Depth-mediated reversal of the effects of climate change on long-term growth rates of exploited marine fish. </w:t>
      </w:r>
      <w:r w:rsidRPr="00C43927">
        <w:rPr>
          <w:i/>
          <w:iCs/>
          <w:lang w:val="en-GB"/>
        </w:rPr>
        <w:t>Proceedings of the National Academy of Sciences, USA</w:t>
      </w:r>
      <w:r w:rsidRPr="00C43927">
        <w:rPr>
          <w:lang w:val="en-GB"/>
        </w:rPr>
        <w:t>, 104, 7461–7465.</w:t>
      </w:r>
    </w:p>
    <w:p w14:paraId="5E6E3901" w14:textId="77777777" w:rsidR="00C43927" w:rsidRPr="00C43927" w:rsidRDefault="00C43927" w:rsidP="00C43927">
      <w:pPr>
        <w:pStyle w:val="Bibliography"/>
        <w:rPr>
          <w:lang w:val="en-GB"/>
        </w:rPr>
      </w:pPr>
      <w:r w:rsidRPr="00C43927">
        <w:rPr>
          <w:lang w:val="en-GB"/>
        </w:rPr>
        <w:t xml:space="preserve">Uiterwaal, S.F. &amp; DeLong, J.P. (2020). Functional responses are maximized at intermediate temperatures. </w:t>
      </w:r>
      <w:r w:rsidRPr="00C43927">
        <w:rPr>
          <w:i/>
          <w:iCs/>
          <w:lang w:val="en-GB"/>
        </w:rPr>
        <w:t>Ecology</w:t>
      </w:r>
      <w:r w:rsidRPr="00C43927">
        <w:rPr>
          <w:lang w:val="en-GB"/>
        </w:rPr>
        <w:t>, 101, e02975.</w:t>
      </w:r>
    </w:p>
    <w:p w14:paraId="458DB5A7" w14:textId="77777777" w:rsidR="00C43927" w:rsidRPr="00C43927" w:rsidRDefault="00C43927" w:rsidP="00C43927">
      <w:pPr>
        <w:pStyle w:val="Bibliography"/>
        <w:rPr>
          <w:lang w:val="en-GB"/>
        </w:rPr>
      </w:pPr>
      <w:r w:rsidRPr="00C43927">
        <w:rPr>
          <w:lang w:val="en-GB"/>
        </w:rPr>
        <w:t xml:space="preserve">Ursin, E. (1967). A Mathematical Model of Some Aspects of Fish Growth, Respiration, and Mortality. </w:t>
      </w:r>
      <w:r w:rsidRPr="00C43927">
        <w:rPr>
          <w:i/>
          <w:iCs/>
          <w:lang w:val="en-GB"/>
        </w:rPr>
        <w:t>Journal of the Fisheries Research Board of Canada</w:t>
      </w:r>
      <w:r w:rsidRPr="00C43927">
        <w:rPr>
          <w:lang w:val="en-GB"/>
        </w:rPr>
        <w:t>, 24, 2355–2453.</w:t>
      </w:r>
    </w:p>
    <w:p w14:paraId="687E9CC9" w14:textId="77777777" w:rsidR="00C43927" w:rsidRPr="00C43927" w:rsidRDefault="00C43927" w:rsidP="00C43927">
      <w:pPr>
        <w:pStyle w:val="Bibliography"/>
        <w:rPr>
          <w:lang w:val="en-GB"/>
        </w:rPr>
      </w:pPr>
      <w:r w:rsidRPr="00C43927">
        <w:rPr>
          <w:lang w:val="en-GB"/>
        </w:rPr>
        <w:t xml:space="preserve">Van Dorst, R.M., Gårdmark, A., Svanbäck, R., Beier, U., Weyhenmeyer, G.A. &amp; Huss, M. (2019). Warmer and browner waters decrease fish biomass production. </w:t>
      </w:r>
      <w:r w:rsidRPr="00C43927">
        <w:rPr>
          <w:i/>
          <w:iCs/>
          <w:lang w:val="en-GB"/>
        </w:rPr>
        <w:t>Global Change Biology</w:t>
      </w:r>
      <w:r w:rsidRPr="00C43927">
        <w:rPr>
          <w:lang w:val="en-GB"/>
        </w:rPr>
        <w:t>, 25, 1395–1408.</w:t>
      </w:r>
    </w:p>
    <w:p w14:paraId="5C51B20B" w14:textId="77777777" w:rsidR="00C43927" w:rsidRPr="00C43927" w:rsidRDefault="00C43927" w:rsidP="00C43927">
      <w:pPr>
        <w:pStyle w:val="Bibliography"/>
        <w:rPr>
          <w:lang w:val="en-GB"/>
        </w:rPr>
      </w:pPr>
      <w:r w:rsidRPr="00C43927">
        <w:rPr>
          <w:lang w:val="en-GB"/>
        </w:rPr>
        <w:t xml:space="preserve">Vasseur, D.A. &amp; McCann, K.S. (2005). A mechanistic approach for modelling temperature-dependent consumer-resource dynamics. </w:t>
      </w:r>
      <w:r w:rsidRPr="00C43927">
        <w:rPr>
          <w:i/>
          <w:iCs/>
          <w:lang w:val="en-GB"/>
        </w:rPr>
        <w:t>The American Naturalist</w:t>
      </w:r>
      <w:r w:rsidRPr="00C43927">
        <w:rPr>
          <w:lang w:val="en-GB"/>
        </w:rPr>
        <w:t>, 166, 184–198.</w:t>
      </w:r>
    </w:p>
    <w:p w14:paraId="452846D5" w14:textId="77777777" w:rsidR="00C43927" w:rsidRPr="00C43927" w:rsidRDefault="00C43927" w:rsidP="00C43927">
      <w:pPr>
        <w:pStyle w:val="Bibliography"/>
        <w:rPr>
          <w:lang w:val="en-GB"/>
        </w:rPr>
      </w:pPr>
      <w:r w:rsidRPr="00C43927">
        <w:rPr>
          <w:lang w:val="en-GB"/>
        </w:rPr>
        <w:t xml:space="preserve">Vehtari, A., Gelman, A. &amp; Gabry, J. (2017). Practical Bayesian model evaluation using leave-one-out cross-validation and WAIC. </w:t>
      </w:r>
      <w:r w:rsidRPr="00C43927">
        <w:rPr>
          <w:i/>
          <w:iCs/>
          <w:lang w:val="en-GB"/>
        </w:rPr>
        <w:t>Stat Comput</w:t>
      </w:r>
      <w:r w:rsidRPr="00C43927">
        <w:rPr>
          <w:lang w:val="en-GB"/>
        </w:rPr>
        <w:t>, 27, 1413–1432.</w:t>
      </w:r>
    </w:p>
    <w:p w14:paraId="3532365E" w14:textId="77777777" w:rsidR="00C43927" w:rsidRPr="00C43927" w:rsidRDefault="00C43927" w:rsidP="00C43927">
      <w:pPr>
        <w:pStyle w:val="Bibliography"/>
        <w:rPr>
          <w:lang w:val="en-GB"/>
        </w:rPr>
      </w:pPr>
      <w:r w:rsidRPr="00C43927">
        <w:rPr>
          <w:lang w:val="en-GB"/>
        </w:rPr>
        <w:t xml:space="preserve">Wang, H.-Y., Shen, S.-F., Chen, Y.-S., Kiang, Y.-K. &amp; Heino, M. (2020). Life histories determine divergent population trends for fishes under climate warming. </w:t>
      </w:r>
      <w:r w:rsidRPr="00C43927">
        <w:rPr>
          <w:i/>
          <w:iCs/>
          <w:lang w:val="en-GB"/>
        </w:rPr>
        <w:t>Nature Communications</w:t>
      </w:r>
      <w:r w:rsidRPr="00C43927">
        <w:rPr>
          <w:lang w:val="en-GB"/>
        </w:rPr>
        <w:t>, 11, 4088.</w:t>
      </w:r>
    </w:p>
    <w:p w14:paraId="625C7795" w14:textId="77777777" w:rsidR="00C43927" w:rsidRPr="00C43927" w:rsidRDefault="00C43927" w:rsidP="00C43927">
      <w:pPr>
        <w:pStyle w:val="Bibliography"/>
        <w:rPr>
          <w:lang w:val="en-GB"/>
        </w:rPr>
      </w:pPr>
      <w:r w:rsidRPr="00C43927">
        <w:rPr>
          <w:lang w:val="en-GB"/>
        </w:rPr>
        <w:t xml:space="preserve">Watanabe, S. (2013). A Widely Applicable Bayesian Information Criterion. </w:t>
      </w:r>
      <w:r w:rsidRPr="00C43927">
        <w:rPr>
          <w:i/>
          <w:iCs/>
          <w:lang w:val="en-GB"/>
        </w:rPr>
        <w:t>Journal of Machine Learning Research</w:t>
      </w:r>
      <w:r w:rsidRPr="00C43927">
        <w:rPr>
          <w:lang w:val="en-GB"/>
        </w:rPr>
        <w:t>, 14, 867–897.</w:t>
      </w:r>
    </w:p>
    <w:p w14:paraId="10647B41" w14:textId="77777777" w:rsidR="00C43927" w:rsidRPr="00C43927" w:rsidRDefault="00C43927" w:rsidP="00C43927">
      <w:pPr>
        <w:pStyle w:val="Bibliography"/>
        <w:rPr>
          <w:lang w:val="en-GB"/>
        </w:rPr>
      </w:pPr>
      <w:r w:rsidRPr="00C43927">
        <w:rPr>
          <w:lang w:val="en-GB"/>
        </w:rPr>
        <w:t xml:space="preserve">Werner, E.E. &amp; Hall, D.J. (1988). Ontogenetic habitat shifts in bluegill: The foraging rate-predation risk trade-off. </w:t>
      </w:r>
      <w:r w:rsidRPr="00C43927">
        <w:rPr>
          <w:i/>
          <w:iCs/>
          <w:lang w:val="en-GB"/>
        </w:rPr>
        <w:t>Ecology</w:t>
      </w:r>
      <w:r w:rsidRPr="00C43927">
        <w:rPr>
          <w:lang w:val="en-GB"/>
        </w:rPr>
        <w:t>, 69, 1352–1366.</w:t>
      </w:r>
    </w:p>
    <w:p w14:paraId="79D92435" w14:textId="77777777" w:rsidR="00C43927" w:rsidRPr="00C43927" w:rsidRDefault="00C43927" w:rsidP="00C43927">
      <w:pPr>
        <w:pStyle w:val="Bibliography"/>
        <w:rPr>
          <w:lang w:val="en-GB"/>
        </w:rPr>
      </w:pPr>
      <w:r w:rsidRPr="00C43927">
        <w:rPr>
          <w:lang w:val="en-GB"/>
        </w:rPr>
        <w:t xml:space="preserve">Wickham, H., Averick, M., Bryan, J., Chang, W., D’Agostino McGowan, L., François, R., </w:t>
      </w:r>
      <w:r w:rsidRPr="00C43927">
        <w:rPr>
          <w:i/>
          <w:iCs/>
          <w:lang w:val="en-GB"/>
        </w:rPr>
        <w:t>et al.</w:t>
      </w:r>
      <w:r w:rsidRPr="00C43927">
        <w:rPr>
          <w:lang w:val="en-GB"/>
        </w:rPr>
        <w:t xml:space="preserve"> (2019). Welcome to the tidyverse. </w:t>
      </w:r>
      <w:r w:rsidRPr="00C43927">
        <w:rPr>
          <w:i/>
          <w:iCs/>
          <w:lang w:val="en-GB"/>
        </w:rPr>
        <w:t>Journal of Open Source Software</w:t>
      </w:r>
      <w:r w:rsidRPr="00C43927">
        <w:rPr>
          <w:lang w:val="en-GB"/>
        </w:rPr>
        <w:t>, 1686.</w:t>
      </w:r>
    </w:p>
    <w:p w14:paraId="1A4EFCEB" w14:textId="77777777" w:rsidR="00C43927" w:rsidRPr="00C43927" w:rsidRDefault="00C43927" w:rsidP="00C43927">
      <w:pPr>
        <w:pStyle w:val="Bibliography"/>
        <w:rPr>
          <w:lang w:val="en-GB"/>
        </w:rPr>
      </w:pPr>
      <w:r w:rsidRPr="00C43927">
        <w:rPr>
          <w:lang w:val="en-GB"/>
        </w:rPr>
        <w:t>Wyban, J., Walsh, W.A. &amp; Godin, D.M. (1995). Temperature effects on growth, feeding rate and feed conversion of the Pacific white shrimp (</w:t>
      </w:r>
      <w:r w:rsidRPr="00C43927">
        <w:rPr>
          <w:i/>
          <w:iCs/>
          <w:lang w:val="en-GB"/>
        </w:rPr>
        <w:t>Penaeus vannamei</w:t>
      </w:r>
      <w:r w:rsidRPr="00C43927">
        <w:rPr>
          <w:lang w:val="en-GB"/>
        </w:rPr>
        <w:t xml:space="preserve">). </w:t>
      </w:r>
      <w:r w:rsidRPr="00C43927">
        <w:rPr>
          <w:i/>
          <w:iCs/>
          <w:lang w:val="en-GB"/>
        </w:rPr>
        <w:t>Aquaculture</w:t>
      </w:r>
      <w:r w:rsidRPr="00C43927">
        <w:rPr>
          <w:lang w:val="en-GB"/>
        </w:rPr>
        <w:t>, 138, 267–279.</w:t>
      </w:r>
    </w:p>
    <w:p w14:paraId="634979FE" w14:textId="77777777" w:rsidR="00C43927" w:rsidRPr="00C43927" w:rsidRDefault="00C43927" w:rsidP="00C43927">
      <w:pPr>
        <w:pStyle w:val="Bibliography"/>
        <w:rPr>
          <w:lang w:val="en-GB"/>
        </w:rPr>
      </w:pPr>
      <w:r w:rsidRPr="00C43927">
        <w:rPr>
          <w:lang w:val="en-GB"/>
        </w:rPr>
        <w:t>Xie, Xiaojun. &amp; Sun, Ruyung. (1990). The Bioenergetics of the Southern Catfish (</w:t>
      </w:r>
      <w:r w:rsidRPr="00C43927">
        <w:rPr>
          <w:i/>
          <w:iCs/>
          <w:lang w:val="en-GB"/>
        </w:rPr>
        <w:t>Silurus meridionalis</w:t>
      </w:r>
      <w:r w:rsidRPr="00C43927">
        <w:rPr>
          <w:lang w:val="en-GB"/>
        </w:rPr>
        <w:t xml:space="preserve"> Chen). I. Resting Metabolic Rate as a Function of Body Weight and Temperature. </w:t>
      </w:r>
      <w:r w:rsidRPr="00C43927">
        <w:rPr>
          <w:i/>
          <w:iCs/>
          <w:lang w:val="en-GB"/>
        </w:rPr>
        <w:t>Physiological Zoology</w:t>
      </w:r>
      <w:r w:rsidRPr="00C43927">
        <w:rPr>
          <w:lang w:val="en-GB"/>
        </w:rPr>
        <w:t>, 63, 1181–1195.</w:t>
      </w:r>
    </w:p>
    <w:p w14:paraId="14D9EF13" w14:textId="77777777" w:rsidR="00C43927" w:rsidRPr="00C43927" w:rsidRDefault="00C43927" w:rsidP="00C43927">
      <w:pPr>
        <w:pStyle w:val="Bibliography"/>
        <w:rPr>
          <w:lang w:val="en-GB"/>
        </w:rPr>
      </w:pPr>
      <w:r w:rsidRPr="00C43927">
        <w:rPr>
          <w:lang w:val="en-GB"/>
        </w:rPr>
        <w:t xml:space="preserve">Youngflesh, C. (2018). MCMCvis: Tools to Visualize, Manipulate, and Summarize MCMC Output. </w:t>
      </w:r>
      <w:r w:rsidRPr="00C43927">
        <w:rPr>
          <w:i/>
          <w:iCs/>
          <w:lang w:val="en-GB"/>
        </w:rPr>
        <w:t>Journal of Open Source Software</w:t>
      </w:r>
      <w:r w:rsidRPr="00C43927">
        <w:rPr>
          <w:lang w:val="en-GB"/>
        </w:rPr>
        <w:t>, 3, 640.</w:t>
      </w:r>
    </w:p>
    <w:p w14:paraId="2C6C3C5D" w14:textId="388723C6" w:rsidR="003D3BD0" w:rsidRDefault="008D57D4" w:rsidP="0088333C">
      <w:pPr>
        <w:spacing w:line="480" w:lineRule="auto"/>
        <w:contextualSpacing/>
      </w:pPr>
      <w:r>
        <w:rPr>
          <w:lang w:val="en-GB"/>
        </w:rPr>
        <w:fldChar w:fldCharType="end"/>
      </w:r>
      <w:r w:rsidR="003D3BD0">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9EFB97C"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r w:rsidR="004E7B1E">
        <w:rPr>
          <w:rFonts w:cstheme="minorHAnsi"/>
          <w:i/>
        </w:rPr>
        <w:t>(routine metabolic rate in panel B)</w:t>
      </w:r>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r w:rsidR="00B30BB3">
        <w:rPr>
          <w:rFonts w:cstheme="minorHAnsi"/>
          <w:i/>
        </w:rPr>
        <w:t>, hence the temperature terms are omitted</w:t>
      </w:r>
      <w:r w:rsidRPr="00B37A74">
        <w:rPr>
          <w:rFonts w:cstheme="minorHAnsi"/>
          <w:i/>
        </w:rPr>
        <w:t>.</w:t>
      </w:r>
      <w:r w:rsidR="00565354">
        <w:rPr>
          <w:rFonts w:cstheme="minorHAnsi"/>
          <w:i/>
        </w:rPr>
        <w:t xml:space="preserve"> </w:t>
      </w:r>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r w:rsidRPr="00B37A74">
        <w:rPr>
          <w:rFonts w:cstheme="minorHAnsi"/>
          <w:i/>
          <w:iCs/>
        </w:rPr>
        <w:t xml:space="preserve">Shaded areas correspond to 80% and 95% credible intervals. Species are grouped by color (legend not shown, </w:t>
      </w:r>
      <w:r w:rsidRPr="00B37A74">
        <w:rPr>
          <w:rFonts w:cstheme="minorHAnsi"/>
          <w:i/>
          <w:iCs/>
        </w:rPr>
        <w:lastRenderedPageBreak/>
        <w:t>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r w:rsidR="00FA07BD">
        <w:rPr>
          <w:rFonts w:cstheme="minorHAnsi"/>
          <w:i/>
          <w:iCs/>
        </w:rPr>
        <w:t xml:space="preserve"> </w:t>
      </w:r>
      <w:r w:rsidR="00FA07BD">
        <w:rPr>
          <w:i/>
          <w:iCs/>
        </w:rPr>
        <w:t xml:space="preserve">± </w:t>
      </w:r>
      <w:r w:rsidR="00FA07BD">
        <w:rPr>
          <w:rFonts w:cstheme="minorHAnsi"/>
          <w:i/>
          <w:iCs/>
        </w:rPr>
        <w:t>2</w:t>
      </w:r>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an Ohlberger" w:date="2021-06-01T12:17:00Z" w:initials="Ca">
    <w:p w14:paraId="0767ED07" w14:textId="77777777" w:rsidR="00917E07" w:rsidRDefault="00917E07">
      <w:pPr>
        <w:pStyle w:val="CommentText"/>
      </w:pPr>
      <w:r>
        <w:rPr>
          <w:rStyle w:val="CommentReference"/>
        </w:rPr>
        <w:annotationRef/>
      </w:r>
      <w:r>
        <w:t>I suggest we re-phrase the sentence or edit the citations, because it sounds like all these papers ‘</w:t>
      </w:r>
      <w:r w:rsidRPr="00B37A74">
        <w:t>failed to find negative relationships</w:t>
      </w:r>
      <w:r>
        <w:t xml:space="preserve">’ (as in ‘no negative relationships were found’, which is not really true). </w:t>
      </w:r>
    </w:p>
    <w:p w14:paraId="55B436C8" w14:textId="77777777" w:rsidR="00917E07" w:rsidRDefault="00917E07">
      <w:pPr>
        <w:pStyle w:val="CommentText"/>
      </w:pPr>
    </w:p>
    <w:p w14:paraId="4A61DB16" w14:textId="475E93F1" w:rsidR="00917E07" w:rsidRDefault="00917E07">
      <w:pPr>
        <w:pStyle w:val="CommentText"/>
      </w:pPr>
      <w:r>
        <w:t>Maybe re-write to something like the following?</w:t>
      </w:r>
    </w:p>
    <w:p w14:paraId="62340838" w14:textId="77777777" w:rsidR="00917E07" w:rsidRDefault="00917E07">
      <w:pPr>
        <w:pStyle w:val="CommentText"/>
      </w:pPr>
    </w:p>
    <w:p w14:paraId="28E9D1E9" w14:textId="744F1C0E" w:rsidR="00917E07" w:rsidRDefault="00917E07">
      <w:pPr>
        <w:pStyle w:val="CommentText"/>
      </w:pPr>
      <w:r>
        <w:t>‘</w:t>
      </w:r>
      <w:r w:rsidRPr="00EB50CA">
        <w:t>However, other studies, including large scale experiments, controlled experiments</w:t>
      </w:r>
      <w:r>
        <w:t xml:space="preserve">, </w:t>
      </w:r>
      <w:r w:rsidRPr="00EB50CA">
        <w:t>latitudinal studies</w:t>
      </w:r>
      <w:r>
        <w:t xml:space="preserve">, and </w:t>
      </w:r>
      <w:r w:rsidRPr="00EB50CA">
        <w:t>observational data, have failed to find negative relationships between maximum size, growth of old fish or mean size and temperature</w:t>
      </w:r>
      <w:r>
        <w:t xml:space="preserve"> in several species.’</w:t>
      </w:r>
    </w:p>
  </w:comment>
  <w:comment w:id="3" w:author="Max Lindmark" w:date="2021-06-09T12:19:00Z" w:initials="MOU">
    <w:p w14:paraId="0FF01793" w14:textId="033C9E2A" w:rsidR="007851F5" w:rsidRDefault="007851F5">
      <w:pPr>
        <w:pStyle w:val="CommentText"/>
      </w:pPr>
      <w:r>
        <w:rPr>
          <w:rStyle w:val="CommentReference"/>
        </w:rPr>
        <w:annotationRef/>
      </w:r>
      <w:r>
        <w:t>Does the above edit work?</w:t>
      </w:r>
    </w:p>
  </w:comment>
  <w:comment w:id="4" w:author="Anna Gårdmark" w:date="2021-06-03T11:44:00Z" w:initials="AG">
    <w:p w14:paraId="75360658" w14:textId="4AD217C3" w:rsidR="00F60EE8" w:rsidRDefault="00F60EE8">
      <w:pPr>
        <w:pStyle w:val="CommentText"/>
      </w:pPr>
      <w:r>
        <w:rPr>
          <w:rStyle w:val="CommentReference"/>
        </w:rPr>
        <w:annotationRef/>
      </w:r>
      <w:r>
        <w:t>just to clarify if you are referring to Morita et al or your results</w:t>
      </w:r>
    </w:p>
  </w:comment>
  <w:comment w:id="8" w:author="Anna Gårdmark" w:date="2021-06-03T12:16:00Z" w:initials="AG">
    <w:p w14:paraId="02873D09" w14:textId="2442FBA9" w:rsidR="003E0F3A" w:rsidRDefault="003E0F3A">
      <w:pPr>
        <w:pStyle w:val="CommentText"/>
      </w:pPr>
      <w:r>
        <w:rPr>
          <w:rStyle w:val="CommentReference"/>
        </w:rPr>
        <w:annotationRef/>
      </w:r>
      <w:r>
        <w:t>we don’t highlight this in the results, do we? should we?</w:t>
      </w:r>
    </w:p>
  </w:comment>
  <w:comment w:id="9" w:author="Max Lindmark" w:date="2021-06-09T12:42:00Z" w:initials="MOU">
    <w:p w14:paraId="701DF420" w14:textId="00DC3372" w:rsidR="004D3578" w:rsidRDefault="004D3578">
      <w:pPr>
        <w:pStyle w:val="CommentText"/>
      </w:pPr>
      <w:r>
        <w:rPr>
          <w:rStyle w:val="CommentReference"/>
        </w:rPr>
        <w:annotationRef/>
      </w:r>
      <w:r>
        <w:t>Not sure that’s needed more than we do here</w:t>
      </w:r>
    </w:p>
  </w:comment>
  <w:comment w:id="10" w:author="Anna Gårdmark" w:date="2021-06-03T13:09:00Z" w:initials="AG">
    <w:p w14:paraId="20BBC558" w14:textId="10272504" w:rsidR="00295CA9" w:rsidRDefault="00295CA9">
      <w:pPr>
        <w:pStyle w:val="CommentText"/>
        <w:rPr>
          <w:rStyle w:val="CommentReference"/>
        </w:rPr>
      </w:pPr>
      <w:r>
        <w:rPr>
          <w:rStyle w:val="CommentReference"/>
        </w:rPr>
        <w:annotationRef/>
      </w:r>
      <w:r>
        <w:rPr>
          <w:rStyle w:val="CommentReference"/>
        </w:rPr>
        <w:t>since you have two (“criteria”); else “criterion…reduces” if single</w:t>
      </w:r>
    </w:p>
    <w:p w14:paraId="7EB211EC" w14:textId="1A0946A6" w:rsidR="00295CA9" w:rsidRDefault="00295CA9">
      <w:pPr>
        <w:pStyle w:val="CommentText"/>
      </w:pPr>
      <w:proofErr w:type="gramStart"/>
      <w:r>
        <w:rPr>
          <w:rStyle w:val="CommentReference"/>
        </w:rPr>
        <w:t>actually</w:t>
      </w:r>
      <w:proofErr w:type="gramEnd"/>
      <w:r>
        <w:rPr>
          <w:rStyle w:val="CommentReference"/>
        </w:rPr>
        <w:t xml:space="preserve"> unclear to me if you here mean that you have two (two points for temperature; two points for mass) or one (need experiments that varied both size and temperature); especially since you in next sentence talk about “this criterion”</w:t>
      </w:r>
    </w:p>
  </w:comment>
  <w:comment w:id="11" w:author="Max Lindmark" w:date="2021-06-09T12:50:00Z" w:initials="MOU">
    <w:p w14:paraId="2299538E" w14:textId="23D13969" w:rsidR="004F2AC7" w:rsidRDefault="004F2AC7">
      <w:pPr>
        <w:pStyle w:val="CommentText"/>
      </w:pPr>
      <w:r>
        <w:rPr>
          <w:rStyle w:val="CommentReference"/>
        </w:rPr>
        <w:annotationRef/>
      </w:r>
      <w:r>
        <w:t>Not sure I follow, I say: “</w:t>
      </w:r>
      <w:r w:rsidRPr="00B37A74">
        <w:rPr>
          <w:rFonts w:cstheme="minorHAnsi"/>
        </w:rPr>
        <w:t xml:space="preserve">at least two </w:t>
      </w:r>
      <w:r w:rsidRPr="00B37A74">
        <w:rPr>
          <w:rFonts w:eastAsiaTheme="minorEastAsia" w:cstheme="minorHAnsi"/>
        </w:rPr>
        <w:t xml:space="preserve">temperature treatments </w:t>
      </w:r>
      <w:r w:rsidRPr="004F2AC7">
        <w:rPr>
          <w:rFonts w:eastAsiaTheme="minorEastAsia" w:cstheme="minorHAnsi"/>
          <w:b/>
          <w:bCs/>
          <w:i/>
          <w:iCs/>
        </w:rPr>
        <w:t>and</w:t>
      </w:r>
      <w:r w:rsidRPr="00B37A74">
        <w:rPr>
          <w:rFonts w:eastAsiaTheme="minorEastAsia" w:cstheme="minorHAnsi"/>
        </w:rPr>
        <w:t xml:space="preserve"> at least two body masses</w:t>
      </w:r>
      <w:r>
        <w:rPr>
          <w:rFonts w:eastAsiaTheme="minorEastAsia" w:cstheme="minorHAnsi"/>
        </w:rPr>
        <w:t xml:space="preserve">”, </w:t>
      </w:r>
      <w:r w:rsidR="008672DB">
        <w:rPr>
          <w:rFonts w:eastAsiaTheme="minorEastAsia" w:cstheme="minorHAnsi"/>
        </w:rPr>
        <w:t>so that’s clear right?</w:t>
      </w:r>
    </w:p>
  </w:comment>
  <w:comment w:id="25" w:author="Jan Ohlberger" w:date="2021-06-01T13:09:00Z" w:initials="Ca">
    <w:p w14:paraId="784022CD" w14:textId="51B3FF18" w:rsidR="00917E07" w:rsidRDefault="00917E07">
      <w:pPr>
        <w:pStyle w:val="CommentText"/>
      </w:pPr>
      <w:r>
        <w:rPr>
          <w:rStyle w:val="CommentReference"/>
        </w:rPr>
        <w:annotationRef/>
      </w:r>
      <w:r>
        <w:t xml:space="preserve">‘they’? or change to “The </w:t>
      </w:r>
      <w:r w:rsidRPr="00B37A74">
        <w:rPr>
          <w:rFonts w:eastAsiaTheme="minorEastAsia"/>
        </w:rPr>
        <w:t>Pütter</w:t>
      </w:r>
      <w:r>
        <w:rPr>
          <w:rFonts w:eastAsiaTheme="minorEastAsia"/>
        </w:rPr>
        <w:t>-type model is…</w:t>
      </w:r>
      <w:r>
        <w:t xml:space="preserve">’ at the beginning of the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E9D1E9" w15:done="0"/>
  <w15:commentEx w15:paraId="0FF01793" w15:paraIdParent="28E9D1E9" w15:done="0"/>
  <w15:commentEx w15:paraId="75360658" w15:done="0"/>
  <w15:commentEx w15:paraId="02873D09" w15:done="0"/>
  <w15:commentEx w15:paraId="701DF420" w15:paraIdParent="02873D09" w15:done="0"/>
  <w15:commentEx w15:paraId="7EB211EC" w15:done="0"/>
  <w15:commentEx w15:paraId="2299538E" w15:paraIdParent="7EB211EC" w15:done="0"/>
  <w15:commentEx w15:paraId="784022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B304B" w16cex:dateUtc="2021-06-09T10:19:00Z"/>
  <w16cex:commentExtensible w16cex:durableId="246B35B5" w16cex:dateUtc="2021-06-09T10:42:00Z"/>
  <w16cex:commentExtensible w16cex:durableId="246B379C" w16cex:dateUtc="2021-06-09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E9D1E9" w16cid:durableId="2460A3CE"/>
  <w16cid:commentId w16cid:paraId="0FF01793" w16cid:durableId="246B304B"/>
  <w16cid:commentId w16cid:paraId="75360658" w16cid:durableId="246B300D"/>
  <w16cid:commentId w16cid:paraId="02873D09" w16cid:durableId="246B3013"/>
  <w16cid:commentId w16cid:paraId="701DF420" w16cid:durableId="246B35B5"/>
  <w16cid:commentId w16cid:paraId="7EB211EC" w16cid:durableId="246B301D"/>
  <w16cid:commentId w16cid:paraId="2299538E" w16cid:durableId="246B379C"/>
  <w16cid:commentId w16cid:paraId="784022CD" w16cid:durableId="2460B0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74F9"/>
    <w:rsid w:val="00041C92"/>
    <w:rsid w:val="00043B98"/>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764"/>
    <w:rsid w:val="000E3C63"/>
    <w:rsid w:val="000F34A3"/>
    <w:rsid w:val="000F4D7D"/>
    <w:rsid w:val="000F72D2"/>
    <w:rsid w:val="000F7520"/>
    <w:rsid w:val="000F76CB"/>
    <w:rsid w:val="0010028B"/>
    <w:rsid w:val="001011F8"/>
    <w:rsid w:val="00103766"/>
    <w:rsid w:val="0010555E"/>
    <w:rsid w:val="00107F38"/>
    <w:rsid w:val="00110082"/>
    <w:rsid w:val="001114C8"/>
    <w:rsid w:val="0011268E"/>
    <w:rsid w:val="0011430D"/>
    <w:rsid w:val="00116C61"/>
    <w:rsid w:val="00116D29"/>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1BE9"/>
    <w:rsid w:val="00153359"/>
    <w:rsid w:val="00154D1C"/>
    <w:rsid w:val="00154DB9"/>
    <w:rsid w:val="00155657"/>
    <w:rsid w:val="0015760E"/>
    <w:rsid w:val="00160693"/>
    <w:rsid w:val="00160E53"/>
    <w:rsid w:val="00161005"/>
    <w:rsid w:val="00161213"/>
    <w:rsid w:val="001638BB"/>
    <w:rsid w:val="00167D11"/>
    <w:rsid w:val="00170D14"/>
    <w:rsid w:val="00173764"/>
    <w:rsid w:val="001764F8"/>
    <w:rsid w:val="00176EF6"/>
    <w:rsid w:val="00177E68"/>
    <w:rsid w:val="00181EDF"/>
    <w:rsid w:val="00184FB8"/>
    <w:rsid w:val="001875EA"/>
    <w:rsid w:val="00192E60"/>
    <w:rsid w:val="00196794"/>
    <w:rsid w:val="001A3841"/>
    <w:rsid w:val="001A504D"/>
    <w:rsid w:val="001A57BB"/>
    <w:rsid w:val="001A6AE8"/>
    <w:rsid w:val="001A6FB9"/>
    <w:rsid w:val="001B1155"/>
    <w:rsid w:val="001B3828"/>
    <w:rsid w:val="001B7424"/>
    <w:rsid w:val="001C3256"/>
    <w:rsid w:val="001C38B5"/>
    <w:rsid w:val="001C5C9D"/>
    <w:rsid w:val="001D3DED"/>
    <w:rsid w:val="001E1679"/>
    <w:rsid w:val="001E52CE"/>
    <w:rsid w:val="001E64B3"/>
    <w:rsid w:val="001F07D2"/>
    <w:rsid w:val="001F4D60"/>
    <w:rsid w:val="001F5D6B"/>
    <w:rsid w:val="001F7190"/>
    <w:rsid w:val="001F78D9"/>
    <w:rsid w:val="00203ED8"/>
    <w:rsid w:val="0020738F"/>
    <w:rsid w:val="00210780"/>
    <w:rsid w:val="00212826"/>
    <w:rsid w:val="00212A6A"/>
    <w:rsid w:val="0021415C"/>
    <w:rsid w:val="002160AF"/>
    <w:rsid w:val="00221898"/>
    <w:rsid w:val="00221B6B"/>
    <w:rsid w:val="0022380A"/>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30AC"/>
    <w:rsid w:val="00253306"/>
    <w:rsid w:val="002566F8"/>
    <w:rsid w:val="00256D79"/>
    <w:rsid w:val="00256DEC"/>
    <w:rsid w:val="002576D0"/>
    <w:rsid w:val="00260680"/>
    <w:rsid w:val="00260B33"/>
    <w:rsid w:val="0027168D"/>
    <w:rsid w:val="002742EB"/>
    <w:rsid w:val="002750F6"/>
    <w:rsid w:val="00276A4C"/>
    <w:rsid w:val="00276E52"/>
    <w:rsid w:val="00277715"/>
    <w:rsid w:val="00277B85"/>
    <w:rsid w:val="00281464"/>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C2944"/>
    <w:rsid w:val="002C6C08"/>
    <w:rsid w:val="002D0A5D"/>
    <w:rsid w:val="002D2548"/>
    <w:rsid w:val="002D4880"/>
    <w:rsid w:val="002D55A9"/>
    <w:rsid w:val="002D73FB"/>
    <w:rsid w:val="002E1DA7"/>
    <w:rsid w:val="002E3AB1"/>
    <w:rsid w:val="002E3D59"/>
    <w:rsid w:val="002E5E42"/>
    <w:rsid w:val="002F097A"/>
    <w:rsid w:val="002F114A"/>
    <w:rsid w:val="002F1CF6"/>
    <w:rsid w:val="002F1D23"/>
    <w:rsid w:val="002F31AB"/>
    <w:rsid w:val="002F551C"/>
    <w:rsid w:val="002F6454"/>
    <w:rsid w:val="002F6848"/>
    <w:rsid w:val="002F72C3"/>
    <w:rsid w:val="00302DF0"/>
    <w:rsid w:val="0030360E"/>
    <w:rsid w:val="00304ED1"/>
    <w:rsid w:val="00305404"/>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41A4"/>
    <w:rsid w:val="00366C06"/>
    <w:rsid w:val="00367194"/>
    <w:rsid w:val="0037081F"/>
    <w:rsid w:val="00370B3B"/>
    <w:rsid w:val="003722B4"/>
    <w:rsid w:val="00372D1D"/>
    <w:rsid w:val="00375AD6"/>
    <w:rsid w:val="00380168"/>
    <w:rsid w:val="0038045D"/>
    <w:rsid w:val="0038100B"/>
    <w:rsid w:val="00381119"/>
    <w:rsid w:val="00382649"/>
    <w:rsid w:val="00384F48"/>
    <w:rsid w:val="00387119"/>
    <w:rsid w:val="003938B8"/>
    <w:rsid w:val="00396624"/>
    <w:rsid w:val="003972F7"/>
    <w:rsid w:val="003A0ACE"/>
    <w:rsid w:val="003A2181"/>
    <w:rsid w:val="003A3A36"/>
    <w:rsid w:val="003A4874"/>
    <w:rsid w:val="003B0677"/>
    <w:rsid w:val="003B0C42"/>
    <w:rsid w:val="003B0DE8"/>
    <w:rsid w:val="003B1285"/>
    <w:rsid w:val="003B2018"/>
    <w:rsid w:val="003B3061"/>
    <w:rsid w:val="003B49CA"/>
    <w:rsid w:val="003B6F0E"/>
    <w:rsid w:val="003B734B"/>
    <w:rsid w:val="003C156E"/>
    <w:rsid w:val="003C1FF6"/>
    <w:rsid w:val="003C25A8"/>
    <w:rsid w:val="003C6574"/>
    <w:rsid w:val="003D00C2"/>
    <w:rsid w:val="003D1255"/>
    <w:rsid w:val="003D3BD0"/>
    <w:rsid w:val="003D602F"/>
    <w:rsid w:val="003D6D6E"/>
    <w:rsid w:val="003E0F3A"/>
    <w:rsid w:val="003E13A2"/>
    <w:rsid w:val="003E2DCD"/>
    <w:rsid w:val="003E507E"/>
    <w:rsid w:val="003E61FF"/>
    <w:rsid w:val="003E7598"/>
    <w:rsid w:val="003F1038"/>
    <w:rsid w:val="003F19AC"/>
    <w:rsid w:val="003F3062"/>
    <w:rsid w:val="003F422D"/>
    <w:rsid w:val="00402888"/>
    <w:rsid w:val="00404A42"/>
    <w:rsid w:val="00405720"/>
    <w:rsid w:val="00405C2D"/>
    <w:rsid w:val="0040614D"/>
    <w:rsid w:val="00406E37"/>
    <w:rsid w:val="004072D3"/>
    <w:rsid w:val="00412561"/>
    <w:rsid w:val="00412AB1"/>
    <w:rsid w:val="004133CA"/>
    <w:rsid w:val="00416D62"/>
    <w:rsid w:val="00422612"/>
    <w:rsid w:val="0042376B"/>
    <w:rsid w:val="00423844"/>
    <w:rsid w:val="0042425D"/>
    <w:rsid w:val="00424F15"/>
    <w:rsid w:val="004335E2"/>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868"/>
    <w:rsid w:val="004779E3"/>
    <w:rsid w:val="00480900"/>
    <w:rsid w:val="00480CDE"/>
    <w:rsid w:val="004817D7"/>
    <w:rsid w:val="004829C5"/>
    <w:rsid w:val="00483A95"/>
    <w:rsid w:val="00483ACA"/>
    <w:rsid w:val="00483CB0"/>
    <w:rsid w:val="00485B90"/>
    <w:rsid w:val="00486CB0"/>
    <w:rsid w:val="00486D2F"/>
    <w:rsid w:val="00487540"/>
    <w:rsid w:val="00490D6F"/>
    <w:rsid w:val="00492121"/>
    <w:rsid w:val="004927E8"/>
    <w:rsid w:val="0049362F"/>
    <w:rsid w:val="00497873"/>
    <w:rsid w:val="00497BA9"/>
    <w:rsid w:val="004A088A"/>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B1E"/>
    <w:rsid w:val="004F2AC7"/>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485E"/>
    <w:rsid w:val="0055730C"/>
    <w:rsid w:val="00562332"/>
    <w:rsid w:val="00562866"/>
    <w:rsid w:val="00562ADD"/>
    <w:rsid w:val="00565354"/>
    <w:rsid w:val="00574A41"/>
    <w:rsid w:val="005760B0"/>
    <w:rsid w:val="00577BB9"/>
    <w:rsid w:val="00585FEA"/>
    <w:rsid w:val="005911F4"/>
    <w:rsid w:val="00591F39"/>
    <w:rsid w:val="0059487E"/>
    <w:rsid w:val="00596F2F"/>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185C"/>
    <w:rsid w:val="005C3C5E"/>
    <w:rsid w:val="005C3DAE"/>
    <w:rsid w:val="005C5FF9"/>
    <w:rsid w:val="005D217E"/>
    <w:rsid w:val="005D25C1"/>
    <w:rsid w:val="005D2BA3"/>
    <w:rsid w:val="005D5BE2"/>
    <w:rsid w:val="005E506D"/>
    <w:rsid w:val="005E6E5B"/>
    <w:rsid w:val="005E7364"/>
    <w:rsid w:val="005F0192"/>
    <w:rsid w:val="005F0A5B"/>
    <w:rsid w:val="005F286B"/>
    <w:rsid w:val="005F340D"/>
    <w:rsid w:val="005F357E"/>
    <w:rsid w:val="005F73F0"/>
    <w:rsid w:val="005F74EB"/>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1038"/>
    <w:rsid w:val="006423F8"/>
    <w:rsid w:val="0064248C"/>
    <w:rsid w:val="00643FF9"/>
    <w:rsid w:val="00644BEA"/>
    <w:rsid w:val="00645236"/>
    <w:rsid w:val="00645F5D"/>
    <w:rsid w:val="00647798"/>
    <w:rsid w:val="006506B3"/>
    <w:rsid w:val="00651E5A"/>
    <w:rsid w:val="00652262"/>
    <w:rsid w:val="00652574"/>
    <w:rsid w:val="0065723A"/>
    <w:rsid w:val="00657603"/>
    <w:rsid w:val="00664D3A"/>
    <w:rsid w:val="00665999"/>
    <w:rsid w:val="00666C40"/>
    <w:rsid w:val="00671B68"/>
    <w:rsid w:val="00672190"/>
    <w:rsid w:val="00672CB5"/>
    <w:rsid w:val="006731EE"/>
    <w:rsid w:val="00673B26"/>
    <w:rsid w:val="0067695E"/>
    <w:rsid w:val="00676FCD"/>
    <w:rsid w:val="00680522"/>
    <w:rsid w:val="006852B0"/>
    <w:rsid w:val="00691A94"/>
    <w:rsid w:val="006929EB"/>
    <w:rsid w:val="006942EF"/>
    <w:rsid w:val="006967B2"/>
    <w:rsid w:val="0069740A"/>
    <w:rsid w:val="006A038E"/>
    <w:rsid w:val="006A4D74"/>
    <w:rsid w:val="006A522D"/>
    <w:rsid w:val="006A5A37"/>
    <w:rsid w:val="006A6704"/>
    <w:rsid w:val="006A739F"/>
    <w:rsid w:val="006B23EF"/>
    <w:rsid w:val="006B2A62"/>
    <w:rsid w:val="006B2DED"/>
    <w:rsid w:val="006B4F16"/>
    <w:rsid w:val="006C0838"/>
    <w:rsid w:val="006C0BE2"/>
    <w:rsid w:val="006C0F46"/>
    <w:rsid w:val="006C3648"/>
    <w:rsid w:val="006C51E0"/>
    <w:rsid w:val="006C5421"/>
    <w:rsid w:val="006C54BC"/>
    <w:rsid w:val="006C746F"/>
    <w:rsid w:val="006C7B7B"/>
    <w:rsid w:val="006D2D42"/>
    <w:rsid w:val="006D6D1A"/>
    <w:rsid w:val="006E052C"/>
    <w:rsid w:val="006E59D2"/>
    <w:rsid w:val="006F0BB6"/>
    <w:rsid w:val="006F298D"/>
    <w:rsid w:val="006F3AD3"/>
    <w:rsid w:val="007007A8"/>
    <w:rsid w:val="007017D0"/>
    <w:rsid w:val="007036ED"/>
    <w:rsid w:val="007048D2"/>
    <w:rsid w:val="00705D1B"/>
    <w:rsid w:val="00707143"/>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0F8B"/>
    <w:rsid w:val="00764BFB"/>
    <w:rsid w:val="0076691D"/>
    <w:rsid w:val="007708F2"/>
    <w:rsid w:val="0077235F"/>
    <w:rsid w:val="0077501C"/>
    <w:rsid w:val="007766B6"/>
    <w:rsid w:val="00777BFB"/>
    <w:rsid w:val="00780D40"/>
    <w:rsid w:val="00781203"/>
    <w:rsid w:val="00781413"/>
    <w:rsid w:val="00781DF9"/>
    <w:rsid w:val="007834FE"/>
    <w:rsid w:val="00784F43"/>
    <w:rsid w:val="007851F5"/>
    <w:rsid w:val="00785C67"/>
    <w:rsid w:val="00787B6E"/>
    <w:rsid w:val="007900F4"/>
    <w:rsid w:val="00790147"/>
    <w:rsid w:val="00791299"/>
    <w:rsid w:val="00791EE7"/>
    <w:rsid w:val="007937F2"/>
    <w:rsid w:val="00794EC7"/>
    <w:rsid w:val="007956F7"/>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2FF8"/>
    <w:rsid w:val="007E5424"/>
    <w:rsid w:val="007E5550"/>
    <w:rsid w:val="007E6C00"/>
    <w:rsid w:val="007E7070"/>
    <w:rsid w:val="007F086B"/>
    <w:rsid w:val="007F1124"/>
    <w:rsid w:val="007F1AD1"/>
    <w:rsid w:val="007F2B11"/>
    <w:rsid w:val="007F33FF"/>
    <w:rsid w:val="007F398C"/>
    <w:rsid w:val="007F49D0"/>
    <w:rsid w:val="007F4B1E"/>
    <w:rsid w:val="007F7CDF"/>
    <w:rsid w:val="00801AAE"/>
    <w:rsid w:val="00803DAE"/>
    <w:rsid w:val="00807CFC"/>
    <w:rsid w:val="0081022C"/>
    <w:rsid w:val="00811612"/>
    <w:rsid w:val="008120BF"/>
    <w:rsid w:val="008125C0"/>
    <w:rsid w:val="008130C8"/>
    <w:rsid w:val="008137CA"/>
    <w:rsid w:val="00816190"/>
    <w:rsid w:val="00816F45"/>
    <w:rsid w:val="008178B9"/>
    <w:rsid w:val="008201EB"/>
    <w:rsid w:val="008205A1"/>
    <w:rsid w:val="00820AA0"/>
    <w:rsid w:val="0082291B"/>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6407"/>
    <w:rsid w:val="008672DB"/>
    <w:rsid w:val="0086796C"/>
    <w:rsid w:val="0088333C"/>
    <w:rsid w:val="00890297"/>
    <w:rsid w:val="008902B5"/>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5AAE"/>
    <w:rsid w:val="009114CE"/>
    <w:rsid w:val="009116ED"/>
    <w:rsid w:val="009148B1"/>
    <w:rsid w:val="00916D4B"/>
    <w:rsid w:val="00917A1D"/>
    <w:rsid w:val="00917E07"/>
    <w:rsid w:val="00920139"/>
    <w:rsid w:val="0093381D"/>
    <w:rsid w:val="00934B2A"/>
    <w:rsid w:val="00936219"/>
    <w:rsid w:val="00940308"/>
    <w:rsid w:val="00940EBA"/>
    <w:rsid w:val="009415AD"/>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4585"/>
    <w:rsid w:val="00974780"/>
    <w:rsid w:val="009754AD"/>
    <w:rsid w:val="00975D5B"/>
    <w:rsid w:val="009760EF"/>
    <w:rsid w:val="0098540F"/>
    <w:rsid w:val="00985927"/>
    <w:rsid w:val="00992DF4"/>
    <w:rsid w:val="00993378"/>
    <w:rsid w:val="00993DEF"/>
    <w:rsid w:val="00993E52"/>
    <w:rsid w:val="00995ADF"/>
    <w:rsid w:val="009961D8"/>
    <w:rsid w:val="009A182A"/>
    <w:rsid w:val="009A1C3D"/>
    <w:rsid w:val="009A1FEA"/>
    <w:rsid w:val="009A28BD"/>
    <w:rsid w:val="009A2FB8"/>
    <w:rsid w:val="009A30BA"/>
    <w:rsid w:val="009A40BB"/>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6C67"/>
    <w:rsid w:val="00A00797"/>
    <w:rsid w:val="00A02482"/>
    <w:rsid w:val="00A0526A"/>
    <w:rsid w:val="00A0735B"/>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1AB"/>
    <w:rsid w:val="00A6248E"/>
    <w:rsid w:val="00A67830"/>
    <w:rsid w:val="00A67DE4"/>
    <w:rsid w:val="00A71423"/>
    <w:rsid w:val="00A720B0"/>
    <w:rsid w:val="00A730DC"/>
    <w:rsid w:val="00A7336E"/>
    <w:rsid w:val="00A744DB"/>
    <w:rsid w:val="00A750AE"/>
    <w:rsid w:val="00A7575F"/>
    <w:rsid w:val="00A772DF"/>
    <w:rsid w:val="00A7798C"/>
    <w:rsid w:val="00A77A8D"/>
    <w:rsid w:val="00A81462"/>
    <w:rsid w:val="00A81C41"/>
    <w:rsid w:val="00A82D94"/>
    <w:rsid w:val="00A85169"/>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7EEC"/>
    <w:rsid w:val="00B42C53"/>
    <w:rsid w:val="00B47CFD"/>
    <w:rsid w:val="00B5236B"/>
    <w:rsid w:val="00B54FBE"/>
    <w:rsid w:val="00B55F1B"/>
    <w:rsid w:val="00B661DB"/>
    <w:rsid w:val="00B6667E"/>
    <w:rsid w:val="00B679D3"/>
    <w:rsid w:val="00B70AB2"/>
    <w:rsid w:val="00B70C30"/>
    <w:rsid w:val="00B7276B"/>
    <w:rsid w:val="00B72D91"/>
    <w:rsid w:val="00B72E09"/>
    <w:rsid w:val="00B76542"/>
    <w:rsid w:val="00B77BDE"/>
    <w:rsid w:val="00B77EE3"/>
    <w:rsid w:val="00B81241"/>
    <w:rsid w:val="00B81637"/>
    <w:rsid w:val="00B84B32"/>
    <w:rsid w:val="00B9019B"/>
    <w:rsid w:val="00B92749"/>
    <w:rsid w:val="00B9298F"/>
    <w:rsid w:val="00B93413"/>
    <w:rsid w:val="00B959C0"/>
    <w:rsid w:val="00B95F86"/>
    <w:rsid w:val="00B96887"/>
    <w:rsid w:val="00BA02E3"/>
    <w:rsid w:val="00BA040D"/>
    <w:rsid w:val="00BA1060"/>
    <w:rsid w:val="00BA45E2"/>
    <w:rsid w:val="00BA5638"/>
    <w:rsid w:val="00BA5F57"/>
    <w:rsid w:val="00BA6A9E"/>
    <w:rsid w:val="00BB10F1"/>
    <w:rsid w:val="00BB1AA3"/>
    <w:rsid w:val="00BB3134"/>
    <w:rsid w:val="00BB345F"/>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031"/>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52B8"/>
    <w:rsid w:val="00C167C3"/>
    <w:rsid w:val="00C204E0"/>
    <w:rsid w:val="00C20B6C"/>
    <w:rsid w:val="00C224D9"/>
    <w:rsid w:val="00C22AC7"/>
    <w:rsid w:val="00C22D0F"/>
    <w:rsid w:val="00C26C36"/>
    <w:rsid w:val="00C31A66"/>
    <w:rsid w:val="00C35007"/>
    <w:rsid w:val="00C43927"/>
    <w:rsid w:val="00C46233"/>
    <w:rsid w:val="00C502D4"/>
    <w:rsid w:val="00C53273"/>
    <w:rsid w:val="00C564BA"/>
    <w:rsid w:val="00C70BD1"/>
    <w:rsid w:val="00C715EE"/>
    <w:rsid w:val="00C71CF5"/>
    <w:rsid w:val="00C7448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513"/>
    <w:rsid w:val="00CA1689"/>
    <w:rsid w:val="00CA23BD"/>
    <w:rsid w:val="00CA3F4D"/>
    <w:rsid w:val="00CA6829"/>
    <w:rsid w:val="00CB0086"/>
    <w:rsid w:val="00CB0DCA"/>
    <w:rsid w:val="00CB1EDC"/>
    <w:rsid w:val="00CC4F69"/>
    <w:rsid w:val="00CC7ABC"/>
    <w:rsid w:val="00CD080B"/>
    <w:rsid w:val="00CD3379"/>
    <w:rsid w:val="00CD40CC"/>
    <w:rsid w:val="00CD44F9"/>
    <w:rsid w:val="00CD6438"/>
    <w:rsid w:val="00CE676A"/>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630A"/>
    <w:rsid w:val="00D87119"/>
    <w:rsid w:val="00D90938"/>
    <w:rsid w:val="00D90C7E"/>
    <w:rsid w:val="00D958BC"/>
    <w:rsid w:val="00DA1136"/>
    <w:rsid w:val="00DA1A4E"/>
    <w:rsid w:val="00DA2D05"/>
    <w:rsid w:val="00DA784C"/>
    <w:rsid w:val="00DB007D"/>
    <w:rsid w:val="00DB0484"/>
    <w:rsid w:val="00DB1AFE"/>
    <w:rsid w:val="00DB1F66"/>
    <w:rsid w:val="00DB58D7"/>
    <w:rsid w:val="00DB7A53"/>
    <w:rsid w:val="00DC0023"/>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11943"/>
    <w:rsid w:val="00E12BF8"/>
    <w:rsid w:val="00E13B42"/>
    <w:rsid w:val="00E155CF"/>
    <w:rsid w:val="00E15C03"/>
    <w:rsid w:val="00E16761"/>
    <w:rsid w:val="00E17EDC"/>
    <w:rsid w:val="00E20F32"/>
    <w:rsid w:val="00E21CC4"/>
    <w:rsid w:val="00E2625E"/>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57687"/>
    <w:rsid w:val="00E60B6A"/>
    <w:rsid w:val="00E60BE8"/>
    <w:rsid w:val="00E60D10"/>
    <w:rsid w:val="00E707C5"/>
    <w:rsid w:val="00E723CC"/>
    <w:rsid w:val="00E73DC2"/>
    <w:rsid w:val="00E74B88"/>
    <w:rsid w:val="00E75C88"/>
    <w:rsid w:val="00E777F9"/>
    <w:rsid w:val="00E812D7"/>
    <w:rsid w:val="00E821C0"/>
    <w:rsid w:val="00E82B4B"/>
    <w:rsid w:val="00E830EA"/>
    <w:rsid w:val="00E8344A"/>
    <w:rsid w:val="00E85388"/>
    <w:rsid w:val="00E869E3"/>
    <w:rsid w:val="00E872BA"/>
    <w:rsid w:val="00E929DA"/>
    <w:rsid w:val="00E92F84"/>
    <w:rsid w:val="00E93589"/>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E7D8A"/>
    <w:rsid w:val="00EF0479"/>
    <w:rsid w:val="00EF09CA"/>
    <w:rsid w:val="00EF128E"/>
    <w:rsid w:val="00EF13AE"/>
    <w:rsid w:val="00EF444A"/>
    <w:rsid w:val="00F12992"/>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4B86"/>
    <w:rsid w:val="00F70D66"/>
    <w:rsid w:val="00F7125B"/>
    <w:rsid w:val="00F71D08"/>
    <w:rsid w:val="00F73D98"/>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3F08"/>
    <w:rsid w:val="00FB7083"/>
    <w:rsid w:val="00FB7AE1"/>
    <w:rsid w:val="00FC18F1"/>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56FA-E263-4E65-8D25-CAA42709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33</Pages>
  <Words>49237</Words>
  <Characters>280652</Characters>
  <Application>Microsoft Office Word</Application>
  <DocSecurity>0</DocSecurity>
  <Lines>2338</Lines>
  <Paragraphs>658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93</cp:revision>
  <cp:lastPrinted>2021-01-21T09:49:00Z</cp:lastPrinted>
  <dcterms:created xsi:type="dcterms:W3CDTF">2021-06-02T05:50:00Z</dcterms:created>
  <dcterms:modified xsi:type="dcterms:W3CDTF">2021-06-09T11:15:00Z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id="ftj16sDz"/&gt;&lt;style id="http://www.zotero.org/styles/ecology-letters" hasBibliography="1" bibliographyStyleHasBeenSet="1"/&gt;&lt;prefs&gt;&lt;pref name="fieldType" value="Field"/&gt;&lt;/prefs&gt;&lt;/data&gt;</vt:lpwstr>
  </property>
</Properties>
</file>