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0624D" w:rsidRDefault="00F0624D" w:rsidP="002E3379">
      <w:pPr>
        <w:spacing w:line="480" w:lineRule="auto"/>
        <w:contextualSpacing/>
        <w:jc w:val="both"/>
        <w:rPr>
          <w:rFonts w:cstheme="minorHAnsi"/>
          <w:b/>
          <w:bCs/>
          <w:iCs/>
          <w:sz w:val="28"/>
          <w:szCs w:val="44"/>
          <w:lang w:val="en-GB"/>
        </w:rPr>
      </w:pPr>
      <w:commentRangeStart w:id="0"/>
      <w:r w:rsidRPr="00F0624D">
        <w:rPr>
          <w:rFonts w:cstheme="minorHAnsi"/>
          <w:b/>
          <w:bCs/>
          <w:iCs/>
          <w:sz w:val="28"/>
          <w:szCs w:val="44"/>
          <w:lang w:val="en-GB"/>
        </w:rPr>
        <w:t>Title Page</w:t>
      </w:r>
      <w:commentRangeEnd w:id="0"/>
      <w:r w:rsidR="005C0DB5">
        <w:rPr>
          <w:rStyle w:val="CommentReference"/>
        </w:rPr>
        <w:commentReference w:id="0"/>
      </w:r>
    </w:p>
    <w:p w14:paraId="443823DE" w14:textId="3D0A2F88" w:rsidR="00660D1C" w:rsidRPr="00205EE2" w:rsidRDefault="00660D1C" w:rsidP="002E3379">
      <w:pPr>
        <w:spacing w:line="480" w:lineRule="auto"/>
        <w:contextualSpacing/>
        <w:jc w:val="both"/>
        <w:rPr>
          <w:rFonts w:cstheme="minorHAnsi"/>
          <w:iCs/>
          <w:sz w:val="28"/>
          <w:szCs w:val="28"/>
        </w:rPr>
      </w:pPr>
      <w:commentRangeStart w:id="1"/>
      <w:commentRangeStart w:id="2"/>
      <w:commentRangeStart w:id="3"/>
      <w:commentRangeStart w:id="4"/>
      <w:commentRangeStart w:id="5"/>
      <w:del w:id="6" w:author="Max Lindmark" w:date="2020-07-27T11:56:00Z">
        <w:r w:rsidRPr="00205EE2" w:rsidDel="00205EE2">
          <w:rPr>
            <w:rFonts w:cstheme="minorHAnsi"/>
            <w:iCs/>
            <w:sz w:val="28"/>
            <w:szCs w:val="28"/>
            <w:lang w:val="en-GB"/>
          </w:rPr>
          <w:delText>Intraspecific scaling of individual growth, consumption and metabolism with temperature and body mass across fishes</w:delText>
        </w:r>
        <w:commentRangeEnd w:id="1"/>
        <w:r w:rsidR="00AD3E75" w:rsidRPr="00205EE2" w:rsidDel="00205EE2">
          <w:rPr>
            <w:rStyle w:val="CommentReference"/>
            <w:iCs/>
            <w:sz w:val="28"/>
            <w:szCs w:val="28"/>
            <w:rPrChange w:id="7" w:author="Max Lindmark" w:date="2020-07-27T11:56:00Z">
              <w:rPr>
                <w:rStyle w:val="CommentReference"/>
                <w:iCs/>
              </w:rPr>
            </w:rPrChange>
          </w:rPr>
          <w:commentReference w:id="1"/>
        </w:r>
        <w:commentRangeEnd w:id="2"/>
        <w:r w:rsidR="00465B18" w:rsidRPr="00205EE2" w:rsidDel="00205EE2">
          <w:rPr>
            <w:rStyle w:val="CommentReference"/>
            <w:iCs/>
            <w:sz w:val="28"/>
            <w:szCs w:val="28"/>
            <w:rPrChange w:id="8" w:author="Max Lindmark" w:date="2020-07-27T11:56:00Z">
              <w:rPr>
                <w:rStyle w:val="CommentReference"/>
                <w:iCs/>
              </w:rPr>
            </w:rPrChange>
          </w:rPr>
          <w:commentReference w:id="2"/>
        </w:r>
        <w:commentRangeEnd w:id="3"/>
        <w:r w:rsidR="00603B4E" w:rsidRPr="00205EE2" w:rsidDel="00205EE2">
          <w:rPr>
            <w:rStyle w:val="CommentReference"/>
            <w:iCs/>
            <w:sz w:val="28"/>
            <w:szCs w:val="28"/>
            <w:rPrChange w:id="9" w:author="Max Lindmark" w:date="2020-07-27T11:56:00Z">
              <w:rPr>
                <w:rStyle w:val="CommentReference"/>
                <w:iCs/>
              </w:rPr>
            </w:rPrChange>
          </w:rPr>
          <w:commentReference w:id="3"/>
        </w:r>
        <w:commentRangeEnd w:id="4"/>
        <w:r w:rsidR="00AE4A5F" w:rsidRPr="00205EE2" w:rsidDel="00205EE2">
          <w:rPr>
            <w:rStyle w:val="CommentReference"/>
            <w:iCs/>
            <w:sz w:val="28"/>
            <w:szCs w:val="28"/>
            <w:rPrChange w:id="10" w:author="Max Lindmark" w:date="2020-07-27T11:56:00Z">
              <w:rPr>
                <w:rStyle w:val="CommentReference"/>
                <w:iCs/>
              </w:rPr>
            </w:rPrChange>
          </w:rPr>
          <w:commentReference w:id="4"/>
        </w:r>
        <w:commentRangeEnd w:id="5"/>
        <w:r w:rsidR="005F601D" w:rsidRPr="00205EE2" w:rsidDel="00205EE2">
          <w:rPr>
            <w:rStyle w:val="CommentReference"/>
            <w:iCs/>
            <w:sz w:val="28"/>
            <w:szCs w:val="28"/>
            <w:rPrChange w:id="11" w:author="Max Lindmark" w:date="2020-07-27T11:56:00Z">
              <w:rPr>
                <w:rStyle w:val="CommentReference"/>
                <w:iCs/>
              </w:rPr>
            </w:rPrChange>
          </w:rPr>
          <w:commentReference w:id="5"/>
        </w:r>
      </w:del>
      <w:ins w:id="12" w:author="Max Lindmark" w:date="2020-07-27T11:56:00Z">
        <w:r w:rsidR="00205EE2" w:rsidRPr="00F82BB5">
          <w:rPr>
            <w:iCs/>
            <w:sz w:val="28"/>
            <w:szCs w:val="28"/>
            <w:lang w:val="en-GB"/>
          </w:rPr>
          <w:t>Optimum growth temperature declines with body size in fishe</w:t>
        </w:r>
        <w:r w:rsidR="00205EE2" w:rsidRPr="00205EE2">
          <w:rPr>
            <w:rFonts w:cstheme="minorHAnsi"/>
            <w:iCs/>
            <w:sz w:val="28"/>
            <w:szCs w:val="28"/>
            <w:lang w:val="en-GB"/>
          </w:rPr>
          <w:t>s</w:t>
        </w:r>
        <w:commentRangeStart w:id="13"/>
        <w:commentRangeEnd w:id="13"/>
        <w:r w:rsidR="00205EE2" w:rsidRPr="00F82BB5">
          <w:rPr>
            <w:rStyle w:val="CommentReference"/>
            <w:iCs/>
            <w:sz w:val="28"/>
            <w:szCs w:val="28"/>
          </w:rPr>
          <w:commentReference w:id="13"/>
        </w:r>
        <w:commentRangeStart w:id="14"/>
        <w:commentRangeEnd w:id="14"/>
        <w:r w:rsidR="00205EE2" w:rsidRPr="00F82BB5">
          <w:rPr>
            <w:rStyle w:val="CommentReference"/>
            <w:iCs/>
            <w:sz w:val="28"/>
            <w:szCs w:val="28"/>
          </w:rPr>
          <w:commentReference w:id="14"/>
        </w:r>
        <w:commentRangeStart w:id="15"/>
        <w:commentRangeEnd w:id="15"/>
        <w:r w:rsidR="00205EE2" w:rsidRPr="00F82BB5">
          <w:rPr>
            <w:rStyle w:val="CommentReference"/>
            <w:iCs/>
            <w:sz w:val="28"/>
            <w:szCs w:val="28"/>
          </w:rPr>
          <w:commentReference w:id="15"/>
        </w:r>
        <w:commentRangeStart w:id="16"/>
        <w:commentRangeEnd w:id="16"/>
        <w:r w:rsidR="00205EE2" w:rsidRPr="00F82BB5">
          <w:rPr>
            <w:rStyle w:val="CommentReference"/>
            <w:iCs/>
            <w:sz w:val="28"/>
            <w:szCs w:val="28"/>
          </w:rPr>
          <w:commentReference w:id="16"/>
        </w:r>
        <w:commentRangeStart w:id="17"/>
        <w:commentRangeEnd w:id="17"/>
        <w:r w:rsidR="00205EE2" w:rsidRPr="00F82BB5">
          <w:rPr>
            <w:rStyle w:val="CommentReference"/>
            <w:iCs/>
            <w:sz w:val="28"/>
            <w:szCs w:val="28"/>
          </w:rPr>
          <w:commentReference w:id="17"/>
        </w:r>
      </w:ins>
    </w:p>
    <w:p w14:paraId="1AA2AE04" w14:textId="77777777" w:rsidR="00B662F8" w:rsidRDefault="00B662F8" w:rsidP="002E3379">
      <w:pPr>
        <w:spacing w:line="480" w:lineRule="auto"/>
        <w:contextualSpacing/>
        <w:jc w:val="both"/>
        <w:rPr>
          <w:rFonts w:cstheme="minorHAnsi"/>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lang w:val="sv-SE"/>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commentRangeStart w:id="18"/>
      <w:r w:rsidR="00792C74">
        <w:rPr>
          <w:rFonts w:cstheme="minorHAnsi"/>
          <w:lang w:val="en-GB"/>
        </w:rPr>
        <w:t>Marine</w:t>
      </w:r>
      <w:r w:rsidR="00792C74" w:rsidRPr="00647D43">
        <w:rPr>
          <w:rFonts w:cstheme="minorHAnsi"/>
          <w:lang w:val="en-GB"/>
        </w:rPr>
        <w:t xml:space="preserve"> Research, </w:t>
      </w:r>
      <w:proofErr w:type="spellStart"/>
      <w:r w:rsidR="00792C74">
        <w:rPr>
          <w:rFonts w:cstheme="minorHAnsi"/>
          <w:lang w:val="en-GB"/>
        </w:rPr>
        <w:t>Turistgatan</w:t>
      </w:r>
      <w:proofErr w:type="spellEnd"/>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proofErr w:type="spellStart"/>
      <w:r w:rsidR="00792C74">
        <w:rPr>
          <w:rFonts w:cstheme="minorHAnsi"/>
          <w:lang w:val="en-GB"/>
        </w:rPr>
        <w:t>Lysekil</w:t>
      </w:r>
      <w:proofErr w:type="spellEnd"/>
      <w:r w:rsidR="00792C74" w:rsidRPr="00647D43">
        <w:rPr>
          <w:rFonts w:cstheme="minorHAnsi"/>
          <w:lang w:val="en-GB"/>
        </w:rPr>
        <w:t xml:space="preserve"> </w:t>
      </w:r>
      <w:commentRangeEnd w:id="18"/>
      <w:r w:rsidR="00792C74">
        <w:rPr>
          <w:rStyle w:val="CommentReference"/>
        </w:rPr>
        <w:commentReference w:id="18"/>
      </w:r>
      <w:r w:rsidR="00792C74" w:rsidRPr="00D7608A">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6"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19"/>
      <w:r w:rsidRPr="0091098B">
        <w:rPr>
          <w:rFonts w:cstheme="minorHAnsi"/>
          <w:color w:val="333333"/>
          <w:shd w:val="clear" w:color="auto" w:fill="FFFFFF"/>
          <w:lang w:val="en-GB"/>
        </w:rPr>
        <w:t>BIOLOGICAL SCIENCES</w:t>
      </w:r>
      <w:commentRangeEnd w:id="19"/>
      <w:r>
        <w:rPr>
          <w:rStyle w:val="CommentReference"/>
        </w:rPr>
        <w:commentReference w:id="19"/>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6081D60E"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commentRangeStart w:id="20"/>
      <w:r w:rsidRPr="00972C7F">
        <w:rPr>
          <w:rFonts w:cstheme="minorHAnsi"/>
          <w:b/>
          <w:color w:val="333333"/>
          <w:shd w:val="clear" w:color="auto" w:fill="FFFFFF"/>
          <w:lang w:val="en-GB"/>
        </w:rPr>
        <w:t>Keywords</w:t>
      </w:r>
      <w:commentRangeEnd w:id="20"/>
      <w:r w:rsidR="000B4B43">
        <w:rPr>
          <w:rStyle w:val="CommentReference"/>
        </w:rPr>
        <w:commentReference w:id="20"/>
      </w:r>
      <w:r w:rsidRPr="00972C7F">
        <w:rPr>
          <w:rFonts w:cstheme="minorHAnsi"/>
          <w:color w:val="333333"/>
          <w:shd w:val="clear" w:color="auto" w:fill="FFFFFF"/>
          <w:lang w:val="en-GB"/>
        </w:rPr>
        <w:t>:</w:t>
      </w:r>
      <w:r>
        <w:rPr>
          <w:rFonts w:cstheme="minorHAnsi"/>
          <w:color w:val="333333"/>
          <w:shd w:val="clear" w:color="auto" w:fill="FFFFFF"/>
          <w:lang w:val="en-GB"/>
        </w:rPr>
        <w:t xml:space="preserve"> body growth, optimum, metabolic rate, </w:t>
      </w:r>
      <w:commentRangeStart w:id="21"/>
      <w:r>
        <w:rPr>
          <w:rFonts w:cstheme="minorHAnsi"/>
          <w:color w:val="333333"/>
          <w:shd w:val="clear" w:color="auto" w:fill="FFFFFF"/>
          <w:lang w:val="en-GB"/>
        </w:rPr>
        <w:t xml:space="preserve">feeding </w:t>
      </w:r>
      <w:commentRangeEnd w:id="21"/>
      <w:r w:rsidR="008E6F00">
        <w:rPr>
          <w:rStyle w:val="CommentReference"/>
        </w:rPr>
        <w:commentReference w:id="21"/>
      </w:r>
      <w:r>
        <w:rPr>
          <w:rFonts w:cstheme="minorHAnsi"/>
          <w:color w:val="333333"/>
          <w:shd w:val="clear" w:color="auto" w:fill="FFFFFF"/>
          <w:lang w:val="en-GB"/>
        </w:rPr>
        <w:t xml:space="preserve">rate, bioenergetics, body size,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r w:rsidRPr="00972C7F">
        <w:rPr>
          <w:rFonts w:cstheme="minorHAnsi"/>
          <w:color w:val="333333"/>
          <w:shd w:val="clear" w:color="auto" w:fill="FFFFFF"/>
          <w:lang w:val="en-GB"/>
        </w:rPr>
        <w:tab/>
      </w:r>
    </w:p>
    <w:p w14:paraId="68949B81" w14:textId="25903E38" w:rsidR="00EF519B" w:rsidRDefault="000D006E" w:rsidP="002E3379">
      <w:pPr>
        <w:spacing w:line="480" w:lineRule="auto"/>
        <w:contextualSpacing/>
        <w:jc w:val="both"/>
        <w:rPr>
          <w:rFonts w:cstheme="minorHAnsi"/>
          <w:color w:val="333333"/>
          <w:shd w:val="clear" w:color="auto" w:fill="FFFFFF"/>
          <w:lang w:val="en-GB"/>
        </w:rPr>
      </w:pPr>
      <w:commentRangeStart w:id="22"/>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FC7390">
        <w:rPr>
          <w:rFonts w:cstheme="minorHAnsi"/>
          <w:color w:val="333333"/>
          <w:shd w:val="clear" w:color="auto" w:fill="FFFFFF"/>
          <w:lang w:val="en-GB"/>
        </w:rPr>
        <w:t>80</w:t>
      </w:r>
      <w:r w:rsidR="00D911CF">
        <w:rPr>
          <w:rFonts w:cstheme="minorHAnsi"/>
          <w:color w:val="333333"/>
          <w:shd w:val="clear" w:color="auto" w:fill="FFFFFF"/>
          <w:lang w:val="en-GB"/>
        </w:rPr>
        <w:t>, M=1</w:t>
      </w:r>
      <w:r w:rsidR="00B02D6D">
        <w:rPr>
          <w:rFonts w:cstheme="minorHAnsi"/>
          <w:color w:val="333333"/>
          <w:shd w:val="clear" w:color="auto" w:fill="FFFFFF"/>
          <w:lang w:val="en-GB"/>
        </w:rPr>
        <w:t>77</w:t>
      </w:r>
      <w:r w:rsidR="0018536B">
        <w:rPr>
          <w:rFonts w:cstheme="minorHAnsi"/>
          <w:color w:val="333333"/>
          <w:shd w:val="clear" w:color="auto" w:fill="FFFFFF"/>
          <w:lang w:val="en-GB"/>
        </w:rPr>
        <w:t>0</w:t>
      </w:r>
      <w:r w:rsidR="00006661">
        <w:rPr>
          <w:rFonts w:cstheme="minorHAnsi"/>
          <w:color w:val="333333"/>
          <w:shd w:val="clear" w:color="auto" w:fill="FFFFFF"/>
          <w:lang w:val="en-GB"/>
        </w:rPr>
        <w:t>, R=</w:t>
      </w:r>
      <w:r w:rsidR="00A72787">
        <w:rPr>
          <w:rFonts w:cstheme="minorHAnsi"/>
          <w:color w:val="333333"/>
          <w:shd w:val="clear" w:color="auto" w:fill="FFFFFF"/>
          <w:lang w:val="en-GB"/>
        </w:rPr>
        <w:t>7</w:t>
      </w:r>
      <w:r w:rsidR="007077DA">
        <w:rPr>
          <w:rFonts w:cstheme="minorHAnsi"/>
          <w:color w:val="333333"/>
          <w:shd w:val="clear" w:color="auto" w:fill="FFFFFF"/>
          <w:lang w:val="en-GB"/>
        </w:rPr>
        <w:t>00</w:t>
      </w:r>
      <w:r w:rsidR="00213EA7">
        <w:rPr>
          <w:rFonts w:cstheme="minorHAnsi"/>
          <w:color w:val="333333"/>
          <w:shd w:val="clear" w:color="auto" w:fill="FFFFFF"/>
          <w:lang w:val="en-GB"/>
        </w:rPr>
        <w:t>, D=</w:t>
      </w:r>
      <w:commentRangeEnd w:id="22"/>
      <w:r w:rsidR="001761D6">
        <w:rPr>
          <w:rStyle w:val="CommentReference"/>
        </w:rPr>
        <w:commentReference w:id="22"/>
      </w:r>
      <w:r w:rsidR="00596A09">
        <w:rPr>
          <w:rFonts w:cstheme="minorHAnsi"/>
          <w:color w:val="333333"/>
          <w:shd w:val="clear" w:color="auto" w:fill="FFFFFF"/>
          <w:lang w:val="en-GB"/>
        </w:rPr>
        <w:t>1850</w:t>
      </w:r>
      <w:r w:rsidR="00CD7303">
        <w:rPr>
          <w:rFonts w:cstheme="minorHAnsi"/>
          <w:color w:val="333333"/>
          <w:shd w:val="clear" w:color="auto" w:fill="FFFFFF"/>
          <w:lang w:val="en-GB"/>
        </w:rPr>
        <w:t>; Total: 5500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23"/>
      <w:r w:rsidRPr="004559BC">
        <w:rPr>
          <w:rFonts w:cstheme="minorHAnsi"/>
          <w:b/>
          <w:lang w:val="en-GB"/>
        </w:rPr>
        <w:lastRenderedPageBreak/>
        <w:t>Abstract</w:t>
      </w:r>
      <w:commentRangeEnd w:id="23"/>
      <w:r w:rsidR="00B1101E">
        <w:rPr>
          <w:rStyle w:val="CommentReference"/>
        </w:rPr>
        <w:commentReference w:id="23"/>
      </w:r>
    </w:p>
    <w:p w14:paraId="7E99AF2C" w14:textId="468DA907" w:rsidR="00B73BBC" w:rsidRDefault="008F19EA" w:rsidP="004559BC">
      <w:pPr>
        <w:pStyle w:val="ListParagraph"/>
        <w:spacing w:line="480" w:lineRule="auto"/>
        <w:ind w:left="0"/>
        <w:jc w:val="both"/>
        <w:rPr>
          <w:rFonts w:cstheme="minorHAnsi"/>
          <w:lang w:val="en-GB"/>
        </w:rPr>
      </w:pPr>
      <w:ins w:id="24" w:author="Max Lindmark" w:date="2020-09-11T14:38:00Z">
        <w:r>
          <w:rPr>
            <w:rFonts w:cstheme="minorHAnsi"/>
            <w:lang w:val="en-GB"/>
          </w:rPr>
          <w:t xml:space="preserve">According to the temperature-size rule, </w:t>
        </w:r>
      </w:ins>
      <w:del w:id="25" w:author="Max Lindmark" w:date="2020-09-11T14:38:00Z">
        <w:r w:rsidR="007560DE" w:rsidRPr="00C44006" w:rsidDel="008F19EA">
          <w:rPr>
            <w:rFonts w:cstheme="minorHAnsi"/>
            <w:lang w:val="en-GB"/>
          </w:rPr>
          <w:delText>W</w:delText>
        </w:r>
      </w:del>
      <w:ins w:id="26" w:author="Max Lindmark" w:date="2020-09-11T14:38:00Z">
        <w:r>
          <w:rPr>
            <w:rFonts w:cstheme="minorHAnsi"/>
            <w:lang w:val="en-GB"/>
          </w:rPr>
          <w:t>w</w:t>
        </w:r>
      </w:ins>
      <w:r w:rsidR="007560DE" w:rsidRPr="00C44006">
        <w:rPr>
          <w:rFonts w:cstheme="minorHAnsi"/>
          <w:lang w:val="en-GB"/>
        </w:rPr>
        <w:t xml:space="preserve">arming of aquatic </w:t>
      </w:r>
      <w:r w:rsidR="002E6261" w:rsidRPr="00C44006">
        <w:rPr>
          <w:rFonts w:cstheme="minorHAnsi"/>
          <w:lang w:val="en-GB"/>
        </w:rPr>
        <w:t xml:space="preserve">ecosystems </w:t>
      </w:r>
      <w:r w:rsidR="007560DE" w:rsidRPr="00C44006">
        <w:rPr>
          <w:rFonts w:cstheme="minorHAnsi"/>
          <w:lang w:val="en-GB"/>
        </w:rPr>
        <w:t xml:space="preserve">is </w:t>
      </w:r>
      <w:r w:rsidR="008C04A6" w:rsidRPr="00C44006">
        <w:rPr>
          <w:rFonts w:cstheme="minorHAnsi"/>
          <w:lang w:val="en-GB"/>
        </w:rPr>
        <w:t xml:space="preserve">generally </w:t>
      </w:r>
      <w:r w:rsidR="007560DE" w:rsidRPr="00C44006">
        <w:rPr>
          <w:rFonts w:cstheme="minorHAnsi"/>
          <w:lang w:val="en-GB"/>
        </w:rPr>
        <w:t xml:space="preserve">predicted to </w:t>
      </w:r>
      <w:r w:rsidR="0040595A" w:rsidRPr="00C44006">
        <w:rPr>
          <w:rFonts w:cstheme="minorHAnsi"/>
          <w:lang w:val="en-GB"/>
        </w:rPr>
        <w:t xml:space="preserve">increase </w:t>
      </w:r>
      <w:r w:rsidR="006F4D47" w:rsidRPr="00C44006">
        <w:rPr>
          <w:rFonts w:cstheme="minorHAnsi"/>
          <w:lang w:val="en-GB"/>
        </w:rPr>
        <w:t>individual</w:t>
      </w:r>
      <w:r w:rsidR="002951F3" w:rsidRPr="00C44006">
        <w:rPr>
          <w:rFonts w:cstheme="minorHAnsi"/>
          <w:lang w:val="en-GB"/>
        </w:rPr>
        <w:t xml:space="preserve"> </w:t>
      </w:r>
      <w:r w:rsidR="00C4149F" w:rsidRPr="00C44006">
        <w:rPr>
          <w:rFonts w:cstheme="minorHAnsi"/>
          <w:lang w:val="en-GB"/>
        </w:rPr>
        <w:t xml:space="preserve">growth rates </w:t>
      </w:r>
      <w:del w:id="27" w:author="Max Lindmark" w:date="2020-09-11T14:38:00Z">
        <w:r w:rsidR="00C4149F" w:rsidRPr="00C44006" w:rsidDel="00AA4BB2">
          <w:rPr>
            <w:rFonts w:cstheme="minorHAnsi"/>
            <w:lang w:val="en-GB"/>
          </w:rPr>
          <w:delText xml:space="preserve">and </w:delText>
        </w:r>
      </w:del>
      <w:ins w:id="28" w:author="Max Lindmark" w:date="2020-09-11T14:38:00Z">
        <w:r w:rsidR="00AA4BB2">
          <w:rPr>
            <w:rFonts w:cstheme="minorHAnsi"/>
            <w:lang w:val="en-GB"/>
          </w:rPr>
          <w:t>but</w:t>
        </w:r>
        <w:r w:rsidR="00AA4BB2" w:rsidRPr="00C44006">
          <w:rPr>
            <w:rFonts w:cstheme="minorHAnsi"/>
            <w:lang w:val="en-GB"/>
          </w:rPr>
          <w:t xml:space="preserve"> </w:t>
        </w:r>
      </w:ins>
      <w:r w:rsidR="005A6B09" w:rsidRPr="00C44006">
        <w:rPr>
          <w:rFonts w:cstheme="minorHAnsi"/>
          <w:lang w:val="en-GB"/>
        </w:rPr>
        <w:t>reduce</w:t>
      </w:r>
      <w:r w:rsidR="00C4149F" w:rsidRPr="00C44006">
        <w:rPr>
          <w:rFonts w:cstheme="minorHAnsi"/>
          <w:lang w:val="en-GB"/>
        </w:rPr>
        <w:t xml:space="preserve"> </w:t>
      </w:r>
      <w:r w:rsidR="007560DE" w:rsidRPr="00C44006">
        <w:rPr>
          <w:rFonts w:cstheme="minorHAnsi"/>
          <w:lang w:val="en-GB"/>
        </w:rPr>
        <w:t>asymptotic body</w:t>
      </w:r>
      <w:r w:rsidR="00221E16" w:rsidRPr="00C44006">
        <w:rPr>
          <w:rFonts w:cstheme="minorHAnsi"/>
          <w:lang w:val="en-GB"/>
        </w:rPr>
        <w:t xml:space="preserve"> sizes</w:t>
      </w:r>
      <w:r w:rsidR="004B2A5F" w:rsidRPr="00C44006">
        <w:rPr>
          <w:rFonts w:cstheme="minorHAnsi"/>
          <w:lang w:val="en-GB"/>
        </w:rPr>
        <w:t xml:space="preserve"> of ectotherms</w:t>
      </w:r>
      <w:r w:rsidR="00C4149F" w:rsidRPr="00C44006">
        <w:rPr>
          <w:rFonts w:cstheme="minorHAnsi"/>
          <w:lang w:val="en-GB"/>
        </w:rPr>
        <w:t xml:space="preserve">. However, </w:t>
      </w:r>
      <w:r w:rsidR="009E3FEF" w:rsidRPr="00C44006">
        <w:rPr>
          <w:rFonts w:cstheme="minorHAnsi"/>
          <w:lang w:val="en-GB"/>
        </w:rPr>
        <w:t xml:space="preserve">we lack a comprehensive </w:t>
      </w:r>
      <w:r w:rsidR="00457D7E" w:rsidRPr="00C44006">
        <w:rPr>
          <w:rFonts w:cstheme="minorHAnsi"/>
          <w:lang w:val="en-GB"/>
        </w:rPr>
        <w:t xml:space="preserve">understanding </w:t>
      </w:r>
      <w:r w:rsidR="009E3FEF" w:rsidRPr="00C44006">
        <w:rPr>
          <w:rFonts w:cstheme="minorHAnsi"/>
          <w:lang w:val="en-GB"/>
        </w:rPr>
        <w:t xml:space="preserve">of </w:t>
      </w:r>
      <w:r w:rsidR="00710923" w:rsidRPr="00C44006">
        <w:rPr>
          <w:rFonts w:cstheme="minorHAnsi"/>
          <w:lang w:val="en-GB"/>
        </w:rPr>
        <w:t xml:space="preserve">how </w:t>
      </w:r>
      <w:r w:rsidR="009E3FEF" w:rsidRPr="00C44006">
        <w:rPr>
          <w:rFonts w:cstheme="minorHAnsi"/>
          <w:lang w:val="en-GB"/>
        </w:rPr>
        <w:t>growth</w:t>
      </w:r>
      <w:r w:rsidR="009D408E" w:rsidRPr="00C44006">
        <w:rPr>
          <w:rFonts w:cstheme="minorHAnsi"/>
          <w:lang w:val="en-GB"/>
        </w:rPr>
        <w:t xml:space="preserve"> and </w:t>
      </w:r>
      <w:r w:rsidR="006478C8" w:rsidRPr="00C44006">
        <w:rPr>
          <w:rFonts w:cstheme="minorHAnsi"/>
          <w:lang w:val="en-GB"/>
        </w:rPr>
        <w:t xml:space="preserve">key processes affecting it </w:t>
      </w:r>
      <w:r w:rsidR="006478C8" w:rsidRPr="00C44006">
        <w:rPr>
          <w:lang w:val="en-GB"/>
        </w:rPr>
        <w:t xml:space="preserve">(e.g., metabolism and consumption) </w:t>
      </w:r>
      <w:r w:rsidR="00710923" w:rsidRPr="00C44006">
        <w:rPr>
          <w:rFonts w:cstheme="minorHAnsi"/>
          <w:lang w:val="en-GB"/>
        </w:rPr>
        <w:t xml:space="preserve">depend on </w:t>
      </w:r>
      <w:r w:rsidR="00E04C7D" w:rsidRPr="00C44006">
        <w:rPr>
          <w:rFonts w:cstheme="minorHAnsi"/>
          <w:lang w:val="en-GB"/>
        </w:rPr>
        <w:t xml:space="preserve">both </w:t>
      </w:r>
      <w:commentRangeStart w:id="29"/>
      <w:commentRangeStart w:id="30"/>
      <w:r w:rsidR="009E3FEF" w:rsidRPr="00C44006">
        <w:rPr>
          <w:rFonts w:cstheme="minorHAnsi"/>
          <w:lang w:val="en-GB"/>
        </w:rPr>
        <w:t xml:space="preserve">body mass </w:t>
      </w:r>
      <w:commentRangeEnd w:id="29"/>
      <w:r w:rsidR="005475C4" w:rsidRPr="00C44006">
        <w:rPr>
          <w:rStyle w:val="CommentReference"/>
          <w:sz w:val="24"/>
          <w:szCs w:val="24"/>
        </w:rPr>
        <w:commentReference w:id="29"/>
      </w:r>
      <w:commentRangeEnd w:id="30"/>
      <w:r w:rsidR="00FF758E" w:rsidRPr="00C44006">
        <w:rPr>
          <w:rStyle w:val="CommentReference"/>
          <w:sz w:val="24"/>
          <w:szCs w:val="24"/>
        </w:rPr>
        <w:commentReference w:id="30"/>
      </w:r>
      <w:r w:rsidR="009E3FEF" w:rsidRPr="00C44006">
        <w:rPr>
          <w:rFonts w:cstheme="minorHAnsi"/>
          <w:lang w:val="en-GB"/>
        </w:rPr>
        <w:t xml:space="preserve">and </w:t>
      </w:r>
      <w:r w:rsidR="00F568DE" w:rsidRPr="00C44006">
        <w:rPr>
          <w:rFonts w:cstheme="minorHAnsi"/>
          <w:lang w:val="en-GB"/>
        </w:rPr>
        <w:t>temperature</w:t>
      </w:r>
      <w:r w:rsidR="00FF758E" w:rsidRPr="00C44006">
        <w:rPr>
          <w:rFonts w:cstheme="minorHAnsi"/>
          <w:lang w:val="en-GB"/>
        </w:rPr>
        <w:t xml:space="preserve"> </w:t>
      </w:r>
      <w:r w:rsidR="00B913F9" w:rsidRPr="00C44006">
        <w:rPr>
          <w:rFonts w:cstheme="minorHAnsi"/>
          <w:lang w:val="en-GB"/>
        </w:rPr>
        <w:t>within species</w:t>
      </w:r>
      <w:r w:rsidR="000C765B" w:rsidRPr="00C44006">
        <w:rPr>
          <w:rFonts w:cstheme="minorHAnsi"/>
          <w:lang w:val="en-GB"/>
        </w:rPr>
        <w:t xml:space="preserve">. </w:t>
      </w:r>
      <w:r w:rsidR="003B5AC8" w:rsidRPr="00C44006">
        <w:rPr>
          <w:rFonts w:cstheme="minorHAnsi"/>
          <w:lang w:val="en-GB"/>
        </w:rPr>
        <w:t xml:space="preserve">This limits our ability </w:t>
      </w:r>
      <w:r w:rsidR="000F1CA5" w:rsidRPr="00C44006">
        <w:rPr>
          <w:rFonts w:cstheme="minorHAnsi"/>
          <w:lang w:val="en-GB"/>
        </w:rPr>
        <w:t>to</w:t>
      </w:r>
      <w:r w:rsidR="00F44315" w:rsidRPr="00C44006">
        <w:rPr>
          <w:rFonts w:cstheme="minorHAnsi"/>
          <w:lang w:val="en-GB"/>
        </w:rPr>
        <w:t xml:space="preserve"> inform </w:t>
      </w:r>
      <w:r w:rsidR="009D2A0D" w:rsidRPr="00C44006">
        <w:rPr>
          <w:rFonts w:cstheme="minorHAnsi"/>
          <w:lang w:val="en-GB"/>
        </w:rPr>
        <w:t>growth models</w:t>
      </w:r>
      <w:r w:rsidR="00A06E29" w:rsidRPr="00C44006">
        <w:rPr>
          <w:rFonts w:cstheme="minorHAnsi"/>
          <w:lang w:val="en-GB"/>
        </w:rPr>
        <w:t>,</w:t>
      </w:r>
      <w:r w:rsidR="000F1CA5" w:rsidRPr="00C44006">
        <w:rPr>
          <w:rFonts w:cstheme="minorHAnsi"/>
          <w:lang w:val="en-GB"/>
        </w:rPr>
        <w:t xml:space="preserve"> </w:t>
      </w:r>
      <w:r w:rsidR="00457D7E" w:rsidRPr="00C44006">
        <w:rPr>
          <w:rFonts w:cstheme="minorHAnsi"/>
          <w:lang w:val="en-GB"/>
        </w:rPr>
        <w:t xml:space="preserve">to </w:t>
      </w:r>
      <w:r w:rsidR="00A10964" w:rsidRPr="00C44006">
        <w:rPr>
          <w:rFonts w:cstheme="minorHAnsi"/>
          <w:lang w:val="en-GB"/>
        </w:rPr>
        <w:t xml:space="preserve">link experimental data to </w:t>
      </w:r>
      <w:r w:rsidR="006F4D47" w:rsidRPr="00C44006">
        <w:rPr>
          <w:rFonts w:cstheme="minorHAnsi"/>
          <w:lang w:val="en-GB"/>
        </w:rPr>
        <w:t>observed</w:t>
      </w:r>
      <w:r w:rsidR="00A10964" w:rsidRPr="00C44006">
        <w:rPr>
          <w:rFonts w:cstheme="minorHAnsi"/>
          <w:lang w:val="en-GB"/>
        </w:rPr>
        <w:t xml:space="preserve"> </w:t>
      </w:r>
      <w:r w:rsidR="006E7C81" w:rsidRPr="00C44006">
        <w:rPr>
          <w:rFonts w:cstheme="minorHAnsi"/>
          <w:lang w:val="en-GB"/>
        </w:rPr>
        <w:t xml:space="preserve">growth </w:t>
      </w:r>
      <w:r w:rsidR="00A10964" w:rsidRPr="00C44006">
        <w:rPr>
          <w:rFonts w:cstheme="minorHAnsi"/>
          <w:lang w:val="en-GB"/>
        </w:rPr>
        <w:t>patterns</w:t>
      </w:r>
      <w:r w:rsidR="00624297" w:rsidRPr="00C44006">
        <w:rPr>
          <w:rFonts w:cstheme="minorHAnsi"/>
          <w:lang w:val="en-GB"/>
        </w:rPr>
        <w:t>,</w:t>
      </w:r>
      <w:r w:rsidR="00A10964" w:rsidRPr="00C44006">
        <w:rPr>
          <w:rFonts w:cstheme="minorHAnsi"/>
          <w:lang w:val="en-GB"/>
        </w:rPr>
        <w:t xml:space="preserve"> </w:t>
      </w:r>
      <w:r w:rsidR="00713311" w:rsidRPr="00C44006">
        <w:rPr>
          <w:rFonts w:cstheme="minorHAnsi"/>
          <w:lang w:val="en-GB"/>
        </w:rPr>
        <w:t>and to advance mechanistic food web models</w:t>
      </w:r>
      <w:r w:rsidR="0035144A" w:rsidRPr="00C44006">
        <w:rPr>
          <w:rFonts w:cstheme="minorHAnsi"/>
          <w:lang w:val="en-GB"/>
        </w:rPr>
        <w:t>.</w:t>
      </w:r>
      <w:r w:rsidR="002F2D81" w:rsidRPr="00C44006">
        <w:rPr>
          <w:rFonts w:cstheme="minorHAnsi"/>
          <w:lang w:val="en-GB"/>
        </w:rPr>
        <w:t xml:space="preserve"> </w:t>
      </w:r>
      <w:r w:rsidR="003A2ED2" w:rsidRPr="00C44006">
        <w:rPr>
          <w:rFonts w:cstheme="minorHAnsi"/>
          <w:lang w:val="en-GB"/>
        </w:rPr>
        <w:t xml:space="preserve">To </w:t>
      </w:r>
      <w:r w:rsidR="0066528A" w:rsidRPr="00C44006">
        <w:rPr>
          <w:rFonts w:cstheme="minorHAnsi"/>
          <w:lang w:val="en-GB"/>
        </w:rPr>
        <w:t xml:space="preserve">resolve </w:t>
      </w:r>
      <w:r w:rsidR="00A80603" w:rsidRPr="00C44006">
        <w:rPr>
          <w:rFonts w:cstheme="minorHAnsi"/>
          <w:lang w:val="en-GB"/>
        </w:rPr>
        <w:t xml:space="preserve">the </w:t>
      </w:r>
      <w:r w:rsidR="00BB2D39" w:rsidRPr="00C44006">
        <w:rPr>
          <w:rFonts w:cstheme="minorHAnsi"/>
          <w:lang w:val="en-GB"/>
        </w:rPr>
        <w:t xml:space="preserve">combined </w:t>
      </w:r>
      <w:r w:rsidR="00B537CC" w:rsidRPr="00C44006">
        <w:rPr>
          <w:rFonts w:cstheme="minorHAnsi"/>
          <w:lang w:val="en-GB"/>
        </w:rPr>
        <w:t>effect</w:t>
      </w:r>
      <w:r w:rsidR="00C66A35" w:rsidRPr="00C44006">
        <w:rPr>
          <w:rFonts w:cstheme="minorHAnsi"/>
          <w:lang w:val="en-GB"/>
        </w:rPr>
        <w:t>s</w:t>
      </w:r>
      <w:r w:rsidR="00B537CC" w:rsidRPr="00C44006">
        <w:rPr>
          <w:rFonts w:cstheme="minorHAnsi"/>
          <w:lang w:val="en-GB"/>
        </w:rPr>
        <w:t xml:space="preserve"> of body size and temperature on growth</w:t>
      </w:r>
      <w:r w:rsidR="00F348AC" w:rsidRPr="00C44006">
        <w:rPr>
          <w:rFonts w:cstheme="minorHAnsi"/>
          <w:lang w:val="en-GB"/>
        </w:rPr>
        <w:t xml:space="preserve">, </w:t>
      </w:r>
      <w:r w:rsidR="008A3E74" w:rsidRPr="00C44006">
        <w:rPr>
          <w:rFonts w:cstheme="minorHAnsi"/>
          <w:lang w:val="en-GB"/>
        </w:rPr>
        <w:t>and</w:t>
      </w:r>
      <w:r w:rsidR="00B537CC" w:rsidRPr="00C44006">
        <w:rPr>
          <w:rFonts w:cstheme="minorHAnsi"/>
          <w:lang w:val="en-GB"/>
        </w:rPr>
        <w:t xml:space="preserve"> </w:t>
      </w:r>
      <w:r w:rsidR="00717293" w:rsidRPr="00C44006">
        <w:rPr>
          <w:rFonts w:cstheme="minorHAnsi"/>
          <w:lang w:val="en-GB"/>
        </w:rPr>
        <w:t xml:space="preserve">examine </w:t>
      </w:r>
      <w:r w:rsidR="00303480" w:rsidRPr="00C44006">
        <w:rPr>
          <w:rFonts w:cstheme="minorHAnsi"/>
          <w:lang w:val="en-GB"/>
        </w:rPr>
        <w:t>the link between</w:t>
      </w:r>
      <w:r w:rsidR="00D177B4" w:rsidRPr="00C44006">
        <w:rPr>
          <w:rFonts w:cstheme="minorHAnsi"/>
          <w:lang w:val="en-GB"/>
        </w:rPr>
        <w:t xml:space="preserve"> </w:t>
      </w:r>
      <w:r w:rsidR="001E496D" w:rsidRPr="00C44006">
        <w:rPr>
          <w:rFonts w:cstheme="minorHAnsi"/>
          <w:lang w:val="en-GB"/>
        </w:rPr>
        <w:t>metaboli</w:t>
      </w:r>
      <w:r w:rsidR="00AD3E75" w:rsidRPr="00C44006">
        <w:rPr>
          <w:rFonts w:cstheme="minorHAnsi"/>
          <w:lang w:val="en-GB"/>
        </w:rPr>
        <w:t>sm</w:t>
      </w:r>
      <w:r w:rsidR="00BB2D39" w:rsidRPr="00C44006">
        <w:rPr>
          <w:rFonts w:cstheme="minorHAnsi"/>
          <w:lang w:val="en-GB"/>
        </w:rPr>
        <w:t>,</w:t>
      </w:r>
      <w:r w:rsidR="001E496D" w:rsidRPr="00C44006">
        <w:rPr>
          <w:rFonts w:cstheme="minorHAnsi"/>
          <w:lang w:val="en-GB"/>
        </w:rPr>
        <w:t xml:space="preserve"> </w:t>
      </w:r>
      <w:r w:rsidR="0066528A" w:rsidRPr="00C44006">
        <w:rPr>
          <w:rFonts w:cstheme="minorHAnsi"/>
          <w:lang w:val="en-GB"/>
        </w:rPr>
        <w:t xml:space="preserve">maximum </w:t>
      </w:r>
      <w:r w:rsidR="001E496D" w:rsidRPr="00C44006">
        <w:rPr>
          <w:rFonts w:cstheme="minorHAnsi"/>
          <w:lang w:val="en-GB"/>
        </w:rPr>
        <w:t>consumption</w:t>
      </w:r>
      <w:r w:rsidR="00BB2D39" w:rsidRPr="00C44006">
        <w:rPr>
          <w:rFonts w:cstheme="minorHAnsi"/>
          <w:lang w:val="en-GB"/>
        </w:rPr>
        <w:t xml:space="preserve"> and body growth</w:t>
      </w:r>
      <w:r w:rsidR="0087276B" w:rsidRPr="00C44006">
        <w:rPr>
          <w:rFonts w:cstheme="minorHAnsi"/>
          <w:lang w:val="en-GB"/>
        </w:rPr>
        <w:t>,</w:t>
      </w:r>
      <w:r w:rsidR="008B60E2" w:rsidRPr="00C44006">
        <w:rPr>
          <w:rFonts w:cstheme="minorHAnsi"/>
          <w:lang w:val="en-GB"/>
        </w:rPr>
        <w:t xml:space="preserve"> we </w:t>
      </w:r>
      <w:r w:rsidR="00960E59" w:rsidRPr="00C44006">
        <w:rPr>
          <w:rFonts w:cstheme="minorHAnsi"/>
          <w:lang w:val="en-GB"/>
        </w:rPr>
        <w:t xml:space="preserve">compiled a large dataset of </w:t>
      </w:r>
      <w:r w:rsidR="002D16E3" w:rsidRPr="00C44006">
        <w:rPr>
          <w:rFonts w:cstheme="minorHAnsi"/>
          <w:lang w:val="en-GB"/>
        </w:rPr>
        <w:t xml:space="preserve">experimental </w:t>
      </w:r>
      <w:r w:rsidR="00960E59" w:rsidRPr="00C44006">
        <w:rPr>
          <w:rFonts w:cstheme="minorHAnsi"/>
          <w:lang w:val="en-GB"/>
        </w:rPr>
        <w:t xml:space="preserve">results from </w:t>
      </w:r>
      <w:r w:rsidR="00A274F4" w:rsidRPr="00C44006">
        <w:rPr>
          <w:rFonts w:cstheme="minorHAnsi"/>
          <w:lang w:val="en-GB"/>
        </w:rPr>
        <w:t xml:space="preserve">studies </w:t>
      </w:r>
      <w:ins w:id="31" w:author="Max Lindmark" w:date="2020-09-10T09:08:00Z">
        <w:r w:rsidR="00F714F5" w:rsidRPr="00C44006">
          <w:rPr>
            <w:rFonts w:cstheme="minorHAnsi"/>
            <w:lang w:val="en-GB"/>
          </w:rPr>
          <w:t xml:space="preserve">on fishes </w:t>
        </w:r>
      </w:ins>
      <w:r w:rsidR="00C205B8" w:rsidRPr="00C44006">
        <w:rPr>
          <w:rFonts w:cstheme="minorHAnsi"/>
          <w:lang w:val="en-GB"/>
        </w:rPr>
        <w:t>combining</w:t>
      </w:r>
      <w:r w:rsidR="000256B7" w:rsidRPr="00C44006">
        <w:rPr>
          <w:rFonts w:cstheme="minorHAnsi"/>
          <w:lang w:val="en-GB"/>
        </w:rPr>
        <w:t xml:space="preserve"> </w:t>
      </w:r>
      <w:r w:rsidR="00346DB9" w:rsidRPr="00C44006">
        <w:rPr>
          <w:rFonts w:cstheme="minorHAnsi"/>
          <w:lang w:val="en-GB"/>
        </w:rPr>
        <w:t>body mass</w:t>
      </w:r>
      <w:r w:rsidR="00F12000" w:rsidRPr="00C44006">
        <w:rPr>
          <w:rFonts w:cstheme="minorHAnsi"/>
          <w:lang w:val="en-GB"/>
        </w:rPr>
        <w:t xml:space="preserve"> and </w:t>
      </w:r>
      <w:r w:rsidR="00346DB9" w:rsidRPr="00C44006">
        <w:rPr>
          <w:rFonts w:cstheme="minorHAnsi"/>
          <w:lang w:val="en-GB"/>
        </w:rPr>
        <w:t xml:space="preserve">temperature </w:t>
      </w:r>
      <w:r w:rsidR="00F12000" w:rsidRPr="00C44006">
        <w:rPr>
          <w:rFonts w:cstheme="minorHAnsi"/>
          <w:lang w:val="en-GB"/>
        </w:rPr>
        <w:t>treatments</w:t>
      </w:r>
      <w:r w:rsidR="0066528A" w:rsidRPr="00C44006">
        <w:rPr>
          <w:rFonts w:cstheme="minorHAnsi"/>
          <w:lang w:val="en-GB"/>
        </w:rPr>
        <w:t>. We</w:t>
      </w:r>
      <w:r w:rsidR="002F1479" w:rsidRPr="00C44006">
        <w:rPr>
          <w:rFonts w:cstheme="minorHAnsi"/>
          <w:lang w:val="en-GB"/>
        </w:rPr>
        <w:t xml:space="preserve"> </w:t>
      </w:r>
      <w:r w:rsidR="006E0740" w:rsidRPr="00C44006">
        <w:rPr>
          <w:rFonts w:cstheme="minorHAnsi"/>
          <w:lang w:val="en-GB"/>
        </w:rPr>
        <w:t xml:space="preserve">estimate </w:t>
      </w:r>
      <w:r w:rsidR="00A063EA" w:rsidRPr="00C44006">
        <w:rPr>
          <w:rFonts w:cstheme="minorHAnsi"/>
          <w:lang w:val="en-GB"/>
        </w:rPr>
        <w:t>how</w:t>
      </w:r>
      <w:r w:rsidR="00CC5B97" w:rsidRPr="00C44006">
        <w:rPr>
          <w:rFonts w:cstheme="minorHAnsi"/>
          <w:lang w:val="en-GB"/>
        </w:rPr>
        <w:t xml:space="preserve"> </w:t>
      </w:r>
      <w:r w:rsidR="0066528A" w:rsidRPr="00C44006">
        <w:rPr>
          <w:rFonts w:cstheme="minorHAnsi"/>
          <w:lang w:val="en-GB"/>
        </w:rPr>
        <w:t xml:space="preserve">these three processes </w:t>
      </w:r>
      <w:r w:rsidR="006C64A3" w:rsidRPr="00C44006">
        <w:rPr>
          <w:rFonts w:cstheme="minorHAnsi"/>
          <w:lang w:val="en-GB"/>
        </w:rPr>
        <w:t xml:space="preserve">scale </w:t>
      </w:r>
      <w:r w:rsidR="00DC6142" w:rsidRPr="00C44006">
        <w:rPr>
          <w:rFonts w:cstheme="minorHAnsi"/>
          <w:lang w:val="en-GB"/>
        </w:rPr>
        <w:t xml:space="preserve">jointly </w:t>
      </w:r>
      <w:r w:rsidR="004A74BF" w:rsidRPr="00C44006">
        <w:rPr>
          <w:rFonts w:cstheme="minorHAnsi"/>
          <w:lang w:val="en-GB"/>
        </w:rPr>
        <w:t xml:space="preserve">with </w:t>
      </w:r>
      <w:r w:rsidR="00976957" w:rsidRPr="00C44006">
        <w:rPr>
          <w:rFonts w:cstheme="minorHAnsi"/>
          <w:lang w:val="en-GB"/>
        </w:rPr>
        <w:t xml:space="preserve">temperature </w:t>
      </w:r>
      <w:r w:rsidR="005475C4" w:rsidRPr="00C44006">
        <w:rPr>
          <w:rFonts w:cstheme="minorHAnsi"/>
          <w:lang w:val="en-GB"/>
        </w:rPr>
        <w:t>and within</w:t>
      </w:r>
      <w:r w:rsidR="001F131F">
        <w:rPr>
          <w:rFonts w:cstheme="minorHAnsi"/>
          <w:lang w:val="en-GB"/>
        </w:rPr>
        <w:t xml:space="preserve"> </w:t>
      </w:r>
      <w:r w:rsidR="003526B5" w:rsidRPr="00C44006">
        <w:rPr>
          <w:rFonts w:cstheme="minorHAnsi"/>
          <w:lang w:val="en-GB"/>
        </w:rPr>
        <w:t>species</w:t>
      </w:r>
      <w:r w:rsidR="005475C4" w:rsidRPr="00C44006">
        <w:rPr>
          <w:rFonts w:cstheme="minorHAnsi"/>
          <w:lang w:val="en-GB"/>
        </w:rPr>
        <w:t xml:space="preserve"> body mass</w:t>
      </w:r>
      <w:del w:id="32" w:author="Max Lindmark" w:date="2020-09-11T14:39:00Z">
        <w:r w:rsidR="00C205B8" w:rsidRPr="00C44006" w:rsidDel="00C23423">
          <w:rPr>
            <w:rFonts w:cstheme="minorHAnsi"/>
            <w:lang w:val="en-GB"/>
          </w:rPr>
          <w:delText>,</w:delText>
        </w:r>
      </w:del>
      <w:r w:rsidR="003526B5" w:rsidRPr="00C44006">
        <w:rPr>
          <w:rFonts w:cstheme="minorHAnsi"/>
          <w:lang w:val="en-GB"/>
        </w:rPr>
        <w:t xml:space="preserve"> </w:t>
      </w:r>
      <w:r w:rsidR="005475C4" w:rsidRPr="00C44006">
        <w:rPr>
          <w:rFonts w:cstheme="minorHAnsi"/>
          <w:lang w:val="en-GB"/>
        </w:rPr>
        <w:t xml:space="preserve">by fitting hierarchical models </w:t>
      </w:r>
      <w:del w:id="33" w:author="Max Lindmark" w:date="2020-09-11T14:39:00Z">
        <w:r w:rsidR="003526B5" w:rsidRPr="00C44006" w:rsidDel="000A1E8F">
          <w:rPr>
            <w:rFonts w:cstheme="minorHAnsi"/>
            <w:lang w:val="en-GB"/>
          </w:rPr>
          <w:delText xml:space="preserve">while </w:delText>
        </w:r>
      </w:del>
      <w:r w:rsidR="003526B5" w:rsidRPr="00C44006">
        <w:rPr>
          <w:rFonts w:cstheme="minorHAnsi"/>
          <w:lang w:val="en-GB"/>
        </w:rPr>
        <w:t>accounting for variation between species.</w:t>
      </w:r>
      <w:r w:rsidR="00CC5B97" w:rsidRPr="00C44006">
        <w:rPr>
          <w:rFonts w:cstheme="minorHAnsi"/>
          <w:lang w:val="en-GB"/>
        </w:rPr>
        <w:t xml:space="preserve"> </w:t>
      </w:r>
      <w:r w:rsidR="00695423" w:rsidRPr="00C44006">
        <w:rPr>
          <w:lang w:val="en-GB"/>
        </w:rPr>
        <w:t>M</w:t>
      </w:r>
      <w:r w:rsidR="00126EF2" w:rsidRPr="00C44006">
        <w:rPr>
          <w:lang w:val="en-GB"/>
        </w:rPr>
        <w:t xml:space="preserve">aximum consumption </w:t>
      </w:r>
      <w:r w:rsidR="00695423" w:rsidRPr="00C44006">
        <w:rPr>
          <w:lang w:val="en-GB"/>
        </w:rPr>
        <w:t>rate scale</w:t>
      </w:r>
      <w:del w:id="34" w:author="Max Lindmark" w:date="2020-09-11T14:39:00Z">
        <w:r w:rsidR="00960E59" w:rsidRPr="00C44006" w:rsidDel="00C23423">
          <w:rPr>
            <w:lang w:val="en-GB"/>
          </w:rPr>
          <w:delText>d</w:delText>
        </w:r>
      </w:del>
      <w:r w:rsidR="00695423" w:rsidRPr="00C44006">
        <w:rPr>
          <w:lang w:val="en-GB"/>
        </w:rPr>
        <w:t xml:space="preserve"> with </w:t>
      </w:r>
      <w:r w:rsidR="001B71C2" w:rsidRPr="00C44006">
        <w:rPr>
          <w:lang w:val="en-GB"/>
        </w:rPr>
        <w:t xml:space="preserve">a </w:t>
      </w:r>
      <w:r w:rsidR="00695423" w:rsidRPr="00C44006">
        <w:rPr>
          <w:lang w:val="en-GB"/>
        </w:rPr>
        <w:t>mass</w:t>
      </w:r>
      <w:ins w:id="35" w:author="Max Lindmark" w:date="2020-09-10T21:36:00Z">
        <w:r w:rsidR="004E779E">
          <w:rPr>
            <w:lang w:val="en-GB"/>
          </w:rPr>
          <w:t>-</w:t>
        </w:r>
      </w:ins>
      <w:del w:id="36" w:author="Max Lindmark" w:date="2020-09-10T21:36:00Z">
        <w:r w:rsidR="00695423" w:rsidRPr="00C44006" w:rsidDel="004E779E">
          <w:rPr>
            <w:lang w:val="en-GB"/>
          </w:rPr>
          <w:delText xml:space="preserve"> </w:delText>
        </w:r>
      </w:del>
      <w:r w:rsidR="00695423" w:rsidRPr="00C44006">
        <w:rPr>
          <w:lang w:val="en-GB"/>
        </w:rPr>
        <w:t xml:space="preserve">exponent smaller than </w:t>
      </w:r>
      <w:r w:rsidR="005475C4" w:rsidRPr="00C44006">
        <w:rPr>
          <w:lang w:val="en-GB"/>
        </w:rPr>
        <w:t xml:space="preserve">for </w:t>
      </w:r>
      <w:r w:rsidR="00763B4F" w:rsidRPr="00C44006">
        <w:rPr>
          <w:lang w:val="en-GB"/>
        </w:rPr>
        <w:t>metabolism</w:t>
      </w:r>
      <w:r w:rsidR="00523391" w:rsidRPr="00C44006">
        <w:rPr>
          <w:rFonts w:cstheme="minorHAnsi"/>
          <w:lang w:val="en-GB"/>
        </w:rPr>
        <w:t xml:space="preserve">, </w:t>
      </w:r>
      <w:r w:rsidR="00960E59" w:rsidRPr="00C44006">
        <w:rPr>
          <w:rFonts w:cstheme="minorHAnsi"/>
          <w:lang w:val="en-GB"/>
        </w:rPr>
        <w:t xml:space="preserve">and </w:t>
      </w:r>
      <w:del w:id="37" w:author="Max Lindmark" w:date="2020-09-11T14:39:00Z">
        <w:r w:rsidR="00960E59" w:rsidRPr="00C44006" w:rsidDel="00D460E7">
          <w:rPr>
            <w:rFonts w:cstheme="minorHAnsi"/>
            <w:lang w:val="en-GB"/>
          </w:rPr>
          <w:delText>was</w:delText>
        </w:r>
        <w:r w:rsidR="004C2526" w:rsidRPr="00C44006" w:rsidDel="00D460E7">
          <w:rPr>
            <w:rFonts w:cstheme="minorHAnsi"/>
            <w:lang w:val="en-GB"/>
          </w:rPr>
          <w:delText xml:space="preserve"> </w:delText>
        </w:r>
      </w:del>
      <w:ins w:id="38" w:author="Max Lindmark" w:date="2020-09-11T14:39:00Z">
        <w:r w:rsidR="00D460E7">
          <w:rPr>
            <w:rFonts w:cstheme="minorHAnsi"/>
            <w:lang w:val="en-GB"/>
          </w:rPr>
          <w:t>is</w:t>
        </w:r>
        <w:r w:rsidR="00D460E7" w:rsidRPr="00C44006">
          <w:rPr>
            <w:rFonts w:cstheme="minorHAnsi"/>
            <w:lang w:val="en-GB"/>
          </w:rPr>
          <w:t xml:space="preserve"> </w:t>
        </w:r>
      </w:ins>
      <w:r w:rsidR="00885FD7" w:rsidRPr="00C44006">
        <w:rPr>
          <w:rFonts w:cstheme="minorHAnsi"/>
          <w:lang w:val="en-GB"/>
        </w:rPr>
        <w:t xml:space="preserve">unimodal over the full temperature range. </w:t>
      </w:r>
      <w:ins w:id="39" w:author="Max Lindmark" w:date="2020-09-11T14:40:00Z">
        <w:r w:rsidR="007D06B8">
          <w:rPr>
            <w:rFonts w:cstheme="minorHAnsi"/>
            <w:lang w:val="en-GB"/>
          </w:rPr>
          <w:t xml:space="preserve">These two conditions </w:t>
        </w:r>
      </w:ins>
      <w:del w:id="40" w:author="Max Lindmark" w:date="2020-09-10T09:07:00Z">
        <w:r w:rsidR="00896FCB" w:rsidRPr="00C44006" w:rsidDel="003024C6">
          <w:rPr>
            <w:rFonts w:cstheme="minorHAnsi"/>
            <w:lang w:val="en-GB"/>
          </w:rPr>
          <w:delText>Th</w:delText>
        </w:r>
        <w:r w:rsidR="005D0B6A" w:rsidRPr="00C44006" w:rsidDel="003024C6">
          <w:rPr>
            <w:rFonts w:cstheme="minorHAnsi"/>
            <w:lang w:val="en-GB"/>
          </w:rPr>
          <w:delText>e</w:delText>
        </w:r>
        <w:r w:rsidR="00896FCB" w:rsidRPr="00C44006" w:rsidDel="003024C6">
          <w:rPr>
            <w:rFonts w:cstheme="minorHAnsi"/>
            <w:lang w:val="en-GB"/>
          </w:rPr>
          <w:delText>s</w:delText>
        </w:r>
        <w:r w:rsidR="005D0B6A" w:rsidRPr="00C44006" w:rsidDel="003024C6">
          <w:rPr>
            <w:rFonts w:cstheme="minorHAnsi"/>
            <w:lang w:val="en-GB"/>
          </w:rPr>
          <w:delText>e features</w:delText>
        </w:r>
      </w:del>
      <w:ins w:id="41" w:author="Max Lindmark" w:date="2020-09-10T09:08:00Z">
        <w:r w:rsidR="00FB7EF0" w:rsidRPr="00C44006">
          <w:rPr>
            <w:rFonts w:cstheme="minorHAnsi"/>
            <w:lang w:val="en-GB"/>
          </w:rPr>
          <w:t xml:space="preserve">lead </w:t>
        </w:r>
      </w:ins>
      <w:ins w:id="42" w:author="Max Lindmark" w:date="2020-09-11T14:40:00Z">
        <w:r w:rsidR="006C1B66">
          <w:rPr>
            <w:rFonts w:cstheme="minorHAnsi"/>
            <w:lang w:val="en-GB"/>
          </w:rPr>
          <w:t xml:space="preserve">to </w:t>
        </w:r>
        <w:r w:rsidR="00D54667">
          <w:rPr>
            <w:rFonts w:cstheme="minorHAnsi"/>
            <w:lang w:val="en-GB"/>
          </w:rPr>
          <w:t xml:space="preserve">the </w:t>
        </w:r>
      </w:ins>
      <w:ins w:id="43" w:author="Max Lindmark" w:date="2020-09-10T09:10:00Z">
        <w:r w:rsidR="00D7325D" w:rsidRPr="00C44006">
          <w:rPr>
            <w:rFonts w:cstheme="minorHAnsi"/>
            <w:lang w:val="en-GB"/>
          </w:rPr>
          <w:t xml:space="preserve">prediction that </w:t>
        </w:r>
      </w:ins>
      <w:ins w:id="44" w:author="Max Lindmark" w:date="2020-09-11T14:41:00Z">
        <w:r w:rsidR="002619E6">
          <w:rPr>
            <w:rFonts w:cstheme="minorHAnsi"/>
            <w:lang w:val="en-GB"/>
          </w:rPr>
          <w:t>optim</w:t>
        </w:r>
      </w:ins>
      <w:ins w:id="45" w:author="Max Lindmark" w:date="2020-09-12T18:41:00Z">
        <w:r w:rsidR="009A58A7">
          <w:rPr>
            <w:rFonts w:cstheme="minorHAnsi"/>
            <w:lang w:val="en-GB"/>
          </w:rPr>
          <w:t>al</w:t>
        </w:r>
      </w:ins>
      <w:ins w:id="46" w:author="Max Lindmark" w:date="2020-09-11T14:41:00Z">
        <w:r w:rsidR="002619E6">
          <w:rPr>
            <w:rFonts w:cstheme="minorHAnsi"/>
            <w:lang w:val="en-GB"/>
          </w:rPr>
          <w:t xml:space="preserve"> growth temperatures</w:t>
        </w:r>
      </w:ins>
      <w:ins w:id="47" w:author="Max Lindmark" w:date="2020-09-10T09:09:00Z">
        <w:r w:rsidR="00FB7EF0" w:rsidRPr="00C44006">
          <w:rPr>
            <w:rFonts w:cstheme="minorHAnsi"/>
            <w:lang w:val="en-GB"/>
          </w:rPr>
          <w:t xml:space="preserve"> </w:t>
        </w:r>
      </w:ins>
      <w:ins w:id="48" w:author="Max Lindmark" w:date="2020-09-10T09:10:00Z">
        <w:r w:rsidR="007A4D67" w:rsidRPr="00C44006">
          <w:rPr>
            <w:rFonts w:cstheme="minorHAnsi"/>
            <w:lang w:val="en-GB"/>
          </w:rPr>
          <w:t xml:space="preserve">decline </w:t>
        </w:r>
      </w:ins>
      <w:ins w:id="49" w:author="Max Lindmark" w:date="2020-09-10T09:09:00Z">
        <w:r w:rsidR="00FB7EF0" w:rsidRPr="00C44006">
          <w:rPr>
            <w:rFonts w:cstheme="minorHAnsi"/>
            <w:lang w:val="en-GB"/>
          </w:rPr>
          <w:t xml:space="preserve">with </w:t>
        </w:r>
      </w:ins>
      <w:ins w:id="50" w:author="Max Lindmark" w:date="2020-09-11T14:37:00Z">
        <w:r w:rsidR="00642402">
          <w:rPr>
            <w:rFonts w:cstheme="minorHAnsi"/>
            <w:lang w:val="en-GB"/>
          </w:rPr>
          <w:t>size</w:t>
        </w:r>
      </w:ins>
      <w:del w:id="51" w:author="Max Lindmark" w:date="2020-09-10T09:05:00Z">
        <w:r w:rsidR="005D0B6A" w:rsidRPr="00C44006" w:rsidDel="000D7F87">
          <w:rPr>
            <w:rFonts w:cstheme="minorHAnsi"/>
            <w:lang w:val="en-GB"/>
          </w:rPr>
          <w:delText xml:space="preserve"> </w:delText>
        </w:r>
      </w:del>
      <w:del w:id="52" w:author="Max Lindmark" w:date="2020-09-10T09:06:00Z">
        <w:r w:rsidR="00896FCB" w:rsidRPr="00C44006" w:rsidDel="000D7F87">
          <w:rPr>
            <w:rFonts w:cstheme="minorHAnsi"/>
            <w:lang w:val="en-GB"/>
          </w:rPr>
          <w:delText xml:space="preserve">contribute </w:delText>
        </w:r>
      </w:del>
      <w:del w:id="53" w:author="Max Lindmark" w:date="2020-09-10T09:07:00Z">
        <w:r w:rsidR="00896FCB" w:rsidRPr="00C44006" w:rsidDel="00C305A3">
          <w:rPr>
            <w:rFonts w:cstheme="minorHAnsi"/>
            <w:lang w:val="en-GB"/>
          </w:rPr>
          <w:delText xml:space="preserve">to unimodal </w:delText>
        </w:r>
      </w:del>
      <w:ins w:id="54" w:author="Max Lindmark" w:date="2020-09-10T09:09:00Z">
        <w:r w:rsidR="005337D3" w:rsidRPr="00C44006">
          <w:rPr>
            <w:rFonts w:cstheme="minorHAnsi"/>
            <w:lang w:val="en-GB"/>
          </w:rPr>
          <w:t>, which we also find in a</w:t>
        </w:r>
      </w:ins>
      <w:ins w:id="55" w:author="Max Lindmark" w:date="2020-09-10T09:10:00Z">
        <w:r w:rsidR="00164CB0" w:rsidRPr="00C44006">
          <w:rPr>
            <w:rFonts w:cstheme="minorHAnsi"/>
            <w:lang w:val="en-GB"/>
          </w:rPr>
          <w:t>n</w:t>
        </w:r>
      </w:ins>
      <w:ins w:id="56" w:author="Max Lindmark" w:date="2020-09-10T09:09:00Z">
        <w:r w:rsidR="005337D3" w:rsidRPr="00C44006">
          <w:rPr>
            <w:rFonts w:cstheme="minorHAnsi"/>
            <w:lang w:val="en-GB"/>
          </w:rPr>
          <w:t xml:space="preserve"> </w:t>
        </w:r>
      </w:ins>
      <w:del w:id="57" w:author="Max Lindmark" w:date="2020-09-10T09:09:00Z">
        <w:r w:rsidR="00003C71" w:rsidRPr="00C44006" w:rsidDel="005337D3">
          <w:rPr>
            <w:rFonts w:cstheme="minorHAnsi"/>
            <w:lang w:val="en-GB"/>
          </w:rPr>
          <w:delText>thermal response</w:delText>
        </w:r>
      </w:del>
      <w:del w:id="58" w:author="Max Lindmark" w:date="2020-09-10T09:06:00Z">
        <w:r w:rsidR="00003C71" w:rsidRPr="00C44006" w:rsidDel="007E3543">
          <w:rPr>
            <w:rFonts w:cstheme="minorHAnsi"/>
            <w:lang w:val="en-GB"/>
          </w:rPr>
          <w:delText>s</w:delText>
        </w:r>
      </w:del>
      <w:del w:id="59" w:author="Max Lindmark" w:date="2020-09-10T09:09:00Z">
        <w:r w:rsidR="00003C71" w:rsidRPr="00C44006" w:rsidDel="005337D3">
          <w:rPr>
            <w:rFonts w:cstheme="minorHAnsi"/>
            <w:lang w:val="en-GB"/>
          </w:rPr>
          <w:delText xml:space="preserve"> of growth</w:delText>
        </w:r>
      </w:del>
      <w:del w:id="60" w:author="Max Lindmark" w:date="2020-09-10T09:07:00Z">
        <w:r w:rsidR="00751339" w:rsidRPr="00C44006" w:rsidDel="00472662">
          <w:rPr>
            <w:rFonts w:cstheme="minorHAnsi"/>
            <w:lang w:val="en-GB"/>
          </w:rPr>
          <w:delText xml:space="preserve">, </w:delText>
        </w:r>
      </w:del>
      <w:del w:id="61" w:author="Max Lindmark" w:date="2020-09-10T09:09:00Z">
        <w:r w:rsidR="00805F8B" w:rsidRPr="00C44006" w:rsidDel="005337D3">
          <w:rPr>
            <w:rFonts w:cstheme="minorHAnsi"/>
            <w:lang w:val="en-GB"/>
          </w:rPr>
          <w:delText xml:space="preserve">characterized by </w:delText>
        </w:r>
        <w:commentRangeStart w:id="62"/>
        <w:commentRangeStart w:id="63"/>
        <w:r w:rsidR="005D0B6A" w:rsidRPr="00C44006" w:rsidDel="005337D3">
          <w:rPr>
            <w:rFonts w:cstheme="minorHAnsi"/>
            <w:lang w:val="en-GB"/>
          </w:rPr>
          <w:delText xml:space="preserve">peak </w:delText>
        </w:r>
        <w:commentRangeEnd w:id="62"/>
        <w:r w:rsidR="006E7C81" w:rsidRPr="00C44006" w:rsidDel="005337D3">
          <w:rPr>
            <w:rStyle w:val="CommentReference"/>
            <w:sz w:val="24"/>
            <w:szCs w:val="24"/>
          </w:rPr>
          <w:commentReference w:id="62"/>
        </w:r>
        <w:commentRangeEnd w:id="63"/>
        <w:r w:rsidR="00966EBE" w:rsidRPr="00C44006" w:rsidDel="005337D3">
          <w:rPr>
            <w:rStyle w:val="CommentReference"/>
            <w:sz w:val="24"/>
            <w:szCs w:val="24"/>
          </w:rPr>
          <w:commentReference w:id="63"/>
        </w:r>
        <w:r w:rsidR="00805F8B" w:rsidRPr="00C44006" w:rsidDel="005337D3">
          <w:rPr>
            <w:rFonts w:cstheme="minorHAnsi"/>
            <w:lang w:val="en-GB"/>
          </w:rPr>
          <w:delText>temperatures for growth</w:delText>
        </w:r>
        <w:r w:rsidR="00BB2D39" w:rsidRPr="00C44006" w:rsidDel="005337D3">
          <w:rPr>
            <w:rFonts w:cstheme="minorHAnsi"/>
            <w:lang w:val="en-GB"/>
          </w:rPr>
          <w:delText xml:space="preserve"> declining </w:delText>
        </w:r>
        <w:r w:rsidR="00BB2D39" w:rsidRPr="00C44006" w:rsidDel="005337D3">
          <w:rPr>
            <w:rFonts w:cstheme="minorHAnsi"/>
            <w:iCs/>
            <w:lang w:val="en-GB"/>
          </w:rPr>
          <w:delText>within</w:delText>
        </w:r>
        <w:r w:rsidR="00BB2D39" w:rsidRPr="00C44006" w:rsidDel="005337D3">
          <w:rPr>
            <w:rFonts w:cstheme="minorHAnsi"/>
            <w:lang w:val="en-GB"/>
          </w:rPr>
          <w:delText xml:space="preserve"> species</w:delText>
        </w:r>
        <w:r w:rsidR="005D0B6A" w:rsidRPr="00C44006" w:rsidDel="005337D3">
          <w:rPr>
            <w:rFonts w:cstheme="minorHAnsi"/>
            <w:lang w:val="en-GB"/>
          </w:rPr>
          <w:delText xml:space="preserve"> with </w:delText>
        </w:r>
        <w:commentRangeStart w:id="64"/>
        <w:commentRangeEnd w:id="64"/>
        <w:r w:rsidR="005475C4" w:rsidRPr="00C44006" w:rsidDel="005337D3">
          <w:rPr>
            <w:rStyle w:val="CommentReference"/>
            <w:sz w:val="24"/>
            <w:szCs w:val="24"/>
          </w:rPr>
          <w:commentReference w:id="64"/>
        </w:r>
        <w:r w:rsidR="005D0B6A" w:rsidRPr="00C44006" w:rsidDel="005337D3">
          <w:rPr>
            <w:rFonts w:cstheme="minorHAnsi"/>
            <w:lang w:val="en-GB"/>
          </w:rPr>
          <w:delText>body mass</w:delText>
        </w:r>
        <w:r w:rsidR="00710B5E" w:rsidRPr="00C44006" w:rsidDel="005337D3">
          <w:rPr>
            <w:rFonts w:cstheme="minorHAnsi"/>
            <w:lang w:val="en-GB"/>
          </w:rPr>
          <w:delText>.</w:delText>
        </w:r>
        <w:r w:rsidR="003C1CC4" w:rsidRPr="00C44006" w:rsidDel="005337D3">
          <w:rPr>
            <w:rFonts w:cstheme="minorHAnsi"/>
            <w:lang w:val="en-GB"/>
          </w:rPr>
          <w:delText xml:space="preserve"> </w:delText>
        </w:r>
      </w:del>
      <w:ins w:id="65" w:author="Max Lindmark" w:date="2020-09-10T09:07:00Z">
        <w:r w:rsidR="00E84F87" w:rsidRPr="00C44006">
          <w:rPr>
            <w:rFonts w:cstheme="minorHAnsi"/>
            <w:lang w:val="en-GB"/>
          </w:rPr>
          <w:t>inde</w:t>
        </w:r>
      </w:ins>
      <w:ins w:id="66" w:author="Max Lindmark" w:date="2020-09-10T09:08:00Z">
        <w:r w:rsidR="00E84F87" w:rsidRPr="00C44006">
          <w:rPr>
            <w:rFonts w:cstheme="minorHAnsi"/>
            <w:lang w:val="en-GB"/>
          </w:rPr>
          <w:t xml:space="preserve">pendent data </w:t>
        </w:r>
      </w:ins>
      <w:ins w:id="67" w:author="Max Lindmark" w:date="2020-09-10T09:09:00Z">
        <w:r w:rsidR="005337D3" w:rsidRPr="00C44006">
          <w:rPr>
            <w:rFonts w:cstheme="minorHAnsi"/>
            <w:lang w:val="en-GB"/>
          </w:rPr>
          <w:t>set</w:t>
        </w:r>
      </w:ins>
      <w:ins w:id="68" w:author="Max Lindmark" w:date="2020-09-10T09:10:00Z">
        <w:r w:rsidR="00161283" w:rsidRPr="00C44006">
          <w:rPr>
            <w:rFonts w:cstheme="minorHAnsi"/>
            <w:lang w:val="en-GB"/>
          </w:rPr>
          <w:t xml:space="preserve">. </w:t>
        </w:r>
      </w:ins>
      <w:r w:rsidR="00BB2D39" w:rsidRPr="00C44006">
        <w:rPr>
          <w:rFonts w:cstheme="minorHAnsi"/>
          <w:lang w:val="en-GB"/>
        </w:rPr>
        <w:t>S</w:t>
      </w:r>
      <w:r w:rsidR="000E594F" w:rsidRPr="00C44006">
        <w:rPr>
          <w:rFonts w:cstheme="minorHAnsi"/>
          <w:lang w:val="en-GB"/>
        </w:rPr>
        <w:t xml:space="preserve">mall </w:t>
      </w:r>
      <w:r w:rsidR="00912DE5" w:rsidRPr="00C44006">
        <w:rPr>
          <w:rFonts w:cstheme="minorHAnsi"/>
          <w:lang w:val="en-GB"/>
        </w:rPr>
        <w:t xml:space="preserve">individuals </w:t>
      </w:r>
      <w:r w:rsidR="000E594F" w:rsidRPr="00C44006">
        <w:rPr>
          <w:rFonts w:cstheme="minorHAnsi"/>
          <w:lang w:val="en-GB"/>
        </w:rPr>
        <w:t xml:space="preserve">will </w:t>
      </w:r>
      <w:r w:rsidR="00BB2D39" w:rsidRPr="00C44006">
        <w:rPr>
          <w:rFonts w:cstheme="minorHAnsi"/>
          <w:lang w:val="en-GB"/>
        </w:rPr>
        <w:t xml:space="preserve">therefore </w:t>
      </w:r>
      <w:r w:rsidR="000E594F" w:rsidRPr="00C44006">
        <w:rPr>
          <w:rFonts w:cstheme="minorHAnsi"/>
          <w:lang w:val="en-GB"/>
        </w:rPr>
        <w:t>likely be able to increase their growth rates with initial warming</w:t>
      </w:r>
      <w:r w:rsidR="00BB2D39" w:rsidRPr="00C44006">
        <w:rPr>
          <w:rFonts w:cstheme="minorHAnsi"/>
          <w:lang w:val="en-GB"/>
        </w:rPr>
        <w:t>,</w:t>
      </w:r>
      <w:r w:rsidR="005D7FA3" w:rsidRPr="00C44006">
        <w:rPr>
          <w:rFonts w:cstheme="minorHAnsi"/>
          <w:lang w:val="en-GB"/>
        </w:rPr>
        <w:t xml:space="preserve"> </w:t>
      </w:r>
      <w:r w:rsidR="00BB2D39" w:rsidRPr="00C44006">
        <w:rPr>
          <w:rFonts w:cstheme="minorHAnsi"/>
          <w:lang w:val="en-GB"/>
        </w:rPr>
        <w:t xml:space="preserve">whereas </w:t>
      </w:r>
      <w:r w:rsidR="005D7FA3" w:rsidRPr="00C44006">
        <w:rPr>
          <w:rFonts w:cstheme="minorHAnsi"/>
          <w:lang w:val="en-GB"/>
        </w:rPr>
        <w:t>l</w:t>
      </w:r>
      <w:r w:rsidR="000E594F" w:rsidRPr="00C44006">
        <w:rPr>
          <w:rFonts w:cstheme="minorHAnsi"/>
          <w:lang w:val="en-GB"/>
        </w:rPr>
        <w:t xml:space="preserve">arger individuals </w:t>
      </w:r>
      <w:r w:rsidR="00BB2D39" w:rsidRPr="00C44006">
        <w:rPr>
          <w:rFonts w:cstheme="minorHAnsi"/>
          <w:lang w:val="en-GB"/>
        </w:rPr>
        <w:t xml:space="preserve">of the same species </w:t>
      </w:r>
      <w:r w:rsidR="00B73BBC" w:rsidRPr="00C44006">
        <w:rPr>
          <w:rFonts w:cstheme="minorHAnsi"/>
          <w:lang w:val="en-GB"/>
        </w:rPr>
        <w:t>could</w:t>
      </w:r>
      <w:r w:rsidR="00B85626" w:rsidRPr="00C44006">
        <w:rPr>
          <w:rFonts w:cstheme="minorHAnsi"/>
          <w:lang w:val="en-GB"/>
        </w:rPr>
        <w:t xml:space="preserve"> </w:t>
      </w:r>
      <w:r w:rsidR="00620598" w:rsidRPr="00C44006">
        <w:rPr>
          <w:rFonts w:cstheme="minorHAnsi"/>
          <w:lang w:val="en-GB"/>
        </w:rPr>
        <w:t xml:space="preserve">be the </w:t>
      </w:r>
      <w:r w:rsidR="00B85626" w:rsidRPr="00C44006">
        <w:rPr>
          <w:rFonts w:cstheme="minorHAnsi"/>
          <w:lang w:val="en-GB"/>
        </w:rPr>
        <w:t xml:space="preserve">first </w:t>
      </w:r>
      <w:r w:rsidR="00620598" w:rsidRPr="00C44006">
        <w:rPr>
          <w:rFonts w:cstheme="minorHAnsi"/>
          <w:lang w:val="en-GB"/>
        </w:rPr>
        <w:t xml:space="preserve">to </w:t>
      </w:r>
      <w:r w:rsidR="00B85626" w:rsidRPr="00C44006">
        <w:rPr>
          <w:rFonts w:cstheme="minorHAnsi"/>
          <w:lang w:val="en-GB"/>
        </w:rPr>
        <w:t xml:space="preserve">experience </w:t>
      </w:r>
      <w:r w:rsidR="00AD3E75" w:rsidRPr="00C44006">
        <w:rPr>
          <w:rFonts w:cstheme="minorHAnsi"/>
          <w:lang w:val="en-GB"/>
        </w:rPr>
        <w:t xml:space="preserve">negative </w:t>
      </w:r>
      <w:r w:rsidR="00B85626" w:rsidRPr="00C44006">
        <w:rPr>
          <w:rFonts w:cstheme="minorHAnsi"/>
          <w:lang w:val="en-GB"/>
        </w:rPr>
        <w:t>effects of warming on growth</w:t>
      </w:r>
      <w:r w:rsidR="000E594F" w:rsidRPr="00C44006">
        <w:rPr>
          <w:rFonts w:cstheme="minorHAnsi"/>
          <w:lang w:val="en-GB"/>
        </w:rPr>
        <w:t xml:space="preserve">. </w:t>
      </w:r>
      <w:r w:rsidR="000E7B4C" w:rsidRPr="00C44006">
        <w:rPr>
          <w:rFonts w:cstheme="minorHAnsi"/>
          <w:lang w:val="en-GB"/>
        </w:rPr>
        <w:t>S</w:t>
      </w:r>
      <w:r w:rsidR="00B73BBC" w:rsidRPr="00C44006">
        <w:rPr>
          <w:rFonts w:cstheme="minorHAnsi"/>
          <w:lang w:val="en-GB"/>
        </w:rPr>
        <w:t>yntheses</w:t>
      </w:r>
      <w:r w:rsidR="001004D7" w:rsidRPr="00C44006">
        <w:rPr>
          <w:rFonts w:cstheme="minorHAnsi"/>
          <w:lang w:val="en-GB"/>
        </w:rPr>
        <w:t xml:space="preserve"> </w:t>
      </w:r>
      <w:r w:rsidR="00B73BBC" w:rsidRPr="00C44006">
        <w:rPr>
          <w:rFonts w:eastAsiaTheme="minorEastAsia" w:cstheme="minorHAnsi"/>
          <w:lang w:val="en-GB"/>
        </w:rPr>
        <w:t xml:space="preserve">of existing experimental data on intra-specific scaling of key physiological rates, accounting for uncertainty at the species-level, </w:t>
      </w:r>
      <w:r w:rsidR="00B73BBC" w:rsidRPr="00C44006">
        <w:rPr>
          <w:rFonts w:cstheme="minorHAnsi"/>
          <w:lang w:val="en-GB"/>
        </w:rPr>
        <w:t>can help overcome the mismatch between mechanistic growth and food webs models, general scaling theory, and observations.</w:t>
      </w:r>
      <w:r w:rsidR="00B73BBC" w:rsidRPr="00C44006"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491B4987" w:rsidR="00A50144" w:rsidRDefault="00A50144" w:rsidP="004559BC">
      <w:pPr>
        <w:pStyle w:val="ListParagraph"/>
        <w:spacing w:line="480" w:lineRule="auto"/>
        <w:ind w:left="0"/>
        <w:jc w:val="both"/>
        <w:rPr>
          <w:rFonts w:cstheme="minorHAnsi"/>
          <w:lang w:val="en-GB"/>
        </w:rPr>
      </w:pPr>
    </w:p>
    <w:p w14:paraId="36E09430" w14:textId="60A1CE9A" w:rsidR="00A50144" w:rsidRDefault="00A50144" w:rsidP="004559BC">
      <w:pPr>
        <w:pStyle w:val="ListParagraph"/>
        <w:spacing w:line="480" w:lineRule="auto"/>
        <w:ind w:left="0"/>
        <w:jc w:val="both"/>
        <w:rPr>
          <w:rFonts w:cstheme="minorHAnsi"/>
          <w:lang w:val="en-GB"/>
        </w:rPr>
      </w:pPr>
    </w:p>
    <w:p w14:paraId="3A7FC9A1" w14:textId="6EE169E8" w:rsidR="00A50144" w:rsidRDefault="00A50144" w:rsidP="004559BC">
      <w:pPr>
        <w:pStyle w:val="ListParagraph"/>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69"/>
      <w:r>
        <w:rPr>
          <w:rFonts w:cstheme="minorHAnsi"/>
          <w:b/>
          <w:lang w:val="en-GB"/>
        </w:rPr>
        <w:lastRenderedPageBreak/>
        <w:t>Significance statement</w:t>
      </w:r>
      <w:commentRangeEnd w:id="69"/>
      <w:r w:rsidR="00651315">
        <w:rPr>
          <w:rStyle w:val="CommentReference"/>
        </w:rPr>
        <w:commentReference w:id="69"/>
      </w:r>
    </w:p>
    <w:p w14:paraId="58A8EC54" w14:textId="4BA6F938" w:rsidR="00A50144" w:rsidRPr="00CC3AC7" w:rsidRDefault="00CC3AC7" w:rsidP="00C45049">
      <w:pPr>
        <w:spacing w:line="480" w:lineRule="auto"/>
        <w:contextualSpacing/>
        <w:jc w:val="both"/>
        <w:rPr>
          <w:lang w:val="en-US"/>
        </w:rPr>
      </w:pPr>
      <w:r w:rsidRPr="00A07C82">
        <w:rPr>
          <w:lang w:val="en-US"/>
        </w:rPr>
        <w:t xml:space="preserve">Predicting </w:t>
      </w:r>
      <w:r w:rsidR="00261B3B">
        <w:rPr>
          <w:lang w:val="en-US"/>
        </w:rPr>
        <w:t xml:space="preserve">the consequences of </w:t>
      </w:r>
      <w:r w:rsidRPr="00A07C82">
        <w:rPr>
          <w:lang w:val="en-US"/>
        </w:rPr>
        <w:t xml:space="preserve">rising temperatures requires understanding of </w:t>
      </w:r>
      <w:r w:rsidR="00261B3B">
        <w:rPr>
          <w:lang w:val="en-US"/>
        </w:rPr>
        <w:t xml:space="preserve">how key </w:t>
      </w:r>
      <w:r w:rsidRPr="00A07C82">
        <w:rPr>
          <w:lang w:val="en-US"/>
        </w:rPr>
        <w:t xml:space="preserve">physiological </w:t>
      </w:r>
      <w:r w:rsidR="00261B3B">
        <w:rPr>
          <w:lang w:val="en-US"/>
        </w:rPr>
        <w:t>processes</w:t>
      </w:r>
      <w:r w:rsidR="00782C99">
        <w:rPr>
          <w:lang w:val="en-US"/>
        </w:rPr>
        <w:t xml:space="preserve"> such as growth, feeding and metabolism </w:t>
      </w:r>
      <w:r w:rsidRPr="00A07C82">
        <w:rPr>
          <w:lang w:val="en-US"/>
        </w:rPr>
        <w:t>depend on body size</w:t>
      </w:r>
      <w:r w:rsidR="00782C99">
        <w:rPr>
          <w:lang w:val="en-US"/>
        </w:rPr>
        <w:t xml:space="preserve"> and temperature within species</w:t>
      </w:r>
      <w:r w:rsidRPr="00A07C82">
        <w:rPr>
          <w:lang w:val="en-US"/>
        </w:rPr>
        <w:t xml:space="preserve">. </w:t>
      </w:r>
      <w:r w:rsidR="00121167">
        <w:rPr>
          <w:lang w:val="en-US"/>
        </w:rPr>
        <w:t xml:space="preserve">By collating </w:t>
      </w:r>
      <w:r w:rsidR="00B13E7D">
        <w:rPr>
          <w:lang w:val="en-US"/>
        </w:rPr>
        <w:t xml:space="preserve">experimental data on fishes, we show how feeding rates increase slower than metabolic rate with body mass </w:t>
      </w:r>
      <w:r w:rsidR="00337439">
        <w:rPr>
          <w:lang w:val="en-US"/>
        </w:rPr>
        <w:t xml:space="preserve">– and </w:t>
      </w:r>
      <w:r w:rsidR="00B13E7D">
        <w:rPr>
          <w:lang w:val="en-US"/>
        </w:rPr>
        <w:t>temperature</w:t>
      </w:r>
      <w:r w:rsidR="00337439">
        <w:rPr>
          <w:lang w:val="en-US"/>
        </w:rPr>
        <w:t xml:space="preserve"> if it is warm enough</w:t>
      </w:r>
      <w:r w:rsidR="00B13E7D">
        <w:rPr>
          <w:lang w:val="en-US"/>
        </w:rPr>
        <w:t>. This leads to optimal growth temperatures declining with mass, which we also verify using data from growth trials.</w:t>
      </w:r>
      <w:r w:rsidR="001932EF">
        <w:rPr>
          <w:lang w:val="en-US"/>
        </w:rPr>
        <w:t xml:space="preserve"> </w:t>
      </w:r>
      <w:r w:rsidR="00DF0750">
        <w:rPr>
          <w:lang w:val="en-US"/>
        </w:rPr>
        <w:t>T</w:t>
      </w:r>
      <w:r w:rsidR="00C450BF">
        <w:rPr>
          <w:lang w:val="en-US"/>
        </w:rPr>
        <w:t>hese</w:t>
      </w:r>
      <w:r w:rsidR="001932EF">
        <w:rPr>
          <w:lang w:val="en-US"/>
        </w:rPr>
        <w:t xml:space="preserve"> findings suggest large individuals </w:t>
      </w:r>
      <w:r w:rsidR="007C236A">
        <w:rPr>
          <w:lang w:val="en-US"/>
        </w:rPr>
        <w:t xml:space="preserve">within populations </w:t>
      </w:r>
      <w:r w:rsidR="001932EF">
        <w:rPr>
          <w:lang w:val="en-US"/>
        </w:rPr>
        <w:t xml:space="preserve">may be the first ones to suffer negative </w:t>
      </w:r>
      <w:r w:rsidR="00F42FE6">
        <w:rPr>
          <w:lang w:val="en-US"/>
        </w:rPr>
        <w:t xml:space="preserve">consequences </w:t>
      </w:r>
      <w:r w:rsidR="001932EF">
        <w:rPr>
          <w:lang w:val="en-US"/>
        </w:rPr>
        <w:t xml:space="preserve">of warming </w:t>
      </w:r>
      <w:r w:rsidR="007C236A">
        <w:rPr>
          <w:lang w:val="en-US"/>
        </w:rPr>
        <w:t xml:space="preserve">on </w:t>
      </w:r>
      <w:r w:rsidR="001932EF">
        <w:rPr>
          <w:lang w:val="en-US"/>
        </w:rPr>
        <w:t>growth</w:t>
      </w:r>
      <w:r w:rsidR="00716335">
        <w:rPr>
          <w:lang w:val="en-US"/>
        </w:rPr>
        <w:t xml:space="preserve">. </w:t>
      </w:r>
      <w:r w:rsidR="00447E87">
        <w:rPr>
          <w:lang w:val="en-US"/>
        </w:rPr>
        <w:t xml:space="preserve">Maintaining stable size-distribution of wild </w:t>
      </w:r>
      <w:r w:rsidR="00716335">
        <w:rPr>
          <w:lang w:val="en-US"/>
        </w:rPr>
        <w:t xml:space="preserve">fish </w:t>
      </w:r>
      <w:r w:rsidR="00447E87">
        <w:rPr>
          <w:lang w:val="en-US"/>
        </w:rPr>
        <w:t xml:space="preserve">populations </w:t>
      </w:r>
      <w:r w:rsidR="0024274E">
        <w:rPr>
          <w:lang w:val="en-US"/>
        </w:rPr>
        <w:t xml:space="preserve">is crucial given their disproportionally large </w:t>
      </w:r>
      <w:r w:rsidR="00C80076">
        <w:rPr>
          <w:lang w:val="en-US"/>
        </w:rPr>
        <w:t xml:space="preserve">contribution </w:t>
      </w:r>
      <w:r w:rsidR="00852F24">
        <w:rPr>
          <w:lang w:val="en-US"/>
        </w:rPr>
        <w:t xml:space="preserve">to </w:t>
      </w:r>
      <w:r w:rsidR="00C45049">
        <w:rPr>
          <w:lang w:val="en-US"/>
        </w:rPr>
        <w:t xml:space="preserve">overall </w:t>
      </w:r>
      <w:r w:rsidR="00852F24">
        <w:rPr>
          <w:lang w:val="en-US"/>
        </w:rPr>
        <w:t xml:space="preserve">population </w:t>
      </w:r>
      <w:r w:rsidR="0024274E">
        <w:rPr>
          <w:lang w:val="en-US"/>
        </w:rPr>
        <w:t xml:space="preserve">resilience </w:t>
      </w:r>
      <w:r w:rsidR="00C45049">
        <w:rPr>
          <w:lang w:val="en-US"/>
        </w:rPr>
        <w:t>as well as fisheries yield</w:t>
      </w:r>
      <w:r w:rsidR="00DF0750">
        <w:rPr>
          <w:lang w:val="en-US"/>
        </w:rPr>
        <w:t xml:space="preserve"> and food web structure</w:t>
      </w:r>
      <w:r w:rsidR="00C45049">
        <w:rPr>
          <w:lang w:val="en-US"/>
        </w:rPr>
        <w:t>.</w:t>
      </w:r>
    </w:p>
    <w:p w14:paraId="75F1E64E" w14:textId="3ABE9716" w:rsidR="00C205B8" w:rsidRDefault="00C205B8" w:rsidP="00B73BBC">
      <w:pPr>
        <w:pStyle w:val="ListParagraph"/>
        <w:spacing w:line="480" w:lineRule="auto"/>
        <w:ind w:left="360"/>
        <w:jc w:val="both"/>
        <w:rPr>
          <w:rFonts w:cstheme="minorHAnsi"/>
          <w:lang w:val="en-GB"/>
        </w:rPr>
      </w:pPr>
    </w:p>
    <w:p w14:paraId="09EB8FA9" w14:textId="77777777" w:rsidR="002105CB" w:rsidRDefault="002105CB" w:rsidP="002105CB">
      <w:pPr>
        <w:spacing w:line="480" w:lineRule="auto"/>
        <w:contextualSpacing/>
        <w:jc w:val="both"/>
        <w:rPr>
          <w:rFonts w:cstheme="minorHAnsi"/>
          <w:b/>
          <w:lang w:val="en-GB"/>
        </w:rPr>
      </w:pPr>
    </w:p>
    <w:p w14:paraId="01B062F2" w14:textId="15835844" w:rsidR="002105CB" w:rsidRDefault="002105CB" w:rsidP="002105CB">
      <w:pPr>
        <w:spacing w:line="480" w:lineRule="auto"/>
        <w:contextualSpacing/>
        <w:jc w:val="both"/>
        <w:rPr>
          <w:rFonts w:cstheme="minorHAnsi"/>
          <w:b/>
          <w:lang w:val="en-GB"/>
        </w:rPr>
      </w:pPr>
    </w:p>
    <w:p w14:paraId="6ADDF487" w14:textId="5FFAD85A" w:rsidR="0055387F" w:rsidRDefault="0055387F" w:rsidP="002105CB">
      <w:pPr>
        <w:spacing w:line="480" w:lineRule="auto"/>
        <w:contextualSpacing/>
        <w:jc w:val="both"/>
        <w:rPr>
          <w:rFonts w:cstheme="minorHAnsi"/>
          <w:b/>
          <w:lang w:val="en-GB"/>
        </w:rPr>
      </w:pPr>
    </w:p>
    <w:p w14:paraId="354AD188" w14:textId="1F667DB7" w:rsidR="0055387F" w:rsidRDefault="0055387F" w:rsidP="002105CB">
      <w:pPr>
        <w:spacing w:line="480" w:lineRule="auto"/>
        <w:contextualSpacing/>
        <w:jc w:val="both"/>
        <w:rPr>
          <w:rFonts w:cstheme="minorHAnsi"/>
          <w:b/>
          <w:lang w:val="en-GB"/>
        </w:rPr>
      </w:pPr>
    </w:p>
    <w:p w14:paraId="39F18656" w14:textId="3A1DAF57" w:rsidR="00660A5F" w:rsidRDefault="00660A5F" w:rsidP="002105CB">
      <w:pPr>
        <w:spacing w:line="480" w:lineRule="auto"/>
        <w:contextualSpacing/>
        <w:jc w:val="both"/>
        <w:rPr>
          <w:rFonts w:cstheme="minorHAnsi"/>
          <w:b/>
          <w:lang w:val="en-GB"/>
        </w:rPr>
      </w:pPr>
    </w:p>
    <w:p w14:paraId="1FDC6DD4" w14:textId="666E33F5" w:rsidR="00660A5F" w:rsidRDefault="00660A5F" w:rsidP="002105CB">
      <w:pPr>
        <w:spacing w:line="480" w:lineRule="auto"/>
        <w:contextualSpacing/>
        <w:jc w:val="both"/>
        <w:rPr>
          <w:rFonts w:cstheme="minorHAnsi"/>
          <w:b/>
          <w:lang w:val="en-GB"/>
        </w:rPr>
      </w:pPr>
    </w:p>
    <w:p w14:paraId="2CCC24F5" w14:textId="2EB29483" w:rsidR="00660A5F" w:rsidRDefault="00660A5F" w:rsidP="002105CB">
      <w:pPr>
        <w:spacing w:line="480" w:lineRule="auto"/>
        <w:contextualSpacing/>
        <w:jc w:val="both"/>
        <w:rPr>
          <w:rFonts w:cstheme="minorHAnsi"/>
          <w:b/>
          <w:lang w:val="en-GB"/>
        </w:rPr>
      </w:pPr>
    </w:p>
    <w:p w14:paraId="13F82056" w14:textId="30FD464E" w:rsidR="00660A5F" w:rsidRDefault="00660A5F" w:rsidP="002105CB">
      <w:pPr>
        <w:spacing w:line="480" w:lineRule="auto"/>
        <w:contextualSpacing/>
        <w:jc w:val="both"/>
        <w:rPr>
          <w:rFonts w:cstheme="minorHAnsi"/>
          <w:b/>
          <w:lang w:val="en-GB"/>
        </w:rPr>
      </w:pPr>
    </w:p>
    <w:p w14:paraId="7F7EE79D" w14:textId="4288649A" w:rsidR="00660A5F" w:rsidRDefault="00660A5F" w:rsidP="002105CB">
      <w:pPr>
        <w:spacing w:line="480" w:lineRule="auto"/>
        <w:contextualSpacing/>
        <w:jc w:val="both"/>
        <w:rPr>
          <w:rFonts w:cstheme="minorHAnsi"/>
          <w:b/>
          <w:lang w:val="en-GB"/>
        </w:rPr>
      </w:pPr>
    </w:p>
    <w:p w14:paraId="05883773" w14:textId="55C3DF8A" w:rsidR="00660A5F" w:rsidRDefault="00660A5F" w:rsidP="002105CB">
      <w:pPr>
        <w:spacing w:line="480" w:lineRule="auto"/>
        <w:contextualSpacing/>
        <w:jc w:val="both"/>
        <w:rPr>
          <w:rFonts w:cstheme="minorHAnsi"/>
          <w:b/>
          <w:lang w:val="en-GB"/>
        </w:rPr>
      </w:pPr>
    </w:p>
    <w:p w14:paraId="566383C7" w14:textId="42C3508B" w:rsidR="00660A5F" w:rsidRDefault="00660A5F" w:rsidP="002105CB">
      <w:pPr>
        <w:spacing w:line="480" w:lineRule="auto"/>
        <w:contextualSpacing/>
        <w:jc w:val="both"/>
        <w:rPr>
          <w:rFonts w:cstheme="minorHAnsi"/>
          <w:b/>
          <w:lang w:val="en-GB"/>
        </w:rPr>
      </w:pPr>
    </w:p>
    <w:p w14:paraId="59F5C9DF" w14:textId="7D775ADA" w:rsidR="00660A5F" w:rsidRDefault="00660A5F" w:rsidP="002105CB">
      <w:pPr>
        <w:spacing w:line="480" w:lineRule="auto"/>
        <w:contextualSpacing/>
        <w:jc w:val="both"/>
        <w:rPr>
          <w:rFonts w:cstheme="minorHAnsi"/>
          <w:b/>
          <w:lang w:val="en-GB"/>
        </w:rPr>
      </w:pPr>
    </w:p>
    <w:p w14:paraId="66E55AEC" w14:textId="0F4B1352" w:rsidR="00C54244" w:rsidRDefault="00C54244" w:rsidP="002105CB">
      <w:pPr>
        <w:spacing w:line="480" w:lineRule="auto"/>
        <w:contextualSpacing/>
        <w:jc w:val="both"/>
        <w:rPr>
          <w:rFonts w:cstheme="minorHAnsi"/>
          <w:b/>
          <w:lang w:val="en-GB"/>
        </w:rPr>
      </w:pPr>
    </w:p>
    <w:p w14:paraId="4E30F546" w14:textId="77777777" w:rsidR="00C54244" w:rsidRDefault="00C54244" w:rsidP="002105CB">
      <w:pPr>
        <w:spacing w:line="480" w:lineRule="auto"/>
        <w:contextualSpacing/>
        <w:jc w:val="both"/>
        <w:rPr>
          <w:rFonts w:cstheme="minorHAnsi"/>
          <w:b/>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1A604681"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{"citationID":"hNb1pqTJ","properties":{"formattedCitation":"(Savage {\\i{}et al.} 2004)","plainCitation":"(Savage et al. 2004)","noteIndex":0},"citationItems":[{"id":"kre1J3Go/GInFHfxc","uris":["http://zotero.org/users/local/FTg3Qpza/items/5EKRHGLR"],"uri":["http://zotero.org/users/local/FTg3Qpza/items/5EKRHGLR"],"itemData":{"id":914,"type":"article-journal","title":"Effects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kre1J3Go/vbw2ObPJ","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1751168C" w14:textId="4D8B1F90" w:rsidR="006A7E11" w:rsidRPr="00091E6B" w:rsidRDefault="00FE7846" w:rsidP="002E3379">
      <w:pPr>
        <w:spacing w:line="480" w:lineRule="auto"/>
        <w:ind w:firstLine="284"/>
        <w:contextualSpacing/>
        <w:jc w:val="both"/>
        <w:rPr>
          <w:rFonts w:eastAsiaTheme="minorEastAsia" w:cstheme="minorHAnsi"/>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 xml:space="preserve">. </w:t>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as well as latitudinal gradient studies</w:t>
      </w:r>
      <w:r w:rsidR="006646C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environments</w:t>
      </w:r>
      <w:r w:rsidR="00BC70AD"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r w:rsidR="00963445" w:rsidRPr="00091E6B">
        <w:rPr>
          <w:rFonts w:eastAsiaTheme="minorEastAsia" w:cstheme="minorHAnsi"/>
          <w:lang w:val="en-GB"/>
        </w:rPr>
        <w:t>In fishes, 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ins w:id="70" w:author="Max Lindmark" w:date="2020-07-27T12:40:00Z">
        <w:r w:rsidR="0024387A" w:rsidRPr="00091E6B">
          <w:rPr>
            <w:rFonts w:eastAsiaTheme="minorEastAsia" w:cstheme="minorHAnsi"/>
            <w:lang w:val="en-US"/>
          </w:rPr>
          <w:t>, in particular in young fish</w:t>
        </w:r>
      </w:ins>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{"citationID":"a117mojthkl","properties":{"formattedCitation":"(Thresher {\\i{}et al.} 2007; Neuheimer {\\i{}et al.} 2011; Baudron {\\i{}et al.} 2014; Huss {\\i{}et al.} 2019; Wang {\\i{}et al.} 2020)","plainCitation":"(Thresher et al. 2007; Neuheimer et al. 2011; Baudron et al. 2014; Huss et al. 2019; Wang et al. 2020)","noteIndex":0},"citationItems":[{"id":136,"uris":["http://zotero.org/users/6116610/items/D49QBQJU"],"uri":["http://zotero.org/users/6116610/items/D49QBQJU"],"itemData":{"id":136,"type":"article-journal","container-title":"Proceedings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T"}],"issued":{"date-parts":[["2014"]]}}},{"id":"kre1J3Go/P0RXTwSo","uris":["http://zotero.org/users/6116610/items/3XTZM82V"],"uri":["http://zotero.org/users/6116610/items/3XTZM82V"],"itemData":{"id":607,"type":"article-journal","abstract":"A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w:instrText>
      </w:r>
      <w:r w:rsidR="002E281F" w:rsidRPr="005C0DB5">
        <w:rPr>
          <w:rFonts w:eastAsiaTheme="minorEastAsia" w:cstheme="minorHAnsi"/>
          <w:lang w:val="sv-SE"/>
        </w:rPr>
        <w:instrText xml:space="preserve">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F14FCD" w:rsidRPr="00091E6B">
        <w:rPr>
          <w:rFonts w:eastAsiaTheme="minorEastAsia" w:cstheme="minorHAnsi"/>
        </w:rPr>
        <w:fldChar w:fldCharType="separate"/>
      </w:r>
      <w:r w:rsidR="00BE32DF" w:rsidRPr="00BE32DF">
        <w:rPr>
          <w:rFonts w:ascii="Times New Roman" w:cs="Times New Roman"/>
          <w:lang w:val="sv-SE"/>
        </w:rPr>
        <w:t>(</w:t>
      </w:r>
      <w:proofErr w:type="spellStart"/>
      <w:r w:rsidR="00BE32DF" w:rsidRPr="00BE32DF">
        <w:rPr>
          <w:rFonts w:ascii="Times New Roman" w:cs="Times New Roman"/>
          <w:lang w:val="sv-SE"/>
        </w:rPr>
        <w:t>Thresher</w:t>
      </w:r>
      <w:proofErr w:type="spellEnd"/>
      <w:r w:rsidR="00BE32DF" w:rsidRPr="00BE32DF">
        <w:rPr>
          <w:rFonts w:ascii="Times New Roman" w:cs="Times New Roman"/>
          <w:lang w:val="sv-SE"/>
        </w:rPr>
        <w:t xml:space="preserve"> </w:t>
      </w:r>
      <w:r w:rsidR="00BE32DF" w:rsidRPr="00BE32DF">
        <w:rPr>
          <w:rFonts w:ascii="Times New Roman" w:cs="Times New Roman"/>
          <w:i/>
          <w:iCs/>
          <w:lang w:val="sv-SE"/>
        </w:rPr>
        <w:t>et al.</w:t>
      </w:r>
      <w:r w:rsidR="00BE32DF" w:rsidRPr="00BE32DF">
        <w:rPr>
          <w:rFonts w:ascii="Times New Roman" w:cs="Times New Roman"/>
          <w:lang w:val="sv-SE"/>
        </w:rPr>
        <w:t xml:space="preserve"> 2007; Neuheimer </w:t>
      </w:r>
      <w:r w:rsidR="00BE32DF" w:rsidRPr="00BE32DF">
        <w:rPr>
          <w:rFonts w:ascii="Times New Roman" w:cs="Times New Roman"/>
          <w:i/>
          <w:iCs/>
          <w:lang w:val="sv-SE"/>
        </w:rPr>
        <w:t>et al.</w:t>
      </w:r>
      <w:r w:rsidR="00BE32DF" w:rsidRPr="00BE32DF">
        <w:rPr>
          <w:rFonts w:ascii="Times New Roman" w:cs="Times New Roman"/>
          <w:lang w:val="sv-SE"/>
        </w:rPr>
        <w:t xml:space="preserve"> 2011; Baudron </w:t>
      </w:r>
      <w:r w:rsidR="00BE32DF" w:rsidRPr="00BE32DF">
        <w:rPr>
          <w:rFonts w:ascii="Times New Roman" w:cs="Times New Roman"/>
          <w:i/>
          <w:iCs/>
          <w:lang w:val="sv-SE"/>
        </w:rPr>
        <w:t>et al.</w:t>
      </w:r>
      <w:r w:rsidR="00BE32DF" w:rsidRPr="00BE32DF">
        <w:rPr>
          <w:rFonts w:ascii="Times New Roman" w:cs="Times New Roman"/>
          <w:lang w:val="sv-SE"/>
        </w:rPr>
        <w:t xml:space="preserve"> 2014; Huss </w:t>
      </w:r>
      <w:r w:rsidR="00BE32DF" w:rsidRPr="00BE32DF">
        <w:rPr>
          <w:rFonts w:ascii="Times New Roman" w:cs="Times New Roman"/>
          <w:i/>
          <w:iCs/>
          <w:lang w:val="sv-SE"/>
        </w:rPr>
        <w:t>et al.</w:t>
      </w:r>
      <w:r w:rsidR="00BE32DF" w:rsidRPr="00BE32DF">
        <w:rPr>
          <w:rFonts w:ascii="Times New Roman" w:cs="Times New Roman"/>
          <w:lang w:val="sv-SE"/>
        </w:rPr>
        <w:t xml:space="preserve"> 2019; Wang </w:t>
      </w:r>
      <w:r w:rsidR="00BE32DF" w:rsidRPr="00BE32DF">
        <w:rPr>
          <w:rFonts w:ascii="Times New Roman" w:cs="Times New Roman"/>
          <w:i/>
          <w:iCs/>
          <w:lang w:val="sv-SE"/>
        </w:rPr>
        <w:t>et al.</w:t>
      </w:r>
      <w:r w:rsidR="00BE32DF" w:rsidRPr="00BE32DF">
        <w:rPr>
          <w:rFonts w:ascii="Times New Roman" w:cs="Times New Roman"/>
          <w:lang w:val="sv-SE"/>
        </w:rPr>
        <w:t xml:space="preserve"> 2020)</w:t>
      </w:r>
      <w:r w:rsidR="00F14FCD" w:rsidRPr="00091E6B">
        <w:rPr>
          <w:rFonts w:eastAsiaTheme="minorEastAsia" w:cstheme="minorHAnsi"/>
        </w:rPr>
        <w:fldChar w:fldCharType="end"/>
      </w:r>
      <w:r w:rsidR="007140E0" w:rsidRPr="00091E6B">
        <w:rPr>
          <w:rFonts w:eastAsiaTheme="minorEastAsia" w:cstheme="minorHAnsi"/>
        </w:rPr>
        <w:t>.</w:t>
      </w:r>
      <w:del w:id="71" w:author="Max Lindmark" w:date="2020-07-27T12:40:00Z">
        <w:r w:rsidR="009B545F" w:rsidRPr="00091E6B" w:rsidDel="00637130">
          <w:rPr>
            <w:rFonts w:eastAsiaTheme="minorEastAsia" w:cstheme="minorHAnsi"/>
          </w:rPr>
          <w:delText xml:space="preserve"> </w:delText>
        </w:r>
        <w:r w:rsidR="004A2364" w:rsidRPr="00091E6B" w:rsidDel="00637130">
          <w:rPr>
            <w:rFonts w:eastAsiaTheme="minorEastAsia" w:cstheme="minorHAnsi"/>
          </w:rPr>
          <w:delText xml:space="preserve">This is in line with predictions, </w:delText>
        </w:r>
        <w:r w:rsidR="007D3A89" w:rsidRPr="00091E6B" w:rsidDel="00637130">
          <w:rPr>
            <w:rFonts w:eastAsiaTheme="minorEastAsia" w:cstheme="minorHAnsi"/>
            <w:lang w:val="sv-SE"/>
            <w:rPrChange w:id="72" w:author="Max Lindmark" w:date="2020-07-27T12:40:00Z">
              <w:rPr>
                <w:rFonts w:eastAsiaTheme="minorEastAsia" w:cstheme="minorHAnsi"/>
                <w:lang w:val="en-GB"/>
              </w:rPr>
            </w:rPrChange>
          </w:rPr>
          <w:delText xml:space="preserve">as growth rates </w:delText>
        </w:r>
        <w:r w:rsidR="00723111" w:rsidRPr="00091E6B" w:rsidDel="00637130">
          <w:rPr>
            <w:rFonts w:eastAsiaTheme="minorEastAsia" w:cstheme="minorHAnsi"/>
            <w:lang w:val="sv-SE"/>
            <w:rPrChange w:id="73" w:author="Max Lindmark" w:date="2020-07-27T12:40:00Z">
              <w:rPr>
                <w:rFonts w:eastAsiaTheme="minorEastAsia" w:cstheme="minorHAnsi"/>
                <w:lang w:val="en-GB"/>
              </w:rPr>
            </w:rPrChange>
          </w:rPr>
          <w:delText>increase with temperature until a peak is reached</w:delText>
        </w:r>
        <w:r w:rsidR="007D3A89" w:rsidRPr="00091E6B" w:rsidDel="00637130">
          <w:rPr>
            <w:rFonts w:eastAsiaTheme="minorEastAsia" w:cstheme="minorHAnsi"/>
            <w:lang w:val="sv-SE"/>
            <w:rPrChange w:id="74" w:author="Max Lindmark" w:date="2020-07-27T12:40:00Z">
              <w:rPr>
                <w:rFonts w:eastAsiaTheme="minorEastAsia" w:cstheme="minorHAnsi"/>
                <w:lang w:val="en-GB"/>
              </w:rPr>
            </w:rPrChange>
          </w:rPr>
          <w:delText xml:space="preserve">, and species </w:delText>
        </w:r>
        <w:r w:rsidR="00A26F06" w:rsidRPr="00091E6B" w:rsidDel="00637130">
          <w:rPr>
            <w:rFonts w:eastAsiaTheme="minorEastAsia" w:cstheme="minorHAnsi"/>
            <w:lang w:val="sv-SE"/>
            <w:rPrChange w:id="75" w:author="Max Lindmark" w:date="2020-07-27T12:40:00Z">
              <w:rPr>
                <w:rFonts w:eastAsiaTheme="minorEastAsia" w:cstheme="minorHAnsi"/>
                <w:lang w:val="en-GB"/>
              </w:rPr>
            </w:rPrChange>
          </w:rPr>
          <w:delText xml:space="preserve">in general </w:delText>
        </w:r>
        <w:r w:rsidR="007D3A89" w:rsidRPr="00091E6B" w:rsidDel="00637130">
          <w:rPr>
            <w:rFonts w:eastAsiaTheme="minorEastAsia" w:cstheme="minorHAnsi"/>
            <w:lang w:val="sv-SE"/>
            <w:rPrChange w:id="76" w:author="Max Lindmark" w:date="2020-07-27T12:40:00Z">
              <w:rPr>
                <w:rFonts w:eastAsiaTheme="minorEastAsia" w:cstheme="minorHAnsi"/>
                <w:lang w:val="en-GB"/>
              </w:rPr>
            </w:rPrChange>
          </w:rPr>
          <w:delText xml:space="preserve">occupy habitats </w:delText>
        </w:r>
        <w:r w:rsidR="00B223E5" w:rsidRPr="00091E6B" w:rsidDel="00637130">
          <w:rPr>
            <w:rFonts w:eastAsiaTheme="minorEastAsia" w:cstheme="minorHAnsi"/>
            <w:lang w:val="sv-SE"/>
            <w:rPrChange w:id="77" w:author="Max Lindmark" w:date="2020-07-27T12:40:00Z">
              <w:rPr>
                <w:rFonts w:eastAsiaTheme="minorEastAsia" w:cstheme="minorHAnsi"/>
                <w:lang w:val="en-GB"/>
              </w:rPr>
            </w:rPrChange>
          </w:rPr>
          <w:delText xml:space="preserve">with average temperatures </w:delText>
        </w:r>
        <w:r w:rsidR="007D3A89" w:rsidRPr="00091E6B" w:rsidDel="00637130">
          <w:rPr>
            <w:rFonts w:eastAsiaTheme="minorEastAsia" w:cstheme="minorHAnsi"/>
            <w:lang w:val="sv-SE"/>
            <w:rPrChange w:id="78" w:author="Max Lindmark" w:date="2020-07-27T12:40:00Z">
              <w:rPr>
                <w:rFonts w:eastAsiaTheme="minorEastAsia" w:cstheme="minorHAnsi"/>
                <w:lang w:val="en-GB"/>
              </w:rPr>
            </w:rPrChange>
          </w:rPr>
          <w:delText xml:space="preserve">below their peak growth temperature </w:delText>
        </w:r>
        <w:r w:rsidR="00723111" w:rsidRPr="00091E6B" w:rsidDel="00637130">
          <w:rPr>
            <w:rFonts w:eastAsiaTheme="minorEastAsia" w:cstheme="minorHAnsi"/>
          </w:rPr>
          <w:fldChar w:fldCharType="begin"/>
        </w:r>
        <w:r w:rsidR="00FF40B9" w:rsidRPr="00091E6B" w:rsidDel="00637130">
          <w:rPr>
            <w:rFonts w:eastAsiaTheme="minorEastAsia" w:cstheme="minorHAnsi"/>
            <w:lang w:val="sv-SE"/>
            <w:rPrChange w:id="79" w:author="Max Lindmark" w:date="2020-07-27T12:40:00Z">
              <w:rPr>
                <w:rFonts w:eastAsiaTheme="minorEastAsia" w:cstheme="minorHAnsi"/>
                <w:lang w:val="en-GB"/>
              </w:rPr>
            </w:rPrChange>
          </w:rPr>
          <w:del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w:delInstrText>
        </w:r>
        <w:r w:rsidR="00FF40B9" w:rsidRPr="00091E6B" w:rsidDel="00637130">
          <w:rPr>
            <w:rFonts w:eastAsiaTheme="minorEastAsia" w:cstheme="minorHAnsi"/>
            <w:lang w:val="sv-SE"/>
            <w:rPrChange w:id="80" w:author="Max Lindmark" w:date="2020-07-29T07:48:00Z">
              <w:rPr>
                <w:rFonts w:eastAsiaTheme="minorEastAsia" w:cstheme="minorHAnsi"/>
                <w:lang w:val="en-GB"/>
              </w:rPr>
            </w:rPrChange>
          </w:rPr>
          <w:delInstrText>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w:delInstrText>
        </w:r>
        <w:r w:rsidR="00FF40B9" w:rsidRPr="00283CDF" w:rsidDel="00637130">
          <w:rPr>
            <w:rFonts w:eastAsiaTheme="minorEastAsia" w:cstheme="minorHAnsi"/>
            <w:lang w:val="sv-SE"/>
            <w:rPrChange w:id="81" w:author="Max Lindmark" w:date="2020-09-12T18:37:00Z">
              <w:rPr>
                <w:rFonts w:eastAsiaTheme="minorEastAsia" w:cstheme="minorHAnsi"/>
                <w:lang w:val="en-GB"/>
              </w:rPr>
            </w:rPrChange>
          </w:rPr>
          <w:delInstrText>{</w:delInstrText>
        </w:r>
        <w:r w:rsidR="00FF40B9" w:rsidRPr="005C0DB5" w:rsidDel="00637130">
          <w:rPr>
            <w:rFonts w:eastAsiaTheme="minorEastAsia" w:cstheme="minorHAnsi"/>
            <w:lang w:val="en-US"/>
            <w:rPrChange w:id="82" w:author="Max Lindmark" w:date="2020-09-12T18:37:00Z">
              <w:rPr>
                <w:rFonts w:eastAsiaTheme="minorEastAsia" w:cstheme="minorHAnsi"/>
                <w:lang w:val="en-GB"/>
              </w:rPr>
            </w:rPrChange>
          </w:rPr>
          <w:delInstrText xml:space="preserve">"family":"Hurley","given":"M.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723111" w:rsidRPr="00091E6B" w:rsidDel="00637130">
          <w:rPr>
            <w:rFonts w:eastAsiaTheme="minorEastAsia" w:cstheme="minorHAnsi"/>
          </w:rPr>
          <w:fldChar w:fldCharType="separate"/>
        </w:r>
        <w:r w:rsidR="00FF40B9" w:rsidRPr="005C0DB5" w:rsidDel="00637130">
          <w:rPr>
            <w:lang w:val="en-US"/>
            <w:rPrChange w:id="83" w:author="Max Lindmark" w:date="2020-09-12T18:37:00Z">
              <w:rPr>
                <w:lang w:val="en-GB"/>
              </w:rPr>
            </w:rPrChange>
          </w:rPr>
          <w:delText xml:space="preserve">(Brett </w:delText>
        </w:r>
        <w:r w:rsidR="00FF40B9" w:rsidRPr="005C0DB5" w:rsidDel="00637130">
          <w:rPr>
            <w:i/>
            <w:iCs/>
            <w:lang w:val="en-US"/>
            <w:rPrChange w:id="84" w:author="Max Lindmark" w:date="2020-09-12T18:37:00Z">
              <w:rPr>
                <w:i/>
                <w:iCs/>
                <w:lang w:val="en-GB"/>
              </w:rPr>
            </w:rPrChange>
          </w:rPr>
          <w:delText>et al.</w:delText>
        </w:r>
        <w:r w:rsidR="00FF40B9" w:rsidRPr="005C0DB5" w:rsidDel="00637130">
          <w:rPr>
            <w:lang w:val="en-US"/>
            <w:rPrChange w:id="85" w:author="Max Lindmark" w:date="2020-09-12T18:37:00Z">
              <w:rPr>
                <w:lang w:val="en-GB"/>
              </w:rPr>
            </w:rPrChange>
          </w:rPr>
          <w:delText xml:space="preserve"> 1969; Elliott &amp; Hurley 1995; Jobling 1997; Neuheimer </w:delText>
        </w:r>
        <w:r w:rsidR="00FF40B9" w:rsidRPr="005C0DB5" w:rsidDel="00637130">
          <w:rPr>
            <w:i/>
            <w:iCs/>
            <w:lang w:val="en-US"/>
            <w:rPrChange w:id="86" w:author="Max Lindmark" w:date="2020-09-12T18:37:00Z">
              <w:rPr>
                <w:i/>
                <w:iCs/>
                <w:lang w:val="en-GB"/>
              </w:rPr>
            </w:rPrChange>
          </w:rPr>
          <w:delText>et al.</w:delText>
        </w:r>
        <w:r w:rsidR="00FF40B9" w:rsidRPr="005C0DB5" w:rsidDel="00637130">
          <w:rPr>
            <w:lang w:val="en-US"/>
            <w:rPrChange w:id="87" w:author="Max Lindmark" w:date="2020-09-12T18:37:00Z">
              <w:rPr>
                <w:lang w:val="en-GB"/>
              </w:rPr>
            </w:rPrChange>
          </w:rPr>
          <w:delText xml:space="preserve"> 2011)</w:delText>
        </w:r>
        <w:r w:rsidR="00723111" w:rsidRPr="00091E6B" w:rsidDel="00637130">
          <w:rPr>
            <w:rFonts w:eastAsiaTheme="minorEastAsia" w:cstheme="minorHAnsi"/>
          </w:rPr>
          <w:fldChar w:fldCharType="end"/>
        </w:r>
        <w:r w:rsidR="00723111" w:rsidRPr="00091E6B" w:rsidDel="00637130">
          <w:rPr>
            <w:rFonts w:eastAsiaTheme="minorEastAsia" w:cstheme="minorHAnsi"/>
          </w:rPr>
          <w:delText>.</w:delText>
        </w:r>
      </w:del>
      <w:r w:rsidR="00DD4FDE" w:rsidRPr="00091E6B">
        <w:rPr>
          <w:rFonts w:eastAsiaTheme="minorEastAsia" w:cstheme="minorHAnsi"/>
        </w:rPr>
        <w:t xml:space="preserve"> </w:t>
      </w:r>
      <w:commentRangeStart w:id="88"/>
      <w:commentRangeStart w:id="89"/>
      <w:r w:rsidR="00C15ECF" w:rsidRPr="00091E6B">
        <w:rPr>
          <w:rFonts w:eastAsiaTheme="minorEastAsia" w:cstheme="minorHAnsi"/>
        </w:rPr>
        <w:t xml:space="preserve">However, </w:t>
      </w:r>
      <w:ins w:id="90" w:author="Max Lindmark" w:date="2020-07-27T12:37:00Z">
        <w:r w:rsidR="00224021" w:rsidRPr="00091E6B">
          <w:rPr>
            <w:rFonts w:eastAsiaTheme="minorEastAsia" w:cstheme="minorHAnsi"/>
            <w:lang w:val="en-US"/>
          </w:rPr>
          <w:t xml:space="preserve">it is </w:t>
        </w:r>
      </w:ins>
      <w:r w:rsidR="00C15ECF" w:rsidRPr="00091E6B">
        <w:rPr>
          <w:rFonts w:eastAsiaTheme="minorEastAsia" w:cstheme="minorHAnsi"/>
        </w:rPr>
        <w:t>l</w:t>
      </w:r>
      <w:proofErr w:type="spellStart"/>
      <w:r w:rsidR="001E5CA8" w:rsidRPr="00091E6B">
        <w:rPr>
          <w:rFonts w:eastAsiaTheme="minorEastAsia" w:cstheme="minorHAnsi"/>
          <w:lang w:val="en-GB"/>
        </w:rPr>
        <w:t>ess</w:t>
      </w:r>
      <w:proofErr w:type="spellEnd"/>
      <w:r w:rsidR="001E5CA8" w:rsidRPr="00091E6B">
        <w:rPr>
          <w:rFonts w:eastAsiaTheme="minorEastAsia" w:cstheme="minorHAnsi"/>
          <w:lang w:val="en-GB"/>
        </w:rPr>
        <w:t xml:space="preserve"> clear</w:t>
      </w:r>
      <w:r w:rsidR="00DF15EB" w:rsidRPr="00091E6B">
        <w:rPr>
          <w:rFonts w:eastAsiaTheme="minorEastAsia" w:cstheme="minorHAnsi"/>
          <w:lang w:val="en-GB"/>
        </w:rPr>
        <w:t xml:space="preserve"> </w:t>
      </w:r>
      <w:ins w:id="91" w:author="Max Lindmark" w:date="2020-07-27T12:38:00Z">
        <w:r w:rsidR="00224021" w:rsidRPr="00091E6B">
          <w:rPr>
            <w:rFonts w:eastAsiaTheme="minorEastAsia" w:cstheme="minorHAnsi"/>
            <w:lang w:val="en-GB"/>
          </w:rPr>
          <w:t>if</w:t>
        </w:r>
      </w:ins>
      <w:ins w:id="92" w:author="Max Lindmark" w:date="2020-07-27T12:41:00Z">
        <w:r w:rsidR="003D2C3F" w:rsidRPr="00091E6B">
          <w:rPr>
            <w:rFonts w:eastAsiaTheme="minorEastAsia" w:cstheme="minorHAnsi"/>
            <w:lang w:val="en-GB"/>
          </w:rPr>
          <w:t xml:space="preserve"> the positive effect of warming on </w:t>
        </w:r>
      </w:ins>
      <w:ins w:id="93" w:author="Max Lindmark" w:date="2020-07-27T12:38:00Z">
        <w:r w:rsidR="00224021" w:rsidRPr="00091E6B">
          <w:rPr>
            <w:rFonts w:eastAsiaTheme="minorEastAsia" w:cstheme="minorHAnsi"/>
            <w:lang w:val="en-GB"/>
          </w:rPr>
          <w:t xml:space="preserve">growth </w:t>
        </w:r>
      </w:ins>
      <w:ins w:id="94" w:author="Max Lindmark" w:date="2020-07-27T12:41:00Z">
        <w:r w:rsidR="003D2C3F" w:rsidRPr="00091E6B">
          <w:rPr>
            <w:rFonts w:eastAsiaTheme="minorEastAsia" w:cstheme="minorHAnsi"/>
            <w:lang w:val="en-GB"/>
          </w:rPr>
          <w:t xml:space="preserve">is limited to small individuals </w:t>
        </w:r>
      </w:ins>
      <w:ins w:id="95" w:author="Max Lindmark" w:date="2020-07-27T12:38:00Z">
        <w:r w:rsidR="00224021" w:rsidRPr="00091E6B">
          <w:rPr>
            <w:rFonts w:eastAsiaTheme="minorEastAsia" w:cstheme="minorHAnsi"/>
            <w:lang w:val="en-GB"/>
          </w:rPr>
          <w:t>within a species</w:t>
        </w:r>
      </w:ins>
      <w:del w:id="96" w:author="Max Lindmark" w:date="2020-07-27T12:41:00Z">
        <w:r w:rsidR="001E5CA8" w:rsidRPr="00091E6B" w:rsidDel="00E16195">
          <w:rPr>
            <w:rFonts w:eastAsiaTheme="minorEastAsia" w:cstheme="minorHAnsi"/>
            <w:lang w:val="en-GB"/>
          </w:rPr>
          <w:delText xml:space="preserve">is </w:delText>
        </w:r>
      </w:del>
      <w:del w:id="97" w:author="Max Lindmark" w:date="2020-07-27T12:38:00Z">
        <w:r w:rsidR="001E5CA8" w:rsidRPr="00091E6B" w:rsidDel="00224021">
          <w:rPr>
            <w:rFonts w:eastAsiaTheme="minorEastAsia" w:cstheme="minorHAnsi"/>
            <w:lang w:val="en-GB"/>
          </w:rPr>
          <w:delText xml:space="preserve">the </w:delText>
        </w:r>
      </w:del>
      <w:del w:id="98" w:author="Max Lindmark" w:date="2020-07-27T12:41:00Z">
        <w:r w:rsidR="001E5CA8" w:rsidRPr="00091E6B" w:rsidDel="003D2C3F">
          <w:rPr>
            <w:rFonts w:eastAsiaTheme="minorEastAsia" w:cstheme="minorHAnsi"/>
            <w:lang w:val="en-GB"/>
          </w:rPr>
          <w:delText xml:space="preserve">negative effect of warming on </w:delText>
        </w:r>
        <w:r w:rsidR="00C52EDF" w:rsidRPr="00091E6B" w:rsidDel="003D2C3F">
          <w:rPr>
            <w:rFonts w:eastAsiaTheme="minorEastAsia" w:cstheme="minorHAnsi"/>
            <w:lang w:val="en-GB"/>
          </w:rPr>
          <w:delText xml:space="preserve">the growth </w:delText>
        </w:r>
        <w:r w:rsidR="000E2AC2" w:rsidRPr="00091E6B" w:rsidDel="003D2C3F">
          <w:rPr>
            <w:rFonts w:eastAsiaTheme="minorEastAsia" w:cstheme="minorHAnsi"/>
            <w:lang w:val="en-GB"/>
          </w:rPr>
          <w:delText xml:space="preserve">or size </w:delText>
        </w:r>
        <w:r w:rsidR="00C52EDF" w:rsidRPr="00091E6B" w:rsidDel="003D2C3F">
          <w:rPr>
            <w:rFonts w:eastAsiaTheme="minorEastAsia" w:cstheme="minorHAnsi"/>
            <w:lang w:val="en-GB"/>
          </w:rPr>
          <w:delText>of large fish</w:delText>
        </w:r>
        <w:r w:rsidR="00473FDA" w:rsidRPr="00091E6B" w:rsidDel="003D2C3F">
          <w:rPr>
            <w:rFonts w:eastAsiaTheme="minorEastAsia" w:cstheme="minorHAnsi"/>
            <w:lang w:val="en-GB"/>
          </w:rPr>
          <w:delText xml:space="preserve"> within populations</w:delText>
        </w:r>
      </w:del>
      <w:r w:rsidR="007351B1" w:rsidRPr="00091E6B">
        <w:rPr>
          <w:rFonts w:eastAsiaTheme="minorEastAsia" w:cstheme="minorHAnsi"/>
          <w:lang w:val="en-GB"/>
        </w:rPr>
        <w:t xml:space="preserve">, as </w:t>
      </w:r>
      <w:del w:id="99" w:author="Max Lindmark" w:date="2020-07-27T12:43:00Z">
        <w:r w:rsidR="007351B1" w:rsidRPr="00091E6B" w:rsidDel="00C10F45">
          <w:rPr>
            <w:rFonts w:eastAsiaTheme="minorEastAsia" w:cstheme="minorHAnsi"/>
            <w:lang w:val="en-GB"/>
          </w:rPr>
          <w:delText xml:space="preserve">would be </w:delText>
        </w:r>
      </w:del>
      <w:r w:rsidR="007351B1" w:rsidRPr="00091E6B">
        <w:rPr>
          <w:rFonts w:eastAsiaTheme="minorEastAsia" w:cstheme="minorHAnsi"/>
          <w:lang w:val="en-GB"/>
        </w:rPr>
        <w:t>predicted f</w:t>
      </w:r>
      <w:r w:rsidR="0074280B" w:rsidRPr="00091E6B">
        <w:rPr>
          <w:rFonts w:eastAsiaTheme="minorEastAsia" w:cstheme="minorHAnsi"/>
          <w:lang w:val="en-GB"/>
        </w:rPr>
        <w:t>r</w:t>
      </w:r>
      <w:r w:rsidR="007351B1" w:rsidRPr="00091E6B">
        <w:rPr>
          <w:rFonts w:eastAsiaTheme="minorEastAsia" w:cstheme="minorHAnsi"/>
          <w:lang w:val="en-GB"/>
        </w:rPr>
        <w:t>om the temperature size-rule</w:t>
      </w:r>
      <w:commentRangeEnd w:id="88"/>
      <w:r w:rsidR="00605AB6" w:rsidRPr="00091E6B">
        <w:rPr>
          <w:rStyle w:val="CommentReference"/>
          <w:sz w:val="24"/>
          <w:szCs w:val="24"/>
        </w:rPr>
        <w:commentReference w:id="88"/>
      </w:r>
      <w:commentRangeEnd w:id="89"/>
      <w:r w:rsidR="00947039" w:rsidRPr="00091E6B">
        <w:rPr>
          <w:rStyle w:val="CommentReference"/>
          <w:sz w:val="24"/>
          <w:szCs w:val="24"/>
        </w:rPr>
        <w:commentReference w:id="89"/>
      </w:r>
      <w:r w:rsidR="00F14A63" w:rsidRPr="00091E6B">
        <w:rPr>
          <w:rFonts w:eastAsiaTheme="minorEastAsia" w:cstheme="minorHAnsi"/>
          <w:lang w:val="en-GB"/>
        </w:rPr>
        <w:t>.</w:t>
      </w:r>
      <w:r w:rsidR="00E10450" w:rsidRPr="00091E6B">
        <w:rPr>
          <w:lang w:val="en-GB"/>
        </w:rPr>
        <w:t xml:space="preserve"> </w:t>
      </w:r>
      <w:del w:id="100" w:author="Max Lindmark" w:date="2020-07-27T12:43:00Z">
        <w:r w:rsidR="006803CA" w:rsidRPr="00091E6B" w:rsidDel="008F1FDD">
          <w:rPr>
            <w:lang w:val="en-GB"/>
          </w:rPr>
          <w:delText>S</w:delText>
        </w:r>
        <w:r w:rsidR="00E10450" w:rsidRPr="00091E6B" w:rsidDel="008F1FDD">
          <w:rPr>
            <w:lang w:val="en-GB"/>
          </w:rPr>
          <w:delText>ome studies have found n</w:delText>
        </w:r>
      </w:del>
      <w:ins w:id="101" w:author="Max Lindmark" w:date="2020-07-27T12:43:00Z">
        <w:r w:rsidR="008F1FDD" w:rsidRPr="00091E6B">
          <w:rPr>
            <w:lang w:val="en-GB"/>
          </w:rPr>
          <w:t>N</w:t>
        </w:r>
      </w:ins>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ins w:id="102" w:author="Max Lindmark" w:date="2020-07-27T12:43:00Z">
        <w:r w:rsidR="00FD52E4" w:rsidRPr="00091E6B">
          <w:rPr>
            <w:lang w:val="en-GB"/>
          </w:rPr>
          <w:t xml:space="preserve">have been found </w:t>
        </w:r>
      </w:ins>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ins w:id="103" w:author="Max Lindmark" w:date="2020-07-27T12:44:00Z">
        <w:r w:rsidR="00EC6B52" w:rsidRPr="00091E6B">
          <w:rPr>
            <w:lang w:val="en-GB"/>
          </w:rPr>
          <w:t xml:space="preserve">negative </w:t>
        </w:r>
      </w:ins>
      <w:del w:id="104" w:author="Max Lindmark" w:date="2020-07-27T12:44:00Z">
        <w:r w:rsidR="00563D4D" w:rsidRPr="00091E6B" w:rsidDel="00EC6B52">
          <w:rPr>
            <w:lang w:val="en-GB"/>
          </w:rPr>
          <w:delText xml:space="preserve">this </w:delText>
        </w:r>
      </w:del>
      <w:r w:rsidR="00E10450" w:rsidRPr="00091E6B">
        <w:rPr>
          <w:lang w:val="en-GB"/>
        </w:rPr>
        <w:t>relationship</w:t>
      </w:r>
      <w:ins w:id="105" w:author="Max Lindmark" w:date="2020-07-27T12:44:00Z">
        <w:r w:rsidR="00EC6B52" w:rsidRPr="00091E6B">
          <w:rPr>
            <w:lang w:val="en-GB"/>
          </w:rPr>
          <w:t>s</w:t>
        </w:r>
      </w:ins>
      <w:r w:rsidR="00E10450" w:rsidRPr="00091E6B">
        <w:rPr>
          <w:lang w:val="en-GB"/>
        </w:rPr>
        <w:t xml:space="preserve"> between maximum size</w:t>
      </w:r>
      <w:ins w:id="106" w:author="Max Lindmark" w:date="2020-07-27T12:44:00Z">
        <w:r w:rsidR="00EC6B52" w:rsidRPr="00091E6B">
          <w:rPr>
            <w:lang w:val="en-GB"/>
          </w:rPr>
          <w:t xml:space="preserve"> or growth</w:t>
        </w:r>
      </w:ins>
      <w:r w:rsidR="006F53C1" w:rsidRPr="00091E6B">
        <w:rPr>
          <w:lang w:val="en-GB"/>
        </w:rPr>
        <w:t xml:space="preserve"> </w:t>
      </w:r>
      <w:ins w:id="107" w:author="Max Lindmark" w:date="2020-07-27T12:44:00Z">
        <w:r w:rsidR="00EC6B52" w:rsidRPr="00091E6B">
          <w:rPr>
            <w:lang w:val="en-GB"/>
          </w:rPr>
          <w:t xml:space="preserve">of old fish </w:t>
        </w:r>
      </w:ins>
      <w:r w:rsidR="00F802C7" w:rsidRPr="00091E6B">
        <w:rPr>
          <w:lang w:val="en-GB"/>
        </w:rPr>
        <w:t xml:space="preserve">and temperature </w:t>
      </w:r>
      <w:r w:rsidR="003354C8" w:rsidRPr="00091E6B">
        <w:fldChar w:fldCharType="begin"/>
      </w:r>
      <w:r w:rsidR="002E281F">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kre1J3Go/P0RXTwSo","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937,"uris":["http://zotero.org/users/6116610/items/3RY2N2II"],"uri":["http://zotero.org/users/6116610/items/3RY2N2II"],"itemData":{"id":937,"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rsidRPr="00091E6B">
        <w:fldChar w:fldCharType="separate"/>
      </w:r>
      <w:r w:rsidR="009D6C25" w:rsidRPr="00091E6B">
        <w:t xml:space="preserve">(Barneche </w:t>
      </w:r>
      <w:r w:rsidR="009D6C25" w:rsidRPr="00091E6B">
        <w:rPr>
          <w:i/>
          <w:iCs/>
        </w:rPr>
        <w:t>et al.</w:t>
      </w:r>
      <w:r w:rsidR="009D6C25" w:rsidRPr="00091E6B">
        <w:t xml:space="preserve"> 2019; Huss </w:t>
      </w:r>
      <w:r w:rsidR="009D6C25" w:rsidRPr="00091E6B">
        <w:rPr>
          <w:i/>
          <w:iCs/>
        </w:rPr>
        <w:t>et al.</w:t>
      </w:r>
      <w:r w:rsidR="009D6C25" w:rsidRPr="00091E6B">
        <w:t xml:space="preserve"> 2019; van Denderen </w:t>
      </w:r>
      <w:r w:rsidR="009D6C25" w:rsidRPr="00091E6B">
        <w:rPr>
          <w:i/>
          <w:iCs/>
        </w:rPr>
        <w:t>et al.</w:t>
      </w:r>
      <w:r w:rsidR="009D6C25" w:rsidRPr="00091E6B">
        <w:t xml:space="preserve"> 2019; van Dorst </w:t>
      </w:r>
      <w:r w:rsidR="009D6C25" w:rsidRPr="00091E6B">
        <w:rPr>
          <w:i/>
          <w:iCs/>
        </w:rPr>
        <w:t>et al.</w:t>
      </w:r>
      <w:r w:rsidR="009D6C25" w:rsidRPr="00091E6B">
        <w:t xml:space="preserve"> 2019)</w:t>
      </w:r>
      <w:r w:rsidR="003354C8" w:rsidRPr="00091E6B">
        <w:fldChar w:fldCharType="end"/>
      </w:r>
      <w:ins w:id="108" w:author="Max Lindmark" w:date="2020-09-10T17:37:00Z">
        <w:r w:rsidR="001505E8" w:rsidRPr="009E63B0">
          <w:rPr>
            <w:lang w:val="en-US"/>
          </w:rPr>
          <w:t>, and differences between species may be related to lif</w:t>
        </w:r>
      </w:ins>
      <w:ins w:id="109" w:author="Max Lindmark" w:date="2020-09-10T17:38:00Z">
        <w:r w:rsidR="001505E8" w:rsidRPr="009E63B0">
          <w:rPr>
            <w:lang w:val="en-US"/>
          </w:rPr>
          <w:t>e history traits</w:t>
        </w:r>
      </w:ins>
      <w:r w:rsidR="00B27D72">
        <w:rPr>
          <w:lang w:val="en-US"/>
        </w:rPr>
        <w:t xml:space="preserve"> </w:t>
      </w:r>
      <w:r w:rsidR="00B27D72">
        <w:rPr>
          <w:lang w:val="en-US"/>
        </w:rPr>
        <w:fldChar w:fldCharType="begin"/>
      </w:r>
      <w:r w:rsidR="00BE32DF">
        <w:rPr>
          <w:lang w:val="en-US"/>
        </w:rPr>
        <w:instrText xml:space="preserve"> ADDIN ZOTERO_ITEM CSL_CITATION {"citationID":"a2fs7ajhckn","properties":{"formattedCitation":"(Wang {\\i{}et al.} 2020)","plainCitation":"(Wang et al. 2020)","noteIndex":0},"citationItems":[{"id":2004,"uris":["http://zotero.org/users/6116610/items/XE4GHEZ9"],"uri":["http://zotero.org/users/6116610/items/XE4GHEZ9"],"itemData":{"id":2004,"type":"article-journal","abstract":"Most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rPr>
          <w:lang w:val="en-US"/>
        </w:rPr>
        <w:fldChar w:fldCharType="separate"/>
      </w:r>
      <w:r w:rsidR="00BE32DF" w:rsidRPr="00BE32DF">
        <w:rPr>
          <w:rFonts w:ascii="Times New Roman" w:cs="Times New Roman"/>
          <w:lang w:val="en-GB"/>
        </w:rPr>
        <w:t xml:space="preserve">(Wang </w:t>
      </w:r>
      <w:r w:rsidR="00BE32DF" w:rsidRPr="00BE32DF">
        <w:rPr>
          <w:rFonts w:ascii="Times New Roman" w:cs="Times New Roman"/>
          <w:i/>
          <w:iCs/>
          <w:lang w:val="en-GB"/>
        </w:rPr>
        <w:t>et al.</w:t>
      </w:r>
      <w:r w:rsidR="00BE32DF" w:rsidRPr="00BE32DF">
        <w:rPr>
          <w:rFonts w:ascii="Times New Roman" w:cs="Times New Roman"/>
          <w:lang w:val="en-GB"/>
        </w:rPr>
        <w:t xml:space="preserve"> 2020)</w:t>
      </w:r>
      <w:r w:rsidR="00B27D72">
        <w:rPr>
          <w:lang w:val="en-US"/>
        </w:rPr>
        <w:fldChar w:fldCharType="end"/>
      </w:r>
      <w:ins w:id="110" w:author="Max Lindmark" w:date="2020-09-10T17:38:00Z">
        <w:r w:rsidR="001505E8" w:rsidRPr="009E63B0">
          <w:rPr>
            <w:lang w:val="en-US"/>
          </w:rPr>
          <w:t>.</w:t>
        </w:r>
      </w:ins>
      <w:r w:rsidR="00C7262F" w:rsidRPr="00091E6B">
        <w:rPr>
          <w:rFonts w:eastAsiaTheme="minorEastAsia" w:cstheme="minorHAnsi"/>
        </w:rPr>
        <w:t xml:space="preserve"> </w:t>
      </w:r>
    </w:p>
    <w:p w14:paraId="003F9BB3" w14:textId="28146363" w:rsidR="00B11CDE" w:rsidRPr="00091E6B" w:rsidRDefault="00C25DF0" w:rsidP="002E3379">
      <w:pPr>
        <w:spacing w:line="480" w:lineRule="auto"/>
        <w:ind w:firstLine="284"/>
        <w:contextualSpacing/>
        <w:jc w:val="both"/>
        <w:rPr>
          <w:rFonts w:eastAsiaTheme="minorEastAsia"/>
          <w:lang w:val="en-GB"/>
        </w:rPr>
      </w:pPr>
      <w:r w:rsidRPr="00091E6B">
        <w:rPr>
          <w:rFonts w:eastAsiaTheme="minorEastAsia" w:cstheme="minorHAnsi"/>
          <w:lang w:val="en-GB"/>
        </w:rPr>
        <w:lastRenderedPageBreak/>
        <w:t xml:space="preserve">While </w:t>
      </w:r>
      <w:r w:rsidR="006A7E11" w:rsidRPr="00091E6B">
        <w:rPr>
          <w:rFonts w:eastAsiaTheme="minorEastAsia" w:cstheme="minorHAnsi"/>
          <w:lang w:val="en-GB"/>
        </w:rPr>
        <w:t>the underlying mechanisms of the TSR are not well understood</w:t>
      </w:r>
      <w:r w:rsidRPr="00091E6B">
        <w:rPr>
          <w:rFonts w:eastAsiaTheme="minorEastAsia" w:cstheme="minorHAnsi"/>
          <w:lang w:val="en-GB"/>
        </w:rPr>
        <w:t xml:space="preserve"> </w:t>
      </w:r>
      <w:r w:rsidR="006A7E11" w:rsidRPr="00091E6B">
        <w:rPr>
          <w:rFonts w:eastAsiaTheme="minorEastAsia"/>
        </w:rPr>
        <w:fldChar w:fldCharType="begin"/>
      </w:r>
      <w:r w:rsidR="00422B99" w:rsidRPr="00091E6B">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6A7E11" w:rsidRPr="00091E6B">
        <w:rPr>
          <w:rFonts w:eastAsiaTheme="minorEastAsia"/>
        </w:rPr>
        <w:fldChar w:fldCharType="separate"/>
      </w:r>
      <w:r w:rsidR="006A7E11" w:rsidRPr="00091E6B">
        <w:rPr>
          <w:lang w:val="en-GB"/>
        </w:rPr>
        <w:t xml:space="preserve">(Ohlberger 2013; Audzijonyte </w:t>
      </w:r>
      <w:r w:rsidR="006A7E11" w:rsidRPr="00091E6B">
        <w:rPr>
          <w:i/>
          <w:iCs/>
          <w:lang w:val="en-GB"/>
        </w:rPr>
        <w:t>et al.</w:t>
      </w:r>
      <w:r w:rsidR="006A7E11" w:rsidRPr="00091E6B">
        <w:rPr>
          <w:lang w:val="en-GB"/>
        </w:rPr>
        <w:t xml:space="preserve"> 2018; Neubauer &amp; Andersen 2019)</w:t>
      </w:r>
      <w:r w:rsidR="006A7E11" w:rsidRPr="00091E6B">
        <w:rPr>
          <w:rFonts w:eastAsiaTheme="minorEastAsia"/>
        </w:rPr>
        <w:fldChar w:fldCharType="end"/>
      </w:r>
      <w:r w:rsidR="000E2AC2" w:rsidRPr="00091E6B">
        <w:rPr>
          <w:rFonts w:eastAsiaTheme="minorEastAsia"/>
          <w:lang w:val="en-GB"/>
        </w:rPr>
        <w:t xml:space="preserve">, </w:t>
      </w:r>
      <w:commentRangeStart w:id="111"/>
      <w:ins w:id="112" w:author="Max Lindmark" w:date="2020-09-14T10:24:00Z">
        <w:r w:rsidR="0016356A">
          <w:rPr>
            <w:rFonts w:eastAsiaTheme="minorEastAsia"/>
            <w:lang w:val="en-GB"/>
          </w:rPr>
          <w:t>but could be related to aero</w:t>
        </w:r>
      </w:ins>
      <w:ins w:id="113" w:author="Max Lindmark" w:date="2020-09-14T10:25:00Z">
        <w:r w:rsidR="0016356A">
          <w:rPr>
            <w:rFonts w:eastAsiaTheme="minorEastAsia"/>
            <w:lang w:val="en-GB"/>
          </w:rPr>
          <w:t>bic scope</w:t>
        </w:r>
        <w:r w:rsidR="00481E12">
          <w:rPr>
            <w:rFonts w:eastAsiaTheme="minorEastAsia"/>
            <w:lang w:val="en-GB"/>
          </w:rPr>
          <w:t xml:space="preserve"> </w:t>
        </w:r>
      </w:ins>
      <w:commentRangeEnd w:id="111"/>
      <w:r w:rsidR="003B3342">
        <w:rPr>
          <w:rStyle w:val="CommentReference"/>
        </w:rPr>
        <w:commentReference w:id="111"/>
      </w:r>
      <w:r w:rsidR="0094025D">
        <w:rPr>
          <w:rFonts w:eastAsiaTheme="minorEastAsia"/>
          <w:lang w:val="en-GB"/>
        </w:rPr>
        <w:fldChar w:fldCharType="begin"/>
      </w:r>
      <w:r w:rsidR="002F3AC6">
        <w:rPr>
          <w:rFonts w:eastAsiaTheme="minorEastAsia"/>
          <w:lang w:val="en-GB"/>
        </w:rPr>
        <w:instrText xml:space="preserve"> ADDIN ZOTERO_ITEM CSL_CITATION {"citationID":"a9vj5lujeq","properties":{"formattedCitation":"(Christensen {\\i{}et al.} 2020)","plainCitation":"(Christensen et al. 2020)","noteIndex":0},"citationItems":[{"id":2008,"uris":["http://zotero.org/users/6116610/items/6LFJQ8PW"],"uri":["http://zotero.org/users/6116610/items/6LFJQ8PW"],"itemData":{"id":2008,"type":"article-journal","abstract":"The present study determined the effect of body mass and acclimation temperature (15–28 C) on oxygen consumption rate (ṀO2) and the size dependency of preferred temperature in European perch Perca fluviatilis. Standard metabolic rate (SMR) scaled allometrically with body mass by an exponent of 0.86, and temperature influenced SMR with a Q10 of 1.9 regardless of size. Maximum metabolic rate (MMR) and aerobic scope (MMR-SMR) scaled allometrically with body mass by exponents of 0.75–0.88. The mass scaling exponents of MMR and aerobic scope changed with temperature and were lowest at the highest temperature. Consequently, the optimal temperature for aerobic scope decreased with increasing body mass. Notably, fish &lt;40 g did not show a decrease aerobic scope with increasing temperature. Factorial aerobic scope (MMR × SMR−1) generally decreased with increasing temperatures, was unaffected by size at the lower temperatures, and scaled negatively with body mass at the highest temperature. Similar to the optimal temperature for aerobic scope, preferred temperature declined with increasing body mass, unaffectedly by acclimation temperature. The present study indicates a limitation in the capacity for oxygen uptake in larger fish at high temperatures. A constraint in oxygen uptake at high temperature may restrict the growth of larger fish with environmental warming, at least if food availability is not limited. Furthermore, behavioural thermoregulation may be contributing to regional changes in the size distribution of fish in the wild caused by global warming as larger individuals will prefer colder water at higher latitudes and at larger depths than smaller conspecifics with increasing environmental temperatures.","container-title":"Journal of Fish Biology","DOI":"10.1111/jfb.14435","ISSN":"0022-1112, 1095-8649","journalAbbreviation":"J Fish Biol","language":"en","page":"jfb.14435","source":"DOI.org (Crossref)","title":"The combined effect of body size and temperature on oxygen consumption rates and the size‐dependency of preferred temperature in European perch &lt;i&gt;Perca fluviatilis&lt;/i&gt;","author":[{"family":"Christensen","given":"Emil A. F."},{"family":"Svendsen","given":"Morten B. S."},{"family":"Steffensen","given":"John F."}],"issued":{"date-parts":[["2020",8,4]]}}}],"schema":"https://github.com/citation-style-language/schema/raw/master/csl-citation.json"} </w:instrText>
      </w:r>
      <w:r w:rsidR="0094025D">
        <w:rPr>
          <w:rFonts w:eastAsiaTheme="minorEastAsia"/>
          <w:lang w:val="en-GB"/>
        </w:rPr>
        <w:fldChar w:fldCharType="separate"/>
      </w:r>
      <w:r w:rsidR="002F3AC6" w:rsidRPr="002F3AC6">
        <w:rPr>
          <w:rFonts w:ascii="Times New Roman" w:cs="Times New Roman"/>
          <w:lang w:val="en-GB"/>
        </w:rPr>
        <w:t xml:space="preserve">(Christensen </w:t>
      </w:r>
      <w:r w:rsidR="002F3AC6" w:rsidRPr="002F3AC6">
        <w:rPr>
          <w:rFonts w:ascii="Times New Roman" w:cs="Times New Roman"/>
          <w:i/>
          <w:iCs/>
          <w:lang w:val="en-GB"/>
        </w:rPr>
        <w:t>et al.</w:t>
      </w:r>
      <w:r w:rsidR="002F3AC6" w:rsidRPr="002F3AC6">
        <w:rPr>
          <w:rFonts w:ascii="Times New Roman" w:cs="Times New Roman"/>
          <w:lang w:val="en-GB"/>
        </w:rPr>
        <w:t xml:space="preserve"> 2020)</w:t>
      </w:r>
      <w:r w:rsidR="0094025D">
        <w:rPr>
          <w:rFonts w:eastAsiaTheme="minorEastAsia"/>
          <w:lang w:val="en-GB"/>
        </w:rPr>
        <w:fldChar w:fldCharType="end"/>
      </w:r>
      <w:ins w:id="114" w:author="Max Lindmark" w:date="2020-09-14T10:25:00Z">
        <w:r w:rsidR="0016356A">
          <w:rPr>
            <w:rFonts w:eastAsiaTheme="minorEastAsia"/>
            <w:lang w:val="en-GB"/>
          </w:rPr>
          <w:t xml:space="preserve">, </w:t>
        </w:r>
      </w:ins>
      <w:r w:rsidR="000E2AC2" w:rsidRPr="00091E6B">
        <w:rPr>
          <w:rFonts w:eastAsiaTheme="minorEastAsia"/>
          <w:lang w:val="en-GB"/>
        </w:rPr>
        <w:t>theoretical growth models</w:t>
      </w:r>
      <w:r w:rsidRPr="00091E6B">
        <w:rPr>
          <w:rFonts w:eastAsiaTheme="minorEastAsia"/>
          <w:lang w:val="en-GB"/>
        </w:rPr>
        <w:t xml:space="preserve"> predict similar </w:t>
      </w:r>
      <w:r w:rsidR="00E344CD" w:rsidRPr="00091E6B">
        <w:rPr>
          <w:rFonts w:eastAsiaTheme="minorEastAsia"/>
          <w:lang w:val="en-GB"/>
        </w:rPr>
        <w:t xml:space="preserve">organism </w:t>
      </w:r>
      <w:r w:rsidRPr="00091E6B">
        <w:rPr>
          <w:rFonts w:eastAsiaTheme="minorEastAsia"/>
          <w:lang w:val="en-GB"/>
        </w:rPr>
        <w:t>responses to warming</w:t>
      </w:r>
      <w:commentRangeStart w:id="115"/>
      <w:commentRangeStart w:id="116"/>
      <w:r w:rsidR="000E2AC2" w:rsidRPr="00091E6B">
        <w:rPr>
          <w:rFonts w:eastAsiaTheme="minorEastAsia"/>
          <w:lang w:val="en-GB"/>
        </w:rPr>
        <w:t>.</w:t>
      </w:r>
      <w:commentRangeEnd w:id="115"/>
      <w:r w:rsidRPr="00091E6B">
        <w:rPr>
          <w:rStyle w:val="CommentReference"/>
          <w:sz w:val="24"/>
          <w:szCs w:val="24"/>
        </w:rPr>
        <w:commentReference w:id="115"/>
      </w:r>
      <w:commentRangeEnd w:id="116"/>
      <w:r w:rsidR="009F2F89" w:rsidRPr="00091E6B">
        <w:rPr>
          <w:rStyle w:val="CommentReference"/>
          <w:sz w:val="24"/>
          <w:szCs w:val="24"/>
        </w:rPr>
        <w:commentReference w:id="116"/>
      </w:r>
      <w:del w:id="117" w:author="Max Lindmark" w:date="2020-09-10T22:48:00Z">
        <w:r w:rsidR="000E2AC2" w:rsidRPr="00091E6B" w:rsidDel="002A6529">
          <w:rPr>
            <w:rFonts w:eastAsiaTheme="minorEastAsia"/>
            <w:lang w:val="en-GB"/>
          </w:rPr>
          <w:delText xml:space="preserve"> </w:delText>
        </w:r>
        <w:r w:rsidR="00472952" w:rsidRPr="00091E6B" w:rsidDel="002A6529">
          <w:rPr>
            <w:rFonts w:eastAsiaTheme="minorEastAsia"/>
            <w:lang w:val="en-GB"/>
          </w:rPr>
          <w:delText>For instance,</w:delText>
        </w:r>
      </w:del>
      <w:r w:rsidR="00472952" w:rsidRPr="00091E6B">
        <w:rPr>
          <w:rFonts w:eastAsiaTheme="minorEastAsia"/>
          <w:lang w:val="en-GB"/>
        </w:rPr>
        <w:t xml:space="preserve"> </w:t>
      </w:r>
      <w:proofErr w:type="spellStart"/>
      <w:ins w:id="118" w:author="Max Lindmark" w:date="2020-07-27T14:14:00Z">
        <w:r w:rsidR="0020741B" w:rsidRPr="00091E6B">
          <w:rPr>
            <w:rFonts w:eastAsiaTheme="minorEastAsia"/>
            <w:lang w:val="en-GB"/>
          </w:rPr>
          <w:t>Pütter</w:t>
        </w:r>
        <w:proofErr w:type="spellEnd"/>
        <w:r w:rsidR="0020741B" w:rsidRPr="00091E6B">
          <w:rPr>
            <w:rFonts w:eastAsiaTheme="minorEastAsia"/>
            <w:lang w:val="en-GB"/>
          </w:rPr>
          <w:t xml:space="preserve"> growth models</w:t>
        </w:r>
      </w:ins>
      <w:ins w:id="119" w:author="Max Lindmark" w:date="2020-07-27T14:18:00Z">
        <w:r w:rsidR="007D4277" w:rsidRPr="00091E6B">
          <w:rPr>
            <w:rFonts w:eastAsiaTheme="minorEastAsia"/>
            <w:lang w:val="en-GB"/>
          </w:rPr>
          <w:t xml:space="preserve"> </w:t>
        </w:r>
      </w:ins>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rFonts w:ascii="Times New Roman" w:cs="Times New Roman"/>
          <w:lang w:val="en-GB"/>
        </w:rPr>
        <w:t>(</w:t>
      </w:r>
      <w:proofErr w:type="spellStart"/>
      <w:r w:rsidR="00422B99" w:rsidRPr="00091E6B">
        <w:rPr>
          <w:rFonts w:ascii="Times New Roman" w:cs="Times New Roman"/>
          <w:lang w:val="en-GB"/>
        </w:rPr>
        <w:t>Pütter</w:t>
      </w:r>
      <w:proofErr w:type="spellEnd"/>
      <w:r w:rsidR="00422B99" w:rsidRPr="00091E6B">
        <w:rPr>
          <w:rFonts w:ascii="Times New Roman" w:cs="Times New Roman"/>
          <w:lang w:val="en-GB"/>
        </w:rPr>
        <w:t xml:space="preserve"> 1920)</w:t>
      </w:r>
      <w:r w:rsidR="007D4277" w:rsidRPr="00091E6B">
        <w:rPr>
          <w:rFonts w:eastAsiaTheme="minorEastAsia"/>
          <w:lang w:val="en-GB"/>
        </w:rPr>
        <w:fldChar w:fldCharType="end"/>
      </w:r>
      <w:r w:rsidR="007D4277" w:rsidRPr="00091E6B">
        <w:rPr>
          <w:rFonts w:eastAsiaTheme="minorEastAsia"/>
          <w:lang w:val="en-GB"/>
        </w:rPr>
        <w:t xml:space="preserve">, </w:t>
      </w:r>
      <w:ins w:id="120" w:author="Max Lindmark" w:date="2020-09-10T22:49:00Z">
        <w:r w:rsidR="00FA099C">
          <w:rPr>
            <w:rFonts w:eastAsiaTheme="minorEastAsia"/>
            <w:lang w:val="en-GB"/>
          </w:rPr>
          <w:t xml:space="preserve">including </w:t>
        </w:r>
      </w:ins>
      <w:r w:rsidR="00472952" w:rsidRPr="00091E6B">
        <w:rPr>
          <w:rFonts w:eastAsiaTheme="minorEastAsia" w:cstheme="minorHAnsi"/>
          <w:lang w:val="en-GB"/>
        </w:rPr>
        <w:t xml:space="preserve">the von </w:t>
      </w:r>
      <w:proofErr w:type="spellStart"/>
      <w:r w:rsidR="00472952" w:rsidRPr="00091E6B">
        <w:rPr>
          <w:rFonts w:eastAsiaTheme="minorEastAsia" w:cstheme="minorHAnsi"/>
          <w:lang w:val="en-GB"/>
        </w:rPr>
        <w:t>Bertalanffy</w:t>
      </w:r>
      <w:proofErr w:type="spellEnd"/>
      <w:r w:rsidR="00472952" w:rsidRPr="00091E6B">
        <w:rPr>
          <w:rFonts w:eastAsiaTheme="minorEastAsia" w:cstheme="minorHAnsi"/>
          <w:lang w:val="en-GB"/>
        </w:rPr>
        <w:t xml:space="preserve">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rFonts w:ascii="Times New Roman" w:cs="Times New Roman"/>
          <w:lang w:val="en-GB"/>
        </w:rPr>
        <w:t xml:space="preserve">(von </w:t>
      </w:r>
      <w:proofErr w:type="spellStart"/>
      <w:r w:rsidR="00422B99" w:rsidRPr="00091E6B">
        <w:rPr>
          <w:rFonts w:ascii="Times New Roman" w:cs="Times New Roman"/>
          <w:lang w:val="en-GB"/>
        </w:rPr>
        <w:t>Bertalanffy</w:t>
      </w:r>
      <w:proofErr w:type="spellEnd"/>
      <w:r w:rsidR="00422B99" w:rsidRPr="00091E6B">
        <w:rPr>
          <w:rFonts w:ascii="Times New Roman" w:cs="Times New Roman"/>
          <w:lang w:val="en-GB"/>
        </w:rPr>
        <w:t xml:space="preserve"> 1938)</w:t>
      </w:r>
      <w:r w:rsidR="00472952" w:rsidRPr="00091E6B">
        <w:rPr>
          <w:rFonts w:eastAsiaTheme="minorEastAsia" w:cstheme="minorHAnsi"/>
        </w:rPr>
        <w:fldChar w:fldCharType="end"/>
      </w:r>
      <w:r w:rsidR="007D4277" w:rsidRPr="00091E6B">
        <w:rPr>
          <w:rFonts w:eastAsiaTheme="minorEastAsia" w:cstheme="minorHAnsi"/>
          <w:lang w:val="en-US"/>
        </w:rPr>
        <w:t>,</w:t>
      </w:r>
      <w:ins w:id="121" w:author="Max Lindmark" w:date="2020-07-27T14:14:00Z">
        <w:r w:rsidR="00310C4C" w:rsidRPr="00091E6B">
          <w:rPr>
            <w:rFonts w:eastAsiaTheme="minorEastAsia" w:cstheme="minorHAnsi"/>
            <w:lang w:val="en-US"/>
          </w:rPr>
          <w:t xml:space="preserve"> </w:t>
        </w:r>
      </w:ins>
      <w:del w:id="122" w:author="Max Lindmark" w:date="2020-07-27T14:14:00Z">
        <w:r w:rsidR="00472952" w:rsidRPr="00091E6B" w:rsidDel="00310C4C">
          <w:rPr>
            <w:rFonts w:eastAsiaTheme="minorEastAsia" w:cstheme="minorHAnsi"/>
          </w:rPr>
          <w:delText xml:space="preserve"> </w:delText>
        </w:r>
      </w:del>
      <w:r w:rsidR="00472952" w:rsidRPr="00091E6B">
        <w:rPr>
          <w:rFonts w:eastAsiaTheme="minorEastAsia"/>
          <w:lang w:val="en-GB"/>
        </w:rPr>
        <w:t>predict</w:t>
      </w:r>
      <w:del w:id="123" w:author="Max Lindmark" w:date="2020-07-27T14:14:00Z">
        <w:r w:rsidR="00472952" w:rsidRPr="00091E6B" w:rsidDel="00310C4C">
          <w:rPr>
            <w:rFonts w:eastAsiaTheme="minorEastAsia"/>
            <w:lang w:val="en-GB"/>
          </w:rPr>
          <w:delText>s</w:delText>
        </w:r>
      </w:del>
      <w:r w:rsidR="00472952" w:rsidRPr="00091E6B">
        <w:rPr>
          <w:rFonts w:eastAsiaTheme="minorEastAsia"/>
          <w:lang w:val="en-GB"/>
        </w:rPr>
        <w:t xml:space="preserve"> </w:t>
      </w:r>
      <w:r w:rsidR="001D234D" w:rsidRPr="00091E6B">
        <w:rPr>
          <w:rFonts w:eastAsiaTheme="minorEastAsia" w:cstheme="minorHAnsi"/>
          <w:lang w:val="en-GB"/>
        </w:rPr>
        <w:t xml:space="preserve">declines in </w:t>
      </w:r>
      <w:del w:id="124" w:author="Max Lindmark" w:date="2020-07-27T14:15:00Z">
        <w:r w:rsidR="0067491B" w:rsidRPr="00091E6B" w:rsidDel="00B45B3D">
          <w:rPr>
            <w:rFonts w:eastAsiaTheme="minorEastAsia" w:cstheme="minorHAnsi"/>
            <w:lang w:val="en-GB"/>
          </w:rPr>
          <w:delText xml:space="preserve">both </w:delText>
        </w:r>
      </w:del>
      <w:r w:rsidR="001D234D" w:rsidRPr="00091E6B">
        <w:rPr>
          <w:rFonts w:eastAsiaTheme="minorEastAsia" w:cstheme="minorHAnsi"/>
          <w:lang w:val="en-GB"/>
        </w:rPr>
        <w:t>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ins w:id="125" w:author="Max Lindmark" w:date="2020-07-27T13:55:00Z">
        <w:r w:rsidR="008C573F" w:rsidRPr="00091E6B">
          <w:rPr>
            <w:rFonts w:eastAsiaTheme="minorEastAsia" w:cstheme="minorHAnsi"/>
            <w:lang w:val="en-GB"/>
          </w:rPr>
          <w:t xml:space="preserve"> </w:t>
        </w:r>
        <w:r w:rsidR="008C573F" w:rsidRPr="00091E6B">
          <w:rPr>
            <w:rFonts w:eastAsiaTheme="minorEastAsia" w:cstheme="minorHAnsi"/>
          </w:rPr>
          <w:fldChar w:fldCharType="begin"/>
        </w:r>
      </w:ins>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126" w:author="Max Lindmark" w:date="2020-07-27T13:55:00Z">
        <w:r w:rsidR="008C573F" w:rsidRPr="00091E6B">
          <w:rPr>
            <w:rFonts w:eastAsiaTheme="minorEastAsia" w:cstheme="minorHAnsi"/>
          </w:rPr>
          <w:fldChar w:fldCharType="separate"/>
        </w:r>
      </w:ins>
      <w:r w:rsidR="00422B99" w:rsidRPr="00091E6B">
        <w:rPr>
          <w:rFonts w:ascii="Times New Roman" w:cs="Times New Roman"/>
          <w:lang w:val="en-GB"/>
        </w:rPr>
        <w:t xml:space="preserve">(Morita </w:t>
      </w:r>
      <w:r w:rsidR="00422B99" w:rsidRPr="00091E6B">
        <w:rPr>
          <w:rFonts w:ascii="Times New Roman" w:cs="Times New Roman"/>
          <w:i/>
          <w:iCs/>
          <w:lang w:val="en-GB"/>
        </w:rPr>
        <w:t>et al.</w:t>
      </w:r>
      <w:r w:rsidR="00422B99" w:rsidRPr="00091E6B">
        <w:rPr>
          <w:rFonts w:ascii="Times New Roman" w:cs="Times New Roman"/>
          <w:lang w:val="en-GB"/>
        </w:rPr>
        <w:t xml:space="preserve"> 2010; Pauly &amp; Cheung 2018b)</w:t>
      </w:r>
      <w:ins w:id="127" w:author="Max Lindmark" w:date="2020-07-27T13:55:00Z">
        <w:r w:rsidR="008C573F" w:rsidRPr="00091E6B">
          <w:rPr>
            <w:rFonts w:eastAsiaTheme="minorEastAsia" w:cstheme="minorHAnsi"/>
          </w:rPr>
          <w:fldChar w:fldCharType="end"/>
        </w:r>
      </w:ins>
      <w:r w:rsidR="002928E4" w:rsidRPr="00091E6B">
        <w:rPr>
          <w:rFonts w:eastAsiaTheme="minorEastAsia" w:cstheme="minorHAnsi"/>
          <w:lang w:val="en-GB"/>
        </w:rPr>
        <w:t xml:space="preserve">. </w:t>
      </w:r>
      <w:r w:rsidR="00C07692" w:rsidRPr="00091E6B">
        <w:rPr>
          <w:rFonts w:eastAsiaTheme="minorEastAsia" w:cstheme="minorHAnsi"/>
          <w:lang w:val="en-GB"/>
        </w:rPr>
        <w:t xml:space="preserve">However, </w:t>
      </w:r>
      <w:ins w:id="128" w:author="Max Lindmark" w:date="2020-09-10T22:51:00Z">
        <w:r w:rsidR="006D4120">
          <w:rPr>
            <w:rFonts w:eastAsiaTheme="minorEastAsia" w:cstheme="minorHAnsi"/>
            <w:lang w:val="en-GB"/>
          </w:rPr>
          <w:t xml:space="preserve">the invoking of </w:t>
        </w:r>
      </w:ins>
      <w:ins w:id="129" w:author="Max Lindmark" w:date="2020-09-10T22:52:00Z">
        <w:r w:rsidR="009C1345">
          <w:rPr>
            <w:rFonts w:eastAsiaTheme="minorEastAsia" w:cstheme="minorHAnsi"/>
            <w:lang w:val="en-GB"/>
          </w:rPr>
          <w:t xml:space="preserve">simple </w:t>
        </w:r>
      </w:ins>
      <w:ins w:id="130" w:author="Max Lindmark" w:date="2020-09-10T22:55:00Z">
        <w:r w:rsidR="00D122E7">
          <w:rPr>
            <w:rFonts w:eastAsiaTheme="minorEastAsia" w:cstheme="minorHAnsi"/>
            <w:lang w:val="en-GB"/>
          </w:rPr>
          <w:t>surface-to-</w:t>
        </w:r>
        <w:r w:rsidR="00AE5948">
          <w:rPr>
            <w:rFonts w:eastAsiaTheme="minorEastAsia" w:cstheme="minorHAnsi"/>
            <w:lang w:val="en-GB"/>
          </w:rPr>
          <w:t>volume scaling rules</w:t>
        </w:r>
      </w:ins>
      <w:ins w:id="131" w:author="Max Lindmark" w:date="2020-09-10T22:52:00Z">
        <w:r w:rsidR="00755E69">
          <w:rPr>
            <w:rFonts w:eastAsiaTheme="minorEastAsia" w:cstheme="minorHAnsi"/>
            <w:lang w:val="en-GB"/>
          </w:rPr>
          <w:t xml:space="preserve"> </w:t>
        </w:r>
      </w:ins>
      <w:ins w:id="132" w:author="Max Lindmark" w:date="2020-09-10T22:53:00Z">
        <w:r w:rsidR="009A5664">
          <w:rPr>
            <w:rFonts w:eastAsiaTheme="minorEastAsia" w:cstheme="minorHAnsi"/>
            <w:lang w:val="en-GB"/>
          </w:rPr>
          <w:t xml:space="preserve">in favour of empirically derived parameters </w:t>
        </w:r>
        <w:r w:rsidR="009C6B60">
          <w:rPr>
            <w:rFonts w:eastAsiaTheme="minorEastAsia" w:cstheme="minorHAnsi"/>
            <w:lang w:val="en-GB"/>
          </w:rPr>
          <w:t xml:space="preserve">in these models </w:t>
        </w:r>
      </w:ins>
      <w:ins w:id="133" w:author="Max Lindmark" w:date="2020-09-10T22:52:00Z">
        <w:r w:rsidR="000F515A">
          <w:rPr>
            <w:rFonts w:eastAsiaTheme="minorEastAsia" w:cstheme="minorHAnsi"/>
            <w:lang w:val="en-GB"/>
          </w:rPr>
          <w:t xml:space="preserve">has led to </w:t>
        </w:r>
      </w:ins>
      <w:ins w:id="134" w:author="Max Lindmark" w:date="2020-09-10T22:53:00Z">
        <w:r w:rsidR="002764F8">
          <w:rPr>
            <w:rFonts w:eastAsiaTheme="minorEastAsia" w:cstheme="minorHAnsi"/>
            <w:lang w:val="en-GB"/>
          </w:rPr>
          <w:t xml:space="preserve">questioning of </w:t>
        </w:r>
      </w:ins>
      <w:r w:rsidR="00B773AC" w:rsidRPr="00091E6B">
        <w:rPr>
          <w:lang w:val="en-GB"/>
        </w:rPr>
        <w:t>the</w:t>
      </w:r>
      <w:ins w:id="135" w:author="Max Lindmark" w:date="2020-09-10T22:53:00Z">
        <w:r w:rsidR="00FA333A">
          <w:rPr>
            <w:lang w:val="en-GB"/>
          </w:rPr>
          <w:t>ir</w:t>
        </w:r>
      </w:ins>
      <w:r w:rsidR="00B773AC" w:rsidRPr="00091E6B">
        <w:rPr>
          <w:lang w:val="en-GB"/>
        </w:rPr>
        <w:t xml:space="preserve"> physiological basis </w:t>
      </w:r>
      <w:del w:id="136" w:author="Max Lindmark" w:date="2020-09-10T22:53:00Z">
        <w:r w:rsidR="00B773AC" w:rsidRPr="00091E6B" w:rsidDel="00FA333A">
          <w:rPr>
            <w:lang w:val="en-GB"/>
          </w:rPr>
          <w:delText xml:space="preserve">of </w:delText>
        </w:r>
      </w:del>
      <w:del w:id="137" w:author="Max Lindmark" w:date="2020-07-27T14:12:00Z">
        <w:r w:rsidR="00B773AC" w:rsidRPr="00091E6B" w:rsidDel="001D5816">
          <w:rPr>
            <w:lang w:val="en-GB"/>
          </w:rPr>
          <w:delText xml:space="preserve">these </w:delText>
        </w:r>
      </w:del>
      <w:del w:id="138" w:author="Max Lindmark" w:date="2020-09-10T22:53:00Z">
        <w:r w:rsidR="00B773AC" w:rsidRPr="00091E6B" w:rsidDel="00FA333A">
          <w:rPr>
            <w:lang w:val="en-GB"/>
          </w:rPr>
          <w:delText xml:space="preserve">models </w:delText>
        </w:r>
      </w:del>
      <w:del w:id="139" w:author="Max Lindmark" w:date="2020-09-10T22:52:00Z">
        <w:r w:rsidR="00B773AC" w:rsidRPr="00091E6B" w:rsidDel="0021657A">
          <w:rPr>
            <w:lang w:val="en-GB"/>
          </w:rPr>
          <w:delText>has been questioned for multiple reasons</w:delText>
        </w:r>
      </w:del>
      <w:del w:id="140" w:author="Max Lindmark" w:date="2020-07-27T14:24:00Z">
        <w:r w:rsidR="004D240D" w:rsidRPr="00091E6B" w:rsidDel="0039458E">
          <w:rPr>
            <w:lang w:val="en-GB"/>
          </w:rPr>
          <w:delText xml:space="preserve">, </w:delText>
        </w:r>
      </w:del>
      <w:del w:id="141" w:author="Max Lindmark" w:date="2020-08-17T12:06:00Z">
        <w:r w:rsidR="005A46BB" w:rsidRPr="00091E6B" w:rsidDel="00E51415">
          <w:rPr>
            <w:lang w:val="en-GB"/>
          </w:rPr>
          <w:delText>includ</w:delText>
        </w:r>
      </w:del>
      <w:del w:id="142" w:author="Max Lindmark" w:date="2020-07-27T14:24:00Z">
        <w:r w:rsidR="005A46BB" w:rsidRPr="00091E6B" w:rsidDel="0039458E">
          <w:rPr>
            <w:lang w:val="en-GB"/>
          </w:rPr>
          <w:delText xml:space="preserve">ing unrealistically large effects of temperature on asymptotic </w:delText>
        </w:r>
      </w:del>
      <w:del w:id="143" w:author="Max Lindmark" w:date="2020-07-27T14:15:00Z">
        <w:r w:rsidR="005A46BB" w:rsidRPr="00091E6B" w:rsidDel="00581065">
          <w:rPr>
            <w:lang w:val="en-GB"/>
          </w:rPr>
          <w:delText xml:space="preserve">size </w:delText>
        </w:r>
      </w:del>
      <w:del w:id="144" w:author="Max Lindmark" w:date="2020-07-27T14:24:00Z">
        <w:r w:rsidR="005A46BB" w:rsidRPr="00091E6B" w:rsidDel="0039458E">
          <w:rPr>
            <w:lang w:val="en-GB"/>
          </w:rPr>
          <w:delText xml:space="preserve">and </w:delText>
        </w:r>
      </w:del>
      <w:del w:id="145" w:author="Max Lindmark" w:date="2020-09-10T22:52:00Z">
        <w:r w:rsidR="004D240D" w:rsidRPr="00091E6B" w:rsidDel="0021657A">
          <w:rPr>
            <w:lang w:val="en-GB"/>
          </w:rPr>
          <w:delText xml:space="preserve">mass scaling exponents </w:delText>
        </w:r>
      </w:del>
      <w:del w:id="146" w:author="Max Lindmark" w:date="2020-08-17T12:00:00Z">
        <w:r w:rsidR="004D240D" w:rsidRPr="00091E6B" w:rsidDel="00841119">
          <w:rPr>
            <w:lang w:val="en-GB"/>
          </w:rPr>
          <w:delText xml:space="preserve">not </w:delText>
        </w:r>
      </w:del>
      <w:del w:id="147" w:author="Max Lindmark" w:date="2020-07-27T14:22:00Z">
        <w:r w:rsidR="004D240D" w:rsidRPr="00091E6B" w:rsidDel="00C052D9">
          <w:rPr>
            <w:lang w:val="en-GB"/>
          </w:rPr>
          <w:delText>match</w:delText>
        </w:r>
        <w:r w:rsidR="00EB68AE" w:rsidRPr="00091E6B" w:rsidDel="00C052D9">
          <w:rPr>
            <w:lang w:val="en-GB"/>
          </w:rPr>
          <w:delText xml:space="preserve">ing </w:delText>
        </w:r>
      </w:del>
      <w:del w:id="148" w:author="Max Lindmark" w:date="2020-09-10T22:52:00Z">
        <w:r w:rsidR="004D240D" w:rsidRPr="00091E6B" w:rsidDel="0021657A">
          <w:rPr>
            <w:lang w:val="en-GB"/>
          </w:rPr>
          <w:delText xml:space="preserve">empirical </w:delText>
        </w:r>
        <w:r w:rsidR="00534169" w:rsidRPr="00091E6B" w:rsidDel="0021657A">
          <w:rPr>
            <w:lang w:val="en-GB"/>
          </w:rPr>
          <w:delText>observations</w:delText>
        </w:r>
      </w:del>
      <w:del w:id="149" w:author="Max Lindmark" w:date="2020-08-17T12:00:00Z">
        <w:r w:rsidR="00534169" w:rsidRPr="00091E6B" w:rsidDel="00841119">
          <w:rPr>
            <w:lang w:val="en-GB"/>
          </w:rPr>
          <w:delText xml:space="preserve"> </w:delText>
        </w:r>
      </w:del>
      <w:r w:rsidR="009A5AD0" w:rsidRPr="00091E6B">
        <w:rPr>
          <w:lang w:val="en-GB"/>
        </w:rPr>
        <w:fldChar w:fldCharType="begin"/>
      </w:r>
      <w:r w:rsidR="004D10A4">
        <w:rPr>
          <w:lang w:val="en-GB"/>
        </w:rPr>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4D10A4" w:rsidRPr="004D10A4">
        <w:rPr>
          <w:rFonts w:ascii="Times New Roman" w:cs="Times New Roman"/>
          <w:lang w:val="en-GB"/>
        </w:rPr>
        <w:t xml:space="preserve">(Lefevre </w:t>
      </w:r>
      <w:r w:rsidR="004D10A4" w:rsidRPr="004D10A4">
        <w:rPr>
          <w:rFonts w:ascii="Times New Roman" w:cs="Times New Roman"/>
          <w:i/>
          <w:iCs/>
          <w:lang w:val="en-GB"/>
        </w:rPr>
        <w:t>et al.</w:t>
      </w:r>
      <w:r w:rsidR="004D10A4" w:rsidRPr="004D10A4">
        <w:rPr>
          <w:rFonts w:ascii="Times New Roman" w:cs="Times New Roman"/>
          <w:lang w:val="en-GB"/>
        </w:rPr>
        <w:t xml:space="preserve"> 2017a; Marshall &amp; White 2019a, b)</w:t>
      </w:r>
      <w:r w:rsidR="009A5AD0" w:rsidRPr="00091E6B">
        <w:rPr>
          <w:lang w:val="en-GB"/>
        </w:rPr>
        <w:fldChar w:fldCharType="end"/>
      </w:r>
      <w:commentRangeStart w:id="150"/>
      <w:commentRangeStart w:id="151"/>
      <w:r w:rsidR="00D176FD" w:rsidRPr="00091E6B">
        <w:rPr>
          <w:rFonts w:eastAsiaTheme="minorEastAsia"/>
          <w:lang w:val="en-GB"/>
        </w:rPr>
        <w:t>.</w:t>
      </w:r>
      <w:commentRangeEnd w:id="150"/>
      <w:r w:rsidR="00650801" w:rsidRPr="00091E6B">
        <w:rPr>
          <w:rStyle w:val="CommentReference"/>
          <w:sz w:val="24"/>
          <w:szCs w:val="24"/>
        </w:rPr>
        <w:commentReference w:id="150"/>
      </w:r>
      <w:commentRangeEnd w:id="151"/>
      <w:r w:rsidR="00C052D9" w:rsidRPr="00091E6B">
        <w:rPr>
          <w:rStyle w:val="CommentReference"/>
          <w:sz w:val="24"/>
          <w:szCs w:val="24"/>
        </w:rPr>
        <w:commentReference w:id="151"/>
      </w:r>
      <w:ins w:id="152" w:author="Max Lindmark" w:date="2020-07-27T14:18:00Z">
        <w:r w:rsidR="007D4277" w:rsidRPr="00091E6B">
          <w:rPr>
            <w:rFonts w:eastAsiaTheme="minorEastAsia"/>
            <w:lang w:val="en-GB"/>
          </w:rPr>
          <w:t xml:space="preserve"> </w:t>
        </w:r>
        <w:commentRangeStart w:id="153"/>
        <w:r w:rsidR="007D4277" w:rsidRPr="00091E6B">
          <w:rPr>
            <w:rFonts w:eastAsiaTheme="minorEastAsia"/>
            <w:lang w:val="en-GB"/>
          </w:rPr>
          <w:t>Hence, despite</w:t>
        </w:r>
      </w:ins>
      <w:ins w:id="154" w:author="Max Lindmark" w:date="2020-07-27T14:19:00Z">
        <w:r w:rsidR="00B236EE" w:rsidRPr="00091E6B">
          <w:rPr>
            <w:rFonts w:eastAsiaTheme="minorEastAsia"/>
            <w:lang w:val="en-GB"/>
          </w:rPr>
          <w:t xml:space="preserve"> attempting to </w:t>
        </w:r>
      </w:ins>
      <w:ins w:id="155" w:author="Max Lindmark" w:date="2020-07-27T14:18:00Z">
        <w:r w:rsidR="007D4277" w:rsidRPr="00091E6B">
          <w:rPr>
            <w:rFonts w:eastAsiaTheme="minorEastAsia"/>
            <w:lang w:val="en-GB"/>
          </w:rPr>
          <w:t>describ</w:t>
        </w:r>
      </w:ins>
      <w:ins w:id="156" w:author="Max Lindmark" w:date="2020-07-27T14:19:00Z">
        <w:r w:rsidR="00387698" w:rsidRPr="00091E6B">
          <w:rPr>
            <w:rFonts w:eastAsiaTheme="minorEastAsia"/>
            <w:lang w:val="en-GB"/>
          </w:rPr>
          <w:t>e</w:t>
        </w:r>
      </w:ins>
      <w:ins w:id="157" w:author="Max Lindmark" w:date="2020-07-27T14:18:00Z">
        <w:r w:rsidR="007D4277" w:rsidRPr="00091E6B">
          <w:rPr>
            <w:rFonts w:eastAsiaTheme="minorEastAsia"/>
            <w:lang w:val="en-GB"/>
          </w:rPr>
          <w:t xml:space="preserve"> growth </w:t>
        </w:r>
      </w:ins>
      <w:ins w:id="158" w:author="Max Lindmark" w:date="2020-07-27T14:19:00Z">
        <w:r w:rsidR="00387698" w:rsidRPr="00091E6B">
          <w:rPr>
            <w:rFonts w:eastAsiaTheme="minorEastAsia"/>
            <w:lang w:val="en-GB"/>
          </w:rPr>
          <w:t xml:space="preserve">from </w:t>
        </w:r>
      </w:ins>
      <w:ins w:id="159" w:author="Max Lindmark" w:date="2020-07-27T14:26:00Z">
        <w:r w:rsidR="006541FA" w:rsidRPr="00091E6B">
          <w:rPr>
            <w:rFonts w:eastAsiaTheme="minorEastAsia"/>
            <w:lang w:val="en-GB"/>
          </w:rPr>
          <w:t xml:space="preserve">first </w:t>
        </w:r>
      </w:ins>
      <w:ins w:id="160" w:author="Max Lindmark" w:date="2020-07-27T14:19:00Z">
        <w:r w:rsidR="00387698" w:rsidRPr="00091E6B">
          <w:rPr>
            <w:rFonts w:eastAsiaTheme="minorEastAsia"/>
            <w:lang w:val="en-GB"/>
          </w:rPr>
          <w:t>principles</w:t>
        </w:r>
        <w:r w:rsidR="00357FB4" w:rsidRPr="00091E6B">
          <w:rPr>
            <w:rFonts w:eastAsiaTheme="minorEastAsia"/>
            <w:lang w:val="en-GB"/>
          </w:rPr>
          <w:t xml:space="preserve">, </w:t>
        </w:r>
      </w:ins>
      <w:proofErr w:type="spellStart"/>
      <w:ins w:id="161" w:author="Max Lindmark" w:date="2020-07-27T14:20:00Z">
        <w:r w:rsidR="00EA7C2E" w:rsidRPr="00091E6B">
          <w:rPr>
            <w:rFonts w:eastAsiaTheme="minorEastAsia"/>
            <w:lang w:val="en-GB"/>
          </w:rPr>
          <w:t>Pütter</w:t>
        </w:r>
        <w:proofErr w:type="spellEnd"/>
        <w:r w:rsidR="00EA7C2E" w:rsidRPr="00091E6B">
          <w:rPr>
            <w:rFonts w:eastAsiaTheme="minorEastAsia"/>
            <w:lang w:val="en-GB"/>
          </w:rPr>
          <w:t xml:space="preserve"> growth models can also be viewed as phenomenological</w:t>
        </w:r>
      </w:ins>
      <w:ins w:id="162" w:author="Max Lindmark" w:date="2020-07-27T14:26:00Z">
        <w:r w:rsidR="008D04F7" w:rsidRPr="00091E6B">
          <w:rPr>
            <w:rFonts w:eastAsiaTheme="minorEastAsia"/>
            <w:lang w:val="en-GB"/>
          </w:rPr>
          <w:t xml:space="preserve"> if those </w:t>
        </w:r>
      </w:ins>
      <w:ins w:id="163" w:author="Max Lindmark" w:date="2020-07-27T14:27:00Z">
        <w:r w:rsidR="009D683C" w:rsidRPr="00091E6B">
          <w:rPr>
            <w:rFonts w:eastAsiaTheme="minorEastAsia"/>
            <w:lang w:val="en-GB"/>
          </w:rPr>
          <w:t>principles</w:t>
        </w:r>
      </w:ins>
      <w:ins w:id="164" w:author="Max Lindmark" w:date="2020-07-27T14:26:00Z">
        <w:r w:rsidR="008D04F7" w:rsidRPr="00091E6B">
          <w:rPr>
            <w:rFonts w:eastAsiaTheme="minorEastAsia"/>
            <w:lang w:val="en-GB"/>
          </w:rPr>
          <w:t xml:space="preserve"> </w:t>
        </w:r>
        <w:r w:rsidR="009D683C" w:rsidRPr="00091E6B">
          <w:rPr>
            <w:rFonts w:eastAsiaTheme="minorEastAsia"/>
            <w:lang w:val="en-GB"/>
          </w:rPr>
          <w:t>are erroneous</w:t>
        </w:r>
      </w:ins>
      <w:ins w:id="165" w:author="Max Lindmark" w:date="2020-09-10T21:44:00Z">
        <w:r w:rsidR="0048131C">
          <w:rPr>
            <w:rFonts w:eastAsiaTheme="minorEastAsia"/>
            <w:lang w:val="en-GB"/>
          </w:rPr>
          <w:t xml:space="preserve"> or overly </w:t>
        </w:r>
        <w:r w:rsidR="00451D23">
          <w:rPr>
            <w:rFonts w:eastAsiaTheme="minorEastAsia"/>
            <w:lang w:val="en-GB"/>
          </w:rPr>
          <w:t>simplified</w:t>
        </w:r>
      </w:ins>
      <w:ins w:id="166" w:author="Max Lindmark" w:date="2020-07-27T14:20:00Z">
        <w:r w:rsidR="00B34B75" w:rsidRPr="00091E6B">
          <w:rPr>
            <w:rFonts w:eastAsiaTheme="minorEastAsia"/>
            <w:lang w:val="en-GB"/>
          </w:rPr>
          <w:t>.</w:t>
        </w:r>
      </w:ins>
      <w:r w:rsidR="00D176FD" w:rsidRPr="00091E6B">
        <w:rPr>
          <w:rFonts w:eastAsiaTheme="minorEastAsia"/>
          <w:lang w:val="en-GB"/>
        </w:rPr>
        <w:t xml:space="preserve"> </w:t>
      </w:r>
      <w:commentRangeEnd w:id="153"/>
      <w:r w:rsidR="006F7D68" w:rsidRPr="00091E6B">
        <w:rPr>
          <w:rStyle w:val="CommentReference"/>
          <w:sz w:val="24"/>
          <w:szCs w:val="24"/>
        </w:rPr>
        <w:commentReference w:id="153"/>
      </w:r>
      <w:ins w:id="167" w:author="Max Lindmark" w:date="2020-07-27T14:35:00Z">
        <w:r w:rsidR="00407D87" w:rsidRPr="00091E6B">
          <w:rPr>
            <w:rFonts w:eastAsiaTheme="minorEastAsia"/>
            <w:lang w:val="en-GB"/>
          </w:rPr>
          <w:t xml:space="preserve">Therefore, </w:t>
        </w:r>
      </w:ins>
      <w:commentRangeStart w:id="168"/>
      <w:commentRangeStart w:id="169"/>
      <w:del w:id="170" w:author="Max Lindmark" w:date="2020-07-27T14:36:00Z">
        <w:r w:rsidR="0017062E" w:rsidRPr="00091E6B" w:rsidDel="00BA6486">
          <w:rPr>
            <w:rFonts w:eastAsiaTheme="minorEastAsia"/>
            <w:lang w:val="en-GB"/>
          </w:rPr>
          <w:delText>A</w:delText>
        </w:r>
      </w:del>
      <w:ins w:id="171" w:author="Max Lindmark" w:date="2020-07-27T14:35:00Z">
        <w:r w:rsidR="00407D87" w:rsidRPr="00091E6B">
          <w:rPr>
            <w:rFonts w:eastAsiaTheme="minorEastAsia"/>
            <w:lang w:val="en-GB"/>
          </w:rPr>
          <w:t>a</w:t>
        </w:r>
      </w:ins>
      <w:r w:rsidR="0017062E" w:rsidRPr="00091E6B">
        <w:rPr>
          <w:rFonts w:eastAsiaTheme="minorEastAsia"/>
          <w:lang w:val="en-GB"/>
        </w:rPr>
        <w:t xml:space="preserve">s </w:t>
      </w:r>
      <w:r w:rsidR="00293233" w:rsidRPr="00091E6B">
        <w:rPr>
          <w:rFonts w:eastAsiaTheme="minorEastAsia"/>
          <w:lang w:val="en-GB"/>
        </w:rPr>
        <w:t xml:space="preserve">empirical findings </w:t>
      </w:r>
      <w:r w:rsidR="004507B0" w:rsidRPr="00091E6B">
        <w:rPr>
          <w:rFonts w:eastAsiaTheme="minorEastAsia"/>
          <w:lang w:val="en-GB"/>
        </w:rPr>
        <w:t>vary</w:t>
      </w:r>
      <w:r w:rsidR="00293233" w:rsidRPr="00091E6B">
        <w:rPr>
          <w:rFonts w:eastAsiaTheme="minorEastAsia"/>
          <w:lang w:val="en-GB"/>
        </w:rPr>
        <w:t xml:space="preserve"> and theoretical predictions</w:t>
      </w:r>
      <w:r w:rsidR="00A0241D" w:rsidRPr="00091E6B">
        <w:rPr>
          <w:rFonts w:eastAsiaTheme="minorEastAsia"/>
          <w:lang w:val="en-GB"/>
        </w:rPr>
        <w:t xml:space="preserve"> </w:t>
      </w:r>
      <w:r w:rsidR="00854E89" w:rsidRPr="00091E6B">
        <w:rPr>
          <w:rFonts w:eastAsiaTheme="minorEastAsia"/>
          <w:lang w:val="en-GB"/>
        </w:rPr>
        <w:t xml:space="preserve">are questioned, </w:t>
      </w:r>
      <w:r w:rsidR="00ED3B77" w:rsidRPr="00091E6B">
        <w:rPr>
          <w:rFonts w:eastAsiaTheme="minorEastAsia"/>
          <w:lang w:val="en-GB"/>
        </w:rPr>
        <w:t xml:space="preserve">it </w:t>
      </w:r>
      <w:r w:rsidR="00854E89" w:rsidRPr="00091E6B">
        <w:rPr>
          <w:rFonts w:eastAsiaTheme="minorEastAsia"/>
          <w:lang w:val="en-GB"/>
        </w:rPr>
        <w:t xml:space="preserve">remains unclear </w:t>
      </w:r>
      <w:ins w:id="172" w:author="Max Lindmark" w:date="2020-07-27T14:37:00Z">
        <w:r w:rsidR="006C78E0" w:rsidRPr="00091E6B">
          <w:rPr>
            <w:rFonts w:eastAsiaTheme="minorEastAsia"/>
            <w:lang w:val="en-GB"/>
          </w:rPr>
          <w:t xml:space="preserve">if and </w:t>
        </w:r>
        <w:r w:rsidR="00021CB3" w:rsidRPr="00091E6B">
          <w:rPr>
            <w:rFonts w:eastAsiaTheme="minorEastAsia"/>
            <w:lang w:val="en-GB"/>
          </w:rPr>
          <w:t>how</w:t>
        </w:r>
        <w:r w:rsidR="00CE73C5" w:rsidRPr="00091E6B">
          <w:rPr>
            <w:rFonts w:eastAsiaTheme="minorEastAsia"/>
            <w:lang w:val="en-GB"/>
          </w:rPr>
          <w:t xml:space="preserve"> </w:t>
        </w:r>
      </w:ins>
      <w:del w:id="173" w:author="Max Lindmark" w:date="2020-07-27T14:37:00Z">
        <w:r w:rsidR="00854E89" w:rsidRPr="00091E6B" w:rsidDel="006C78E0">
          <w:rPr>
            <w:rFonts w:eastAsiaTheme="minorEastAsia"/>
            <w:lang w:val="en-GB"/>
          </w:rPr>
          <w:delText xml:space="preserve">to which extent </w:delText>
        </w:r>
        <w:r w:rsidR="00854E89" w:rsidRPr="00091E6B" w:rsidDel="004A0FA9">
          <w:rPr>
            <w:rFonts w:eastAsiaTheme="minorEastAsia"/>
            <w:lang w:val="en-GB"/>
          </w:rPr>
          <w:delText xml:space="preserve">the </w:delText>
        </w:r>
      </w:del>
      <w:r w:rsidR="00854E89" w:rsidRPr="00091E6B">
        <w:rPr>
          <w:rFonts w:eastAsiaTheme="minorEastAsia"/>
          <w:lang w:val="en-GB"/>
        </w:rPr>
        <w:t xml:space="preserve">growth of large fish within </w:t>
      </w:r>
      <w:r w:rsidR="00322AFB" w:rsidRPr="00091E6B">
        <w:rPr>
          <w:rFonts w:eastAsiaTheme="minorEastAsia"/>
          <w:lang w:val="en-GB"/>
        </w:rPr>
        <w:t>population</w:t>
      </w:r>
      <w:r w:rsidR="000A6647" w:rsidRPr="00091E6B">
        <w:rPr>
          <w:rFonts w:eastAsiaTheme="minorEastAsia"/>
          <w:lang w:val="en-GB"/>
        </w:rPr>
        <w:t>s</w:t>
      </w:r>
      <w:r w:rsidR="00854E89" w:rsidRPr="00091E6B">
        <w:rPr>
          <w:rFonts w:eastAsiaTheme="minorEastAsia"/>
          <w:lang w:val="en-GB"/>
        </w:rPr>
        <w:t xml:space="preserve"> is limited by </w:t>
      </w:r>
      <w:r w:rsidR="002F5EAC" w:rsidRPr="00091E6B">
        <w:rPr>
          <w:rFonts w:eastAsiaTheme="minorEastAsia"/>
          <w:lang w:val="en-GB"/>
        </w:rPr>
        <w:t>temperature</w:t>
      </w:r>
      <w:r w:rsidR="00C56C63" w:rsidRPr="00091E6B">
        <w:rPr>
          <w:rFonts w:eastAsiaTheme="minorEastAsia"/>
          <w:lang w:val="en-GB"/>
        </w:rPr>
        <w:t xml:space="preserve">. </w:t>
      </w:r>
    </w:p>
    <w:p w14:paraId="4DEBBDBB" w14:textId="6662462C" w:rsidR="00F261A4" w:rsidRPr="00091E6B" w:rsidRDefault="009927EB" w:rsidP="002E3379">
      <w:pPr>
        <w:spacing w:line="480" w:lineRule="auto"/>
        <w:ind w:firstLine="284"/>
        <w:contextualSpacing/>
        <w:jc w:val="both"/>
        <w:rPr>
          <w:rFonts w:eastAsiaTheme="minorEastAsia"/>
          <w:lang w:val="en-GB"/>
        </w:rPr>
      </w:pPr>
      <w:r w:rsidRPr="00091E6B">
        <w:rPr>
          <w:rFonts w:eastAsiaTheme="minorEastAsia"/>
          <w:lang w:val="en-GB"/>
        </w:rPr>
        <w:t>In more mechanistic growth models</w:t>
      </w:r>
      <w:commentRangeEnd w:id="168"/>
      <w:r w:rsidR="00D9252D" w:rsidRPr="00091E6B">
        <w:rPr>
          <w:rStyle w:val="CommentReference"/>
          <w:sz w:val="24"/>
          <w:szCs w:val="24"/>
        </w:rPr>
        <w:commentReference w:id="168"/>
      </w:r>
      <w:commentRangeEnd w:id="169"/>
      <w:r w:rsidR="001D5816" w:rsidRPr="00091E6B">
        <w:rPr>
          <w:rStyle w:val="CommentReference"/>
          <w:sz w:val="24"/>
          <w:szCs w:val="24"/>
        </w:rPr>
        <w:commentReference w:id="169"/>
      </w:r>
      <w:r w:rsidRPr="00091E6B">
        <w:rPr>
          <w:rFonts w:eastAsiaTheme="minorEastAsia"/>
          <w:lang w:val="en-GB"/>
        </w:rPr>
        <w:t xml:space="preserve">, </w:t>
      </w:r>
      <w:del w:id="174" w:author="Max Lindmark" w:date="2020-07-27T14:38:00Z">
        <w:r w:rsidR="00DF5EF8" w:rsidRPr="00091E6B" w:rsidDel="00C55190">
          <w:rPr>
            <w:rFonts w:eastAsiaTheme="minorEastAsia"/>
            <w:lang w:val="en-GB"/>
          </w:rPr>
          <w:delText xml:space="preserve">somatic </w:delText>
        </w:r>
        <w:r w:rsidR="00FF088C" w:rsidRPr="00091E6B" w:rsidDel="00C55190">
          <w:rPr>
            <w:rFonts w:eastAsiaTheme="minorEastAsia"/>
            <w:lang w:val="en-GB"/>
          </w:rPr>
          <w:delText xml:space="preserve">growth </w:delText>
        </w:r>
        <w:r w:rsidR="00D71D52" w:rsidRPr="00091E6B" w:rsidDel="00C55190">
          <w:rPr>
            <w:rFonts w:eastAsiaTheme="minorEastAsia"/>
            <w:lang w:val="en-GB"/>
          </w:rPr>
          <w:delText>can</w:delText>
        </w:r>
        <w:r w:rsidR="00EB2461" w:rsidRPr="00091E6B" w:rsidDel="00C55190">
          <w:rPr>
            <w:rFonts w:eastAsiaTheme="minorEastAsia"/>
            <w:lang w:val="en-GB"/>
          </w:rPr>
          <w:delText xml:space="preserve"> be represented as the </w:delText>
        </w:r>
      </w:del>
      <w:ins w:id="175" w:author="Max Lindmark" w:date="2020-07-27T14:38:00Z">
        <w:r w:rsidR="00C55190" w:rsidRPr="00091E6B">
          <w:rPr>
            <w:rFonts w:eastAsiaTheme="minorEastAsia"/>
            <w:lang w:val="en-GB"/>
          </w:rPr>
          <w:t xml:space="preserve">the </w:t>
        </w:r>
      </w:ins>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A90200" w:rsidRPr="00091E6B">
        <w:rPr>
          <w:rFonts w:eastAsiaTheme="minorEastAsia"/>
          <w:lang w:val="en-GB"/>
        </w:rPr>
        <w:t>acquisition and expenditure</w:t>
      </w:r>
      <w:r w:rsidR="00967649" w:rsidRPr="00091E6B">
        <w:rPr>
          <w:rFonts w:eastAsiaTheme="minorEastAsia"/>
          <w:lang w:val="en-GB"/>
        </w:rPr>
        <w:t xml:space="preserve"> </w:t>
      </w:r>
      <w:r w:rsidR="00967649" w:rsidRPr="00091E6B">
        <w:rPr>
          <w:rFonts w:eastAsiaTheme="minorEastAsia"/>
        </w:rPr>
        <w:fldChar w:fldCharType="begin"/>
      </w:r>
      <w:r w:rsidR="00422B99" w:rsidRPr="00091E6B">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091E6B">
        <w:rPr>
          <w:rFonts w:eastAsiaTheme="minorEastAsia"/>
        </w:rPr>
        <w:fldChar w:fldCharType="separate"/>
      </w:r>
      <w:r w:rsidR="00C164F0" w:rsidRPr="00091E6B">
        <w:rPr>
          <w:lang w:val="en-GB"/>
        </w:rPr>
        <w:t xml:space="preserve">(Ursin 1967; Kitchell </w:t>
      </w:r>
      <w:r w:rsidR="00C164F0" w:rsidRPr="00091E6B">
        <w:rPr>
          <w:i/>
          <w:iCs/>
          <w:lang w:val="en-GB"/>
        </w:rPr>
        <w:t>et al.</w:t>
      </w:r>
      <w:r w:rsidR="00C164F0" w:rsidRPr="00091E6B">
        <w:rPr>
          <w:lang w:val="en-GB"/>
        </w:rPr>
        <w:t xml:space="preserve"> 1977; Jobling 1997)</w:t>
      </w:r>
      <w:r w:rsidR="00967649" w:rsidRPr="00091E6B">
        <w:rPr>
          <w:rFonts w:eastAsiaTheme="minorEastAsia"/>
        </w:rPr>
        <w:fldChar w:fldCharType="end"/>
      </w:r>
      <w:del w:id="176" w:author="Max Lindmark" w:date="2020-07-27T14:38:00Z">
        <w:r w:rsidR="005A1690" w:rsidRPr="00091E6B" w:rsidDel="0084683F">
          <w:rPr>
            <w:rFonts w:eastAsiaTheme="minorEastAsia"/>
            <w:lang w:val="en-GB"/>
          </w:rPr>
          <w:delText xml:space="preserve">. </w:delText>
        </w:r>
        <w:r w:rsidR="00915E9A" w:rsidRPr="00091E6B" w:rsidDel="0084683F">
          <w:rPr>
            <w:rFonts w:eastAsiaTheme="minorEastAsia"/>
            <w:lang w:val="en-GB"/>
          </w:rPr>
          <w:delText>I</w:delText>
        </w:r>
        <w:r w:rsidR="00915E9A" w:rsidRPr="00091E6B" w:rsidDel="00BF5CD8">
          <w:rPr>
            <w:rFonts w:eastAsiaTheme="minorEastAsia"/>
            <w:lang w:val="en-GB"/>
          </w:rPr>
          <w:delText>n mature individuals</w:delText>
        </w:r>
      </w:del>
      <w:ins w:id="177" w:author="Max Lindmark" w:date="2020-07-27T14:38:00Z">
        <w:r w:rsidR="00C55190" w:rsidRPr="00091E6B">
          <w:rPr>
            <w:rFonts w:eastAsiaTheme="minorEastAsia"/>
            <w:lang w:val="en-GB"/>
          </w:rPr>
          <w:t xml:space="preserve"> is </w:t>
        </w:r>
      </w:ins>
      <w:del w:id="178" w:author="Max Lindmark" w:date="2020-07-27T14:38:00Z">
        <w:r w:rsidR="005A1690" w:rsidRPr="00091E6B" w:rsidDel="00C55190">
          <w:rPr>
            <w:rFonts w:eastAsiaTheme="minorEastAsia"/>
            <w:lang w:val="en-GB"/>
          </w:rPr>
          <w:delText xml:space="preserve">, </w:delText>
        </w:r>
        <w:r w:rsidR="009930B4" w:rsidRPr="00091E6B" w:rsidDel="00C55190">
          <w:rPr>
            <w:rFonts w:eastAsiaTheme="minorEastAsia"/>
            <w:lang w:val="en-GB"/>
          </w:rPr>
          <w:delText xml:space="preserve">the remaining excess energy is </w:delText>
        </w:r>
      </w:del>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3A69D1" w:rsidRPr="00091E6B">
        <w:rPr>
          <w:rFonts w:eastAsiaTheme="minorEastAsia"/>
          <w:lang w:val="en-GB"/>
        </w:rPr>
        <w:t>.</w:t>
      </w:r>
      <w:r w:rsidR="00A90200" w:rsidRPr="00091E6B">
        <w:rPr>
          <w:rFonts w:eastAsiaTheme="minorEastAsia"/>
          <w:lang w:val="en-GB"/>
        </w:rPr>
        <w:t xml:space="preserve"> </w:t>
      </w:r>
      <w:del w:id="179" w:author="Max Lindmark" w:date="2020-07-27T14:39:00Z">
        <w:r w:rsidR="00BF72DF" w:rsidRPr="00091E6B" w:rsidDel="00E81A8E">
          <w:rPr>
            <w:rFonts w:eastAsiaTheme="minorEastAsia"/>
            <w:lang w:val="en-GB"/>
          </w:rPr>
          <w:delText>Usually, e</w:delText>
        </w:r>
      </w:del>
      <w:ins w:id="180" w:author="Max Lindmark" w:date="2020-07-27T14:39:00Z">
        <w:r w:rsidR="00E81A8E" w:rsidRPr="00091E6B">
          <w:rPr>
            <w:rFonts w:eastAsiaTheme="minorEastAsia"/>
            <w:lang w:val="en-GB"/>
          </w:rPr>
          <w:t>E</w:t>
        </w:r>
      </w:ins>
      <w:r w:rsidR="00047B55" w:rsidRPr="00091E6B">
        <w:rPr>
          <w:rFonts w:eastAsiaTheme="minorEastAsia"/>
          <w:lang w:val="en-GB"/>
        </w:rPr>
        <w:t xml:space="preserve">nergy acquisition is </w:t>
      </w:r>
      <w:ins w:id="181" w:author="Max Lindmark" w:date="2020-07-27T14:39:00Z">
        <w:r w:rsidR="006267C1" w:rsidRPr="00091E6B">
          <w:rPr>
            <w:rFonts w:eastAsiaTheme="minorEastAsia"/>
            <w:lang w:val="en-GB"/>
          </w:rPr>
          <w:t>no</w:t>
        </w:r>
      </w:ins>
      <w:ins w:id="182" w:author="Max Lindmark" w:date="2020-07-27T14:40:00Z">
        <w:r w:rsidR="006267C1" w:rsidRPr="00091E6B">
          <w:rPr>
            <w:rFonts w:eastAsiaTheme="minorEastAsia"/>
            <w:lang w:val="en-GB"/>
          </w:rPr>
          <w:t>rmally</w:t>
        </w:r>
      </w:ins>
      <w:ins w:id="183" w:author="Max Lindmark" w:date="2020-07-27T14:39:00Z">
        <w:r w:rsidR="00661550" w:rsidRPr="00091E6B">
          <w:rPr>
            <w:rFonts w:eastAsiaTheme="minorEastAsia"/>
            <w:lang w:val="en-GB"/>
          </w:rPr>
          <w:t xml:space="preserve"> </w:t>
        </w:r>
      </w:ins>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del w:id="184" w:author="Max Lindmark" w:date="2020-07-27T14:40:00Z">
        <w:r w:rsidR="00CC4991" w:rsidRPr="00091E6B" w:rsidDel="00625DD6">
          <w:rPr>
            <w:rFonts w:eastAsiaTheme="minorEastAsia"/>
            <w:lang w:val="en-GB"/>
          </w:rPr>
          <w:delText xml:space="preserve">typically </w:delText>
        </w:r>
      </w:del>
      <w:ins w:id="185" w:author="Max Lindmark" w:date="2020-07-27T14:40:00Z">
        <w:r w:rsidR="00625DD6" w:rsidRPr="00091E6B">
          <w:rPr>
            <w:rFonts w:eastAsiaTheme="minorEastAsia"/>
            <w:lang w:val="en-GB"/>
          </w:rPr>
          <w:t xml:space="preserve">often </w:t>
        </w:r>
      </w:ins>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w:t>
      </w:r>
      <w:del w:id="186" w:author="Max Lindmark" w:date="2020-07-27T14:40:00Z">
        <w:r w:rsidR="003441F1" w:rsidRPr="00091E6B" w:rsidDel="00706F13">
          <w:rPr>
            <w:rFonts w:eastAsiaTheme="minorEastAsia"/>
            <w:lang w:val="en-GB"/>
          </w:rPr>
          <w:delText>often</w:delText>
        </w:r>
        <w:r w:rsidR="00DF5565" w:rsidRPr="00091E6B" w:rsidDel="00706F13">
          <w:rPr>
            <w:rFonts w:eastAsiaTheme="minorEastAsia"/>
            <w:lang w:val="en-GB"/>
          </w:rPr>
          <w:delText xml:space="preserve"> </w:delText>
        </w:r>
      </w:del>
      <w:r w:rsidR="00FB0DE4" w:rsidRPr="00091E6B">
        <w:rPr>
          <w:rFonts w:eastAsiaTheme="minorEastAsia"/>
          <w:lang w:val="en-GB"/>
        </w:rPr>
        <w:t xml:space="preserve">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091E6B">
        <w:rPr>
          <w:rFonts w:eastAsiaTheme="minorEastAsia"/>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BC4180" w:rsidRPr="00091E6B">
        <w:rPr>
          <w:rFonts w:eastAsiaTheme="minorEastAsia"/>
          <w:lang w:val="en-GB"/>
        </w:rPr>
        <w:t xml:space="preserve"> </w:t>
      </w:r>
      <w:r w:rsidR="00745784" w:rsidRPr="00091E6B">
        <w:rPr>
          <w:rFonts w:eastAsiaTheme="minorEastAsia"/>
          <w:lang w:val="en-GB"/>
        </w:rPr>
        <w:t xml:space="preserve">In order to understand </w:t>
      </w:r>
      <w:r w:rsidR="00980758" w:rsidRPr="00091E6B">
        <w:rPr>
          <w:rFonts w:eastAsiaTheme="minorEastAsia"/>
          <w:lang w:val="en-GB"/>
        </w:rPr>
        <w:t xml:space="preserve">growth dynamics in changing </w:t>
      </w:r>
      <w:r w:rsidR="00751E84" w:rsidRPr="00091E6B">
        <w:rPr>
          <w:rFonts w:eastAsiaTheme="minorEastAsia"/>
          <w:lang w:val="en-GB"/>
        </w:rPr>
        <w:t>environments and</w:t>
      </w:r>
      <w:r w:rsidR="00E2529C" w:rsidRPr="00091E6B">
        <w:rPr>
          <w:rFonts w:eastAsiaTheme="minorEastAsia"/>
          <w:lang w:val="en-GB"/>
        </w:rPr>
        <w:t xml:space="preserve"> to evaluate the </w:t>
      </w:r>
      <w:r w:rsidR="00195A96" w:rsidRPr="00091E6B">
        <w:rPr>
          <w:rFonts w:eastAsiaTheme="minorEastAsia"/>
          <w:lang w:val="en-GB"/>
        </w:rPr>
        <w:t xml:space="preserve">physiological basis of growth models of varying complexity, </w:t>
      </w:r>
      <w:r w:rsidR="00195A96" w:rsidRPr="00091E6B">
        <w:rPr>
          <w:rFonts w:eastAsiaTheme="minorEastAsia"/>
          <w:lang w:val="en-GB"/>
        </w:rPr>
        <w:lastRenderedPageBreak/>
        <w:t xml:space="preserve">it is therefore important to understand </w:t>
      </w:r>
      <w:r w:rsidR="00AD69EB" w:rsidRPr="00091E6B">
        <w:rPr>
          <w:rFonts w:eastAsiaTheme="minorEastAsia"/>
          <w:lang w:val="en-GB"/>
        </w:rPr>
        <w:t>how metabolism and consumption rates scale with body size and temperature</w:t>
      </w:r>
      <w:r w:rsidR="00B60152" w:rsidRPr="00091E6B">
        <w:rPr>
          <w:rFonts w:eastAsiaTheme="minorEastAsia"/>
          <w:lang w:val="en-GB"/>
        </w:rPr>
        <w:t xml:space="preserve">. </w:t>
      </w:r>
    </w:p>
    <w:p w14:paraId="1D282C26" w14:textId="7A00F649" w:rsidR="002A05AA" w:rsidRPr="00091E6B" w:rsidRDefault="00A72469" w:rsidP="002E3379">
      <w:pPr>
        <w:spacing w:line="480" w:lineRule="auto"/>
        <w:ind w:firstLine="284"/>
        <w:contextualSpacing/>
        <w:jc w:val="both"/>
        <w:rPr>
          <w:rFonts w:cstheme="minorHAnsi"/>
          <w:lang w:val="en-GB"/>
        </w:rPr>
      </w:pPr>
      <w:r w:rsidRPr="00091E6B">
        <w:rPr>
          <w:rFonts w:eastAsiaTheme="minorEastAsia"/>
          <w:lang w:val="en-GB"/>
        </w:rPr>
        <w:t>The effect of body mass and temperature</w:t>
      </w:r>
      <w:r w:rsidR="00723E79" w:rsidRPr="00091E6B">
        <w:rPr>
          <w:rFonts w:eastAsiaTheme="minorEastAsia"/>
          <w:lang w:val="en-GB"/>
        </w:rPr>
        <w:t xml:space="preserve"> on</w:t>
      </w:r>
      <w:r w:rsidRPr="00091E6B">
        <w:rPr>
          <w:rFonts w:eastAsiaTheme="minorEastAsia"/>
          <w:lang w:val="en-GB"/>
        </w:rPr>
        <w:t xml:space="preserve"> </w:t>
      </w:r>
      <w:r w:rsidR="00D52A74" w:rsidRPr="00091E6B">
        <w:rPr>
          <w:rFonts w:eastAsiaTheme="minorEastAsia"/>
          <w:lang w:val="en-GB"/>
        </w:rPr>
        <w:t>growth</w:t>
      </w:r>
      <w:r w:rsidR="005B1145" w:rsidRPr="00091E6B">
        <w:rPr>
          <w:rFonts w:eastAsiaTheme="minorEastAsia"/>
          <w:lang w:val="en-GB"/>
        </w:rPr>
        <w:t xml:space="preserve">, </w:t>
      </w:r>
      <w:r w:rsidR="00D52A74" w:rsidRPr="00091E6B">
        <w:rPr>
          <w:rFonts w:eastAsiaTheme="minorEastAsia"/>
          <w:lang w:val="en-GB"/>
        </w:rPr>
        <w:t>consumption</w:t>
      </w:r>
      <w:r w:rsidR="005B1145" w:rsidRPr="00091E6B">
        <w:rPr>
          <w:rFonts w:eastAsiaTheme="minorEastAsia"/>
          <w:lang w:val="en-GB"/>
        </w:rPr>
        <w:t xml:space="preserve"> and</w:t>
      </w:r>
      <w:r w:rsidR="00723E79" w:rsidRPr="00091E6B">
        <w:rPr>
          <w:rFonts w:eastAsiaTheme="minorEastAsia"/>
          <w:lang w:val="en-GB"/>
        </w:rPr>
        <w:t xml:space="preserve"> </w:t>
      </w:r>
      <w:r w:rsidR="00D52A74" w:rsidRPr="00091E6B">
        <w:rPr>
          <w:rFonts w:eastAsiaTheme="minorEastAsia"/>
          <w:lang w:val="en-GB"/>
        </w:rPr>
        <w:t xml:space="preserve">metabolism </w:t>
      </w:r>
      <w:r w:rsidR="00CE74D2" w:rsidRPr="00091E6B">
        <w:rPr>
          <w:rFonts w:eastAsiaTheme="minorEastAsia"/>
          <w:lang w:val="en-GB"/>
        </w:rPr>
        <w:t xml:space="preserve">should ideally be </w:t>
      </w:r>
      <w:r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r w:rsidR="00952B25" w:rsidRPr="00091E6B">
        <w:rPr>
          <w:rFonts w:eastAsiaTheme="minorEastAsia"/>
          <w:lang w:val="en-GB"/>
        </w:rPr>
        <w:t>rather than interspecific</w:t>
      </w:r>
      <w:r w:rsidR="00645EF7" w:rsidRPr="00091E6B">
        <w:rPr>
          <w:rFonts w:eastAsiaTheme="minorEastAsia"/>
          <w:lang w:val="en-GB"/>
        </w:rPr>
        <w:t xml:space="preserve"> level</w:t>
      </w:r>
      <w:r w:rsidR="009005AF" w:rsidRPr="00091E6B">
        <w:rPr>
          <w:rFonts w:eastAsiaTheme="minorEastAsia"/>
          <w:lang w:val="en-GB"/>
        </w:rPr>
        <w:t xml:space="preserve">, as they represent </w:t>
      </w:r>
      <w:r w:rsidR="00E6031C" w:rsidRPr="00091E6B">
        <w:rPr>
          <w:rFonts w:eastAsiaTheme="minorEastAsia"/>
          <w:lang w:val="en-GB"/>
        </w:rPr>
        <w:t>individual-level processes</w:t>
      </w:r>
      <w:r w:rsidR="00CE74D2" w:rsidRPr="00091E6B">
        <w:rPr>
          <w:rFonts w:eastAsiaTheme="minorEastAsia"/>
          <w:lang w:val="en-GB"/>
        </w:rPr>
        <w:t xml:space="preserve">, </w:t>
      </w:r>
      <w:r w:rsidR="00497690" w:rsidRPr="00091E6B">
        <w:rPr>
          <w:rFonts w:eastAsiaTheme="minorEastAsia"/>
          <w:lang w:val="en-GB"/>
        </w:rPr>
        <w:t>and because allometric and temperature relationships</w:t>
      </w:r>
      <w:r w:rsidR="00F21834" w:rsidRPr="00091E6B">
        <w:rPr>
          <w:rFonts w:eastAsiaTheme="minorEastAsia"/>
          <w:lang w:val="en-GB"/>
        </w:rPr>
        <w:t xml:space="preserve"> can differ</w:t>
      </w:r>
      <w:r w:rsidR="00497690" w:rsidRPr="00091E6B">
        <w:rPr>
          <w:rFonts w:eastAsiaTheme="minorEastAsia"/>
          <w:lang w:val="en-GB"/>
        </w:rPr>
        <w:t xml:space="preserve"> </w:t>
      </w:r>
      <w:r w:rsidR="00821494" w:rsidRPr="00091E6B">
        <w:rPr>
          <w:rFonts w:eastAsiaTheme="minorEastAsia"/>
          <w:lang w:val="en-GB"/>
        </w:rPr>
        <w:t>within and between species</w:t>
      </w:r>
      <w:r w:rsidR="00CE74D2" w:rsidRPr="00091E6B">
        <w:rPr>
          <w:rFonts w:eastAsiaTheme="minorEastAsia"/>
          <w:lang w:val="en-GB"/>
        </w:rPr>
        <w:t xml:space="preserve"> </w:t>
      </w:r>
      <w:r w:rsidR="000F5D28" w:rsidRPr="00091E6B">
        <w:rPr>
          <w:rFonts w:eastAsiaTheme="minorEastAsia"/>
        </w:rPr>
        <w:fldChar w:fldCharType="begin"/>
      </w:r>
      <w:r w:rsidR="00422B99"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sidRPr="00091E6B">
        <w:rPr>
          <w:rFonts w:eastAsiaTheme="minorEastAsia"/>
        </w:rPr>
        <w:fldChar w:fldCharType="separate"/>
      </w:r>
      <w:r w:rsidR="009D6C25" w:rsidRPr="00091E6B">
        <w:rPr>
          <w:lang w:val="en-GB"/>
        </w:rPr>
        <w:t xml:space="preserve">(Glazier 2005; Rall </w:t>
      </w:r>
      <w:r w:rsidR="009D6C25" w:rsidRPr="00091E6B">
        <w:rPr>
          <w:i/>
          <w:iCs/>
          <w:lang w:val="en-GB"/>
        </w:rPr>
        <w:t>et al.</w:t>
      </w:r>
      <w:r w:rsidR="009D6C25" w:rsidRPr="00091E6B">
        <w:rPr>
          <w:lang w:val="en-GB"/>
        </w:rPr>
        <w:t xml:space="preserve"> 2012; Jerde </w:t>
      </w:r>
      <w:r w:rsidR="009D6C25" w:rsidRPr="00091E6B">
        <w:rPr>
          <w:i/>
          <w:iCs/>
          <w:lang w:val="en-GB"/>
        </w:rPr>
        <w:t>et al.</w:t>
      </w:r>
      <w:r w:rsidR="009D6C25" w:rsidRPr="00091E6B">
        <w:rPr>
          <w:lang w:val="en-GB"/>
        </w:rPr>
        <w:t xml:space="preserve"> 2019)</w:t>
      </w:r>
      <w:r w:rsidR="000F5D28" w:rsidRPr="00091E6B">
        <w:rPr>
          <w:rFonts w:eastAsiaTheme="minorEastAsia"/>
        </w:rPr>
        <w:fldChar w:fldCharType="end"/>
      </w:r>
      <w:r w:rsidR="00CE74D2" w:rsidRPr="00091E6B">
        <w:rPr>
          <w:rFonts w:eastAsiaTheme="minorEastAsia"/>
          <w:lang w:val="en-GB"/>
        </w:rPr>
        <w:t>.</w:t>
      </w:r>
      <w:r w:rsidR="00EE0226" w:rsidRPr="00091E6B">
        <w:rPr>
          <w:rFonts w:eastAsiaTheme="minorEastAsia"/>
          <w:lang w:val="en-GB"/>
        </w:rPr>
        <w:t xml:space="preserve"> </w:t>
      </w:r>
      <w:r w:rsidR="00941E76" w:rsidRPr="00091E6B">
        <w:rPr>
          <w:rFonts w:eastAsiaTheme="minorEastAsia"/>
          <w:lang w:val="en-GB"/>
        </w:rPr>
        <w:t xml:space="preserve">However, </w:t>
      </w:r>
      <w:r w:rsidR="009F39FD" w:rsidRPr="00091E6B">
        <w:rPr>
          <w:rFonts w:eastAsiaTheme="minorEastAsia"/>
          <w:lang w:val="en-GB"/>
        </w:rPr>
        <w:t xml:space="preserve">despite this potential difference,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200157" w:rsidRPr="00091E6B">
        <w:rPr>
          <w:rFonts w:eastAsiaTheme="minorEastAsia"/>
          <w:lang w:val="en-GB"/>
        </w:rPr>
        <w:t xml:space="preserve"> </w:t>
      </w:r>
      <w:ins w:id="187" w:author="Max Lindmark" w:date="2020-07-27T14:49:00Z">
        <w:r w:rsidR="001C3243" w:rsidRPr="00091E6B">
          <w:rPr>
            <w:rFonts w:eastAsiaTheme="minorEastAsia"/>
            <w:lang w:val="en-GB"/>
          </w:rPr>
          <w:t xml:space="preserve">Hence, </w:t>
        </w:r>
        <w:r w:rsidR="001C3243" w:rsidRPr="00091E6B">
          <w:rPr>
            <w:rFonts w:cstheme="minorHAnsi"/>
            <w:lang w:val="en-GB"/>
          </w:rPr>
          <w:t>the intraspecific scaling of biological</w:t>
        </w:r>
        <w:commentRangeStart w:id="188"/>
        <w:commentRangeStart w:id="189"/>
        <w:r w:rsidR="001C3243" w:rsidRPr="00091E6B">
          <w:rPr>
            <w:rFonts w:cstheme="minorHAnsi"/>
            <w:lang w:val="en-GB"/>
          </w:rPr>
          <w:t xml:space="preserve"> </w:t>
        </w:r>
        <w:commentRangeEnd w:id="188"/>
        <w:r w:rsidR="001C3243" w:rsidRPr="00091E6B">
          <w:rPr>
            <w:rStyle w:val="CommentReference"/>
            <w:sz w:val="24"/>
            <w:szCs w:val="24"/>
          </w:rPr>
          <w:commentReference w:id="188"/>
        </w:r>
        <w:commentRangeEnd w:id="189"/>
        <w:r w:rsidR="001C3243" w:rsidRPr="00091E6B">
          <w:rPr>
            <w:rStyle w:val="CommentReference"/>
            <w:sz w:val="24"/>
            <w:szCs w:val="24"/>
          </w:rPr>
          <w:commentReference w:id="189"/>
        </w:r>
        <w:r w:rsidR="001C3243" w:rsidRPr="00091E6B">
          <w:rPr>
            <w:rFonts w:cstheme="minorHAnsi"/>
            <w:lang w:val="en-GB"/>
          </w:rPr>
          <w:t>rates with mass and temperature is less understood than interspecific scaling relationships</w:t>
        </w:r>
        <w:r w:rsidR="003115EB" w:rsidRPr="00091E6B">
          <w:rPr>
            <w:rFonts w:cstheme="minorHAnsi"/>
            <w:lang w:val="en-GB"/>
          </w:rPr>
          <w:t>.</w:t>
        </w:r>
        <w:r w:rsidR="001C3243" w:rsidRPr="00091E6B">
          <w:rPr>
            <w:rFonts w:eastAsiaTheme="minorEastAsia"/>
            <w:lang w:val="en-GB"/>
          </w:rPr>
          <w:t xml:space="preserve"> </w:t>
        </w:r>
      </w:ins>
      <w:r w:rsidR="005250F0" w:rsidRPr="00091E6B">
        <w:rPr>
          <w:rFonts w:eastAsiaTheme="minorEastAsia"/>
          <w:lang w:val="en-GB"/>
        </w:rPr>
        <w:t xml:space="preserve">In addition, </w:t>
      </w:r>
      <w:r w:rsidR="00BE02D0" w:rsidRPr="00091E6B">
        <w:rPr>
          <w:rFonts w:eastAsiaTheme="minorEastAsia"/>
          <w:lang w:val="en-GB"/>
        </w:rPr>
        <w:t>t</w:t>
      </w:r>
      <w:r w:rsidR="00B33258" w:rsidRPr="00091E6B">
        <w:rPr>
          <w:rFonts w:eastAsiaTheme="minorEastAsia"/>
          <w:lang w:val="en-GB"/>
        </w:rPr>
        <w:t xml:space="preserve">he </w:t>
      </w:r>
      <w:r w:rsidR="00937F82" w:rsidRPr="00091E6B">
        <w:rPr>
          <w:rFonts w:eastAsiaTheme="minorEastAsia"/>
          <w:lang w:val="en-GB"/>
        </w:rPr>
        <w:t>temperature</w:t>
      </w:r>
      <w:r w:rsidR="00DE719D" w:rsidRPr="00091E6B">
        <w:rPr>
          <w:rFonts w:eastAsiaTheme="minorEastAsia"/>
          <w:lang w:val="en-GB"/>
        </w:rPr>
        <w:t xml:space="preserve"> </w:t>
      </w:r>
      <w:r w:rsidR="00937F82" w:rsidRPr="00091E6B">
        <w:rPr>
          <w:rFonts w:eastAsiaTheme="minorEastAsia"/>
          <w:lang w:val="en-GB"/>
        </w:rPr>
        <w:t xml:space="preserve">and mass dependence </w:t>
      </w:r>
      <w:r w:rsidR="00942177" w:rsidRPr="00091E6B">
        <w:rPr>
          <w:rFonts w:eastAsiaTheme="minorEastAsia"/>
          <w:lang w:val="en-GB"/>
        </w:rPr>
        <w:t xml:space="preserve">of metabolism </w:t>
      </w:r>
      <w:r w:rsidR="007B7402" w:rsidRPr="00091E6B">
        <w:rPr>
          <w:rFonts w:eastAsiaTheme="minorEastAsia"/>
          <w:lang w:val="en-GB"/>
        </w:rPr>
        <w:t xml:space="preserve">and other related rates are </w:t>
      </w:r>
      <w:r w:rsidR="00B33258" w:rsidRPr="00091E6B">
        <w:rPr>
          <w:rFonts w:eastAsiaTheme="minorEastAsia"/>
          <w:lang w:val="en-GB"/>
        </w:rPr>
        <w:t xml:space="preserve">often assumed to </w:t>
      </w:r>
      <w:commentRangeStart w:id="190"/>
      <w:r w:rsidR="00BB6D4A" w:rsidRPr="00091E6B">
        <w:rPr>
          <w:rFonts w:eastAsiaTheme="minorEastAsia"/>
          <w:lang w:val="en-GB"/>
        </w:rPr>
        <w:t xml:space="preserve">follow </w:t>
      </w:r>
      <w:r w:rsidR="0005492C" w:rsidRPr="00091E6B">
        <w:rPr>
          <w:rFonts w:eastAsiaTheme="minorEastAsia"/>
          <w:lang w:val="en-GB"/>
        </w:rPr>
        <w:t xml:space="preserve">the </w:t>
      </w:r>
      <w:r w:rsidR="00F4313B" w:rsidRPr="00091E6B">
        <w:rPr>
          <w:rFonts w:eastAsiaTheme="minorEastAsia"/>
          <w:lang w:val="en-GB"/>
        </w:rPr>
        <w:t>Arrhenius fractal supply model (AFS)</w:t>
      </w:r>
      <w:r w:rsidR="00163459" w:rsidRPr="00091E6B">
        <w:rPr>
          <w:rFonts w:eastAsiaTheme="minorEastAsia"/>
          <w:lang w:val="en-GB"/>
        </w:rPr>
        <w:t xml:space="preserve">, </w:t>
      </w:r>
      <w:r w:rsidR="00D00BC0" w:rsidRPr="00091E6B">
        <w:rPr>
          <w:rFonts w:eastAsiaTheme="minorEastAsia"/>
          <w:lang w:val="en-GB"/>
        </w:rPr>
        <w:t xml:space="preserve">including </w:t>
      </w:r>
      <w:r w:rsidR="006902B8" w:rsidRPr="00091E6B">
        <w:rPr>
          <w:rFonts w:eastAsiaTheme="minorEastAsia"/>
          <w:lang w:val="en-GB"/>
        </w:rPr>
        <w:t>in the metabolic theory of ecology</w:t>
      </w:r>
      <w:r w:rsidR="00D578E1" w:rsidRPr="00091E6B">
        <w:rPr>
          <w:rFonts w:eastAsiaTheme="minorEastAsia"/>
          <w:lang w:val="en-GB"/>
        </w:rPr>
        <w:t xml:space="preserve"> </w:t>
      </w:r>
      <w:r w:rsidR="0053086E" w:rsidRPr="00091E6B">
        <w:rPr>
          <w:rFonts w:eastAsiaTheme="minorEastAsia"/>
        </w:rPr>
        <w:fldChar w:fldCharType="begin"/>
      </w:r>
      <w:r w:rsidR="00422B9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sidRPr="00091E6B">
        <w:rPr>
          <w:rFonts w:eastAsiaTheme="minorEastAsia"/>
        </w:rPr>
        <w:fldChar w:fldCharType="separate"/>
      </w:r>
      <w:r w:rsidR="00D45FB7" w:rsidRPr="00091E6B">
        <w:rPr>
          <w:lang w:val="en-GB"/>
        </w:rPr>
        <w:t xml:space="preserve">(Gillooly </w:t>
      </w:r>
      <w:r w:rsidR="00D45FB7" w:rsidRPr="00091E6B">
        <w:rPr>
          <w:i/>
          <w:iCs/>
          <w:lang w:val="en-GB"/>
        </w:rPr>
        <w:t>et al.</w:t>
      </w:r>
      <w:r w:rsidR="00D45FB7" w:rsidRPr="00091E6B">
        <w:rPr>
          <w:lang w:val="en-GB"/>
        </w:rPr>
        <w:t xml:space="preserve"> 2001; Brown </w:t>
      </w:r>
      <w:r w:rsidR="00D45FB7" w:rsidRPr="00091E6B">
        <w:rPr>
          <w:i/>
          <w:iCs/>
          <w:lang w:val="en-GB"/>
        </w:rPr>
        <w:t>et al.</w:t>
      </w:r>
      <w:r w:rsidR="00D45FB7" w:rsidRPr="00091E6B">
        <w:rPr>
          <w:lang w:val="en-GB"/>
        </w:rPr>
        <w:t xml:space="preserve"> 2004; Downs </w:t>
      </w:r>
      <w:r w:rsidR="00D45FB7" w:rsidRPr="00091E6B">
        <w:rPr>
          <w:i/>
          <w:iCs/>
          <w:lang w:val="en-GB"/>
        </w:rPr>
        <w:t>et al.</w:t>
      </w:r>
      <w:r w:rsidR="00D45FB7" w:rsidRPr="00091E6B">
        <w:rPr>
          <w:lang w:val="en-GB"/>
        </w:rPr>
        <w:t xml:space="preserve"> 2008)</w:t>
      </w:r>
      <w:r w:rsidR="0053086E" w:rsidRPr="00091E6B">
        <w:rPr>
          <w:rFonts w:eastAsiaTheme="minorEastAsia"/>
        </w:rPr>
        <w:fldChar w:fldCharType="end"/>
      </w:r>
      <w:r w:rsidR="009B5328" w:rsidRPr="00091E6B">
        <w:rPr>
          <w:rFonts w:eastAsiaTheme="minorEastAsia"/>
          <w:lang w:val="en-GB"/>
        </w:rPr>
        <w:t xml:space="preserve">. </w:t>
      </w:r>
      <w:r w:rsidR="003410FC" w:rsidRPr="00091E6B">
        <w:rPr>
          <w:rFonts w:eastAsiaTheme="minorEastAsia"/>
          <w:lang w:val="en-GB"/>
        </w:rPr>
        <w:t xml:space="preserve">The AFS </w:t>
      </w:r>
      <w:r w:rsidR="00A31029" w:rsidRPr="00091E6B">
        <w:rPr>
          <w:rFonts w:eastAsiaTheme="minorEastAsia"/>
          <w:lang w:val="en-GB"/>
        </w:rPr>
        <w:t xml:space="preserve">assumes </w:t>
      </w:r>
      <w:r w:rsidR="006D0829" w:rsidRPr="00091E6B">
        <w:rPr>
          <w:rFonts w:eastAsiaTheme="minorEastAsia"/>
          <w:lang w:val="en-GB"/>
        </w:rPr>
        <w:t xml:space="preserve">that </w:t>
      </w:r>
      <w:r w:rsidR="00F533D4" w:rsidRPr="00091E6B">
        <w:rPr>
          <w:rFonts w:eastAsiaTheme="minorEastAsia"/>
          <w:lang w:val="en-GB"/>
        </w:rPr>
        <w:t>metabolically-driven rates</w:t>
      </w:r>
      <w:r w:rsidR="00DD3995" w:rsidRPr="00091E6B">
        <w:rPr>
          <w:rFonts w:eastAsiaTheme="minorEastAsia"/>
          <w:lang w:val="en-GB"/>
        </w:rPr>
        <w:t xml:space="preserve"> </w:t>
      </w:r>
      <w:r w:rsidR="00941DB4" w:rsidRPr="00091E6B">
        <w:rPr>
          <w:rFonts w:eastAsiaTheme="minorEastAsia"/>
          <w:lang w:val="en-GB"/>
        </w:rPr>
        <w:t>(</w:t>
      </w:r>
      <m:oMath>
        <m:r>
          <w:rPr>
            <w:rFonts w:ascii="Cambria Math" w:eastAsiaTheme="minorEastAsia" w:hAnsi="Cambria Math"/>
            <w:lang w:val="en-GB"/>
          </w:rPr>
          <m:t>I</m:t>
        </m:r>
      </m:oMath>
      <w:r w:rsidR="00B635FF" w:rsidRPr="00091E6B">
        <w:rPr>
          <w:rFonts w:eastAsiaTheme="minorEastAsia"/>
          <w:lang w:val="en-GB"/>
        </w:rPr>
        <w:t xml:space="preserve">, </w:t>
      </w:r>
      <w:r w:rsidR="0050081B" w:rsidRPr="00091E6B">
        <w:rPr>
          <w:rFonts w:eastAsiaTheme="minorEastAsia"/>
          <w:lang w:val="en-GB"/>
        </w:rPr>
        <w:t xml:space="preserve">e.g. </w:t>
      </w:r>
      <w:r w:rsidR="00DD3995" w:rsidRPr="00091E6B">
        <w:rPr>
          <w:rFonts w:eastAsiaTheme="minorEastAsia"/>
          <w:lang w:val="en-GB"/>
        </w:rPr>
        <w:t>metabolism and consumption</w:t>
      </w:r>
      <w:r w:rsidR="00941DB4" w:rsidRPr="00091E6B">
        <w:rPr>
          <w:rFonts w:eastAsiaTheme="minorEastAsia"/>
          <w:lang w:val="en-GB"/>
        </w:rPr>
        <w:t>)</w:t>
      </w:r>
      <w:r w:rsidR="00DC4E27" w:rsidRPr="00091E6B">
        <w:rPr>
          <w:rFonts w:eastAsiaTheme="minorEastAsia"/>
          <w:lang w:val="en-GB"/>
        </w:rPr>
        <w:t xml:space="preserve"> </w:t>
      </w:r>
      <w:r w:rsidR="00F533D4" w:rsidRPr="00091E6B">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091E6B">
        <w:rPr>
          <w:rFonts w:eastAsiaTheme="minorEastAsia"/>
          <w:lang w:val="en-GB"/>
        </w:rPr>
        <w:t>,</w:t>
      </w:r>
      <w:r w:rsidR="00EC3069" w:rsidRPr="00091E6B">
        <w:rPr>
          <w:rFonts w:eastAsiaTheme="minorEastAsia"/>
          <w:lang w:val="en-GB"/>
        </w:rPr>
        <w:t xml:space="preserve"> where </w:t>
      </w:r>
      <m:oMath>
        <m:r>
          <w:rPr>
            <w:rFonts w:ascii="Cambria Math" w:eastAsiaTheme="minorEastAsia" w:hAnsi="Cambria Math"/>
          </w:rPr>
          <m:t>E</m:t>
        </m:r>
      </m:oMath>
      <w:r w:rsidR="00EC3069" w:rsidRPr="00091E6B">
        <w:rPr>
          <w:rFonts w:eastAsiaTheme="minorEastAsia"/>
          <w:lang w:val="en-GB"/>
        </w:rPr>
        <w:t xml:space="preserve"> is the activation energy</w:t>
      </w:r>
      <w:r w:rsidR="003966DD" w:rsidRPr="00091E6B">
        <w:rPr>
          <w:rFonts w:eastAsiaTheme="minorEastAsia"/>
          <w:lang w:val="en-GB"/>
        </w:rPr>
        <w:t xml:space="preserve"> [</w:t>
      </w:r>
      <m:oMath>
        <m:r>
          <m:rPr>
            <m:sty m:val="p"/>
          </m:rPr>
          <w:rPr>
            <w:rFonts w:ascii="Cambria Math" w:eastAsiaTheme="minorEastAsia" w:hAnsi="Cambria Math"/>
            <w:lang w:val="en-GB"/>
          </w:rPr>
          <m:t>eV</m:t>
        </m:r>
      </m:oMath>
      <w:r w:rsidR="003966DD" w:rsidRPr="00091E6B">
        <w:rPr>
          <w:rFonts w:eastAsiaTheme="minorEastAsia"/>
          <w:lang w:val="en-GB"/>
        </w:rPr>
        <w:t>]</w:t>
      </w:r>
      <w:r w:rsidR="00EC3069" w:rsidRPr="00091E6B">
        <w:rPr>
          <w:rFonts w:eastAsiaTheme="minorEastAsia"/>
          <w:lang w:val="en-GB"/>
        </w:rPr>
        <w:t xml:space="preserve">, </w:t>
      </w:r>
      <m:oMath>
        <m:r>
          <w:rPr>
            <w:rFonts w:ascii="Cambria Math" w:eastAsiaTheme="minorEastAsia" w:hAnsi="Cambria Math"/>
          </w:rPr>
          <m:t>k</m:t>
        </m:r>
      </m:oMath>
      <w:r w:rsidR="00EC3069" w:rsidRPr="00091E6B">
        <w:rPr>
          <w:rFonts w:eastAsiaTheme="minorEastAsia"/>
          <w:lang w:val="en-GB"/>
        </w:rPr>
        <w:t xml:space="preserve"> is Boltzmann’s constant</w:t>
      </w:r>
      <w:r w:rsidR="00BD33E6" w:rsidRPr="00091E6B">
        <w:rPr>
          <w:rFonts w:eastAsiaTheme="minorEastAsia"/>
          <w:lang w:val="en-GB"/>
        </w:rPr>
        <w:t xml:space="preserve"> [</w:t>
      </w:r>
      <m:oMath>
        <m:r>
          <m:rPr>
            <m:sty m:val="p"/>
          </m:rPr>
          <w:rPr>
            <w:rFonts w:ascii="Cambria Math" w:eastAsiaTheme="minorEastAsia" w:hAnsi="Cambria Math"/>
            <w:lang w:val="en-GB"/>
          </w:rPr>
          <m:t>eV</m:t>
        </m:r>
        <m:r>
          <w:ins w:id="191" w:author="Max Lindmark" w:date="2020-09-10T11:00:00Z">
            <m:rPr>
              <m:sty m:val="p"/>
            </m:rPr>
            <w:rPr>
              <w:rFonts w:ascii="Cambria Math" w:eastAsiaTheme="minorEastAsia" w:hAnsi="Cambria Math"/>
              <w:lang w:val="en-GB"/>
            </w:rPr>
            <m:t>×</m:t>
          </w:ins>
        </m:r>
        <m:r>
          <w:del w:id="192" w:author="Max Lindmark" w:date="2020-09-10T11:00:00Z">
            <m:rPr>
              <m:sty m:val="p"/>
            </m:rPr>
            <w:rPr>
              <w:rFonts w:ascii="Cambria Math" w:eastAsiaTheme="minorEastAsia" w:hAnsi="Cambria Math"/>
              <w:lang w:val="en-GB"/>
            </w:rPr>
            <m:t>∙</m:t>
          </w:del>
        </m:r>
        <m:sSup>
          <m:sSupPr>
            <m:ctrlPr>
              <w:rPr>
                <w:rFonts w:ascii="Cambria Math" w:eastAsiaTheme="minorEastAsia" w:hAnsi="Cambria Math"/>
                <w:iCs/>
                <w:lang w:val="en-GB"/>
              </w:rPr>
            </m:ctrlPr>
          </m:sSupPr>
          <m:e>
            <m:r>
              <m:rPr>
                <m:sty m:val="p"/>
              </m:rPr>
              <w:rPr>
                <w:rFonts w:ascii="Cambria Math" w:eastAsiaTheme="minorEastAsia" w:hAnsi="Cambria Math"/>
                <w:lang w:val="en-GB"/>
              </w:rPr>
              <m:t>K</m:t>
            </m:r>
          </m:e>
          <m:sup>
            <m:r>
              <m:rPr>
                <m:sty m:val="p"/>
              </m:rPr>
              <w:rPr>
                <w:rFonts w:ascii="Cambria Math" w:eastAsiaTheme="minorEastAsia" w:hAnsi="Cambria Math"/>
                <w:lang w:val="en-GB"/>
              </w:rPr>
              <m:t>-1</m:t>
            </m:r>
          </m:sup>
        </m:sSup>
      </m:oMath>
      <w:r w:rsidR="00BD33E6" w:rsidRPr="00091E6B">
        <w:rPr>
          <w:rFonts w:eastAsiaTheme="minorEastAsia"/>
          <w:lang w:val="en-GB"/>
        </w:rPr>
        <w:t>]</w:t>
      </w:r>
      <w:r w:rsidR="00EC3069" w:rsidRPr="00091E6B">
        <w:rPr>
          <w:rFonts w:eastAsiaTheme="minorEastAsia"/>
          <w:lang w:val="en-GB"/>
        </w:rPr>
        <w:t xml:space="preserve"> and </w:t>
      </w:r>
      <m:oMath>
        <m:r>
          <w:rPr>
            <w:rFonts w:ascii="Cambria Math" w:eastAsiaTheme="minorEastAsia" w:hAnsi="Cambria Math"/>
          </w:rPr>
          <m:t>T</m:t>
        </m:r>
      </m:oMath>
      <w:r w:rsidR="00EC3069" w:rsidRPr="00091E6B">
        <w:rPr>
          <w:rFonts w:eastAsiaTheme="minorEastAsia"/>
          <w:lang w:val="en-GB"/>
        </w:rPr>
        <w:t xml:space="preserve"> is temperature </w:t>
      </w:r>
      <w:r w:rsidR="009B18F4" w:rsidRPr="00091E6B">
        <w:rPr>
          <w:rFonts w:eastAsiaTheme="minorEastAsia"/>
          <w:lang w:val="en-GB"/>
        </w:rPr>
        <w:t>[</w:t>
      </w:r>
      <m:oMath>
        <m:r>
          <m:rPr>
            <m:sty m:val="p"/>
          </m:rPr>
          <w:rPr>
            <w:rFonts w:ascii="Cambria Math" w:eastAsiaTheme="minorEastAsia" w:hAnsi="Cambria Math"/>
            <w:lang w:val="en-GB"/>
          </w:rPr>
          <m:t>K</m:t>
        </m:r>
      </m:oMath>
      <w:r w:rsidR="009B18F4" w:rsidRPr="00091E6B">
        <w:rPr>
          <w:rFonts w:eastAsiaTheme="minorEastAsia"/>
          <w:iCs/>
          <w:lang w:val="en-GB"/>
        </w:rPr>
        <w:t>]</w:t>
      </w:r>
      <w:r w:rsidR="00EC3069" w:rsidRPr="00091E6B">
        <w:rPr>
          <w:rFonts w:eastAsiaTheme="minorEastAsia"/>
          <w:lang w:val="en-GB"/>
        </w:rPr>
        <w:t>.</w:t>
      </w:r>
      <w:r w:rsidR="00F533D4" w:rsidRPr="00091E6B">
        <w:rPr>
          <w:rFonts w:eastAsiaTheme="minorEastAsia"/>
          <w:lang w:val="en-GB"/>
        </w:rPr>
        <w:t xml:space="preserve"> </w:t>
      </w:r>
      <w:r w:rsidR="001A58EF" w:rsidRPr="00091E6B">
        <w:rPr>
          <w:rFonts w:eastAsiaTheme="minorEastAsia"/>
          <w:lang w:val="en-GB"/>
        </w:rPr>
        <w:t>Importantly</w:t>
      </w:r>
      <w:commentRangeEnd w:id="190"/>
      <w:r w:rsidR="009279D3">
        <w:rPr>
          <w:rStyle w:val="CommentReference"/>
        </w:rPr>
        <w:commentReference w:id="190"/>
      </w:r>
      <w:r w:rsidR="001A58EF" w:rsidRPr="00091E6B">
        <w:rPr>
          <w:rFonts w:eastAsiaTheme="minorEastAsia"/>
          <w:lang w:val="en-GB"/>
        </w:rPr>
        <w:t xml:space="preserve">, </w:t>
      </w:r>
      <w:r w:rsidR="00DE3B82" w:rsidRPr="00091E6B">
        <w:rPr>
          <w:rFonts w:eastAsiaTheme="minorEastAsia"/>
          <w:lang w:val="en-GB"/>
        </w:rPr>
        <w:t xml:space="preserve">the model assumes </w:t>
      </w:r>
      <w:r w:rsidR="009261DD" w:rsidRPr="00091E6B">
        <w:rPr>
          <w:rFonts w:eastAsiaTheme="minorEastAsia"/>
          <w:lang w:val="en-GB"/>
        </w:rPr>
        <w:t xml:space="preserve">a </w:t>
      </w:r>
      <w:r w:rsidR="007D1821" w:rsidRPr="00091E6B">
        <w:rPr>
          <w:rFonts w:eastAsiaTheme="minorEastAsia"/>
          <w:lang w:val="en-GB"/>
        </w:rPr>
        <w:t>mass-scaling</w:t>
      </w:r>
      <w:r w:rsidR="00254661" w:rsidRPr="00091E6B">
        <w:rPr>
          <w:rFonts w:eastAsiaTheme="minorEastAsia"/>
          <w:lang w:val="en-GB"/>
        </w:rPr>
        <w:t xml:space="preserve"> exponent</w:t>
      </w:r>
      <w:r w:rsidR="007D1821" w:rsidRPr="00091E6B">
        <w:rPr>
          <w:rFonts w:eastAsiaTheme="minorEastAsia"/>
          <w:lang w:val="en-GB"/>
        </w:rPr>
        <w:t xml:space="preserve"> </w:t>
      </w:r>
      <w:r w:rsidR="00AE058A" w:rsidRPr="00091E6B">
        <w:rPr>
          <w:rFonts w:eastAsiaTheme="minorEastAsia"/>
          <w:lang w:val="en-GB"/>
        </w:rPr>
        <w:t xml:space="preserve">of </w:t>
      </w:r>
      <w:r w:rsidR="00D00BC0" w:rsidRPr="00091E6B">
        <w:rPr>
          <w:rFonts w:eastAsiaTheme="minorEastAsia"/>
          <w:lang w:val="en-GB"/>
        </w:rPr>
        <w:t xml:space="preserve">¾ </w:t>
      </w:r>
      <w:r w:rsidR="00D60929" w:rsidRPr="00091E6B">
        <w:rPr>
          <w:rFonts w:eastAsiaTheme="minorEastAsia"/>
          <w:lang w:val="en-GB"/>
        </w:rPr>
        <w:t>when estimating temperature effects</w:t>
      </w:r>
      <w:r w:rsidR="003A330F" w:rsidRPr="00091E6B">
        <w:rPr>
          <w:rFonts w:eastAsiaTheme="minorEastAsia"/>
          <w:lang w:val="en-GB"/>
        </w:rPr>
        <w:t>, as well as independent effect</w:t>
      </w:r>
      <w:r w:rsidR="006C45BE" w:rsidRPr="00091E6B">
        <w:rPr>
          <w:rFonts w:eastAsiaTheme="minorEastAsia"/>
          <w:lang w:val="en-GB"/>
        </w:rPr>
        <w:t>s</w:t>
      </w:r>
      <w:r w:rsidR="003A330F" w:rsidRPr="00091E6B">
        <w:rPr>
          <w:rFonts w:eastAsiaTheme="minorEastAsia"/>
          <w:lang w:val="en-GB"/>
        </w:rPr>
        <w:t xml:space="preserve"> of mass and </w:t>
      </w:r>
      <w:r w:rsidR="005F14AB" w:rsidRPr="00091E6B">
        <w:rPr>
          <w:rFonts w:eastAsiaTheme="minorEastAsia"/>
          <w:lang w:val="en-GB"/>
        </w:rPr>
        <w:t>temperature</w:t>
      </w:r>
      <w:r w:rsidR="008463E5" w:rsidRPr="00091E6B">
        <w:rPr>
          <w:rFonts w:eastAsiaTheme="minorEastAsia"/>
          <w:lang w:val="en-GB"/>
        </w:rPr>
        <w:t xml:space="preserve"> </w:t>
      </w:r>
      <w:r w:rsidR="002B66B3" w:rsidRPr="00091E6B">
        <w:rPr>
          <w:rFonts w:eastAsiaTheme="minorEastAsia"/>
        </w:rPr>
        <w:fldChar w:fldCharType="begin"/>
      </w:r>
      <w:r w:rsidR="00422B99" w:rsidRPr="00091E6B">
        <w:rPr>
          <w:rFonts w:eastAsiaTheme="minorEastAsia"/>
          <w:lang w:val="en-GB"/>
        </w:rPr>
        <w:instrText xml:space="preserve"> ADDIN ZOTERO_ITEM CSL_CITATION {"citationID":"ZtD6HWwS","properties":{"formattedCitation":"(Downs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sidRPr="00091E6B">
        <w:rPr>
          <w:rFonts w:eastAsiaTheme="minorEastAsia"/>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2B66B3" w:rsidRPr="00091E6B">
        <w:rPr>
          <w:rFonts w:eastAsiaTheme="minorEastAsia"/>
        </w:rPr>
        <w:fldChar w:fldCharType="end"/>
      </w:r>
      <w:r w:rsidR="009E0631" w:rsidRPr="00091E6B">
        <w:rPr>
          <w:rFonts w:eastAsiaTheme="minorEastAsia"/>
          <w:lang w:val="en-GB"/>
        </w:rPr>
        <w:t xml:space="preserve">. </w:t>
      </w:r>
      <w:r w:rsidR="008D7E70" w:rsidRPr="00091E6B">
        <w:rPr>
          <w:rFonts w:eastAsiaTheme="minorEastAsia"/>
          <w:lang w:val="en-GB"/>
        </w:rPr>
        <w:t xml:space="preserve">However, </w:t>
      </w:r>
      <w:r w:rsidR="00E145C6" w:rsidRPr="00091E6B">
        <w:rPr>
          <w:rFonts w:cstheme="minorHAnsi"/>
          <w:lang w:val="en-GB"/>
        </w:rPr>
        <w:t xml:space="preserve">deviations from </w:t>
      </w:r>
      <w:r w:rsidR="000645E4" w:rsidRPr="00091E6B">
        <w:rPr>
          <w:rFonts w:cstheme="minorHAnsi"/>
          <w:lang w:val="en-GB"/>
        </w:rPr>
        <w:t xml:space="preserve">the </w:t>
      </w:r>
      <w:r w:rsidR="00622A66" w:rsidRPr="00091E6B">
        <w:rPr>
          <w:rFonts w:cstheme="minorHAnsi"/>
          <w:lang w:val="en-GB"/>
        </w:rPr>
        <w:t xml:space="preserve">¾ </w:t>
      </w:r>
      <w:r w:rsidR="000645E4"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r w:rsidR="006A1A0C" w:rsidRPr="00091E6B">
        <w:rPr>
          <w:rFonts w:cstheme="minorHAnsi"/>
          <w:lang w:val="en-GB"/>
        </w:rPr>
        <w:t xml:space="preserve">, and body mass and temperature can have interactive effects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091E6B">
        <w:t xml:space="preserve">(Xie &amp; Sun 1990; Glazier 2005; García García </w:t>
      </w:r>
      <w:r w:rsidR="00EB6461" w:rsidRPr="00091E6B">
        <w:rPr>
          <w:i/>
          <w:iCs/>
        </w:rPr>
        <w:t>et al.</w:t>
      </w:r>
      <w:r w:rsidR="00EB6461" w:rsidRPr="00091E6B">
        <w:t xml:space="preserve"> 2011; Ohlberger </w:t>
      </w:r>
      <w:r w:rsidR="00EB6461" w:rsidRPr="00091E6B">
        <w:rPr>
          <w:i/>
          <w:iCs/>
        </w:rPr>
        <w:t>et al.</w:t>
      </w:r>
      <w:r w:rsidR="00EB6461" w:rsidRPr="00091E6B">
        <w:t xml:space="preserve"> 2012; Lindmark </w:t>
      </w:r>
      <w:r w:rsidR="00EB6461" w:rsidRPr="00091E6B">
        <w:rPr>
          <w:i/>
          <w:iCs/>
        </w:rPr>
        <w:t>et al.</w:t>
      </w:r>
      <w:r w:rsidR="00EB6461" w:rsidRPr="00091E6B">
        <w:t xml:space="preserve"> 2018)</w:t>
      </w:r>
      <w:r w:rsidR="006A1A0C" w:rsidRPr="00091E6B">
        <w:rPr>
          <w:rFonts w:cstheme="minorHAnsi"/>
        </w:rPr>
        <w:fldChar w:fldCharType="end"/>
      </w:r>
      <w:r w:rsidR="009223C1" w:rsidRPr="00091E6B">
        <w:rPr>
          <w:rFonts w:cstheme="minorHAnsi"/>
        </w:rPr>
        <w:t xml:space="preserve"> (but see</w:t>
      </w:r>
      <w:r w:rsidR="00020BC0" w:rsidRPr="00091E6B">
        <w:rPr>
          <w:rFonts w:cstheme="minorHAnsi"/>
        </w:rPr>
        <w:t xml:space="preserve"> Jerde </w:t>
      </w:r>
      <w:r w:rsidR="00020BC0" w:rsidRPr="00091E6B">
        <w:rPr>
          <w:rFonts w:cstheme="minorHAnsi"/>
          <w:i/>
          <w:iCs/>
        </w:rPr>
        <w:t>et al</w:t>
      </w:r>
      <w:r w:rsidR="00020BC0" w:rsidRPr="00091E6B">
        <w:rPr>
          <w:rFonts w:cstheme="minorHAnsi"/>
        </w:rPr>
        <w:t xml:space="preserve">. </w:t>
      </w:r>
      <w:r w:rsidR="009223C1" w:rsidRPr="00091E6B">
        <w:rPr>
          <w:rFonts w:cstheme="minorHAnsi"/>
        </w:rPr>
        <w:t xml:space="preserve"> </w:t>
      </w:r>
      <w:r w:rsidR="009223C1" w:rsidRPr="00091E6B">
        <w:rPr>
          <w:rFonts w:cstheme="minorHAnsi"/>
        </w:rPr>
        <w:fldChar w:fldCharType="begin"/>
      </w:r>
      <w:r w:rsidR="00422B99" w:rsidRPr="00091E6B">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091E6B">
        <w:t>(2019)</w:t>
      </w:r>
      <w:r w:rsidR="009223C1" w:rsidRPr="00091E6B">
        <w:rPr>
          <w:rFonts w:cstheme="minorHAnsi"/>
        </w:rPr>
        <w:fldChar w:fldCharType="end"/>
      </w:r>
      <w:r w:rsidR="009223C1" w:rsidRPr="00091E6B">
        <w:rPr>
          <w:rFonts w:cstheme="minorHAnsi"/>
        </w:rPr>
        <w:t>)</w:t>
      </w:r>
      <w:r w:rsidR="00EB7199" w:rsidRPr="00091E6B">
        <w:rPr>
          <w:rFonts w:cstheme="minorHAnsi"/>
        </w:rPr>
        <w:t>.</w:t>
      </w:r>
      <w:r w:rsidR="00FA11B2" w:rsidRPr="00091E6B">
        <w:rPr>
          <w:rFonts w:cstheme="minorHAnsi"/>
        </w:rPr>
        <w:t xml:space="preserve"> </w:t>
      </w:r>
      <w:r w:rsidR="00E97E74" w:rsidRPr="00091E6B">
        <w:rPr>
          <w:rFonts w:cstheme="minorHAnsi"/>
        </w:rPr>
        <w:t>In addition, while t</w:t>
      </w:r>
      <w:r w:rsidR="00636995" w:rsidRPr="00091E6B">
        <w:rPr>
          <w:rFonts w:eastAsiaTheme="minorEastAsia"/>
        </w:rPr>
        <w:t>he AFS tend</w:t>
      </w:r>
      <w:r w:rsidR="005C1289" w:rsidRPr="00091E6B">
        <w:rPr>
          <w:rFonts w:eastAsiaTheme="minorEastAsia"/>
        </w:rPr>
        <w:t>s</w:t>
      </w:r>
      <w:r w:rsidR="00636995" w:rsidRPr="00091E6B">
        <w:rPr>
          <w:rFonts w:eastAsiaTheme="minorEastAsia"/>
        </w:rPr>
        <w:t xml:space="preserve"> to </w:t>
      </w:r>
      <w:r w:rsidR="003D4E1C" w:rsidRPr="00091E6B">
        <w:rPr>
          <w:rFonts w:eastAsiaTheme="minorEastAsia"/>
        </w:rPr>
        <w:t>provide good statistical fits to</w:t>
      </w:r>
      <w:r w:rsidR="00636995" w:rsidRPr="00091E6B">
        <w:rPr>
          <w:rFonts w:eastAsiaTheme="minorEastAsia"/>
        </w:rPr>
        <w:t xml:space="preserve"> interspecific data </w:t>
      </w:r>
      <w:r w:rsidR="00D454D2" w:rsidRPr="00091E6B">
        <w:rPr>
          <w:rFonts w:eastAsiaTheme="minorEastAsia"/>
        </w:rPr>
        <w:fldChar w:fldCharType="begin"/>
      </w:r>
      <w:r w:rsidR="00422B99" w:rsidRPr="00091E6B">
        <w:rPr>
          <w:rFonts w:eastAsiaTheme="minorEastAsia"/>
        </w:rPr>
        <w: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sidRPr="00091E6B">
        <w:rPr>
          <w:rFonts w:eastAsiaTheme="minorEastAsia"/>
        </w:rPr>
        <w:fldChar w:fldCharType="separate"/>
      </w:r>
      <w:r w:rsidR="0044238B" w:rsidRPr="00091E6B">
        <w:rPr>
          <w:rFonts w:eastAsiaTheme="minorEastAsia"/>
          <w:noProof/>
        </w:rPr>
        <w:t>(Clarke 2004)</w:t>
      </w:r>
      <w:r w:rsidR="00D454D2" w:rsidRPr="00091E6B">
        <w:rPr>
          <w:rFonts w:eastAsiaTheme="minorEastAsia"/>
        </w:rPr>
        <w:fldChar w:fldCharType="end"/>
      </w:r>
      <w:r w:rsidR="00933FBE" w:rsidRPr="00091E6B">
        <w:rPr>
          <w:rFonts w:eastAsiaTheme="minorEastAsia"/>
        </w:rPr>
        <w:t xml:space="preserve"> </w:t>
      </w:r>
      <w:r w:rsidR="00636995" w:rsidRPr="00091E6B">
        <w:rPr>
          <w:rFonts w:eastAsiaTheme="minorEastAsia"/>
        </w:rPr>
        <w:t xml:space="preserve">and intraspecific data </w:t>
      </w:r>
      <w:r w:rsidR="00D657AD" w:rsidRPr="00091E6B">
        <w:rPr>
          <w:rFonts w:eastAsiaTheme="minorEastAsia"/>
        </w:rPr>
        <w:t xml:space="preserve">with a restricted </w:t>
      </w:r>
      <w:r w:rsidR="00636995" w:rsidRPr="00091E6B">
        <w:rPr>
          <w:rFonts w:eastAsiaTheme="minorEastAsia"/>
        </w:rPr>
        <w:t xml:space="preserve">temperature range </w:t>
      </w:r>
      <w:r w:rsidR="00636995" w:rsidRPr="00091E6B">
        <w:rPr>
          <w:rFonts w:eastAsiaTheme="minorEastAsia"/>
        </w:rPr>
        <w:fldChar w:fldCharType="begin"/>
      </w:r>
      <w:r w:rsidR="00422B99" w:rsidRPr="00091E6B">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091E6B">
        <w:rPr>
          <w:rFonts w:eastAsiaTheme="minorEastAsia"/>
        </w:rPr>
        <w:fldChar w:fldCharType="separate"/>
      </w:r>
      <w:r w:rsidR="009D6C25" w:rsidRPr="00091E6B">
        <w:rPr>
          <w:lang w:val="en-GB"/>
        </w:rPr>
        <w:t xml:space="preserve">(Brown </w:t>
      </w:r>
      <w:r w:rsidR="009D6C25" w:rsidRPr="00091E6B">
        <w:rPr>
          <w:i/>
          <w:iCs/>
          <w:lang w:val="en-GB"/>
        </w:rPr>
        <w:t>et al.</w:t>
      </w:r>
      <w:r w:rsidR="009D6C25" w:rsidRPr="00091E6B">
        <w:rPr>
          <w:lang w:val="en-GB"/>
        </w:rPr>
        <w:t xml:space="preserve"> 2004; Clarke 2004; Rall </w:t>
      </w:r>
      <w:r w:rsidR="009D6C25" w:rsidRPr="00091E6B">
        <w:rPr>
          <w:i/>
          <w:iCs/>
          <w:lang w:val="en-GB"/>
        </w:rPr>
        <w:t>et al.</w:t>
      </w:r>
      <w:r w:rsidR="009D6C25" w:rsidRPr="00091E6B">
        <w:rPr>
          <w:lang w:val="en-GB"/>
        </w:rPr>
        <w:t xml:space="preserve"> 2012)</w:t>
      </w:r>
      <w:r w:rsidR="00636995" w:rsidRPr="00091E6B">
        <w:rPr>
          <w:rFonts w:eastAsiaTheme="minorEastAsia"/>
        </w:rPr>
        <w:fldChar w:fldCharType="end"/>
      </w:r>
      <w:r w:rsidR="001F1494" w:rsidRPr="00091E6B">
        <w:rPr>
          <w:rFonts w:eastAsiaTheme="minorEastAsia"/>
          <w:lang w:val="en-GB"/>
        </w:rPr>
        <w:t xml:space="preserve">, </w:t>
      </w:r>
      <w:r w:rsidR="00435974" w:rsidRPr="00091E6B">
        <w:rPr>
          <w:rFonts w:eastAsiaTheme="minorEastAsia"/>
          <w:lang w:val="en-GB"/>
        </w:rPr>
        <w:t xml:space="preserve">within-species </w:t>
      </w:r>
      <w:r w:rsidR="008F0A77" w:rsidRPr="00091E6B">
        <w:rPr>
          <w:rFonts w:eastAsiaTheme="minorEastAsia"/>
          <w:lang w:val="en-GB"/>
        </w:rPr>
        <w:t xml:space="preserve">thermal response curves are </w:t>
      </w:r>
      <w:r w:rsidR="0021343A" w:rsidRPr="00091E6B">
        <w:rPr>
          <w:rFonts w:eastAsiaTheme="minorEastAsia"/>
          <w:lang w:val="en-GB"/>
        </w:rPr>
        <w:t xml:space="preserve">generally </w:t>
      </w:r>
      <w:r w:rsidR="008F0A77" w:rsidRPr="00091E6B">
        <w:rPr>
          <w:rFonts w:eastAsiaTheme="minorEastAsia"/>
          <w:lang w:val="en-GB"/>
        </w:rPr>
        <w:t xml:space="preserve">unimodal </w:t>
      </w:r>
      <w:r w:rsidR="00636995" w:rsidRPr="00091E6B">
        <w:rPr>
          <w:rFonts w:eastAsiaTheme="minorEastAsia"/>
        </w:rPr>
        <w:fldChar w:fldCharType="begin"/>
      </w:r>
      <w:r w:rsidR="00422B99"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091E6B">
        <w:rPr>
          <w:rFonts w:eastAsiaTheme="minorEastAsia"/>
        </w:rPr>
        <w:fldChar w:fldCharType="separate"/>
      </w:r>
      <w:r w:rsidR="00EB6461" w:rsidRPr="00091E6B">
        <w:rPr>
          <w:lang w:val="en-GB"/>
        </w:rPr>
        <w:t xml:space="preserve">(Dell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 Rall </w:t>
      </w:r>
      <w:r w:rsidR="00EB6461" w:rsidRPr="00091E6B">
        <w:rPr>
          <w:i/>
          <w:iCs/>
          <w:lang w:val="en-GB"/>
        </w:rPr>
        <w:t>et al.</w:t>
      </w:r>
      <w:r w:rsidR="00EB6461" w:rsidRPr="00091E6B">
        <w:rPr>
          <w:lang w:val="en-GB"/>
        </w:rPr>
        <w:t xml:space="preserve"> 2012; Uiterwaal &amp; DeLong 2020)</w:t>
      </w:r>
      <w:r w:rsidR="00636995" w:rsidRPr="00091E6B">
        <w:rPr>
          <w:rFonts w:eastAsiaTheme="minorEastAsia"/>
        </w:rPr>
        <w:fldChar w:fldCharType="end"/>
      </w:r>
      <w:r w:rsidR="00636995" w:rsidRPr="00091E6B">
        <w:rPr>
          <w:rFonts w:cstheme="minorHAnsi"/>
          <w:lang w:val="en-GB"/>
        </w:rPr>
        <w:t xml:space="preserve">. </w:t>
      </w:r>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 xml:space="preserve">are estimated </w:t>
      </w:r>
      <w:r w:rsidR="000A467D" w:rsidRPr="00091E6B">
        <w:rPr>
          <w:rFonts w:cstheme="minorHAnsi"/>
          <w:lang w:val="en-GB"/>
        </w:rPr>
        <w:lastRenderedPageBreak/>
        <w:t>jointly</w:t>
      </w:r>
      <w:r w:rsidR="00FC70D6" w:rsidRPr="00091E6B">
        <w:rPr>
          <w:rFonts w:cstheme="minorHAnsi"/>
          <w:lang w:val="en-GB"/>
        </w:rPr>
        <w:t xml:space="preserve"> </w:t>
      </w:r>
      <w:r w:rsidR="00FC70D6" w:rsidRPr="00091E6B">
        <w:rPr>
          <w:rFonts w:cstheme="minorHAnsi"/>
        </w:rPr>
        <w:fldChar w:fldCharType="begin"/>
      </w:r>
      <w:r w:rsidR="00422B99" w:rsidRPr="00091E6B">
        <w:rPr>
          <w:rFonts w:cstheme="minorHAnsi"/>
          <w:lang w:val="en-GB"/>
        </w:rPr>
        <w:instrText xml:space="preserve"> ADDIN ZOTERO_ITEM CSL_CITATION {"citationID":"ucFAApka","properties":{"formattedCitation":"(Downs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ins w:id="193" w:author="Max Lindmark" w:date="2020-09-12T18:44:00Z">
        <w:r w:rsidR="004D2710">
          <w:rPr>
            <w:rFonts w:cstheme="minorHAnsi"/>
            <w:lang w:val="en-GB"/>
          </w:rPr>
          <w:t xml:space="preserve">or polynomial </w:t>
        </w:r>
      </w:ins>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commentRangeStart w:id="194"/>
    </w:p>
    <w:p w14:paraId="2CC89FE7" w14:textId="2575E6B8" w:rsidR="003C1FC7" w:rsidRPr="00091E6B" w:rsidDel="002B7B1B" w:rsidRDefault="00503613" w:rsidP="002E3379">
      <w:pPr>
        <w:spacing w:line="480" w:lineRule="auto"/>
        <w:ind w:firstLine="284"/>
        <w:contextualSpacing/>
        <w:jc w:val="both"/>
        <w:rPr>
          <w:del w:id="195" w:author="Max Lindmark" w:date="2020-07-27T14:51:00Z"/>
          <w:rFonts w:eastAsiaTheme="minorEastAsia"/>
          <w:lang w:val="en-GB"/>
        </w:rPr>
      </w:pPr>
      <w:del w:id="196" w:author="Max Lindmark" w:date="2020-07-27T14:51:00Z">
        <w:r w:rsidRPr="00091E6B" w:rsidDel="002B7B1B">
          <w:rPr>
            <w:rFonts w:cstheme="minorHAnsi"/>
            <w:lang w:val="en-GB"/>
          </w:rPr>
          <w:delText>The</w:delText>
        </w:r>
        <w:r w:rsidR="00272129" w:rsidRPr="00091E6B" w:rsidDel="002B7B1B">
          <w:rPr>
            <w:rFonts w:cstheme="minorHAnsi"/>
            <w:lang w:val="en-GB"/>
          </w:rPr>
          <w:delText xml:space="preserve"> intraspecific scaling </w:delText>
        </w:r>
        <w:r w:rsidR="00821494" w:rsidRPr="00091E6B" w:rsidDel="002B7B1B">
          <w:rPr>
            <w:rFonts w:cstheme="minorHAnsi"/>
            <w:lang w:val="en-GB"/>
          </w:rPr>
          <w:delText>of</w:delText>
        </w:r>
        <w:commentRangeStart w:id="197"/>
        <w:commentRangeStart w:id="198"/>
        <w:r w:rsidR="00821494" w:rsidRPr="00091E6B" w:rsidDel="002B7B1B">
          <w:rPr>
            <w:rFonts w:cstheme="minorHAnsi"/>
            <w:lang w:val="en-GB"/>
          </w:rPr>
          <w:delText xml:space="preserve"> </w:delText>
        </w:r>
        <w:commentRangeEnd w:id="197"/>
        <w:r w:rsidRPr="00091E6B" w:rsidDel="002B7B1B">
          <w:rPr>
            <w:rStyle w:val="CommentReference"/>
            <w:sz w:val="24"/>
            <w:szCs w:val="24"/>
          </w:rPr>
          <w:commentReference w:id="197"/>
        </w:r>
        <w:commentRangeEnd w:id="198"/>
        <w:r w:rsidR="001C3243" w:rsidRPr="00091E6B" w:rsidDel="002B7B1B">
          <w:rPr>
            <w:rStyle w:val="CommentReference"/>
            <w:sz w:val="24"/>
            <w:szCs w:val="24"/>
          </w:rPr>
          <w:commentReference w:id="198"/>
        </w:r>
        <w:r w:rsidR="00821494" w:rsidRPr="00091E6B" w:rsidDel="002B7B1B">
          <w:rPr>
            <w:rFonts w:cstheme="minorHAnsi"/>
            <w:lang w:val="en-GB"/>
          </w:rPr>
          <w:delText xml:space="preserve">rates with mass and temperature </w:delText>
        </w:r>
        <w:r w:rsidR="0065177E" w:rsidRPr="00091E6B" w:rsidDel="002B7B1B">
          <w:rPr>
            <w:rFonts w:cstheme="minorHAnsi"/>
            <w:lang w:val="en-GB"/>
          </w:rPr>
          <w:delText>is less understood</w:delText>
        </w:r>
        <w:r w:rsidR="0063639A" w:rsidRPr="00091E6B" w:rsidDel="002B7B1B">
          <w:rPr>
            <w:rFonts w:cstheme="minorHAnsi"/>
            <w:lang w:val="en-GB"/>
          </w:rPr>
          <w:delText xml:space="preserve"> than interspecific scaling relationships</w:delText>
        </w:r>
      </w:del>
      <w:del w:id="199" w:author="Max Lindmark" w:date="2020-07-27T14:45:00Z">
        <w:r w:rsidR="0063639A" w:rsidRPr="00091E6B" w:rsidDel="000B5140">
          <w:rPr>
            <w:rFonts w:cstheme="minorHAnsi"/>
            <w:lang w:val="en-GB"/>
          </w:rPr>
          <w:delText xml:space="preserve">. </w:delText>
        </w:r>
        <w:commentRangeStart w:id="200"/>
        <w:commentRangeStart w:id="201"/>
        <w:r w:rsidR="005060BA" w:rsidRPr="00091E6B" w:rsidDel="000B5140">
          <w:rPr>
            <w:rFonts w:eastAsiaTheme="minorEastAsia"/>
            <w:lang w:val="en-GB"/>
          </w:rPr>
          <w:delText>L</w:delText>
        </w:r>
        <w:r w:rsidR="00272129" w:rsidRPr="00091E6B" w:rsidDel="000B5140">
          <w:rPr>
            <w:rFonts w:eastAsiaTheme="minorEastAsia"/>
            <w:lang w:val="en-GB"/>
          </w:rPr>
          <w:delText xml:space="preserve">ogistical challenges of replicating experiments for ranges of body masses and </w:delText>
        </w:r>
        <w:r w:rsidR="00724796" w:rsidRPr="00091E6B" w:rsidDel="000B5140">
          <w:rPr>
            <w:rFonts w:eastAsiaTheme="minorEastAsia"/>
            <w:lang w:val="en-GB"/>
          </w:rPr>
          <w:delText>temperatu</w:delText>
        </w:r>
        <w:r w:rsidR="00296CC1" w:rsidRPr="00091E6B" w:rsidDel="000B5140">
          <w:rPr>
            <w:rFonts w:eastAsiaTheme="minorEastAsia"/>
            <w:lang w:val="en-GB"/>
          </w:rPr>
          <w:delText>re</w:delText>
        </w:r>
        <w:r w:rsidR="005060BA" w:rsidRPr="00091E6B" w:rsidDel="000B5140">
          <w:rPr>
            <w:rFonts w:eastAsiaTheme="minorEastAsia"/>
            <w:lang w:val="en-GB"/>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as our study taxa, we curated 25 studies with measurements of standard metabolic rate, temperature, and mass, with 55 independent trials and across 16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species and confronted this data with </w:delInstrText>
        </w:r>
        <w:r w:rsidR="00272129" w:rsidRPr="00091E6B" w:rsidDel="000B5140">
          <w:rPr>
            <w:rFonts w:eastAsiaTheme="minorEastAsia"/>
          </w:rPr>
          <w:delInstrText>ﬂ</w:delInstrText>
        </w:r>
        <w:r w:rsidR="00272129" w:rsidRPr="00091E6B" w:rsidDel="000B5140">
          <w:rPr>
            <w:rFonts w:eastAsiaTheme="minorEastAsia"/>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 of 0.89 with a SIC interval spanning 0.82 to 0.99, implying that mechanistically derived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(Jerde </w:delText>
        </w:r>
        <w:r w:rsidR="0044238B" w:rsidRPr="00091E6B" w:rsidDel="000B5140">
          <w:rPr>
            <w:i/>
            <w:iCs/>
            <w:lang w:val="en-GB"/>
          </w:rPr>
          <w:delText>et al.</w:delText>
        </w:r>
        <w:r w:rsidR="0044238B" w:rsidRPr="00091E6B" w:rsidDel="000B5140">
          <w:rPr>
            <w:lang w:val="en-GB"/>
          </w:rPr>
          <w:delText xml:space="preserve"> 2019)</w:delText>
        </w:r>
        <w:r w:rsidR="00272129" w:rsidRPr="00091E6B" w:rsidDel="000B5140">
          <w:rPr>
            <w:rFonts w:eastAsiaTheme="minorEastAsia"/>
          </w:rPr>
          <w:fldChar w:fldCharType="end"/>
        </w:r>
        <w:r w:rsidR="00272129" w:rsidRPr="00091E6B" w:rsidDel="000B5140">
          <w:rPr>
            <w:rFonts w:eastAsiaTheme="minorEastAsia"/>
            <w:lang w:val="en-GB"/>
          </w:rPr>
          <w:delText xml:space="preserve"> and </w:delText>
        </w:r>
        <w:r w:rsidR="002A05AA" w:rsidRPr="00091E6B" w:rsidDel="000B5140">
          <w:rPr>
            <w:rFonts w:eastAsiaTheme="minorEastAsia"/>
            <w:lang w:val="en-GB"/>
          </w:rPr>
          <w:delText>a</w:delText>
        </w:r>
        <w:r w:rsidR="00272129" w:rsidRPr="00091E6B" w:rsidDel="000B5140">
          <w:rPr>
            <w:rFonts w:eastAsiaTheme="minorEastAsia"/>
            <w:lang w:val="en-GB"/>
          </w:rPr>
          <w:delText xml:space="preserve"> lack of comprehensive data</w:delText>
        </w:r>
        <w:r w:rsidR="003E45F6" w:rsidRPr="00091E6B" w:rsidDel="000B5140">
          <w:rPr>
            <w:rFonts w:eastAsiaTheme="minorEastAsia"/>
            <w:lang w:val="en-GB"/>
          </w:rPr>
          <w:delText xml:space="preserve"> sets</w:delText>
        </w:r>
        <w:r w:rsidR="00272129" w:rsidRPr="00091E6B" w:rsidDel="000B5140">
          <w:rPr>
            <w:rFonts w:eastAsiaTheme="minorEastAsia"/>
            <w:lang w:val="en-GB"/>
          </w:rPr>
          <w:delText xml:space="preserve"> </w:delText>
        </w:r>
        <w:r w:rsidR="000A3F4B" w:rsidRPr="00091E6B" w:rsidDel="000B5140">
          <w:rPr>
            <w:rFonts w:eastAsiaTheme="minorEastAsia"/>
            <w:lang w:val="en-GB"/>
          </w:rPr>
          <w:delText>(in particular for consumption and growth rates</w:delText>
        </w:r>
        <w:r w:rsidR="000A3F4B" w:rsidRPr="00091E6B" w:rsidDel="000B5140">
          <w:rPr>
            <w:rFonts w:eastAsiaTheme="minorEastAsia"/>
          </w:rPr>
          <w:delText>)</w:delText>
        </w:r>
        <w:r w:rsidR="000A3F4B" w:rsidRPr="00091E6B" w:rsidDel="000B5140">
          <w:rPr>
            <w:rFonts w:eastAsiaTheme="minorEastAsia"/>
            <w:lang w:val="en-GB"/>
          </w:rPr>
          <w:delText xml:space="preserve"> </w:delText>
        </w:r>
        <w:r w:rsidR="008C5632" w:rsidRPr="00091E6B" w:rsidDel="000B5140">
          <w:rPr>
            <w:rFonts w:eastAsiaTheme="minorEastAsia"/>
            <w:lang w:val="en-GB"/>
          </w:rPr>
          <w:delText>likely contribute to this</w:delText>
        </w:r>
        <w:r w:rsidR="008C5632" w:rsidRPr="00091E6B" w:rsidDel="000B5140">
          <w:rPr>
            <w:rFonts w:eastAsiaTheme="minorEastAsia"/>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(Dell </w:delText>
        </w:r>
        <w:r w:rsidR="0044238B" w:rsidRPr="00091E6B" w:rsidDel="000B5140">
          <w:rPr>
            <w:i/>
            <w:iCs/>
            <w:lang w:val="en-GB"/>
          </w:rPr>
          <w:delText>et al.</w:delText>
        </w:r>
        <w:r w:rsidR="0044238B" w:rsidRPr="00091E6B" w:rsidDel="000B5140">
          <w:rPr>
            <w:lang w:val="en-GB"/>
          </w:rPr>
          <w:delText xml:space="preserve"> 2011)</w:delText>
        </w:r>
        <w:r w:rsidR="00272129" w:rsidRPr="00091E6B" w:rsidDel="000B5140">
          <w:rPr>
            <w:rFonts w:eastAsiaTheme="minorEastAsia"/>
          </w:rPr>
          <w:fldChar w:fldCharType="end"/>
        </w:r>
        <w:r w:rsidR="00272129" w:rsidRPr="00091E6B" w:rsidDel="000B5140">
          <w:rPr>
            <w:rFonts w:eastAsiaTheme="minorEastAsia"/>
            <w:lang w:val="en-GB"/>
          </w:rPr>
          <w:delText xml:space="preserve">. </w:delText>
        </w:r>
        <w:r w:rsidR="00264D99" w:rsidRPr="00091E6B" w:rsidDel="000B5140">
          <w:rPr>
            <w:rFonts w:eastAsiaTheme="minorEastAsia"/>
            <w:lang w:val="en-GB"/>
          </w:rPr>
          <w:delText xml:space="preserve">Intraspecific </w:delText>
        </w:r>
        <w:r w:rsidR="00367214" w:rsidRPr="00091E6B" w:rsidDel="000B5140">
          <w:rPr>
            <w:rFonts w:eastAsiaTheme="minorEastAsia"/>
            <w:lang w:val="en-GB"/>
          </w:rPr>
          <w:delText>s</w:delText>
        </w:r>
        <w:r w:rsidR="00272129" w:rsidRPr="00091E6B" w:rsidDel="000B5140">
          <w:rPr>
            <w:rFonts w:eastAsiaTheme="minorEastAsia"/>
            <w:lang w:val="en-GB"/>
          </w:rPr>
          <w:delText xml:space="preserve">caling parameters are therefore often </w:delText>
        </w:r>
        <w:r w:rsidR="002A05AA" w:rsidRPr="00091E6B" w:rsidDel="000B5140">
          <w:rPr>
            <w:rFonts w:eastAsiaTheme="minorEastAsia"/>
            <w:lang w:val="en-GB"/>
          </w:rPr>
          <w:delText>based on</w:delText>
        </w:r>
        <w:r w:rsidR="00272129" w:rsidRPr="00091E6B" w:rsidDel="000B5140">
          <w:rPr>
            <w:rFonts w:eastAsiaTheme="minorEastAsia"/>
            <w:lang w:val="en-GB"/>
          </w:rPr>
          <w:delText xml:space="preserve"> </w:delText>
        </w:r>
        <w:r w:rsidR="002A05AA" w:rsidRPr="00091E6B" w:rsidDel="000B5140">
          <w:rPr>
            <w:rFonts w:eastAsiaTheme="minorEastAsia"/>
            <w:lang w:val="en-GB"/>
          </w:rPr>
          <w:delText>single</w:delText>
        </w:r>
        <w:r w:rsidR="00272129" w:rsidRPr="00091E6B" w:rsidDel="000B5140">
          <w:rPr>
            <w:rFonts w:eastAsiaTheme="minorEastAsia"/>
            <w:lang w:val="en-GB"/>
          </w:rPr>
          <w:delText xml:space="preserve"> experiments, which makes </w:delText>
        </w:r>
        <w:r w:rsidR="00DC7BC2" w:rsidRPr="00091E6B" w:rsidDel="000B5140">
          <w:rPr>
            <w:rFonts w:eastAsiaTheme="minorEastAsia"/>
            <w:lang w:val="en-GB"/>
          </w:rPr>
          <w:delText>generalization</w:delText>
        </w:r>
        <w:r w:rsidR="00272129" w:rsidRPr="00091E6B" w:rsidDel="000B5140">
          <w:rPr>
            <w:rFonts w:eastAsiaTheme="minorEastAsia"/>
            <w:lang w:val="en-GB"/>
          </w:rPr>
          <w:delText xml:space="preserve"> </w:delText>
        </w:r>
        <w:r w:rsidR="00BE4B04" w:rsidRPr="00091E6B" w:rsidDel="000B5140">
          <w:rPr>
            <w:rFonts w:eastAsiaTheme="minorEastAsia"/>
            <w:lang w:val="en-GB"/>
          </w:rPr>
          <w:delText xml:space="preserve">across species </w:delText>
        </w:r>
        <w:r w:rsidR="002B385D" w:rsidRPr="00091E6B" w:rsidDel="000B5140">
          <w:rPr>
            <w:rFonts w:eastAsiaTheme="minorEastAsia"/>
            <w:lang w:val="en-GB"/>
          </w:rPr>
          <w:delText>difficult</w:delText>
        </w:r>
        <w:r w:rsidR="00272129" w:rsidRPr="00091E6B" w:rsidDel="000B5140">
          <w:rPr>
            <w:rFonts w:eastAsiaTheme="minorEastAsia"/>
            <w:lang w:val="en-GB"/>
          </w:rPr>
          <w:delText>.</w:delText>
        </w:r>
        <w:r w:rsidR="003E1D22" w:rsidRPr="00091E6B" w:rsidDel="000B5140">
          <w:rPr>
            <w:rFonts w:eastAsiaTheme="minorEastAsia"/>
            <w:lang w:val="en-GB"/>
          </w:rPr>
          <w:delText xml:space="preserve"> </w:delText>
        </w:r>
        <w:r w:rsidR="00B84A42" w:rsidRPr="00091E6B" w:rsidDel="000B5140">
          <w:rPr>
            <w:rFonts w:eastAsiaTheme="minorEastAsia"/>
            <w:lang w:val="en-GB"/>
          </w:rPr>
          <w:delText>However,</w:delText>
        </w:r>
        <w:r w:rsidR="00AB432F" w:rsidRPr="00091E6B" w:rsidDel="000B5140">
          <w:rPr>
            <w:rFonts w:eastAsiaTheme="minorEastAsia"/>
            <w:lang w:val="en-GB"/>
          </w:rPr>
          <w:delText xml:space="preserve"> as body size is a trait of an individual as well as a species, it </w:delText>
        </w:r>
        <w:r w:rsidR="00B84A42" w:rsidRPr="00091E6B" w:rsidDel="000B5140">
          <w:rPr>
            <w:rFonts w:eastAsiaTheme="minorEastAsia"/>
            <w:lang w:val="en-GB"/>
          </w:rPr>
          <w:delText>is important to understand both general tendencies and variability of intraspecific body mass</w:delText>
        </w:r>
        <w:r w:rsidR="000772A5" w:rsidRPr="00091E6B" w:rsidDel="000B5140">
          <w:rPr>
            <w:rFonts w:eastAsiaTheme="minorEastAsia"/>
            <w:lang w:val="en-GB"/>
          </w:rPr>
          <w:delText>-</w:delText>
        </w:r>
        <w:r w:rsidR="00B84A42" w:rsidRPr="00091E6B" w:rsidDel="000B5140">
          <w:rPr>
            <w:rFonts w:eastAsiaTheme="minorEastAsia"/>
            <w:lang w:val="en-GB"/>
          </w:rPr>
          <w:delText xml:space="preserve"> and temperature</w:delText>
        </w:r>
        <w:r w:rsidR="0010623B" w:rsidRPr="00091E6B" w:rsidDel="000B5140">
          <w:rPr>
            <w:rFonts w:eastAsiaTheme="minorEastAsia"/>
            <w:lang w:val="en-GB"/>
          </w:rPr>
          <w:delText xml:space="preserve"> </w:delText>
        </w:r>
        <w:r w:rsidR="00B84A42" w:rsidRPr="00091E6B" w:rsidDel="000B5140">
          <w:rPr>
            <w:rFonts w:eastAsiaTheme="minorEastAsia"/>
            <w:lang w:val="en-GB"/>
          </w:rPr>
          <w:delText>scaling</w:delText>
        </w:r>
        <w:r w:rsidR="000772A5" w:rsidRPr="00091E6B" w:rsidDel="000B5140">
          <w:rPr>
            <w:rFonts w:eastAsiaTheme="minorEastAsia"/>
            <w:lang w:val="en-GB"/>
          </w:rPr>
          <w:delText xml:space="preserve"> across species</w:delText>
        </w:r>
        <w:r w:rsidR="0058454E" w:rsidRPr="00091E6B" w:rsidDel="000B5140">
          <w:rPr>
            <w:rFonts w:eastAsiaTheme="minorEastAsia"/>
            <w:lang w:val="en-GB"/>
          </w:rPr>
          <w:delText xml:space="preserve"> </w:delText>
        </w:r>
        <w:r w:rsidR="0058454E" w:rsidRPr="00091E6B" w:rsidDel="000B5140">
          <w:rPr>
            <w:rFonts w:eastAsiaTheme="minorEastAsia"/>
          </w:rPr>
          <w:fldChar w:fldCharType="begin"/>
        </w:r>
        <w:r w:rsidR="00EB6461" w:rsidRPr="00091E6B" w:rsidDel="000B5140">
          <w:rPr>
            <w:rFonts w:eastAsiaTheme="minorEastAsia"/>
            <w:lang w:val="en-GB"/>
          </w:rPr>
          <w:del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delInstrText>
        </w:r>
        <w:r w:rsidR="00EB6461" w:rsidRPr="00091E6B" w:rsidDel="000B5140">
          <w:rPr>
            <w:rFonts w:eastAsiaTheme="minorEastAsia"/>
          </w:rPr>
          <w:del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delInstrText>
        </w:r>
        <w:r w:rsidR="0058454E" w:rsidRPr="00091E6B" w:rsidDel="000B5140">
          <w:rPr>
            <w:rFonts w:eastAsiaTheme="minorEastAsia"/>
          </w:rPr>
          <w:fldChar w:fldCharType="separate"/>
        </w:r>
        <w:r w:rsidR="00EB6461" w:rsidRPr="00091E6B" w:rsidDel="000B5140">
          <w:delText xml:space="preserve">(Bolnick </w:delText>
        </w:r>
        <w:r w:rsidR="00EB6461" w:rsidRPr="00091E6B" w:rsidDel="000B5140">
          <w:rPr>
            <w:i/>
            <w:iCs/>
          </w:rPr>
          <w:delText>et al.</w:delText>
        </w:r>
        <w:r w:rsidR="00EB6461" w:rsidRPr="00091E6B" w:rsidDel="000B5140">
          <w:delText xml:space="preserve"> 2011; Miller &amp; Rudolf 2011; Persson &amp; De Roos 2013; Brose </w:delText>
        </w:r>
        <w:r w:rsidR="00EB6461" w:rsidRPr="00091E6B" w:rsidDel="000B5140">
          <w:rPr>
            <w:i/>
            <w:iCs/>
          </w:rPr>
          <w:delText>et al.</w:delText>
        </w:r>
        <w:r w:rsidR="00EB6461" w:rsidRPr="00091E6B" w:rsidDel="000B5140">
          <w:delText xml:space="preserve"> 2017)</w:delText>
        </w:r>
        <w:r w:rsidR="0058454E" w:rsidRPr="00091E6B" w:rsidDel="000B5140">
          <w:rPr>
            <w:rFonts w:eastAsiaTheme="minorEastAsia"/>
          </w:rPr>
          <w:fldChar w:fldCharType="end"/>
        </w:r>
        <w:r w:rsidR="0058454E" w:rsidRPr="00091E6B" w:rsidDel="000B5140">
          <w:rPr>
            <w:rFonts w:eastAsiaTheme="minorEastAsia"/>
          </w:rPr>
          <w:delText>.</w:delText>
        </w:r>
      </w:del>
      <w:del w:id="202" w:author="Max Lindmark" w:date="2020-07-27T14:51:00Z">
        <w:r w:rsidR="00877665" w:rsidRPr="00091E6B" w:rsidDel="002B7B1B">
          <w:rPr>
            <w:rFonts w:eastAsiaTheme="minorEastAsia"/>
          </w:rPr>
          <w:delText xml:space="preserve"> </w:delText>
        </w:r>
        <w:commentRangeEnd w:id="200"/>
        <w:r w:rsidR="008D5889" w:rsidRPr="00091E6B" w:rsidDel="002B7B1B">
          <w:rPr>
            <w:rStyle w:val="CommentReference"/>
            <w:sz w:val="24"/>
            <w:szCs w:val="24"/>
          </w:rPr>
          <w:commentReference w:id="200"/>
        </w:r>
        <w:commentRangeEnd w:id="201"/>
        <w:r w:rsidR="000B5140" w:rsidRPr="00091E6B" w:rsidDel="002B7B1B">
          <w:rPr>
            <w:rStyle w:val="CommentReference"/>
            <w:sz w:val="24"/>
            <w:szCs w:val="24"/>
          </w:rPr>
          <w:commentReference w:id="201"/>
        </w:r>
        <w:r w:rsidR="0048240B" w:rsidRPr="00091E6B" w:rsidDel="002B7B1B">
          <w:rPr>
            <w:rFonts w:eastAsiaTheme="minorEastAsia"/>
            <w:lang w:val="en-GB"/>
          </w:rPr>
          <w:delText xml:space="preserve">Therefore, overcoming the knowledge gap about intraspecific </w:delText>
        </w:r>
        <w:r w:rsidR="00D161CF" w:rsidRPr="00091E6B" w:rsidDel="002B7B1B">
          <w:rPr>
            <w:rFonts w:eastAsiaTheme="minorEastAsia"/>
            <w:lang w:val="en-GB"/>
          </w:rPr>
          <w:delText xml:space="preserve">mass- and temperature </w:delText>
        </w:r>
        <w:r w:rsidR="0048240B" w:rsidRPr="00091E6B" w:rsidDel="002B7B1B">
          <w:rPr>
            <w:rFonts w:eastAsiaTheme="minorEastAsia"/>
            <w:lang w:val="en-GB"/>
          </w:rPr>
          <w:delText xml:space="preserve">scaling </w:delText>
        </w:r>
        <w:r w:rsidR="00092F61" w:rsidRPr="00091E6B" w:rsidDel="002B7B1B">
          <w:rPr>
            <w:rFonts w:eastAsiaTheme="minorEastAsia"/>
            <w:lang w:val="en-GB"/>
          </w:rPr>
          <w:delText xml:space="preserve">is important </w:delText>
        </w:r>
        <w:r w:rsidR="00D84B69" w:rsidRPr="00091E6B" w:rsidDel="002B7B1B">
          <w:rPr>
            <w:rFonts w:eastAsiaTheme="minorEastAsia"/>
            <w:lang w:val="en-GB"/>
          </w:rPr>
          <w:delText xml:space="preserve">for </w:delText>
        </w:r>
      </w:del>
      <w:commentRangeStart w:id="203"/>
      <w:commentRangeStart w:id="204"/>
      <w:ins w:id="205" w:author="Jan Ohlberger" w:date="2020-05-22T07:36:00Z">
        <w:del w:id="206" w:author="Max Lindmark" w:date="2020-07-27T14:51:00Z">
          <w:r w:rsidR="008D5889" w:rsidRPr="00091E6B" w:rsidDel="002B7B1B">
            <w:rPr>
              <w:rFonts w:eastAsiaTheme="minorEastAsia"/>
              <w:lang w:val="en-GB"/>
            </w:rPr>
            <w:delText xml:space="preserve">understanding </w:delText>
          </w:r>
          <w:r w:rsidR="008D5889" w:rsidRPr="00091E6B" w:rsidDel="002B7B1B">
            <w:rPr>
              <w:rFonts w:cstheme="minorHAnsi"/>
              <w:lang w:val="en-GB"/>
            </w:rPr>
            <w:delText>individual and population respon</w:delText>
          </w:r>
        </w:del>
      </w:ins>
      <w:ins w:id="207" w:author="Jan Ohlberger" w:date="2020-05-22T07:37:00Z">
        <w:del w:id="208" w:author="Max Lindmark" w:date="2020-07-27T14:51:00Z">
          <w:r w:rsidR="008D5889" w:rsidRPr="00091E6B" w:rsidDel="002B7B1B">
            <w:rPr>
              <w:rFonts w:cstheme="minorHAnsi"/>
              <w:lang w:val="en-GB"/>
            </w:rPr>
            <w:delText>ses</w:delText>
          </w:r>
        </w:del>
      </w:ins>
      <w:ins w:id="209" w:author="Jan Ohlberger" w:date="2020-05-22T07:36:00Z">
        <w:del w:id="210" w:author="Max Lindmark" w:date="2020-07-27T14:51:00Z">
          <w:r w:rsidR="008D5889" w:rsidRPr="00091E6B" w:rsidDel="002B7B1B">
            <w:rPr>
              <w:rFonts w:cstheme="minorHAnsi"/>
              <w:lang w:val="en-GB"/>
            </w:rPr>
            <w:delText xml:space="preserve"> to </w:delText>
          </w:r>
        </w:del>
      </w:ins>
      <w:ins w:id="211" w:author="Jan Ohlberger" w:date="2020-05-22T07:37:00Z">
        <w:del w:id="212" w:author="Max Lindmark" w:date="2020-07-27T14:51:00Z">
          <w:r w:rsidR="008D5889" w:rsidRPr="00091E6B" w:rsidDel="002B7B1B">
            <w:rPr>
              <w:rFonts w:cstheme="minorHAnsi"/>
              <w:lang w:val="en-GB"/>
            </w:rPr>
            <w:delText xml:space="preserve">climate </w:delText>
          </w:r>
        </w:del>
      </w:ins>
      <w:ins w:id="213" w:author="Jan Ohlberger" w:date="2020-05-22T07:36:00Z">
        <w:del w:id="214" w:author="Max Lindmark" w:date="2020-07-27T14:51:00Z">
          <w:r w:rsidR="008D5889" w:rsidRPr="00091E6B" w:rsidDel="002B7B1B">
            <w:rPr>
              <w:rFonts w:cstheme="minorHAnsi"/>
              <w:lang w:val="en-GB"/>
            </w:rPr>
            <w:delText>warming</w:delText>
          </w:r>
          <w:r w:rsidR="008D5889" w:rsidRPr="00091E6B" w:rsidDel="002B7B1B">
            <w:rPr>
              <w:rFonts w:eastAsiaTheme="minorEastAsia"/>
              <w:lang w:val="en-GB"/>
            </w:rPr>
            <w:delText xml:space="preserve"> </w:delText>
          </w:r>
        </w:del>
      </w:ins>
      <w:ins w:id="215" w:author="Jan Ohlberger" w:date="2020-05-22T07:37:00Z">
        <w:del w:id="216" w:author="Max Lindmark" w:date="2020-07-27T14:51:00Z">
          <w:r w:rsidR="008D5889" w:rsidRPr="00091E6B" w:rsidDel="002B7B1B">
            <w:rPr>
              <w:rFonts w:eastAsiaTheme="minorEastAsia"/>
              <w:lang w:val="en-GB"/>
            </w:rPr>
            <w:delText xml:space="preserve">and for </w:delText>
          </w:r>
        </w:del>
      </w:ins>
      <w:commentRangeEnd w:id="203"/>
      <w:ins w:id="217" w:author="Jan Ohlberger" w:date="2020-05-22T07:38:00Z">
        <w:del w:id="218" w:author="Max Lindmark" w:date="2020-07-27T14:51:00Z">
          <w:r w:rsidR="003E344E" w:rsidRPr="00091E6B" w:rsidDel="002B7B1B">
            <w:rPr>
              <w:rStyle w:val="CommentReference"/>
              <w:sz w:val="24"/>
              <w:szCs w:val="24"/>
            </w:rPr>
            <w:commentReference w:id="203"/>
          </w:r>
        </w:del>
      </w:ins>
      <w:commentRangeEnd w:id="204"/>
      <w:del w:id="219" w:author="Max Lindmark" w:date="2020-07-27T14:51:00Z">
        <w:r w:rsidR="00DB68B5" w:rsidRPr="00091E6B" w:rsidDel="002B7B1B">
          <w:rPr>
            <w:rStyle w:val="CommentReference"/>
            <w:sz w:val="24"/>
            <w:szCs w:val="24"/>
          </w:rPr>
          <w:commentReference w:id="204"/>
        </w:r>
        <w:r w:rsidR="00D84B69" w:rsidRPr="00091E6B" w:rsidDel="002B7B1B">
          <w:rPr>
            <w:rFonts w:eastAsiaTheme="minorEastAsia"/>
            <w:lang w:val="en-GB"/>
          </w:rPr>
          <w:delText>advancing trait-based approaches to ecology</w:delText>
        </w:r>
        <w:r w:rsidR="009C5D01" w:rsidRPr="00091E6B" w:rsidDel="002B7B1B">
          <w:rPr>
            <w:rFonts w:eastAsiaTheme="minorEastAsia"/>
            <w:lang w:val="en-GB"/>
          </w:rPr>
          <w:delText>.</w:delText>
        </w:r>
      </w:del>
      <w:commentRangeEnd w:id="194"/>
      <w:r w:rsidR="002B7B1B" w:rsidRPr="00091E6B">
        <w:rPr>
          <w:rStyle w:val="CommentReference"/>
          <w:sz w:val="24"/>
          <w:szCs w:val="24"/>
        </w:rPr>
        <w:commentReference w:id="194"/>
      </w:r>
    </w:p>
    <w:p w14:paraId="33FADB7D" w14:textId="77777777"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t xml:space="preserve">maximum </w:t>
      </w:r>
      <w:r w:rsidR="00A436C2" w:rsidRPr="00091E6B">
        <w:rPr>
          <w:rFonts w:eastAsiaTheme="minorEastAsia"/>
          <w:lang w:val="en-GB"/>
        </w:rPr>
        <w:t xml:space="preserve">consumption and metabolic rates of fish from experiments in which the effect of fish body mass is replicated across multiple temperatures within species.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 xml:space="preserve">. </w:t>
      </w:r>
      <w:commentRangeStart w:id="220"/>
      <w:commentRangeStart w:id="221"/>
      <w:r w:rsidR="002D5019" w:rsidRPr="00091E6B">
        <w:rPr>
          <w:rFonts w:eastAsiaTheme="minorEastAsia"/>
          <w:lang w:val="en-GB"/>
        </w:rPr>
        <w:t xml:space="preserve">For consumption rates, we also fit </w:t>
      </w:r>
      <w:r w:rsidR="00C845E1" w:rsidRPr="00091E6B">
        <w:rPr>
          <w:rFonts w:eastAsiaTheme="minorEastAsia"/>
          <w:lang w:val="en-GB"/>
        </w:rPr>
        <w:t xml:space="preserve">polynomial </w:t>
      </w:r>
      <w:r w:rsidR="002D5019" w:rsidRPr="00091E6B">
        <w:rPr>
          <w:rFonts w:eastAsiaTheme="minorEastAsia"/>
          <w:lang w:val="en-GB"/>
        </w:rPr>
        <w:t xml:space="preserve">models </w:t>
      </w:r>
      <w:r w:rsidR="00BE2436" w:rsidRPr="00091E6B">
        <w:rPr>
          <w:rFonts w:eastAsiaTheme="minorEastAsia"/>
          <w:lang w:val="en-GB"/>
        </w:rPr>
        <w:t xml:space="preserve">to </w:t>
      </w:r>
      <w:r w:rsidR="00790CF0" w:rsidRPr="00091E6B">
        <w:rPr>
          <w:rFonts w:eastAsiaTheme="minorEastAsia"/>
          <w:lang w:val="en-GB"/>
        </w:rPr>
        <w:t xml:space="preserve">a subset of the data </w:t>
      </w:r>
      <w:r w:rsidR="009D7352" w:rsidRPr="00091E6B">
        <w:rPr>
          <w:rFonts w:eastAsiaTheme="minorEastAsia"/>
          <w:lang w:val="en-GB"/>
        </w:rPr>
        <w:t xml:space="preserve">to </w:t>
      </w:r>
      <w:r w:rsidR="00BE2436" w:rsidRPr="00091E6B">
        <w:rPr>
          <w:rFonts w:eastAsiaTheme="minorEastAsia"/>
          <w:lang w:val="en-GB"/>
        </w:rPr>
        <w:t>characterize the unimodal temperature dependence</w:t>
      </w:r>
      <w:commentRangeEnd w:id="220"/>
      <w:r w:rsidR="00844DDD" w:rsidRPr="00091E6B">
        <w:rPr>
          <w:rStyle w:val="CommentReference"/>
          <w:sz w:val="24"/>
          <w:szCs w:val="24"/>
        </w:rPr>
        <w:commentReference w:id="220"/>
      </w:r>
      <w:commentRangeEnd w:id="221"/>
      <w:r w:rsidR="00A34E60" w:rsidRPr="00091E6B">
        <w:rPr>
          <w:rStyle w:val="CommentReference"/>
          <w:sz w:val="24"/>
          <w:szCs w:val="24"/>
        </w:rPr>
        <w:commentReference w:id="221"/>
      </w:r>
      <w:ins w:id="222" w:author="Max Lindmark" w:date="2020-07-27T14:52:00Z">
        <w:r w:rsidR="00340E8D" w:rsidRPr="00091E6B">
          <w:rPr>
            <w:rFonts w:eastAsiaTheme="minorEastAsia"/>
            <w:lang w:val="en-GB"/>
          </w:rPr>
          <w:t xml:space="preserve"> seen in data</w:t>
        </w:r>
      </w:ins>
      <w:r w:rsidR="000B6768" w:rsidRPr="00091E6B">
        <w:rPr>
          <w:rFonts w:eastAsiaTheme="minorEastAsia"/>
          <w:lang w:val="en-GB"/>
        </w:rPr>
        <w:t xml:space="preserve">. </w:t>
      </w:r>
      <w:r w:rsidR="00A436C2" w:rsidRPr="00091E6B">
        <w:rPr>
          <w:rFonts w:eastAsiaTheme="minorEastAsia"/>
          <w:lang w:val="en-GB"/>
        </w:rPr>
        <w:t xml:space="preserve">We find </w:t>
      </w:r>
      <w:r w:rsidR="00BE3C26" w:rsidRPr="00091E6B">
        <w:rPr>
          <w:rFonts w:eastAsiaTheme="minorEastAsia"/>
          <w:lang w:val="en-GB"/>
        </w:rPr>
        <w:t xml:space="preserve">that </w:t>
      </w:r>
      <w:r w:rsidR="009946FF" w:rsidRPr="00091E6B">
        <w:rPr>
          <w:rFonts w:eastAsiaTheme="minorEastAsia"/>
          <w:lang w:val="en-GB"/>
        </w:rPr>
        <w:t xml:space="preserve">the </w:t>
      </w:r>
      <w:r w:rsidR="007F141C" w:rsidRPr="00091E6B">
        <w:rPr>
          <w:rFonts w:eastAsiaTheme="minorEastAsia"/>
          <w:lang w:val="en-GB"/>
        </w:rPr>
        <w:t>temperature</w:t>
      </w:r>
      <w:r w:rsidR="0010623B" w:rsidRPr="00091E6B">
        <w:rPr>
          <w:rFonts w:eastAsiaTheme="minorEastAsia"/>
          <w:lang w:val="en-GB"/>
        </w:rPr>
        <w:t xml:space="preserve"> </w:t>
      </w:r>
      <w:r w:rsidR="007F141C" w:rsidRPr="00091E6B">
        <w:rPr>
          <w:rFonts w:eastAsiaTheme="minorEastAsia"/>
          <w:lang w:val="en-GB"/>
        </w:rPr>
        <w:t xml:space="preserve">dependence of </w:t>
      </w:r>
      <w:r w:rsidR="004A4061" w:rsidRPr="00091E6B">
        <w:rPr>
          <w:rFonts w:eastAsiaTheme="minorEastAsia"/>
          <w:lang w:val="en-GB"/>
        </w:rPr>
        <w:t xml:space="preserve">growth, consumption and metabolism </w:t>
      </w:r>
      <w:r w:rsidR="00722A05" w:rsidRPr="00091E6B">
        <w:rPr>
          <w:rFonts w:eastAsiaTheme="minorEastAsia"/>
          <w:lang w:val="en-GB"/>
        </w:rPr>
        <w:t>at below</w:t>
      </w:r>
      <w:r w:rsidR="0010623B" w:rsidRPr="00091E6B">
        <w:rPr>
          <w:rFonts w:eastAsiaTheme="minorEastAsia"/>
          <w:lang w:val="en-GB"/>
        </w:rPr>
        <w:t xml:space="preserve"> </w:t>
      </w:r>
      <w:r w:rsidR="00722A05" w:rsidRPr="00091E6B">
        <w:rPr>
          <w:rFonts w:eastAsiaTheme="minorEastAsia"/>
          <w:lang w:val="en-GB"/>
        </w:rPr>
        <w:t xml:space="preserve">peak temperatures </w:t>
      </w:r>
      <w:r w:rsidR="00272963" w:rsidRPr="00091E6B">
        <w:rPr>
          <w:rFonts w:eastAsiaTheme="minorEastAsia"/>
          <w:lang w:val="en-GB"/>
        </w:rPr>
        <w:t xml:space="preserve">is </w:t>
      </w:r>
      <w:r w:rsidR="004A4061" w:rsidRPr="00091E6B">
        <w:rPr>
          <w:rFonts w:eastAsiaTheme="minorEastAsia"/>
          <w:lang w:val="en-GB"/>
        </w:rPr>
        <w:t>close to average intraspecific predictions (activation energies approximately 0.6</w:t>
      </w:r>
      <w:r w:rsidR="007622AD" w:rsidRPr="00091E6B">
        <w:rPr>
          <w:rFonts w:eastAsiaTheme="minorEastAsia"/>
          <w:lang w:val="en-GB"/>
        </w:rPr>
        <w:t>5</w:t>
      </w:r>
      <w:r w:rsidR="004A4061" w:rsidRPr="00091E6B">
        <w:rPr>
          <w:rFonts w:eastAsiaTheme="minorEastAsia"/>
          <w:lang w:val="en-GB"/>
        </w:rPr>
        <w:t xml:space="preserve"> </w:t>
      </w:r>
      <m:oMath>
        <m:r>
          <m:rPr>
            <m:sty m:val="p"/>
          </m:rPr>
          <w:rPr>
            <w:rFonts w:ascii="Cambria Math" w:eastAsiaTheme="minorEastAsia" w:hAnsi="Cambria Math"/>
            <w:lang w:val="en-GB"/>
          </w:rPr>
          <m:t>eV</m:t>
        </m:r>
      </m:oMath>
      <w:r w:rsidR="004A4061" w:rsidRPr="00091E6B">
        <w:rPr>
          <w:rFonts w:eastAsiaTheme="minorEastAsia"/>
          <w:lang w:val="en-GB"/>
        </w:rPr>
        <w:t>)</w:t>
      </w:r>
      <w:r w:rsidR="00093FB5" w:rsidRPr="00091E6B">
        <w:rPr>
          <w:rFonts w:eastAsiaTheme="minorEastAsia"/>
          <w:lang w:val="en-GB"/>
        </w:rPr>
        <w:t xml:space="preserve">, </w:t>
      </w:r>
      <w:commentRangeStart w:id="223"/>
      <w:commentRangeStart w:id="224"/>
      <w:r w:rsidR="00093FB5" w:rsidRPr="00091E6B">
        <w:rPr>
          <w:rFonts w:eastAsiaTheme="minorEastAsia"/>
          <w:lang w:val="en-GB"/>
        </w:rPr>
        <w:t xml:space="preserve">whereas </w:t>
      </w:r>
      <w:r w:rsidR="006C25DE" w:rsidRPr="00091E6B">
        <w:rPr>
          <w:rFonts w:eastAsiaTheme="minorEastAsia"/>
          <w:lang w:val="en-GB"/>
        </w:rPr>
        <w:t xml:space="preserve">the </w:t>
      </w:r>
      <w:r w:rsidR="00093FB5" w:rsidRPr="00091E6B">
        <w:rPr>
          <w:rFonts w:eastAsiaTheme="minorEastAsia"/>
          <w:lang w:val="en-GB"/>
        </w:rPr>
        <w:t>mass</w:t>
      </w:r>
      <w:r w:rsidR="0010623B" w:rsidRPr="00091E6B">
        <w:rPr>
          <w:rFonts w:eastAsiaTheme="minorEastAsia"/>
          <w:lang w:val="en-GB"/>
        </w:rPr>
        <w:t xml:space="preserve"> </w:t>
      </w:r>
      <w:r w:rsidR="00435490" w:rsidRPr="00091E6B">
        <w:rPr>
          <w:rFonts w:eastAsiaTheme="minorEastAsia"/>
          <w:lang w:val="en-GB"/>
        </w:rPr>
        <w:t>exponent</w:t>
      </w:r>
      <w:ins w:id="225" w:author="Max Lindmark" w:date="2020-07-27T14:54:00Z">
        <w:r w:rsidR="00F802B6" w:rsidRPr="00091E6B">
          <w:rPr>
            <w:rFonts w:eastAsiaTheme="minorEastAsia"/>
            <w:lang w:val="en-GB"/>
          </w:rPr>
          <w:t>s</w:t>
        </w:r>
      </w:ins>
      <w:r w:rsidR="003F463C" w:rsidRPr="00091E6B">
        <w:rPr>
          <w:rFonts w:eastAsiaTheme="minorEastAsia"/>
          <w:lang w:val="en-GB"/>
        </w:rPr>
        <w:t xml:space="preserve"> </w:t>
      </w:r>
      <w:ins w:id="226" w:author="Max Lindmark" w:date="2020-07-27T14:54:00Z">
        <w:r w:rsidR="00F802B6" w:rsidRPr="00091E6B">
          <w:rPr>
            <w:rFonts w:eastAsiaTheme="minorEastAsia"/>
            <w:lang w:val="en-GB"/>
          </w:rPr>
          <w:t xml:space="preserve">are larger and smaller than </w:t>
        </w:r>
      </w:ins>
      <w:del w:id="227" w:author="Max Lindmark" w:date="2020-07-27T14:54:00Z">
        <w:r w:rsidR="003F463C" w:rsidRPr="00091E6B" w:rsidDel="00F802B6">
          <w:rPr>
            <w:rFonts w:eastAsiaTheme="minorEastAsia"/>
            <w:lang w:val="en-GB"/>
          </w:rPr>
          <w:delText xml:space="preserve">of </w:delText>
        </w:r>
      </w:del>
      <w:ins w:id="228" w:author="Max Lindmark" w:date="2020-07-27T14:54:00Z">
        <w:r w:rsidR="00F802B6" w:rsidRPr="00091E6B">
          <w:rPr>
            <w:rFonts w:eastAsiaTheme="minorEastAsia"/>
            <w:lang w:val="en-GB"/>
          </w:rPr>
          <w:t>¾ for metabolism and maximum consumption, respectively</w:t>
        </w:r>
      </w:ins>
      <w:del w:id="229" w:author="Max Lindmark" w:date="2020-07-27T14:54:00Z">
        <w:r w:rsidR="003F463C" w:rsidRPr="00091E6B" w:rsidDel="00F802B6">
          <w:rPr>
            <w:rFonts w:eastAsiaTheme="minorEastAsia"/>
            <w:lang w:val="en-GB"/>
          </w:rPr>
          <w:delText xml:space="preserve">maximum consumption is </w:delText>
        </w:r>
        <w:r w:rsidR="002A6C12" w:rsidRPr="00091E6B" w:rsidDel="00F802B6">
          <w:rPr>
            <w:rFonts w:eastAsiaTheme="minorEastAsia"/>
            <w:lang w:val="en-GB"/>
          </w:rPr>
          <w:delText xml:space="preserve">smaller </w:delText>
        </w:r>
        <w:r w:rsidR="003F463C" w:rsidRPr="00091E6B" w:rsidDel="00F802B6">
          <w:rPr>
            <w:rFonts w:eastAsiaTheme="minorEastAsia"/>
            <w:lang w:val="en-GB"/>
          </w:rPr>
          <w:delText xml:space="preserve">than </w:delText>
        </w:r>
        <w:r w:rsidR="00435490" w:rsidRPr="00091E6B" w:rsidDel="00F802B6">
          <w:rPr>
            <w:rFonts w:eastAsiaTheme="minorEastAsia"/>
            <w:lang w:val="en-GB"/>
          </w:rPr>
          <w:delText xml:space="preserve">the predicted </w:delText>
        </w:r>
        <w:r w:rsidR="00272265" w:rsidRPr="00091E6B" w:rsidDel="00F802B6">
          <w:rPr>
            <w:rFonts w:eastAsiaTheme="minorEastAsia"/>
            <w:lang w:val="en-GB"/>
          </w:rPr>
          <w:delText>3/4</w:delText>
        </w:r>
      </w:del>
      <w:commentRangeEnd w:id="223"/>
      <w:r w:rsidR="00D276BD" w:rsidRPr="00091E6B">
        <w:rPr>
          <w:rStyle w:val="CommentReference"/>
          <w:sz w:val="24"/>
          <w:szCs w:val="24"/>
        </w:rPr>
        <w:commentReference w:id="223"/>
      </w:r>
      <w:commentRangeEnd w:id="224"/>
      <w:r w:rsidR="009D31F8" w:rsidRPr="00091E6B">
        <w:rPr>
          <w:rStyle w:val="CommentReference"/>
          <w:sz w:val="24"/>
          <w:szCs w:val="24"/>
        </w:rPr>
        <w:commentReference w:id="224"/>
      </w:r>
      <w:r w:rsidR="00435490" w:rsidRPr="00091E6B">
        <w:rPr>
          <w:rFonts w:eastAsiaTheme="minorEastAsia"/>
          <w:lang w:val="en-GB"/>
        </w:rPr>
        <w:t>.</w:t>
      </w:r>
      <w:r w:rsidR="005A5A64" w:rsidRPr="00091E6B">
        <w:rPr>
          <w:rFonts w:eastAsiaTheme="minorEastAsia"/>
          <w:lang w:val="en-GB"/>
        </w:rPr>
        <w:t xml:space="preserve"> </w:t>
      </w:r>
      <w:r w:rsidR="007D5386" w:rsidRPr="00091E6B">
        <w:rPr>
          <w:rFonts w:eastAsiaTheme="minorEastAsia"/>
          <w:lang w:val="en-GB"/>
        </w:rPr>
        <w:t xml:space="preserve">Over the full temperature range, consumption rates are unimodal, suggesting declines in optimum </w:t>
      </w:r>
      <w:r w:rsidR="006507ED" w:rsidRPr="00091E6B">
        <w:rPr>
          <w:rFonts w:eastAsiaTheme="minorEastAsia"/>
          <w:lang w:val="en-GB"/>
        </w:rPr>
        <w:t xml:space="preserve">(peak) </w:t>
      </w:r>
      <w:r w:rsidR="007D5386" w:rsidRPr="00091E6B">
        <w:rPr>
          <w:rFonts w:eastAsiaTheme="minorEastAsia"/>
          <w:lang w:val="en-GB"/>
        </w:rPr>
        <w:t xml:space="preserve">growth </w:t>
      </w:r>
      <w:r w:rsidR="004F222A" w:rsidRPr="00091E6B">
        <w:rPr>
          <w:rFonts w:eastAsiaTheme="minorEastAsia"/>
          <w:lang w:val="en-GB"/>
        </w:rPr>
        <w:t>temperatures</w:t>
      </w:r>
      <w:r w:rsidR="006507ED" w:rsidRPr="00091E6B">
        <w:rPr>
          <w:rFonts w:eastAsiaTheme="minorEastAsia"/>
          <w:lang w:val="en-GB"/>
        </w:rPr>
        <w:t xml:space="preserve"> </w:t>
      </w:r>
      <w:r w:rsidR="007D5386" w:rsidRPr="00091E6B">
        <w:rPr>
          <w:rFonts w:eastAsiaTheme="minorEastAsia"/>
          <w:lang w:val="en-GB"/>
        </w:rPr>
        <w:t xml:space="preserve">with body mass. </w:t>
      </w:r>
      <w:r w:rsidR="005E6FB6" w:rsidRPr="00091E6B">
        <w:rPr>
          <w:rFonts w:eastAsiaTheme="minorEastAsia"/>
          <w:lang w:val="en-GB"/>
        </w:rPr>
        <w:t>U</w:t>
      </w:r>
      <w:r w:rsidR="007D5386" w:rsidRPr="00091E6B">
        <w:rPr>
          <w:rFonts w:eastAsiaTheme="minorEastAsia"/>
          <w:lang w:val="en-GB"/>
        </w:rPr>
        <w:t xml:space="preserve">sing an independent data set, we demonstrate that optimum growth temperatures </w:t>
      </w:r>
      <w:r w:rsidR="005E6FB6" w:rsidRPr="00091E6B">
        <w:rPr>
          <w:rFonts w:eastAsiaTheme="minorEastAsia"/>
          <w:lang w:val="en-GB"/>
        </w:rPr>
        <w:t xml:space="preserve">indeed </w:t>
      </w:r>
      <w:r w:rsidR="007D5386" w:rsidRPr="00091E6B">
        <w:rPr>
          <w:rFonts w:eastAsiaTheme="minorEastAsia"/>
          <w:lang w:val="en-GB"/>
        </w:rPr>
        <w:t>decline with body mass.</w:t>
      </w:r>
    </w:p>
    <w:p w14:paraId="22421277" w14:textId="77777777" w:rsidR="00C506AF" w:rsidRDefault="00C506AF" w:rsidP="00C506AF">
      <w:pPr>
        <w:spacing w:line="480" w:lineRule="auto"/>
        <w:contextualSpacing/>
        <w:jc w:val="both"/>
        <w:rPr>
          <w:rFonts w:eastAsiaTheme="minorEastAsia"/>
          <w:lang w:val="en-GB"/>
        </w:rPr>
      </w:pPr>
    </w:p>
    <w:p w14:paraId="5BEE9BF3" w14:textId="31F51562" w:rsidR="006C36C4" w:rsidRPr="00143805" w:rsidRDefault="008255F4" w:rsidP="00C506AF">
      <w:pPr>
        <w:spacing w:line="480" w:lineRule="auto"/>
        <w:contextualSpacing/>
        <w:jc w:val="both"/>
        <w:rPr>
          <w:rFonts w:cstheme="minorHAnsi"/>
          <w:b/>
          <w:lang w:val="en-GB"/>
        </w:rPr>
      </w:pPr>
      <w:r>
        <w:rPr>
          <w:rFonts w:cstheme="minorHAnsi"/>
          <w:b/>
          <w:lang w:val="en-GB"/>
        </w:rPr>
        <w:t>Results</w:t>
      </w:r>
    </w:p>
    <w:p w14:paraId="271054CB" w14:textId="14AC0CBE" w:rsidR="00240750" w:rsidRPr="00143805" w:rsidDel="005F6DCF" w:rsidRDefault="00C267B4">
      <w:pPr>
        <w:spacing w:line="480" w:lineRule="auto"/>
        <w:contextualSpacing/>
        <w:jc w:val="both"/>
        <w:rPr>
          <w:del w:id="230" w:author="Max Lindmark" w:date="2020-09-13T16:21:00Z"/>
          <w:rFonts w:cstheme="minorHAnsi"/>
          <w:bCs/>
        </w:rPr>
      </w:pPr>
      <w:commentRangeStart w:id="231"/>
      <w:ins w:id="232" w:author="Max Lindmark" w:date="2020-09-13T16:49:00Z">
        <w:r>
          <w:rPr>
            <w:rFonts w:cstheme="minorHAnsi"/>
            <w:bCs/>
            <w:lang w:val="en-GB"/>
          </w:rPr>
          <w:t>W</w:t>
        </w:r>
      </w:ins>
      <w:ins w:id="233" w:author="Max Lindmark" w:date="2020-09-13T16:40:00Z">
        <w:r w:rsidR="00143805">
          <w:rPr>
            <w:rFonts w:cstheme="minorHAnsi"/>
            <w:bCs/>
            <w:lang w:val="en-GB"/>
          </w:rPr>
          <w:t>e</w:t>
        </w:r>
      </w:ins>
      <w:commentRangeEnd w:id="231"/>
      <w:r w:rsidR="00177721">
        <w:rPr>
          <w:rStyle w:val="CommentReference"/>
        </w:rPr>
        <w:commentReference w:id="231"/>
      </w:r>
      <w:ins w:id="234" w:author="Max Lindmark" w:date="2020-09-13T16:40:00Z">
        <w:r w:rsidR="00143805">
          <w:rPr>
            <w:rFonts w:cstheme="minorHAnsi"/>
            <w:bCs/>
            <w:lang w:val="en-GB"/>
          </w:rPr>
          <w:t xml:space="preserve"> identified that</w:t>
        </w:r>
      </w:ins>
      <w:ins w:id="235" w:author="Max Lindmark" w:date="2020-09-13T16:49:00Z">
        <w:r w:rsidR="00EC68AD">
          <w:rPr>
            <w:rFonts w:cstheme="minorHAnsi"/>
            <w:bCs/>
            <w:lang w:val="en-GB"/>
          </w:rPr>
          <w:t xml:space="preserve"> </w:t>
        </w:r>
      </w:ins>
      <w:del w:id="236" w:author="Max Lindmark" w:date="2020-09-13T16:21:00Z">
        <w:r w:rsidR="006C36C4" w:rsidRPr="00143805" w:rsidDel="005F6DCF">
          <w:rPr>
            <w:rFonts w:cstheme="minorHAnsi"/>
            <w:bCs/>
            <w:lang w:val="en-GB"/>
          </w:rPr>
          <w:delText>B</w:delText>
        </w:r>
        <w:r w:rsidR="00240750" w:rsidRPr="00143805" w:rsidDel="005F6DCF">
          <w:rPr>
            <w:rFonts w:cstheme="minorHAnsi"/>
            <w:bCs/>
            <w:lang w:val="en-GB"/>
          </w:rPr>
          <w:delText>elow peak temperatures</w:delText>
        </w:r>
      </w:del>
    </w:p>
    <w:p w14:paraId="36C97031" w14:textId="5B7FE2E6" w:rsidR="00891ED8" w:rsidRDefault="00A579A2" w:rsidP="00D13E27">
      <w:pPr>
        <w:spacing w:line="480" w:lineRule="auto"/>
        <w:contextualSpacing/>
        <w:jc w:val="both"/>
        <w:rPr>
          <w:ins w:id="237" w:author="Max Lindmark" w:date="2020-09-13T16:16:00Z"/>
          <w:rFonts w:eastAsiaTheme="minorEastAsia" w:cstheme="minorHAnsi"/>
          <w:lang w:val="en-GB"/>
        </w:rPr>
      </w:pPr>
      <w:ins w:id="238" w:author="Max Lindmark" w:date="2020-09-13T16:40:00Z">
        <w:r>
          <w:rPr>
            <w:rFonts w:eastAsiaTheme="minorEastAsia" w:cstheme="minorHAnsi"/>
            <w:lang w:val="en-GB"/>
          </w:rPr>
          <w:t>within species of fish</w:t>
        </w:r>
      </w:ins>
      <w:ins w:id="239" w:author="Max Lindmark" w:date="2020-09-13T16:42:00Z">
        <w:r w:rsidR="00DB11A7">
          <w:rPr>
            <w:rFonts w:eastAsiaTheme="minorEastAsia" w:cstheme="minorHAnsi"/>
            <w:lang w:val="en-GB"/>
          </w:rPr>
          <w:t>,</w:t>
        </w:r>
      </w:ins>
      <w:ins w:id="240" w:author="Max Lindmark" w:date="2020-09-13T16:40:00Z">
        <w:r>
          <w:rPr>
            <w:rFonts w:eastAsiaTheme="minorEastAsia" w:cstheme="minorHAnsi"/>
            <w:lang w:val="en-GB"/>
          </w:rPr>
          <w:t xml:space="preserve"> </w:t>
        </w:r>
      </w:ins>
      <w:ins w:id="241" w:author="Max Lindmark" w:date="2020-09-13T16:16:00Z">
        <w:r w:rsidR="00891ED8" w:rsidRPr="00676577">
          <w:rPr>
            <w:rFonts w:eastAsiaTheme="minorEastAsia" w:cstheme="minorHAnsi"/>
            <w:lang w:val="en-GB"/>
          </w:rPr>
          <w:t xml:space="preserve">metabolic rates increase faster with </w:t>
        </w:r>
      </w:ins>
      <w:ins w:id="242" w:author="Max Lindmark" w:date="2020-09-13T16:42:00Z">
        <w:r w:rsidR="00260FB8">
          <w:rPr>
            <w:rFonts w:eastAsiaTheme="minorEastAsia" w:cstheme="minorHAnsi"/>
            <w:lang w:val="en-GB"/>
          </w:rPr>
          <w:t xml:space="preserve">body </w:t>
        </w:r>
      </w:ins>
      <w:ins w:id="243" w:author="Max Lindmark" w:date="2020-09-13T16:16:00Z">
        <w:r w:rsidR="00891ED8" w:rsidRPr="00676577">
          <w:rPr>
            <w:rFonts w:eastAsiaTheme="minorEastAsia" w:cstheme="minorHAnsi"/>
            <w:lang w:val="en-GB"/>
          </w:rPr>
          <w:t>mass than maximum consumption rates</w:t>
        </w:r>
      </w:ins>
      <w:ins w:id="244" w:author="Max Lindmark" w:date="2020-09-13T16:41:00Z">
        <w:r w:rsidR="00A72DF4">
          <w:rPr>
            <w:rFonts w:eastAsiaTheme="minorEastAsia" w:cstheme="minorHAnsi"/>
            <w:lang w:val="en-GB"/>
          </w:rPr>
          <w:t xml:space="preserve">, and neither </w:t>
        </w:r>
      </w:ins>
      <w:ins w:id="245" w:author="Max Lindmark" w:date="2020-09-13T16:42:00Z">
        <w:r w:rsidR="00287903">
          <w:rPr>
            <w:rFonts w:eastAsiaTheme="minorEastAsia" w:cstheme="minorHAnsi"/>
            <w:lang w:val="en-GB"/>
          </w:rPr>
          <w:t>of the rates</w:t>
        </w:r>
        <w:r w:rsidR="004B7401">
          <w:rPr>
            <w:rFonts w:eastAsiaTheme="minorEastAsia" w:cstheme="minorHAnsi"/>
            <w:lang w:val="en-GB"/>
          </w:rPr>
          <w:t xml:space="preserve"> </w:t>
        </w:r>
        <w:r w:rsidR="00926A9D">
          <w:rPr>
            <w:rFonts w:eastAsiaTheme="minorEastAsia" w:cstheme="minorHAnsi"/>
            <w:lang w:val="en-GB"/>
          </w:rPr>
          <w:t>conform to the commonly predicted 3/4 scaling with body mass</w:t>
        </w:r>
      </w:ins>
      <w:ins w:id="246" w:author="Max Lindmark" w:date="2020-09-13T16:46:00Z">
        <w:r w:rsidR="00204C29">
          <w:rPr>
            <w:rFonts w:eastAsiaTheme="minorEastAsia" w:cstheme="minorHAnsi"/>
            <w:lang w:val="en-GB"/>
          </w:rPr>
          <w:t xml:space="preserve"> (Fig. 2-3)</w:t>
        </w:r>
      </w:ins>
      <w:ins w:id="247" w:author="Max Lindmark" w:date="2020-09-13T16:16:00Z">
        <w:r w:rsidR="00891ED8" w:rsidRPr="00676577">
          <w:rPr>
            <w:rFonts w:eastAsiaTheme="minorEastAsia" w:cstheme="minorHAnsi"/>
            <w:lang w:val="en-GB"/>
          </w:rPr>
          <w:t xml:space="preserve">. </w:t>
        </w:r>
      </w:ins>
      <w:ins w:id="248" w:author="Max Lindmark" w:date="2020-09-13T16:47:00Z">
        <w:r w:rsidR="00B82A40">
          <w:rPr>
            <w:rFonts w:eastAsiaTheme="minorEastAsia" w:cstheme="minorHAnsi"/>
            <w:lang w:val="en-GB"/>
          </w:rPr>
          <w:t>When c</w:t>
        </w:r>
      </w:ins>
      <w:ins w:id="249" w:author="Max Lindmark" w:date="2020-09-13T16:42:00Z">
        <w:r w:rsidR="00EA116D">
          <w:rPr>
            <w:rFonts w:eastAsiaTheme="minorEastAsia" w:cstheme="minorHAnsi"/>
            <w:lang w:val="en-GB"/>
          </w:rPr>
          <w:t xml:space="preserve">ombined with a </w:t>
        </w:r>
      </w:ins>
      <w:ins w:id="250" w:author="Max Lindmark" w:date="2020-09-13T16:19:00Z">
        <w:r w:rsidR="00D579C4" w:rsidRPr="00676577">
          <w:rPr>
            <w:rFonts w:eastAsiaTheme="minorEastAsia" w:cstheme="minorHAnsi"/>
            <w:lang w:val="en-GB"/>
          </w:rPr>
          <w:t>peak in consumption rate</w:t>
        </w:r>
      </w:ins>
      <w:ins w:id="251" w:author="Max Lindmark" w:date="2020-09-13T16:45:00Z">
        <w:r w:rsidR="007E66AD">
          <w:rPr>
            <w:rFonts w:eastAsiaTheme="minorEastAsia" w:cstheme="minorHAnsi"/>
            <w:lang w:val="en-GB"/>
          </w:rPr>
          <w:t>s</w:t>
        </w:r>
      </w:ins>
      <w:ins w:id="252" w:author="Max Lindmark" w:date="2020-09-13T16:19:00Z">
        <w:r w:rsidR="00D579C4" w:rsidRPr="00676577">
          <w:rPr>
            <w:rFonts w:eastAsiaTheme="minorEastAsia" w:cstheme="minorHAnsi"/>
            <w:lang w:val="en-GB"/>
          </w:rPr>
          <w:t xml:space="preserve"> over temperature</w:t>
        </w:r>
      </w:ins>
      <w:ins w:id="253" w:author="Max Lindmark" w:date="2020-09-13T16:45:00Z">
        <w:r w:rsidR="00790F3F">
          <w:rPr>
            <w:rFonts w:eastAsiaTheme="minorEastAsia" w:cstheme="minorHAnsi"/>
            <w:lang w:val="en-GB"/>
          </w:rPr>
          <w:t xml:space="preserve">, </w:t>
        </w:r>
      </w:ins>
      <w:ins w:id="254" w:author="Max Lindmark" w:date="2020-09-13T16:46:00Z">
        <w:r w:rsidR="00380382">
          <w:rPr>
            <w:rFonts w:eastAsiaTheme="minorEastAsia" w:cstheme="minorHAnsi"/>
            <w:lang w:val="en-GB"/>
          </w:rPr>
          <w:t xml:space="preserve">simple growth models predict a decrease in </w:t>
        </w:r>
        <w:r w:rsidR="00B315A7">
          <w:rPr>
            <w:rFonts w:eastAsiaTheme="minorEastAsia" w:cstheme="minorHAnsi"/>
            <w:lang w:val="en-GB"/>
          </w:rPr>
          <w:t xml:space="preserve">optimal growth temperature with body size (Fig. </w:t>
        </w:r>
        <w:r w:rsidR="00054AB8">
          <w:rPr>
            <w:rFonts w:eastAsiaTheme="minorEastAsia" w:cstheme="minorHAnsi"/>
            <w:lang w:val="en-GB"/>
          </w:rPr>
          <w:t>4</w:t>
        </w:r>
        <w:r w:rsidR="00B315A7">
          <w:rPr>
            <w:rFonts w:eastAsiaTheme="minorEastAsia" w:cstheme="minorHAnsi"/>
            <w:lang w:val="en-GB"/>
          </w:rPr>
          <w:t xml:space="preserve">). </w:t>
        </w:r>
      </w:ins>
      <w:ins w:id="255" w:author="Max Lindmark" w:date="2020-09-13T16:19:00Z">
        <w:r w:rsidR="00D579C4" w:rsidRPr="00676577">
          <w:rPr>
            <w:rFonts w:eastAsiaTheme="minorEastAsia" w:cstheme="minorHAnsi"/>
            <w:lang w:val="en-GB"/>
          </w:rPr>
          <w:t xml:space="preserve">The prediction of declining optimal growth temperatures with size is further </w:t>
        </w:r>
        <w:r w:rsidR="00D579C4" w:rsidRPr="00676577">
          <w:rPr>
            <w:rFonts w:eastAsiaTheme="minorEastAsia" w:cstheme="minorHAnsi"/>
            <w:lang w:val="en-GB"/>
          </w:rPr>
          <w:lastRenderedPageBreak/>
          <w:t>corroborated by our analysis of experimental growth rate data</w:t>
        </w:r>
      </w:ins>
      <w:ins w:id="256" w:author="Max Lindmark" w:date="2020-09-13T16:49:00Z">
        <w:r w:rsidR="00824F15">
          <w:rPr>
            <w:rFonts w:eastAsiaTheme="minorEastAsia" w:cstheme="minorHAnsi"/>
            <w:lang w:val="en-GB"/>
          </w:rPr>
          <w:t>, where w</w:t>
        </w:r>
      </w:ins>
      <w:ins w:id="257" w:author="Max Lindmark" w:date="2020-09-13T16:19:00Z">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w:ins>
      <m:oMath>
        <m:r>
          <w:ins w:id="258" w:author="Max Lindmark" w:date="2020-09-13T16:19:00Z">
            <m:rPr>
              <m:sty m:val="p"/>
            </m:rPr>
            <w:rPr>
              <w:rFonts w:ascii="Cambria Math" w:hAnsi="Cambria Math" w:cstheme="minorHAnsi"/>
              <w:lang w:val="en-GB"/>
            </w:rPr>
            <m:t>℃</m:t>
          </w:ins>
        </m:r>
      </m:oMath>
      <w:ins w:id="259" w:author="Max Lindmark" w:date="2020-09-13T16:19:00Z">
        <w:r w:rsidR="00D579C4" w:rsidRPr="00676577">
          <w:rPr>
            <w:rFonts w:eastAsiaTheme="minorEastAsia" w:cstheme="minorHAnsi"/>
            <w:lang w:val="en-GB"/>
          </w:rPr>
          <w:t xml:space="preserve"> per unit increase in the </w:t>
        </w:r>
        <w:commentRangeStart w:id="260"/>
        <w:commentRangeStart w:id="261"/>
        <w:commentRangeStart w:id="262"/>
        <w:commentRangeStart w:id="263"/>
        <w:r w:rsidR="00D579C4" w:rsidRPr="00676577">
          <w:rPr>
            <w:rFonts w:eastAsiaTheme="minorEastAsia" w:cstheme="minorHAnsi"/>
            <w:lang w:val="en-GB"/>
          </w:rPr>
          <w:t xml:space="preserve">natural log of relative body mass (Fig. 5). </w:t>
        </w:r>
        <w:commentRangeEnd w:id="260"/>
        <w:r w:rsidR="00D579C4" w:rsidRPr="00676577">
          <w:rPr>
            <w:rStyle w:val="CommentReference"/>
            <w:sz w:val="24"/>
            <w:szCs w:val="24"/>
          </w:rPr>
          <w:commentReference w:id="260"/>
        </w:r>
        <w:commentRangeEnd w:id="261"/>
        <w:r w:rsidR="00D579C4" w:rsidRPr="00676577">
          <w:rPr>
            <w:rStyle w:val="CommentReference"/>
            <w:sz w:val="24"/>
            <w:szCs w:val="24"/>
          </w:rPr>
          <w:commentReference w:id="261"/>
        </w:r>
        <w:commentRangeEnd w:id="262"/>
        <w:r w:rsidR="00D579C4" w:rsidRPr="00676577">
          <w:rPr>
            <w:rStyle w:val="CommentReference"/>
            <w:sz w:val="24"/>
            <w:szCs w:val="24"/>
          </w:rPr>
          <w:commentReference w:id="262"/>
        </w:r>
        <w:commentRangeEnd w:id="263"/>
        <w:r w:rsidR="00D579C4" w:rsidRPr="00676577">
          <w:rPr>
            <w:rStyle w:val="CommentReference"/>
            <w:sz w:val="24"/>
            <w:szCs w:val="24"/>
          </w:rPr>
          <w:commentReference w:id="263"/>
        </w:r>
      </w:ins>
      <w:ins w:id="264" w:author="Max Lindmark" w:date="2020-09-13T16:21:00Z">
        <w:r w:rsidR="006F4B30" w:rsidRPr="006F4B30">
          <w:t xml:space="preserve">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ins>
    </w:p>
    <w:p w14:paraId="2F9A5CE5" w14:textId="3624A48C" w:rsidR="00F85DA2" w:rsidRPr="00676577" w:rsidRDefault="00BA36C3">
      <w:pPr>
        <w:spacing w:line="480" w:lineRule="auto"/>
        <w:ind w:firstLine="284"/>
        <w:contextualSpacing/>
        <w:jc w:val="both"/>
        <w:rPr>
          <w:rFonts w:eastAsiaTheme="minorEastAsia" w:cstheme="minorHAnsi"/>
          <w:lang w:val="en-GB"/>
        </w:rPr>
        <w:pPrChange w:id="265" w:author="Max Lindmark" w:date="2020-09-13T16:16:00Z">
          <w:pPr>
            <w:spacing w:line="480" w:lineRule="auto"/>
            <w:contextualSpacing/>
            <w:jc w:val="both"/>
          </w:pPr>
        </w:pPrChange>
      </w:pPr>
      <w:r w:rsidRPr="00676577">
        <w:rPr>
          <w:rFonts w:cstheme="minorHAnsi"/>
          <w:lang w:val="en-GB"/>
        </w:rPr>
        <w:t>At below peak temperatures, t</w:t>
      </w:r>
      <w:r w:rsidR="00F85DA2" w:rsidRPr="00676577">
        <w:rPr>
          <w:rFonts w:cstheme="minorHAnsi"/>
          <w:lang w:val="en-GB"/>
        </w:rPr>
        <w:t xml:space="preserve">he intraspecific mass- and temperature dependence of </w:t>
      </w:r>
      <w:commentRangeStart w:id="266"/>
      <w:commentRangeStart w:id="267"/>
      <w:r w:rsidR="00F85DA2" w:rsidRPr="00676577">
        <w:rPr>
          <w:rFonts w:cstheme="minorHAnsi"/>
          <w:lang w:val="en-GB"/>
        </w:rPr>
        <w:t>specific</w:t>
      </w:r>
      <w:commentRangeEnd w:id="266"/>
      <w:r w:rsidR="0033715E" w:rsidRPr="00676577">
        <w:rPr>
          <w:rStyle w:val="CommentReference"/>
          <w:sz w:val="24"/>
          <w:szCs w:val="24"/>
        </w:rPr>
        <w:commentReference w:id="266"/>
      </w:r>
      <w:commentRangeEnd w:id="267"/>
      <w:r w:rsidR="00052F18" w:rsidRPr="00676577">
        <w:rPr>
          <w:rStyle w:val="CommentReference"/>
          <w:sz w:val="24"/>
          <w:szCs w:val="24"/>
        </w:rPr>
        <w:commentReference w:id="267"/>
      </w:r>
      <w:r w:rsidR="00F85DA2" w:rsidRPr="00676577">
        <w:rPr>
          <w:rFonts w:cstheme="minorHAnsi"/>
          <w:lang w:val="en-GB"/>
        </w:rPr>
        <w:t xml:space="preserve"> growth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r w:rsidR="00F85DA2" w:rsidRPr="00676577">
        <w:rPr>
          <w:rFonts w:cstheme="minorHAnsi"/>
          <w:lang w:val="en-GB"/>
        </w:rPr>
        <w:t xml:space="preserve">. </w:t>
      </w:r>
      <w:r w:rsidR="00726633" w:rsidRPr="00676577">
        <w:rPr>
          <w:rFonts w:cstheme="minorHAnsi"/>
          <w:lang w:val="en-GB"/>
        </w:rPr>
        <w:t>The parameters are posterior median</w:t>
      </w:r>
      <w:r w:rsidR="008D193D" w:rsidRPr="00676577">
        <w:rPr>
          <w:rFonts w:cstheme="minorHAnsi"/>
          <w:lang w:val="en-GB"/>
        </w:rPr>
        <w:t>s of the global parameters, thus representing an average</w:t>
      </w:r>
      <w:r w:rsidR="005F0378" w:rsidRPr="00676577">
        <w:rPr>
          <w:rFonts w:cstheme="minorHAnsi"/>
          <w:lang w:val="en-GB"/>
        </w:rPr>
        <w:t xml:space="preserve">, unmeasured </w:t>
      </w:r>
      <w:r w:rsidR="008D193D" w:rsidRPr="00676577">
        <w:rPr>
          <w:rFonts w:cstheme="minorHAnsi"/>
          <w:lang w:val="en-GB"/>
        </w:rPr>
        <w:t>fish.</w:t>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 xml:space="preserve">he estimated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data </w:t>
      </w:r>
      <w:r w:rsidR="00A661B8" w:rsidRPr="00676577">
        <w:rPr>
          <w:rFonts w:eastAsiaTheme="minorEastAsia" w:cstheme="minorHAnsi"/>
          <w:lang w:val="en-GB"/>
        </w:rPr>
        <w:t xml:space="preserve">compared to the model without the interactions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 xml:space="preserve">WAIC </w:t>
      </w:r>
      <w:r w:rsidR="005F09E2" w:rsidRPr="00676577">
        <w:rPr>
          <w:rFonts w:eastAsiaTheme="minorEastAsia" w:cstheme="minorHAnsi"/>
          <w:lang w:val="en-GB"/>
        </w:rPr>
        <w:t>of the</w:t>
      </w:r>
      <w:r w:rsidR="00F85DA2" w:rsidRPr="00676577">
        <w:rPr>
          <w:rFonts w:eastAsiaTheme="minorEastAsia" w:cstheme="minorHAnsi"/>
          <w:lang w:val="en-GB"/>
        </w:rPr>
        <w:t xml:space="preserve"> model 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2).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is estimated to be 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 xml:space="preserve">]. </w:t>
      </w:r>
    </w:p>
    <w:p w14:paraId="0CF9975F" w14:textId="7F5539F8" w:rsidR="00297FFE" w:rsidRPr="00676577" w:rsidDel="00D712D3" w:rsidRDefault="00297FFE" w:rsidP="00B76DA8">
      <w:pPr>
        <w:spacing w:line="480" w:lineRule="auto"/>
        <w:ind w:firstLine="284"/>
        <w:contextualSpacing/>
        <w:jc w:val="both"/>
        <w:rPr>
          <w:del w:id="268" w:author="Max Lindmark" w:date="2020-09-13T16:22:00Z"/>
          <w:lang w:val="en-GB"/>
        </w:rPr>
      </w:pPr>
      <w:r w:rsidRPr="00676577">
        <w:rPr>
          <w:rFonts w:eastAsiaTheme="minorEastAsia" w:cstheme="minorHAnsi"/>
          <w:lang w:val="en-GB"/>
        </w:rPr>
        <w:t xml:space="preserve">We find that the </w:t>
      </w:r>
      <w:ins w:id="269" w:author="Max Lindmark" w:date="2020-09-10T11:15:00Z">
        <w:r w:rsidR="001A20EA" w:rsidRPr="00676577">
          <w:rPr>
            <w:rFonts w:eastAsiaTheme="minorEastAsia" w:cstheme="minorHAnsi"/>
            <w:lang w:val="en-GB"/>
          </w:rPr>
          <w:t xml:space="preserve">global </w:t>
        </w:r>
      </w:ins>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del w:id="270" w:author="Max Lindmark" w:date="2020-09-10T11:15:00Z">
        <w:r w:rsidR="00BA743C" w:rsidRPr="00676577" w:rsidDel="00C45DC2">
          <w:rPr>
            <w:rFonts w:eastAsiaTheme="minorEastAsia" w:cstheme="minorHAnsi"/>
            <w:lang w:val="en-GB"/>
          </w:rPr>
          <w:delText>for an average fish</w:delText>
        </w:r>
        <w:r w:rsidR="003A0501" w:rsidRPr="00676577" w:rsidDel="00C45DC2">
          <w:rPr>
            <w:rFonts w:eastAsiaTheme="minorEastAsia" w:cstheme="minorHAnsi"/>
            <w:lang w:val="en-GB"/>
          </w:rPr>
          <w:delText xml:space="preserve"> </w:delText>
        </w:r>
      </w:del>
      <w:r w:rsidR="00DB415D" w:rsidRPr="00676577">
        <w:rPr>
          <w:rFonts w:eastAsiaTheme="minorEastAsia" w:cstheme="minorHAnsi"/>
          <w:lang w:val="en-GB"/>
        </w:rPr>
        <w:t xml:space="preserve">can be described by the equation </w:t>
      </w:r>
      <w:del w:id="271" w:author="Max Lindmark" w:date="2020-09-10T10:59:00Z">
        <w:r w:rsidR="003A0501" w:rsidRPr="00676577" w:rsidDel="003A3B39">
          <w:rPr>
            <w:rFonts w:eastAsiaTheme="minorEastAsia" w:cstheme="minorHAnsi"/>
            <w:lang w:val="en-GB"/>
          </w:rPr>
          <w:delText xml:space="preserve">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m:t>
        </m:r>
        <m:r>
          <w:del w:id="272" w:author="Max Lindmark" w:date="2020-09-10T10:59:00Z">
            <w:rPr>
              <w:rFonts w:ascii="Cambria Math" w:hAnsi="Cambria Math" w:cstheme="minorHAnsi"/>
              <w:lang w:val="en-GB"/>
            </w:rPr>
            <m:t>7</m:t>
          </w:del>
        </m:r>
        <m:r>
          <w:ins w:id="273" w:author="Max Lindmark" w:date="2020-09-10T10:59:00Z">
            <w:rPr>
              <w:rFonts w:ascii="Cambria Math" w:hAnsi="Cambria Math" w:cstheme="minorHAnsi"/>
              <w:lang w:val="en-GB"/>
            </w:rPr>
            <m:t>8</m:t>
          </w:ins>
        </m:r>
        <m:r>
          <w:rPr>
            <w:rFonts w:ascii="Cambria Math" w:hAnsi="Cambria Math" w:cstheme="minorHAnsi"/>
            <w:lang w:val="en-GB"/>
          </w:rPr>
          <m:t>-0.2</m:t>
        </m:r>
        <m:r>
          <w:del w:id="274" w:author="Max Lindmark" w:date="2020-09-10T10:59:00Z">
            <w:rPr>
              <w:rFonts w:ascii="Cambria Math" w:hAnsi="Cambria Math" w:cstheme="minorHAnsi"/>
              <w:lang w:val="en-GB"/>
            </w:rPr>
            <m:t>0</m:t>
          </w:del>
        </m:r>
        <m:r>
          <w:ins w:id="275" w:author="Max Lindmark" w:date="2020-09-10T10:59:00Z">
            <w:rPr>
              <w:rFonts w:ascii="Cambria Math" w:hAnsi="Cambria Math" w:cstheme="minorHAnsi"/>
              <w:lang w:val="en-GB"/>
            </w:rPr>
            <m:t>1</m:t>
          </w:ins>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m:t>
        </m:r>
        <m:r>
          <w:del w:id="276" w:author="Max Lindmark" w:date="2020-09-10T10:59:00Z">
            <w:rPr>
              <w:rFonts w:ascii="Cambria Math" w:hAnsi="Cambria Math" w:cstheme="minorHAnsi"/>
              <w:lang w:val="en-GB"/>
            </w:rPr>
            <m:t>1</m:t>
          </w:del>
        </m:r>
        <m:r>
          <w:ins w:id="277" w:author="Max Lindmark" w:date="2020-09-10T10:59:00Z">
            <w:rPr>
              <w:rFonts w:ascii="Cambria Math" w:hAnsi="Cambria Math" w:cstheme="minorHAnsi"/>
              <w:lang w:val="en-GB"/>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278" w:author="Max Lindmark" w:date="2020-09-10T11:00:00Z">
            <w:rPr>
              <w:rFonts w:ascii="Cambria Math" w:hAnsi="Cambria Math" w:cstheme="minorHAnsi"/>
              <w:lang w:val="en-GB"/>
            </w:rPr>
            <m:t>4</m:t>
          </w:del>
        </m:r>
        <m:r>
          <w:ins w:id="279" w:author="Max Lindmark" w:date="2020-09-10T11:00:00Z">
            <w:rPr>
              <w:rFonts w:ascii="Cambria Math" w:hAnsi="Cambria Math" w:cstheme="minorHAnsi"/>
              <w:lang w:val="en-GB"/>
            </w:rPr>
            <m:t>8</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ins w:id="280" w:author="Max Lindmark" w:date="2020-09-10T11:01:00Z">
        <w:r w:rsidR="00F56B97" w:rsidRPr="00676577">
          <w:rPr>
            <w:rFonts w:eastAsiaTheme="minorEastAsia" w:cstheme="minorHAnsi"/>
            <w:lang w:val="en-GB"/>
          </w:rPr>
          <w:t>s</w:t>
        </w:r>
      </w:ins>
      <w:r w:rsidRPr="00676577">
        <w:rPr>
          <w:rFonts w:eastAsiaTheme="minorEastAsia" w:cstheme="minorHAnsi"/>
          <w:lang w:val="en-GB"/>
        </w:rPr>
        <w:t xml:space="preserve"> for consumption rate</w:t>
      </w:r>
      <w:ins w:id="281" w:author="Max Lindmark" w:date="2020-09-10T11:01:00Z">
        <w:r w:rsidR="00F56B97" w:rsidRPr="00676577">
          <w:rPr>
            <w:rFonts w:eastAsiaTheme="minorEastAsia" w:cstheme="minorHAnsi"/>
            <w:lang w:val="en-GB"/>
          </w:rPr>
          <w:t xml:space="preserve"> and metabolic rate</w:t>
        </w:r>
      </w:ins>
      <w:r w:rsidRPr="00676577">
        <w:rPr>
          <w:rFonts w:eastAsiaTheme="minorEastAsia" w:cstheme="minorHAnsi"/>
          <w:lang w:val="en-GB"/>
        </w:rPr>
        <w:t xml:space="preserve">, </w:t>
      </w:r>
      <w:commentRangeStart w:id="282"/>
      <w:r w:rsidRPr="00676577">
        <w:rPr>
          <w:rFonts w:eastAsiaTheme="minorEastAsia" w:cstheme="minorHAnsi"/>
          <w:lang w:val="en-GB"/>
        </w:rPr>
        <w:t xml:space="preserve">all coefficients vary by species </w:t>
      </w:r>
      <w:commentRangeEnd w:id="282"/>
      <w:r w:rsidR="00D73E30">
        <w:rPr>
          <w:rStyle w:val="CommentReference"/>
        </w:rPr>
        <w:commentReference w:id="282"/>
      </w:r>
      <w:r w:rsidRPr="00676577">
        <w:rPr>
          <w:rFonts w:eastAsiaTheme="minorEastAsia" w:cstheme="minorHAnsi"/>
          <w:lang w:val="en-GB"/>
        </w:rPr>
        <w:t>(M5</w:t>
      </w:r>
      <w:ins w:id="283" w:author="Max Lindmark" w:date="2020-09-10T11:01:00Z">
        <w:r w:rsidR="00F56B97" w:rsidRPr="00676577">
          <w:rPr>
            <w:rFonts w:eastAsiaTheme="minorEastAsia" w:cstheme="minorHAnsi"/>
            <w:lang w:val="en-GB"/>
          </w:rPr>
          <w:t xml:space="preserve"> and M1, respectively</w:t>
        </w:r>
      </w:ins>
      <w:r w:rsidRPr="00676577">
        <w:rPr>
          <w:rFonts w:eastAsiaTheme="minorEastAsia" w:cstheme="minorHAnsi"/>
          <w:lang w:val="en-GB"/>
        </w:rPr>
        <w:t>)</w:t>
      </w:r>
      <w:del w:id="284" w:author="Max Lindmark" w:date="2020-09-10T11:01:00Z">
        <w:r w:rsidRPr="00676577" w:rsidDel="00E141C3">
          <w:rPr>
            <w:rFonts w:eastAsiaTheme="minorEastAsia" w:cstheme="minorHAnsi"/>
            <w:lang w:val="en-GB"/>
          </w:rPr>
          <w:delText xml:space="preserve"> whereas for metabolism, all </w:delText>
        </w:r>
        <w:r w:rsidR="00C905EC" w:rsidRPr="00676577" w:rsidDel="00E141C3">
          <w:rPr>
            <w:rFonts w:eastAsiaTheme="minorEastAsia" w:cstheme="minorHAnsi"/>
            <w:lang w:val="en-GB"/>
          </w:rPr>
          <w:delText xml:space="preserve">coefficients except </w:delText>
        </w:r>
        <w:r w:rsidRPr="00676577" w:rsidDel="00E141C3">
          <w:rPr>
            <w:rFonts w:eastAsiaTheme="minorEastAsia" w:cstheme="minorHAnsi"/>
            <w:lang w:val="en-GB"/>
          </w:rPr>
          <w:delText>the interaction</w:delText>
        </w:r>
        <w:r w:rsidR="00A77899" w:rsidRPr="00676577" w:rsidDel="00E141C3">
          <w:rPr>
            <w:rFonts w:eastAsiaTheme="minorEastAsia" w:cstheme="minorHAnsi"/>
            <w:lang w:val="en-GB"/>
          </w:rPr>
          <w:delText xml:space="preserve"> coefficient</w:delText>
        </w:r>
        <w:r w:rsidRPr="00676577" w:rsidDel="00E141C3">
          <w:rPr>
            <w:rFonts w:eastAsiaTheme="minorEastAsia" w:cstheme="minorHAnsi"/>
            <w:lang w:val="en-GB"/>
          </w:rPr>
          <w:delText xml:space="preserve"> vary by species (M2)</w:delText>
        </w:r>
      </w:del>
      <w:r w:rsidRPr="00676577">
        <w:rPr>
          <w:rFonts w:eastAsiaTheme="minorEastAsia" w:cstheme="minorHAnsi"/>
          <w:lang w:val="en-GB"/>
        </w:rPr>
        <w:t xml:space="preserve">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A43DB4" w:rsidRPr="00676577">
        <w:rPr>
          <w:rFonts w:eastAsiaTheme="minorEastAsia" w:cstheme="minorHAnsi"/>
          <w:lang w:val="en-GB"/>
        </w:rPr>
        <w:t xml:space="preserve">Maximum consumption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del w:id="285" w:author="Max Lindmark" w:date="2020-09-10T11:01:00Z">
        <w:r w:rsidR="00CE4E1B" w:rsidRPr="00676577" w:rsidDel="001F491E">
          <w:rPr>
            <w:rFonts w:eastAsiaTheme="minorEastAsia" w:cstheme="minorHAnsi"/>
            <w:lang w:val="en-GB"/>
          </w:rPr>
          <w:delText>0</w:delText>
        </w:r>
      </w:del>
      <w:ins w:id="286" w:author="Max Lindmark" w:date="2020-09-10T11:01:00Z">
        <w:r w:rsidR="001F491E" w:rsidRPr="00676577">
          <w:rPr>
            <w:rFonts w:eastAsiaTheme="minorEastAsia" w:cstheme="minorHAnsi"/>
            <w:lang w:val="en-GB"/>
          </w:rPr>
          <w:t>1</w:t>
        </w:r>
      </w:ins>
      <w:r w:rsidR="00CE4E1B" w:rsidRPr="00676577">
        <w:rPr>
          <w:rFonts w:eastAsiaTheme="minorEastAsia" w:cstheme="minorHAnsi"/>
          <w:lang w:val="en-GB"/>
        </w:rPr>
        <w:t xml:space="preserve"> [-0.2</w:t>
      </w:r>
      <w:del w:id="287" w:author="Max Lindmark" w:date="2020-09-10T11:02:00Z">
        <w:r w:rsidR="00CE4E1B" w:rsidRPr="00676577" w:rsidDel="008742E8">
          <w:rPr>
            <w:rFonts w:eastAsiaTheme="minorEastAsia" w:cstheme="minorHAnsi"/>
            <w:lang w:val="en-GB"/>
          </w:rPr>
          <w:delText>5</w:delText>
        </w:r>
      </w:del>
      <w:ins w:id="288" w:author="Max Lindmark" w:date="2020-09-10T11:02:00Z">
        <w:r w:rsidR="008742E8" w:rsidRPr="00676577">
          <w:rPr>
            <w:rFonts w:eastAsiaTheme="minorEastAsia" w:cstheme="minorHAnsi"/>
            <w:lang w:val="en-GB"/>
          </w:rPr>
          <w:t>6</w:t>
        </w:r>
      </w:ins>
      <w:r w:rsidR="00CE4E1B" w:rsidRPr="00676577">
        <w:rPr>
          <w:rFonts w:eastAsiaTheme="minorEastAsia" w:cstheme="minorHAnsi"/>
          <w:lang w:val="en-GB"/>
        </w:rPr>
        <w:t>, -0.1</w:t>
      </w:r>
      <w:del w:id="289" w:author="Max Lindmark" w:date="2020-09-10T11:02:00Z">
        <w:r w:rsidR="00CE4E1B" w:rsidRPr="00676577" w:rsidDel="003D5D8A">
          <w:rPr>
            <w:rFonts w:eastAsiaTheme="minorEastAsia" w:cstheme="minorHAnsi"/>
            <w:lang w:val="en-GB"/>
          </w:rPr>
          <w:delText>5</w:delText>
        </w:r>
      </w:del>
      <w:ins w:id="290" w:author="Max Lindmark" w:date="2020-09-10T11:02:00Z">
        <w:r w:rsidR="003D5D8A" w:rsidRPr="00676577">
          <w:rPr>
            <w:rFonts w:eastAsiaTheme="minorEastAsia" w:cstheme="minorHAnsi"/>
            <w:lang w:val="en-GB"/>
          </w:rPr>
          <w:t>6</w:t>
        </w:r>
      </w:ins>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w:t>
      </w:r>
      <w:commentRangeStart w:id="291"/>
      <w:r w:rsidRPr="00676577">
        <w:rPr>
          <w:rFonts w:eastAsiaTheme="minorEastAsia" w:cstheme="minorHAnsi"/>
          <w:lang w:val="en-GB"/>
        </w:rPr>
        <w:t xml:space="preserve"> </w:t>
      </w:r>
      <w:commentRangeEnd w:id="291"/>
      <w:r w:rsidR="00C12EEA">
        <w:rPr>
          <w:rStyle w:val="CommentReference"/>
        </w:rPr>
        <w:commentReference w:id="291"/>
      </w:r>
      <w:ins w:id="292" w:author="Max Lindmark" w:date="2020-09-13T16:41:00Z">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 xml:space="preserve">probable that the mass-specific scaling exponents differ from -0.25 as predicted by the Metabolic Theory of Ecology. 99.7% of the posterior distribution of the mass exponent of maximum consumption is below -0.25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-0.25.</w:t>
        </w:r>
      </w:ins>
      <w:del w:id="293" w:author="Max Lindmark" w:date="2020-09-13T16:16:00Z">
        <w:r w:rsidRPr="00676577" w:rsidDel="00891ED8">
          <w:rPr>
            <w:rFonts w:eastAsiaTheme="minorEastAsia" w:cstheme="minorHAnsi"/>
            <w:lang w:val="en-GB"/>
          </w:rPr>
          <w:delText xml:space="preserve">This difference </w:delText>
        </w:r>
      </w:del>
      <w:del w:id="294" w:author="Max Lindmark" w:date="2020-09-10T11:35:00Z">
        <w:r w:rsidRPr="00676577" w:rsidDel="009F193A">
          <w:rPr>
            <w:rFonts w:eastAsiaTheme="minorEastAsia" w:cstheme="minorHAnsi"/>
            <w:lang w:val="en-GB"/>
          </w:rPr>
          <w:delText xml:space="preserve">implies </w:delText>
        </w:r>
      </w:del>
      <w:del w:id="295" w:author="Max Lindmark" w:date="2020-09-13T16:16:00Z">
        <w:r w:rsidRPr="00676577" w:rsidDel="00891ED8">
          <w:rPr>
            <w:rFonts w:eastAsiaTheme="minorEastAsia" w:cstheme="minorHAnsi"/>
            <w:lang w:val="en-GB"/>
          </w:rPr>
          <w:delText xml:space="preserve">that </w:delText>
        </w:r>
        <w:r w:rsidR="00A362B3" w:rsidRPr="00676577" w:rsidDel="00891ED8">
          <w:rPr>
            <w:rFonts w:eastAsiaTheme="minorEastAsia" w:cstheme="minorHAnsi"/>
            <w:lang w:val="en-GB"/>
          </w:rPr>
          <w:delText>metabolic rates increase faster with mass than maximum consumption rates</w:delText>
        </w:r>
        <w:r w:rsidRPr="00676577" w:rsidDel="00891ED8">
          <w:rPr>
            <w:rFonts w:eastAsiaTheme="minorEastAsia" w:cstheme="minorHAnsi"/>
            <w:lang w:val="en-GB"/>
          </w:rPr>
          <w:delText>. We also find it probable that the mass</w:delText>
        </w:r>
        <w:r w:rsidR="00DE5323" w:rsidRPr="00676577" w:rsidDel="00891ED8">
          <w:rPr>
            <w:rFonts w:eastAsiaTheme="minorEastAsia" w:cstheme="minorHAnsi"/>
            <w:lang w:val="en-GB"/>
          </w:rPr>
          <w:delText xml:space="preserve">-specific </w:delText>
        </w:r>
        <w:r w:rsidRPr="00676577" w:rsidDel="00891ED8">
          <w:rPr>
            <w:rFonts w:eastAsiaTheme="minorEastAsia" w:cstheme="minorHAnsi"/>
            <w:lang w:val="en-GB"/>
          </w:rPr>
          <w:delText>scaling exponent</w:delText>
        </w:r>
        <w:r w:rsidR="00FB386C" w:rsidRPr="00676577" w:rsidDel="00891ED8">
          <w:rPr>
            <w:rFonts w:eastAsiaTheme="minorEastAsia" w:cstheme="minorHAnsi"/>
            <w:lang w:val="en-GB"/>
          </w:rPr>
          <w:delText>s</w:delText>
        </w:r>
        <w:r w:rsidRPr="00676577" w:rsidDel="00891ED8">
          <w:rPr>
            <w:rFonts w:eastAsiaTheme="minorEastAsia" w:cstheme="minorHAnsi"/>
            <w:lang w:val="en-GB"/>
          </w:rPr>
          <w:delText xml:space="preserve"> differ from </w:delText>
        </w:r>
        <w:r w:rsidR="00CD10D6" w:rsidRPr="00676577" w:rsidDel="00891ED8">
          <w:rPr>
            <w:rFonts w:eastAsiaTheme="minorEastAsia" w:cstheme="minorHAnsi"/>
            <w:lang w:val="en-GB"/>
          </w:rPr>
          <w:delText xml:space="preserve">-0.25 as </w:delText>
        </w:r>
        <w:r w:rsidRPr="00676577" w:rsidDel="00891ED8">
          <w:rPr>
            <w:rFonts w:eastAsiaTheme="minorEastAsia" w:cstheme="minorHAnsi"/>
            <w:lang w:val="en-GB"/>
          </w:rPr>
          <w:delText xml:space="preserve">predicted </w:delText>
        </w:r>
        <w:r w:rsidR="00CD10D6" w:rsidRPr="00676577" w:rsidDel="00891ED8">
          <w:rPr>
            <w:rFonts w:eastAsiaTheme="minorEastAsia" w:cstheme="minorHAnsi"/>
            <w:lang w:val="en-GB"/>
          </w:rPr>
          <w:delText>by</w:delText>
        </w:r>
        <w:r w:rsidRPr="00676577" w:rsidDel="00891ED8">
          <w:rPr>
            <w:rFonts w:eastAsiaTheme="minorEastAsia" w:cstheme="minorHAnsi"/>
            <w:lang w:val="en-GB"/>
          </w:rPr>
          <w:delText xml:space="preserve"> the </w:delText>
        </w:r>
        <w:r w:rsidR="00626A0E" w:rsidRPr="00676577" w:rsidDel="00891ED8">
          <w:rPr>
            <w:rFonts w:eastAsiaTheme="minorEastAsia" w:cstheme="minorHAnsi"/>
            <w:lang w:val="en-GB"/>
          </w:rPr>
          <w:delText>M</w:delText>
        </w:r>
        <w:r w:rsidRPr="00676577" w:rsidDel="00891ED8">
          <w:rPr>
            <w:rFonts w:eastAsiaTheme="minorEastAsia" w:cstheme="minorHAnsi"/>
            <w:lang w:val="en-GB"/>
          </w:rPr>
          <w:delText xml:space="preserve">etabolic </w:delText>
        </w:r>
        <w:r w:rsidR="00626A0E" w:rsidRPr="00676577" w:rsidDel="00891ED8">
          <w:rPr>
            <w:rFonts w:eastAsiaTheme="minorEastAsia" w:cstheme="minorHAnsi"/>
            <w:lang w:val="en-GB"/>
          </w:rPr>
          <w:delText>T</w:delText>
        </w:r>
        <w:r w:rsidRPr="00676577" w:rsidDel="00891ED8">
          <w:rPr>
            <w:rFonts w:eastAsiaTheme="minorEastAsia" w:cstheme="minorHAnsi"/>
            <w:lang w:val="en-GB"/>
          </w:rPr>
          <w:delText xml:space="preserve">heory of </w:delText>
        </w:r>
        <w:r w:rsidR="00626A0E" w:rsidRPr="00676577" w:rsidDel="00891ED8">
          <w:rPr>
            <w:rFonts w:eastAsiaTheme="minorEastAsia" w:cstheme="minorHAnsi"/>
            <w:lang w:val="en-GB"/>
          </w:rPr>
          <w:delText>E</w:delText>
        </w:r>
        <w:r w:rsidRPr="00676577" w:rsidDel="00891ED8">
          <w:rPr>
            <w:rFonts w:eastAsiaTheme="minorEastAsia" w:cstheme="minorHAnsi"/>
            <w:lang w:val="en-GB"/>
          </w:rPr>
          <w:delText>cology</w:delText>
        </w:r>
        <w:r w:rsidR="00FB386C" w:rsidRPr="00676577" w:rsidDel="00891ED8">
          <w:rPr>
            <w:rFonts w:eastAsiaTheme="minorEastAsia" w:cstheme="minorHAnsi"/>
            <w:lang w:val="en-GB"/>
          </w:rPr>
          <w:delText>.</w:delText>
        </w:r>
        <w:r w:rsidRPr="00676577" w:rsidDel="00891ED8">
          <w:rPr>
            <w:rFonts w:eastAsiaTheme="minorEastAsia" w:cstheme="minorHAnsi"/>
            <w:lang w:val="en-GB"/>
          </w:rPr>
          <w:delText xml:space="preserve"> 99.</w:delText>
        </w:r>
        <w:r w:rsidR="00D5351A" w:rsidRPr="00676577" w:rsidDel="00891ED8">
          <w:rPr>
            <w:rFonts w:eastAsiaTheme="minorEastAsia" w:cstheme="minorHAnsi"/>
            <w:lang w:val="en-GB"/>
          </w:rPr>
          <w:delText>7</w:delText>
        </w:r>
        <w:r w:rsidRPr="00676577" w:rsidDel="00891ED8">
          <w:rPr>
            <w:rFonts w:eastAsiaTheme="minorEastAsia" w:cstheme="minorHAnsi"/>
            <w:lang w:val="en-GB"/>
          </w:rPr>
          <w:delText xml:space="preserve">% of the posterior distribution </w:delText>
        </w:r>
        <w:r w:rsidR="00EE4693" w:rsidRPr="00676577" w:rsidDel="00891ED8">
          <w:rPr>
            <w:rFonts w:eastAsiaTheme="minorEastAsia" w:cstheme="minorHAnsi"/>
            <w:lang w:val="en-GB"/>
          </w:rPr>
          <w:delText>of the mass</w:delText>
        </w:r>
        <w:r w:rsidR="008450D7" w:rsidRPr="00676577" w:rsidDel="00891ED8">
          <w:rPr>
            <w:rFonts w:eastAsiaTheme="minorEastAsia" w:cstheme="minorHAnsi"/>
            <w:lang w:val="en-GB"/>
          </w:rPr>
          <w:delText xml:space="preserve"> </w:delText>
        </w:r>
        <w:r w:rsidR="00EE4693" w:rsidRPr="00676577" w:rsidDel="00891ED8">
          <w:rPr>
            <w:rFonts w:eastAsiaTheme="minorEastAsia" w:cstheme="minorHAnsi"/>
            <w:lang w:val="en-GB"/>
          </w:rPr>
          <w:delText xml:space="preserve">exponent of </w:delText>
        </w:r>
        <w:r w:rsidR="005E52D4" w:rsidRPr="00676577" w:rsidDel="00891ED8">
          <w:rPr>
            <w:rFonts w:eastAsiaTheme="minorEastAsia" w:cstheme="minorHAnsi"/>
            <w:lang w:val="en-GB"/>
          </w:rPr>
          <w:delText xml:space="preserve">maximum </w:delText>
        </w:r>
        <w:r w:rsidR="00EE4693" w:rsidRPr="00676577" w:rsidDel="00891ED8">
          <w:rPr>
            <w:rFonts w:eastAsiaTheme="minorEastAsia" w:cstheme="minorHAnsi"/>
            <w:lang w:val="en-GB"/>
          </w:rPr>
          <w:delText xml:space="preserve">consumption </w:delText>
        </w:r>
        <w:r w:rsidRPr="00676577" w:rsidDel="00891ED8">
          <w:rPr>
            <w:rFonts w:eastAsiaTheme="minorEastAsia" w:cstheme="minorHAnsi"/>
            <w:lang w:val="en-GB"/>
          </w:rPr>
          <w:delText xml:space="preserve">is below </w:delText>
        </w:r>
        <w:r w:rsidR="009E2DCD" w:rsidRPr="00676577" w:rsidDel="00891ED8">
          <w:rPr>
            <w:rFonts w:eastAsiaTheme="minorEastAsia" w:cstheme="minorHAnsi"/>
            <w:lang w:val="en-GB"/>
          </w:rPr>
          <w:delText>-</w:delText>
        </w:r>
        <w:r w:rsidRPr="00676577" w:rsidDel="00891ED8">
          <w:rPr>
            <w:rFonts w:eastAsiaTheme="minorEastAsia" w:cstheme="minorHAnsi"/>
            <w:lang w:val="en-GB"/>
          </w:rPr>
          <w:delText>0.</w:delText>
        </w:r>
        <w:r w:rsidR="009E2DCD" w:rsidRPr="00676577" w:rsidDel="00891ED8">
          <w:rPr>
            <w:rFonts w:eastAsiaTheme="minorEastAsia" w:cstheme="minorHAnsi"/>
            <w:lang w:val="en-GB"/>
          </w:rPr>
          <w:delText>2</w:delText>
        </w:r>
        <w:r w:rsidRPr="00676577" w:rsidDel="00891ED8">
          <w:rPr>
            <w:rFonts w:eastAsiaTheme="minorEastAsia" w:cstheme="minorHAnsi"/>
            <w:lang w:val="en-GB"/>
          </w:rPr>
          <w:delText>5</w:delText>
        </w:r>
        <w:r w:rsidR="00496924" w:rsidRPr="00676577" w:rsidDel="00891ED8">
          <w:rPr>
            <w:rFonts w:eastAsiaTheme="minorEastAsia" w:cstheme="minorHAnsi"/>
            <w:lang w:val="en-GB"/>
          </w:rPr>
          <w:delText xml:space="preserve"> </w:delText>
        </w:r>
      </w:del>
      <w:commentRangeStart w:id="296"/>
      <w:del w:id="297" w:author="Max Lindmark" w:date="2020-07-30T08:14:00Z">
        <w:r w:rsidR="00496924" w:rsidRPr="00676577" w:rsidDel="00C92C08">
          <w:rPr>
            <w:rFonts w:eastAsiaTheme="minorEastAsia" w:cstheme="minorHAnsi"/>
            <w:lang w:val="en-GB"/>
          </w:rPr>
          <w:delText>and the corresponding value for metabolic rate is</w:delText>
        </w:r>
        <w:r w:rsidR="00624C49" w:rsidRPr="00676577" w:rsidDel="00C92C08">
          <w:rPr>
            <w:rFonts w:eastAsiaTheme="minorEastAsia" w:cstheme="minorHAnsi"/>
            <w:lang w:val="en-GB"/>
          </w:rPr>
          <w:delText xml:space="preserve"> </w:delText>
        </w:r>
        <w:r w:rsidR="005D4799" w:rsidRPr="00676577" w:rsidDel="00C92C08">
          <w:rPr>
            <w:rFonts w:eastAsiaTheme="minorEastAsia" w:cstheme="minorHAnsi"/>
            <w:lang w:val="en-GB"/>
          </w:rPr>
          <w:delText>3.8</w:delText>
        </w:r>
        <w:r w:rsidRPr="00676577" w:rsidDel="00C92C08">
          <w:rPr>
            <w:rFonts w:eastAsiaTheme="minorEastAsia" w:cstheme="minorHAnsi"/>
            <w:lang w:val="en-GB"/>
          </w:rPr>
          <w:delText>%</w:delText>
        </w:r>
        <w:commentRangeEnd w:id="296"/>
        <w:r w:rsidR="0083708F" w:rsidRPr="00676577" w:rsidDel="00C92C08">
          <w:rPr>
            <w:rStyle w:val="CommentReference"/>
            <w:sz w:val="24"/>
            <w:szCs w:val="24"/>
          </w:rPr>
          <w:commentReference w:id="296"/>
        </w:r>
      </w:del>
      <w:del w:id="298" w:author="Max Lindmark" w:date="2020-09-13T16:16:00Z">
        <w:r w:rsidRPr="00676577" w:rsidDel="00891ED8">
          <w:rPr>
            <w:rFonts w:eastAsiaTheme="minorEastAsia" w:cstheme="minorHAnsi"/>
            <w:lang w:val="en-GB"/>
          </w:rPr>
          <w:delText xml:space="preserve">. </w:delText>
        </w:r>
      </w:del>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del w:id="299" w:author="Max Lindmark" w:date="2020-09-10T11:13:00Z">
        <w:r w:rsidR="00CB7909" w:rsidRPr="00676577" w:rsidDel="007D645A">
          <w:rPr>
            <w:lang w:val="en-GB"/>
          </w:rPr>
          <w:delText>1</w:delText>
        </w:r>
      </w:del>
      <w:ins w:id="300" w:author="Max Lindmark" w:date="2020-09-10T11:13:00Z">
        <w:r w:rsidR="007D645A" w:rsidRPr="00676577">
          <w:rPr>
            <w:lang w:val="en-GB"/>
          </w:rPr>
          <w:t>2</w:t>
        </w:r>
      </w:ins>
      <w:r w:rsidR="00CB7909" w:rsidRPr="00676577">
        <w:rPr>
          <w:lang w:val="en-GB"/>
        </w:rPr>
        <w:t xml:space="preserve"> [0.5</w:t>
      </w:r>
      <w:del w:id="301" w:author="Max Lindmark" w:date="2020-09-10T11:13:00Z">
        <w:r w:rsidR="00CB7909" w:rsidRPr="00676577" w:rsidDel="00BD2028">
          <w:rPr>
            <w:lang w:val="en-GB"/>
          </w:rPr>
          <w:delText>6</w:delText>
        </w:r>
      </w:del>
      <w:ins w:id="302" w:author="Max Lindmark" w:date="2020-09-10T11:13:00Z">
        <w:r w:rsidR="00BD2028" w:rsidRPr="00676577">
          <w:rPr>
            <w:lang w:val="en-GB"/>
          </w:rPr>
          <w:t>7</w:t>
        </w:r>
      </w:ins>
      <w:r w:rsidR="00CB7909" w:rsidRPr="00676577">
        <w:rPr>
          <w:lang w:val="en-GB"/>
        </w:rPr>
        <w:t xml:space="preserve">, </w:t>
      </w:r>
      <w:r w:rsidR="00CB7909" w:rsidRPr="00676577">
        <w:rPr>
          <w:lang w:val="en-GB"/>
        </w:rPr>
        <w:lastRenderedPageBreak/>
        <w:t>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MTE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ins w:id="303" w:author="Max Lindmark" w:date="2020-09-13T16:22:00Z">
        <w:r w:rsidR="00D712D3">
          <w:rPr>
            <w:lang w:val="en-GB"/>
          </w:rPr>
          <w:t xml:space="preserve"> </w:t>
        </w:r>
      </w:ins>
    </w:p>
    <w:p w14:paraId="27895987" w14:textId="0AF8F223" w:rsidR="00A77899" w:rsidRPr="00676577" w:rsidDel="00D712D3" w:rsidRDefault="002D1F5B" w:rsidP="00297FFE">
      <w:pPr>
        <w:spacing w:line="480" w:lineRule="auto"/>
        <w:ind w:firstLine="284"/>
        <w:contextualSpacing/>
        <w:jc w:val="both"/>
        <w:rPr>
          <w:del w:id="304" w:author="Max Lindmark" w:date="2020-09-13T16:22:00Z"/>
          <w:lang w:val="en-GB"/>
        </w:rPr>
      </w:pPr>
      <w:r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676577">
        <w:rPr>
          <w:rFonts w:eastAsiaTheme="minorEastAsia" w:cstheme="minorHAnsi"/>
          <w:lang w:val="en-GB"/>
        </w:rPr>
        <w:t xml:space="preserve">WAIC of 1.3 compared to the best model (M5) without an interaction term, meaning that WAIC offers little support for one of these models over the other (Table 2). For illustration of model predictions (Fig. 2B),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iCs/>
          <w:lang w:val="en-GB"/>
        </w:rPr>
        <w:t xml:space="preserve"> in M2 is </w:t>
      </w:r>
      <w:r w:rsidRPr="00676577">
        <w:rPr>
          <w:lang w:val="en-GB"/>
        </w:rPr>
        <w:t xml:space="preserve">small </w:t>
      </w:r>
      <w:ins w:id="305" w:author="Max Lindmark" w:date="2020-07-30T08:37:00Z">
        <w:r w:rsidR="003757CC" w:rsidRPr="00676577">
          <w:rPr>
            <w:lang w:val="en-GB"/>
          </w:rPr>
          <w:t>and unce</w:t>
        </w:r>
      </w:ins>
      <w:ins w:id="306" w:author="Max Lindmark" w:date="2020-07-30T08:38:00Z">
        <w:r w:rsidR="003757CC" w:rsidRPr="00676577">
          <w:rPr>
            <w:lang w:val="en-GB"/>
          </w:rPr>
          <w:t xml:space="preserve">rtain </w:t>
        </w:r>
      </w:ins>
      <w:r w:rsidRPr="00676577">
        <w:rPr>
          <w:lang w:val="en-GB"/>
        </w:rPr>
        <w:t xml:space="preserve">(posterior median of </w:t>
      </w:r>
      <w:commentRangeStart w:id="307"/>
      <w:r w:rsidRPr="00676577">
        <w:rPr>
          <w:lang w:val="en-GB"/>
        </w:rPr>
        <w:t>-0.01</w:t>
      </w:r>
      <w:ins w:id="308" w:author="Max Lindmark" w:date="2020-07-30T08:37:00Z">
        <w:r w:rsidR="003757CC" w:rsidRPr="00676577">
          <w:rPr>
            <w:lang w:val="en-GB"/>
          </w:rPr>
          <w:t xml:space="preserve"> [-0.04</w:t>
        </w:r>
      </w:ins>
      <w:ins w:id="309" w:author="Max Lindmark" w:date="2020-07-30T08:38:00Z">
        <w:r w:rsidR="003757CC" w:rsidRPr="00676577">
          <w:rPr>
            <w:lang w:val="en-GB"/>
          </w:rPr>
          <w:t>, 0.02</w:t>
        </w:r>
      </w:ins>
      <w:ins w:id="310" w:author="Max Lindmark" w:date="2020-07-30T08:37:00Z">
        <w:r w:rsidR="003757CC" w:rsidRPr="00676577">
          <w:rPr>
            <w:lang w:val="en-GB"/>
          </w:rPr>
          <w:t>]</w:t>
        </w:r>
      </w:ins>
      <w:r w:rsidRPr="00676577">
        <w:rPr>
          <w:lang w:val="en-GB"/>
        </w:rPr>
        <w:t xml:space="preserve"> </w:t>
      </w:r>
      <w:commentRangeEnd w:id="307"/>
      <w:r w:rsidR="00A77899" w:rsidRPr="00676577">
        <w:rPr>
          <w:rStyle w:val="CommentReference"/>
          <w:sz w:val="24"/>
          <w:szCs w:val="24"/>
        </w:rPr>
        <w:commentReference w:id="307"/>
      </w:r>
      <w:r w:rsidRPr="00676577">
        <w:rPr>
          <w:lang w:val="en-GB"/>
        </w:rPr>
        <w:t>on Arrhenius temperature scale).</w:t>
      </w:r>
      <w:ins w:id="311" w:author="Max Lindmark" w:date="2020-09-13T16:22:00Z">
        <w:r w:rsidR="00D712D3">
          <w:rPr>
            <w:lang w:val="en-GB"/>
          </w:rPr>
          <w:t xml:space="preserve"> </w:t>
        </w:r>
      </w:ins>
    </w:p>
    <w:p w14:paraId="5E30DC25" w14:textId="3977D96A" w:rsidR="00297FFE" w:rsidRPr="00952A61" w:rsidRDefault="00297FFE" w:rsidP="00297FFE">
      <w:pPr>
        <w:spacing w:line="480" w:lineRule="auto"/>
        <w:ind w:firstLine="284"/>
        <w:contextualSpacing/>
        <w:jc w:val="both"/>
        <w:rPr>
          <w:lang w:val="en-GB"/>
        </w:rPr>
      </w:pPr>
      <w:r w:rsidRPr="00676577">
        <w:rPr>
          <w:rFonts w:eastAsiaTheme="minorEastAsia" w:cstheme="minorHAnsi"/>
          <w:lang w:val="en-GB"/>
        </w:rPr>
        <w:t xml:space="preserve">We find </w:t>
      </w:r>
      <w:del w:id="312" w:author="Max Lindmark" w:date="2020-09-10T11:07:00Z">
        <w:r w:rsidRPr="00676577" w:rsidDel="004967A1">
          <w:rPr>
            <w:rFonts w:eastAsiaTheme="minorEastAsia" w:cstheme="minorHAnsi"/>
            <w:lang w:val="en-GB"/>
          </w:rPr>
          <w:delText xml:space="preserve">strong </w:delText>
        </w:r>
      </w:del>
      <w:r w:rsidRPr="00676577">
        <w:rPr>
          <w:rFonts w:eastAsiaTheme="minorEastAsia" w:cstheme="minorHAnsi"/>
          <w:lang w:val="en-GB"/>
        </w:rPr>
        <w:t xml:space="preserve">statistical support for </w:t>
      </w:r>
      <w:del w:id="313" w:author="Max Lindmark" w:date="2020-09-10T11:06:00Z">
        <w:r w:rsidRPr="00676577" w:rsidDel="006A27FF">
          <w:rPr>
            <w:rFonts w:eastAsiaTheme="minorEastAsia" w:cstheme="minorHAnsi"/>
            <w:lang w:val="en-GB"/>
          </w:rPr>
          <w:delText>a negative</w:delText>
        </w:r>
        <w:r w:rsidR="0068252C" w:rsidRPr="00676577" w:rsidDel="006A27FF">
          <w:rPr>
            <w:rFonts w:eastAsiaTheme="minorEastAsia" w:cstheme="minorHAnsi"/>
            <w:lang w:val="en-GB"/>
          </w:rPr>
          <w:delText xml:space="preserve"> </w:delText>
        </w:r>
        <w:r w:rsidRPr="00676577" w:rsidDel="00AB3F5D">
          <w:rPr>
            <w:rFonts w:eastAsiaTheme="minorEastAsia" w:cstheme="minorHAnsi"/>
            <w:lang w:val="en-GB"/>
          </w:rPr>
          <w:delText xml:space="preserve">global </w:delText>
        </w:r>
      </w:del>
      <w:ins w:id="314" w:author="Max Lindmark" w:date="2020-09-10T11:06:00Z">
        <w:r w:rsidR="00AB3F5D" w:rsidRPr="00676577">
          <w:rPr>
            <w:rFonts w:eastAsiaTheme="minorEastAsia" w:cstheme="minorHAnsi"/>
            <w:lang w:val="en-GB"/>
          </w:rPr>
          <w:t xml:space="preserve">a species-varying </w:t>
        </w:r>
      </w:ins>
      <w:r w:rsidRPr="00676577">
        <w:rPr>
          <w:rFonts w:eastAsiaTheme="minorEastAsia" w:cstheme="minorHAnsi"/>
          <w:lang w:val="en-GB"/>
        </w:rPr>
        <w:t xml:space="preserve">interaction between the effect of body mass and temperature </w:t>
      </w:r>
      <w:del w:id="315" w:author="Max Lindmark" w:date="2020-09-10T11:06:00Z">
        <w:r w:rsidRPr="00676577" w:rsidDel="00BF65C8">
          <w:rPr>
            <w:rFonts w:eastAsiaTheme="minorEastAsia" w:cstheme="minorHAnsi"/>
            <w:lang w:val="en-GB"/>
          </w:rPr>
          <w:delText xml:space="preserve">on </w:delText>
        </w:r>
      </w:del>
      <w:ins w:id="316" w:author="Max Lindmark" w:date="2020-09-10T11:06:00Z">
        <w:r w:rsidR="00BF65C8" w:rsidRPr="00676577">
          <w:rPr>
            <w:rFonts w:eastAsiaTheme="minorEastAsia" w:cstheme="minorHAnsi"/>
            <w:lang w:val="en-GB"/>
          </w:rPr>
          <w:t xml:space="preserve">for </w:t>
        </w:r>
      </w:ins>
      <w:r w:rsidRPr="00676577">
        <w:rPr>
          <w:rFonts w:eastAsiaTheme="minorEastAsia" w:cstheme="minorHAnsi"/>
          <w:lang w:val="en-GB"/>
        </w:rPr>
        <w:t>metabolic rate</w:t>
      </w:r>
      <w:ins w:id="317" w:author="Max Lindmark" w:date="2020-09-10T11:07:00Z">
        <w:r w:rsidR="004967A1" w:rsidRPr="00676577">
          <w:rPr>
            <w:rFonts w:eastAsiaTheme="minorEastAsia" w:cstheme="minorHAnsi"/>
            <w:lang w:val="en-GB"/>
          </w:rPr>
          <w:t xml:space="preserve">. </w:t>
        </w:r>
      </w:ins>
      <w:del w:id="318" w:author="Max Lindmark" w:date="2020-09-10T11:07:00Z">
        <w:r w:rsidR="00370874" w:rsidRPr="00676577" w:rsidDel="004967A1">
          <w:rPr>
            <w:rFonts w:eastAsiaTheme="minorEastAsia" w:cstheme="minorHAnsi"/>
            <w:lang w:val="en-GB"/>
          </w:rPr>
          <w:delText>,</w:delText>
        </w:r>
        <w:r w:rsidR="00370874" w:rsidRPr="00676577" w:rsidDel="00FB5B50">
          <w:rPr>
            <w:rFonts w:eastAsiaTheme="minorEastAsia" w:cstheme="minorHAnsi"/>
            <w:lang w:val="en-GB"/>
          </w:rPr>
          <w:delText xml:space="preserve"> as </w:delText>
        </w:r>
      </w:del>
      <w:r w:rsidRPr="00676577">
        <w:rPr>
          <w:rFonts w:eastAsiaTheme="minorEastAsia" w:cstheme="minorHAnsi"/>
          <w:lang w:val="en-GB"/>
        </w:rPr>
        <w:t>9</w:t>
      </w:r>
      <w:del w:id="319" w:author="Max Lindmark" w:date="2020-09-10T11:07:00Z">
        <w:r w:rsidRPr="00676577" w:rsidDel="00BF03EA">
          <w:rPr>
            <w:rFonts w:eastAsiaTheme="minorEastAsia" w:cstheme="minorHAnsi"/>
            <w:lang w:val="en-GB"/>
          </w:rPr>
          <w:delText>9</w:delText>
        </w:r>
      </w:del>
      <w:ins w:id="320" w:author="Max Lindmark" w:date="2020-09-10T11:07:00Z">
        <w:r w:rsidR="00BF03EA" w:rsidRPr="00676577">
          <w:rPr>
            <w:rFonts w:eastAsiaTheme="minorEastAsia" w:cstheme="minorHAnsi"/>
            <w:lang w:val="en-GB"/>
          </w:rPr>
          <w:t>8</w:t>
        </w:r>
      </w:ins>
      <w:r w:rsidRPr="00676577">
        <w:rPr>
          <w:rFonts w:eastAsiaTheme="minorEastAsia" w:cstheme="minorHAnsi"/>
          <w:lang w:val="en-GB"/>
        </w:rPr>
        <w:t>.</w:t>
      </w:r>
      <w:del w:id="321" w:author="Max Lindmark" w:date="2020-09-10T11:07:00Z">
        <w:r w:rsidR="003C4538" w:rsidRPr="00676577" w:rsidDel="00762D8C">
          <w:rPr>
            <w:rFonts w:eastAsiaTheme="minorEastAsia" w:cstheme="minorHAnsi"/>
            <w:lang w:val="en-GB"/>
          </w:rPr>
          <w:delText>7</w:delText>
        </w:r>
      </w:del>
      <w:ins w:id="322" w:author="Max Lindmark" w:date="2020-09-10T11:07:00Z">
        <w:r w:rsidR="00762D8C" w:rsidRPr="00676577">
          <w:rPr>
            <w:rFonts w:eastAsiaTheme="minorEastAsia" w:cstheme="minorHAnsi"/>
            <w:lang w:val="en-GB"/>
          </w:rPr>
          <w:t>3</w:t>
        </w:r>
      </w:ins>
      <w:r w:rsidRPr="00676577">
        <w:rPr>
          <w:rFonts w:eastAsiaTheme="minorEastAsia" w:cstheme="minorHAnsi"/>
          <w:lang w:val="en-GB"/>
        </w:rPr>
        <w:t>% of the posterior distribution of</w:t>
      </w:r>
      <w:ins w:id="323" w:author="Max Lindmark" w:date="2020-09-10T11:07:00Z">
        <w:r w:rsidR="00FB5B50" w:rsidRPr="00676577">
          <w:rPr>
            <w:rFonts w:eastAsiaTheme="minorEastAsia" w:cstheme="minorHAnsi"/>
            <w:lang w:val="en-GB"/>
          </w:rPr>
          <w:t xml:space="preserve"> the global interaction </w:t>
        </w:r>
      </w:ins>
      <w:ins w:id="324" w:author="Max Lindmark" w:date="2020-09-10T11:08:00Z">
        <w:r w:rsidR="00FB5B50" w:rsidRPr="00676577">
          <w:rPr>
            <w:rFonts w:eastAsiaTheme="minorEastAsia" w:cstheme="minorHAnsi"/>
            <w:lang w:val="en-GB"/>
          </w:rPr>
          <w:t>coefficient</w:t>
        </w:r>
      </w:ins>
      <w:r w:rsidRPr="00676577">
        <w:rPr>
          <w:rFonts w:eastAsiaTheme="minorEastAsia" w:cstheme="minorHAnsi"/>
          <w:lang w:val="en-GB"/>
        </w:rPr>
        <w:t xml:space="preserve"> </w:t>
      </w:r>
      <m:oMath>
        <m:sSub>
          <m:sSubPr>
            <m:ctrlPr>
              <w:del w:id="325" w:author="Max Lindmark" w:date="2020-09-10T11:09:00Z">
                <w:rPr>
                  <w:rFonts w:ascii="Cambria Math" w:hAnsi="Cambria Math" w:cstheme="minorHAnsi"/>
                  <w:i/>
                  <w:iCs/>
                </w:rPr>
              </w:del>
            </m:ctrlPr>
          </m:sSubPr>
          <m:e>
            <m:r>
              <w:del w:id="326" w:author="Max Lindmark" w:date="2020-09-10T11:09:00Z">
                <w:rPr>
                  <w:rFonts w:ascii="Cambria Math" w:hAnsi="Cambria Math" w:cstheme="minorHAnsi"/>
                </w:rPr>
                <m:t>β</m:t>
              </w:del>
            </m:r>
          </m:e>
          <m:sub>
            <m:r>
              <w:del w:id="327" w:author="Max Lindmark" w:date="2020-09-10T11:09:00Z">
                <w:rPr>
                  <w:rFonts w:ascii="Cambria Math" w:hAnsi="Cambria Math" w:cstheme="minorHAnsi"/>
                  <w:lang w:val="en-GB"/>
                </w:rPr>
                <m:t>3</m:t>
              </w:del>
            </m:r>
          </m:sub>
        </m:sSub>
      </m:oMath>
      <w:r w:rsidRPr="00676577">
        <w:rPr>
          <w:rFonts w:eastAsiaTheme="minorEastAsia" w:cstheme="minorHAnsi"/>
          <w:iCs/>
          <w:lang w:val="en-GB"/>
        </w:rPr>
        <w:t xml:space="preserve"> </w:t>
      </w:r>
      <m:oMath>
        <m:sSub>
          <m:sSubPr>
            <m:ctrlPr>
              <w:ins w:id="328" w:author="Max Lindmark" w:date="2020-09-10T11:09:00Z">
                <w:rPr>
                  <w:rFonts w:ascii="Cambria Math" w:eastAsiaTheme="minorEastAsia" w:hAnsi="Cambria Math" w:cstheme="minorHAnsi"/>
                  <w:i/>
                  <w:lang w:val="en-GB"/>
                </w:rPr>
              </w:ins>
            </m:ctrlPr>
          </m:sSubPr>
          <m:e>
            <m:r>
              <w:ins w:id="329" w:author="Max Lindmark" w:date="2020-09-10T11:09:00Z">
                <w:rPr>
                  <w:rFonts w:ascii="Cambria Math" w:eastAsiaTheme="minorEastAsia" w:hAnsi="Cambria Math" w:cstheme="minorHAnsi"/>
                  <w:lang w:val="en-GB"/>
                </w:rPr>
                <m:t>μ</m:t>
              </w:ins>
            </m:r>
          </m:e>
          <m:sub>
            <m:sSub>
              <m:sSubPr>
                <m:ctrlPr>
                  <w:ins w:id="330" w:author="Max Lindmark" w:date="2020-09-10T11:09:00Z">
                    <w:rPr>
                      <w:rFonts w:ascii="Cambria Math" w:hAnsi="Cambria Math" w:cstheme="minorHAnsi"/>
                      <w:i/>
                    </w:rPr>
                  </w:ins>
                </m:ctrlPr>
              </m:sSubPr>
              <m:e>
                <m:r>
                  <w:ins w:id="331" w:author="Max Lindmark" w:date="2020-09-10T11:09:00Z">
                    <w:rPr>
                      <w:rFonts w:ascii="Cambria Math" w:hAnsi="Cambria Math" w:cstheme="minorHAnsi"/>
                    </w:rPr>
                    <m:t>β</m:t>
                  </w:ins>
                </m:r>
              </m:e>
              <m:sub>
                <m:r>
                  <w:ins w:id="332" w:author="Max Lindmark" w:date="2020-09-10T11:09:00Z">
                    <w:rPr>
                      <w:rFonts w:ascii="Cambria Math" w:hAnsi="Cambria Math" w:cstheme="minorHAnsi"/>
                    </w:rPr>
                    <m:t>3</m:t>
                  </w:ins>
                </m:r>
              </m:sub>
            </m:sSub>
          </m:sub>
        </m:sSub>
      </m:oMath>
      <w:ins w:id="333" w:author="Max Lindmark" w:date="2020-09-10T11:09:00Z">
        <w:r w:rsidR="00B03DEA" w:rsidRPr="00676577">
          <w:rPr>
            <w:rFonts w:eastAsiaTheme="minorEastAsia" w:cstheme="minorHAnsi"/>
            <w:lang w:val="en-GB"/>
          </w:rPr>
          <w:t xml:space="preserve"> </w:t>
        </w:r>
      </w:ins>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commentRangeStart w:id="334"/>
      <w:commentRangeStart w:id="335"/>
      <w:r w:rsidR="005430E1" w:rsidRPr="00676577">
        <w:rPr>
          <w:rFonts w:eastAsiaTheme="minorEastAsia" w:cstheme="minorHAnsi"/>
          <w:lang w:val="en-GB"/>
        </w:rPr>
        <w:t xml:space="preserve">. </w:t>
      </w:r>
      <w:commentRangeEnd w:id="334"/>
      <w:r w:rsidR="00D9708C" w:rsidRPr="00676577">
        <w:rPr>
          <w:rStyle w:val="CommentReference"/>
          <w:sz w:val="24"/>
          <w:szCs w:val="24"/>
        </w:rPr>
        <w:commentReference w:id="334"/>
      </w:r>
      <w:commentRangeEnd w:id="335"/>
      <w:r w:rsidR="008E13C2" w:rsidRPr="00676577">
        <w:rPr>
          <w:rStyle w:val="CommentReference"/>
          <w:sz w:val="24"/>
          <w:szCs w:val="24"/>
        </w:rPr>
        <w:commentReference w:id="335"/>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del w:id="336" w:author="Max Lindmark" w:date="2020-09-10T11:10:00Z">
        <w:r w:rsidR="009A6A15" w:rsidRPr="00676577" w:rsidDel="001B3041">
          <w:rPr>
            <w:rFonts w:eastAsiaTheme="minorEastAsia" w:cstheme="minorHAnsi"/>
            <w:lang w:val="en-GB"/>
          </w:rPr>
          <w:delText>4</w:delText>
        </w:r>
      </w:del>
      <w:ins w:id="337" w:author="Max Lindmark" w:date="2020-09-10T11:10:00Z">
        <w:r w:rsidR="001B3041" w:rsidRPr="00676577">
          <w:rPr>
            <w:rFonts w:eastAsiaTheme="minorEastAsia" w:cstheme="minorHAnsi"/>
            <w:lang w:val="en-GB"/>
          </w:rPr>
          <w:t>8</w:t>
        </w:r>
      </w:ins>
      <w:r w:rsidRPr="00676577">
        <w:rPr>
          <w:rFonts w:eastAsiaTheme="minorEastAsia" w:cstheme="minorHAnsi"/>
          <w:lang w:val="en-GB"/>
        </w:rPr>
        <w:t xml:space="preserve"> [0.00</w:t>
      </w:r>
      <w:del w:id="338" w:author="Max Lindmark" w:date="2020-09-10T11:10:00Z">
        <w:r w:rsidR="00487493" w:rsidRPr="00676577" w:rsidDel="00C12392">
          <w:rPr>
            <w:rFonts w:eastAsiaTheme="minorEastAsia" w:cstheme="minorHAnsi"/>
            <w:lang w:val="en-GB"/>
          </w:rPr>
          <w:delText>3</w:delText>
        </w:r>
      </w:del>
      <w:ins w:id="339" w:author="Max Lindmark" w:date="2020-09-10T11:10:00Z">
        <w:r w:rsidR="00C12392" w:rsidRPr="00676577">
          <w:rPr>
            <w:rFonts w:eastAsiaTheme="minorEastAsia" w:cstheme="minorHAnsi"/>
            <w:lang w:val="en-GB"/>
          </w:rPr>
          <w:t>11</w:t>
        </w:r>
      </w:ins>
      <w:del w:id="340" w:author="Max Lindmark" w:date="2020-09-10T11:10:00Z">
        <w:r w:rsidR="00C95BCE" w:rsidRPr="00676577" w:rsidDel="00C12392">
          <w:rPr>
            <w:rFonts w:eastAsiaTheme="minorEastAsia" w:cstheme="minorHAnsi"/>
            <w:lang w:val="en-GB"/>
          </w:rPr>
          <w:delText>9</w:delText>
        </w:r>
      </w:del>
      <w:r w:rsidRPr="00676577">
        <w:rPr>
          <w:rFonts w:eastAsiaTheme="minorEastAsia" w:cstheme="minorHAnsi"/>
          <w:lang w:val="en-GB"/>
        </w:rPr>
        <w:t>, 0.0</w:t>
      </w:r>
      <w:del w:id="341" w:author="Max Lindmark" w:date="2020-09-10T11:10:00Z">
        <w:r w:rsidR="00487493" w:rsidRPr="00676577" w:rsidDel="000F28E4">
          <w:rPr>
            <w:rFonts w:eastAsiaTheme="minorEastAsia" w:cstheme="minorHAnsi"/>
            <w:lang w:val="en-GB"/>
          </w:rPr>
          <w:delText>2</w:delText>
        </w:r>
      </w:del>
      <w:ins w:id="342" w:author="Max Lindmark" w:date="2020-09-10T11:10:00Z">
        <w:r w:rsidR="000F28E4" w:rsidRPr="00676577">
          <w:rPr>
            <w:rFonts w:eastAsiaTheme="minorEastAsia" w:cstheme="minorHAnsi"/>
            <w:lang w:val="en-GB"/>
          </w:rPr>
          <w:t>364</w:t>
        </w:r>
      </w:ins>
      <w:del w:id="343" w:author="Max Lindmark" w:date="2020-09-10T11:10:00Z">
        <w:r w:rsidR="00487493" w:rsidRPr="00676577" w:rsidDel="000F28E4">
          <w:rPr>
            <w:rFonts w:eastAsiaTheme="minorEastAsia" w:cstheme="minorHAnsi"/>
            <w:lang w:val="en-GB"/>
          </w:rPr>
          <w:delText>4</w:delText>
        </w:r>
      </w:del>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exponent of metabolic rate by 0.002</w:t>
      </w:r>
      <w:ins w:id="344" w:author="Max Lindmark" w:date="2020-09-10T11:12:00Z">
        <w:r w:rsidR="00CA237D" w:rsidRPr="00676577">
          <w:rPr>
            <w:rFonts w:eastAsiaTheme="minorEastAsia" w:cstheme="minorHAnsi"/>
            <w:lang w:val="en-GB"/>
          </w:rPr>
          <w:t>6</w:t>
        </w:r>
      </w:ins>
      <w:r w:rsidRPr="00676577">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676577">
        <w:rPr>
          <w:rFonts w:eastAsiaTheme="minorEastAsia" w:cstheme="minorHAnsi"/>
          <w:lang w:val="en-GB"/>
        </w:rPr>
        <w:t xml:space="preserve">. </w:t>
      </w:r>
      <w:del w:id="345" w:author="Max Lindmark" w:date="2020-09-10T11:12:00Z">
        <w:r w:rsidRPr="00676577" w:rsidDel="00193F71">
          <w:rPr>
            <w:lang w:val="en-GB"/>
          </w:rPr>
          <w:delText xml:space="preserve">For metabolism, the model with a species-varying interaction term (M1) has a </w:delText>
        </w:r>
      </w:del>
      <m:oMath>
        <m:r>
          <w:del w:id="346" w:author="Max Lindmark" w:date="2020-09-10T11:12:00Z">
            <m:rPr>
              <m:sty m:val="p"/>
            </m:rPr>
            <w:rPr>
              <w:rFonts w:ascii="Cambria Math" w:eastAsiaTheme="minorEastAsia" w:hAnsi="Cambria Math" w:cstheme="minorHAnsi"/>
            </w:rPr>
            <m:t>Δ</m:t>
          </w:del>
        </m:r>
      </m:oMath>
      <w:del w:id="347" w:author="Max Lindmark" w:date="2020-09-10T11:12:00Z">
        <w:r w:rsidRPr="00676577" w:rsidDel="00193F71">
          <w:rPr>
            <w:rFonts w:eastAsiaTheme="minorEastAsia" w:cstheme="minorHAnsi"/>
            <w:lang w:val="en-GB"/>
          </w:rPr>
          <w:delText xml:space="preserve">WAIC of </w:delText>
        </w:r>
        <w:r w:rsidR="00BE3AB7" w:rsidRPr="00676577" w:rsidDel="00193F71">
          <w:rPr>
            <w:rFonts w:eastAsiaTheme="minorEastAsia" w:cstheme="minorHAnsi"/>
            <w:lang w:val="en-GB"/>
          </w:rPr>
          <w:delText>0</w:delText>
        </w:r>
        <w:r w:rsidRPr="00676577" w:rsidDel="00193F71">
          <w:rPr>
            <w:rFonts w:eastAsiaTheme="minorEastAsia" w:cstheme="minorHAnsi"/>
            <w:lang w:val="en-GB"/>
          </w:rPr>
          <w:delText>.</w:delText>
        </w:r>
        <w:r w:rsidR="00BE3AB7" w:rsidRPr="00676577" w:rsidDel="00193F71">
          <w:rPr>
            <w:rFonts w:eastAsiaTheme="minorEastAsia" w:cstheme="minorHAnsi"/>
            <w:lang w:val="en-GB"/>
          </w:rPr>
          <w:delText>6</w:delText>
        </w:r>
        <w:r w:rsidRPr="00676577" w:rsidDel="00193F71">
          <w:rPr>
            <w:rFonts w:eastAsiaTheme="minorEastAsia" w:cstheme="minorHAnsi"/>
            <w:lang w:val="en-GB"/>
          </w:rPr>
          <w:delText xml:space="preserve">, suggesting it is comparable to the model </w:delText>
        </w:r>
        <w:r w:rsidR="008450D7" w:rsidRPr="00676577" w:rsidDel="00193F71">
          <w:rPr>
            <w:rFonts w:eastAsiaTheme="minorEastAsia" w:cstheme="minorHAnsi"/>
            <w:lang w:val="en-GB"/>
          </w:rPr>
          <w:delText xml:space="preserve">with a </w:delText>
        </w:r>
        <w:r w:rsidR="00440813" w:rsidRPr="00676577" w:rsidDel="00193F71">
          <w:rPr>
            <w:rFonts w:eastAsiaTheme="minorEastAsia" w:cstheme="minorHAnsi"/>
            <w:lang w:val="en-GB"/>
          </w:rPr>
          <w:delText xml:space="preserve">single </w:delText>
        </w:r>
        <w:r w:rsidR="008450D7" w:rsidRPr="00676577" w:rsidDel="00193F71">
          <w:rPr>
            <w:rFonts w:eastAsiaTheme="minorEastAsia" w:cstheme="minorHAnsi"/>
            <w:lang w:val="en-GB"/>
          </w:rPr>
          <w:delText>global interaction term</w:delText>
        </w:r>
        <w:r w:rsidR="00DC46BB" w:rsidRPr="00676577" w:rsidDel="00193F71">
          <w:rPr>
            <w:rFonts w:eastAsiaTheme="minorEastAsia" w:cstheme="minorHAnsi"/>
            <w:lang w:val="en-GB"/>
          </w:rPr>
          <w:delText xml:space="preserve"> </w:delText>
        </w:r>
        <w:r w:rsidRPr="00676577" w:rsidDel="00193F71">
          <w:rPr>
            <w:rFonts w:eastAsiaTheme="minorEastAsia" w:cstheme="minorHAnsi"/>
            <w:lang w:val="en-GB"/>
          </w:rPr>
          <w:delText xml:space="preserve">(M2). We chose the latter to illustrate predictions (Fig. </w:delText>
        </w:r>
        <w:r w:rsidR="004C5E87" w:rsidRPr="00676577" w:rsidDel="00193F71">
          <w:rPr>
            <w:rFonts w:eastAsiaTheme="minorEastAsia" w:cstheme="minorHAnsi"/>
            <w:lang w:val="en-GB"/>
          </w:rPr>
          <w:delText>2</w:delText>
        </w:r>
        <w:r w:rsidR="00212CFD" w:rsidRPr="00676577" w:rsidDel="00193F71">
          <w:rPr>
            <w:rFonts w:eastAsiaTheme="minorEastAsia" w:cstheme="minorHAnsi"/>
            <w:lang w:val="en-GB"/>
          </w:rPr>
          <w:delText>A</w:delText>
        </w:r>
        <w:r w:rsidRPr="00676577" w:rsidDel="00193F71">
          <w:rPr>
            <w:rFonts w:eastAsiaTheme="minorEastAsia" w:cstheme="minorHAnsi"/>
            <w:lang w:val="en-GB"/>
          </w:rPr>
          <w:delText xml:space="preserve">) because of its simpler model structure. </w:delText>
        </w:r>
      </w:del>
    </w:p>
    <w:p w14:paraId="4F41A54A" w14:textId="1CE28186" w:rsidR="005B1846" w:rsidRPr="00952A61" w:rsidDel="002833B8" w:rsidRDefault="005B1846">
      <w:pPr>
        <w:spacing w:line="480" w:lineRule="auto"/>
        <w:ind w:firstLine="284"/>
        <w:contextualSpacing/>
        <w:jc w:val="both"/>
        <w:rPr>
          <w:del w:id="348" w:author="Max Lindmark" w:date="2020-09-13T16:20:00Z"/>
          <w:rFonts w:cstheme="minorHAnsi"/>
          <w:bCs/>
          <w:lang w:val="en-GB"/>
          <w:rPrChange w:id="349" w:author="Max Lindmark" w:date="2020-09-13T16:22:00Z">
            <w:rPr>
              <w:del w:id="350" w:author="Max Lindmark" w:date="2020-09-13T16:20:00Z"/>
              <w:rFonts w:cstheme="minorHAnsi"/>
              <w:bCs/>
              <w:i/>
              <w:iCs/>
              <w:lang w:val="en-GB"/>
            </w:rPr>
          </w:rPrChange>
        </w:rPr>
        <w:pPrChange w:id="351" w:author="Max Lindmark" w:date="2020-09-13T16:20:00Z">
          <w:pPr>
            <w:spacing w:line="480" w:lineRule="auto"/>
            <w:contextualSpacing/>
            <w:jc w:val="both"/>
          </w:pPr>
        </w:pPrChange>
      </w:pPr>
    </w:p>
    <w:p w14:paraId="3EADE215" w14:textId="573D31B4" w:rsidR="005B1846" w:rsidRPr="00952A61" w:rsidDel="002833B8" w:rsidRDefault="005B1846">
      <w:pPr>
        <w:spacing w:line="480" w:lineRule="auto"/>
        <w:ind w:firstLine="284"/>
        <w:contextualSpacing/>
        <w:jc w:val="both"/>
        <w:rPr>
          <w:del w:id="352" w:author="Max Lindmark" w:date="2020-09-13T16:20:00Z"/>
          <w:rFonts w:cstheme="minorHAnsi"/>
          <w:bCs/>
          <w:rPrChange w:id="353" w:author="Max Lindmark" w:date="2020-09-13T16:22:00Z">
            <w:rPr>
              <w:del w:id="354" w:author="Max Lindmark" w:date="2020-09-13T16:20:00Z"/>
              <w:rFonts w:cstheme="minorHAnsi"/>
              <w:bCs/>
              <w:i/>
              <w:iCs/>
            </w:rPr>
          </w:rPrChange>
        </w:rPr>
        <w:pPrChange w:id="355" w:author="Max Lindmark" w:date="2020-09-13T16:20:00Z">
          <w:pPr>
            <w:spacing w:line="480" w:lineRule="auto"/>
            <w:contextualSpacing/>
            <w:jc w:val="both"/>
          </w:pPr>
        </w:pPrChange>
      </w:pPr>
      <w:del w:id="356" w:author="Max Lindmark" w:date="2020-09-13T16:20:00Z">
        <w:r w:rsidRPr="00952A61" w:rsidDel="002833B8">
          <w:rPr>
            <w:rFonts w:cstheme="minorHAnsi"/>
            <w:bCs/>
            <w:lang w:val="en-GB"/>
            <w:rPrChange w:id="357" w:author="Max Lindmark" w:date="2020-09-13T16:22:00Z">
              <w:rPr>
                <w:rFonts w:cstheme="minorHAnsi"/>
                <w:bCs/>
                <w:i/>
                <w:iCs/>
                <w:lang w:val="en-GB"/>
              </w:rPr>
            </w:rPrChange>
          </w:rPr>
          <w:delText>Including peak temperatures</w:delText>
        </w:r>
      </w:del>
    </w:p>
    <w:p w14:paraId="3BD24587" w14:textId="4367E48D" w:rsidR="00ED5270" w:rsidRPr="00676577" w:rsidRDefault="005F466B">
      <w:pPr>
        <w:spacing w:line="480" w:lineRule="auto"/>
        <w:ind w:firstLine="284"/>
        <w:contextualSpacing/>
        <w:jc w:val="both"/>
        <w:rPr>
          <w:rFonts w:eastAsiaTheme="minorEastAsia" w:cstheme="minorHAnsi"/>
          <w:lang w:val="en-GB"/>
        </w:rPr>
        <w:pPrChange w:id="358" w:author="Max Lindmark" w:date="2020-09-13T16:20:00Z">
          <w:pPr>
            <w:spacing w:line="480" w:lineRule="auto"/>
            <w:contextualSpacing/>
            <w:jc w:val="both"/>
          </w:pPr>
        </w:pPrChange>
      </w:pPr>
      <w:del w:id="359" w:author="Max Lindmark" w:date="2020-09-10T12:12:00Z">
        <w:r w:rsidRPr="00952A61" w:rsidDel="00305732">
          <w:rPr>
            <w:rFonts w:eastAsiaTheme="minorEastAsia" w:cstheme="minorHAnsi"/>
            <w:lang w:val="en-GB"/>
          </w:rPr>
          <w:delText>Over a larger temperature range</w:delText>
        </w:r>
        <w:r w:rsidR="005E0139" w:rsidRPr="00952A61" w:rsidDel="00305732">
          <w:rPr>
            <w:rFonts w:eastAsiaTheme="minorEastAsia" w:cstheme="minorHAnsi"/>
            <w:lang w:val="en-GB"/>
          </w:rPr>
          <w:delText xml:space="preserve">, </w:delText>
        </w:r>
        <w:r w:rsidR="00CF7D5E" w:rsidRPr="00952A61" w:rsidDel="00305732">
          <w:rPr>
            <w:rFonts w:eastAsiaTheme="minorEastAsia" w:cstheme="minorHAnsi"/>
            <w:lang w:val="en-GB"/>
          </w:rPr>
          <w:delText xml:space="preserve">many </w:delText>
        </w:r>
        <w:r w:rsidR="005E0139" w:rsidRPr="00952A61" w:rsidDel="00305732">
          <w:rPr>
            <w:rFonts w:eastAsiaTheme="minorEastAsia" w:cstheme="minorHAnsi"/>
            <w:lang w:val="en-GB"/>
          </w:rPr>
          <w:delText xml:space="preserve">biological rates </w:delText>
        </w:r>
      </w:del>
      <w:del w:id="360" w:author="Max Lindmark" w:date="2020-09-10T11:56:00Z">
        <w:r w:rsidR="00CF7D5E" w:rsidRPr="00952A61" w:rsidDel="00756723">
          <w:rPr>
            <w:rFonts w:eastAsiaTheme="minorEastAsia" w:cstheme="minorHAnsi"/>
            <w:lang w:val="en-GB"/>
          </w:rPr>
          <w:delText>reach a peak and then decline</w:delText>
        </w:r>
      </w:del>
      <w:del w:id="361" w:author="Max Lindmark" w:date="2020-09-10T12:12:00Z">
        <w:r w:rsidR="005E0139" w:rsidRPr="00952A61" w:rsidDel="00305732">
          <w:rPr>
            <w:rFonts w:eastAsiaTheme="minorEastAsia" w:cstheme="minorHAnsi"/>
            <w:lang w:val="en-GB"/>
          </w:rPr>
          <w:delText xml:space="preserve">. </w:delText>
        </w:r>
        <w:r w:rsidR="00016581" w:rsidRPr="00952A61" w:rsidDel="00305732">
          <w:rPr>
            <w:rFonts w:eastAsiaTheme="minorEastAsia" w:cstheme="minorHAnsi"/>
            <w:lang w:val="en-GB"/>
          </w:rPr>
          <w:delText xml:space="preserve">We identified such tendencies </w:delText>
        </w:r>
        <w:r w:rsidR="00ED7EF3" w:rsidRPr="00952A61" w:rsidDel="00305732">
          <w:rPr>
            <w:rFonts w:eastAsiaTheme="minorEastAsia" w:cstheme="minorHAnsi"/>
            <w:lang w:val="en-GB"/>
          </w:rPr>
          <w:delText xml:space="preserve">in </w:delText>
        </w:r>
        <w:r w:rsidR="001135B6" w:rsidRPr="00952A61" w:rsidDel="00305732">
          <w:rPr>
            <w:rFonts w:eastAsiaTheme="minorEastAsia" w:cstheme="minorHAnsi"/>
            <w:lang w:val="en-GB"/>
          </w:rPr>
          <w:delText xml:space="preserve">11 </w:delText>
        </w:r>
        <w:r w:rsidR="00ED7EF3" w:rsidRPr="00952A61" w:rsidDel="00305732">
          <w:rPr>
            <w:rFonts w:eastAsiaTheme="minorEastAsia" w:cstheme="minorHAnsi"/>
            <w:lang w:val="en-GB"/>
          </w:rPr>
          <w:delText xml:space="preserve">species </w:delText>
        </w:r>
        <w:r w:rsidR="003E70F7" w:rsidRPr="00952A61" w:rsidDel="00305732">
          <w:rPr>
            <w:rFonts w:eastAsiaTheme="minorEastAsia" w:cstheme="minorHAnsi"/>
            <w:lang w:val="en-GB"/>
          </w:rPr>
          <w:delText xml:space="preserve">in the </w:delText>
        </w:r>
        <w:r w:rsidR="008457AB" w:rsidRPr="00952A61" w:rsidDel="00305732">
          <w:rPr>
            <w:rFonts w:eastAsiaTheme="minorEastAsia" w:cstheme="minorHAnsi"/>
            <w:lang w:val="en-GB"/>
          </w:rPr>
          <w:delText>consumption</w:delText>
        </w:r>
        <w:r w:rsidR="003E70F7" w:rsidRPr="00952A61" w:rsidDel="00305732">
          <w:rPr>
            <w:rFonts w:eastAsiaTheme="minorEastAsia" w:cstheme="minorHAnsi"/>
            <w:lang w:val="en-GB"/>
          </w:rPr>
          <w:delText xml:space="preserve"> data set</w:delText>
        </w:r>
        <w:r w:rsidR="00734BAD" w:rsidRPr="00952A61" w:rsidDel="00305732">
          <w:rPr>
            <w:rFonts w:eastAsiaTheme="minorEastAsia" w:cstheme="minorHAnsi"/>
            <w:lang w:val="en-GB"/>
          </w:rPr>
          <w:delText xml:space="preserve">, and fit </w:delText>
        </w:r>
        <w:r w:rsidR="00F81C78" w:rsidRPr="00952A61" w:rsidDel="00305732">
          <w:rPr>
            <w:rFonts w:eastAsiaTheme="minorEastAsia" w:cstheme="minorHAnsi"/>
            <w:lang w:val="en-GB"/>
          </w:rPr>
          <w:delText xml:space="preserve">hierarchical </w:delText>
        </w:r>
        <w:r w:rsidR="006D2E1E" w:rsidRPr="00952A61" w:rsidDel="00305732">
          <w:rPr>
            <w:rFonts w:eastAsiaTheme="minorEastAsia" w:cstheme="minorHAnsi"/>
            <w:lang w:val="en-GB"/>
          </w:rPr>
          <w:delText xml:space="preserve">polynomial </w:delText>
        </w:r>
        <w:r w:rsidR="00734BAD" w:rsidRPr="00952A61" w:rsidDel="00305732">
          <w:rPr>
            <w:rFonts w:eastAsiaTheme="minorEastAsia" w:cstheme="minorHAnsi"/>
            <w:lang w:val="en-GB"/>
          </w:rPr>
          <w:delText>models</w:delText>
        </w:r>
        <w:r w:rsidR="0079390A" w:rsidRPr="00952A61" w:rsidDel="00305732">
          <w:rPr>
            <w:rFonts w:eastAsiaTheme="minorEastAsia" w:cstheme="minorHAnsi"/>
            <w:lang w:val="en-GB"/>
          </w:rPr>
          <w:delText xml:space="preserve"> </w:delText>
        </w:r>
        <w:r w:rsidR="00A17B60" w:rsidRPr="00952A61" w:rsidDel="00305732">
          <w:rPr>
            <w:rFonts w:eastAsiaTheme="minorEastAsia" w:cstheme="minorHAnsi"/>
            <w:lang w:val="en-GB"/>
          </w:rPr>
          <w:delText xml:space="preserve">with a </w:delText>
        </w:r>
      </w:del>
      <w:del w:id="362" w:author="Max Lindmark" w:date="2020-09-10T11:56:00Z">
        <w:r w:rsidR="00A17B60" w:rsidRPr="00952A61" w:rsidDel="00756723">
          <w:rPr>
            <w:rFonts w:eastAsiaTheme="minorEastAsia" w:cstheme="minorHAnsi"/>
            <w:lang w:val="en-GB"/>
          </w:rPr>
          <w:delText>random</w:delText>
        </w:r>
        <w:r w:rsidR="008C2CC5" w:rsidRPr="00952A61" w:rsidDel="00756723">
          <w:rPr>
            <w:rFonts w:eastAsiaTheme="minorEastAsia" w:cstheme="minorHAnsi"/>
            <w:lang w:val="en-GB"/>
          </w:rPr>
          <w:delText xml:space="preserve"> </w:delText>
        </w:r>
      </w:del>
      <w:del w:id="363" w:author="Max Lindmark" w:date="2020-09-10T12:12:00Z">
        <w:r w:rsidR="008C2CC5" w:rsidRPr="00952A61" w:rsidDel="00305732">
          <w:rPr>
            <w:rFonts w:eastAsiaTheme="minorEastAsia" w:cstheme="minorHAnsi"/>
            <w:lang w:val="en-GB"/>
          </w:rPr>
          <w:delText>intercept (</w:delText>
        </w:r>
      </w:del>
      <m:oMath>
        <m:sSub>
          <m:sSubPr>
            <m:ctrlPr>
              <w:del w:id="364" w:author="Max Lindmark" w:date="2020-09-10T12:12:00Z">
                <w:rPr>
                  <w:rFonts w:ascii="Cambria Math" w:hAnsi="Cambria Math" w:cstheme="minorHAnsi"/>
                </w:rPr>
              </w:del>
            </m:ctrlPr>
          </m:sSubPr>
          <m:e>
            <m:r>
              <w:del w:id="365" w:author="Max Lindmark" w:date="2020-09-10T12:12:00Z">
                <m:rPr>
                  <m:sty m:val="p"/>
                </m:rPr>
                <w:rPr>
                  <w:rFonts w:ascii="Cambria Math" w:hAnsi="Cambria Math" w:cstheme="minorHAnsi"/>
                  <w:rPrChange w:id="366" w:author="Max Lindmark" w:date="2020-09-13T16:22:00Z">
                    <w:rPr>
                      <w:rFonts w:ascii="Cambria Math" w:hAnsi="Cambria Math" w:cstheme="minorHAnsi"/>
                    </w:rPr>
                  </w:rPrChange>
                </w:rPr>
                <m:t>γ</m:t>
              </w:del>
            </m:r>
          </m:e>
          <m:sub>
            <m:r>
              <w:del w:id="367" w:author="Max Lindmark" w:date="2020-09-10T12:12:00Z">
                <m:rPr>
                  <m:sty m:val="p"/>
                </m:rPr>
                <w:rPr>
                  <w:rFonts w:ascii="Cambria Math" w:hAnsi="Cambria Math" w:cstheme="minorHAnsi"/>
                  <w:rPrChange w:id="368" w:author="Max Lindmark" w:date="2020-09-13T16:22:00Z">
                    <w:rPr>
                      <w:rFonts w:ascii="Cambria Math" w:hAnsi="Cambria Math" w:cstheme="minorHAnsi"/>
                    </w:rPr>
                  </w:rPrChange>
                </w:rPr>
                <m:t>0</m:t>
              </w:del>
            </m:r>
          </m:sub>
        </m:sSub>
      </m:oMath>
      <w:del w:id="369" w:author="Max Lindmark" w:date="2020-09-10T12:12:00Z">
        <w:r w:rsidR="008C2CC5" w:rsidRPr="00952A61" w:rsidDel="00305732">
          <w:rPr>
            <w:rFonts w:eastAsiaTheme="minorEastAsia" w:cstheme="minorHAnsi"/>
          </w:rPr>
          <w:delText>)</w:delText>
        </w:r>
        <w:r w:rsidR="008C457C" w:rsidRPr="00952A61" w:rsidDel="00305732">
          <w:rPr>
            <w:rFonts w:eastAsiaTheme="minorEastAsia" w:cstheme="minorHAnsi"/>
            <w:lang w:val="en-GB"/>
          </w:rPr>
          <w:delText>.</w:delText>
        </w:r>
      </w:del>
      <w:ins w:id="370" w:author="Max Lindmark" w:date="2020-07-31T14:42:00Z">
        <w:r w:rsidR="003B5A3D" w:rsidRPr="00952A61">
          <w:rPr>
            <w:rFonts w:eastAsiaTheme="minorEastAsia" w:cstheme="minorHAnsi"/>
            <w:lang w:val="en-GB"/>
          </w:rPr>
          <w:t>Based on WAIC and vi</w:t>
        </w:r>
        <w:r w:rsidR="003B5A3D" w:rsidRPr="00676577">
          <w:rPr>
            <w:rFonts w:eastAsiaTheme="minorEastAsia" w:cstheme="minorHAnsi"/>
            <w:lang w:val="en-GB"/>
          </w:rPr>
          <w:t xml:space="preserve">sual inspection </w:t>
        </w:r>
        <w:r w:rsidR="00955B52" w:rsidRPr="00676577">
          <w:rPr>
            <w:rFonts w:eastAsiaTheme="minorEastAsia" w:cstheme="minorHAnsi"/>
            <w:lang w:val="en-GB"/>
          </w:rPr>
          <w:t xml:space="preserve">of residual </w:t>
        </w:r>
        <w:r w:rsidR="00423AFD" w:rsidRPr="00676577">
          <w:rPr>
            <w:rFonts w:eastAsiaTheme="minorEastAsia" w:cstheme="minorHAnsi"/>
            <w:lang w:val="en-GB"/>
          </w:rPr>
          <w:t xml:space="preserve">patterns </w:t>
        </w:r>
        <w:r w:rsidR="00C9234D" w:rsidRPr="00676577">
          <w:rPr>
            <w:rFonts w:eastAsiaTheme="minorEastAsia" w:cstheme="minorHAnsi"/>
            <w:lang w:val="en-GB"/>
          </w:rPr>
          <w:t xml:space="preserve">we chose </w:t>
        </w:r>
        <w:r w:rsidR="00A773BB" w:rsidRPr="00676577">
          <w:rPr>
            <w:rFonts w:eastAsiaTheme="minorEastAsia" w:cstheme="minorHAnsi"/>
            <w:lang w:val="en-GB"/>
          </w:rPr>
          <w:t xml:space="preserve">a model </w:t>
        </w:r>
      </w:ins>
      <w:ins w:id="371" w:author="Max Lindmark" w:date="2020-09-13T16:23:00Z">
        <w:r w:rsidR="00341295">
          <w:rPr>
            <w:rFonts w:eastAsiaTheme="minorEastAsia" w:cstheme="minorHAnsi"/>
            <w:lang w:val="en-GB"/>
          </w:rPr>
          <w:t xml:space="preserve">for maximum consumption rate fitted to data including beyond peak </w:t>
        </w:r>
        <w:r w:rsidR="008C72CA">
          <w:rPr>
            <w:rFonts w:eastAsiaTheme="minorEastAsia" w:cstheme="minorHAnsi"/>
            <w:lang w:val="en-GB"/>
          </w:rPr>
          <w:t>temperature</w:t>
        </w:r>
        <w:r w:rsidR="00341295">
          <w:rPr>
            <w:rFonts w:eastAsiaTheme="minorEastAsia" w:cstheme="minorHAnsi"/>
            <w:lang w:val="en-GB"/>
          </w:rPr>
          <w:t xml:space="preserve"> </w:t>
        </w:r>
      </w:ins>
      <w:ins w:id="372" w:author="Max Lindmark" w:date="2020-07-31T14:42:00Z">
        <w:r w:rsidR="007B03F1" w:rsidRPr="00676577">
          <w:rPr>
            <w:rFonts w:eastAsiaTheme="minorEastAsia" w:cstheme="minorHAnsi"/>
            <w:lang w:val="en-GB"/>
          </w:rPr>
          <w:t>with a c</w:t>
        </w:r>
      </w:ins>
      <w:ins w:id="373" w:author="Max Lindmark" w:date="2020-07-31T14:43:00Z">
        <w:r w:rsidR="007B03F1" w:rsidRPr="00676577">
          <w:rPr>
            <w:rFonts w:eastAsiaTheme="minorEastAsia" w:cstheme="minorHAnsi"/>
            <w:lang w:val="en-GB"/>
          </w:rPr>
          <w:t xml:space="preserve">ubic temperature variable and an increasing </w:t>
        </w:r>
        <w:r w:rsidR="00292A3C" w:rsidRPr="00676577">
          <w:rPr>
            <w:rFonts w:eastAsiaTheme="minorEastAsia" w:cstheme="minorHAnsi"/>
            <w:lang w:val="en-GB"/>
          </w:rPr>
          <w:t>(</w:t>
        </w:r>
      </w:ins>
      <w:ins w:id="374" w:author="Max Lindmark" w:date="2020-09-10T11:56:00Z">
        <w:r w:rsidR="004A73D1" w:rsidRPr="00676577">
          <w:rPr>
            <w:rFonts w:eastAsiaTheme="minorEastAsia" w:cstheme="minorHAnsi"/>
            <w:lang w:val="en-GB"/>
          </w:rPr>
          <w:t xml:space="preserve">rather </w:t>
        </w:r>
      </w:ins>
      <w:ins w:id="375" w:author="Max Lindmark" w:date="2020-07-31T14:43:00Z">
        <w:r w:rsidR="00A32F0D" w:rsidRPr="00676577">
          <w:rPr>
            <w:rFonts w:eastAsiaTheme="minorEastAsia" w:cstheme="minorHAnsi"/>
            <w:lang w:val="en-GB"/>
          </w:rPr>
          <w:t>than constant</w:t>
        </w:r>
        <w:r w:rsidR="00292A3C" w:rsidRPr="00676577">
          <w:rPr>
            <w:rFonts w:eastAsiaTheme="minorEastAsia" w:cstheme="minorHAnsi"/>
            <w:lang w:val="en-GB"/>
          </w:rPr>
          <w:t>)</w:t>
        </w:r>
        <w:r w:rsidR="00A32F0D" w:rsidRPr="00676577">
          <w:rPr>
            <w:rFonts w:eastAsiaTheme="minorEastAsia" w:cstheme="minorHAnsi"/>
            <w:lang w:val="en-GB"/>
          </w:rPr>
          <w:t xml:space="preserve"> </w:t>
        </w:r>
      </w:ins>
      <w:ins w:id="376" w:author="Max Lindmark" w:date="2020-09-13T16:17:00Z">
        <w:r w:rsidR="003D61E1">
          <w:rPr>
            <w:rFonts w:eastAsiaTheme="minorEastAsia" w:cstheme="minorHAnsi"/>
            <w:lang w:val="en-GB"/>
          </w:rPr>
          <w:t>standard deviation</w:t>
        </w:r>
      </w:ins>
      <w:ins w:id="377" w:author="Max Lindmark" w:date="2020-09-13T16:18:00Z">
        <w:r w:rsidR="00904426">
          <w:rPr>
            <w:rFonts w:eastAsiaTheme="minorEastAsia" w:cstheme="minorHAnsi"/>
            <w:lang w:val="en-GB"/>
          </w:rPr>
          <w:t xml:space="preserve"> (</w:t>
        </w:r>
      </w:ins>
      <m:oMath>
        <m:r>
          <w:ins w:id="378" w:author="Max Lindmark" w:date="2020-09-13T16:18:00Z">
            <w:rPr>
              <w:rFonts w:ascii="Cambria Math" w:hAnsi="Cambria Math" w:cstheme="minorHAnsi"/>
            </w:rPr>
            <m:t>σ)</m:t>
          </w:ins>
        </m:r>
      </m:oMath>
      <w:ins w:id="379" w:author="Max Lindmark" w:date="2020-07-31T14:43:00Z">
        <w:r w:rsidR="00A32F0D" w:rsidRPr="00676577">
          <w:rPr>
            <w:rFonts w:eastAsiaTheme="minorEastAsia" w:cstheme="minorHAnsi"/>
            <w:lang w:val="en-GB"/>
          </w:rPr>
          <w:t xml:space="preserve"> </w:t>
        </w:r>
        <w:r w:rsidR="00292A3C" w:rsidRPr="00676577">
          <w:rPr>
            <w:rFonts w:eastAsiaTheme="minorEastAsia" w:cstheme="minorHAnsi"/>
            <w:lang w:val="en-GB"/>
          </w:rPr>
          <w:t>with</w:t>
        </w:r>
        <w:r w:rsidR="00E81A5E" w:rsidRPr="00676577">
          <w:rPr>
            <w:rFonts w:eastAsiaTheme="minorEastAsia" w:cstheme="minorHAnsi"/>
            <w:lang w:val="en-GB"/>
          </w:rPr>
          <w:t xml:space="preserve"> temperature (</w:t>
        </w:r>
        <w:commentRangeStart w:id="380"/>
        <w:r w:rsidR="00E81A5E" w:rsidRPr="00676577">
          <w:rPr>
            <w:rFonts w:eastAsiaTheme="minorEastAsia" w:cstheme="minorHAnsi"/>
            <w:lang w:val="en-GB"/>
          </w:rPr>
          <w:t xml:space="preserve">see </w:t>
        </w:r>
      </w:ins>
      <w:ins w:id="381" w:author="Max Lindmark" w:date="2020-09-12T19:03:00Z">
        <w:r w:rsidR="00B83FB3" w:rsidRPr="0025283E">
          <w:rPr>
            <w:rFonts w:eastAsiaTheme="minorEastAsia" w:cstheme="minorHAnsi"/>
            <w:i/>
            <w:iCs/>
            <w:lang w:val="en-GB"/>
          </w:rPr>
          <w:t>SI Appendix</w:t>
        </w:r>
        <w:r w:rsidR="00B83FB3">
          <w:rPr>
            <w:rFonts w:eastAsiaTheme="minorEastAsia" w:cstheme="minorHAnsi"/>
            <w:lang w:val="en-GB"/>
          </w:rPr>
          <w:t xml:space="preserve">, </w:t>
        </w:r>
      </w:ins>
      <w:ins w:id="382" w:author="Max Lindmark" w:date="2020-07-31T14:43:00Z">
        <w:r w:rsidR="00E81A5E" w:rsidRPr="00676577">
          <w:rPr>
            <w:rFonts w:eastAsiaTheme="minorEastAsia" w:cstheme="minorHAnsi"/>
            <w:lang w:val="en-GB"/>
          </w:rPr>
          <w:t>Table S</w:t>
        </w:r>
      </w:ins>
      <w:ins w:id="383" w:author="Max Lindmark" w:date="2020-09-12T19:03:00Z">
        <w:r w:rsidR="00B83FB3">
          <w:rPr>
            <w:rFonts w:eastAsiaTheme="minorEastAsia" w:cstheme="minorHAnsi"/>
            <w:lang w:val="en-GB"/>
          </w:rPr>
          <w:t>5</w:t>
        </w:r>
      </w:ins>
      <w:ins w:id="384" w:author="Max Lindmark" w:date="2020-07-31T14:43:00Z">
        <w:r w:rsidR="00E81A5E" w:rsidRPr="00676577">
          <w:rPr>
            <w:rFonts w:eastAsiaTheme="minorEastAsia" w:cstheme="minorHAnsi"/>
            <w:lang w:val="en-GB"/>
          </w:rPr>
          <w:t xml:space="preserve"> for details</w:t>
        </w:r>
      </w:ins>
      <w:commentRangeEnd w:id="380"/>
      <w:r w:rsidR="00763BFB">
        <w:rPr>
          <w:rStyle w:val="CommentReference"/>
        </w:rPr>
        <w:commentReference w:id="380"/>
      </w:r>
      <w:ins w:id="385" w:author="Max Lindmark" w:date="2020-07-31T14:43:00Z">
        <w:r w:rsidR="00E81A5E" w:rsidRPr="00676577">
          <w:rPr>
            <w:rFonts w:eastAsiaTheme="minorEastAsia" w:cstheme="minorHAnsi"/>
            <w:lang w:val="en-GB"/>
          </w:rPr>
          <w:t>)</w:t>
        </w:r>
      </w:ins>
      <w:del w:id="386" w:author="Max Lindmark" w:date="2020-07-31T14:42:00Z">
        <w:r w:rsidR="008C457C" w:rsidRPr="00676577" w:rsidDel="003B5A3D">
          <w:rPr>
            <w:rFonts w:eastAsiaTheme="minorEastAsia" w:cstheme="minorHAnsi"/>
            <w:lang w:val="en-GB"/>
          </w:rPr>
          <w:delText xml:space="preserve"> </w:delText>
        </w:r>
      </w:del>
      <w:commentRangeStart w:id="387"/>
      <w:commentRangeStart w:id="388"/>
      <w:commentRangeStart w:id="389"/>
      <w:del w:id="390" w:author="Max Lindmark" w:date="2020-07-31T14:43:00Z">
        <w:r w:rsidR="009046F9" w:rsidRPr="00676577" w:rsidDel="0074634E">
          <w:rPr>
            <w:rFonts w:eastAsiaTheme="minorEastAsia" w:cstheme="minorHAnsi"/>
            <w:lang w:val="en-GB"/>
          </w:rPr>
          <w:delText>T</w:delText>
        </w:r>
        <w:r w:rsidR="009046F9" w:rsidRPr="00676577" w:rsidDel="00D6133D">
          <w:rPr>
            <w:rFonts w:eastAsiaTheme="minorEastAsia" w:cstheme="minorHAnsi"/>
            <w:lang w:val="en-GB"/>
          </w:rPr>
          <w:delText xml:space="preserve">he model </w:delText>
        </w:r>
        <w:r w:rsidR="00A7778B" w:rsidRPr="00676577" w:rsidDel="00D6133D">
          <w:rPr>
            <w:rFonts w:eastAsiaTheme="minorEastAsia" w:cstheme="minorHAnsi"/>
            <w:lang w:val="en-GB"/>
          </w:rPr>
          <w:delText xml:space="preserve">that included also </w:delText>
        </w:r>
        <w:r w:rsidR="00A471FF" w:rsidRPr="00676577" w:rsidDel="00D6133D">
          <w:rPr>
            <w:rFonts w:eastAsiaTheme="minorEastAsia" w:cstheme="minorHAnsi"/>
            <w:lang w:val="en-GB"/>
          </w:rPr>
          <w:delText xml:space="preserve">a </w:delText>
        </w:r>
        <w:r w:rsidR="009046F9" w:rsidRPr="00676577" w:rsidDel="00D6133D">
          <w:rPr>
            <w:rFonts w:eastAsiaTheme="minorEastAsia" w:cstheme="minorHAnsi"/>
            <w:lang w:val="en-GB"/>
          </w:rPr>
          <w:delText xml:space="preserve">cubic temperature term had </w:delText>
        </w:r>
      </w:del>
      <w:del w:id="391" w:author="Max Lindmark" w:date="2020-07-30T10:10:00Z">
        <w:r w:rsidR="00A77899" w:rsidRPr="00676577" w:rsidDel="007E7ED8">
          <w:rPr>
            <w:rFonts w:eastAsiaTheme="minorEastAsia" w:cstheme="minorHAnsi"/>
            <w:lang w:val="en-GB"/>
          </w:rPr>
          <w:delText xml:space="preserve">an only </w:delText>
        </w:r>
        <w:r w:rsidR="00812D19" w:rsidRPr="00676577" w:rsidDel="007E7ED8">
          <w:rPr>
            <w:rFonts w:eastAsiaTheme="minorEastAsia" w:cstheme="minorHAnsi"/>
            <w:lang w:val="en-GB"/>
          </w:rPr>
          <w:delText xml:space="preserve">slightly </w:delText>
        </w:r>
      </w:del>
      <w:del w:id="392" w:author="Max Lindmark" w:date="2020-07-31T14:43:00Z">
        <w:r w:rsidR="009046F9" w:rsidRPr="00676577" w:rsidDel="00D6133D">
          <w:rPr>
            <w:rFonts w:eastAsiaTheme="minorEastAsia" w:cstheme="minorHAnsi"/>
            <w:lang w:val="en-GB"/>
          </w:rPr>
          <w:delText xml:space="preserve">lower WAIC than the model with a </w:delText>
        </w:r>
        <w:r w:rsidR="00A7778B" w:rsidRPr="00676577" w:rsidDel="00D6133D">
          <w:rPr>
            <w:rFonts w:eastAsiaTheme="minorEastAsia" w:cstheme="minorHAnsi"/>
            <w:lang w:val="en-GB"/>
          </w:rPr>
          <w:delText xml:space="preserve">quadratic </w:delText>
        </w:r>
        <w:r w:rsidR="009046F9" w:rsidRPr="00676577" w:rsidDel="00D6133D">
          <w:rPr>
            <w:rFonts w:eastAsiaTheme="minorEastAsia" w:cstheme="minorHAnsi"/>
            <w:lang w:val="en-GB"/>
          </w:rPr>
          <w:delText>term (</w:delText>
        </w:r>
        <w:r w:rsidR="00490A91" w:rsidRPr="00676577" w:rsidDel="00D6133D">
          <w:rPr>
            <w:rFonts w:eastAsiaTheme="minorEastAsia" w:cstheme="minorHAnsi"/>
            <w:lang w:val="en-GB"/>
          </w:rPr>
          <w:delText>718.3</w:delText>
        </w:r>
        <w:r w:rsidR="008074AD" w:rsidRPr="00676577" w:rsidDel="00D6133D">
          <w:rPr>
            <w:rFonts w:eastAsiaTheme="minorEastAsia" w:cstheme="minorHAnsi"/>
            <w:lang w:val="en-GB"/>
          </w:rPr>
          <w:delText xml:space="preserve"> vs </w:delText>
        </w:r>
        <w:r w:rsidR="007717BF" w:rsidRPr="00676577" w:rsidDel="00D6133D">
          <w:rPr>
            <w:rFonts w:eastAsiaTheme="minorEastAsia" w:cstheme="minorHAnsi"/>
            <w:lang w:val="en-GB"/>
          </w:rPr>
          <w:delText>719.</w:delText>
        </w:r>
        <w:r w:rsidR="00DF39DF" w:rsidRPr="00676577" w:rsidDel="00D6133D">
          <w:rPr>
            <w:rFonts w:eastAsiaTheme="minorEastAsia" w:cstheme="minorHAnsi"/>
            <w:lang w:val="en-GB"/>
          </w:rPr>
          <w:delText>6</w:delText>
        </w:r>
        <w:r w:rsidR="008074AD" w:rsidRPr="00676577" w:rsidDel="00D6133D">
          <w:rPr>
            <w:rFonts w:eastAsiaTheme="minorEastAsia" w:cstheme="minorHAnsi"/>
            <w:lang w:val="en-GB"/>
          </w:rPr>
          <w:delText>, respectively</w:delText>
        </w:r>
        <w:r w:rsidR="009046F9" w:rsidRPr="00676577" w:rsidDel="00D6133D">
          <w:rPr>
            <w:rFonts w:eastAsiaTheme="minorEastAsia" w:cstheme="minorHAnsi"/>
            <w:lang w:val="en-GB"/>
          </w:rPr>
          <w:delText>)</w:delText>
        </w:r>
      </w:del>
      <w:ins w:id="393" w:author="Max Lindmark" w:date="2020-07-30T10:10:00Z">
        <w:r w:rsidR="006C7056" w:rsidRPr="00676577">
          <w:rPr>
            <w:rFonts w:eastAsiaTheme="minorEastAsia" w:cstheme="minorHAnsi"/>
            <w:lang w:val="en-GB"/>
          </w:rPr>
          <w:t>.</w:t>
        </w:r>
      </w:ins>
      <w:del w:id="394" w:author="Max Lindmark" w:date="2020-07-30T10:10:00Z">
        <w:r w:rsidR="007717BF" w:rsidRPr="00676577" w:rsidDel="00716033">
          <w:rPr>
            <w:rFonts w:eastAsiaTheme="minorEastAsia" w:cstheme="minorHAnsi"/>
            <w:lang w:val="en-GB"/>
          </w:rPr>
          <w:delText>.</w:delText>
        </w:r>
      </w:del>
      <w:r w:rsidR="0022319D" w:rsidRPr="00676577">
        <w:rPr>
          <w:rFonts w:eastAsiaTheme="minorEastAsia" w:cstheme="minorHAnsi"/>
          <w:lang w:val="en-GB"/>
        </w:rPr>
        <w:t xml:space="preserve"> The equation for </w:t>
      </w:r>
      <w:r w:rsidR="00DC5EA8" w:rsidRPr="00676577">
        <w:rPr>
          <w:rFonts w:eastAsiaTheme="minorEastAsia" w:cstheme="minorHAnsi"/>
          <w:lang w:val="en-GB"/>
        </w:rPr>
        <w:t xml:space="preserve">rescaled </w:t>
      </w:r>
      <w:r w:rsidR="00312DB4" w:rsidRPr="00676577">
        <w:rPr>
          <w:rFonts w:eastAsiaTheme="minorEastAsia" w:cstheme="minorHAnsi"/>
          <w:lang w:val="en-GB"/>
        </w:rPr>
        <w:t>mass-</w:t>
      </w:r>
      <w:r w:rsidR="009B7627" w:rsidRPr="00676577">
        <w:rPr>
          <w:rFonts w:eastAsiaTheme="minorEastAsia" w:cstheme="minorHAnsi"/>
          <w:lang w:val="en-GB"/>
        </w:rPr>
        <w:t xml:space="preserve">specific </w:t>
      </w:r>
      <w:r w:rsidR="0065306D" w:rsidRPr="00676577">
        <w:rPr>
          <w:rFonts w:eastAsiaTheme="minorEastAsia" w:cstheme="minorHAnsi"/>
          <w:lang w:val="en-GB"/>
        </w:rPr>
        <w:t xml:space="preserve">consumption rate over the full temperature range in the data can therefore be written as: </w:t>
      </w:r>
      <m:oMath>
        <m:r>
          <w:rPr>
            <w:rFonts w:ascii="Cambria Math" w:hAnsi="Cambria Math" w:cstheme="minorHAnsi"/>
          </w:rPr>
          <m:t>consumption=0.8</m:t>
        </m:r>
        <m:r>
          <w:del w:id="395" w:author="Max Lindmark" w:date="2020-07-30T10:11:00Z">
            <w:rPr>
              <w:rFonts w:ascii="Cambria Math" w:hAnsi="Cambria Math" w:cstheme="minorHAnsi"/>
            </w:rPr>
            <m:t>3</m:t>
          </w:del>
        </m:r>
        <m:r>
          <w:ins w:id="396" w:author="Max Lindmark" w:date="2020-07-31T13:38:00Z">
            <w:rPr>
              <w:rFonts w:ascii="Cambria Math" w:hAnsi="Cambria Math" w:cstheme="minorHAnsi"/>
            </w:rPr>
            <m:t>1</m:t>
          </w:ins>
        </m:r>
        <m:r>
          <w:rPr>
            <w:rFonts w:ascii="Cambria Math" w:hAnsi="Cambria Math" w:cstheme="minorHAnsi"/>
          </w:rPr>
          <m:t>-0.001</m:t>
        </m:r>
        <m:r>
          <w:del w:id="397" w:author="Max Lindmark" w:date="2020-07-31T13:39:00Z">
            <w:rPr>
              <w:rFonts w:ascii="Cambria Math" w:hAnsi="Cambria Math" w:cstheme="minorHAnsi"/>
            </w:rPr>
            <m:t>9</m:t>
          </w:del>
        </m:r>
        <m:r>
          <w:ins w:id="398" w:author="Max Lindmark" w:date="2020-07-31T13:39:00Z">
            <w:rPr>
              <w:rFonts w:ascii="Cambria Math" w:hAnsi="Cambria Math" w:cstheme="minorHAnsi"/>
            </w:rPr>
            <m:t>6</m:t>
          </w:ins>
        </m:r>
        <m:r>
          <w:rPr>
            <w:rFonts w:ascii="Cambria Math" w:hAnsi="Cambria Math" w:cstheme="minorHAnsi" w:hint="eastAsia"/>
            <w:lang w:val="en-GB"/>
          </w:rPr>
          <m:t>×</m:t>
        </m:r>
        <m:r>
          <w:rPr>
            <w:rFonts w:ascii="Cambria Math" w:hAnsi="Cambria Math" w:cstheme="minorHAnsi"/>
          </w:rPr>
          <m:t>m+0.04</m:t>
        </m:r>
        <m:r>
          <w:del w:id="399" w:author="Max Lindmark" w:date="2020-07-30T10:11:00Z">
            <w:rPr>
              <w:rFonts w:ascii="Cambria Math" w:hAnsi="Cambria Math" w:cstheme="minorHAnsi"/>
            </w:rPr>
            <m:t>8</m:t>
          </w:del>
        </m:r>
        <m:r>
          <w:ins w:id="400" w:author="Max Lindmark" w:date="2020-07-31T13:39:00Z">
            <w:rPr>
              <w:rFonts w:ascii="Cambria Math" w:hAnsi="Cambria Math" w:cstheme="minorHAnsi"/>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-0.000</m:t>
        </m:r>
        <m:r>
          <w:del w:id="401" w:author="Max Lindmark" w:date="2020-07-30T10:11:00Z">
            <w:rPr>
              <w:rFonts w:ascii="Cambria Math" w:hAnsi="Cambria Math" w:cstheme="minorHAnsi"/>
            </w:rPr>
            <m:t>2</m:t>
          </w:del>
        </m:r>
        <m:r>
          <w:ins w:id="402" w:author="Max Lindmark" w:date="2020-07-31T13:39:00Z">
            <w:rPr>
              <w:rFonts w:ascii="Cambria Math" w:hAnsi="Cambria Math" w:cstheme="minorHAnsi"/>
            </w:rPr>
            <m:t>25</m:t>
          </w:ins>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rPr>
              <m:t>2</m:t>
            </m:r>
          </m:sup>
        </m:sSubSup>
        <m:r>
          <w:del w:id="403" w:author="Max Lindmark" w:date="2020-07-30T10:11:00Z">
            <w:rPr>
              <w:rFonts w:ascii="Cambria Math" w:hAnsi="Cambria Math" w:cstheme="minorHAnsi"/>
            </w:rPr>
            <m:t>-0.00004</m:t>
          </w:del>
        </m:r>
        <m:r>
          <w:del w:id="404" w:author="Max Lindmark" w:date="2020-07-30T10:11:00Z">
            <w:rPr>
              <w:rFonts w:ascii="Cambria Math" w:hAnsi="Cambria Math" w:cstheme="minorHAnsi" w:hint="eastAsia"/>
              <w:lang w:val="en-GB"/>
            </w:rPr>
            <m:t>×</m:t>
          </w:del>
        </m:r>
        <m:sSubSup>
          <m:sSubSupPr>
            <m:ctrlPr>
              <w:del w:id="405" w:author="Max Lindmark" w:date="2020-07-30T10:11:00Z">
                <w:rPr>
                  <w:rFonts w:ascii="Cambria Math" w:hAnsi="Cambria Math" w:cstheme="minorHAnsi"/>
                  <w:i/>
                </w:rPr>
              </w:del>
            </m:ctrlPr>
          </m:sSubSupPr>
          <m:e>
            <m:r>
              <w:del w:id="406" w:author="Max Lindmark" w:date="2020-07-30T10:11:00Z">
                <w:rPr>
                  <w:rFonts w:ascii="Cambria Math" w:hAnsi="Cambria Math" w:cstheme="minorHAnsi"/>
                </w:rPr>
                <m:t>t</m:t>
              </w:del>
            </m:r>
          </m:e>
          <m:sub>
            <m:r>
              <w:del w:id="407" w:author="Max Lindmark" w:date="2020-07-30T10:11:00Z">
                <w:rPr>
                  <w:rFonts w:ascii="Cambria Math" w:hAnsi="Cambria Math" w:cstheme="minorHAnsi"/>
                </w:rPr>
                <m:t>C</m:t>
              </w:del>
            </m:r>
          </m:sub>
          <m:sup>
            <m:r>
              <w:del w:id="408" w:author="Max Lindmark" w:date="2020-07-30T10:11:00Z">
                <w:rPr>
                  <w:rFonts w:ascii="Cambria Math" w:hAnsi="Cambria Math" w:cstheme="minorHAnsi"/>
                </w:rPr>
                <m:t>3</m:t>
              </w:del>
            </m:r>
          </m:sup>
        </m:sSubSup>
      </m:oMath>
      <w:r w:rsidR="00904E3E" w:rsidRPr="00676577">
        <w:rPr>
          <w:rFonts w:eastAsiaTheme="minorEastAsia" w:cstheme="minorHAnsi"/>
        </w:rPr>
        <w:t xml:space="preserve"> (Fig. S</w:t>
      </w:r>
      <w:r w:rsidR="00FF5BFA" w:rsidRPr="00676577">
        <w:rPr>
          <w:rFonts w:eastAsiaTheme="minorEastAsia" w:cstheme="minorHAnsi"/>
        </w:rPr>
        <w:t>13</w:t>
      </w:r>
      <w:r w:rsidR="00904E3E" w:rsidRPr="00676577">
        <w:rPr>
          <w:rFonts w:eastAsiaTheme="minorEastAsia" w:cstheme="minorHAnsi"/>
        </w:rPr>
        <w:t>)</w:t>
      </w:r>
      <w:r w:rsidR="006415B9" w:rsidRPr="00676577">
        <w:rPr>
          <w:rFonts w:eastAsiaTheme="minorEastAsia" w:cstheme="minorHAnsi"/>
          <w:lang w:val="en-GB"/>
        </w:rPr>
        <w:t>.</w:t>
      </w:r>
      <w:r w:rsidR="009046F9" w:rsidRPr="00676577">
        <w:rPr>
          <w:rFonts w:eastAsiaTheme="minorEastAsia" w:cstheme="minorHAnsi"/>
          <w:lang w:val="en-GB"/>
        </w:rPr>
        <w:t xml:space="preserve"> </w:t>
      </w:r>
      <w:commentRangeEnd w:id="387"/>
      <w:r w:rsidR="00A471FF" w:rsidRPr="00676577">
        <w:rPr>
          <w:rStyle w:val="CommentReference"/>
          <w:sz w:val="24"/>
          <w:szCs w:val="24"/>
        </w:rPr>
        <w:commentReference w:id="387"/>
      </w:r>
      <w:commentRangeEnd w:id="388"/>
      <w:r w:rsidR="00A77899" w:rsidRPr="00676577">
        <w:rPr>
          <w:rStyle w:val="CommentReference"/>
          <w:sz w:val="24"/>
          <w:szCs w:val="24"/>
        </w:rPr>
        <w:commentReference w:id="388"/>
      </w:r>
      <w:commentRangeEnd w:id="389"/>
      <w:r w:rsidR="00BA1D40" w:rsidRPr="00676577">
        <w:rPr>
          <w:rStyle w:val="CommentReference"/>
          <w:sz w:val="24"/>
          <w:szCs w:val="24"/>
        </w:rPr>
        <w:commentReference w:id="389"/>
      </w:r>
    </w:p>
    <w:p w14:paraId="756050CE" w14:textId="21835A63" w:rsidR="00BA76E6" w:rsidRPr="00676577" w:rsidDel="00D579C4" w:rsidRDefault="0018027C" w:rsidP="00C176BC">
      <w:pPr>
        <w:spacing w:line="480" w:lineRule="auto"/>
        <w:ind w:firstLine="284"/>
        <w:contextualSpacing/>
        <w:jc w:val="both"/>
        <w:rPr>
          <w:del w:id="409" w:author="Max Lindmark" w:date="2020-09-13T16:19:00Z"/>
          <w:rFonts w:eastAsiaTheme="minorEastAsia" w:cstheme="minorHAnsi"/>
          <w:lang w:val="en-GB"/>
        </w:rPr>
      </w:pPr>
      <w:del w:id="410" w:author="Max Lindmark" w:date="2020-09-13T16:19:00Z">
        <w:r w:rsidRPr="00676577" w:rsidDel="00D579C4">
          <w:rPr>
            <w:rFonts w:eastAsiaTheme="minorEastAsia" w:cstheme="minorHAnsi"/>
            <w:lang w:val="en-GB"/>
          </w:rPr>
          <w:delText xml:space="preserve">The </w:delText>
        </w:r>
        <w:r w:rsidR="002A6E0F" w:rsidRPr="00676577" w:rsidDel="00D579C4">
          <w:rPr>
            <w:rFonts w:eastAsiaTheme="minorEastAsia" w:cstheme="minorHAnsi"/>
            <w:lang w:val="en-GB"/>
          </w:rPr>
          <w:delText>impli</w:delText>
        </w:r>
        <w:r w:rsidR="00125F07" w:rsidRPr="00676577" w:rsidDel="00D579C4">
          <w:rPr>
            <w:rFonts w:eastAsiaTheme="minorEastAsia" w:cstheme="minorHAnsi"/>
            <w:lang w:val="en-GB"/>
          </w:rPr>
          <w:delText>cation of a peak in consumption rate over temperature</w:delText>
        </w:r>
        <w:r w:rsidR="002A6E0F" w:rsidRPr="00676577" w:rsidDel="00D579C4">
          <w:rPr>
            <w:rFonts w:eastAsiaTheme="minorEastAsia" w:cstheme="minorHAnsi"/>
            <w:lang w:val="en-GB"/>
          </w:rPr>
          <w:delText xml:space="preserve"> </w:delText>
        </w:r>
        <w:r w:rsidR="00125F07" w:rsidRPr="00676577" w:rsidDel="00D579C4">
          <w:rPr>
            <w:rFonts w:eastAsiaTheme="minorEastAsia" w:cstheme="minorHAnsi"/>
            <w:lang w:val="en-GB"/>
          </w:rPr>
          <w:delText xml:space="preserve">is </w:delText>
        </w:r>
        <w:r w:rsidR="002A6E0F" w:rsidRPr="00676577" w:rsidDel="00D579C4">
          <w:rPr>
            <w:rFonts w:eastAsiaTheme="minorEastAsia" w:cstheme="minorHAnsi"/>
            <w:lang w:val="en-GB"/>
          </w:rPr>
          <w:delText xml:space="preserve">that even if maximum consumption rates </w:delText>
        </w:r>
        <w:r w:rsidR="00A04BA1" w:rsidRPr="00676577" w:rsidDel="00D579C4">
          <w:rPr>
            <w:rFonts w:eastAsiaTheme="minorEastAsia" w:cstheme="minorHAnsi"/>
            <w:lang w:val="en-GB"/>
          </w:rPr>
          <w:delText>increase</w:delText>
        </w:r>
        <w:r w:rsidR="002A6E0F" w:rsidRPr="00676577" w:rsidDel="00D579C4">
          <w:rPr>
            <w:rFonts w:eastAsiaTheme="minorEastAsia" w:cstheme="minorHAnsi"/>
            <w:lang w:val="en-GB"/>
          </w:rPr>
          <w:delText xml:space="preserve"> </w:delText>
        </w:r>
        <w:r w:rsidR="001F78FE" w:rsidRPr="00676577" w:rsidDel="00D579C4">
          <w:rPr>
            <w:rFonts w:eastAsiaTheme="minorEastAsia" w:cstheme="minorHAnsi"/>
            <w:lang w:val="en-GB"/>
          </w:rPr>
          <w:delText xml:space="preserve">at the same rate </w:delText>
        </w:r>
        <w:r w:rsidR="008A107C" w:rsidRPr="00676577" w:rsidDel="00D579C4">
          <w:rPr>
            <w:rFonts w:eastAsiaTheme="minorEastAsia" w:cstheme="minorHAnsi"/>
            <w:lang w:val="en-GB"/>
          </w:rPr>
          <w:delText xml:space="preserve">as metabolism </w:delText>
        </w:r>
        <w:r w:rsidR="002A6E0F" w:rsidRPr="00676577" w:rsidDel="00D579C4">
          <w:rPr>
            <w:rFonts w:eastAsiaTheme="minorEastAsia" w:cstheme="minorHAnsi"/>
            <w:lang w:val="en-GB"/>
          </w:rPr>
          <w:delText xml:space="preserve">with temperature </w:delText>
        </w:r>
        <w:r w:rsidR="00ED5ECA" w:rsidRPr="00676577" w:rsidDel="00D579C4">
          <w:rPr>
            <w:rFonts w:eastAsiaTheme="minorEastAsia" w:cstheme="minorHAnsi"/>
            <w:lang w:val="en-GB"/>
          </w:rPr>
          <w:delText>initially</w:delText>
        </w:r>
        <w:r w:rsidR="00F27F36" w:rsidRPr="00676577" w:rsidDel="00D579C4">
          <w:rPr>
            <w:rFonts w:eastAsiaTheme="minorEastAsia" w:cstheme="minorHAnsi"/>
            <w:lang w:val="en-GB"/>
          </w:rPr>
          <w:delText xml:space="preserve"> (at </w:delText>
        </w:r>
        <w:r w:rsidR="00DB1238" w:rsidRPr="00676577" w:rsidDel="00D579C4">
          <w:rPr>
            <w:rFonts w:eastAsiaTheme="minorEastAsia" w:cstheme="minorHAnsi"/>
            <w:lang w:val="en-GB"/>
          </w:rPr>
          <w:delText>b</w:delText>
        </w:r>
        <w:r w:rsidR="00F27F36" w:rsidRPr="00676577" w:rsidDel="00D579C4">
          <w:rPr>
            <w:rFonts w:eastAsiaTheme="minorEastAsia" w:cstheme="minorHAnsi"/>
            <w:lang w:val="en-GB"/>
          </w:rPr>
          <w:delText>elow peak temperature)</w:delText>
        </w:r>
        <w:r w:rsidR="00ED5ECA" w:rsidRPr="00676577" w:rsidDel="00D579C4">
          <w:rPr>
            <w:rFonts w:eastAsiaTheme="minorEastAsia" w:cstheme="minorHAnsi"/>
            <w:lang w:val="en-GB"/>
          </w:rPr>
          <w:delText xml:space="preserve">, </w:delText>
        </w:r>
        <w:r w:rsidR="002817F5" w:rsidRPr="00676577" w:rsidDel="00D579C4">
          <w:rPr>
            <w:rFonts w:eastAsiaTheme="minorEastAsia" w:cstheme="minorHAnsi"/>
            <w:lang w:val="en-GB"/>
          </w:rPr>
          <w:delText xml:space="preserve">consumption </w:delText>
        </w:r>
        <w:r w:rsidR="006F7ED6" w:rsidRPr="00676577" w:rsidDel="00D579C4">
          <w:rPr>
            <w:rFonts w:eastAsiaTheme="minorEastAsia" w:cstheme="minorHAnsi"/>
            <w:lang w:val="en-GB"/>
          </w:rPr>
          <w:delText xml:space="preserve">rates </w:delText>
        </w:r>
        <w:r w:rsidR="00E3277A" w:rsidRPr="00676577" w:rsidDel="00D579C4">
          <w:rPr>
            <w:rFonts w:eastAsiaTheme="minorEastAsia" w:cstheme="minorHAnsi"/>
            <w:lang w:val="en-GB"/>
          </w:rPr>
          <w:delText xml:space="preserve">eventually </w:delText>
        </w:r>
        <w:r w:rsidR="002817F5" w:rsidRPr="00676577" w:rsidDel="00D579C4">
          <w:rPr>
            <w:rFonts w:eastAsiaTheme="minorEastAsia" w:cstheme="minorHAnsi"/>
            <w:lang w:val="en-GB"/>
          </w:rPr>
          <w:delText>decline</w:delText>
        </w:r>
        <w:r w:rsidR="006F7ED6" w:rsidRPr="00676577" w:rsidDel="00D579C4">
          <w:rPr>
            <w:rFonts w:eastAsiaTheme="minorEastAsia" w:cstheme="minorHAnsi"/>
            <w:lang w:val="en-GB"/>
          </w:rPr>
          <w:delText xml:space="preserve"> relative to metabolism</w:delText>
        </w:r>
        <w:r w:rsidR="002817F5" w:rsidRPr="00676577" w:rsidDel="00D579C4">
          <w:rPr>
            <w:rFonts w:eastAsiaTheme="minorEastAsia" w:cstheme="minorHAnsi"/>
            <w:lang w:val="en-GB"/>
          </w:rPr>
          <w:delText xml:space="preserve"> </w:delText>
        </w:r>
        <w:r w:rsidR="004F3D9C" w:rsidRPr="00676577" w:rsidDel="00D579C4">
          <w:rPr>
            <w:rFonts w:eastAsiaTheme="minorEastAsia" w:cstheme="minorHAnsi"/>
            <w:lang w:val="en-GB"/>
          </w:rPr>
          <w:delText xml:space="preserve">with further </w:delText>
        </w:r>
        <w:r w:rsidR="007420B2" w:rsidRPr="00676577" w:rsidDel="00D579C4">
          <w:rPr>
            <w:rFonts w:eastAsiaTheme="minorEastAsia" w:cstheme="minorHAnsi"/>
            <w:lang w:val="en-GB"/>
          </w:rPr>
          <w:delText>warming</w:delText>
        </w:r>
        <w:r w:rsidR="004F3D9C" w:rsidRPr="00676577" w:rsidDel="00D579C4">
          <w:rPr>
            <w:rFonts w:eastAsiaTheme="minorEastAsia" w:cstheme="minorHAnsi"/>
            <w:lang w:val="en-GB"/>
          </w:rPr>
          <w:delText>.</w:delText>
        </w:r>
        <w:r w:rsidR="00B32E2B" w:rsidRPr="00676577" w:rsidDel="00D579C4">
          <w:rPr>
            <w:rFonts w:eastAsiaTheme="minorEastAsia" w:cstheme="minorHAnsi"/>
            <w:lang w:val="en-GB"/>
          </w:rPr>
          <w:delText xml:space="preserve"> </w:delText>
        </w:r>
        <w:r w:rsidR="00956A63" w:rsidRPr="00676577" w:rsidDel="00D579C4">
          <w:rPr>
            <w:rFonts w:eastAsiaTheme="minorEastAsia" w:cstheme="minorHAnsi"/>
            <w:lang w:val="en-GB"/>
          </w:rPr>
          <w:delText>T</w:delText>
        </w:r>
        <w:r w:rsidR="00B10C5E" w:rsidRPr="00676577" w:rsidDel="00D579C4">
          <w:rPr>
            <w:rFonts w:eastAsiaTheme="minorEastAsia" w:cstheme="minorHAnsi"/>
            <w:lang w:val="en-GB"/>
          </w:rPr>
          <w:delText>h</w:delText>
        </w:r>
        <w:r w:rsidR="00287990" w:rsidRPr="00676577" w:rsidDel="00D579C4">
          <w:rPr>
            <w:rFonts w:eastAsiaTheme="minorEastAsia" w:cstheme="minorHAnsi"/>
            <w:lang w:val="en-GB"/>
          </w:rPr>
          <w:delText xml:space="preserve">is means that </w:delText>
        </w:r>
        <w:r w:rsidR="00A64BA0" w:rsidRPr="00676577" w:rsidDel="00D579C4">
          <w:rPr>
            <w:rFonts w:eastAsiaTheme="minorEastAsia" w:cstheme="minorHAnsi"/>
            <w:lang w:val="en-GB"/>
          </w:rPr>
          <w:delText>the</w:delText>
        </w:r>
        <w:r w:rsidR="00B10C5E" w:rsidRPr="00676577" w:rsidDel="00D579C4">
          <w:rPr>
            <w:rFonts w:eastAsiaTheme="minorEastAsia" w:cstheme="minorHAnsi"/>
            <w:lang w:val="en-GB"/>
          </w:rPr>
          <w:delText xml:space="preserve"> effect of </w:delText>
        </w:r>
        <w:r w:rsidR="0094723B" w:rsidRPr="00676577" w:rsidDel="00D579C4">
          <w:rPr>
            <w:rFonts w:eastAsiaTheme="minorEastAsia" w:cstheme="minorHAnsi"/>
            <w:lang w:val="en-GB"/>
          </w:rPr>
          <w:delText xml:space="preserve">increasing </w:delText>
        </w:r>
        <w:r w:rsidR="00B10C5E" w:rsidRPr="00676577" w:rsidDel="00D579C4">
          <w:rPr>
            <w:rFonts w:eastAsiaTheme="minorEastAsia" w:cstheme="minorHAnsi"/>
            <w:lang w:val="en-GB"/>
          </w:rPr>
          <w:delText xml:space="preserve">temperature on </w:delText>
        </w:r>
        <w:r w:rsidR="00A64BA0" w:rsidRPr="00676577" w:rsidDel="00D579C4">
          <w:rPr>
            <w:rFonts w:eastAsiaTheme="minorEastAsia" w:cstheme="minorHAnsi"/>
            <w:lang w:val="en-GB"/>
          </w:rPr>
          <w:delText xml:space="preserve">net energy gain </w:delText>
        </w:r>
        <w:r w:rsidR="00AB3508" w:rsidRPr="00676577" w:rsidDel="00D579C4">
          <w:rPr>
            <w:rFonts w:eastAsiaTheme="minorEastAsia" w:cstheme="minorHAnsi"/>
            <w:lang w:val="en-GB"/>
          </w:rPr>
          <w:delText>depends on the current temperature</w:delText>
        </w:r>
        <w:r w:rsidR="009C2179" w:rsidRPr="00676577" w:rsidDel="00D579C4">
          <w:rPr>
            <w:rFonts w:eastAsiaTheme="minorEastAsia" w:cstheme="minorHAnsi"/>
            <w:lang w:val="en-GB"/>
          </w:rPr>
          <w:delText xml:space="preserve"> relative to </w:delText>
        </w:r>
        <w:r w:rsidR="004A5E3D" w:rsidRPr="00676577" w:rsidDel="00D579C4">
          <w:rPr>
            <w:rFonts w:eastAsiaTheme="minorEastAsia" w:cstheme="minorHAnsi"/>
            <w:lang w:val="en-GB"/>
          </w:rPr>
          <w:delText xml:space="preserve">peak </w:delText>
        </w:r>
        <w:r w:rsidR="005C3226" w:rsidRPr="00676577" w:rsidDel="00D579C4">
          <w:rPr>
            <w:rFonts w:eastAsiaTheme="minorEastAsia" w:cstheme="minorHAnsi"/>
            <w:lang w:val="en-GB"/>
          </w:rPr>
          <w:delText>temperature</w:delText>
        </w:r>
        <w:commentRangeStart w:id="411"/>
        <w:commentRangeStart w:id="412"/>
        <w:commentRangeStart w:id="413"/>
        <w:r w:rsidR="001107F5" w:rsidRPr="00676577" w:rsidDel="00D579C4">
          <w:rPr>
            <w:rFonts w:eastAsiaTheme="minorEastAsia" w:cstheme="minorHAnsi"/>
            <w:lang w:val="en-GB"/>
          </w:rPr>
          <w:delText>.</w:delText>
        </w:r>
        <w:commentRangeEnd w:id="411"/>
        <w:r w:rsidR="00A64BA0" w:rsidRPr="00676577" w:rsidDel="00D579C4">
          <w:rPr>
            <w:rStyle w:val="CommentReference"/>
            <w:sz w:val="24"/>
            <w:szCs w:val="24"/>
          </w:rPr>
          <w:commentReference w:id="411"/>
        </w:r>
        <w:commentRangeEnd w:id="412"/>
        <w:r w:rsidR="00A77899" w:rsidRPr="00676577" w:rsidDel="00D579C4">
          <w:rPr>
            <w:rStyle w:val="CommentReference"/>
            <w:sz w:val="24"/>
            <w:szCs w:val="24"/>
          </w:rPr>
          <w:commentReference w:id="412"/>
        </w:r>
        <w:commentRangeEnd w:id="413"/>
        <w:r w:rsidR="00CA4774" w:rsidRPr="00676577" w:rsidDel="00D579C4">
          <w:rPr>
            <w:rStyle w:val="CommentReference"/>
            <w:sz w:val="24"/>
            <w:szCs w:val="24"/>
          </w:rPr>
          <w:commentReference w:id="413"/>
        </w:r>
        <w:r w:rsidR="00CC3ADF" w:rsidRPr="00676577" w:rsidDel="00D579C4">
          <w:rPr>
            <w:rFonts w:eastAsiaTheme="minorEastAsia" w:cstheme="minorHAnsi"/>
            <w:lang w:val="en-GB"/>
          </w:rPr>
          <w:delText xml:space="preserve"> </w:delText>
        </w:r>
        <w:r w:rsidR="00362C2A" w:rsidRPr="00676577" w:rsidDel="00D579C4">
          <w:rPr>
            <w:rFonts w:eastAsiaTheme="minorEastAsia" w:cstheme="minorHAnsi"/>
            <w:lang w:val="en-GB"/>
          </w:rPr>
          <w:delText xml:space="preserve">In addition, the </w:delText>
        </w:r>
        <w:r w:rsidR="00BA76E6" w:rsidRPr="00676577" w:rsidDel="00D579C4">
          <w:rPr>
            <w:rFonts w:eastAsiaTheme="minorEastAsia" w:cstheme="minorHAnsi"/>
            <w:lang w:val="en-GB"/>
          </w:rPr>
          <w:delText>thermal response curve of net energy gain</w:delText>
        </w:r>
        <w:r w:rsidR="006C77A6" w:rsidRPr="00676577" w:rsidDel="00D579C4">
          <w:rPr>
            <w:rFonts w:eastAsiaTheme="minorEastAsia" w:cstheme="minorHAnsi"/>
            <w:lang w:val="en-GB"/>
          </w:rPr>
          <w:delText xml:space="preserve"> is characterized by </w:delText>
        </w:r>
        <w:r w:rsidR="004D5301" w:rsidRPr="00676577" w:rsidDel="00D579C4">
          <w:rPr>
            <w:rFonts w:eastAsiaTheme="minorEastAsia" w:cstheme="minorHAnsi"/>
            <w:lang w:val="en-GB"/>
          </w:rPr>
          <w:delText>optimum temperature</w:delText>
        </w:r>
        <w:r w:rsidR="006C77A6" w:rsidRPr="00676577" w:rsidDel="00D579C4">
          <w:rPr>
            <w:rFonts w:eastAsiaTheme="minorEastAsia" w:cstheme="minorHAnsi"/>
            <w:lang w:val="en-GB"/>
          </w:rPr>
          <w:delText xml:space="preserve">s declining with </w:delText>
        </w:r>
        <w:r w:rsidR="004D5301" w:rsidRPr="00676577" w:rsidDel="00D579C4">
          <w:rPr>
            <w:rFonts w:eastAsiaTheme="minorEastAsia" w:cstheme="minorHAnsi"/>
            <w:lang w:val="en-GB"/>
          </w:rPr>
          <w:delText>body masses</w:delText>
        </w:r>
        <w:r w:rsidR="00CA045D" w:rsidRPr="00676577" w:rsidDel="00D579C4">
          <w:rPr>
            <w:rFonts w:eastAsiaTheme="minorEastAsia" w:cstheme="minorHAnsi"/>
            <w:lang w:val="en-GB"/>
          </w:rPr>
          <w:delText xml:space="preserve">, as shown when predicting </w:delText>
        </w:r>
        <w:r w:rsidR="00617E9C" w:rsidRPr="00676577" w:rsidDel="00D579C4">
          <w:rPr>
            <w:rFonts w:eastAsiaTheme="minorEastAsia" w:cstheme="minorHAnsi"/>
            <w:lang w:val="en-GB"/>
          </w:rPr>
          <w:delText>consumption, metabolism and net energy gain from our fitted models for two different body sizes</w:delText>
        </w:r>
        <w:r w:rsidR="00791DB8" w:rsidRPr="00676577" w:rsidDel="00D579C4">
          <w:rPr>
            <w:rFonts w:eastAsiaTheme="minorEastAsia" w:cstheme="minorHAnsi"/>
            <w:lang w:val="en-GB"/>
          </w:rPr>
          <w:delText xml:space="preserve"> (Fig. 4)</w:delText>
        </w:r>
        <w:r w:rsidR="00617E9C" w:rsidRPr="00676577" w:rsidDel="00D579C4">
          <w:rPr>
            <w:rFonts w:eastAsiaTheme="minorEastAsia" w:cstheme="minorHAnsi"/>
            <w:lang w:val="en-GB"/>
          </w:rPr>
          <w:delText>.</w:delText>
        </w:r>
        <w:r w:rsidR="001A208D" w:rsidRPr="00676577" w:rsidDel="00D579C4">
          <w:rPr>
            <w:rFonts w:eastAsiaTheme="minorEastAsia" w:cstheme="minorHAnsi"/>
            <w:lang w:val="en-GB"/>
          </w:rPr>
          <w:delText xml:space="preserve"> This </w:delText>
        </w:r>
        <w:r w:rsidR="0094723B" w:rsidRPr="00676577" w:rsidDel="00D579C4">
          <w:rPr>
            <w:rFonts w:eastAsiaTheme="minorEastAsia" w:cstheme="minorHAnsi"/>
            <w:lang w:val="en-GB"/>
          </w:rPr>
          <w:delText xml:space="preserve">decline in optimum temperature </w:delText>
        </w:r>
        <w:r w:rsidR="00B22C3D" w:rsidRPr="00676577" w:rsidDel="00D579C4">
          <w:rPr>
            <w:rFonts w:eastAsiaTheme="minorEastAsia" w:cstheme="minorHAnsi"/>
            <w:lang w:val="en-GB"/>
          </w:rPr>
          <w:delText xml:space="preserve">of net energy gain </w:delText>
        </w:r>
        <w:r w:rsidR="0094723B" w:rsidRPr="00676577" w:rsidDel="00D579C4">
          <w:rPr>
            <w:rFonts w:eastAsiaTheme="minorEastAsia" w:cstheme="minorHAnsi"/>
            <w:lang w:val="en-GB"/>
          </w:rPr>
          <w:delText xml:space="preserve">with body size </w:delText>
        </w:r>
        <w:r w:rsidR="00E85141" w:rsidRPr="00676577" w:rsidDel="00D579C4">
          <w:rPr>
            <w:rFonts w:eastAsiaTheme="minorEastAsia" w:cstheme="minorHAnsi"/>
            <w:lang w:val="en-GB"/>
          </w:rPr>
          <w:delText xml:space="preserve">emerges </w:delText>
        </w:r>
        <w:r w:rsidR="00A55EBE" w:rsidRPr="00676577" w:rsidDel="00D579C4">
          <w:rPr>
            <w:rFonts w:eastAsiaTheme="minorEastAsia" w:cstheme="minorHAnsi"/>
            <w:lang w:val="en-GB"/>
          </w:rPr>
          <w:delText>from</w:delText>
        </w:r>
        <w:r w:rsidR="00D77264" w:rsidRPr="00676577" w:rsidDel="00D579C4">
          <w:rPr>
            <w:rFonts w:eastAsiaTheme="minorEastAsia" w:cstheme="minorHAnsi"/>
            <w:lang w:val="en-GB"/>
          </w:rPr>
          <w:delText xml:space="preserve"> </w:delText>
        </w:r>
        <w:r w:rsidR="00E61969" w:rsidRPr="00676577" w:rsidDel="00D579C4">
          <w:rPr>
            <w:rFonts w:eastAsiaTheme="minorEastAsia" w:cstheme="minorHAnsi"/>
            <w:lang w:val="en-GB"/>
          </w:rPr>
          <w:delText xml:space="preserve">the </w:delText>
        </w:r>
        <w:r w:rsidR="00483049" w:rsidRPr="00676577" w:rsidDel="00D579C4">
          <w:rPr>
            <w:rFonts w:eastAsiaTheme="minorEastAsia" w:cstheme="minorHAnsi"/>
            <w:lang w:val="en-GB"/>
          </w:rPr>
          <w:delText xml:space="preserve">unimodal curve over temperature and </w:delText>
        </w:r>
        <w:r w:rsidR="00B22C3D" w:rsidRPr="00676577" w:rsidDel="00D579C4">
          <w:rPr>
            <w:rFonts w:eastAsiaTheme="minorEastAsia" w:cstheme="minorHAnsi"/>
            <w:lang w:val="en-GB"/>
          </w:rPr>
          <w:delText>the</w:delText>
        </w:r>
        <w:r w:rsidR="0094723B" w:rsidRPr="00676577" w:rsidDel="00D579C4">
          <w:rPr>
            <w:rFonts w:eastAsiaTheme="minorEastAsia" w:cstheme="minorHAnsi"/>
            <w:lang w:val="en-GB"/>
          </w:rPr>
          <w:delText xml:space="preserve"> smaller</w:delText>
        </w:r>
        <w:r w:rsidR="00483049" w:rsidRPr="00676577" w:rsidDel="00D579C4">
          <w:rPr>
            <w:rFonts w:eastAsiaTheme="minorEastAsia" w:cstheme="minorHAnsi"/>
            <w:lang w:val="en-GB"/>
          </w:rPr>
          <w:delText xml:space="preserve"> mass-scaling exponent of consumption </w:delText>
        </w:r>
        <w:r w:rsidR="0094723B" w:rsidRPr="00676577" w:rsidDel="00D579C4">
          <w:rPr>
            <w:rFonts w:eastAsiaTheme="minorEastAsia" w:cstheme="minorHAnsi"/>
            <w:lang w:val="en-GB"/>
          </w:rPr>
          <w:delText>compared to</w:delText>
        </w:r>
        <w:r w:rsidR="00483049" w:rsidRPr="00676577" w:rsidDel="00D579C4">
          <w:rPr>
            <w:rFonts w:eastAsiaTheme="minorEastAsia" w:cstheme="minorHAnsi"/>
            <w:lang w:val="en-GB"/>
          </w:rPr>
          <w:delText xml:space="preserve"> that of metabolis</w:delText>
        </w:r>
        <w:r w:rsidR="00E02AC3" w:rsidRPr="00676577" w:rsidDel="00D579C4">
          <w:rPr>
            <w:rFonts w:eastAsiaTheme="minorEastAsia" w:cstheme="minorHAnsi"/>
            <w:lang w:val="en-GB"/>
          </w:rPr>
          <w:delText>m</w:delText>
        </w:r>
        <w:r w:rsidR="00623DE1" w:rsidRPr="00676577" w:rsidDel="00D579C4">
          <w:rPr>
            <w:rFonts w:eastAsiaTheme="minorEastAsia" w:cstheme="minorHAnsi"/>
            <w:lang w:val="en-GB"/>
          </w:rPr>
          <w:delText xml:space="preserve"> (</w:delText>
        </w:r>
        <w:r w:rsidR="00483049" w:rsidRPr="00676577" w:rsidDel="00D579C4">
          <w:rPr>
            <w:rFonts w:eastAsiaTheme="minorEastAsia" w:cstheme="minorHAnsi"/>
            <w:lang w:val="en-GB"/>
          </w:rPr>
          <w:delText>as shown</w:delText>
        </w:r>
        <w:r w:rsidR="00CF5C6D" w:rsidRPr="00676577" w:rsidDel="00D579C4">
          <w:rPr>
            <w:rFonts w:eastAsiaTheme="minorEastAsia" w:cstheme="minorHAnsi"/>
            <w:lang w:val="en-GB"/>
          </w:rPr>
          <w:delText xml:space="preserve"> analytically</w:delText>
        </w:r>
        <w:r w:rsidR="00483049" w:rsidRPr="00676577" w:rsidDel="00D579C4">
          <w:rPr>
            <w:rFonts w:eastAsiaTheme="minorEastAsia" w:cstheme="minorHAnsi"/>
            <w:lang w:val="en-GB"/>
          </w:rPr>
          <w:delText xml:space="preserve"> by </w:delText>
        </w:r>
        <w:r w:rsidR="00E02AC3" w:rsidRPr="00676577" w:rsidDel="00D579C4">
          <w:rPr>
            <w:lang w:val="en-GB"/>
          </w:rPr>
          <w:delText xml:space="preserve">Morita </w:delText>
        </w:r>
        <w:r w:rsidR="00E02AC3" w:rsidRPr="00676577" w:rsidDel="00D579C4">
          <w:rPr>
            <w:i/>
            <w:iCs/>
            <w:lang w:val="en-GB"/>
          </w:rPr>
          <w:delText>et al.</w:delText>
        </w:r>
        <w:r w:rsidR="00BE2F55" w:rsidRPr="00676577" w:rsidDel="00D579C4">
          <w:rPr>
            <w:rFonts w:eastAsiaTheme="minorEastAsia" w:cstheme="minorHAnsi"/>
            <w:lang w:val="en-GB"/>
          </w:rPr>
          <w:delText xml:space="preserve"> </w:delText>
        </w:r>
        <w:r w:rsidR="005671FA" w:rsidRPr="00676577" w:rsidDel="00D579C4">
          <w:rPr>
            <w:rFonts w:eastAsiaTheme="minorEastAsia" w:cstheme="minorHAnsi"/>
            <w:lang w:val="en-GB"/>
          </w:rPr>
          <w:fldChar w:fldCharType="begin"/>
        </w:r>
        <w:r w:rsidR="00422B99" w:rsidRPr="00676577" w:rsidDel="00D579C4">
          <w:rPr>
            <w:rFonts w:eastAsiaTheme="minorEastAsia" w:cstheme="minorHAnsi"/>
            <w:lang w:val="en-GB"/>
          </w:rPr>
          <w:delInstrText xml:space="preserve"> ADDIN ZOTERO_ITEM CSL_CITATION {"citationID":"adneidukep","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delInstrText>
        </w:r>
        <w:r w:rsidR="005671FA" w:rsidRPr="00676577" w:rsidDel="00D579C4">
          <w:rPr>
            <w:rFonts w:eastAsiaTheme="minorEastAsia" w:cstheme="minorHAnsi"/>
            <w:lang w:val="en-GB"/>
          </w:rPr>
          <w:fldChar w:fldCharType="separate"/>
        </w:r>
        <w:r w:rsidR="00C164F0" w:rsidRPr="00676577" w:rsidDel="00D579C4">
          <w:rPr>
            <w:lang w:val="en-GB"/>
          </w:rPr>
          <w:delText>(2010)</w:delText>
        </w:r>
        <w:r w:rsidR="005671FA" w:rsidRPr="00676577" w:rsidDel="00D579C4">
          <w:rPr>
            <w:rFonts w:eastAsiaTheme="minorEastAsia" w:cstheme="minorHAnsi"/>
            <w:lang w:val="en-GB"/>
          </w:rPr>
          <w:fldChar w:fldCharType="end"/>
        </w:r>
        <w:r w:rsidR="00623DE1" w:rsidRPr="00676577" w:rsidDel="00D579C4">
          <w:rPr>
            <w:rFonts w:eastAsiaTheme="minorEastAsia" w:cstheme="minorHAnsi"/>
            <w:lang w:val="en-GB"/>
          </w:rPr>
          <w:delText>)</w:delText>
        </w:r>
        <w:r w:rsidR="00C176BC" w:rsidRPr="00676577" w:rsidDel="00D579C4">
          <w:rPr>
            <w:rFonts w:eastAsiaTheme="minorEastAsia" w:cstheme="minorHAnsi"/>
            <w:lang w:val="en-GB"/>
          </w:rPr>
          <w:delText>.</w:delText>
        </w:r>
      </w:del>
    </w:p>
    <w:p w14:paraId="478B3432" w14:textId="56E82FD6" w:rsidR="00CA28E0" w:rsidRPr="00676577" w:rsidRDefault="006935DB" w:rsidP="00BA76E6">
      <w:pPr>
        <w:spacing w:line="480" w:lineRule="auto"/>
        <w:ind w:firstLine="284"/>
        <w:contextualSpacing/>
        <w:jc w:val="both"/>
        <w:rPr>
          <w:rFonts w:eastAsiaTheme="minorEastAsia" w:cstheme="minorHAnsi"/>
          <w:lang w:val="en-GB"/>
        </w:rPr>
      </w:pPr>
      <w:del w:id="414" w:author="Max Lindmark" w:date="2020-09-13T16:19:00Z">
        <w:r w:rsidRPr="00676577" w:rsidDel="00D579C4">
          <w:rPr>
            <w:rFonts w:eastAsiaTheme="minorEastAsia" w:cstheme="minorHAnsi"/>
            <w:lang w:val="en-GB"/>
          </w:rPr>
          <w:delText>The prediction of declining optimal growth temperatures</w:delText>
        </w:r>
        <w:r w:rsidR="003A29E2" w:rsidRPr="00676577" w:rsidDel="00D579C4">
          <w:rPr>
            <w:rFonts w:eastAsiaTheme="minorEastAsia" w:cstheme="minorHAnsi"/>
            <w:lang w:val="en-GB"/>
          </w:rPr>
          <w:delText xml:space="preserve"> with size </w:delText>
        </w:r>
        <w:r w:rsidR="00642BA2" w:rsidRPr="00676577" w:rsidDel="00D579C4">
          <w:rPr>
            <w:rFonts w:eastAsiaTheme="minorEastAsia" w:cstheme="minorHAnsi"/>
            <w:lang w:val="en-GB"/>
          </w:rPr>
          <w:delText>i</w:delText>
        </w:r>
        <w:r w:rsidR="00315DF1" w:rsidRPr="00676577" w:rsidDel="00D579C4">
          <w:rPr>
            <w:rFonts w:eastAsiaTheme="minorEastAsia" w:cstheme="minorHAnsi"/>
            <w:lang w:val="en-GB"/>
          </w:rPr>
          <w:delText>s</w:delText>
        </w:r>
        <w:r w:rsidR="00642BA2" w:rsidRPr="00676577" w:rsidDel="00D579C4">
          <w:rPr>
            <w:rFonts w:eastAsiaTheme="minorEastAsia" w:cstheme="minorHAnsi"/>
            <w:lang w:val="en-GB"/>
          </w:rPr>
          <w:delText xml:space="preserve"> </w:delText>
        </w:r>
        <w:r w:rsidR="00A01E33" w:rsidRPr="00676577" w:rsidDel="00D579C4">
          <w:rPr>
            <w:rFonts w:eastAsiaTheme="minorEastAsia" w:cstheme="minorHAnsi"/>
            <w:lang w:val="en-GB"/>
          </w:rPr>
          <w:delText xml:space="preserve">further corroborated </w:delText>
        </w:r>
        <w:r w:rsidR="00512DB0" w:rsidRPr="00676577" w:rsidDel="00D579C4">
          <w:rPr>
            <w:rFonts w:eastAsiaTheme="minorEastAsia" w:cstheme="minorHAnsi"/>
            <w:lang w:val="en-GB"/>
          </w:rPr>
          <w:delText xml:space="preserve">by </w:delText>
        </w:r>
        <w:r w:rsidR="00642BA2" w:rsidRPr="00676577" w:rsidDel="00D579C4">
          <w:rPr>
            <w:rFonts w:eastAsiaTheme="minorEastAsia" w:cstheme="minorHAnsi"/>
            <w:lang w:val="en-GB"/>
          </w:rPr>
          <w:delText xml:space="preserve">our analysis of </w:delText>
        </w:r>
        <w:r w:rsidR="00133B20" w:rsidRPr="00676577" w:rsidDel="00D579C4">
          <w:rPr>
            <w:rFonts w:eastAsiaTheme="minorEastAsia" w:cstheme="minorHAnsi"/>
            <w:lang w:val="en-GB"/>
          </w:rPr>
          <w:delText xml:space="preserve">experimental </w:delText>
        </w:r>
        <w:r w:rsidR="00642BA2" w:rsidRPr="00676577" w:rsidDel="00D579C4">
          <w:rPr>
            <w:rFonts w:eastAsiaTheme="minorEastAsia" w:cstheme="minorHAnsi"/>
            <w:lang w:val="en-GB"/>
          </w:rPr>
          <w:delText>growth rate</w:delText>
        </w:r>
        <w:r w:rsidR="00512DB0" w:rsidRPr="00676577" w:rsidDel="00D579C4">
          <w:rPr>
            <w:rFonts w:eastAsiaTheme="minorEastAsia" w:cstheme="minorHAnsi"/>
            <w:lang w:val="en-GB"/>
          </w:rPr>
          <w:delText xml:space="preserve"> data</w:delText>
        </w:r>
        <w:r w:rsidR="00642BA2" w:rsidRPr="00676577" w:rsidDel="00D579C4">
          <w:rPr>
            <w:rFonts w:eastAsiaTheme="minorEastAsia" w:cstheme="minorHAnsi"/>
            <w:lang w:val="en-GB"/>
          </w:rPr>
          <w:delText xml:space="preserve">. </w:delText>
        </w:r>
        <w:r w:rsidR="009D62A0" w:rsidRPr="00676577" w:rsidDel="00D579C4">
          <w:rPr>
            <w:rFonts w:eastAsiaTheme="minorEastAsia" w:cstheme="minorHAnsi"/>
            <w:lang w:val="en-GB"/>
          </w:rPr>
          <w:delText>W</w:delText>
        </w:r>
        <w:r w:rsidR="00642BA2" w:rsidRPr="00676577" w:rsidDel="00D579C4">
          <w:rPr>
            <w:rFonts w:eastAsiaTheme="minorEastAsia" w:cstheme="minorHAnsi"/>
            <w:lang w:val="en-GB"/>
          </w:rPr>
          <w:delText xml:space="preserve">e find that within species, the </w:delText>
        </w:r>
        <w:r w:rsidR="00565A12" w:rsidRPr="00676577" w:rsidDel="00D579C4">
          <w:rPr>
            <w:rFonts w:eastAsiaTheme="minorEastAsia" w:cstheme="minorHAnsi"/>
            <w:lang w:val="en-GB"/>
          </w:rPr>
          <w:delText xml:space="preserve">optimum growth </w:delText>
        </w:r>
        <w:r w:rsidR="00642BA2" w:rsidRPr="00676577" w:rsidDel="00D579C4">
          <w:rPr>
            <w:rFonts w:eastAsiaTheme="minorEastAsia" w:cstheme="minorHAnsi"/>
            <w:lang w:val="en-GB"/>
          </w:rPr>
          <w:delText xml:space="preserve">temperature </w:delText>
        </w:r>
      </w:del>
      <w:del w:id="415" w:author="Max Lindmark" w:date="2020-07-30T10:16:00Z">
        <w:r w:rsidR="00E606D0" w:rsidRPr="00676577" w:rsidDel="00D004D1">
          <w:rPr>
            <w:rFonts w:eastAsiaTheme="minorEastAsia" w:cstheme="minorHAnsi"/>
            <w:lang w:val="en-GB"/>
          </w:rPr>
          <w:delText xml:space="preserve">(rescaled within species) </w:delText>
        </w:r>
      </w:del>
      <w:del w:id="416" w:author="Max Lindmark" w:date="2020-09-13T16:19:00Z">
        <w:r w:rsidR="00CA28E0" w:rsidRPr="00676577" w:rsidDel="00D579C4">
          <w:rPr>
            <w:rFonts w:cstheme="minorHAnsi"/>
            <w:lang w:val="en-GB"/>
          </w:rPr>
          <w:delText xml:space="preserve">declines with body size by </w:delText>
        </w:r>
        <w:r w:rsidR="00CA28E0" w:rsidRPr="00676577" w:rsidDel="00D579C4">
          <w:rPr>
            <w:rFonts w:eastAsiaTheme="minorEastAsia" w:cstheme="minorHAnsi"/>
            <w:lang w:val="en-GB"/>
          </w:rPr>
          <w:delText>0.3</w:delText>
        </w:r>
      </w:del>
      <w:del w:id="417" w:author="Max Lindmark" w:date="2020-07-31T10:32:00Z">
        <w:r w:rsidR="00D7330F" w:rsidRPr="00676577" w:rsidDel="006D1DC4">
          <w:rPr>
            <w:rFonts w:eastAsiaTheme="minorEastAsia" w:cstheme="minorHAnsi"/>
            <w:lang w:val="en-GB"/>
          </w:rPr>
          <w:delText>1</w:delText>
        </w:r>
      </w:del>
      <m:oMath>
        <m:r>
          <w:del w:id="418" w:author="Max Lindmark" w:date="2020-09-13T16:19:00Z">
            <m:rPr>
              <m:sty m:val="p"/>
            </m:rPr>
            <w:rPr>
              <w:rFonts w:ascii="Cambria Math" w:hAnsi="Cambria Math" w:cstheme="minorHAnsi"/>
              <w:lang w:val="en-GB"/>
            </w:rPr>
            <m:t>℃</m:t>
          </w:del>
        </m:r>
      </m:oMath>
      <w:del w:id="419" w:author="Max Lindmark" w:date="2020-09-13T16:19:00Z">
        <w:r w:rsidR="00CA28E0" w:rsidRPr="00676577" w:rsidDel="00D579C4">
          <w:rPr>
            <w:rFonts w:eastAsiaTheme="minorEastAsia" w:cstheme="minorHAnsi"/>
            <w:lang w:val="en-GB"/>
          </w:rPr>
          <w:delText xml:space="preserve"> per unit increase in the </w:delText>
        </w:r>
        <w:commentRangeStart w:id="420"/>
        <w:commentRangeStart w:id="421"/>
        <w:commentRangeStart w:id="422"/>
        <w:commentRangeStart w:id="423"/>
        <w:r w:rsidR="00CA28E0" w:rsidRPr="00676577" w:rsidDel="00D579C4">
          <w:rPr>
            <w:rFonts w:eastAsiaTheme="minorEastAsia" w:cstheme="minorHAnsi"/>
            <w:lang w:val="en-GB"/>
          </w:rPr>
          <w:delText xml:space="preserve">natural log of body mass </w:delText>
        </w:r>
      </w:del>
      <w:del w:id="424" w:author="Max Lindmark" w:date="2020-07-30T10:16:00Z">
        <w:r w:rsidR="00BC0232" w:rsidRPr="00676577" w:rsidDel="00C04D47">
          <w:rPr>
            <w:rFonts w:eastAsiaTheme="minorEastAsia" w:cstheme="minorHAnsi"/>
            <w:lang w:val="en-GB"/>
          </w:rPr>
          <w:delText>(</w:delText>
        </w:r>
      </w:del>
      <w:commentRangeStart w:id="425"/>
      <w:del w:id="426" w:author="Max Lindmark" w:date="2020-07-30T08:26:00Z">
        <w:r w:rsidR="00BC0232" w:rsidRPr="00676577" w:rsidDel="00B123F9">
          <w:rPr>
            <w:rFonts w:eastAsiaTheme="minorEastAsia" w:cstheme="minorHAnsi"/>
            <w:lang w:val="en-GB"/>
          </w:rPr>
          <w:delText xml:space="preserve">rescaled </w:delText>
        </w:r>
        <w:r w:rsidR="007923F3" w:rsidRPr="00676577" w:rsidDel="00B123F9">
          <w:rPr>
            <w:rFonts w:eastAsiaTheme="minorEastAsia" w:cstheme="minorHAnsi"/>
            <w:lang w:val="en-GB"/>
          </w:rPr>
          <w:delText xml:space="preserve">by dividing </w:delText>
        </w:r>
      </w:del>
      <w:del w:id="427" w:author="Max Lindmark" w:date="2020-07-30T10:16:00Z">
        <w:r w:rsidR="007923F3" w:rsidRPr="00676577" w:rsidDel="00C04D47">
          <w:rPr>
            <w:rFonts w:eastAsiaTheme="minorEastAsia" w:cstheme="minorHAnsi"/>
            <w:lang w:val="en-GB"/>
          </w:rPr>
          <w:delText xml:space="preserve">mass </w:delText>
        </w:r>
      </w:del>
      <w:del w:id="428" w:author="Max Lindmark" w:date="2020-07-30T08:26:00Z">
        <w:r w:rsidR="007923F3" w:rsidRPr="00676577" w:rsidDel="00B123F9">
          <w:rPr>
            <w:rFonts w:eastAsiaTheme="minorEastAsia" w:cstheme="minorHAnsi"/>
            <w:lang w:val="en-GB"/>
          </w:rPr>
          <w:delText>with</w:delText>
        </w:r>
        <w:r w:rsidR="00BC0232" w:rsidRPr="00676577" w:rsidDel="00B123F9">
          <w:rPr>
            <w:rFonts w:eastAsiaTheme="minorEastAsia" w:cstheme="minorHAnsi"/>
            <w:lang w:val="en-GB"/>
          </w:rPr>
          <w:delText xml:space="preserve"> size</w:delText>
        </w:r>
        <w:r w:rsidR="00BC0232" w:rsidRPr="00676577" w:rsidDel="00F773FB">
          <w:rPr>
            <w:rFonts w:eastAsiaTheme="minorEastAsia" w:cstheme="minorHAnsi"/>
            <w:lang w:val="en-GB"/>
          </w:rPr>
          <w:delText>-</w:delText>
        </w:r>
      </w:del>
      <w:del w:id="429" w:author="Max Lindmark" w:date="2020-07-30T10:16:00Z">
        <w:r w:rsidR="00BC0232" w:rsidRPr="00676577" w:rsidDel="00C04D47">
          <w:rPr>
            <w:rFonts w:eastAsiaTheme="minorEastAsia" w:cstheme="minorHAnsi"/>
            <w:lang w:val="en-GB"/>
          </w:rPr>
          <w:delText>at</w:delText>
        </w:r>
      </w:del>
      <w:del w:id="430" w:author="Max Lindmark" w:date="2020-07-30T08:26:00Z">
        <w:r w:rsidR="00BC0232" w:rsidRPr="00676577" w:rsidDel="00F773FB">
          <w:rPr>
            <w:rFonts w:eastAsiaTheme="minorEastAsia" w:cstheme="minorHAnsi"/>
            <w:lang w:val="en-GB"/>
          </w:rPr>
          <w:delText>-</w:delText>
        </w:r>
      </w:del>
      <w:del w:id="431" w:author="Max Lindmark" w:date="2020-07-30T10:16:00Z">
        <w:r w:rsidR="00BC0232" w:rsidRPr="00676577" w:rsidDel="00C04D47">
          <w:rPr>
            <w:rFonts w:eastAsiaTheme="minorEastAsia" w:cstheme="minorHAnsi"/>
            <w:lang w:val="en-GB"/>
          </w:rPr>
          <w:delText>maturation</w:delText>
        </w:r>
        <w:commentRangeEnd w:id="425"/>
        <w:r w:rsidR="00B7792D" w:rsidRPr="00676577" w:rsidDel="00C04D47">
          <w:rPr>
            <w:rStyle w:val="CommentReference"/>
            <w:sz w:val="24"/>
            <w:szCs w:val="24"/>
          </w:rPr>
          <w:commentReference w:id="425"/>
        </w:r>
        <w:r w:rsidR="00BC0232" w:rsidRPr="00676577" w:rsidDel="00C04D47">
          <w:rPr>
            <w:rFonts w:eastAsiaTheme="minorEastAsia" w:cstheme="minorHAnsi"/>
            <w:lang w:val="en-GB"/>
          </w:rPr>
          <w:delText xml:space="preserve">) </w:delText>
        </w:r>
      </w:del>
      <w:del w:id="432" w:author="Max Lindmark" w:date="2020-09-13T16:19:00Z">
        <w:r w:rsidR="00CA28E0" w:rsidRPr="00676577" w:rsidDel="00D579C4">
          <w:rPr>
            <w:rFonts w:eastAsiaTheme="minorEastAsia" w:cstheme="minorHAnsi"/>
            <w:lang w:val="en-GB"/>
          </w:rPr>
          <w:delText xml:space="preserve">(Fig. </w:delText>
        </w:r>
        <w:r w:rsidR="00966646" w:rsidRPr="00676577" w:rsidDel="00D579C4">
          <w:rPr>
            <w:rFonts w:eastAsiaTheme="minorEastAsia" w:cstheme="minorHAnsi"/>
            <w:lang w:val="en-GB"/>
          </w:rPr>
          <w:delText>5</w:delText>
        </w:r>
        <w:r w:rsidR="00CA28E0" w:rsidRPr="00676577" w:rsidDel="00D579C4">
          <w:rPr>
            <w:rFonts w:eastAsiaTheme="minorEastAsia" w:cstheme="minorHAnsi"/>
            <w:lang w:val="en-GB"/>
          </w:rPr>
          <w:delText xml:space="preserve">). </w:delText>
        </w:r>
        <w:commentRangeEnd w:id="420"/>
        <w:r w:rsidR="00BC6DAB" w:rsidRPr="00676577" w:rsidDel="00D579C4">
          <w:rPr>
            <w:rStyle w:val="CommentReference"/>
            <w:sz w:val="24"/>
            <w:szCs w:val="24"/>
          </w:rPr>
          <w:commentReference w:id="420"/>
        </w:r>
        <w:commentRangeEnd w:id="421"/>
        <w:r w:rsidR="00BC6DAB" w:rsidRPr="00676577" w:rsidDel="00D579C4">
          <w:rPr>
            <w:rStyle w:val="CommentReference"/>
            <w:sz w:val="24"/>
            <w:szCs w:val="24"/>
          </w:rPr>
          <w:commentReference w:id="421"/>
        </w:r>
        <w:commentRangeEnd w:id="422"/>
        <w:r w:rsidR="00CE5ADB" w:rsidRPr="00676577" w:rsidDel="00D579C4">
          <w:rPr>
            <w:rStyle w:val="CommentReference"/>
            <w:sz w:val="24"/>
            <w:szCs w:val="24"/>
          </w:rPr>
          <w:commentReference w:id="422"/>
        </w:r>
        <w:commentRangeEnd w:id="423"/>
        <w:r w:rsidR="00123F31" w:rsidRPr="00676577" w:rsidDel="00D579C4">
          <w:rPr>
            <w:rStyle w:val="CommentReference"/>
            <w:sz w:val="24"/>
            <w:szCs w:val="24"/>
          </w:rPr>
          <w:commentReference w:id="423"/>
        </w:r>
      </w:del>
      <w:r w:rsidR="007C1425" w:rsidRPr="00676577">
        <w:rPr>
          <w:rFonts w:eastAsiaTheme="minorEastAsia" w:cstheme="minorHAnsi"/>
          <w:lang w:val="en-GB"/>
        </w:rPr>
        <w:t xml:space="preserve">Statistical support for </w:t>
      </w:r>
      <w:r w:rsidR="000B7F7E" w:rsidRPr="00676577">
        <w:rPr>
          <w:rFonts w:eastAsiaTheme="minorEastAsia" w:cstheme="minorHAnsi"/>
          <w:lang w:val="en-GB"/>
        </w:rPr>
        <w:t>the</w:t>
      </w:r>
      <w:r w:rsidR="00CA28E0" w:rsidRPr="00676577">
        <w:rPr>
          <w:rFonts w:eastAsiaTheme="minorEastAsia" w:cstheme="minorHAnsi"/>
          <w:lang w:val="en-GB"/>
        </w:rPr>
        <w:t xml:space="preserve"> 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sidR="00CA28E0" w:rsidRPr="00676577">
        <w:rPr>
          <w:rFonts w:eastAsiaTheme="minorEastAsia" w:cstheme="minorHAnsi"/>
          <w:lang w:val="en-GB"/>
        </w:rPr>
        <w:t xml:space="preserve"> </w:t>
      </w:r>
      <w:r w:rsidR="000B7F7E" w:rsidRPr="00676577">
        <w:rPr>
          <w:rFonts w:eastAsiaTheme="minorEastAsia" w:cstheme="minorHAnsi"/>
          <w:lang w:val="en-GB"/>
        </w:rPr>
        <w:t>i</w:t>
      </w:r>
      <w:r w:rsidR="007C1425" w:rsidRPr="00676577">
        <w:rPr>
          <w:rFonts w:eastAsiaTheme="minorEastAsia" w:cstheme="minorHAnsi"/>
          <w:lang w:val="en-GB"/>
        </w:rPr>
        <w:t>s strong</w:t>
      </w:r>
      <w:r w:rsidR="00CA28E0" w:rsidRPr="00676577">
        <w:rPr>
          <w:rFonts w:eastAsiaTheme="minorEastAsia" w:cstheme="minorHAnsi"/>
          <w:lang w:val="en-GB"/>
        </w:rPr>
        <w:t xml:space="preserve">, </w:t>
      </w:r>
      <w:r w:rsidR="00EF21FF" w:rsidRPr="00676577">
        <w:rPr>
          <w:rFonts w:eastAsiaTheme="minorEastAsia" w:cstheme="minorHAnsi"/>
          <w:lang w:val="en-GB"/>
        </w:rPr>
        <w:t xml:space="preserve">as </w:t>
      </w:r>
      <w:del w:id="433" w:author="Max Lindmark" w:date="2020-07-31T10:27:00Z">
        <w:r w:rsidR="00CA28E0" w:rsidRPr="00676577" w:rsidDel="009336FA">
          <w:rPr>
            <w:rFonts w:cstheme="minorHAnsi"/>
            <w:lang w:val="en-GB"/>
          </w:rPr>
          <w:delText>9</w:delText>
        </w:r>
        <w:r w:rsidR="00F3717D" w:rsidRPr="00676577" w:rsidDel="009336FA">
          <w:rPr>
            <w:rFonts w:cstheme="minorHAnsi"/>
            <w:lang w:val="en-GB"/>
          </w:rPr>
          <w:delText>2</w:delText>
        </w:r>
      </w:del>
      <w:ins w:id="434" w:author="Max Lindmark" w:date="2020-07-31T10:27:00Z">
        <w:r w:rsidR="009336FA" w:rsidRPr="00676577">
          <w:rPr>
            <w:rFonts w:cstheme="minorHAnsi"/>
            <w:lang w:val="en-GB"/>
          </w:rPr>
          <w:t>9</w:t>
        </w:r>
      </w:ins>
      <w:ins w:id="435" w:author="Max Lindmark" w:date="2020-09-10T12:30:00Z">
        <w:r w:rsidR="001D4835" w:rsidRPr="00676577">
          <w:rPr>
            <w:rFonts w:cstheme="minorHAnsi"/>
            <w:lang w:val="en-GB"/>
          </w:rPr>
          <w:t>2</w:t>
        </w:r>
      </w:ins>
      <w:r w:rsidR="00CA28E0" w:rsidRPr="00676577">
        <w:rPr>
          <w:rFonts w:cstheme="minorHAnsi"/>
          <w:lang w:val="en-GB"/>
        </w:rPr>
        <w:t xml:space="preserve">% of the posterior density of the </w:t>
      </w:r>
      <w:del w:id="436" w:author="Max Lindmark" w:date="2020-09-10T12:16:00Z">
        <w:r w:rsidR="001F5232" w:rsidRPr="00676577" w:rsidDel="00CF4EC1">
          <w:rPr>
            <w:rFonts w:cstheme="minorHAnsi"/>
            <w:lang w:val="en-GB"/>
          </w:rPr>
          <w:delText>global</w:delText>
        </w:r>
      </w:del>
      <w:ins w:id="437" w:author="Max Lindmark" w:date="2020-09-10T12:18:00Z">
        <w:r w:rsidR="00CA1659" w:rsidRPr="00676577">
          <w:rPr>
            <w:rFonts w:cstheme="minorHAnsi"/>
            <w:lang w:val="en-GB"/>
          </w:rPr>
          <w:t xml:space="preserve">global </w:t>
        </w:r>
      </w:ins>
      <w:del w:id="438" w:author="Max Lindmark" w:date="2020-08-17T13:27:00Z">
        <w:r w:rsidR="001F5232" w:rsidRPr="00676577" w:rsidDel="00D01556">
          <w:rPr>
            <w:rFonts w:cstheme="minorHAnsi"/>
            <w:lang w:val="en-GB"/>
          </w:rPr>
          <w:delText xml:space="preserve"> </w:delText>
        </w:r>
      </w:del>
      <w:r w:rsidR="00CA28E0" w:rsidRPr="00676577">
        <w:rPr>
          <w:rFonts w:cstheme="minorHAnsi"/>
          <w:lang w:val="en-GB"/>
        </w:rPr>
        <w:t>slope estimate (</w:t>
      </w:r>
      <m:oMath>
        <m:sSub>
          <m:sSubPr>
            <m:ctrlPr>
              <w:ins w:id="439" w:author="Max Lindmark" w:date="2020-07-31T10:28:00Z">
                <w:rPr>
                  <w:rFonts w:ascii="Cambria Math" w:hAnsi="Cambria Math" w:cstheme="minorHAnsi"/>
                  <w:bCs/>
                  <w:i/>
                  <w:iCs/>
                </w:rPr>
              </w:ins>
            </m:ctrlPr>
          </m:sSubPr>
          <m:e>
            <m:sSub>
              <m:sSubPr>
                <m:ctrlPr>
                  <w:ins w:id="440" w:author="Max Lindmark" w:date="2020-09-10T12:16:00Z">
                    <w:rPr>
                      <w:rFonts w:ascii="Cambria Math" w:hAnsi="Cambria Math" w:cstheme="minorHAnsi"/>
                      <w:i/>
                    </w:rPr>
                  </w:ins>
                </m:ctrlPr>
              </m:sSubPr>
              <m:e>
                <m:r>
                  <w:ins w:id="441" w:author="Max Lindmark" w:date="2020-09-10T12:16:00Z">
                    <w:rPr>
                      <w:rFonts w:ascii="Cambria Math" w:hAnsi="Cambria Math" w:cstheme="minorHAnsi"/>
                    </w:rPr>
                    <m:t>μ</m:t>
                  </w:ins>
                </m:r>
              </m:e>
              <m:sub>
                <m:r>
                  <w:ins w:id="442" w:author="Max Lindmark" w:date="2020-09-10T12:16:00Z">
                    <w:rPr>
                      <w:rFonts w:ascii="Cambria Math" w:hAnsi="Cambria Math" w:cstheme="minorHAnsi"/>
                    </w:rPr>
                    <m:t>β</m:t>
                  </w:ins>
                </m:r>
              </m:sub>
            </m:sSub>
          </m:e>
          <m:sub>
            <m:r>
              <w:ins w:id="443" w:author="Max Lindmark" w:date="2020-07-31T10:28:00Z">
                <w:rPr>
                  <w:rFonts w:ascii="Cambria Math" w:hAnsi="Cambria Math" w:cstheme="minorHAnsi"/>
                  <w:lang w:val="en-GB"/>
                </w:rPr>
                <m:t>1</m:t>
              </w:ins>
            </m:r>
          </m:sub>
        </m:sSub>
        <m:sSub>
          <m:sSubPr>
            <m:ctrlPr>
              <w:del w:id="444" w:author="Max Lindmark" w:date="2020-07-31T10:28:00Z">
                <w:rPr>
                  <w:rFonts w:ascii="Cambria Math" w:eastAsiaTheme="minorEastAsia" w:hAnsi="Cambria Math" w:cstheme="minorHAnsi"/>
                  <w:i/>
                </w:rPr>
              </w:del>
            </m:ctrlPr>
          </m:sSubPr>
          <m:e>
            <m:r>
              <w:del w:id="445" w:author="Max Lindmark" w:date="2020-07-31T10:28:00Z">
                <w:rPr>
                  <w:rFonts w:ascii="Cambria Math" w:eastAsiaTheme="minorEastAsia" w:hAnsi="Cambria Math" w:cstheme="minorHAnsi"/>
                </w:rPr>
                <m:t>μ</m:t>
              </w:del>
            </m:r>
          </m:e>
          <m:sub>
            <m:sSub>
              <m:sSubPr>
                <m:ctrlPr>
                  <w:del w:id="446" w:author="Max Lindmark" w:date="2020-07-31T10:28:00Z">
                    <w:rPr>
                      <w:rFonts w:ascii="Cambria Math" w:hAnsi="Cambria Math" w:cstheme="minorHAnsi"/>
                      <w:bCs/>
                      <w:i/>
                      <w:iCs/>
                    </w:rPr>
                  </w:del>
                </m:ctrlPr>
              </m:sSubPr>
              <m:e>
                <m:r>
                  <w:del w:id="447" w:author="Max Lindmark" w:date="2020-07-31T10:28:00Z">
                    <w:rPr>
                      <w:rFonts w:ascii="Cambria Math" w:hAnsi="Cambria Math" w:cstheme="minorHAnsi"/>
                    </w:rPr>
                    <m:t>β</m:t>
                  </w:del>
                </m:r>
              </m:e>
              <m:sub>
                <m:r>
                  <w:del w:id="448" w:author="Max Lindmark" w:date="2020-07-31T10:28:00Z">
                    <w:rPr>
                      <w:rFonts w:ascii="Cambria Math" w:hAnsi="Cambria Math" w:cstheme="minorHAnsi"/>
                      <w:lang w:val="en-GB"/>
                    </w:rPr>
                    <m:t>1</m:t>
                  </w:del>
                </m:r>
              </m:sub>
            </m:sSub>
          </m:sub>
        </m:sSub>
      </m:oMath>
      <w:r w:rsidR="00CA28E0" w:rsidRPr="00676577">
        <w:rPr>
          <w:rFonts w:cstheme="minorHAnsi"/>
          <w:lang w:val="en-GB"/>
        </w:rPr>
        <w:t>) is below 0. 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del w:id="449" w:author="Max Lindmark" w:date="2020-07-31T14:51:00Z">
        <w:r w:rsidR="00E101E0" w:rsidRPr="00676577" w:rsidDel="0012087E">
          <w:rPr>
            <w:rFonts w:cstheme="minorHAnsi"/>
            <w:lang w:val="en-GB"/>
          </w:rPr>
          <w:delText>177.3 vs 178.3, respectively</w:delText>
        </w:r>
      </w:del>
      <w:ins w:id="450" w:author="Max Lindmark" w:date="2020-09-12T19:03:00Z">
        <w:r w:rsidR="00B5152A" w:rsidRPr="0025283E">
          <w:rPr>
            <w:rFonts w:eastAsiaTheme="minorEastAsia" w:cstheme="minorHAnsi"/>
            <w:i/>
            <w:iCs/>
            <w:lang w:val="en-GB"/>
          </w:rPr>
          <w:t>SI Appendix</w:t>
        </w:r>
        <w:r w:rsidR="00B5152A">
          <w:rPr>
            <w:rFonts w:eastAsiaTheme="minorEastAsia" w:cstheme="minorHAnsi"/>
            <w:lang w:val="en-GB"/>
          </w:rPr>
          <w:t>, Table S6</w:t>
        </w:r>
      </w:ins>
      <w:r w:rsidR="00CA28E0" w:rsidRPr="00676577">
        <w:rPr>
          <w:rFonts w:cstheme="minorHAnsi"/>
          <w:lang w:val="en-GB"/>
        </w:rPr>
        <w:t xml:space="preserve">), and we present the results for the </w:t>
      </w:r>
      <w:del w:id="451" w:author="Max Lindmark" w:date="2020-09-10T12:21:00Z">
        <w:r w:rsidR="00420ADD" w:rsidRPr="00676577" w:rsidDel="00D54B1F">
          <w:rPr>
            <w:rFonts w:cstheme="minorHAnsi"/>
            <w:lang w:val="en-GB"/>
          </w:rPr>
          <w:delText xml:space="preserve">random </w:delText>
        </w:r>
      </w:del>
      <w:ins w:id="452" w:author="Max Lindmark" w:date="2020-09-10T12:21:00Z">
        <w:r w:rsidR="00D54B1F" w:rsidRPr="00676577">
          <w:rPr>
            <w:rFonts w:cstheme="minorHAnsi"/>
            <w:lang w:val="en-GB"/>
          </w:rPr>
          <w:t>species-</w:t>
        </w:r>
      </w:ins>
      <w:ins w:id="453" w:author="Max Lindmark" w:date="2020-09-10T12:22:00Z">
        <w:r w:rsidR="00D54B1F" w:rsidRPr="00676577">
          <w:rPr>
            <w:rFonts w:cstheme="minorHAnsi"/>
            <w:lang w:val="en-GB"/>
          </w:rPr>
          <w:t xml:space="preserve">varying </w:t>
        </w:r>
      </w:ins>
      <w:r w:rsidR="00420ADD" w:rsidRPr="00676577">
        <w:rPr>
          <w:rFonts w:cstheme="minorHAnsi"/>
          <w:lang w:val="en-GB"/>
        </w:rPr>
        <w:t>intercept</w:t>
      </w:r>
      <w:ins w:id="454" w:author="Max Lindmark" w:date="2020-09-10T12:21:00Z">
        <w:r w:rsidR="00DC7E6A" w:rsidRPr="00676577">
          <w:rPr>
            <w:rFonts w:cstheme="minorHAnsi"/>
            <w:lang w:val="en-GB"/>
          </w:rPr>
          <w:t xml:space="preserve"> and slope</w:t>
        </w:r>
      </w:ins>
      <w:r w:rsidR="00420ADD" w:rsidRPr="00676577">
        <w:rPr>
          <w:rFonts w:cstheme="minorHAnsi"/>
          <w:lang w:val="en-GB"/>
        </w:rPr>
        <w:t xml:space="preserve"> </w:t>
      </w:r>
      <w:ins w:id="455" w:author="Max Lindmark" w:date="2020-07-31T10:05:00Z">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ins>
      <w:ins w:id="456" w:author="Max Lindmark" w:date="2020-07-31T10:28:00Z">
        <w:r w:rsidR="0040248A" w:rsidRPr="00676577">
          <w:rPr>
            <w:rFonts w:cstheme="minorHAnsi"/>
            <w:lang w:val="en-GB"/>
          </w:rPr>
          <w:t xml:space="preserve"> (</w:t>
        </w:r>
      </w:ins>
      <w:ins w:id="457" w:author="Max Lindmark" w:date="2020-09-12T19:04:00Z">
        <w:r w:rsidR="00664534" w:rsidRPr="0025283E">
          <w:rPr>
            <w:rFonts w:eastAsiaTheme="minorEastAsia" w:cstheme="minorHAnsi"/>
            <w:i/>
            <w:iCs/>
            <w:lang w:val="en-GB"/>
          </w:rPr>
          <w:t>SI Appendix</w:t>
        </w:r>
        <w:r w:rsidR="00664534">
          <w:rPr>
            <w:rFonts w:eastAsiaTheme="minorEastAsia" w:cstheme="minorHAnsi"/>
            <w:lang w:val="en-GB"/>
          </w:rPr>
          <w:t>, Fig. S31-34</w:t>
        </w:r>
      </w:ins>
      <w:ins w:id="458" w:author="Max Lindmark" w:date="2020-07-31T10:28:00Z">
        <w:r w:rsidR="004553A5" w:rsidRPr="00676577">
          <w:rPr>
            <w:rFonts w:cstheme="minorHAnsi"/>
            <w:lang w:val="en-GB"/>
          </w:rPr>
          <w:t>)</w:t>
        </w:r>
      </w:ins>
      <w:del w:id="459" w:author="Max Lindmark" w:date="2020-07-31T10:05:00Z">
        <w:r w:rsidR="00420ADD" w:rsidRPr="00676577" w:rsidDel="004C1CB9">
          <w:rPr>
            <w:rFonts w:cstheme="minorHAnsi"/>
            <w:lang w:val="en-GB"/>
          </w:rPr>
          <w:delText xml:space="preserve">and slope </w:delText>
        </w:r>
        <w:r w:rsidR="00CA28E0" w:rsidRPr="00676577" w:rsidDel="004C1CB9">
          <w:rPr>
            <w:rFonts w:cstheme="minorHAnsi"/>
            <w:lang w:val="en-GB"/>
          </w:rPr>
          <w:delText>model</w:delText>
        </w:r>
      </w:del>
      <w:r w:rsidR="00CA28E0" w:rsidRPr="00676577">
        <w:rPr>
          <w:rFonts w:cstheme="minorHAnsi"/>
          <w:lang w:val="en-GB"/>
        </w:rPr>
        <w:t xml:space="preserve">. </w:t>
      </w:r>
      <w:r w:rsidR="00CA28E0" w:rsidRPr="00676577">
        <w:rPr>
          <w:rFonts w:eastAsiaTheme="minorEastAsia" w:cstheme="minorHAnsi"/>
          <w:lang w:val="en-GB"/>
        </w:rPr>
        <w:t xml:space="preserve">The </w:t>
      </w:r>
      <w:del w:id="460" w:author="Max Lindmark" w:date="2020-08-17T13:24:00Z">
        <w:r w:rsidR="00CA28E0" w:rsidRPr="00676577" w:rsidDel="004A1BFA">
          <w:rPr>
            <w:rFonts w:eastAsiaTheme="minorEastAsia" w:cstheme="minorHAnsi"/>
            <w:lang w:val="en-GB"/>
          </w:rPr>
          <w:delText xml:space="preserve">general </w:delText>
        </w:r>
      </w:del>
      <w:ins w:id="461" w:author="Max Lindmark" w:date="2020-08-17T13:24:00Z">
        <w:r w:rsidR="004A1BFA" w:rsidRPr="00676577">
          <w:rPr>
            <w:rFonts w:eastAsiaTheme="minorEastAsia" w:cstheme="minorHAnsi"/>
            <w:lang w:val="en-GB"/>
          </w:rPr>
          <w:t xml:space="preserve">global </w:t>
        </w:r>
      </w:ins>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m:t>
        </m:r>
        <m:r>
          <w:ins w:id="462" w:author="Max Lindmark" w:date="2020-09-10T12:21:00Z">
            <w:rPr>
              <w:rFonts w:ascii="Cambria Math" w:hAnsi="Cambria Math" w:cstheme="minorHAnsi"/>
              <w:lang w:val="en-GB"/>
            </w:rPr>
            <m:t>-0.</m:t>
          </w:ins>
        </m:r>
        <m:r>
          <w:rPr>
            <w:rFonts w:ascii="Cambria Math" w:hAnsi="Cambria Math" w:cstheme="minorHAnsi"/>
            <w:lang w:val="en-GB"/>
          </w:rPr>
          <m:t>0</m:t>
        </m:r>
        <m:r>
          <w:del w:id="463" w:author="Max Lindmark" w:date="2020-09-10T12:21:00Z">
            <w:rPr>
              <w:rFonts w:ascii="Cambria Math" w:hAnsi="Cambria Math" w:cstheme="minorHAnsi"/>
              <w:lang w:val="en-GB"/>
            </w:rPr>
            <m:t>.0</m:t>
          </w:del>
        </m:r>
        <m:r>
          <w:del w:id="464" w:author="Max Lindmark" w:date="2020-07-31T10:34:00Z">
            <w:rPr>
              <w:rFonts w:ascii="Cambria Math" w:hAnsi="Cambria Math" w:cstheme="minorHAnsi"/>
              <w:lang w:val="en-GB"/>
            </w:rPr>
            <m:t>74</m:t>
          </w:del>
        </m:r>
        <m:r>
          <w:ins w:id="465" w:author="Max Lindmark" w:date="2020-09-10T12:21:00Z">
            <w:rPr>
              <w:rFonts w:ascii="Cambria Math" w:hAnsi="Cambria Math" w:cstheme="minorHAnsi"/>
              <w:lang w:val="en-GB"/>
            </w:rPr>
            <m:t>74</m:t>
          </w:ins>
        </m:r>
        <m:r>
          <w:rPr>
            <w:rFonts w:ascii="Cambria Math" w:hAnsi="Cambria Math" w:cstheme="minorHAnsi"/>
            <w:lang w:val="en-GB"/>
          </w:rPr>
          <m:t>-0.3</m:t>
        </m:r>
        <m:r>
          <w:del w:id="466" w:author="Max Lindmark" w:date="2020-07-31T10:33:00Z">
            <w:rPr>
              <w:rFonts w:ascii="Cambria Math" w:hAnsi="Cambria Math" w:cstheme="minorHAnsi"/>
              <w:lang w:val="en-GB"/>
            </w:rPr>
            <m:t>1</m:t>
          </w:del>
        </m:r>
        <m:r>
          <w:ins w:id="467" w:author="Max Lindmark" w:date="2020-09-10T12:20: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ins w:id="468" w:author="Max Lindmark" w:date="2020-09-10T12:01:00Z">
        <w:r w:rsidR="00E344F0" w:rsidRPr="00676577">
          <w:rPr>
            <w:rFonts w:eastAsiaTheme="minorEastAsia" w:cstheme="minorHAnsi"/>
            <w:lang w:val="en-GB"/>
          </w:rPr>
          <w:t xml:space="preserve">of </w:t>
        </w:r>
      </w:ins>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3E8DB003" w14:textId="2794DE9E" w:rsidR="004A6AFA" w:rsidRDefault="00D278F3" w:rsidP="002E3379">
      <w:pPr>
        <w:spacing w:line="480" w:lineRule="auto"/>
        <w:contextualSpacing/>
        <w:jc w:val="center"/>
        <w:rPr>
          <w:rFonts w:cstheme="minorHAnsi"/>
        </w:rPr>
      </w:pPr>
      <w:r>
        <w:rPr>
          <w:rFonts w:cstheme="minorHAnsi"/>
          <w:noProof/>
        </w:rPr>
        <w:lastRenderedPageBreak/>
        <w:drawing>
          <wp:inline distT="0" distB="0" distL="0" distR="0" wp14:anchorId="152D1C4E" wp14:editId="474EF80B">
            <wp:extent cx="5731510" cy="57315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37FB041E" w:rsidR="00140E2C" w:rsidRPr="00282DEC" w:rsidRDefault="00140E2C" w:rsidP="00140E2C">
      <w:pPr>
        <w:spacing w:line="360" w:lineRule="auto"/>
        <w:contextualSpacing/>
        <w:jc w:val="both"/>
        <w:rPr>
          <w:rFonts w:cstheme="minorHAnsi"/>
          <w:i/>
          <w:sz w:val="22"/>
          <w:szCs w:val="22"/>
          <w:lang w:val="en-GB"/>
        </w:rPr>
      </w:pPr>
      <w:commentRangeStart w:id="469"/>
      <w:commentRangeStart w:id="470"/>
      <w:commentRangeStart w:id="471"/>
      <w:r w:rsidRPr="00282DEC">
        <w:rPr>
          <w:rFonts w:cstheme="minorHAnsi"/>
          <w:b/>
          <w:bCs/>
          <w:sz w:val="22"/>
          <w:szCs w:val="22"/>
          <w:lang w:val="en-GB"/>
        </w:rPr>
        <w:t>Fig. 1</w:t>
      </w:r>
      <w:commentRangeEnd w:id="469"/>
      <w:r w:rsidR="004C144E" w:rsidRPr="00282DEC">
        <w:rPr>
          <w:rStyle w:val="CommentReference"/>
          <w:sz w:val="22"/>
          <w:szCs w:val="22"/>
        </w:rPr>
        <w:commentReference w:id="469"/>
      </w:r>
      <w:commentRangeEnd w:id="470"/>
      <w:r w:rsidR="00D1007F" w:rsidRPr="00282DEC">
        <w:rPr>
          <w:rStyle w:val="CommentReference"/>
          <w:sz w:val="22"/>
          <w:szCs w:val="22"/>
        </w:rPr>
        <w:commentReference w:id="470"/>
      </w:r>
      <w:commentRangeEnd w:id="471"/>
      <w:r w:rsidR="0090254C" w:rsidRPr="00282DEC">
        <w:rPr>
          <w:rStyle w:val="CommentReference"/>
          <w:sz w:val="22"/>
          <w:szCs w:val="22"/>
        </w:rPr>
        <w:commentReference w:id="471"/>
      </w:r>
      <w:r w:rsidRPr="00282DEC">
        <w:rPr>
          <w:rFonts w:cstheme="minorHAnsi"/>
          <w:sz w:val="22"/>
          <w:szCs w:val="22"/>
          <w:lang w:val="en-GB"/>
        </w:rPr>
        <w:t>.</w:t>
      </w:r>
      <w:r w:rsidRPr="00282DEC">
        <w:rPr>
          <w:rFonts w:cstheme="minorHAnsi"/>
          <w:i/>
          <w:sz w:val="22"/>
          <w:szCs w:val="22"/>
          <w:lang w:val="en-GB"/>
        </w:rPr>
        <w:t xml:space="preserve"> Effects of temperature and body mass on body growth</w:t>
      </w:r>
      <w:r w:rsidR="0035660C" w:rsidRPr="00282DEC">
        <w:rPr>
          <w:rFonts w:cstheme="minorHAnsi"/>
          <w:i/>
          <w:sz w:val="22"/>
          <w:szCs w:val="22"/>
          <w:lang w:val="en-GB"/>
        </w:rPr>
        <w:t xml:space="preserve"> below optimum temperature</w:t>
      </w:r>
      <w:r w:rsidRPr="00282DEC">
        <w:rPr>
          <w:rFonts w:cstheme="minorHAnsi"/>
          <w:i/>
          <w:sz w:val="22"/>
          <w:szCs w:val="22"/>
          <w:lang w:val="en-GB"/>
        </w:rPr>
        <w:t xml:space="preserve">. Panel A) shows </w:t>
      </w:r>
      <w:r w:rsidR="006035D3" w:rsidRPr="00282DEC">
        <w:rPr>
          <w:rFonts w:cstheme="minorHAnsi"/>
          <w:i/>
          <w:sz w:val="22"/>
          <w:szCs w:val="22"/>
          <w:lang w:val="en-GB"/>
        </w:rPr>
        <w:t xml:space="preserve">the natural log of </w:t>
      </w:r>
      <w:r w:rsidR="00AE2025" w:rsidRPr="00282DEC">
        <w:rPr>
          <w:rFonts w:cstheme="minorHAnsi"/>
          <w:i/>
          <w:sz w:val="22"/>
          <w:szCs w:val="22"/>
          <w:lang w:val="en-GB"/>
        </w:rPr>
        <w:t xml:space="preserve">specific </w:t>
      </w:r>
      <w:r w:rsidRPr="00282DEC">
        <w:rPr>
          <w:rFonts w:cstheme="minorHAnsi"/>
          <w:i/>
          <w:sz w:val="22"/>
          <w:szCs w:val="22"/>
          <w:lang w:val="en-GB"/>
        </w:rPr>
        <w:t xml:space="preserve">growth rate as a function of body mass </w:t>
      </w:r>
      <w:r w:rsidR="000B2FAE" w:rsidRPr="00282DEC">
        <w:rPr>
          <w:rFonts w:cstheme="minorHAnsi"/>
          <w:i/>
          <w:sz w:val="22"/>
          <w:szCs w:val="22"/>
          <w:lang w:val="en-GB"/>
        </w:rPr>
        <w:t xml:space="preserve">on a logarithmic </w:t>
      </w:r>
      <w:r w:rsidR="00C965A9" w:rsidRPr="00282DEC">
        <w:rPr>
          <w:rFonts w:cstheme="minorHAnsi"/>
          <w:i/>
          <w:sz w:val="22"/>
          <w:szCs w:val="22"/>
          <w:lang w:val="en-GB"/>
        </w:rPr>
        <w:t>x-</w:t>
      </w:r>
      <w:r w:rsidR="002911DF" w:rsidRPr="00282DEC">
        <w:rPr>
          <w:rFonts w:cstheme="minorHAnsi"/>
          <w:i/>
          <w:sz w:val="22"/>
          <w:szCs w:val="22"/>
          <w:lang w:val="en-GB"/>
        </w:rPr>
        <w:t>axis</w:t>
      </w:r>
      <w:r w:rsidR="00B776E6" w:rsidRPr="00282DEC">
        <w:rPr>
          <w:rFonts w:cstheme="minorHAnsi"/>
          <w:i/>
          <w:sz w:val="22"/>
          <w:szCs w:val="22"/>
          <w:lang w:val="en-GB"/>
        </w:rPr>
        <w:t xml:space="preserve"> (for readability, note the model is fitted with ln(mass) as a predictor)</w:t>
      </w:r>
      <w:r w:rsidR="002A3E59" w:rsidRPr="00282DEC">
        <w:rPr>
          <w:rFonts w:cstheme="minorHAnsi"/>
          <w:i/>
          <w:sz w:val="22"/>
          <w:szCs w:val="22"/>
          <w:lang w:val="en-GB"/>
        </w:rPr>
        <w:t>, such that the slope corresponds to the mass-scaling exponent</w:t>
      </w:r>
      <w:r w:rsidRPr="00282DEC">
        <w:rPr>
          <w:rFonts w:cstheme="minorHAnsi"/>
          <w:i/>
          <w:sz w:val="22"/>
          <w:szCs w:val="22"/>
          <w:lang w:val="en-GB"/>
        </w:rPr>
        <w:t xml:space="preserve">. </w:t>
      </w:r>
      <w:proofErr w:type="spellStart"/>
      <w:ins w:id="472" w:author="Max Lindmark" w:date="2020-09-10T12:44:00Z">
        <w:r w:rsidR="00ED3E77" w:rsidRPr="00282DEC">
          <w:rPr>
            <w:rFonts w:cstheme="minorHAnsi"/>
            <w:i/>
            <w:sz w:val="22"/>
            <w:szCs w:val="22"/>
            <w:lang w:val="en-GB"/>
          </w:rPr>
          <w:t>Colors</w:t>
        </w:r>
        <w:proofErr w:type="spellEnd"/>
        <w:r w:rsidR="00ED3E77" w:rsidRPr="00282DEC">
          <w:rPr>
            <w:rFonts w:cstheme="minorHAnsi"/>
            <w:i/>
            <w:sz w:val="22"/>
            <w:szCs w:val="22"/>
            <w:lang w:val="en-GB"/>
          </w:rPr>
          <w:t xml:space="preserve"> indicate species. </w:t>
        </w:r>
      </w:ins>
      <w:r w:rsidR="000F35C2" w:rsidRPr="00282DEC">
        <w:rPr>
          <w:rFonts w:cstheme="minorHAnsi"/>
          <w:i/>
          <w:sz w:val="22"/>
          <w:szCs w:val="22"/>
          <w:lang w:val="en-GB"/>
        </w:rPr>
        <w:t>The l</w:t>
      </w:r>
      <w:r w:rsidRPr="00282DEC">
        <w:rPr>
          <w:rFonts w:cstheme="minorHAnsi"/>
          <w:i/>
          <w:sz w:val="22"/>
          <w:szCs w:val="22"/>
          <w:lang w:val="en-GB"/>
        </w:rPr>
        <w:t xml:space="preserve">ine </w:t>
      </w:r>
      <w:r w:rsidR="000F35C2" w:rsidRPr="00282DEC">
        <w:rPr>
          <w:rFonts w:cstheme="minorHAnsi"/>
          <w:i/>
          <w:sz w:val="22"/>
          <w:szCs w:val="22"/>
          <w:lang w:val="en-GB"/>
        </w:rPr>
        <w:t xml:space="preserve">in panel A is the </w:t>
      </w:r>
      <w:r w:rsidRPr="00282DEC">
        <w:rPr>
          <w:rFonts w:cstheme="minorHAnsi"/>
          <w:i/>
          <w:sz w:val="22"/>
          <w:szCs w:val="22"/>
          <w:lang w:val="en-GB"/>
        </w:rPr>
        <w:t>global prediction from model M1</w:t>
      </w:r>
      <w:r w:rsidR="003415BE" w:rsidRPr="00282DEC">
        <w:rPr>
          <w:rFonts w:cstheme="minorHAnsi"/>
          <w:i/>
          <w:sz w:val="22"/>
          <w:szCs w:val="22"/>
          <w:lang w:val="en-GB"/>
        </w:rPr>
        <w:t xml:space="preserve"> at the mean </w:t>
      </w:r>
      <w:r w:rsidR="00C2134A" w:rsidRPr="00282DEC">
        <w:rPr>
          <w:rFonts w:cstheme="minorHAnsi"/>
          <w:i/>
          <w:sz w:val="22"/>
          <w:szCs w:val="22"/>
          <w:lang w:val="en-GB"/>
        </w:rPr>
        <w:t>temperature (14</w:t>
      </w:r>
      <m:oMath>
        <m:r>
          <w:rPr>
            <w:rFonts w:ascii="Cambria Math" w:hAnsi="Cambria Math" w:cstheme="minorHAnsi"/>
            <w:sz w:val="22"/>
            <w:szCs w:val="22"/>
            <w:lang w:val="en-GB"/>
          </w:rPr>
          <m:t>℃</m:t>
        </m:r>
      </m:oMath>
      <w:r w:rsidR="00323445" w:rsidRPr="00282DEC">
        <w:rPr>
          <w:rFonts w:eastAsiaTheme="minorEastAsia" w:cstheme="minorHAnsi"/>
          <w:i/>
          <w:sz w:val="22"/>
          <w:szCs w:val="22"/>
          <w:lang w:val="en-GB"/>
        </w:rPr>
        <w:t xml:space="preserve">, but note the model is </w:t>
      </w:r>
      <w:r w:rsidR="00E20F68" w:rsidRPr="00282DEC">
        <w:rPr>
          <w:rFonts w:eastAsiaTheme="minorEastAsia" w:cstheme="minorHAnsi"/>
          <w:i/>
          <w:sz w:val="22"/>
          <w:szCs w:val="22"/>
          <w:lang w:val="en-GB"/>
        </w:rPr>
        <w:t xml:space="preserve">fitted </w:t>
      </w:r>
      <w:r w:rsidR="0014731E" w:rsidRPr="00282DEC">
        <w:rPr>
          <w:rFonts w:eastAsiaTheme="minorEastAsia" w:cstheme="minorHAnsi"/>
          <w:i/>
          <w:sz w:val="22"/>
          <w:szCs w:val="22"/>
          <w:lang w:val="en-GB"/>
        </w:rPr>
        <w:t xml:space="preserve">using </w:t>
      </w:r>
      <w:r w:rsidR="00323445" w:rsidRPr="00282DEC">
        <w:rPr>
          <w:rFonts w:eastAsiaTheme="minorEastAsia" w:cstheme="minorHAnsi"/>
          <w:i/>
          <w:sz w:val="22"/>
          <w:szCs w:val="22"/>
          <w:lang w:val="en-GB"/>
        </w:rPr>
        <w:t>Arrhenius temperature</w:t>
      </w:r>
      <w:r w:rsidR="00C2134A" w:rsidRPr="00282DEC">
        <w:rPr>
          <w:rFonts w:cstheme="minorHAnsi"/>
          <w:i/>
          <w:sz w:val="22"/>
          <w:szCs w:val="22"/>
          <w:lang w:val="en-GB"/>
        </w:rPr>
        <w:t>)</w:t>
      </w:r>
      <w:r w:rsidR="000A626A" w:rsidRPr="00282DEC">
        <w:rPr>
          <w:rFonts w:eastAsiaTheme="minorEastAsia" w:cstheme="minorHAnsi"/>
          <w:i/>
          <w:sz w:val="22"/>
          <w:szCs w:val="22"/>
          <w:lang w:val="en-GB"/>
        </w:rPr>
        <w:t>.</w:t>
      </w:r>
      <w:r w:rsidRPr="00282DEC">
        <w:rPr>
          <w:rFonts w:cstheme="minorHAnsi"/>
          <w:i/>
          <w:sz w:val="22"/>
          <w:szCs w:val="22"/>
          <w:lang w:val="en-GB"/>
        </w:rPr>
        <w:t xml:space="preserve"> </w:t>
      </w:r>
      <w:r w:rsidRPr="00282DEC">
        <w:rPr>
          <w:rFonts w:cstheme="minorHAnsi"/>
          <w:i/>
          <w:iCs/>
          <w:sz w:val="22"/>
          <w:szCs w:val="22"/>
          <w:lang w:val="en-GB"/>
        </w:rPr>
        <w:t>S</w:t>
      </w:r>
      <w:r w:rsidRPr="00282DEC">
        <w:rPr>
          <w:rFonts w:cstheme="minorHAnsi"/>
          <w:i/>
          <w:sz w:val="22"/>
          <w:szCs w:val="22"/>
          <w:lang w:val="en-GB"/>
        </w:rPr>
        <w:t xml:space="preserve">haded areas correspond to 80% and 95% credible intervals. Point </w:t>
      </w:r>
      <w:r w:rsidR="004B514E" w:rsidRPr="00282DEC">
        <w:rPr>
          <w:rFonts w:cstheme="minorHAnsi"/>
          <w:i/>
          <w:sz w:val="22"/>
          <w:szCs w:val="22"/>
          <w:lang w:val="en-GB"/>
        </w:rPr>
        <w:t>colours</w:t>
      </w:r>
      <w:r w:rsidRPr="00282DEC">
        <w:rPr>
          <w:rFonts w:cstheme="minorHAnsi"/>
          <w:i/>
          <w:sz w:val="22"/>
          <w:szCs w:val="22"/>
          <w:lang w:val="en-GB"/>
        </w:rPr>
        <w:t xml:space="preserve"> indicate specie</w:t>
      </w:r>
      <w:del w:id="473" w:author="Max Lindmark" w:date="2020-09-10T15:06:00Z">
        <w:r w:rsidRPr="00282DEC" w:rsidDel="00293E5E">
          <w:rPr>
            <w:rFonts w:cstheme="minorHAnsi"/>
            <w:i/>
            <w:sz w:val="22"/>
            <w:szCs w:val="22"/>
            <w:lang w:val="en-GB"/>
          </w:rPr>
          <w:delText xml:space="preserve">s </w:delText>
        </w:r>
      </w:del>
      <w:del w:id="474" w:author="Max Lindmark" w:date="2020-09-10T15:04:00Z">
        <w:r w:rsidRPr="00282DEC" w:rsidDel="003E1D4D">
          <w:rPr>
            <w:rFonts w:cstheme="minorHAnsi"/>
            <w:i/>
            <w:sz w:val="22"/>
            <w:szCs w:val="22"/>
            <w:lang w:val="en-GB"/>
          </w:rPr>
          <w:delText>(</w:delText>
        </w:r>
        <w:commentRangeStart w:id="475"/>
        <w:commentRangeStart w:id="476"/>
        <w:r w:rsidRPr="00282DEC" w:rsidDel="003E1D4D">
          <w:rPr>
            <w:rFonts w:cstheme="minorHAnsi"/>
            <w:i/>
            <w:sz w:val="22"/>
            <w:szCs w:val="22"/>
            <w:lang w:val="en-GB"/>
          </w:rPr>
          <w:delText>n=</w:delText>
        </w:r>
      </w:del>
      <w:del w:id="477" w:author="Max Lindmark" w:date="2020-09-10T15:06:00Z">
        <w:r w:rsidRPr="00282DEC" w:rsidDel="00293E5E">
          <w:rPr>
            <w:rFonts w:cstheme="minorHAnsi"/>
            <w:i/>
            <w:sz w:val="22"/>
            <w:szCs w:val="22"/>
            <w:lang w:val="en-GB"/>
          </w:rPr>
          <w:delText>1</w:delText>
        </w:r>
      </w:del>
      <w:del w:id="478" w:author="Max Lindmark" w:date="2020-09-10T15:05:00Z">
        <w:r w:rsidRPr="00282DEC" w:rsidDel="003E1D4D">
          <w:rPr>
            <w:rFonts w:cstheme="minorHAnsi"/>
            <w:i/>
            <w:sz w:val="22"/>
            <w:szCs w:val="22"/>
            <w:lang w:val="en-GB"/>
          </w:rPr>
          <w:delText>3, le</w:delText>
        </w:r>
      </w:del>
      <w:del w:id="479" w:author="Max Lindmark" w:date="2020-09-10T15:06:00Z">
        <w:r w:rsidRPr="00282DEC" w:rsidDel="00293E5E">
          <w:rPr>
            <w:rFonts w:cstheme="minorHAnsi"/>
            <w:i/>
            <w:sz w:val="22"/>
            <w:szCs w:val="22"/>
            <w:lang w:val="en-GB"/>
          </w:rPr>
          <w:delText xml:space="preserve">gend not </w:delText>
        </w:r>
      </w:del>
      <w:r w:rsidRPr="00282DEC">
        <w:rPr>
          <w:rFonts w:cstheme="minorHAnsi"/>
          <w:i/>
          <w:sz w:val="22"/>
          <w:szCs w:val="22"/>
          <w:lang w:val="en-GB"/>
        </w:rPr>
        <w:t>s</w:t>
      </w:r>
      <w:del w:id="480" w:author="Max Lindmark" w:date="2020-09-10T15:06:00Z">
        <w:r w:rsidRPr="00282DEC" w:rsidDel="00293E5E">
          <w:rPr>
            <w:rFonts w:cstheme="minorHAnsi"/>
            <w:i/>
            <w:sz w:val="22"/>
            <w:szCs w:val="22"/>
            <w:lang w:val="en-GB"/>
          </w:rPr>
          <w:delText>hown</w:delText>
        </w:r>
      </w:del>
      <w:commentRangeEnd w:id="475"/>
      <w:r w:rsidR="00E91C7C" w:rsidRPr="00282DEC">
        <w:rPr>
          <w:rStyle w:val="CommentReference"/>
          <w:sz w:val="22"/>
          <w:szCs w:val="22"/>
        </w:rPr>
        <w:commentReference w:id="475"/>
      </w:r>
      <w:commentRangeEnd w:id="476"/>
      <w:r w:rsidR="00350E0D" w:rsidRPr="00282DEC">
        <w:rPr>
          <w:rStyle w:val="CommentReference"/>
          <w:sz w:val="22"/>
          <w:szCs w:val="22"/>
        </w:rPr>
        <w:commentReference w:id="476"/>
      </w:r>
      <w:del w:id="481" w:author="Max Lindmark" w:date="2020-09-10T15:06:00Z">
        <w:r w:rsidRPr="00282DEC" w:rsidDel="00293E5E">
          <w:rPr>
            <w:rFonts w:cstheme="minorHAnsi"/>
            <w:i/>
            <w:sz w:val="22"/>
            <w:szCs w:val="22"/>
            <w:lang w:val="en-GB"/>
          </w:rPr>
          <w:delText xml:space="preserve">). </w:delText>
        </w:r>
      </w:del>
      <w:ins w:id="482" w:author="Max Lindmark" w:date="2020-09-10T15:06:00Z">
        <w:r w:rsidR="00293E5E" w:rsidRPr="00282DEC">
          <w:rPr>
            <w:rFonts w:cstheme="minorHAnsi"/>
            <w:i/>
            <w:sz w:val="22"/>
            <w:szCs w:val="22"/>
            <w:lang w:val="en-GB"/>
          </w:rPr>
          <w:t xml:space="preserve">. </w:t>
        </w:r>
      </w:ins>
      <w:r w:rsidR="00461E94" w:rsidRPr="00282DEC">
        <w:rPr>
          <w:rFonts w:cstheme="minorHAnsi"/>
          <w:i/>
          <w:sz w:val="22"/>
          <w:szCs w:val="22"/>
          <w:lang w:val="en-GB"/>
        </w:rPr>
        <w:t xml:space="preserve">The </w:t>
      </w:r>
      <w:r w:rsidR="00E91C7C" w:rsidRPr="00282DEC">
        <w:rPr>
          <w:rFonts w:cstheme="minorHAnsi"/>
          <w:i/>
          <w:sz w:val="22"/>
          <w:szCs w:val="22"/>
          <w:lang w:val="en-GB"/>
        </w:rPr>
        <w:t xml:space="preserve">bottom row shows the </w:t>
      </w:r>
      <w:r w:rsidR="00461E94" w:rsidRPr="00282DEC">
        <w:rPr>
          <w:rFonts w:cstheme="minorHAnsi"/>
          <w:i/>
          <w:sz w:val="22"/>
          <w:szCs w:val="22"/>
          <w:lang w:val="en-GB"/>
        </w:rPr>
        <w:t>p</w:t>
      </w:r>
      <w:r w:rsidRPr="00282DEC">
        <w:rPr>
          <w:rFonts w:cstheme="minorHAnsi"/>
          <w:i/>
          <w:sz w:val="22"/>
          <w:szCs w:val="22"/>
          <w:lang w:val="en-GB"/>
        </w:rPr>
        <w:t>osterior distributions f</w:t>
      </w:r>
      <w:r w:rsidR="00517FD5" w:rsidRPr="00282DEC">
        <w:rPr>
          <w:rFonts w:cstheme="minorHAnsi"/>
          <w:i/>
          <w:sz w:val="22"/>
          <w:szCs w:val="22"/>
          <w:lang w:val="en-GB"/>
        </w:rPr>
        <w:t>or</w:t>
      </w:r>
      <w:r w:rsidRPr="00282DEC">
        <w:rPr>
          <w:rFonts w:cstheme="minorHAnsi"/>
          <w:i/>
          <w:sz w:val="22"/>
          <w:szCs w:val="22"/>
          <w:lang w:val="en-GB"/>
        </w:rPr>
        <w:t xml:space="preserve"> </w:t>
      </w:r>
      <w:r w:rsidR="0019612B" w:rsidRPr="00282DEC">
        <w:rPr>
          <w:rFonts w:cstheme="minorHAnsi"/>
          <w:i/>
          <w:sz w:val="22"/>
          <w:szCs w:val="22"/>
          <w:lang w:val="en-GB"/>
        </w:rPr>
        <w:t xml:space="preserve">(B) </w:t>
      </w:r>
      <w:r w:rsidR="003D76A8" w:rsidRPr="00282DEC">
        <w:rPr>
          <w:rFonts w:cstheme="minorHAnsi"/>
          <w:i/>
          <w:sz w:val="22"/>
          <w:szCs w:val="22"/>
          <w:lang w:val="en-GB"/>
        </w:rPr>
        <w:t xml:space="preserve">the </w:t>
      </w:r>
      <w:del w:id="483" w:author="Max Lindmark" w:date="2020-09-10T12:42:00Z">
        <w:r w:rsidRPr="00282DEC" w:rsidDel="00D121D0">
          <w:rPr>
            <w:rFonts w:cstheme="minorHAnsi"/>
            <w:i/>
            <w:sz w:val="22"/>
            <w:szCs w:val="22"/>
            <w:lang w:val="en-GB"/>
          </w:rPr>
          <w:delText xml:space="preserve">average </w:delText>
        </w:r>
      </w:del>
      <w:ins w:id="484" w:author="Max Lindmark" w:date="2020-09-10T12:42:00Z">
        <w:r w:rsidR="00D121D0" w:rsidRPr="00282DEC">
          <w:rPr>
            <w:rFonts w:cstheme="minorHAnsi"/>
            <w:i/>
            <w:sz w:val="22"/>
            <w:szCs w:val="22"/>
            <w:lang w:val="en-GB"/>
          </w:rPr>
          <w:t xml:space="preserve">global </w:t>
        </w:r>
      </w:ins>
      <w:r w:rsidRPr="00282DEC">
        <w:rPr>
          <w:rFonts w:cstheme="minorHAnsi"/>
          <w:i/>
          <w:sz w:val="22"/>
          <w:szCs w:val="22"/>
          <w:lang w:val="en-GB"/>
        </w:rPr>
        <w:t xml:space="preserve">mass-scaling exponent,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Pr="00282DEC">
        <w:rPr>
          <w:rFonts w:eastAsiaTheme="minorEastAsia" w:cstheme="minorHAnsi"/>
          <w:i/>
          <w:sz w:val="22"/>
          <w:szCs w:val="22"/>
          <w:lang w:val="en-GB"/>
        </w:rPr>
        <w:t>,</w:t>
      </w:r>
      <w:r w:rsidR="0019612B" w:rsidRPr="00282DEC">
        <w:rPr>
          <w:rFonts w:eastAsiaTheme="minorEastAsia" w:cstheme="minorHAnsi"/>
          <w:i/>
          <w:sz w:val="22"/>
          <w:szCs w:val="22"/>
          <w:lang w:val="en-GB"/>
        </w:rPr>
        <w:t xml:space="preserve"> </w:t>
      </w:r>
      <w:r w:rsidR="0019612B" w:rsidRPr="00282DEC">
        <w:rPr>
          <w:rFonts w:cstheme="minorHAnsi"/>
          <w:i/>
          <w:sz w:val="22"/>
          <w:szCs w:val="22"/>
          <w:lang w:val="en-GB"/>
        </w:rPr>
        <w:t>(C)</w:t>
      </w:r>
      <w:r w:rsidRPr="00282DEC">
        <w:rPr>
          <w:rFonts w:eastAsiaTheme="minorEastAsia" w:cstheme="minorHAnsi"/>
          <w:i/>
          <w:sz w:val="22"/>
          <w:szCs w:val="22"/>
          <w:lang w:val="en-GB"/>
        </w:rPr>
        <w:t xml:space="preserve"> </w:t>
      </w:r>
      <w:r w:rsidR="00787643" w:rsidRPr="00282DEC">
        <w:rPr>
          <w:rFonts w:eastAsiaTheme="minorEastAsia" w:cstheme="minorHAnsi"/>
          <w:i/>
          <w:sz w:val="22"/>
          <w:szCs w:val="22"/>
          <w:lang w:val="en-GB"/>
        </w:rPr>
        <w:t xml:space="preserve">the </w:t>
      </w:r>
      <w:ins w:id="485" w:author="Max Lindmark" w:date="2020-09-10T12:42:00Z">
        <w:r w:rsidR="00A30D71" w:rsidRPr="00282DEC">
          <w:rPr>
            <w:rFonts w:eastAsiaTheme="minorEastAsia" w:cstheme="minorHAnsi"/>
            <w:i/>
            <w:sz w:val="22"/>
            <w:szCs w:val="22"/>
            <w:lang w:val="en-GB"/>
          </w:rPr>
          <w:t xml:space="preserve">global </w:t>
        </w:r>
      </w:ins>
      <w:r w:rsidR="00461E94" w:rsidRPr="00282DEC">
        <w:rPr>
          <w:rFonts w:cstheme="minorHAnsi"/>
          <w:i/>
          <w:sz w:val="22"/>
          <w:szCs w:val="22"/>
          <w:lang w:val="en-GB"/>
        </w:rPr>
        <w:t>temperature coefficient</w:t>
      </w:r>
      <w:r w:rsidRPr="00282DEC">
        <w:rPr>
          <w:rFonts w:cstheme="minorHAnsi"/>
          <w:i/>
          <w:sz w:val="22"/>
          <w:szCs w:val="22"/>
          <w:lang w:val="en-GB"/>
        </w:rPr>
        <w:t>,</w:t>
      </w:r>
      <m:oMath>
        <m:r>
          <w:rPr>
            <w:rFonts w:ascii="Cambria Math" w:eastAsiaTheme="minorEastAsia" w:hAnsi="Cambria Math" w:cstheme="minorHAnsi"/>
            <w:sz w:val="22"/>
            <w:szCs w:val="22"/>
            <w:lang w:val="en-GB"/>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Pr="00282DEC">
        <w:rPr>
          <w:rFonts w:cstheme="minorHAnsi"/>
          <w:i/>
          <w:sz w:val="22"/>
          <w:szCs w:val="22"/>
          <w:lang w:val="en-GB"/>
        </w:rPr>
        <w:t xml:space="preserve"> and </w:t>
      </w:r>
      <w:r w:rsidR="0019612B" w:rsidRPr="00282DEC">
        <w:rPr>
          <w:rFonts w:cstheme="minorHAnsi"/>
          <w:i/>
          <w:sz w:val="22"/>
          <w:szCs w:val="22"/>
          <w:lang w:val="en-GB"/>
        </w:rPr>
        <w:t xml:space="preserve">(D) </w:t>
      </w:r>
      <w:r w:rsidR="00127DF6" w:rsidRPr="00282DEC">
        <w:rPr>
          <w:rFonts w:cstheme="minorHAnsi"/>
          <w:i/>
          <w:sz w:val="22"/>
          <w:szCs w:val="22"/>
          <w:lang w:val="en-GB"/>
        </w:rPr>
        <w:t xml:space="preserve">the </w:t>
      </w:r>
      <w:ins w:id="486" w:author="Max Lindmark" w:date="2020-09-10T12:42:00Z">
        <w:r w:rsidR="00EF519C" w:rsidRPr="00282DEC">
          <w:rPr>
            <w:rFonts w:cstheme="minorHAnsi"/>
            <w:i/>
            <w:sz w:val="22"/>
            <w:szCs w:val="22"/>
            <w:lang w:val="en-GB"/>
          </w:rPr>
          <w:t xml:space="preserve">global </w:t>
        </w:r>
      </w:ins>
      <w:r w:rsidRPr="00282DEC">
        <w:rPr>
          <w:rFonts w:cstheme="minorHAnsi"/>
          <w:i/>
          <w:sz w:val="22"/>
          <w:szCs w:val="22"/>
          <w:lang w:val="en-GB"/>
        </w:rPr>
        <w:t xml:space="preserve">mass-temperature interaction,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3</m:t>
                </m:r>
              </m:sub>
            </m:sSub>
          </m:sub>
        </m:sSub>
      </m:oMath>
      <w:del w:id="487" w:author="Jan Ohlberger" w:date="2020-05-22T15:09:00Z">
        <w:r w:rsidRPr="00282DEC" w:rsidDel="00E91C7C">
          <w:rPr>
            <w:rFonts w:eastAsiaTheme="minorEastAsia" w:cstheme="minorHAnsi"/>
            <w:i/>
            <w:sz w:val="22"/>
            <w:szCs w:val="22"/>
            <w:lang w:val="en-GB"/>
          </w:rPr>
          <w:delText>,</w:delText>
        </w:r>
        <w:r w:rsidRPr="00282DEC" w:rsidDel="00E91C7C">
          <w:rPr>
            <w:rFonts w:cstheme="minorHAnsi"/>
            <w:i/>
            <w:sz w:val="22"/>
            <w:szCs w:val="22"/>
            <w:lang w:val="en-GB"/>
          </w:rPr>
          <w:delText xml:space="preserve"> are shown in the bottom row</w:delText>
        </w:r>
      </w:del>
      <w:r w:rsidR="002C74A6" w:rsidRPr="00282DEC">
        <w:rPr>
          <w:rFonts w:cstheme="minorHAnsi"/>
          <w:i/>
          <w:sz w:val="22"/>
          <w:szCs w:val="22"/>
          <w:lang w:val="en-GB"/>
        </w:rPr>
        <w:t xml:space="preserve">. </w:t>
      </w:r>
      <w:r w:rsidR="003940B4" w:rsidRPr="00282DEC">
        <w:rPr>
          <w:rFonts w:cstheme="minorHAnsi"/>
          <w:i/>
          <w:sz w:val="22"/>
          <w:szCs w:val="22"/>
          <w:lang w:val="en-GB"/>
        </w:rPr>
        <w:t>D</w:t>
      </w:r>
      <w:r w:rsidRPr="00282DEC">
        <w:rPr>
          <w:rFonts w:cstheme="minorHAnsi"/>
          <w:i/>
          <w:sz w:val="22"/>
          <w:szCs w:val="22"/>
          <w:lang w:val="en-GB"/>
        </w:rPr>
        <w:t>ashed white line shows the posterior median</w:t>
      </w:r>
      <w:r w:rsidR="00A936F3" w:rsidRPr="00282DEC">
        <w:rPr>
          <w:rFonts w:cstheme="minorHAnsi"/>
          <w:i/>
          <w:sz w:val="22"/>
          <w:szCs w:val="22"/>
          <w:lang w:val="en-GB"/>
        </w:rPr>
        <w:t xml:space="preserve"> and </w:t>
      </w:r>
      <w:r w:rsidRPr="00282DEC">
        <w:rPr>
          <w:rFonts w:cstheme="minorHAnsi"/>
          <w:i/>
          <w:sz w:val="22"/>
          <w:szCs w:val="22"/>
          <w:lang w:val="en-GB"/>
        </w:rPr>
        <w:t xml:space="preserve">red vertical line in (D) indicates zero. </w:t>
      </w:r>
    </w:p>
    <w:p w14:paraId="67FA4B93" w14:textId="6EDD3C5A" w:rsidR="00140E2C" w:rsidRPr="004F5ECE" w:rsidRDefault="00140E2C" w:rsidP="002E3379">
      <w:pPr>
        <w:spacing w:line="480" w:lineRule="auto"/>
        <w:contextualSpacing/>
        <w:jc w:val="center"/>
        <w:rPr>
          <w:rFonts w:cstheme="minorHAnsi"/>
        </w:rPr>
      </w:pPr>
    </w:p>
    <w:p w14:paraId="49CAD5EB" w14:textId="029DAC60" w:rsidR="003C6BC7" w:rsidRDefault="003C6BC7" w:rsidP="00F700D0">
      <w:pPr>
        <w:spacing w:line="360" w:lineRule="auto"/>
        <w:contextualSpacing/>
        <w:jc w:val="both"/>
        <w:rPr>
          <w:rFonts w:cstheme="minorHAnsi"/>
          <w:b/>
          <w:bCs/>
          <w:i/>
          <w:iCs/>
          <w:lang w:val="en-GB"/>
        </w:rPr>
      </w:pPr>
    </w:p>
    <w:p w14:paraId="75EA9259" w14:textId="020AE528" w:rsidR="00453DBB" w:rsidRDefault="005D41EF" w:rsidP="00F700D0">
      <w:pPr>
        <w:spacing w:line="360" w:lineRule="auto"/>
        <w:contextualSpacing/>
        <w:jc w:val="both"/>
        <w:rPr>
          <w:rFonts w:cstheme="minorHAnsi"/>
          <w:b/>
          <w:bCs/>
          <w:i/>
          <w:iCs/>
          <w:lang w:val="en-GB"/>
        </w:rPr>
      </w:pPr>
      <w:r>
        <w:rPr>
          <w:rFonts w:cstheme="minorHAnsi"/>
          <w:b/>
          <w:bCs/>
          <w:i/>
          <w:iCs/>
          <w:noProof/>
          <w:lang w:val="en-GB"/>
        </w:rPr>
        <w:lastRenderedPageBreak/>
        <w:drawing>
          <wp:inline distT="0" distB="0" distL="0" distR="0" wp14:anchorId="7705DE95" wp14:editId="5268C082">
            <wp:extent cx="5731014" cy="273473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rotWithShape="1">
                    <a:blip r:embed="rId18" cstate="print">
                      <a:extLst>
                        <a:ext uri="{28A0092B-C50C-407E-A947-70E740481C1C}">
                          <a14:useLocalDpi xmlns:a14="http://schemas.microsoft.com/office/drawing/2010/main" val="0"/>
                        </a:ext>
                      </a:extLst>
                    </a:blip>
                    <a:srcRect t="30215" b="30743"/>
                    <a:stretch/>
                  </pic:blipFill>
                  <pic:spPr bwMode="auto">
                    <a:xfrm>
                      <a:off x="0" y="0"/>
                      <a:ext cx="5731510" cy="2734970"/>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64E6BDA1" w:rsidR="004D63B8" w:rsidRPr="00282DEC" w:rsidRDefault="004D63B8" w:rsidP="00F700D0">
      <w:pPr>
        <w:spacing w:line="360" w:lineRule="auto"/>
        <w:contextualSpacing/>
        <w:jc w:val="both"/>
        <w:rPr>
          <w:rFonts w:cstheme="minorHAnsi"/>
          <w:sz w:val="22"/>
          <w:szCs w:val="22"/>
          <w:lang w:val="en-GB"/>
        </w:rPr>
      </w:pPr>
      <w:r w:rsidRPr="00282DEC">
        <w:rPr>
          <w:rFonts w:cstheme="minorHAnsi"/>
          <w:b/>
          <w:bCs/>
          <w:i/>
          <w:iCs/>
          <w:sz w:val="22"/>
          <w:szCs w:val="22"/>
          <w:lang w:val="en-GB"/>
        </w:rPr>
        <w:t>Fig</w:t>
      </w:r>
      <w:r w:rsidR="00704B3C" w:rsidRPr="00282DEC">
        <w:rPr>
          <w:rFonts w:cstheme="minorHAnsi"/>
          <w:b/>
          <w:bCs/>
          <w:i/>
          <w:iCs/>
          <w:sz w:val="22"/>
          <w:szCs w:val="22"/>
          <w:lang w:val="en-GB"/>
        </w:rPr>
        <w:t>.</w:t>
      </w:r>
      <w:r w:rsidRPr="00282DEC">
        <w:rPr>
          <w:rFonts w:cstheme="minorHAnsi"/>
          <w:b/>
          <w:bCs/>
          <w:i/>
          <w:iCs/>
          <w:sz w:val="22"/>
          <w:szCs w:val="22"/>
          <w:lang w:val="en-GB"/>
        </w:rPr>
        <w:t xml:space="preserve"> </w:t>
      </w:r>
      <w:r w:rsidR="00140E2C" w:rsidRPr="00282DEC">
        <w:rPr>
          <w:rFonts w:cstheme="minorHAnsi"/>
          <w:b/>
          <w:bCs/>
          <w:i/>
          <w:iCs/>
          <w:sz w:val="22"/>
          <w:szCs w:val="22"/>
          <w:lang w:val="en-GB"/>
        </w:rPr>
        <w:t>2</w:t>
      </w:r>
      <w:r w:rsidRPr="00282DEC">
        <w:rPr>
          <w:rFonts w:cstheme="minorHAnsi"/>
          <w:i/>
          <w:iCs/>
          <w:sz w:val="22"/>
          <w:szCs w:val="22"/>
          <w:lang w:val="en-GB"/>
        </w:rPr>
        <w:t xml:space="preserve">. Natural log of </w:t>
      </w:r>
      <w:r w:rsidR="00173BC9" w:rsidRPr="00282DEC">
        <w:rPr>
          <w:rFonts w:cstheme="minorHAnsi"/>
          <w:i/>
          <w:iCs/>
          <w:sz w:val="22"/>
          <w:szCs w:val="22"/>
          <w:lang w:val="en-GB"/>
        </w:rPr>
        <w:t xml:space="preserve">mass-specific </w:t>
      </w:r>
      <w:r w:rsidRPr="00282DEC">
        <w:rPr>
          <w:rFonts w:cstheme="minorHAnsi"/>
          <w:i/>
          <w:iCs/>
          <w:sz w:val="22"/>
          <w:szCs w:val="22"/>
          <w:lang w:val="en-GB"/>
        </w:rPr>
        <w:t xml:space="preserve">maximum </w:t>
      </w:r>
      <w:commentRangeStart w:id="488"/>
      <w:commentRangeStart w:id="489"/>
      <w:r w:rsidRPr="00282DEC">
        <w:rPr>
          <w:rFonts w:cstheme="minorHAnsi"/>
          <w:i/>
          <w:iCs/>
          <w:sz w:val="22"/>
          <w:szCs w:val="22"/>
          <w:lang w:val="en-GB"/>
        </w:rPr>
        <w:t>consumption rate</w:t>
      </w:r>
      <w:r w:rsidR="00762BBE" w:rsidRPr="00282DEC">
        <w:rPr>
          <w:rFonts w:cstheme="minorHAnsi"/>
          <w:i/>
          <w:iCs/>
          <w:sz w:val="22"/>
          <w:szCs w:val="22"/>
          <w:lang w:val="en-GB"/>
        </w:rPr>
        <w:t xml:space="preserve"> (</w:t>
      </w:r>
      <w:r w:rsidR="00A54FB7" w:rsidRPr="00282DEC">
        <w:rPr>
          <w:rFonts w:cstheme="minorHAnsi"/>
          <w:i/>
          <w:iCs/>
          <w:sz w:val="22"/>
          <w:szCs w:val="22"/>
          <w:lang w:val="en-GB"/>
        </w:rPr>
        <w:t>A</w:t>
      </w:r>
      <w:r w:rsidR="0047512C" w:rsidRPr="00282DEC">
        <w:rPr>
          <w:rFonts w:cstheme="minorHAnsi"/>
          <w:i/>
          <w:iCs/>
          <w:sz w:val="22"/>
          <w:szCs w:val="22"/>
          <w:lang w:val="en-GB"/>
        </w:rPr>
        <w:t xml:space="preserve">) </w:t>
      </w:r>
      <w:r w:rsidR="00D30912" w:rsidRPr="00282DEC">
        <w:rPr>
          <w:rFonts w:cstheme="minorHAnsi"/>
          <w:i/>
          <w:iCs/>
          <w:sz w:val="22"/>
          <w:szCs w:val="22"/>
          <w:lang w:val="en-GB"/>
        </w:rPr>
        <w:t xml:space="preserve">and </w:t>
      </w:r>
      <w:r w:rsidR="00EB7219" w:rsidRPr="00282DEC">
        <w:rPr>
          <w:rFonts w:cstheme="minorHAnsi"/>
          <w:i/>
          <w:iCs/>
          <w:sz w:val="22"/>
          <w:szCs w:val="22"/>
          <w:lang w:val="en-GB"/>
        </w:rPr>
        <w:t>metabolic rate (</w:t>
      </w:r>
      <w:r w:rsidR="00A54FB7" w:rsidRPr="00282DEC">
        <w:rPr>
          <w:rFonts w:cstheme="minorHAnsi"/>
          <w:i/>
          <w:iCs/>
          <w:sz w:val="22"/>
          <w:szCs w:val="22"/>
          <w:lang w:val="en-GB"/>
        </w:rPr>
        <w:t>B</w:t>
      </w:r>
      <w:r w:rsidR="00EB7219" w:rsidRPr="00282DEC">
        <w:rPr>
          <w:rFonts w:cstheme="minorHAnsi"/>
          <w:i/>
          <w:iCs/>
          <w:sz w:val="22"/>
          <w:szCs w:val="22"/>
          <w:lang w:val="en-GB"/>
        </w:rPr>
        <w:t>)</w:t>
      </w:r>
      <w:r w:rsidR="00055D7B" w:rsidRPr="00282DEC">
        <w:rPr>
          <w:rFonts w:cstheme="minorHAnsi"/>
          <w:i/>
          <w:iCs/>
          <w:sz w:val="22"/>
          <w:szCs w:val="22"/>
          <w:lang w:val="en-GB"/>
        </w:rPr>
        <w:t xml:space="preserve"> </w:t>
      </w:r>
      <w:commentRangeEnd w:id="488"/>
      <w:r w:rsidR="00D8511B" w:rsidRPr="00282DEC">
        <w:rPr>
          <w:rStyle w:val="CommentReference"/>
          <w:sz w:val="22"/>
          <w:szCs w:val="22"/>
        </w:rPr>
        <w:commentReference w:id="488"/>
      </w:r>
      <w:commentRangeEnd w:id="489"/>
      <w:r w:rsidR="00D46DA0" w:rsidRPr="00282DEC">
        <w:rPr>
          <w:rStyle w:val="CommentReference"/>
          <w:sz w:val="22"/>
          <w:szCs w:val="22"/>
        </w:rPr>
        <w:commentReference w:id="489"/>
      </w:r>
      <w:r w:rsidR="00E509A5" w:rsidRPr="00282DEC">
        <w:rPr>
          <w:rFonts w:cstheme="minorHAnsi"/>
          <w:i/>
          <w:iCs/>
          <w:sz w:val="22"/>
          <w:szCs w:val="22"/>
          <w:lang w:val="en-GB"/>
        </w:rPr>
        <w:t xml:space="preserve">against </w:t>
      </w:r>
      <w:r w:rsidR="0088024B" w:rsidRPr="00282DEC">
        <w:rPr>
          <w:rFonts w:cstheme="minorHAnsi"/>
          <w:i/>
          <w:iCs/>
          <w:sz w:val="22"/>
          <w:szCs w:val="22"/>
          <w:lang w:val="en-GB"/>
        </w:rPr>
        <w:t xml:space="preserve">body </w:t>
      </w:r>
      <w:r w:rsidRPr="00282DEC">
        <w:rPr>
          <w:rFonts w:cstheme="minorHAnsi"/>
          <w:i/>
          <w:iCs/>
          <w:sz w:val="22"/>
          <w:szCs w:val="22"/>
          <w:lang w:val="en-GB"/>
        </w:rPr>
        <w:t>mass</w:t>
      </w:r>
      <w:r w:rsidR="000F2673" w:rsidRPr="00282DEC">
        <w:rPr>
          <w:rFonts w:cstheme="minorHAnsi"/>
          <w:i/>
          <w:iCs/>
          <w:sz w:val="22"/>
          <w:szCs w:val="22"/>
          <w:lang w:val="en-GB"/>
        </w:rPr>
        <w:t xml:space="preserve"> </w:t>
      </w:r>
      <w:r w:rsidR="000F2673" w:rsidRPr="00282DEC">
        <w:rPr>
          <w:rFonts w:cstheme="minorHAnsi"/>
          <w:i/>
          <w:sz w:val="22"/>
          <w:szCs w:val="22"/>
          <w:lang w:val="en-GB"/>
        </w:rPr>
        <w:t>on a logarithmic x-axis</w:t>
      </w:r>
      <w:r w:rsidRPr="00282DEC">
        <w:rPr>
          <w:rFonts w:cstheme="minorHAnsi"/>
          <w:i/>
          <w:iCs/>
          <w:sz w:val="22"/>
          <w:szCs w:val="22"/>
          <w:lang w:val="en-GB"/>
        </w:rPr>
        <w:t xml:space="preserve">. </w:t>
      </w:r>
      <w:r w:rsidR="0000025A" w:rsidRPr="00282DEC">
        <w:rPr>
          <w:rFonts w:cstheme="minorHAnsi"/>
          <w:i/>
          <w:sz w:val="22"/>
          <w:szCs w:val="22"/>
          <w:lang w:val="en-GB"/>
        </w:rPr>
        <w:t xml:space="preserve">Lines are global predictions at </w:t>
      </w:r>
      <w:r w:rsidR="008C25DE" w:rsidRPr="00282DEC">
        <w:rPr>
          <w:rFonts w:cstheme="minorHAnsi"/>
          <w:i/>
          <w:sz w:val="22"/>
          <w:szCs w:val="22"/>
          <w:lang w:val="en-GB"/>
        </w:rPr>
        <w:t xml:space="preserve">the </w:t>
      </w:r>
      <w:r w:rsidR="00191CF6" w:rsidRPr="00282DEC">
        <w:rPr>
          <w:rFonts w:cstheme="minorHAnsi"/>
          <w:i/>
          <w:sz w:val="22"/>
          <w:szCs w:val="22"/>
          <w:lang w:val="en-GB"/>
        </w:rPr>
        <w:t xml:space="preserve">average </w:t>
      </w:r>
      <w:r w:rsidR="0000025A" w:rsidRPr="00282DEC">
        <w:rPr>
          <w:rFonts w:cstheme="minorHAnsi"/>
          <w:i/>
          <w:sz w:val="22"/>
          <w:szCs w:val="22"/>
          <w:lang w:val="en-GB"/>
        </w:rPr>
        <w:t xml:space="preserve">temperature </w:t>
      </w:r>
      <w:r w:rsidR="008C25DE" w:rsidRPr="00282DEC">
        <w:rPr>
          <w:rFonts w:cstheme="minorHAnsi"/>
          <w:i/>
          <w:sz w:val="22"/>
          <w:szCs w:val="22"/>
          <w:lang w:val="en-GB"/>
        </w:rPr>
        <w:t xml:space="preserve">in each data set </w:t>
      </w:r>
      <w:r w:rsidR="00341782" w:rsidRPr="00282DEC">
        <w:rPr>
          <w:rFonts w:cstheme="minorHAnsi"/>
          <w:i/>
          <w:sz w:val="22"/>
          <w:szCs w:val="22"/>
          <w:lang w:val="en-GB"/>
        </w:rPr>
        <w:t xml:space="preserve">(both </w:t>
      </w:r>
      <w:r w:rsidR="0000025A" w:rsidRPr="00282DEC">
        <w:rPr>
          <w:rFonts w:cstheme="minorHAnsi"/>
          <w:i/>
          <w:sz w:val="22"/>
          <w:szCs w:val="22"/>
          <w:lang w:val="en-GB"/>
        </w:rPr>
        <w:t>1</w:t>
      </w:r>
      <w:r w:rsidR="00341782" w:rsidRPr="00282DEC">
        <w:rPr>
          <w:rFonts w:cstheme="minorHAnsi"/>
          <w:i/>
          <w:sz w:val="22"/>
          <w:szCs w:val="22"/>
          <w:lang w:val="en-GB"/>
        </w:rPr>
        <w:t>9</w:t>
      </w:r>
      <m:oMath>
        <m:r>
          <w:rPr>
            <w:rFonts w:ascii="Cambria Math" w:hAnsi="Cambria Math" w:cstheme="minorHAnsi"/>
            <w:sz w:val="22"/>
            <w:szCs w:val="22"/>
            <w:lang w:val="en-GB"/>
          </w:rPr>
          <m:t>℃</m:t>
        </m:r>
      </m:oMath>
      <w:r w:rsidR="00A52AA6" w:rsidRPr="00282DEC">
        <w:rPr>
          <w:rFonts w:eastAsiaTheme="minorEastAsia" w:cstheme="minorHAnsi"/>
          <w:i/>
          <w:sz w:val="22"/>
          <w:szCs w:val="22"/>
          <w:lang w:val="en-GB"/>
        </w:rPr>
        <w:t>, but n</w:t>
      </w:r>
      <w:r w:rsidR="0000025A" w:rsidRPr="00282DEC">
        <w:rPr>
          <w:rFonts w:eastAsiaTheme="minorEastAsia" w:cstheme="minorHAnsi"/>
          <w:i/>
          <w:sz w:val="22"/>
          <w:szCs w:val="22"/>
          <w:lang w:val="en-GB"/>
        </w:rPr>
        <w:t xml:space="preserve">ote the model is fitted using </w:t>
      </w:r>
      <w:r w:rsidR="0000025A" w:rsidRPr="00282DEC">
        <w:rPr>
          <w:rFonts w:cstheme="minorHAnsi"/>
          <w:i/>
          <w:sz w:val="22"/>
          <w:szCs w:val="22"/>
          <w:lang w:val="en-GB"/>
        </w:rPr>
        <w:t>mean</w:t>
      </w:r>
      <w:r w:rsidR="00477645" w:rsidRPr="00282DEC">
        <w:rPr>
          <w:rFonts w:cstheme="minorHAnsi"/>
          <w:i/>
          <w:sz w:val="22"/>
          <w:szCs w:val="22"/>
          <w:lang w:val="en-GB"/>
        </w:rPr>
        <w:t>-</w:t>
      </w:r>
      <w:r w:rsidR="00AE2E5E" w:rsidRPr="00282DEC">
        <w:rPr>
          <w:rFonts w:cstheme="minorHAnsi"/>
          <w:i/>
          <w:sz w:val="22"/>
          <w:szCs w:val="22"/>
          <w:lang w:val="en-GB"/>
        </w:rPr>
        <w:t>centred</w:t>
      </w:r>
      <w:r w:rsidR="00EE712D" w:rsidRPr="00282DEC">
        <w:rPr>
          <w:rFonts w:cstheme="minorHAnsi"/>
          <w:i/>
          <w:sz w:val="22"/>
          <w:szCs w:val="22"/>
          <w:lang w:val="en-GB"/>
        </w:rPr>
        <w:t xml:space="preserve"> </w:t>
      </w:r>
      <w:r w:rsidR="0000025A" w:rsidRPr="00282DEC">
        <w:rPr>
          <w:rFonts w:cstheme="minorHAnsi"/>
          <w:i/>
          <w:sz w:val="22"/>
          <w:szCs w:val="22"/>
          <w:lang w:val="en-GB"/>
        </w:rPr>
        <w:t>Arrhenius temperature</w:t>
      </w:r>
      <w:r w:rsidR="00AC78BC" w:rsidRPr="00282DEC">
        <w:rPr>
          <w:rFonts w:cstheme="minorHAnsi"/>
          <w:i/>
          <w:sz w:val="22"/>
          <w:szCs w:val="22"/>
          <w:lang w:val="en-GB"/>
        </w:rPr>
        <w:t>)</w:t>
      </w:r>
      <w:r w:rsidR="0000025A" w:rsidRPr="00282DEC">
        <w:rPr>
          <w:rFonts w:cstheme="minorHAnsi"/>
          <w:i/>
          <w:sz w:val="22"/>
          <w:szCs w:val="22"/>
          <w:lang w:val="en-GB"/>
        </w:rPr>
        <w:t>.</w:t>
      </w:r>
      <w:r w:rsidR="00754FD4" w:rsidRPr="00282DEC">
        <w:rPr>
          <w:rFonts w:cstheme="minorHAnsi"/>
          <w:i/>
          <w:sz w:val="22"/>
          <w:szCs w:val="22"/>
          <w:lang w:val="en-GB"/>
        </w:rPr>
        <w:t xml:space="preserve"> </w:t>
      </w:r>
      <w:r w:rsidRPr="00282DEC">
        <w:rPr>
          <w:rFonts w:cstheme="minorHAnsi"/>
          <w:i/>
          <w:iCs/>
          <w:sz w:val="22"/>
          <w:szCs w:val="22"/>
          <w:lang w:val="en-GB"/>
        </w:rPr>
        <w:t xml:space="preserve">Shaded areas correspond to 80% and 95% credible </w:t>
      </w:r>
      <w:r w:rsidR="007F5D88" w:rsidRPr="00282DEC">
        <w:rPr>
          <w:rFonts w:cstheme="minorHAnsi"/>
          <w:i/>
          <w:iCs/>
          <w:sz w:val="22"/>
          <w:szCs w:val="22"/>
          <w:lang w:val="en-GB"/>
        </w:rPr>
        <w:t>interval</w:t>
      </w:r>
      <w:r w:rsidR="00367A77" w:rsidRPr="00282DEC">
        <w:rPr>
          <w:rFonts w:cstheme="minorHAnsi"/>
          <w:i/>
          <w:iCs/>
          <w:sz w:val="22"/>
          <w:szCs w:val="22"/>
          <w:lang w:val="en-GB"/>
        </w:rPr>
        <w:t>s</w:t>
      </w:r>
      <w:r w:rsidR="006B546E" w:rsidRPr="00282DEC">
        <w:rPr>
          <w:rFonts w:cstheme="minorHAnsi"/>
          <w:i/>
          <w:iCs/>
          <w:sz w:val="22"/>
          <w:szCs w:val="22"/>
          <w:lang w:val="en-GB"/>
        </w:rPr>
        <w:t xml:space="preserve">. </w:t>
      </w:r>
      <w:r w:rsidR="00A865EA" w:rsidRPr="00282DEC">
        <w:rPr>
          <w:rFonts w:cstheme="minorHAnsi"/>
          <w:i/>
          <w:iCs/>
          <w:sz w:val="22"/>
          <w:szCs w:val="22"/>
          <w:lang w:val="en-GB"/>
        </w:rPr>
        <w:t>Species are grouped by colour (</w:t>
      </w:r>
      <w:commentRangeStart w:id="490"/>
      <w:commentRangeStart w:id="491"/>
      <w:r w:rsidR="00A865EA" w:rsidRPr="00282DEC">
        <w:rPr>
          <w:rFonts w:cstheme="minorHAnsi"/>
          <w:i/>
          <w:iCs/>
          <w:sz w:val="22"/>
          <w:szCs w:val="22"/>
          <w:lang w:val="en-GB"/>
        </w:rPr>
        <w:t>legend not shown</w:t>
      </w:r>
      <w:commentRangeEnd w:id="490"/>
      <w:r w:rsidR="00863565" w:rsidRPr="00282DEC">
        <w:rPr>
          <w:rStyle w:val="CommentReference"/>
          <w:sz w:val="22"/>
          <w:szCs w:val="22"/>
        </w:rPr>
        <w:commentReference w:id="490"/>
      </w:r>
      <w:commentRangeEnd w:id="491"/>
      <w:r w:rsidR="00BF74F8" w:rsidRPr="00282DEC">
        <w:rPr>
          <w:rStyle w:val="CommentReference"/>
          <w:sz w:val="22"/>
          <w:szCs w:val="22"/>
        </w:rPr>
        <w:commentReference w:id="491"/>
      </w:r>
      <w:r w:rsidR="00A865EA" w:rsidRPr="00282DEC">
        <w:rPr>
          <w:rFonts w:cstheme="minorHAnsi"/>
          <w:i/>
          <w:iCs/>
          <w:sz w:val="22"/>
          <w:szCs w:val="22"/>
          <w:lang w:val="en-GB"/>
        </w:rPr>
        <w:t xml:space="preserve">, </w:t>
      </w:r>
      <w:r w:rsidR="00C424C9" w:rsidRPr="00282DEC">
        <w:rPr>
          <w:rFonts w:cstheme="minorHAnsi"/>
          <w:i/>
          <w:iCs/>
          <w:sz w:val="22"/>
          <w:szCs w:val="22"/>
          <w:lang w:val="en-GB"/>
        </w:rPr>
        <w:t>n=20</w:t>
      </w:r>
      <w:r w:rsidR="00012083" w:rsidRPr="00282DEC">
        <w:rPr>
          <w:rFonts w:cstheme="minorHAnsi"/>
          <w:i/>
          <w:iCs/>
          <w:sz w:val="22"/>
          <w:szCs w:val="22"/>
          <w:lang w:val="en-GB"/>
        </w:rPr>
        <w:t xml:space="preserve"> </w:t>
      </w:r>
      <w:r w:rsidR="00A75733" w:rsidRPr="00282DEC">
        <w:rPr>
          <w:rFonts w:cstheme="minorHAnsi"/>
          <w:i/>
          <w:iCs/>
          <w:sz w:val="22"/>
          <w:szCs w:val="22"/>
          <w:lang w:val="en-GB"/>
        </w:rPr>
        <w:t xml:space="preserve">for </w:t>
      </w:r>
      <w:r w:rsidR="00C424C9" w:rsidRPr="00282DEC">
        <w:rPr>
          <w:rFonts w:cstheme="minorHAnsi"/>
          <w:i/>
          <w:iCs/>
          <w:sz w:val="22"/>
          <w:szCs w:val="22"/>
          <w:lang w:val="en-GB"/>
        </w:rPr>
        <w:t>consumption</w:t>
      </w:r>
      <w:r w:rsidR="005176EE" w:rsidRPr="00282DEC">
        <w:rPr>
          <w:rFonts w:cstheme="minorHAnsi"/>
          <w:i/>
          <w:iCs/>
          <w:sz w:val="22"/>
          <w:szCs w:val="22"/>
          <w:lang w:val="en-GB"/>
        </w:rPr>
        <w:t xml:space="preserve"> and n=34 for metabolism</w:t>
      </w:r>
      <w:r w:rsidR="00A75733" w:rsidRPr="00282DEC">
        <w:rPr>
          <w:rFonts w:cstheme="minorHAnsi"/>
          <w:i/>
          <w:iCs/>
          <w:sz w:val="22"/>
          <w:szCs w:val="22"/>
          <w:lang w:val="en-GB"/>
        </w:rPr>
        <w:t>, respectively</w:t>
      </w:r>
      <w:r w:rsidR="00D55250" w:rsidRPr="00282DEC">
        <w:rPr>
          <w:rFonts w:cstheme="minorHAnsi"/>
          <w:i/>
          <w:iCs/>
          <w:sz w:val="22"/>
          <w:szCs w:val="22"/>
          <w:lang w:val="en-GB"/>
        </w:rPr>
        <w:t>)</w:t>
      </w:r>
      <w:commentRangeStart w:id="492"/>
      <w:commentRangeStart w:id="493"/>
      <w:r w:rsidR="00D55250" w:rsidRPr="00282DEC">
        <w:rPr>
          <w:rFonts w:cstheme="minorHAnsi"/>
          <w:i/>
          <w:iCs/>
          <w:sz w:val="22"/>
          <w:szCs w:val="22"/>
          <w:lang w:val="en-GB"/>
        </w:rPr>
        <w:t>.</w:t>
      </w:r>
      <w:commentRangeEnd w:id="492"/>
      <w:r w:rsidR="00863565" w:rsidRPr="00282DEC">
        <w:rPr>
          <w:rStyle w:val="CommentReference"/>
          <w:sz w:val="22"/>
          <w:szCs w:val="22"/>
        </w:rPr>
        <w:commentReference w:id="492"/>
      </w:r>
      <w:commentRangeEnd w:id="493"/>
      <w:r w:rsidR="009E740E" w:rsidRPr="00282DEC">
        <w:rPr>
          <w:rStyle w:val="CommentReference"/>
          <w:sz w:val="22"/>
          <w:szCs w:val="22"/>
        </w:rPr>
        <w:commentReference w:id="493"/>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158C02F7" w:rsidR="003B4E89" w:rsidRDefault="003B4E89" w:rsidP="002E3379">
      <w:pPr>
        <w:spacing w:line="480" w:lineRule="auto"/>
        <w:contextualSpacing/>
        <w:jc w:val="center"/>
        <w:rPr>
          <w:rFonts w:cstheme="minorHAnsi"/>
          <w:noProof/>
          <w:lang w:eastAsia="sv-SE"/>
        </w:rPr>
      </w:pPr>
    </w:p>
    <w:p w14:paraId="375A8669" w14:textId="036E8306" w:rsidR="00746DF8" w:rsidRDefault="00746DF8" w:rsidP="002E3379">
      <w:pPr>
        <w:spacing w:line="480" w:lineRule="auto"/>
        <w:contextualSpacing/>
        <w:jc w:val="center"/>
        <w:rPr>
          <w:rFonts w:cstheme="minorHAnsi"/>
          <w:noProof/>
          <w:lang w:eastAsia="sv-SE"/>
        </w:rPr>
      </w:pPr>
    </w:p>
    <w:p w14:paraId="41A52378" w14:textId="774E8576" w:rsidR="00746DF8" w:rsidRDefault="00746DF8" w:rsidP="002E3379">
      <w:pPr>
        <w:spacing w:line="480" w:lineRule="auto"/>
        <w:contextualSpacing/>
        <w:jc w:val="center"/>
        <w:rPr>
          <w:rFonts w:cstheme="minorHAnsi"/>
          <w:noProof/>
          <w:lang w:eastAsia="sv-SE"/>
        </w:rPr>
      </w:pPr>
    </w:p>
    <w:p w14:paraId="1A62FC07" w14:textId="626B4B45" w:rsidR="00746DF8" w:rsidRDefault="00746DF8" w:rsidP="002E3379">
      <w:pPr>
        <w:spacing w:line="480" w:lineRule="auto"/>
        <w:contextualSpacing/>
        <w:jc w:val="center"/>
        <w:rPr>
          <w:rFonts w:cstheme="minorHAnsi"/>
          <w:noProof/>
          <w:lang w:eastAsia="sv-SE"/>
        </w:rPr>
      </w:pPr>
    </w:p>
    <w:p w14:paraId="49336EC8" w14:textId="552DCAE4" w:rsidR="00746DF8" w:rsidRDefault="00746DF8" w:rsidP="002E3379">
      <w:pPr>
        <w:spacing w:line="480" w:lineRule="auto"/>
        <w:contextualSpacing/>
        <w:jc w:val="center"/>
        <w:rPr>
          <w:rFonts w:cstheme="minorHAnsi"/>
          <w:noProof/>
          <w:lang w:eastAsia="sv-SE"/>
        </w:rPr>
      </w:pPr>
    </w:p>
    <w:p w14:paraId="58CD7DAB" w14:textId="5E5AF817" w:rsidR="00746DF8" w:rsidRDefault="00746DF8" w:rsidP="002E3379">
      <w:pPr>
        <w:spacing w:line="480" w:lineRule="auto"/>
        <w:contextualSpacing/>
        <w:jc w:val="center"/>
        <w:rPr>
          <w:rFonts w:cstheme="minorHAnsi"/>
          <w:noProof/>
          <w:lang w:eastAsia="sv-SE"/>
        </w:rPr>
      </w:pPr>
    </w:p>
    <w:p w14:paraId="62EC6491" w14:textId="21DB0331" w:rsidR="00746DF8" w:rsidRDefault="00746DF8" w:rsidP="002E3379">
      <w:pPr>
        <w:spacing w:line="480" w:lineRule="auto"/>
        <w:contextualSpacing/>
        <w:jc w:val="center"/>
        <w:rPr>
          <w:rFonts w:cstheme="minorHAnsi"/>
          <w:noProof/>
          <w:lang w:eastAsia="sv-SE"/>
        </w:rPr>
      </w:pPr>
    </w:p>
    <w:p w14:paraId="6A163395" w14:textId="70C5D196" w:rsidR="00746DF8" w:rsidRDefault="00746DF8" w:rsidP="002E3379">
      <w:pPr>
        <w:spacing w:line="480" w:lineRule="auto"/>
        <w:contextualSpacing/>
        <w:jc w:val="center"/>
        <w:rPr>
          <w:rFonts w:cstheme="minorHAnsi"/>
          <w:noProof/>
          <w:lang w:eastAsia="sv-SE"/>
        </w:rPr>
      </w:pPr>
    </w:p>
    <w:p w14:paraId="70066E5C" w14:textId="41C4BDD3" w:rsidR="00746DF8" w:rsidRDefault="00746DF8" w:rsidP="002E3379">
      <w:pPr>
        <w:spacing w:line="480" w:lineRule="auto"/>
        <w:contextualSpacing/>
        <w:jc w:val="center"/>
        <w:rPr>
          <w:rFonts w:cstheme="minorHAnsi"/>
          <w:noProof/>
          <w:lang w:eastAsia="sv-SE"/>
        </w:rPr>
      </w:pPr>
    </w:p>
    <w:p w14:paraId="64B8DEBF" w14:textId="70C54291" w:rsidR="00746DF8" w:rsidRDefault="00746DF8" w:rsidP="008C0FA2">
      <w:pPr>
        <w:spacing w:line="480" w:lineRule="auto"/>
        <w:contextualSpacing/>
        <w:jc w:val="center"/>
        <w:rPr>
          <w:rFonts w:cstheme="minorHAnsi"/>
        </w:rPr>
      </w:pPr>
    </w:p>
    <w:p w14:paraId="5A97B686" w14:textId="110E23E3" w:rsidR="002E67B6" w:rsidRDefault="002E67B6" w:rsidP="008C0FA2">
      <w:pPr>
        <w:spacing w:line="480" w:lineRule="auto"/>
        <w:contextualSpacing/>
        <w:jc w:val="center"/>
        <w:rPr>
          <w:rFonts w:cstheme="minorHAnsi"/>
        </w:rPr>
      </w:pPr>
    </w:p>
    <w:p w14:paraId="668369FE" w14:textId="74507420" w:rsidR="002E67B6" w:rsidRPr="005356A3" w:rsidRDefault="006D343A" w:rsidP="008C0FA2">
      <w:pPr>
        <w:spacing w:line="480" w:lineRule="auto"/>
        <w:contextualSpacing/>
        <w:jc w:val="center"/>
        <w:rPr>
          <w:rFonts w:cstheme="minorHAnsi"/>
        </w:rPr>
      </w:pPr>
      <w:r>
        <w:rPr>
          <w:rFonts w:cstheme="minorHAnsi"/>
          <w:noProof/>
        </w:rPr>
        <w:lastRenderedPageBreak/>
        <w:drawing>
          <wp:inline distT="0" distB="0" distL="0" distR="0" wp14:anchorId="4D83E291" wp14:editId="1A96B858">
            <wp:extent cx="5731510" cy="70053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005320"/>
                    </a:xfrm>
                    <a:prstGeom prst="rect">
                      <a:avLst/>
                    </a:prstGeom>
                  </pic:spPr>
                </pic:pic>
              </a:graphicData>
            </a:graphic>
          </wp:inline>
        </w:drawing>
      </w:r>
    </w:p>
    <w:p w14:paraId="6A0B48CD" w14:textId="239BC761" w:rsidR="000528C4" w:rsidRPr="00A10F2F" w:rsidRDefault="000528C4" w:rsidP="00AE33C5">
      <w:pPr>
        <w:spacing w:line="360" w:lineRule="auto"/>
        <w:contextualSpacing/>
        <w:jc w:val="both"/>
        <w:rPr>
          <w:rFonts w:cstheme="minorHAnsi"/>
          <w:i/>
          <w:iCs/>
          <w:sz w:val="22"/>
          <w:szCs w:val="22"/>
          <w:lang w:val="en-GB"/>
        </w:rPr>
      </w:pPr>
      <w:r w:rsidRPr="00A10F2F">
        <w:rPr>
          <w:rFonts w:cstheme="minorHAnsi"/>
          <w:b/>
          <w:bCs/>
          <w:i/>
          <w:iCs/>
          <w:sz w:val="22"/>
          <w:szCs w:val="22"/>
          <w:lang w:val="en-GB"/>
        </w:rPr>
        <w:t>Fig</w:t>
      </w:r>
      <w:r w:rsidR="00B637F1" w:rsidRPr="00A10F2F">
        <w:rPr>
          <w:rFonts w:cstheme="minorHAnsi"/>
          <w:b/>
          <w:bCs/>
          <w:i/>
          <w:iCs/>
          <w:sz w:val="22"/>
          <w:szCs w:val="22"/>
          <w:lang w:val="en-GB"/>
        </w:rPr>
        <w:t>.</w:t>
      </w:r>
      <w:r w:rsidRPr="00A10F2F">
        <w:rPr>
          <w:rFonts w:cstheme="minorHAnsi"/>
          <w:b/>
          <w:bCs/>
          <w:i/>
          <w:iCs/>
          <w:sz w:val="22"/>
          <w:szCs w:val="22"/>
          <w:lang w:val="en-GB"/>
        </w:rPr>
        <w:t xml:space="preserve"> </w:t>
      </w:r>
      <w:r w:rsidR="00140E2C" w:rsidRPr="00A10F2F">
        <w:rPr>
          <w:rFonts w:cstheme="minorHAnsi"/>
          <w:b/>
          <w:bCs/>
          <w:i/>
          <w:iCs/>
          <w:sz w:val="22"/>
          <w:szCs w:val="22"/>
          <w:lang w:val="en-GB"/>
        </w:rPr>
        <w:t>3</w:t>
      </w:r>
      <w:r w:rsidRPr="00A10F2F">
        <w:rPr>
          <w:rFonts w:cstheme="minorHAnsi"/>
          <w:i/>
          <w:iCs/>
          <w:sz w:val="22"/>
          <w:szCs w:val="22"/>
          <w:lang w:val="en-GB"/>
        </w:rPr>
        <w:t xml:space="preserve">. </w:t>
      </w:r>
      <w:r w:rsidR="00F33E70" w:rsidRPr="00A10F2F">
        <w:rPr>
          <w:rFonts w:cstheme="minorHAnsi"/>
          <w:i/>
          <w:iCs/>
          <w:sz w:val="22"/>
          <w:szCs w:val="22"/>
          <w:lang w:val="en-GB"/>
        </w:rPr>
        <w:t xml:space="preserve"> </w:t>
      </w:r>
      <w:r w:rsidR="00534A60" w:rsidRPr="00A10F2F">
        <w:rPr>
          <w:rFonts w:cstheme="minorHAnsi"/>
          <w:i/>
          <w:iCs/>
          <w:sz w:val="22"/>
          <w:szCs w:val="22"/>
          <w:lang w:val="en-GB"/>
        </w:rPr>
        <w:t xml:space="preserve">Global and species-level effects of mass- and temperature on </w:t>
      </w:r>
      <w:r w:rsidR="00AA066D" w:rsidRPr="00A10F2F">
        <w:rPr>
          <w:rFonts w:cstheme="minorHAnsi"/>
          <w:i/>
          <w:iCs/>
          <w:sz w:val="22"/>
          <w:szCs w:val="22"/>
          <w:lang w:val="en-GB"/>
        </w:rPr>
        <w:t xml:space="preserve">specific </w:t>
      </w:r>
      <w:r w:rsidR="00534A60" w:rsidRPr="00A10F2F">
        <w:rPr>
          <w:rFonts w:cstheme="minorHAnsi"/>
          <w:i/>
          <w:iCs/>
          <w:sz w:val="22"/>
          <w:szCs w:val="22"/>
          <w:lang w:val="en-GB"/>
        </w:rPr>
        <w:t xml:space="preserve">maximum consumption and metabolic rate. </w:t>
      </w:r>
      <w:r w:rsidR="00F33E70" w:rsidRPr="00A10F2F">
        <w:rPr>
          <w:rFonts w:cstheme="minorHAnsi"/>
          <w:i/>
          <w:iCs/>
          <w:sz w:val="22"/>
          <w:szCs w:val="22"/>
          <w:lang w:val="en-GB"/>
        </w:rPr>
        <w:t xml:space="preserve">Vertical lines </w:t>
      </w:r>
      <w:r w:rsidR="003A710F" w:rsidRPr="00A10F2F">
        <w:rPr>
          <w:rFonts w:cstheme="minorHAnsi"/>
          <w:i/>
          <w:iCs/>
          <w:sz w:val="22"/>
          <w:szCs w:val="22"/>
          <w:lang w:val="en-GB"/>
        </w:rPr>
        <w:t xml:space="preserve">show </w:t>
      </w:r>
      <w:r w:rsidR="00C33E1A" w:rsidRPr="00A10F2F">
        <w:rPr>
          <w:rFonts w:cstheme="minorHAnsi"/>
          <w:i/>
          <w:iCs/>
          <w:sz w:val="22"/>
          <w:szCs w:val="22"/>
          <w:lang w:val="en-GB"/>
        </w:rPr>
        <w:t xml:space="preserve">the </w:t>
      </w:r>
      <w:r w:rsidR="00F33E70" w:rsidRPr="00A10F2F">
        <w:rPr>
          <w:rFonts w:cstheme="minorHAnsi"/>
          <w:i/>
          <w:iCs/>
          <w:sz w:val="22"/>
          <w:szCs w:val="22"/>
          <w:lang w:val="en-GB"/>
        </w:rPr>
        <w:t>p</w:t>
      </w:r>
      <w:r w:rsidRPr="00A10F2F">
        <w:rPr>
          <w:rFonts w:cstheme="minorHAnsi"/>
          <w:i/>
          <w:iCs/>
          <w:sz w:val="22"/>
          <w:szCs w:val="22"/>
          <w:lang w:val="en-GB"/>
        </w:rPr>
        <w:t xml:space="preserve">osterior medians of </w:t>
      </w:r>
      <w:r w:rsidR="00E13846" w:rsidRPr="00A10F2F">
        <w:rPr>
          <w:rFonts w:cstheme="minorHAnsi"/>
          <w:i/>
          <w:iCs/>
          <w:sz w:val="22"/>
          <w:szCs w:val="22"/>
          <w:lang w:val="en-GB"/>
        </w:rPr>
        <w:t xml:space="preserve">the global </w:t>
      </w:r>
      <w:r w:rsidRPr="00A10F2F">
        <w:rPr>
          <w:rFonts w:cstheme="minorHAnsi"/>
          <w:i/>
          <w:iCs/>
          <w:sz w:val="22"/>
          <w:szCs w:val="22"/>
          <w:lang w:val="en-GB"/>
        </w:rPr>
        <w:t>activation energies and mass</w:t>
      </w:r>
      <w:r w:rsidR="0010623B" w:rsidRPr="00A10F2F">
        <w:rPr>
          <w:rFonts w:cstheme="minorHAnsi"/>
          <w:i/>
          <w:iCs/>
          <w:sz w:val="22"/>
          <w:szCs w:val="22"/>
          <w:lang w:val="en-GB"/>
        </w:rPr>
        <w:t xml:space="preserve"> </w:t>
      </w:r>
      <w:r w:rsidR="0027749E" w:rsidRPr="00A10F2F">
        <w:rPr>
          <w:rFonts w:cstheme="minorHAnsi"/>
          <w:i/>
          <w:iCs/>
          <w:sz w:val="22"/>
          <w:szCs w:val="22"/>
          <w:lang w:val="en-GB"/>
        </w:rPr>
        <w:t>exponen</w:t>
      </w:r>
      <w:r w:rsidR="00841914" w:rsidRPr="00A10F2F">
        <w:rPr>
          <w:rFonts w:cstheme="minorHAnsi"/>
          <w:i/>
          <w:iCs/>
          <w:sz w:val="22"/>
          <w:szCs w:val="22"/>
          <w:lang w:val="en-GB"/>
        </w:rPr>
        <w:t>t</w:t>
      </w:r>
      <w:r w:rsidR="006656BD" w:rsidRPr="00A10F2F">
        <w:rPr>
          <w:rFonts w:cstheme="minorHAnsi"/>
          <w:i/>
          <w:iCs/>
          <w:sz w:val="22"/>
          <w:szCs w:val="22"/>
          <w:lang w:val="en-GB"/>
        </w:rPr>
        <w:t>s</w:t>
      </w:r>
      <w:r w:rsidRPr="00A10F2F">
        <w:rPr>
          <w:rFonts w:cstheme="minorHAnsi"/>
          <w:i/>
          <w:iCs/>
          <w:sz w:val="22"/>
          <w:szCs w:val="22"/>
          <w:lang w:val="en-GB"/>
        </w:rPr>
        <w:t xml:space="preserve"> </w:t>
      </w:r>
      <w:r w:rsidR="004206DD" w:rsidRPr="00A10F2F">
        <w:rPr>
          <w:rFonts w:cstheme="minorHAnsi"/>
          <w:i/>
          <w:iCs/>
          <w:sz w:val="22"/>
          <w:szCs w:val="22"/>
          <w:lang w:val="en-GB"/>
        </w:rPr>
        <w:t>of maximum consumption</w:t>
      </w:r>
      <w:r w:rsidR="004E1284" w:rsidRPr="00A10F2F">
        <w:rPr>
          <w:rFonts w:cstheme="minorHAnsi"/>
          <w:i/>
          <w:iCs/>
          <w:sz w:val="22"/>
          <w:szCs w:val="22"/>
          <w:lang w:val="en-GB"/>
        </w:rPr>
        <w:t xml:space="preserve"> </w:t>
      </w:r>
      <w:r w:rsidR="004F3376" w:rsidRPr="00A10F2F">
        <w:rPr>
          <w:rFonts w:cstheme="minorHAnsi"/>
          <w:i/>
          <w:iCs/>
          <w:sz w:val="22"/>
          <w:szCs w:val="22"/>
          <w:lang w:val="en-GB"/>
        </w:rPr>
        <w:t>and metabolism</w:t>
      </w:r>
      <w:r w:rsidR="0037292C" w:rsidRPr="00A10F2F">
        <w:rPr>
          <w:rFonts w:cstheme="minorHAnsi"/>
          <w:i/>
          <w:iCs/>
          <w:sz w:val="22"/>
          <w:szCs w:val="22"/>
          <w:lang w:val="en-GB"/>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37292C" w:rsidRPr="00A10F2F">
        <w:rPr>
          <w:rFonts w:cstheme="minorHAnsi"/>
          <w:i/>
          <w:iCs/>
          <w:sz w:val="22"/>
          <w:szCs w:val="22"/>
          <w:lang w:val="en-GB"/>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0037292C" w:rsidRPr="00A10F2F">
        <w:rPr>
          <w:rFonts w:cstheme="minorHAnsi"/>
          <w:i/>
          <w:iCs/>
          <w:sz w:val="22"/>
          <w:szCs w:val="22"/>
          <w:lang w:val="en-GB"/>
        </w:rPr>
        <w:t xml:space="preserve"> in Eqs. 6-8 for the mass and temperature coefficients, respectively)</w:t>
      </w:r>
      <w:r w:rsidR="000772B9" w:rsidRPr="00A10F2F">
        <w:rPr>
          <w:rFonts w:cstheme="minorHAnsi"/>
          <w:i/>
          <w:iCs/>
          <w:sz w:val="22"/>
          <w:szCs w:val="22"/>
          <w:lang w:val="en-GB"/>
        </w:rPr>
        <w:t>.</w:t>
      </w:r>
      <w:r w:rsidR="0072480A" w:rsidRPr="00A10F2F">
        <w:rPr>
          <w:rFonts w:cstheme="minorHAnsi"/>
          <w:i/>
          <w:iCs/>
          <w:sz w:val="22"/>
          <w:szCs w:val="22"/>
          <w:lang w:val="en-GB"/>
        </w:rPr>
        <w:t xml:space="preserve"> </w:t>
      </w:r>
      <w:r w:rsidR="00C7017A" w:rsidRPr="00A10F2F">
        <w:rPr>
          <w:rFonts w:cstheme="minorHAnsi"/>
          <w:i/>
          <w:iCs/>
          <w:sz w:val="22"/>
          <w:szCs w:val="22"/>
          <w:lang w:val="en-GB"/>
        </w:rPr>
        <w:t>The s</w:t>
      </w:r>
      <w:r w:rsidR="00EA25F2" w:rsidRPr="00A10F2F">
        <w:rPr>
          <w:rFonts w:cstheme="minorHAnsi"/>
          <w:i/>
          <w:iCs/>
          <w:sz w:val="22"/>
          <w:szCs w:val="22"/>
          <w:lang w:val="en-GB"/>
        </w:rPr>
        <w:t xml:space="preserve">haded vertical </w:t>
      </w:r>
      <w:r w:rsidR="00C7017A" w:rsidRPr="00A10F2F">
        <w:rPr>
          <w:rFonts w:cstheme="minorHAnsi"/>
          <w:i/>
          <w:iCs/>
          <w:sz w:val="22"/>
          <w:szCs w:val="22"/>
          <w:lang w:val="en-GB"/>
        </w:rPr>
        <w:t xml:space="preserve">bars </w:t>
      </w:r>
      <w:r w:rsidR="00B52B9C" w:rsidRPr="00A10F2F">
        <w:rPr>
          <w:rFonts w:cstheme="minorHAnsi"/>
          <w:i/>
          <w:iCs/>
          <w:sz w:val="22"/>
          <w:szCs w:val="22"/>
          <w:lang w:val="en-GB"/>
        </w:rPr>
        <w:t xml:space="preserve">correspond to </w:t>
      </w:r>
      <w:r w:rsidR="00C7017A" w:rsidRPr="00A10F2F">
        <w:rPr>
          <w:rFonts w:cstheme="minorHAnsi"/>
          <w:i/>
          <w:iCs/>
          <w:sz w:val="22"/>
          <w:szCs w:val="22"/>
          <w:lang w:val="en-GB"/>
        </w:rPr>
        <w:t xml:space="preserve">the </w:t>
      </w:r>
      <w:r w:rsidR="00B52B9C" w:rsidRPr="00A10F2F">
        <w:rPr>
          <w:rFonts w:cstheme="minorHAnsi"/>
          <w:i/>
          <w:iCs/>
          <w:sz w:val="22"/>
          <w:szCs w:val="22"/>
          <w:lang w:val="en-GB"/>
        </w:rPr>
        <w:t xml:space="preserve">posterior </w:t>
      </w:r>
      <w:r w:rsidR="00B71BB9" w:rsidRPr="00A10F2F">
        <w:rPr>
          <w:rFonts w:cstheme="minorHAnsi"/>
          <w:i/>
          <w:iCs/>
          <w:sz w:val="22"/>
          <w:szCs w:val="22"/>
          <w:lang w:val="en-GB"/>
        </w:rPr>
        <w:t xml:space="preserve">median </w:t>
      </w:r>
      <m:oMath>
        <m:r>
          <w:rPr>
            <w:rFonts w:ascii="Cambria Math" w:hAnsi="Cambria Math" w:cstheme="minorHAnsi"/>
            <w:sz w:val="22"/>
            <w:szCs w:val="22"/>
            <w:lang w:val="en-GB"/>
          </w:rPr>
          <m:t>±2</m:t>
        </m:r>
      </m:oMath>
      <w:r w:rsidR="00635818" w:rsidRPr="00A10F2F">
        <w:rPr>
          <w:rFonts w:eastAsiaTheme="minorEastAsia" w:cstheme="minorHAnsi"/>
          <w:i/>
          <w:sz w:val="22"/>
          <w:szCs w:val="22"/>
        </w:rPr>
        <w:t xml:space="preserve"> standard deviations</w:t>
      </w:r>
      <w:r w:rsidRPr="00A10F2F">
        <w:rPr>
          <w:rFonts w:cstheme="minorHAnsi"/>
          <w:i/>
          <w:iCs/>
          <w:sz w:val="22"/>
          <w:szCs w:val="22"/>
          <w:lang w:val="en-GB"/>
        </w:rPr>
        <w:t xml:space="preserve">. </w:t>
      </w:r>
      <w:r w:rsidR="00FB21AE" w:rsidRPr="00A10F2F">
        <w:rPr>
          <w:rFonts w:cstheme="minorHAnsi"/>
          <w:i/>
          <w:iCs/>
          <w:sz w:val="22"/>
          <w:szCs w:val="22"/>
          <w:lang w:val="en-GB"/>
        </w:rPr>
        <w:t xml:space="preserve">Points and triangles show </w:t>
      </w:r>
      <w:r w:rsidR="00A54FB7" w:rsidRPr="00A10F2F">
        <w:rPr>
          <w:rFonts w:cstheme="minorHAnsi"/>
          <w:i/>
          <w:iCs/>
          <w:sz w:val="22"/>
          <w:szCs w:val="22"/>
          <w:lang w:val="en-GB"/>
        </w:rPr>
        <w:t xml:space="preserve">the </w:t>
      </w:r>
      <w:ins w:id="494" w:author="Max Lindmark" w:date="2020-07-31T16:24:00Z">
        <w:r w:rsidR="00652CC6" w:rsidRPr="00A10F2F">
          <w:rPr>
            <w:rFonts w:cstheme="minorHAnsi"/>
            <w:i/>
            <w:iCs/>
            <w:sz w:val="22"/>
            <w:szCs w:val="22"/>
            <w:lang w:val="en-GB"/>
          </w:rPr>
          <w:t xml:space="preserve">posterior medians </w:t>
        </w:r>
      </w:ins>
      <w:del w:id="495" w:author="Max Lindmark" w:date="2020-07-31T16:24:00Z">
        <w:r w:rsidR="00A54FB7" w:rsidRPr="00A10F2F" w:rsidDel="00652CC6">
          <w:rPr>
            <w:rFonts w:cstheme="minorHAnsi"/>
            <w:i/>
            <w:iCs/>
            <w:sz w:val="22"/>
            <w:szCs w:val="22"/>
            <w:lang w:val="en-GB"/>
          </w:rPr>
          <w:delText xml:space="preserve">prediction </w:delText>
        </w:r>
      </w:del>
      <w:r w:rsidR="00A54FB7" w:rsidRPr="00A10F2F">
        <w:rPr>
          <w:rFonts w:cstheme="minorHAnsi"/>
          <w:i/>
          <w:iCs/>
          <w:sz w:val="22"/>
          <w:szCs w:val="22"/>
          <w:lang w:val="en-GB"/>
        </w:rPr>
        <w:t xml:space="preserve">for </w:t>
      </w:r>
      <w:r w:rsidR="00FB21AE" w:rsidRPr="00A10F2F">
        <w:rPr>
          <w:rFonts w:cstheme="minorHAnsi"/>
          <w:i/>
          <w:iCs/>
          <w:sz w:val="22"/>
          <w:szCs w:val="22"/>
          <w:lang w:val="en-GB"/>
        </w:rPr>
        <w:t>each species</w:t>
      </w:r>
      <w:ins w:id="496" w:author="Max Lindmark" w:date="2020-07-31T16:24:00Z">
        <w:r w:rsidR="00652CC6" w:rsidRPr="00A10F2F">
          <w:rPr>
            <w:rFonts w:cstheme="minorHAnsi"/>
            <w:i/>
            <w:iCs/>
            <w:sz w:val="22"/>
            <w:szCs w:val="22"/>
            <w:lang w:val="en-GB"/>
          </w:rPr>
          <w:t>-level coefficient</w:t>
        </w:r>
      </w:ins>
      <w:r w:rsidR="00FB21AE" w:rsidRPr="00A10F2F">
        <w:rPr>
          <w:rFonts w:cstheme="minorHAnsi"/>
          <w:i/>
          <w:iCs/>
          <w:sz w:val="22"/>
          <w:szCs w:val="22"/>
          <w:lang w:val="en-GB"/>
        </w:rPr>
        <w:t xml:space="preserve"> (for maximum consumption rate and metabolic rate, respectively</w:t>
      </w:r>
      <w:r w:rsidR="00EC6749" w:rsidRPr="00A10F2F">
        <w:rPr>
          <w:rFonts w:cstheme="minorHAnsi"/>
          <w:i/>
          <w:iCs/>
          <w:sz w:val="22"/>
          <w:szCs w:val="22"/>
          <w:lang w:val="en-GB"/>
        </w:rPr>
        <w:t>)</w:t>
      </w:r>
      <w:r w:rsidR="00FB21AE" w:rsidRPr="00A10F2F">
        <w:rPr>
          <w:rFonts w:cstheme="minorHAnsi"/>
          <w:i/>
          <w:iCs/>
          <w:sz w:val="22"/>
          <w:szCs w:val="22"/>
          <w:lang w:val="en-GB"/>
        </w:rPr>
        <w:t xml:space="preserve">, and the </w:t>
      </w:r>
      <w:r w:rsidR="005D50ED" w:rsidRPr="00A10F2F">
        <w:rPr>
          <w:rFonts w:cstheme="minorHAnsi"/>
          <w:i/>
          <w:iCs/>
          <w:sz w:val="22"/>
          <w:szCs w:val="22"/>
          <w:lang w:val="en-GB"/>
        </w:rPr>
        <w:t xml:space="preserve">horizontal </w:t>
      </w:r>
      <w:r w:rsidR="00C7017A" w:rsidRPr="00A10F2F">
        <w:rPr>
          <w:rFonts w:cstheme="minorHAnsi"/>
          <w:i/>
          <w:iCs/>
          <w:sz w:val="22"/>
          <w:szCs w:val="22"/>
          <w:lang w:val="en-GB"/>
        </w:rPr>
        <w:t>bars show their 80% and 95% credible interval.</w:t>
      </w:r>
    </w:p>
    <w:p w14:paraId="7272B84C" w14:textId="41D60A58" w:rsidR="00385A13" w:rsidRDefault="00A64E21" w:rsidP="008047D7">
      <w:pPr>
        <w:spacing w:line="480" w:lineRule="auto"/>
        <w:contextualSpacing/>
        <w:rPr>
          <w:rFonts w:eastAsiaTheme="minorEastAsia"/>
          <w:iCs/>
        </w:rPr>
      </w:pPr>
      <w:r>
        <w:rPr>
          <w:rFonts w:eastAsiaTheme="minorEastAsia"/>
          <w:iCs/>
          <w:noProof/>
        </w:rPr>
        <w:lastRenderedPageBreak/>
        <w:drawing>
          <wp:inline distT="0" distB="0" distL="0" distR="0" wp14:anchorId="4B5798A0" wp14:editId="1FA5037E">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506147" w14:textId="5C2E19AA" w:rsidR="00475959" w:rsidRPr="00282DEC" w:rsidRDefault="00384142" w:rsidP="00D8485D">
      <w:pPr>
        <w:spacing w:line="360" w:lineRule="auto"/>
        <w:contextualSpacing/>
        <w:jc w:val="both"/>
        <w:rPr>
          <w:rFonts w:cstheme="minorHAnsi"/>
          <w:i/>
          <w:iCs/>
          <w:sz w:val="22"/>
          <w:szCs w:val="22"/>
          <w:lang w:val="en-GB"/>
        </w:rPr>
      </w:pPr>
      <w:commentRangeStart w:id="497"/>
      <w:commentRangeStart w:id="498"/>
      <w:commentRangeStart w:id="499"/>
      <w:r w:rsidRPr="00282DEC">
        <w:rPr>
          <w:rFonts w:cstheme="minorHAnsi"/>
          <w:b/>
          <w:bCs/>
          <w:i/>
          <w:iCs/>
          <w:sz w:val="22"/>
          <w:szCs w:val="22"/>
          <w:lang w:val="en-GB"/>
        </w:rPr>
        <w:t xml:space="preserve">Fig. </w:t>
      </w:r>
      <w:r w:rsidR="00A92E29" w:rsidRPr="00282DEC">
        <w:rPr>
          <w:rFonts w:cstheme="minorHAnsi"/>
          <w:b/>
          <w:bCs/>
          <w:i/>
          <w:iCs/>
          <w:sz w:val="22"/>
          <w:szCs w:val="22"/>
          <w:lang w:val="en-GB"/>
        </w:rPr>
        <w:t>4</w:t>
      </w:r>
      <w:r w:rsidRPr="00282DEC">
        <w:rPr>
          <w:rFonts w:cstheme="minorHAnsi"/>
          <w:b/>
          <w:bCs/>
          <w:i/>
          <w:iCs/>
          <w:sz w:val="22"/>
          <w:szCs w:val="22"/>
          <w:lang w:val="en-GB"/>
        </w:rPr>
        <w:t>.</w:t>
      </w:r>
      <w:r w:rsidRPr="00282DEC">
        <w:rPr>
          <w:rFonts w:cstheme="minorHAnsi"/>
          <w:i/>
          <w:iCs/>
          <w:sz w:val="22"/>
          <w:szCs w:val="22"/>
          <w:lang w:val="en-GB"/>
        </w:rPr>
        <w:t xml:space="preserve"> </w:t>
      </w:r>
      <w:commentRangeEnd w:id="497"/>
      <w:r w:rsidR="00662D65" w:rsidRPr="00282DEC">
        <w:rPr>
          <w:rStyle w:val="CommentReference"/>
          <w:sz w:val="22"/>
          <w:szCs w:val="22"/>
        </w:rPr>
        <w:commentReference w:id="497"/>
      </w:r>
      <w:commentRangeEnd w:id="498"/>
      <w:r w:rsidR="00A54FB7" w:rsidRPr="00282DEC">
        <w:rPr>
          <w:rStyle w:val="CommentReference"/>
          <w:sz w:val="22"/>
          <w:szCs w:val="22"/>
        </w:rPr>
        <w:commentReference w:id="498"/>
      </w:r>
      <w:commentRangeEnd w:id="499"/>
      <w:r w:rsidR="001A229F" w:rsidRPr="00282DEC">
        <w:rPr>
          <w:rStyle w:val="CommentReference"/>
          <w:sz w:val="22"/>
          <w:szCs w:val="22"/>
        </w:rPr>
        <w:commentReference w:id="499"/>
      </w:r>
      <w:r w:rsidR="00966C7B" w:rsidRPr="00282DEC">
        <w:rPr>
          <w:rFonts w:cstheme="minorHAnsi"/>
          <w:i/>
          <w:iCs/>
          <w:sz w:val="22"/>
          <w:szCs w:val="22"/>
          <w:lang w:val="en-GB"/>
        </w:rPr>
        <w:t>I</w:t>
      </w:r>
      <w:r w:rsidR="00EF0041" w:rsidRPr="00282DEC">
        <w:rPr>
          <w:rFonts w:cstheme="minorHAnsi"/>
          <w:i/>
          <w:iCs/>
          <w:sz w:val="22"/>
          <w:szCs w:val="22"/>
          <w:lang w:val="en-GB"/>
        </w:rPr>
        <w:t xml:space="preserve">llustration of </w:t>
      </w:r>
      <w:r w:rsidR="000A3DDC" w:rsidRPr="00282DEC">
        <w:rPr>
          <w:rFonts w:cstheme="minorHAnsi"/>
          <w:i/>
          <w:iCs/>
          <w:sz w:val="22"/>
          <w:szCs w:val="22"/>
          <w:lang w:val="en-GB"/>
        </w:rPr>
        <w:t xml:space="preserve">predicted </w:t>
      </w:r>
      <w:r w:rsidR="003674D9" w:rsidRPr="00282DEC">
        <w:rPr>
          <w:rFonts w:cstheme="minorHAnsi"/>
          <w:i/>
          <w:iCs/>
          <w:sz w:val="22"/>
          <w:szCs w:val="22"/>
          <w:lang w:val="en-GB"/>
        </w:rPr>
        <w:t xml:space="preserve">whole-organism </w:t>
      </w:r>
      <w:r w:rsidR="00A078EC" w:rsidRPr="00282DEC">
        <w:rPr>
          <w:rFonts w:cstheme="minorHAnsi"/>
          <w:i/>
          <w:iCs/>
          <w:sz w:val="22"/>
          <w:szCs w:val="22"/>
          <w:lang w:val="en-GB"/>
        </w:rPr>
        <w:t xml:space="preserve">maximum consumption </w:t>
      </w:r>
      <w:r w:rsidR="00727A39" w:rsidRPr="00282DEC">
        <w:rPr>
          <w:rFonts w:cstheme="minorHAnsi"/>
          <w:i/>
          <w:iCs/>
          <w:sz w:val="22"/>
          <w:szCs w:val="22"/>
          <w:lang w:val="en-GB"/>
        </w:rPr>
        <w:t>rat</w:t>
      </w:r>
      <w:r w:rsidR="008D04E6" w:rsidRPr="00282DEC">
        <w:rPr>
          <w:rFonts w:cstheme="minorHAnsi"/>
          <w:i/>
          <w:iCs/>
          <w:sz w:val="22"/>
          <w:szCs w:val="22"/>
          <w:lang w:val="en-GB"/>
        </w:rPr>
        <w:t xml:space="preserve">e </w:t>
      </w:r>
      <w:r w:rsidR="00A078EC" w:rsidRPr="00282DEC">
        <w:rPr>
          <w:rFonts w:cstheme="minorHAnsi"/>
          <w:i/>
          <w:iCs/>
          <w:sz w:val="22"/>
          <w:szCs w:val="22"/>
          <w:lang w:val="en-GB"/>
        </w:rPr>
        <w:t>(green)</w:t>
      </w:r>
      <w:r w:rsidR="00234B94" w:rsidRPr="00282DEC">
        <w:rPr>
          <w:rFonts w:cstheme="minorHAnsi"/>
          <w:i/>
          <w:iCs/>
          <w:sz w:val="22"/>
          <w:szCs w:val="22"/>
          <w:lang w:val="en-GB"/>
        </w:rPr>
        <w:t xml:space="preserve">, </w:t>
      </w:r>
      <w:r w:rsidR="00A078EC" w:rsidRPr="00282DEC">
        <w:rPr>
          <w:rFonts w:cstheme="minorHAnsi"/>
          <w:i/>
          <w:iCs/>
          <w:sz w:val="22"/>
          <w:szCs w:val="22"/>
          <w:lang w:val="en-GB"/>
        </w:rPr>
        <w:t>metaboli</w:t>
      </w:r>
      <w:r w:rsidR="007B428B" w:rsidRPr="00282DEC">
        <w:rPr>
          <w:rFonts w:cstheme="minorHAnsi"/>
          <w:i/>
          <w:iCs/>
          <w:sz w:val="22"/>
          <w:szCs w:val="22"/>
          <w:lang w:val="en-GB"/>
        </w:rPr>
        <w:t>c rate</w:t>
      </w:r>
      <w:r w:rsidR="00A078EC" w:rsidRPr="00282DEC">
        <w:rPr>
          <w:rFonts w:cstheme="minorHAnsi"/>
          <w:i/>
          <w:iCs/>
          <w:sz w:val="22"/>
          <w:szCs w:val="22"/>
          <w:lang w:val="en-GB"/>
        </w:rPr>
        <w:t xml:space="preserve"> (</w:t>
      </w:r>
      <w:r w:rsidR="00614453" w:rsidRPr="00282DEC">
        <w:rPr>
          <w:rFonts w:cstheme="minorHAnsi"/>
          <w:i/>
          <w:iCs/>
          <w:sz w:val="22"/>
          <w:szCs w:val="22"/>
          <w:lang w:val="en-GB"/>
        </w:rPr>
        <w:t>purple</w:t>
      </w:r>
      <w:r w:rsidR="00A078EC" w:rsidRPr="00282DEC">
        <w:rPr>
          <w:rFonts w:cstheme="minorHAnsi"/>
          <w:i/>
          <w:iCs/>
          <w:sz w:val="22"/>
          <w:szCs w:val="22"/>
          <w:lang w:val="en-GB"/>
        </w:rPr>
        <w:t>)</w:t>
      </w:r>
      <w:r w:rsidR="00D8485D" w:rsidRPr="00282DEC">
        <w:rPr>
          <w:rFonts w:cstheme="minorHAnsi"/>
          <w:i/>
          <w:iCs/>
          <w:sz w:val="22"/>
          <w:szCs w:val="22"/>
          <w:lang w:val="en-GB"/>
        </w:rPr>
        <w:t xml:space="preserve"> and</w:t>
      </w:r>
      <w:r w:rsidR="00BC335A" w:rsidRPr="00282DEC">
        <w:rPr>
          <w:rFonts w:cstheme="minorHAnsi"/>
          <w:i/>
          <w:iCs/>
          <w:sz w:val="22"/>
          <w:szCs w:val="22"/>
          <w:lang w:val="en-GB"/>
        </w:rPr>
        <w:t xml:space="preserve"> </w:t>
      </w:r>
      <w:r w:rsidR="00395CF0" w:rsidRPr="00282DEC">
        <w:rPr>
          <w:rFonts w:cstheme="minorHAnsi"/>
          <w:i/>
          <w:iCs/>
          <w:sz w:val="22"/>
          <w:szCs w:val="22"/>
          <w:lang w:val="en-GB"/>
        </w:rPr>
        <w:t xml:space="preserve">the difference between them </w:t>
      </w:r>
      <w:r w:rsidR="00A078EC" w:rsidRPr="00282DEC">
        <w:rPr>
          <w:rFonts w:cstheme="minorHAnsi"/>
          <w:i/>
          <w:iCs/>
          <w:sz w:val="22"/>
          <w:szCs w:val="22"/>
          <w:lang w:val="en-GB"/>
        </w:rPr>
        <w:t>(</w:t>
      </w:r>
      <w:r w:rsidR="00614453" w:rsidRPr="00282DEC">
        <w:rPr>
          <w:rFonts w:cstheme="minorHAnsi"/>
          <w:i/>
          <w:iCs/>
          <w:sz w:val="22"/>
          <w:szCs w:val="22"/>
          <w:lang w:val="en-GB"/>
        </w:rPr>
        <w:t>orange</w:t>
      </w:r>
      <w:r w:rsidR="00A078EC" w:rsidRPr="00282DEC">
        <w:rPr>
          <w:rFonts w:cstheme="minorHAnsi"/>
          <w:i/>
          <w:iCs/>
          <w:sz w:val="22"/>
          <w:szCs w:val="22"/>
          <w:lang w:val="en-GB"/>
        </w:rPr>
        <w:t>)</w:t>
      </w:r>
      <w:r w:rsidR="0002128B" w:rsidRPr="00282DEC">
        <w:rPr>
          <w:rFonts w:cstheme="minorHAnsi"/>
          <w:i/>
          <w:iCs/>
          <w:sz w:val="22"/>
          <w:szCs w:val="22"/>
          <w:lang w:val="en-GB"/>
        </w:rPr>
        <w:t xml:space="preserve"> for two body sizes</w:t>
      </w:r>
      <w:r w:rsidR="00A25914" w:rsidRPr="00282DEC">
        <w:rPr>
          <w:rFonts w:cstheme="minorHAnsi"/>
          <w:i/>
          <w:iCs/>
          <w:sz w:val="22"/>
          <w:szCs w:val="22"/>
          <w:lang w:val="en-GB"/>
        </w:rPr>
        <w:t xml:space="preserve"> (</w:t>
      </w:r>
      <w:ins w:id="500" w:author="Max Lindmark" w:date="2020-09-10T12:48:00Z">
        <w:r w:rsidR="00A77637" w:rsidRPr="00282DEC">
          <w:rPr>
            <w:rFonts w:cstheme="minorHAnsi"/>
            <w:i/>
            <w:iCs/>
            <w:sz w:val="22"/>
            <w:szCs w:val="22"/>
            <w:lang w:val="en-GB"/>
          </w:rPr>
          <w:t xml:space="preserve">top = </w:t>
        </w:r>
        <w:r w:rsidR="006D5205" w:rsidRPr="00282DEC">
          <w:rPr>
            <w:rFonts w:cstheme="minorHAnsi"/>
            <w:i/>
            <w:iCs/>
            <w:sz w:val="22"/>
            <w:szCs w:val="22"/>
            <w:lang w:val="en-GB"/>
          </w:rPr>
          <w:t>2</w:t>
        </w:r>
      </w:ins>
      <w:proofErr w:type="gramStart"/>
      <w:r w:rsidR="002C5FB1" w:rsidRPr="00282DEC">
        <w:rPr>
          <w:rFonts w:cstheme="minorHAnsi"/>
          <w:i/>
          <w:iCs/>
          <w:sz w:val="22"/>
          <w:szCs w:val="22"/>
          <w:lang w:val="en-GB"/>
        </w:rPr>
        <w:t>g</w:t>
      </w:r>
      <w:r w:rsidR="00A25914" w:rsidRPr="00282DEC">
        <w:rPr>
          <w:rFonts w:cstheme="minorHAnsi"/>
          <w:i/>
          <w:iCs/>
          <w:sz w:val="22"/>
          <w:szCs w:val="22"/>
          <w:lang w:val="en-GB"/>
        </w:rPr>
        <w:t xml:space="preserve"> </w:t>
      </w:r>
      <w:ins w:id="501" w:author="Max Lindmark" w:date="2020-09-10T12:48:00Z">
        <w:r w:rsidR="00A77637" w:rsidRPr="00282DEC">
          <w:rPr>
            <w:rFonts w:cstheme="minorHAnsi"/>
            <w:i/>
            <w:iCs/>
            <w:sz w:val="22"/>
            <w:szCs w:val="22"/>
            <w:lang w:val="en-GB"/>
          </w:rPr>
          <w:t>,</w:t>
        </w:r>
        <w:proofErr w:type="gramEnd"/>
        <w:r w:rsidR="00A77637" w:rsidRPr="00282DEC">
          <w:rPr>
            <w:rFonts w:cstheme="minorHAnsi"/>
            <w:i/>
            <w:iCs/>
            <w:sz w:val="22"/>
            <w:szCs w:val="22"/>
            <w:lang w:val="en-GB"/>
          </w:rPr>
          <w:t xml:space="preserve"> bottom = </w:t>
        </w:r>
      </w:ins>
      <w:del w:id="502" w:author="Max Lindmark" w:date="2020-09-10T12:48:00Z">
        <w:r w:rsidR="00A25914" w:rsidRPr="00282DEC" w:rsidDel="00A77637">
          <w:rPr>
            <w:rFonts w:cstheme="minorHAnsi"/>
            <w:i/>
            <w:iCs/>
            <w:sz w:val="22"/>
            <w:szCs w:val="22"/>
            <w:lang w:val="en-GB"/>
          </w:rPr>
          <w:delText xml:space="preserve">= solid, </w:delText>
        </w:r>
        <w:r w:rsidR="000B68EB" w:rsidRPr="00282DEC" w:rsidDel="006D5205">
          <w:rPr>
            <w:rFonts w:cstheme="minorHAnsi"/>
            <w:i/>
            <w:iCs/>
            <w:sz w:val="22"/>
            <w:szCs w:val="22"/>
            <w:lang w:val="en-GB"/>
          </w:rPr>
          <w:delText>1</w:delText>
        </w:r>
        <w:r w:rsidR="002C5FB1" w:rsidRPr="00282DEC" w:rsidDel="006D5205">
          <w:rPr>
            <w:rFonts w:cstheme="minorHAnsi"/>
            <w:i/>
            <w:iCs/>
            <w:sz w:val="22"/>
            <w:szCs w:val="22"/>
            <w:lang w:val="en-GB"/>
          </w:rPr>
          <w:delText xml:space="preserve">00g </w:delText>
        </w:r>
      </w:del>
      <w:ins w:id="503" w:author="Max Lindmark" w:date="2020-09-10T12:48:00Z">
        <w:r w:rsidR="006D5205" w:rsidRPr="00282DEC">
          <w:rPr>
            <w:rFonts w:cstheme="minorHAnsi"/>
            <w:i/>
            <w:iCs/>
            <w:sz w:val="22"/>
            <w:szCs w:val="22"/>
            <w:lang w:val="en-GB"/>
          </w:rPr>
          <w:t>200g</w:t>
        </w:r>
      </w:ins>
      <w:del w:id="504" w:author="Max Lindmark" w:date="2020-09-10T12:49:00Z">
        <w:r w:rsidR="00A25914" w:rsidRPr="00282DEC" w:rsidDel="008D5E00">
          <w:rPr>
            <w:rFonts w:cstheme="minorHAnsi"/>
            <w:i/>
            <w:iCs/>
            <w:sz w:val="22"/>
            <w:szCs w:val="22"/>
            <w:lang w:val="en-GB"/>
          </w:rPr>
          <w:delText>=</w:delText>
        </w:r>
      </w:del>
      <w:del w:id="505" w:author="Max Lindmark" w:date="2020-09-10T12:50:00Z">
        <w:r w:rsidR="00A25914" w:rsidRPr="00282DEC" w:rsidDel="008D5E00">
          <w:rPr>
            <w:rFonts w:cstheme="minorHAnsi"/>
            <w:i/>
            <w:iCs/>
            <w:sz w:val="22"/>
            <w:szCs w:val="22"/>
            <w:lang w:val="en-GB"/>
          </w:rPr>
          <w:delText xml:space="preserve"> dashed</w:delText>
        </w:r>
      </w:del>
      <w:r w:rsidR="00057840" w:rsidRPr="00282DEC">
        <w:rPr>
          <w:rFonts w:cstheme="minorHAnsi"/>
          <w:i/>
          <w:iCs/>
          <w:sz w:val="22"/>
          <w:szCs w:val="22"/>
          <w:lang w:val="en-GB"/>
        </w:rPr>
        <w:t>)</w:t>
      </w:r>
      <w:r w:rsidR="00B90EB5" w:rsidRPr="00282DEC">
        <w:rPr>
          <w:rFonts w:cstheme="minorHAnsi"/>
          <w:i/>
          <w:iCs/>
          <w:sz w:val="22"/>
          <w:szCs w:val="22"/>
          <w:lang w:val="en-GB"/>
        </w:rPr>
        <w:t>.</w:t>
      </w:r>
      <w:r w:rsidR="009F626C" w:rsidRPr="00282DEC">
        <w:rPr>
          <w:rFonts w:cstheme="minorHAnsi"/>
          <w:i/>
          <w:iCs/>
          <w:sz w:val="22"/>
          <w:szCs w:val="22"/>
          <w:lang w:val="en-GB"/>
        </w:rPr>
        <w:t xml:space="preserve"> </w:t>
      </w:r>
      <w:r w:rsidR="00774A91" w:rsidRPr="00282DEC">
        <w:rPr>
          <w:rFonts w:cstheme="minorHAnsi"/>
          <w:i/>
          <w:iCs/>
          <w:sz w:val="22"/>
          <w:szCs w:val="22"/>
          <w:lang w:val="en-GB"/>
        </w:rPr>
        <w:t>Vertical a</w:t>
      </w:r>
      <w:r w:rsidR="00415E17" w:rsidRPr="00282DEC">
        <w:rPr>
          <w:rFonts w:cstheme="minorHAnsi"/>
          <w:i/>
          <w:iCs/>
          <w:sz w:val="22"/>
          <w:szCs w:val="22"/>
          <w:lang w:val="en-GB"/>
        </w:rPr>
        <w:t xml:space="preserve">rrows </w:t>
      </w:r>
      <w:r w:rsidR="00385DC1" w:rsidRPr="00282DEC">
        <w:rPr>
          <w:rFonts w:cstheme="minorHAnsi"/>
          <w:i/>
          <w:iCs/>
          <w:sz w:val="22"/>
          <w:szCs w:val="22"/>
          <w:lang w:val="en-GB"/>
        </w:rPr>
        <w:t xml:space="preserve">indicate </w:t>
      </w:r>
      <w:r w:rsidR="00C20D03" w:rsidRPr="00282DEC">
        <w:rPr>
          <w:rFonts w:cstheme="minorHAnsi"/>
          <w:i/>
          <w:iCs/>
          <w:sz w:val="22"/>
          <w:szCs w:val="22"/>
          <w:lang w:val="en-GB"/>
        </w:rPr>
        <w:t xml:space="preserve">the </w:t>
      </w:r>
      <w:r w:rsidR="006425E5" w:rsidRPr="00282DEC">
        <w:rPr>
          <w:rFonts w:cstheme="minorHAnsi"/>
          <w:i/>
          <w:iCs/>
          <w:sz w:val="22"/>
          <w:szCs w:val="22"/>
          <w:lang w:val="en-GB"/>
        </w:rPr>
        <w:t xml:space="preserve">temperature where the difference </w:t>
      </w:r>
      <w:r w:rsidR="009B06C6" w:rsidRPr="00282DEC">
        <w:rPr>
          <w:rFonts w:cstheme="minorHAnsi"/>
          <w:i/>
          <w:iCs/>
          <w:sz w:val="22"/>
          <w:szCs w:val="22"/>
          <w:lang w:val="en-GB"/>
        </w:rPr>
        <w:t>in net energy acquisition is</w:t>
      </w:r>
      <w:r w:rsidR="006425E5" w:rsidRPr="00282DEC">
        <w:rPr>
          <w:rFonts w:cstheme="minorHAnsi"/>
          <w:i/>
          <w:iCs/>
          <w:sz w:val="22"/>
          <w:szCs w:val="22"/>
          <w:lang w:val="en-GB"/>
        </w:rPr>
        <w:t xml:space="preserve"> maximized</w:t>
      </w:r>
      <w:r w:rsidR="009B06C6" w:rsidRPr="00282DEC">
        <w:rPr>
          <w:rFonts w:cstheme="minorHAnsi"/>
          <w:i/>
          <w:iCs/>
          <w:sz w:val="22"/>
          <w:szCs w:val="22"/>
          <w:lang w:val="en-GB"/>
        </w:rPr>
        <w:t xml:space="preserve"> for the two body sizes</w:t>
      </w:r>
      <w:r w:rsidR="0055346A" w:rsidRPr="00282DEC">
        <w:rPr>
          <w:rFonts w:cstheme="minorHAnsi"/>
          <w:i/>
          <w:iCs/>
          <w:sz w:val="22"/>
          <w:szCs w:val="22"/>
          <w:lang w:val="en-GB"/>
        </w:rPr>
        <w:t>, which occurs</w:t>
      </w:r>
      <w:r w:rsidR="00AE098C" w:rsidRPr="00282DEC">
        <w:rPr>
          <w:rFonts w:cstheme="minorHAnsi"/>
          <w:i/>
          <w:iCs/>
          <w:sz w:val="22"/>
          <w:szCs w:val="22"/>
          <w:lang w:val="en-GB"/>
        </w:rPr>
        <w:t xml:space="preserve"> at </w:t>
      </w:r>
      <w:r w:rsidR="0055346A" w:rsidRPr="00282DEC">
        <w:rPr>
          <w:rFonts w:cstheme="minorHAnsi"/>
          <w:i/>
          <w:iCs/>
          <w:sz w:val="22"/>
          <w:szCs w:val="22"/>
          <w:lang w:val="en-GB"/>
        </w:rPr>
        <w:t>different temperature</w:t>
      </w:r>
      <w:r w:rsidR="00F91990" w:rsidRPr="00282DEC">
        <w:rPr>
          <w:rFonts w:cstheme="minorHAnsi"/>
          <w:i/>
          <w:iCs/>
          <w:sz w:val="22"/>
          <w:szCs w:val="22"/>
          <w:lang w:val="en-GB"/>
        </w:rPr>
        <w:t>s</w:t>
      </w:r>
      <w:r w:rsidR="0055346A" w:rsidRPr="00282DEC">
        <w:rPr>
          <w:rFonts w:cstheme="minorHAnsi"/>
          <w:i/>
          <w:iCs/>
          <w:sz w:val="22"/>
          <w:szCs w:val="22"/>
          <w:lang w:val="en-GB"/>
        </w:rPr>
        <w:t xml:space="preserve"> despite that consumption </w:t>
      </w:r>
      <w:r w:rsidR="00AB1075" w:rsidRPr="00282DEC">
        <w:rPr>
          <w:rFonts w:cstheme="minorHAnsi"/>
          <w:i/>
          <w:iCs/>
          <w:sz w:val="22"/>
          <w:szCs w:val="22"/>
          <w:lang w:val="en-GB"/>
        </w:rPr>
        <w:t>peaks</w:t>
      </w:r>
      <w:r w:rsidR="0055346A" w:rsidRPr="00282DEC">
        <w:rPr>
          <w:rFonts w:cstheme="minorHAnsi"/>
          <w:i/>
          <w:iCs/>
          <w:sz w:val="22"/>
          <w:szCs w:val="22"/>
          <w:lang w:val="en-GB"/>
        </w:rPr>
        <w:t xml:space="preserve"> at the same temperature for </w:t>
      </w:r>
      <w:r w:rsidR="00FF1B65" w:rsidRPr="00282DEC">
        <w:rPr>
          <w:rFonts w:cstheme="minorHAnsi"/>
          <w:i/>
          <w:iCs/>
          <w:sz w:val="22"/>
          <w:szCs w:val="22"/>
          <w:lang w:val="en-GB"/>
        </w:rPr>
        <w:t>both body sizes</w:t>
      </w:r>
      <w:commentRangeStart w:id="506"/>
      <w:commentRangeStart w:id="507"/>
      <w:commentRangeStart w:id="508"/>
      <w:r w:rsidR="00FF1B65" w:rsidRPr="00282DEC">
        <w:rPr>
          <w:rFonts w:cstheme="minorHAnsi"/>
          <w:i/>
          <w:iCs/>
          <w:sz w:val="22"/>
          <w:szCs w:val="22"/>
          <w:lang w:val="en-GB"/>
        </w:rPr>
        <w:t>.</w:t>
      </w:r>
      <w:commentRangeEnd w:id="506"/>
      <w:r w:rsidR="00F163A2" w:rsidRPr="00282DEC">
        <w:rPr>
          <w:rStyle w:val="CommentReference"/>
          <w:sz w:val="22"/>
          <w:szCs w:val="22"/>
        </w:rPr>
        <w:commentReference w:id="506"/>
      </w:r>
      <w:commentRangeEnd w:id="507"/>
      <w:r w:rsidR="00A54FB7" w:rsidRPr="00282DEC">
        <w:rPr>
          <w:rStyle w:val="CommentReference"/>
          <w:sz w:val="22"/>
          <w:szCs w:val="22"/>
        </w:rPr>
        <w:commentReference w:id="507"/>
      </w:r>
      <w:commentRangeEnd w:id="508"/>
      <w:r w:rsidR="00216134" w:rsidRPr="00282DEC">
        <w:rPr>
          <w:rStyle w:val="CommentReference"/>
          <w:sz w:val="22"/>
          <w:szCs w:val="22"/>
        </w:rPr>
        <w:commentReference w:id="508"/>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1F3CDA30" w:rsidR="00FD3F4C" w:rsidRDefault="00FD3F4C" w:rsidP="00384142">
      <w:pPr>
        <w:spacing w:line="480" w:lineRule="auto"/>
        <w:contextualSpacing/>
        <w:jc w:val="both"/>
        <w:rPr>
          <w:rFonts w:eastAsiaTheme="minorEastAsia"/>
          <w:iCs/>
          <w:lang w:val="en-GB"/>
        </w:rPr>
      </w:pPr>
    </w:p>
    <w:p w14:paraId="1C537940" w14:textId="7B1E711E" w:rsidR="003E1BB7" w:rsidRPr="00972C7F" w:rsidRDefault="00B119FC" w:rsidP="009A4C64">
      <w:pPr>
        <w:spacing w:line="480" w:lineRule="auto"/>
        <w:contextualSpacing/>
        <w:jc w:val="center"/>
        <w:rPr>
          <w:rFonts w:eastAsiaTheme="minorEastAsia"/>
          <w:iCs/>
          <w:lang w:val="en-GB"/>
        </w:rPr>
      </w:pPr>
      <w:r>
        <w:rPr>
          <w:rFonts w:eastAsiaTheme="minorEastAsia"/>
          <w:iCs/>
          <w:noProof/>
          <w:lang w:val="en-GB"/>
        </w:rPr>
        <w:lastRenderedPageBreak/>
        <w:drawing>
          <wp:inline distT="0" distB="0" distL="0" distR="0" wp14:anchorId="59E676E5" wp14:editId="32D67344">
            <wp:extent cx="5731510" cy="3822065"/>
            <wp:effectExtent l="0" t="0" r="0" b="63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22065"/>
                    </a:xfrm>
                    <a:prstGeom prst="rect">
                      <a:avLst/>
                    </a:prstGeom>
                  </pic:spPr>
                </pic:pic>
              </a:graphicData>
            </a:graphic>
          </wp:inline>
        </w:drawing>
      </w:r>
    </w:p>
    <w:p w14:paraId="717807F4" w14:textId="478E4270" w:rsidR="00704B3C" w:rsidRPr="00D931F9" w:rsidRDefault="00704B3C" w:rsidP="00704B3C">
      <w:pPr>
        <w:spacing w:line="360" w:lineRule="auto"/>
        <w:contextualSpacing/>
        <w:jc w:val="both"/>
        <w:rPr>
          <w:rFonts w:cstheme="minorHAnsi"/>
          <w:i/>
          <w:sz w:val="22"/>
          <w:szCs w:val="22"/>
          <w:lang w:val="en-GB"/>
        </w:rPr>
      </w:pPr>
      <w:r w:rsidRPr="00D931F9">
        <w:rPr>
          <w:rFonts w:cstheme="minorHAnsi"/>
          <w:b/>
          <w:bCs/>
          <w:sz w:val="22"/>
          <w:szCs w:val="22"/>
          <w:lang w:val="en-GB"/>
        </w:rPr>
        <w:t xml:space="preserve">Fig. </w:t>
      </w:r>
      <w:r w:rsidR="002E19F9" w:rsidRPr="00D931F9">
        <w:rPr>
          <w:rFonts w:cstheme="minorHAnsi"/>
          <w:b/>
          <w:bCs/>
          <w:sz w:val="22"/>
          <w:szCs w:val="22"/>
          <w:lang w:val="en-GB"/>
        </w:rPr>
        <w:t>5</w:t>
      </w:r>
      <w:r w:rsidRPr="00D931F9">
        <w:rPr>
          <w:rFonts w:cstheme="minorHAnsi"/>
          <w:sz w:val="22"/>
          <w:szCs w:val="22"/>
          <w:lang w:val="en-GB"/>
        </w:rPr>
        <w:t xml:space="preserve">. </w:t>
      </w:r>
      <w:r w:rsidR="00ED194A" w:rsidRPr="00D931F9">
        <w:rPr>
          <w:rFonts w:cstheme="minorHAnsi"/>
          <w:i/>
          <w:iCs/>
          <w:sz w:val="22"/>
          <w:szCs w:val="22"/>
          <w:lang w:val="en-GB"/>
        </w:rPr>
        <w:t xml:space="preserve">Experimental data </w:t>
      </w:r>
      <w:r w:rsidR="00A54FB7" w:rsidRPr="00D931F9">
        <w:rPr>
          <w:rFonts w:cstheme="minorHAnsi"/>
          <w:i/>
          <w:iCs/>
          <w:sz w:val="22"/>
          <w:szCs w:val="22"/>
          <w:lang w:val="en-GB"/>
        </w:rPr>
        <w:t xml:space="preserve">demonstrating </w:t>
      </w:r>
      <w:r w:rsidR="00ED194A" w:rsidRPr="00D931F9">
        <w:rPr>
          <w:rFonts w:cstheme="minorHAnsi"/>
          <w:i/>
          <w:iCs/>
          <w:sz w:val="22"/>
          <w:szCs w:val="22"/>
          <w:lang w:val="en-GB"/>
        </w:rPr>
        <w:t>o</w:t>
      </w:r>
      <w:r w:rsidRPr="00D931F9">
        <w:rPr>
          <w:rFonts w:cstheme="minorHAnsi"/>
          <w:i/>
          <w:iCs/>
          <w:sz w:val="22"/>
          <w:szCs w:val="22"/>
          <w:lang w:val="en-GB"/>
        </w:rPr>
        <w:t>p</w:t>
      </w:r>
      <w:r w:rsidRPr="00D931F9">
        <w:rPr>
          <w:rFonts w:cstheme="minorHAnsi"/>
          <w:i/>
          <w:sz w:val="22"/>
          <w:szCs w:val="22"/>
          <w:lang w:val="en-GB"/>
        </w:rPr>
        <w:t xml:space="preserve">timum </w:t>
      </w:r>
      <w:ins w:id="509" w:author="Max Lindmark" w:date="2020-08-17T13:06:00Z">
        <w:r w:rsidR="00D3021D" w:rsidRPr="00D931F9">
          <w:rPr>
            <w:rFonts w:cstheme="minorHAnsi"/>
            <w:i/>
            <w:sz w:val="22"/>
            <w:szCs w:val="22"/>
            <w:lang w:val="en-GB"/>
          </w:rPr>
          <w:t xml:space="preserve">growth </w:t>
        </w:r>
      </w:ins>
      <w:r w:rsidRPr="00D931F9">
        <w:rPr>
          <w:rFonts w:cstheme="minorHAnsi"/>
          <w:i/>
          <w:sz w:val="22"/>
          <w:szCs w:val="22"/>
          <w:lang w:val="en-GB"/>
        </w:rPr>
        <w:t xml:space="preserve">temperature </w:t>
      </w:r>
      <w:del w:id="510" w:author="Max Lindmark" w:date="2020-08-17T13:06:00Z">
        <w:r w:rsidRPr="00D931F9" w:rsidDel="00D3021D">
          <w:rPr>
            <w:rFonts w:cstheme="minorHAnsi"/>
            <w:i/>
            <w:sz w:val="22"/>
            <w:szCs w:val="22"/>
            <w:lang w:val="en-GB"/>
          </w:rPr>
          <w:delText>for growth</w:delText>
        </w:r>
        <w:r w:rsidR="00FB1677" w:rsidRPr="00D931F9" w:rsidDel="00D3021D">
          <w:rPr>
            <w:rFonts w:cstheme="minorHAnsi"/>
            <w:i/>
            <w:sz w:val="22"/>
            <w:szCs w:val="22"/>
            <w:lang w:val="en-GB"/>
          </w:rPr>
          <w:delText xml:space="preserve"> </w:delText>
        </w:r>
      </w:del>
      <w:r w:rsidR="00FB1677" w:rsidRPr="00D931F9">
        <w:rPr>
          <w:rFonts w:cstheme="minorHAnsi"/>
          <w:i/>
          <w:sz w:val="22"/>
          <w:szCs w:val="22"/>
          <w:lang w:val="en-GB"/>
        </w:rPr>
        <w:t xml:space="preserve">declines with body mass. </w:t>
      </w:r>
      <w:r w:rsidR="00EF67F8" w:rsidRPr="00D931F9">
        <w:rPr>
          <w:rFonts w:cstheme="minorHAnsi"/>
          <w:i/>
          <w:sz w:val="22"/>
          <w:szCs w:val="22"/>
          <w:lang w:val="en-GB"/>
        </w:rPr>
        <w:t xml:space="preserve">The </w:t>
      </w:r>
      <w:r w:rsidR="00DE76E6" w:rsidRPr="00D931F9">
        <w:rPr>
          <w:rFonts w:cstheme="minorHAnsi"/>
          <w:i/>
          <w:sz w:val="22"/>
          <w:szCs w:val="22"/>
          <w:lang w:val="en-GB"/>
        </w:rPr>
        <w:t>plot</w:t>
      </w:r>
      <w:r w:rsidR="00EF67F8" w:rsidRPr="00D931F9">
        <w:rPr>
          <w:rFonts w:cstheme="minorHAnsi"/>
          <w:i/>
          <w:sz w:val="22"/>
          <w:szCs w:val="22"/>
          <w:lang w:val="en-GB"/>
        </w:rPr>
        <w:t xml:space="preserve"> shows </w:t>
      </w:r>
      <w:r w:rsidR="000B7976" w:rsidRPr="00D931F9">
        <w:rPr>
          <w:rFonts w:cstheme="minorHAnsi"/>
          <w:i/>
          <w:sz w:val="22"/>
          <w:szCs w:val="22"/>
          <w:lang w:val="en-GB"/>
        </w:rPr>
        <w:t xml:space="preserve">the </w:t>
      </w:r>
      <w:r w:rsidRPr="00D931F9">
        <w:rPr>
          <w:rFonts w:cstheme="minorHAnsi"/>
          <w:i/>
          <w:sz w:val="22"/>
          <w:szCs w:val="22"/>
          <w:lang w:val="en-GB"/>
        </w:rPr>
        <w:t>optimum temperature within species</w:t>
      </w:r>
      <w:r w:rsidR="000B7976" w:rsidRPr="00D931F9">
        <w:rPr>
          <w:rFonts w:cstheme="minorHAnsi"/>
          <w:i/>
          <w:sz w:val="22"/>
          <w:szCs w:val="22"/>
          <w:lang w:val="en-GB"/>
        </w:rPr>
        <w:t xml:space="preserve"> (rescaled by subtracting the mean</w:t>
      </w:r>
      <w:r w:rsidR="00F50345" w:rsidRPr="00D931F9">
        <w:rPr>
          <w:rFonts w:cstheme="minorHAnsi"/>
          <w:i/>
          <w:sz w:val="22"/>
          <w:szCs w:val="22"/>
          <w:lang w:val="en-GB"/>
        </w:rPr>
        <w:t xml:space="preserve"> optimum</w:t>
      </w:r>
      <w:r w:rsidR="000B7976" w:rsidRPr="00D931F9">
        <w:rPr>
          <w:rFonts w:cstheme="minorHAnsi"/>
          <w:i/>
          <w:sz w:val="22"/>
          <w:szCs w:val="22"/>
          <w:lang w:val="en-GB"/>
        </w:rPr>
        <w:t xml:space="preserve"> temperature </w:t>
      </w:r>
      <w:r w:rsidR="00013125" w:rsidRPr="00D931F9">
        <w:rPr>
          <w:rFonts w:cstheme="minorHAnsi"/>
          <w:i/>
          <w:sz w:val="22"/>
          <w:szCs w:val="22"/>
          <w:lang w:val="en-GB"/>
        </w:rPr>
        <w:t xml:space="preserve">from each observation, by </w:t>
      </w:r>
      <w:r w:rsidR="000B7976" w:rsidRPr="00D931F9">
        <w:rPr>
          <w:rFonts w:cstheme="minorHAnsi"/>
          <w:i/>
          <w:sz w:val="22"/>
          <w:szCs w:val="22"/>
          <w:lang w:val="en-GB"/>
        </w:rPr>
        <w:t>species)</w:t>
      </w:r>
      <w:r w:rsidRPr="00D931F9">
        <w:rPr>
          <w:rFonts w:cstheme="minorHAnsi"/>
          <w:i/>
          <w:sz w:val="22"/>
          <w:szCs w:val="22"/>
          <w:lang w:val="en-GB"/>
        </w:rPr>
        <w:t xml:space="preserve"> as a function of </w:t>
      </w:r>
      <w:r w:rsidR="007B7199" w:rsidRPr="00D931F9">
        <w:rPr>
          <w:rFonts w:cstheme="minorHAnsi"/>
          <w:i/>
          <w:sz w:val="22"/>
          <w:szCs w:val="22"/>
          <w:lang w:val="en-GB"/>
        </w:rPr>
        <w:t xml:space="preserve">the </w:t>
      </w:r>
      <w:r w:rsidRPr="00D931F9">
        <w:rPr>
          <w:rFonts w:cstheme="minorHAnsi"/>
          <w:i/>
          <w:sz w:val="22"/>
          <w:szCs w:val="22"/>
          <w:lang w:val="en-GB"/>
        </w:rPr>
        <w:t>natural log of rescaled body mass (</w:t>
      </w:r>
      <w:r w:rsidR="00477BE4" w:rsidRPr="00D931F9">
        <w:rPr>
          <w:rFonts w:cstheme="minorHAnsi"/>
          <w:i/>
          <w:sz w:val="22"/>
          <w:szCs w:val="22"/>
          <w:lang w:val="en-GB"/>
        </w:rPr>
        <w:t xml:space="preserve">ratio of mass to maturation mass </w:t>
      </w:r>
      <w:r w:rsidRPr="00D931F9">
        <w:rPr>
          <w:rFonts w:cstheme="minorHAnsi"/>
          <w:i/>
          <w:sz w:val="22"/>
          <w:szCs w:val="22"/>
          <w:lang w:val="en-GB"/>
        </w:rPr>
        <w:t xml:space="preserve">within species). Probability bands represent 80% and 95% credible intervals and </w:t>
      </w:r>
      <w:r w:rsidR="0058596C" w:rsidRPr="00D931F9">
        <w:rPr>
          <w:rFonts w:cstheme="minorHAnsi"/>
          <w:i/>
          <w:sz w:val="22"/>
          <w:szCs w:val="22"/>
          <w:lang w:val="en-GB"/>
        </w:rPr>
        <w:t xml:space="preserve">the </w:t>
      </w:r>
      <w:r w:rsidRPr="00D931F9">
        <w:rPr>
          <w:rFonts w:cstheme="minorHAnsi"/>
          <w:i/>
          <w:sz w:val="22"/>
          <w:szCs w:val="22"/>
          <w:lang w:val="en-GB"/>
        </w:rPr>
        <w:t xml:space="preserve">solid line </w:t>
      </w:r>
      <w:r w:rsidR="00B06531" w:rsidRPr="00D931F9">
        <w:rPr>
          <w:rFonts w:cstheme="minorHAnsi"/>
          <w:i/>
          <w:sz w:val="22"/>
          <w:szCs w:val="22"/>
          <w:lang w:val="en-GB"/>
        </w:rPr>
        <w:t xml:space="preserve">shows </w:t>
      </w:r>
      <w:r w:rsidRPr="00D931F9">
        <w:rPr>
          <w:rFonts w:cstheme="minorHAnsi"/>
          <w:i/>
          <w:sz w:val="22"/>
          <w:szCs w:val="22"/>
          <w:lang w:val="en-GB"/>
        </w:rPr>
        <w:t xml:space="preserve">the </w:t>
      </w:r>
      <w:r w:rsidR="000A754A" w:rsidRPr="00D931F9">
        <w:rPr>
          <w:rFonts w:cstheme="minorHAnsi"/>
          <w:i/>
          <w:sz w:val="22"/>
          <w:szCs w:val="22"/>
          <w:lang w:val="en-GB"/>
        </w:rPr>
        <w:t xml:space="preserve">global </w:t>
      </w:r>
      <w:r w:rsidRPr="00D931F9">
        <w:rPr>
          <w:rFonts w:cstheme="minorHAnsi"/>
          <w:i/>
          <w:sz w:val="22"/>
          <w:szCs w:val="22"/>
          <w:lang w:val="en-GB"/>
        </w:rPr>
        <w:t>prediction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0</m:t>
                </m:r>
              </m:sub>
            </m:sSub>
          </m:sub>
        </m:sSub>
      </m:oMath>
      <w:r w:rsidRPr="00D931F9">
        <w:rPr>
          <w:rFonts w:cstheme="minorHAnsi"/>
          <w:i/>
          <w:sz w:val="22"/>
          <w:szCs w:val="22"/>
          <w:lang w:val="en-GB"/>
        </w:rPr>
        <w:t xml:space="preserve"> and</w:t>
      </w:r>
      <w:r w:rsidR="00B56EC1" w:rsidRPr="00D931F9">
        <w:rPr>
          <w:rFonts w:cstheme="minorHAnsi"/>
          <w:i/>
          <w:sz w:val="22"/>
          <w:szCs w:val="22"/>
          <w:lang w:val="en-GB"/>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026FC8" w:rsidRPr="00D931F9">
        <w:rPr>
          <w:rFonts w:eastAsiaTheme="minorEastAsia" w:cstheme="minorHAnsi"/>
          <w:i/>
          <w:sz w:val="22"/>
          <w:szCs w:val="22"/>
          <w:lang w:val="en-GB"/>
        </w:rPr>
        <w:t>)</w:t>
      </w:r>
      <w:r w:rsidR="00850059" w:rsidRPr="00D931F9">
        <w:rPr>
          <w:rFonts w:cstheme="minorHAnsi"/>
          <w:i/>
          <w:sz w:val="22"/>
          <w:szCs w:val="22"/>
          <w:lang w:val="en-GB"/>
        </w:rPr>
        <w:t>. C</w:t>
      </w:r>
      <w:r w:rsidRPr="00D931F9">
        <w:rPr>
          <w:rFonts w:cstheme="minorHAnsi"/>
          <w:i/>
          <w:sz w:val="22"/>
          <w:szCs w:val="22"/>
          <w:lang w:val="en-GB"/>
        </w:rPr>
        <w:t>olo</w:t>
      </w:r>
      <w:r w:rsidR="008709BC" w:rsidRPr="00D931F9">
        <w:rPr>
          <w:rFonts w:cstheme="minorHAnsi"/>
          <w:i/>
          <w:sz w:val="22"/>
          <w:szCs w:val="22"/>
          <w:lang w:val="en-GB"/>
        </w:rPr>
        <w:t>u</w:t>
      </w:r>
      <w:r w:rsidRPr="00D931F9">
        <w:rPr>
          <w:rFonts w:cstheme="minorHAnsi"/>
          <w:i/>
          <w:sz w:val="22"/>
          <w:szCs w:val="22"/>
          <w:lang w:val="en-GB"/>
        </w:rPr>
        <w:t>rs indicate species</w:t>
      </w:r>
      <w:r w:rsidR="000B446A" w:rsidRPr="00D931F9">
        <w:rPr>
          <w:rFonts w:cstheme="minorHAnsi"/>
          <w:i/>
          <w:sz w:val="22"/>
          <w:szCs w:val="22"/>
          <w:lang w:val="en-GB"/>
        </w:rPr>
        <w:t xml:space="preserve"> </w:t>
      </w:r>
      <w:r w:rsidRPr="00D931F9">
        <w:rPr>
          <w:rFonts w:cstheme="minorHAnsi"/>
          <w:i/>
          <w:sz w:val="22"/>
          <w:szCs w:val="22"/>
          <w:lang w:val="en-GB"/>
        </w:rPr>
        <w:t xml:space="preserve">and </w:t>
      </w:r>
      <w:r w:rsidR="00B92F4F" w:rsidRPr="00D931F9">
        <w:rPr>
          <w:rFonts w:cstheme="minorHAnsi"/>
          <w:i/>
          <w:sz w:val="22"/>
          <w:szCs w:val="22"/>
          <w:lang w:val="en-GB"/>
        </w:rPr>
        <w:t xml:space="preserve">the </w:t>
      </w:r>
      <w:r w:rsidRPr="00D931F9">
        <w:rPr>
          <w:rFonts w:cstheme="minorHAnsi"/>
          <w:i/>
          <w:sz w:val="22"/>
          <w:szCs w:val="22"/>
          <w:lang w:val="en-GB"/>
        </w:rPr>
        <w:t xml:space="preserve">point </w:t>
      </w:r>
      <w:del w:id="511" w:author="Max Lindmark" w:date="2020-09-12T18:38:00Z">
        <w:r w:rsidRPr="00D931F9" w:rsidDel="00283CDF">
          <w:rPr>
            <w:rFonts w:cstheme="minorHAnsi"/>
            <w:i/>
            <w:sz w:val="22"/>
            <w:szCs w:val="22"/>
            <w:lang w:val="en-GB"/>
          </w:rPr>
          <w:delText xml:space="preserve">size </w:delText>
        </w:r>
      </w:del>
      <w:ins w:id="512" w:author="Max Lindmark" w:date="2020-09-12T18:38:00Z">
        <w:r w:rsidR="00283CDF" w:rsidRPr="00D931F9">
          <w:rPr>
            <w:rFonts w:cstheme="minorHAnsi"/>
            <w:i/>
            <w:sz w:val="22"/>
            <w:szCs w:val="22"/>
            <w:lang w:val="en-GB"/>
          </w:rPr>
          <w:t xml:space="preserve">area </w:t>
        </w:r>
      </w:ins>
      <w:r w:rsidRPr="00D931F9">
        <w:rPr>
          <w:rFonts w:cstheme="minorHAnsi"/>
          <w:i/>
          <w:sz w:val="22"/>
          <w:szCs w:val="22"/>
          <w:lang w:val="en-GB"/>
        </w:rPr>
        <w:t xml:space="preserve">corresponds to </w:t>
      </w:r>
      <w:r w:rsidR="00FB0533" w:rsidRPr="00D931F9">
        <w:rPr>
          <w:rFonts w:cstheme="minorHAnsi"/>
          <w:i/>
          <w:sz w:val="22"/>
          <w:szCs w:val="22"/>
          <w:lang w:val="en-GB"/>
        </w:rPr>
        <w:t xml:space="preserve">body </w:t>
      </w:r>
      <w:r w:rsidRPr="00D931F9">
        <w:rPr>
          <w:rFonts w:cstheme="minorHAnsi"/>
          <w:i/>
          <w:sz w:val="22"/>
          <w:szCs w:val="22"/>
          <w:lang w:val="en-GB"/>
        </w:rPr>
        <w:t xml:space="preserve">mass in unit </w:t>
      </w:r>
      <m:oMath>
        <m:r>
          <m:rPr>
            <m:sty m:val="p"/>
          </m:rPr>
          <w:rPr>
            <w:rFonts w:ascii="Cambria Math" w:hAnsi="Cambria Math" w:cstheme="minorHAnsi"/>
            <w:sz w:val="22"/>
            <w:szCs w:val="22"/>
            <w:lang w:val="en-GB"/>
          </w:rPr>
          <m:t>g</m:t>
        </m:r>
      </m:oMath>
      <w:r w:rsidRPr="00D931F9">
        <w:rPr>
          <w:rFonts w:cstheme="minorHAnsi"/>
          <w:i/>
          <w:sz w:val="22"/>
          <w:szCs w:val="22"/>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704CE8DC" w:rsidR="009F31EA" w:rsidRDefault="009F31EA" w:rsidP="00384142">
      <w:pPr>
        <w:spacing w:line="480" w:lineRule="auto"/>
        <w:contextualSpacing/>
        <w:jc w:val="both"/>
        <w:rPr>
          <w:rFonts w:eastAsiaTheme="minorEastAsia"/>
          <w:iCs/>
          <w:lang w:val="en-GB"/>
        </w:rPr>
      </w:pPr>
    </w:p>
    <w:p w14:paraId="518E2EE4" w14:textId="2967F625" w:rsidR="009F31EA" w:rsidRDefault="009F31EA" w:rsidP="00384142">
      <w:pPr>
        <w:spacing w:line="480" w:lineRule="auto"/>
        <w:contextualSpacing/>
        <w:jc w:val="both"/>
        <w:rPr>
          <w:rFonts w:eastAsiaTheme="minorEastAsia"/>
          <w:iCs/>
          <w:lang w:val="en-GB"/>
        </w:rPr>
      </w:pPr>
    </w:p>
    <w:p w14:paraId="145AB63F" w14:textId="77777777" w:rsidR="004620EE" w:rsidRDefault="004620EE" w:rsidP="00384142">
      <w:pPr>
        <w:spacing w:line="480" w:lineRule="auto"/>
        <w:contextualSpacing/>
        <w:jc w:val="both"/>
        <w:rPr>
          <w:rFonts w:eastAsiaTheme="minorEastAsia"/>
          <w:iCs/>
          <w:lang w:val="en-GB"/>
        </w:rPr>
      </w:pPr>
    </w:p>
    <w:p w14:paraId="487C4304" w14:textId="77777777" w:rsidR="009F31EA" w:rsidRPr="00972C7F" w:rsidRDefault="009F31EA" w:rsidP="00384142">
      <w:pPr>
        <w:spacing w:line="480" w:lineRule="auto"/>
        <w:contextualSpacing/>
        <w:jc w:val="both"/>
        <w:rPr>
          <w:rFonts w:eastAsiaTheme="minorEastAsia"/>
          <w:iCs/>
          <w:lang w:val="en-GB"/>
        </w:rPr>
      </w:pPr>
    </w:p>
    <w:p w14:paraId="5BEECBD1" w14:textId="3225ACD2" w:rsidR="00704B3C" w:rsidRDefault="00704B3C" w:rsidP="00384142">
      <w:pPr>
        <w:spacing w:line="480" w:lineRule="auto"/>
        <w:contextualSpacing/>
        <w:jc w:val="both"/>
        <w:rPr>
          <w:rFonts w:eastAsiaTheme="minorEastAsia"/>
          <w:iCs/>
          <w:lang w:val="en-GB"/>
        </w:rPr>
      </w:pPr>
    </w:p>
    <w:p w14:paraId="6A63C7D5" w14:textId="77777777" w:rsidR="00FB4797" w:rsidRDefault="00FB4797"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72EF7648" w:rsidR="00757772" w:rsidRPr="00E071F1" w:rsidRDefault="008757AA" w:rsidP="003D5FB9">
      <w:pPr>
        <w:spacing w:line="480" w:lineRule="auto"/>
        <w:contextualSpacing/>
        <w:jc w:val="both"/>
        <w:rPr>
          <w:rFonts w:eastAsiaTheme="minorEastAsia" w:cstheme="minorHAnsi"/>
          <w:lang w:val="en-GB"/>
        </w:rPr>
      </w:pPr>
      <w:r w:rsidRPr="00E071F1">
        <w:rPr>
          <w:rFonts w:eastAsiaTheme="minorEastAsia" w:cstheme="minorHAnsi"/>
          <w:lang w:val="en-GB"/>
        </w:rPr>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is used to predict the effects of warming </w:t>
      </w:r>
      <w:r w:rsidR="008B643C" w:rsidRPr="00E071F1">
        <w:rPr>
          <w:rFonts w:eastAsiaTheme="minorEastAsia" w:cstheme="minorHAnsi"/>
          <w:lang w:val="en-GB"/>
        </w:rPr>
        <w:t xml:space="preserve">on </w:t>
      </w:r>
      <w:commentRangeStart w:id="513"/>
      <w:commentRangeStart w:id="514"/>
      <w:del w:id="515" w:author="Max Lindmark" w:date="2020-07-31T16:26:00Z">
        <w:r w:rsidR="006C0311" w:rsidRPr="00E071F1" w:rsidDel="00AE1924">
          <w:rPr>
            <w:rFonts w:eastAsiaTheme="minorEastAsia" w:cstheme="minorHAnsi"/>
            <w:lang w:val="en-GB"/>
          </w:rPr>
          <w:delText>indi</w:delText>
        </w:r>
        <w:r w:rsidR="00641D73" w:rsidRPr="00E071F1" w:rsidDel="00AE1924">
          <w:rPr>
            <w:rFonts w:eastAsiaTheme="minorEastAsia" w:cstheme="minorHAnsi"/>
            <w:lang w:val="en-GB"/>
          </w:rPr>
          <w:delText>vidual growth</w:delText>
        </w:r>
        <w:r w:rsidR="00455E63" w:rsidRPr="00E071F1" w:rsidDel="00AE1924">
          <w:rPr>
            <w:rFonts w:eastAsiaTheme="minorEastAsia" w:cstheme="minorHAnsi"/>
            <w:lang w:val="en-GB"/>
          </w:rPr>
          <w:delText>,</w:delText>
        </w:r>
      </w:del>
      <w:r w:rsidR="004530A8" w:rsidRPr="00E071F1">
        <w:rPr>
          <w:rFonts w:eastAsiaTheme="minorEastAsia" w:cstheme="minorHAnsi"/>
          <w:lang w:val="en-GB"/>
        </w:rPr>
        <w:t xml:space="preserve"> body size</w:t>
      </w:r>
      <w:ins w:id="516" w:author="Max Lindmark" w:date="2020-07-31T16:27:00Z">
        <w:r w:rsidR="00E63D01" w:rsidRPr="00E071F1">
          <w:rPr>
            <w:rFonts w:eastAsiaTheme="minorEastAsia" w:cstheme="minorHAnsi"/>
            <w:lang w:val="en-GB"/>
          </w:rPr>
          <w:t xml:space="preserve"> and </w:t>
        </w:r>
      </w:ins>
      <w:del w:id="517" w:author="Max Lindmark" w:date="2020-07-31T16:27:00Z">
        <w:r w:rsidR="00E646EF" w:rsidRPr="00E071F1" w:rsidDel="00E63D01">
          <w:rPr>
            <w:rFonts w:eastAsiaTheme="minorEastAsia" w:cstheme="minorHAnsi"/>
            <w:lang w:val="en-GB"/>
          </w:rPr>
          <w:delText xml:space="preserve">, </w:delText>
        </w:r>
        <w:commentRangeEnd w:id="513"/>
        <w:r w:rsidR="00337241" w:rsidRPr="00E071F1" w:rsidDel="00E63D01">
          <w:rPr>
            <w:rStyle w:val="CommentReference"/>
            <w:sz w:val="24"/>
            <w:szCs w:val="24"/>
          </w:rPr>
          <w:commentReference w:id="513"/>
        </w:r>
        <w:commentRangeEnd w:id="514"/>
        <w:r w:rsidR="00CD0AB3" w:rsidRPr="00E071F1" w:rsidDel="00E63D01">
          <w:rPr>
            <w:rStyle w:val="CommentReference"/>
            <w:sz w:val="24"/>
            <w:szCs w:val="24"/>
          </w:rPr>
          <w:commentReference w:id="514"/>
        </w:r>
      </w:del>
      <w:ins w:id="518" w:author="Max Lindmark" w:date="2020-07-31T16:27:00Z">
        <w:r w:rsidR="00F67AAF" w:rsidRPr="00E071F1">
          <w:rPr>
            <w:rFonts w:eastAsiaTheme="minorEastAsia" w:cstheme="minorHAnsi"/>
            <w:lang w:val="en-GB"/>
          </w:rPr>
          <w:t xml:space="preserve">size </w:t>
        </w:r>
        <w:r w:rsidR="0072797E" w:rsidRPr="00E071F1">
          <w:rPr>
            <w:rFonts w:eastAsiaTheme="minorEastAsia" w:cstheme="minorHAnsi"/>
            <w:lang w:val="en-GB"/>
          </w:rPr>
          <w:t>structure</w:t>
        </w:r>
        <w:r w:rsidR="00730540" w:rsidRPr="00E071F1">
          <w:rPr>
            <w:rFonts w:eastAsiaTheme="minorEastAsia" w:cstheme="minorHAnsi"/>
            <w:lang w:val="en-GB"/>
          </w:rPr>
          <w:t>,</w:t>
        </w:r>
        <w:r w:rsidR="0072797E" w:rsidRPr="00E071F1">
          <w:rPr>
            <w:rFonts w:eastAsiaTheme="minorEastAsia" w:cstheme="minorHAnsi"/>
            <w:lang w:val="en-GB"/>
          </w:rPr>
          <w:t xml:space="preserve"> </w:t>
        </w:r>
      </w:ins>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del w:id="519" w:author="Max Lindmark" w:date="2020-07-31T16:26:00Z">
        <w:r w:rsidR="00E646EF" w:rsidRPr="00E071F1" w:rsidDel="00242FC8">
          <w:rPr>
            <w:rFonts w:eastAsiaTheme="minorEastAsia" w:cstheme="minorHAnsi"/>
            <w:lang w:val="en-GB"/>
          </w:rPr>
          <w:delText xml:space="preserve"> </w:delText>
        </w:r>
        <w:commentRangeStart w:id="520"/>
        <w:r w:rsidR="005D0FAE" w:rsidRPr="00E071F1" w:rsidDel="00242FC8">
          <w:rPr>
            <w:rFonts w:eastAsiaTheme="minorEastAsia" w:cstheme="minorHAnsi"/>
            <w:lang w:val="en-GB"/>
          </w:rPr>
          <w:delText xml:space="preserve">in </w:delText>
        </w:r>
        <w:r w:rsidR="00E646EF" w:rsidRPr="00E071F1" w:rsidDel="00242FC8">
          <w:rPr>
            <w:rFonts w:eastAsiaTheme="minorEastAsia" w:cstheme="minorHAnsi"/>
            <w:lang w:val="en-GB"/>
          </w:rPr>
          <w:delText>mechanistic models</w:delText>
        </w:r>
      </w:del>
      <w:r w:rsidR="00787B01" w:rsidRPr="00E071F1">
        <w:rPr>
          <w:rFonts w:eastAsiaTheme="minorEastAsia" w:cstheme="minorHAnsi"/>
          <w:lang w:val="en-GB"/>
        </w:rPr>
        <w:t xml:space="preserve"> </w:t>
      </w:r>
      <w:commentRangeEnd w:id="520"/>
      <w:r w:rsidR="00CD0AB3" w:rsidRPr="00E071F1">
        <w:rPr>
          <w:rStyle w:val="CommentReference"/>
          <w:sz w:val="24"/>
          <w:szCs w:val="24"/>
        </w:rPr>
        <w:commentReference w:id="520"/>
      </w:r>
      <w:r w:rsidR="00862F0C" w:rsidRPr="00E071F1">
        <w:rPr>
          <w:rFonts w:eastAsiaTheme="minorEastAsia" w:cstheme="minorHAnsi"/>
        </w:rPr>
        <w:fldChar w:fldCharType="begin"/>
      </w:r>
      <w:r w:rsidR="002E281F">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S"}],"issued":{"date-parts":[["2005"]]}}},{"id":"kre1J3Go/1Q6Lg41W","uris":["http://zotero.org/users/6116610/items/2BTE2RDI"],"uri":["http://zotero.org/users/6116610/items/2BTE2RDI"],"itemData":{"id":219,"type":"article-journal","container-title":"Global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r w:rsidR="00C7173A" w:rsidRPr="00E071F1">
        <w:rPr>
          <w:rFonts w:eastAsiaTheme="minorEastAsia" w:cstheme="minorHAnsi"/>
          <w:lang w:val="en-GB"/>
        </w:rPr>
        <w:t>H</w:t>
      </w:r>
      <w:r w:rsidR="00E0273B" w:rsidRPr="00E071F1">
        <w:rPr>
          <w:rFonts w:eastAsiaTheme="minorEastAsia" w:cstheme="minorHAnsi"/>
          <w:lang w:val="en-GB"/>
        </w:rPr>
        <w:t xml:space="preserve">ow </w:t>
      </w:r>
      <w:r w:rsidR="00B35BE5" w:rsidRPr="00E071F1">
        <w:rPr>
          <w:rFonts w:eastAsiaTheme="minorEastAsia" w:cstheme="minorHAnsi"/>
          <w:lang w:val="en-GB"/>
        </w:rPr>
        <w:t xml:space="preserve">biological </w:t>
      </w:r>
      <w:r w:rsidR="00E0273B" w:rsidRPr="00E071F1">
        <w:rPr>
          <w:rFonts w:eastAsiaTheme="minorEastAsia" w:cstheme="minorHAnsi"/>
          <w:lang w:val="en-GB"/>
        </w:rPr>
        <w:t xml:space="preserve">rates scale with temperature and/or mass </w:t>
      </w:r>
      <w:r w:rsidR="008F136F" w:rsidRPr="00E071F1">
        <w:rPr>
          <w:rFonts w:eastAsiaTheme="minorEastAsia" w:cstheme="minorHAnsi"/>
          <w:lang w:val="en-GB"/>
        </w:rPr>
        <w:t xml:space="preserve">is </w:t>
      </w:r>
      <w:r w:rsidR="00B35BE5" w:rsidRPr="00E071F1">
        <w:rPr>
          <w:rFonts w:eastAsiaTheme="minorEastAsia" w:cstheme="minorHAnsi"/>
          <w:lang w:val="en-GB"/>
        </w:rPr>
        <w:t xml:space="preserve">commonly inferred </w:t>
      </w:r>
      <w:r w:rsidR="00471109" w:rsidRPr="00E071F1">
        <w:rPr>
          <w:rFonts w:eastAsiaTheme="minorEastAsia" w:cstheme="minorHAnsi"/>
          <w:lang w:val="en-GB"/>
        </w:rPr>
        <w:t xml:space="preserve">from </w:t>
      </w:r>
      <w:r w:rsidR="00B00A9A" w:rsidRPr="00E071F1">
        <w:rPr>
          <w:rFonts w:eastAsiaTheme="minorEastAsia" w:cstheme="minorHAnsi"/>
          <w:lang w:val="en-GB"/>
        </w:rPr>
        <w:t>either</w:t>
      </w:r>
      <w:r w:rsidR="009C0F28" w:rsidRPr="00E071F1">
        <w:rPr>
          <w:rFonts w:eastAsiaTheme="minorEastAsia" w:cstheme="minorHAnsi"/>
          <w:lang w:val="en-GB"/>
        </w:rPr>
        <w:t xml:space="preserve"> meta-</w:t>
      </w:r>
      <w:r w:rsidR="00C735C2" w:rsidRPr="00E071F1">
        <w:rPr>
          <w:rFonts w:eastAsiaTheme="minorEastAsia" w:cstheme="minorHAnsi"/>
          <w:lang w:val="en-GB"/>
        </w:rPr>
        <w:t>analysis</w:t>
      </w:r>
      <w:r w:rsidR="009C0F28" w:rsidRPr="00E071F1">
        <w:rPr>
          <w:rFonts w:eastAsiaTheme="minorEastAsia" w:cstheme="minorHAnsi"/>
          <w:lang w:val="en-GB"/>
        </w:rPr>
        <w:t xml:space="preserve"> of</w:t>
      </w:r>
      <w:r w:rsidR="00B00A9A" w:rsidRPr="00E071F1">
        <w:rPr>
          <w:rFonts w:eastAsiaTheme="minorEastAsia" w:cstheme="minorHAnsi"/>
          <w:lang w:val="en-GB"/>
        </w:rPr>
        <w:t xml:space="preserve"> </w:t>
      </w:r>
      <w:r w:rsidR="00CD1F98" w:rsidRPr="00E071F1">
        <w:rPr>
          <w:rFonts w:eastAsiaTheme="minorEastAsia" w:cstheme="minorHAnsi"/>
          <w:lang w:val="en-GB"/>
        </w:rPr>
        <w:t>single-species studies</w:t>
      </w:r>
      <w:r w:rsidR="00634861" w:rsidRPr="00E071F1">
        <w:rPr>
          <w:rFonts w:eastAsiaTheme="minorEastAsia" w:cstheme="minorHAnsi"/>
          <w:lang w:val="en-GB"/>
        </w:rPr>
        <w:t xml:space="preserve"> </w:t>
      </w:r>
      <w:r w:rsidR="00634861"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sidRPr="00E071F1">
        <w:rPr>
          <w:rFonts w:eastAsiaTheme="minorEastAsia" w:cstheme="minorHAnsi"/>
        </w:rPr>
        <w:fldChar w:fldCharType="separate"/>
      </w:r>
      <w:r w:rsidR="00422B99" w:rsidRPr="00E071F1">
        <w:rPr>
          <w:rFonts w:ascii="Times New Roman" w:cs="Times New Roman"/>
          <w:lang w:val="en-GB"/>
        </w:rPr>
        <w:t>(Bokma 2004; Glazier 2005)</w:t>
      </w:r>
      <w:r w:rsidR="00634861" w:rsidRPr="00E071F1">
        <w:rPr>
          <w:rFonts w:eastAsiaTheme="minorEastAsia" w:cstheme="minorHAnsi"/>
        </w:rPr>
        <w:fldChar w:fldCharType="end"/>
      </w:r>
      <w:r w:rsidR="00CD1F98" w:rsidRPr="00E071F1">
        <w:rPr>
          <w:rFonts w:eastAsiaTheme="minorEastAsia" w:cstheme="minorHAnsi"/>
          <w:lang w:val="en-GB"/>
        </w:rPr>
        <w:t xml:space="preserve"> </w:t>
      </w:r>
      <w:r w:rsidR="005B4852" w:rsidRPr="00E071F1">
        <w:rPr>
          <w:rFonts w:eastAsiaTheme="minorEastAsia" w:cstheme="minorHAnsi"/>
          <w:lang w:val="en-GB"/>
        </w:rPr>
        <w:t xml:space="preserve">or </w:t>
      </w:r>
      <w:r w:rsidR="00473983" w:rsidRPr="00E071F1">
        <w:rPr>
          <w:rFonts w:eastAsiaTheme="minorEastAsia" w:cstheme="minorHAnsi"/>
          <w:lang w:val="en-GB"/>
        </w:rPr>
        <w:t>interspecific relationship</w:t>
      </w:r>
      <w:r w:rsidR="00E0273B" w:rsidRPr="00E071F1">
        <w:rPr>
          <w:rFonts w:eastAsiaTheme="minorEastAsia" w:cstheme="minorHAnsi"/>
          <w:lang w:val="en-GB"/>
        </w:rPr>
        <w:t>s</w:t>
      </w:r>
      <w:r w:rsidR="004530A8" w:rsidRPr="00E071F1">
        <w:rPr>
          <w:rFonts w:eastAsiaTheme="minorEastAsia" w:cstheme="minorHAnsi"/>
          <w:lang w:val="en-GB"/>
        </w:rPr>
        <w:t xml:space="preserve"> </w:t>
      </w:r>
      <w:r w:rsidR="004530A8"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4530A8" w:rsidRPr="00E071F1">
        <w:rPr>
          <w:rFonts w:eastAsiaTheme="minorEastAsia" w:cstheme="minorHAnsi"/>
          <w:lang w:val="en-GB"/>
        </w:rPr>
        <w:fldChar w:fldCharType="separate"/>
      </w:r>
      <w:r w:rsidR="00422B99" w:rsidRPr="00E071F1">
        <w:rPr>
          <w:rFonts w:ascii="Times New Roman" w:cs="Times New Roman"/>
          <w:lang w:val="en-GB"/>
        </w:rPr>
        <w:t xml:space="preserve">(Brown </w:t>
      </w:r>
      <w:r w:rsidR="00422B99" w:rsidRPr="00E071F1">
        <w:rPr>
          <w:rFonts w:ascii="Times New Roman" w:cs="Times New Roman"/>
          <w:i/>
          <w:iCs/>
          <w:lang w:val="en-GB"/>
        </w:rPr>
        <w:t>et al.</w:t>
      </w:r>
      <w:r w:rsidR="00422B99" w:rsidRPr="00E071F1">
        <w:rPr>
          <w:rFonts w:ascii="Times New Roman" w:cs="Times New Roman"/>
          <w:lang w:val="en-GB"/>
        </w:rPr>
        <w:t xml:space="preserve"> 2004; Killen </w:t>
      </w:r>
      <w:r w:rsidR="00422B99" w:rsidRPr="00E071F1">
        <w:rPr>
          <w:rFonts w:ascii="Times New Roman" w:cs="Times New Roman"/>
          <w:i/>
          <w:iCs/>
          <w:lang w:val="en-GB"/>
        </w:rPr>
        <w:t>et al.</w:t>
      </w:r>
      <w:r w:rsidR="00422B99" w:rsidRPr="00E071F1">
        <w:rPr>
          <w:rFonts w:ascii="Times New Roman" w:cs="Times New Roman"/>
          <w:lang w:val="en-GB"/>
        </w:rPr>
        <w:t xml:space="preserve"> 2010)</w:t>
      </w:r>
      <w:r w:rsidR="004530A8" w:rsidRPr="00E071F1">
        <w:rPr>
          <w:rFonts w:eastAsiaTheme="minorEastAsia" w:cstheme="minorHAnsi"/>
          <w:lang w:val="en-GB"/>
        </w:rPr>
        <w:fldChar w:fldCharType="end"/>
      </w:r>
      <w:commentRangeStart w:id="521"/>
      <w:commentRangeStart w:id="522"/>
      <w:r w:rsidR="00706253" w:rsidRPr="00E071F1">
        <w:rPr>
          <w:rFonts w:eastAsiaTheme="minorEastAsia" w:cstheme="minorHAnsi"/>
          <w:lang w:val="en-GB"/>
        </w:rPr>
        <w:t>.</w:t>
      </w:r>
      <w:commentRangeEnd w:id="521"/>
      <w:r w:rsidR="00FC200E" w:rsidRPr="00E071F1">
        <w:rPr>
          <w:rStyle w:val="CommentReference"/>
          <w:sz w:val="24"/>
          <w:szCs w:val="24"/>
        </w:rPr>
        <w:commentReference w:id="521"/>
      </w:r>
      <w:commentRangeEnd w:id="522"/>
      <w:r w:rsidR="00296C65" w:rsidRPr="00E071F1">
        <w:rPr>
          <w:rStyle w:val="CommentReference"/>
          <w:sz w:val="24"/>
          <w:szCs w:val="24"/>
        </w:rPr>
        <w:commentReference w:id="522"/>
      </w:r>
      <w:r w:rsidR="00706253" w:rsidRPr="00E071F1">
        <w:rPr>
          <w:rFonts w:eastAsiaTheme="minorEastAsia" w:cstheme="minorHAnsi"/>
          <w:lang w:val="en-GB"/>
        </w:rPr>
        <w:t xml:space="preserve"> H</w:t>
      </w:r>
      <w:r w:rsidR="00AF40A3" w:rsidRPr="00E071F1">
        <w:rPr>
          <w:rFonts w:eastAsiaTheme="minorEastAsia" w:cstheme="minorHAnsi"/>
          <w:lang w:val="en-GB"/>
        </w:rPr>
        <w:t>owever,</w:t>
      </w:r>
      <w:r w:rsidR="00706253" w:rsidRPr="00E071F1">
        <w:rPr>
          <w:rFonts w:eastAsiaTheme="minorEastAsia" w:cstheme="minorHAnsi"/>
          <w:lang w:val="en-GB"/>
        </w:rPr>
        <w:t xml:space="preserve"> </w:t>
      </w:r>
      <w:r w:rsidR="00C735C2" w:rsidRPr="00E071F1">
        <w:rPr>
          <w:rFonts w:eastAsiaTheme="minorEastAsia" w:cstheme="minorHAnsi"/>
          <w:lang w:val="en-GB"/>
        </w:rPr>
        <w:t xml:space="preserve">the former can result in </w:t>
      </w:r>
      <w:r w:rsidR="000808C7" w:rsidRPr="00E071F1">
        <w:rPr>
          <w:rFonts w:eastAsiaTheme="minorEastAsia" w:cstheme="minorHAnsi"/>
          <w:lang w:val="en-GB"/>
        </w:rPr>
        <w:t>large variation in intraspecific scaling parameters</w:t>
      </w:r>
      <w:r w:rsidR="00CB68F0" w:rsidRPr="00E071F1">
        <w:rPr>
          <w:rFonts w:eastAsiaTheme="minorEastAsia" w:cstheme="minorHAnsi"/>
          <w:lang w:val="en-GB"/>
        </w:rPr>
        <w:t xml:space="preserve"> due to variation between species</w:t>
      </w:r>
      <w:r w:rsidR="000808C7" w:rsidRPr="00E071F1">
        <w:rPr>
          <w:rFonts w:eastAsiaTheme="minorEastAsia" w:cstheme="minorHAnsi"/>
          <w:lang w:val="en-GB"/>
        </w:rPr>
        <w:t xml:space="preserve">, and </w:t>
      </w:r>
      <w:r w:rsidR="00565AC3" w:rsidRPr="00E071F1">
        <w:rPr>
          <w:rFonts w:eastAsiaTheme="minorEastAsia" w:cstheme="minorHAnsi"/>
          <w:lang w:val="en-GB"/>
        </w:rPr>
        <w:t>the latter</w:t>
      </w:r>
      <w:r w:rsidR="007D4898" w:rsidRPr="00E071F1">
        <w:rPr>
          <w:rFonts w:eastAsiaTheme="minorEastAsia" w:cstheme="minorHAnsi"/>
          <w:lang w:val="en-GB"/>
        </w:rPr>
        <w:t xml:space="preserve"> relies on the assumption that rates scale identically within </w:t>
      </w:r>
      <w:r w:rsidR="00BD7D6F" w:rsidRPr="00E071F1">
        <w:rPr>
          <w:rFonts w:eastAsiaTheme="minorEastAsia" w:cstheme="minorHAnsi"/>
          <w:lang w:val="en-GB"/>
        </w:rPr>
        <w:t xml:space="preserve">as </w:t>
      </w:r>
      <w:r w:rsidR="007D4898" w:rsidRPr="00E071F1">
        <w:rPr>
          <w:rFonts w:eastAsiaTheme="minorEastAsia" w:cstheme="minorHAnsi"/>
          <w:lang w:val="en-GB"/>
        </w:rPr>
        <w:t xml:space="preserve">between species, which </w:t>
      </w:r>
      <w:r w:rsidR="00B713B0" w:rsidRPr="00E071F1">
        <w:rPr>
          <w:rFonts w:eastAsiaTheme="minorEastAsia" w:cstheme="minorHAnsi"/>
          <w:lang w:val="en-GB"/>
        </w:rPr>
        <w:t>is often not the case</w:t>
      </w:r>
      <w:r w:rsidR="00C51BA1" w:rsidRPr="00E071F1">
        <w:rPr>
          <w:rFonts w:eastAsiaTheme="minorEastAsia" w:cstheme="minorHAnsi"/>
          <w:lang w:val="en-GB"/>
        </w:rPr>
        <w:t xml:space="preserve"> </w:t>
      </w:r>
      <w:r w:rsidR="006B5E4F"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sidRPr="00E071F1">
        <w:rPr>
          <w:rFonts w:eastAsiaTheme="minorEastAsia" w:cstheme="minorHAnsi"/>
        </w:rPr>
        <w:fldChar w:fldCharType="separate"/>
      </w:r>
      <w:r w:rsidR="00592C85" w:rsidRPr="00E071F1">
        <w:rPr>
          <w:lang w:val="en-GB"/>
        </w:rPr>
        <w:t xml:space="preserve">(Glazier 2005; Rall </w:t>
      </w:r>
      <w:r w:rsidR="00592C85" w:rsidRPr="00E071F1">
        <w:rPr>
          <w:i/>
          <w:iCs/>
          <w:lang w:val="en-GB"/>
        </w:rPr>
        <w:t>et al.</w:t>
      </w:r>
      <w:r w:rsidR="00592C85" w:rsidRPr="00E071F1">
        <w:rPr>
          <w:lang w:val="en-GB"/>
        </w:rPr>
        <w:t xml:space="preserve"> 2012; Jerde </w:t>
      </w:r>
      <w:r w:rsidR="00592C85" w:rsidRPr="00E071F1">
        <w:rPr>
          <w:i/>
          <w:iCs/>
          <w:lang w:val="en-GB"/>
        </w:rPr>
        <w:t>et al.</w:t>
      </w:r>
      <w:r w:rsidR="00592C85" w:rsidRPr="00E071F1">
        <w:rPr>
          <w:lang w:val="en-GB"/>
        </w:rPr>
        <w:t xml:space="preserve"> 2019)</w:t>
      </w:r>
      <w:r w:rsidR="006B5E4F" w:rsidRPr="00E071F1">
        <w:rPr>
          <w:rFonts w:eastAsiaTheme="minorEastAsia" w:cstheme="minorHAnsi"/>
        </w:rPr>
        <w:fldChar w:fldCharType="end"/>
      </w:r>
      <w:r w:rsidR="006B5E4F" w:rsidRPr="00E071F1">
        <w:rPr>
          <w:rFonts w:eastAsiaTheme="minorEastAsia" w:cstheme="minorHAnsi"/>
          <w:lang w:val="en-GB"/>
        </w:rPr>
        <w:t xml:space="preserve">. </w:t>
      </w:r>
      <w:r w:rsidR="00433D5B" w:rsidRPr="00E071F1">
        <w:rPr>
          <w:rFonts w:eastAsiaTheme="minorEastAsia" w:cstheme="minorHAnsi"/>
          <w:lang w:val="en-GB"/>
        </w:rPr>
        <w:t>A</w:t>
      </w:r>
      <w:r w:rsidR="00923889" w:rsidRPr="00E071F1">
        <w:rPr>
          <w:rFonts w:eastAsiaTheme="minorEastAsia" w:cstheme="minorHAnsi"/>
          <w:lang w:val="en-GB"/>
        </w:rPr>
        <w:t xml:space="preserve">s </w:t>
      </w:r>
      <w:r w:rsidR="00433D5B" w:rsidRPr="00E071F1">
        <w:rPr>
          <w:rFonts w:eastAsiaTheme="minorEastAsia" w:cstheme="minorHAnsi"/>
          <w:lang w:val="en-GB"/>
        </w:rPr>
        <w:t>growth, consumption and metaboli</w:t>
      </w:r>
      <w:r w:rsidR="00BD7D6F" w:rsidRPr="00E071F1">
        <w:rPr>
          <w:rFonts w:eastAsiaTheme="minorEastAsia" w:cstheme="minorHAnsi"/>
          <w:lang w:val="en-GB"/>
        </w:rPr>
        <w:t>sm</w:t>
      </w:r>
      <w:r w:rsidR="0092655A" w:rsidRPr="00E071F1">
        <w:rPr>
          <w:rFonts w:eastAsiaTheme="minorEastAsia" w:cstheme="minorHAnsi"/>
          <w:lang w:val="en-GB"/>
        </w:rPr>
        <w:t xml:space="preserve"> represent individual</w:t>
      </w:r>
      <w:r w:rsidR="00C40921" w:rsidRPr="00E071F1">
        <w:rPr>
          <w:rFonts w:eastAsiaTheme="minorEastAsia" w:cstheme="minorHAnsi"/>
          <w:lang w:val="en-GB"/>
        </w:rPr>
        <w:t xml:space="preserve">-level </w:t>
      </w:r>
      <w:r w:rsidR="0092655A" w:rsidRPr="00E071F1">
        <w:rPr>
          <w:rFonts w:eastAsiaTheme="minorEastAsia" w:cstheme="minorHAnsi"/>
          <w:lang w:val="en-GB"/>
        </w:rPr>
        <w:t>processes</w:t>
      </w:r>
      <w:r w:rsidR="00BA2C25" w:rsidRPr="00E071F1">
        <w:rPr>
          <w:rFonts w:eastAsiaTheme="minorEastAsia" w:cstheme="minorHAnsi"/>
          <w:lang w:val="en-GB"/>
        </w:rPr>
        <w:t xml:space="preserve">, it is important </w:t>
      </w:r>
      <w:r w:rsidR="00CA79A5" w:rsidRPr="00E071F1">
        <w:rPr>
          <w:rFonts w:eastAsiaTheme="minorEastAsia" w:cstheme="minorHAnsi"/>
          <w:lang w:val="en-GB"/>
        </w:rPr>
        <w:t xml:space="preserve">to understand </w:t>
      </w:r>
      <w:r w:rsidR="00E0273B" w:rsidRPr="00E071F1">
        <w:rPr>
          <w:rFonts w:eastAsiaTheme="minorEastAsia" w:cstheme="minorHAnsi"/>
          <w:lang w:val="en-GB"/>
        </w:rPr>
        <w:t>how</w:t>
      </w:r>
      <w:r w:rsidR="00CA79A5" w:rsidRPr="00E071F1">
        <w:rPr>
          <w:rFonts w:eastAsiaTheme="minorEastAsia" w:cstheme="minorHAnsi"/>
          <w:lang w:val="en-GB"/>
        </w:rPr>
        <w:t xml:space="preserve"> these rates</w:t>
      </w:r>
      <w:r w:rsidR="00E0273B" w:rsidRPr="00E071F1">
        <w:rPr>
          <w:rFonts w:eastAsiaTheme="minorEastAsia" w:cstheme="minorHAnsi"/>
          <w:lang w:val="en-GB"/>
        </w:rPr>
        <w:t xml:space="preserve"> depend on temperature and mass</w:t>
      </w:r>
      <w:r w:rsidR="00222C7F" w:rsidRPr="00E071F1">
        <w:rPr>
          <w:rFonts w:eastAsiaTheme="minorEastAsia" w:cstheme="minorHAnsi"/>
          <w:lang w:val="en-GB"/>
        </w:rPr>
        <w:t xml:space="preserve"> </w:t>
      </w:r>
      <w:r w:rsidR="00BD7D6F" w:rsidRPr="00E071F1">
        <w:rPr>
          <w:rFonts w:eastAsiaTheme="minorEastAsia" w:cstheme="minorHAnsi"/>
          <w:lang w:val="en-GB"/>
        </w:rPr>
        <w:t>within species</w:t>
      </w:r>
      <w:r w:rsidR="00A179F3" w:rsidRPr="00E071F1">
        <w:rPr>
          <w:rFonts w:eastAsiaTheme="minorEastAsia" w:cstheme="minorHAnsi"/>
          <w:lang w:val="en-GB"/>
        </w:rPr>
        <w:t>, ideally over ontogeny</w:t>
      </w:r>
      <w:r w:rsidR="00DF3E60" w:rsidRPr="00E071F1">
        <w:rPr>
          <w:rFonts w:eastAsiaTheme="minorEastAsia" w:cstheme="minorHAnsi"/>
          <w:lang w:val="en-GB"/>
        </w:rPr>
        <w:t xml:space="preserve">. </w:t>
      </w:r>
      <w:r w:rsidR="009C241A" w:rsidRPr="00E071F1">
        <w:rPr>
          <w:rFonts w:eastAsiaTheme="minorEastAsia" w:cstheme="minorHAnsi"/>
          <w:lang w:val="en-GB"/>
        </w:rPr>
        <w:t xml:space="preserve">At </w:t>
      </w:r>
      <w:r w:rsidR="00CD0AB3" w:rsidRPr="00E071F1">
        <w:rPr>
          <w:rFonts w:eastAsiaTheme="minorEastAsia" w:cstheme="minorHAnsi"/>
          <w:lang w:val="en-GB"/>
        </w:rPr>
        <w:t xml:space="preserve">temperatures </w:t>
      </w:r>
      <w:r w:rsidR="00882D8C" w:rsidRPr="00E071F1">
        <w:rPr>
          <w:rFonts w:eastAsiaTheme="minorEastAsia" w:cstheme="minorHAnsi"/>
          <w:lang w:val="en-GB"/>
        </w:rPr>
        <w:t xml:space="preserve">below </w:t>
      </w:r>
      <w:r w:rsidR="00CD0AB3" w:rsidRPr="00E071F1">
        <w:rPr>
          <w:rFonts w:eastAsiaTheme="minorEastAsia" w:cstheme="minorHAnsi"/>
          <w:lang w:val="en-GB"/>
        </w:rPr>
        <w:t>those that maximize the rates (‘</w:t>
      </w:r>
      <w:r w:rsidR="00882D8C" w:rsidRPr="00E071F1">
        <w:rPr>
          <w:rFonts w:eastAsiaTheme="minorEastAsia" w:cstheme="minorHAnsi"/>
          <w:lang w:val="en-GB"/>
        </w:rPr>
        <w:t>peak temperatures</w:t>
      </w:r>
      <w:r w:rsidR="00CD0AB3" w:rsidRPr="00E071F1">
        <w:rPr>
          <w:rFonts w:eastAsiaTheme="minorEastAsia" w:cstheme="minorHAnsi"/>
          <w:lang w:val="en-GB"/>
        </w:rPr>
        <w:t>’)</w:t>
      </w:r>
      <w:r w:rsidR="009C241A" w:rsidRPr="00E071F1">
        <w:rPr>
          <w:rFonts w:eastAsiaTheme="minorEastAsia" w:cstheme="minorHAnsi"/>
          <w:lang w:val="en-GB"/>
        </w:rPr>
        <w:t xml:space="preserve">, we find that </w:t>
      </w:r>
      <w:commentRangeStart w:id="523"/>
      <w:commentRangeStart w:id="524"/>
      <w:r w:rsidR="00110BFB" w:rsidRPr="00E071F1">
        <w:rPr>
          <w:rFonts w:eastAsiaTheme="minorEastAsia" w:cstheme="minorHAnsi"/>
          <w:lang w:val="en-GB"/>
        </w:rPr>
        <w:t xml:space="preserve">temperature </w:t>
      </w:r>
      <w:r w:rsidR="00BF7AFF" w:rsidRPr="00E071F1">
        <w:rPr>
          <w:rFonts w:eastAsiaTheme="minorEastAsia" w:cstheme="minorHAnsi"/>
          <w:lang w:val="en-GB"/>
        </w:rPr>
        <w:t>sensitivities</w:t>
      </w:r>
      <w:r w:rsidR="00110BFB" w:rsidRPr="00E071F1">
        <w:rPr>
          <w:rFonts w:eastAsiaTheme="minorEastAsia" w:cstheme="minorHAnsi"/>
          <w:lang w:val="en-GB"/>
        </w:rPr>
        <w:t xml:space="preserve"> </w:t>
      </w:r>
      <w:commentRangeEnd w:id="523"/>
      <w:r w:rsidR="000C69F2" w:rsidRPr="00E071F1">
        <w:rPr>
          <w:rStyle w:val="CommentReference"/>
          <w:sz w:val="24"/>
          <w:szCs w:val="24"/>
        </w:rPr>
        <w:commentReference w:id="523"/>
      </w:r>
      <w:commentRangeEnd w:id="524"/>
      <w:r w:rsidR="003A31C0" w:rsidRPr="00E071F1">
        <w:rPr>
          <w:rStyle w:val="CommentReference"/>
          <w:sz w:val="24"/>
          <w:szCs w:val="24"/>
        </w:rPr>
        <w:commentReference w:id="524"/>
      </w:r>
      <w:r w:rsidR="00436066" w:rsidRPr="00E071F1">
        <w:rPr>
          <w:rFonts w:eastAsiaTheme="minorEastAsia" w:cstheme="minorHAnsi"/>
          <w:lang w:val="en-GB"/>
        </w:rPr>
        <w:t>of</w:t>
      </w:r>
      <w:r w:rsidR="00594BEA" w:rsidRPr="00E071F1">
        <w:rPr>
          <w:rFonts w:eastAsiaTheme="minorEastAsia" w:cstheme="minorHAnsi"/>
          <w:lang w:val="en-GB"/>
        </w:rPr>
        <w:t xml:space="preserve"> </w:t>
      </w:r>
      <w:r w:rsidR="009C241A" w:rsidRPr="00E071F1">
        <w:rPr>
          <w:rFonts w:eastAsiaTheme="minorEastAsia" w:cstheme="minorHAnsi"/>
          <w:lang w:val="en-GB"/>
        </w:rPr>
        <w:t xml:space="preserve">metabolism, consumption and growth </w:t>
      </w:r>
      <w:r w:rsidR="00594BEA" w:rsidRPr="00E071F1">
        <w:rPr>
          <w:rFonts w:eastAsiaTheme="minorEastAsia" w:cstheme="minorHAnsi"/>
          <w:lang w:val="en-GB"/>
        </w:rPr>
        <w:t xml:space="preserve">are </w:t>
      </w:r>
      <w:r w:rsidR="007A4E07" w:rsidRPr="00E071F1">
        <w:rPr>
          <w:rFonts w:eastAsiaTheme="minorEastAsia" w:cstheme="minorHAnsi"/>
          <w:lang w:val="en-GB"/>
        </w:rPr>
        <w:t xml:space="preserve">close </w:t>
      </w:r>
      <w:r w:rsidR="0075484D" w:rsidRPr="00E071F1">
        <w:rPr>
          <w:rFonts w:eastAsiaTheme="minorEastAsia" w:cstheme="minorHAnsi"/>
          <w:lang w:val="en-GB"/>
        </w:rPr>
        <w:t xml:space="preserve">to </w:t>
      </w:r>
      <w:r w:rsidR="009C241A" w:rsidRPr="00E071F1">
        <w:rPr>
          <w:rFonts w:eastAsiaTheme="minorEastAsia" w:cstheme="minorHAnsi"/>
          <w:lang w:val="en-GB"/>
        </w:rPr>
        <w:t>predictions from the metabolic theory of ecology</w:t>
      </w:r>
      <w:r w:rsidR="00791AB2" w:rsidRPr="00E071F1">
        <w:rPr>
          <w:rFonts w:eastAsiaTheme="minorEastAsia" w:cstheme="minorHAnsi"/>
          <w:lang w:val="en-GB"/>
        </w:rPr>
        <w:t xml:space="preserve"> (MTE</w:t>
      </w:r>
      <w:r w:rsidR="00F2692E" w:rsidRPr="00E071F1">
        <w:rPr>
          <w:rFonts w:eastAsiaTheme="minorEastAsia" w:cstheme="minorHAnsi"/>
          <w:lang w:val="en-GB"/>
        </w:rPr>
        <w:t xml:space="preserve">), i.e. with an </w:t>
      </w:r>
      <w:r w:rsidR="00791AB2" w:rsidRPr="00E071F1">
        <w:rPr>
          <w:rFonts w:eastAsiaTheme="minorEastAsia" w:cstheme="minorHAnsi"/>
          <w:lang w:val="en-GB"/>
        </w:rPr>
        <w:t xml:space="preserve">activation energy of </w:t>
      </w:r>
      <w:r w:rsidR="009C241A" w:rsidRPr="00E071F1">
        <w:rPr>
          <w:rFonts w:eastAsiaTheme="minorEastAsia" w:cstheme="minorHAnsi"/>
          <w:lang w:val="en-GB"/>
        </w:rPr>
        <w:t>~0.6</w:t>
      </w:r>
      <w:r w:rsidR="00E13E06" w:rsidRPr="00E071F1">
        <w:rPr>
          <w:rFonts w:eastAsiaTheme="minorEastAsia" w:cstheme="minorHAnsi"/>
          <w:lang w:val="en-GB"/>
        </w:rPr>
        <w:t>5</w:t>
      </w:r>
      <w:r w:rsidR="009C241A" w:rsidRPr="00E071F1">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A15983" w:rsidRPr="00E071F1">
        <w:rPr>
          <w:rFonts w:eastAsiaTheme="minorEastAsia" w:cstheme="minorHAnsi"/>
          <w:lang w:val="en-GB"/>
        </w:rPr>
        <w:t xml:space="preserve">. This </w:t>
      </w:r>
      <w:r w:rsidR="00DE23CD" w:rsidRPr="00E071F1">
        <w:rPr>
          <w:rFonts w:eastAsiaTheme="minorEastAsia" w:cstheme="minorHAnsi"/>
          <w:lang w:val="en-GB"/>
        </w:rPr>
        <w:t xml:space="preserve">means </w:t>
      </w:r>
      <w:r w:rsidR="00F455E5" w:rsidRPr="00E071F1">
        <w:rPr>
          <w:rFonts w:eastAsiaTheme="minorEastAsia" w:cstheme="minorHAnsi"/>
          <w:lang w:val="en-GB"/>
        </w:rPr>
        <w:t>that a “</w:t>
      </w:r>
      <w:commentRangeStart w:id="525"/>
      <w:commentRangeStart w:id="526"/>
      <w:commentRangeStart w:id="527"/>
      <w:r w:rsidR="00F455E5" w:rsidRPr="00E071F1">
        <w:rPr>
          <w:rFonts w:eastAsiaTheme="minorEastAsia" w:cstheme="minorHAnsi"/>
          <w:lang w:val="en-GB"/>
        </w:rPr>
        <w:t>metabolic mismatch</w:t>
      </w:r>
      <w:commentRangeEnd w:id="525"/>
      <w:r w:rsidR="00FB3F60" w:rsidRPr="00E071F1">
        <w:rPr>
          <w:rStyle w:val="CommentReference"/>
          <w:sz w:val="24"/>
          <w:szCs w:val="24"/>
        </w:rPr>
        <w:commentReference w:id="525"/>
      </w:r>
      <w:commentRangeEnd w:id="526"/>
      <w:r w:rsidR="00CD0AB3" w:rsidRPr="00E071F1">
        <w:rPr>
          <w:rStyle w:val="CommentReference"/>
          <w:sz w:val="24"/>
          <w:szCs w:val="24"/>
        </w:rPr>
        <w:commentReference w:id="526"/>
      </w:r>
      <w:commentRangeEnd w:id="527"/>
      <w:r w:rsidR="001F44AA" w:rsidRPr="00E071F1">
        <w:rPr>
          <w:rStyle w:val="CommentReference"/>
          <w:sz w:val="24"/>
          <w:szCs w:val="24"/>
        </w:rPr>
        <w:commentReference w:id="527"/>
      </w:r>
      <w:r w:rsidR="007C713C" w:rsidRPr="00E071F1">
        <w:rPr>
          <w:rFonts w:eastAsiaTheme="minorEastAsia" w:cstheme="minorHAnsi"/>
          <w:lang w:val="en-GB"/>
        </w:rPr>
        <w:t>”</w:t>
      </w:r>
      <w:r w:rsidR="00020D44" w:rsidRPr="00E071F1">
        <w:rPr>
          <w:rFonts w:eastAsiaTheme="minorEastAsia" w:cstheme="minorHAnsi"/>
          <w:lang w:val="en-GB"/>
        </w:rPr>
        <w:t xml:space="preserve"> </w:t>
      </w:r>
      <w:ins w:id="528" w:author="Max Lindmark" w:date="2020-07-31T16:33:00Z">
        <w:r w:rsidR="00012066" w:rsidRPr="00E071F1">
          <w:rPr>
            <w:rFonts w:eastAsiaTheme="minorEastAsia" w:cstheme="minorHAnsi"/>
            <w:lang w:val="en-GB"/>
          </w:rPr>
          <w:t xml:space="preserve">(e.g. metabolism being more temperature sensitive than consumption) </w:t>
        </w:r>
      </w:ins>
      <w:r w:rsidR="00F455E5" w:rsidRPr="00E071F1">
        <w:rPr>
          <w:rFonts w:eastAsiaTheme="minorEastAsia" w:cstheme="minorHAnsi"/>
          <w:lang w:val="en-GB"/>
        </w:rPr>
        <w:t xml:space="preserve">does not occur </w:t>
      </w:r>
      <w:r w:rsidR="001C393C" w:rsidRPr="00E071F1">
        <w:rPr>
          <w:rFonts w:eastAsiaTheme="minorEastAsia" w:cstheme="minorHAnsi"/>
          <w:lang w:val="en-GB"/>
        </w:rPr>
        <w:t xml:space="preserve">in this </w:t>
      </w:r>
      <w:r w:rsidR="00F455E5" w:rsidRPr="00E071F1">
        <w:rPr>
          <w:rFonts w:eastAsiaTheme="minorEastAsia" w:cstheme="minorHAnsi"/>
          <w:lang w:val="en-GB"/>
        </w:rPr>
        <w:t>temperature</w:t>
      </w:r>
      <w:r w:rsidR="001C393C" w:rsidRPr="00E071F1">
        <w:rPr>
          <w:rFonts w:eastAsiaTheme="minorEastAsia" w:cstheme="minorHAnsi"/>
          <w:lang w:val="en-GB"/>
        </w:rPr>
        <w:t xml:space="preserve"> range</w:t>
      </w:r>
      <w:r w:rsidR="00F455E5" w:rsidRPr="00E071F1">
        <w:rPr>
          <w:rFonts w:eastAsiaTheme="minorEastAsia" w:cstheme="minorHAnsi"/>
          <w:lang w:val="en-GB"/>
        </w:rPr>
        <w:t>.</w:t>
      </w:r>
      <w:r w:rsidR="00521908" w:rsidRPr="00E071F1">
        <w:rPr>
          <w:rFonts w:eastAsiaTheme="minorEastAsia" w:cstheme="minorHAnsi"/>
          <w:lang w:val="en-GB"/>
        </w:rPr>
        <w:t xml:space="preserve"> </w:t>
      </w:r>
      <w:r w:rsidR="004B1839" w:rsidRPr="00E071F1">
        <w:rPr>
          <w:rFonts w:eastAsiaTheme="minorEastAsia" w:cstheme="minorHAnsi"/>
          <w:lang w:val="en-GB"/>
        </w:rPr>
        <w:t xml:space="preserve">However, </w:t>
      </w:r>
      <w:r w:rsidR="00771D06" w:rsidRPr="00E071F1">
        <w:rPr>
          <w:rFonts w:eastAsiaTheme="minorEastAsia" w:cstheme="minorHAnsi"/>
          <w:lang w:val="en-GB"/>
        </w:rPr>
        <w:t>over a larger temperature range</w:t>
      </w:r>
      <w:commentRangeStart w:id="529"/>
      <w:commentRangeStart w:id="530"/>
      <w:r w:rsidR="00771D06" w:rsidRPr="00E071F1">
        <w:rPr>
          <w:rFonts w:eastAsiaTheme="minorEastAsia" w:cstheme="minorHAnsi"/>
          <w:lang w:val="en-GB"/>
        </w:rPr>
        <w:t xml:space="preserve">, </w:t>
      </w:r>
      <w:ins w:id="531" w:author="Max Lindmark" w:date="2020-07-31T16:34:00Z">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ins>
      <w:del w:id="532" w:author="Max Lindmark" w:date="2020-07-31T16:34:00Z">
        <w:r w:rsidR="00180552" w:rsidRPr="00E071F1" w:rsidDel="003E1266">
          <w:rPr>
            <w:rFonts w:eastAsiaTheme="minorEastAsia" w:cstheme="minorHAnsi"/>
            <w:lang w:val="en-GB"/>
          </w:rPr>
          <w:delText xml:space="preserve">the </w:delText>
        </w:r>
        <w:r w:rsidR="004B1839" w:rsidRPr="00E071F1" w:rsidDel="003E1266">
          <w:rPr>
            <w:rFonts w:eastAsiaTheme="minorEastAsia" w:cstheme="minorHAnsi"/>
            <w:lang w:val="en-GB"/>
          </w:rPr>
          <w:delText xml:space="preserve">intraspecific </w:delText>
        </w:r>
        <w:r w:rsidR="00745CFC" w:rsidRPr="00E071F1" w:rsidDel="003E1266">
          <w:rPr>
            <w:rFonts w:eastAsiaTheme="minorEastAsia" w:cstheme="minorHAnsi"/>
            <w:lang w:val="en-GB"/>
          </w:rPr>
          <w:delText>thermal responses for maximum consumption rate are unimodal</w:delText>
        </w:r>
        <w:r w:rsidR="000371F5" w:rsidRPr="00E071F1" w:rsidDel="003E1266">
          <w:rPr>
            <w:rFonts w:eastAsiaTheme="minorEastAsia" w:cstheme="minorHAnsi"/>
            <w:lang w:val="en-GB"/>
          </w:rPr>
          <w:delText xml:space="preserve"> </w:delText>
        </w:r>
      </w:del>
      <w:commentRangeEnd w:id="529"/>
      <w:r w:rsidR="000C69F2" w:rsidRPr="00E071F1">
        <w:rPr>
          <w:rStyle w:val="CommentReference"/>
          <w:sz w:val="24"/>
          <w:szCs w:val="24"/>
        </w:rPr>
        <w:commentReference w:id="529"/>
      </w:r>
      <w:commentRangeEnd w:id="530"/>
      <w:r w:rsidR="00C560AA" w:rsidRPr="00E071F1">
        <w:rPr>
          <w:rStyle w:val="CommentReference"/>
          <w:sz w:val="24"/>
          <w:szCs w:val="24"/>
        </w:rPr>
        <w:commentReference w:id="530"/>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sidRPr="00E071F1">
        <w:rPr>
          <w:rFonts w:eastAsiaTheme="minorEastAsia" w:cstheme="minorHAnsi"/>
        </w:rPr>
        <w:fldChar w:fldCharType="separate"/>
      </w:r>
      <w:r w:rsidR="009D6C25" w:rsidRPr="00E071F1">
        <w:t xml:space="preserve">(Englund </w:t>
      </w:r>
      <w:r w:rsidR="009D6C25" w:rsidRPr="00E071F1">
        <w:rPr>
          <w:i/>
          <w:iCs/>
        </w:rPr>
        <w:t>et al.</w:t>
      </w:r>
      <w:r w:rsidR="009D6C25" w:rsidRPr="00E071F1">
        <w:t xml:space="preserve"> 2011; Rall </w:t>
      </w:r>
      <w:r w:rsidR="009D6C25" w:rsidRPr="00E071F1">
        <w:rPr>
          <w:i/>
          <w:iCs/>
        </w:rPr>
        <w:t>et al.</w:t>
      </w:r>
      <w:r w:rsidR="009D6C25" w:rsidRPr="00E071F1">
        <w:t xml:space="preserve"> 2012; Jutfelt </w:t>
      </w:r>
      <w:r w:rsidR="009D6C25" w:rsidRPr="00E071F1">
        <w:rPr>
          <w:i/>
          <w:iCs/>
        </w:rPr>
        <w:t>et al.</w:t>
      </w:r>
      <w:r w:rsidR="009D6C25" w:rsidRPr="00E071F1">
        <w:t xml:space="preserve"> 2020)</w:t>
      </w:r>
      <w:r w:rsidR="004A5143" w:rsidRPr="00E071F1">
        <w:rPr>
          <w:rFonts w:eastAsiaTheme="minorEastAsia" w:cstheme="minorHAnsi"/>
        </w:rPr>
        <w:fldChar w:fldCharType="end"/>
      </w:r>
      <w:r w:rsidR="000160D4" w:rsidRPr="00E071F1">
        <w:rPr>
          <w:rFonts w:eastAsiaTheme="minorEastAsia" w:cstheme="minorHAnsi"/>
        </w:rPr>
        <w:t xml:space="preserve"> (Fig. 4)</w:t>
      </w:r>
      <w:r w:rsidR="001B54EE" w:rsidRPr="00E071F1">
        <w:rPr>
          <w:rFonts w:eastAsiaTheme="minorEastAsia" w:cstheme="minorHAnsi"/>
        </w:rPr>
        <w:t>, and a</w:t>
      </w:r>
      <w:r w:rsidR="000B7460" w:rsidRPr="00E071F1">
        <w:rPr>
          <w:rFonts w:eastAsiaTheme="minorEastAsia" w:cstheme="minorHAnsi"/>
        </w:rPr>
        <w:t xml:space="preserve"> </w:t>
      </w:r>
      <w:r w:rsidR="00C60B50" w:rsidRPr="00E071F1">
        <w:rPr>
          <w:rFonts w:eastAsiaTheme="minorEastAsia" w:cstheme="minorHAnsi"/>
          <w:lang w:val="en-GB"/>
        </w:rPr>
        <w:t xml:space="preserve">mismatch </w:t>
      </w:r>
      <w:r w:rsidR="000532CC" w:rsidRPr="00E071F1">
        <w:rPr>
          <w:rFonts w:eastAsiaTheme="minorEastAsia" w:cstheme="minorHAnsi"/>
          <w:lang w:val="en-GB"/>
        </w:rPr>
        <w:t xml:space="preserve">can therefore </w:t>
      </w:r>
      <w:r w:rsidR="00C60B50" w:rsidRPr="00E071F1">
        <w:rPr>
          <w:rFonts w:eastAsiaTheme="minorEastAsia" w:cstheme="minorHAnsi"/>
          <w:lang w:val="en-GB"/>
        </w:rPr>
        <w:t>occur at higher temperatures</w:t>
      </w:r>
      <w:r w:rsidR="001B54EE" w:rsidRPr="00E071F1">
        <w:rPr>
          <w:rFonts w:eastAsiaTheme="minorEastAsia" w:cstheme="minorHAnsi"/>
          <w:lang w:val="en-GB"/>
        </w:rPr>
        <w:t xml:space="preserve">. This </w:t>
      </w:r>
      <w:r w:rsidR="00C60B50" w:rsidRPr="00E071F1">
        <w:rPr>
          <w:rFonts w:eastAsiaTheme="minorEastAsia" w:cstheme="minorHAnsi"/>
          <w:lang w:val="en-GB"/>
        </w:rPr>
        <w:t xml:space="preserve">likely </w:t>
      </w:r>
      <w:r w:rsidR="004A5143" w:rsidRPr="00E071F1">
        <w:rPr>
          <w:rFonts w:eastAsiaTheme="minorEastAsia" w:cstheme="minorHAnsi"/>
          <w:lang w:val="en-GB"/>
        </w:rPr>
        <w:t xml:space="preserve">contributes to growth </w:t>
      </w:r>
      <w:r w:rsidR="00022932" w:rsidRPr="00E071F1">
        <w:rPr>
          <w:rFonts w:eastAsiaTheme="minorEastAsia" w:cstheme="minorHAnsi"/>
          <w:lang w:val="en-GB"/>
        </w:rPr>
        <w:t>rates reaching a</w:t>
      </w:r>
      <w:r w:rsidR="00D3571A" w:rsidRPr="00E071F1">
        <w:rPr>
          <w:rFonts w:eastAsiaTheme="minorEastAsia" w:cstheme="minorHAnsi"/>
          <w:lang w:val="en-GB"/>
        </w:rPr>
        <w:t>n</w:t>
      </w:r>
      <w:r w:rsidR="00022932" w:rsidRPr="00E071F1">
        <w:rPr>
          <w:rFonts w:eastAsiaTheme="minorEastAsia" w:cstheme="minorHAnsi"/>
          <w:lang w:val="en-GB"/>
        </w:rPr>
        <w:t xml:space="preserve"> </w:t>
      </w:r>
      <w:r w:rsidR="00945C84" w:rsidRPr="00E071F1">
        <w:rPr>
          <w:rFonts w:eastAsiaTheme="minorEastAsia" w:cstheme="minorHAnsi"/>
          <w:lang w:val="en-GB"/>
        </w:rPr>
        <w:t xml:space="preserve">optimum </w:t>
      </w:r>
      <w:r w:rsidR="00022932" w:rsidRPr="00E071F1">
        <w:rPr>
          <w:rFonts w:eastAsiaTheme="minorEastAsia" w:cstheme="minorHAnsi"/>
          <w:lang w:val="en-GB"/>
        </w:rPr>
        <w:t>over temperature</w:t>
      </w:r>
      <w:r w:rsidR="0078550E" w:rsidRPr="00E071F1">
        <w:rPr>
          <w:rFonts w:eastAsiaTheme="minorEastAsia" w:cstheme="minorHAnsi"/>
          <w:lang w:val="en-GB"/>
        </w:rPr>
        <w:t xml:space="preserve"> </w:t>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sidRPr="00E071F1">
        <w:rPr>
          <w:rFonts w:eastAsiaTheme="minorEastAsia" w:cstheme="minorHAnsi"/>
        </w:rPr>
        <w:fldChar w:fldCharType="separate"/>
      </w:r>
      <w:r w:rsidR="001F613A" w:rsidRPr="00E071F1">
        <w:rPr>
          <w:lang w:val="en-GB"/>
        </w:rPr>
        <w:t>(Jobling 1997)</w:t>
      </w:r>
      <w:r w:rsidR="004A5143" w:rsidRPr="00E071F1">
        <w:rPr>
          <w:rFonts w:eastAsiaTheme="minorEastAsia" w:cstheme="minorHAnsi"/>
        </w:rPr>
        <w:fldChar w:fldCharType="end"/>
      </w:r>
      <w:r w:rsidR="004A5143" w:rsidRPr="00E071F1">
        <w:rPr>
          <w:rFonts w:eastAsiaTheme="minorEastAsia" w:cstheme="minorHAnsi"/>
          <w:lang w:val="en-GB"/>
        </w:rPr>
        <w:t xml:space="preserve">. An important </w:t>
      </w:r>
      <w:r w:rsidR="005641E5" w:rsidRPr="00E071F1">
        <w:rPr>
          <w:rFonts w:eastAsiaTheme="minorEastAsia" w:cstheme="minorHAnsi"/>
          <w:lang w:val="en-GB"/>
        </w:rPr>
        <w:t xml:space="preserve">aspect of </w:t>
      </w:r>
      <w:r w:rsidR="00D738F4" w:rsidRPr="00E071F1">
        <w:rPr>
          <w:rFonts w:eastAsiaTheme="minorEastAsia" w:cstheme="minorHAnsi"/>
          <w:lang w:val="en-GB"/>
        </w:rPr>
        <w:t xml:space="preserve">accounting for </w:t>
      </w:r>
      <w:r w:rsidR="007A436C" w:rsidRPr="00E071F1">
        <w:rPr>
          <w:rFonts w:eastAsiaTheme="minorEastAsia" w:cstheme="minorHAnsi"/>
          <w:lang w:val="en-GB"/>
        </w:rPr>
        <w:t xml:space="preserve">the </w:t>
      </w:r>
      <w:r w:rsidR="00D738F4" w:rsidRPr="00E071F1">
        <w:rPr>
          <w:rFonts w:eastAsiaTheme="minorEastAsia" w:cstheme="minorHAnsi"/>
          <w:lang w:val="en-GB"/>
        </w:rPr>
        <w:t>body</w:t>
      </w:r>
      <w:r w:rsidR="0010623B" w:rsidRPr="00E071F1">
        <w:rPr>
          <w:rFonts w:eastAsiaTheme="minorEastAsia" w:cstheme="minorHAnsi"/>
          <w:lang w:val="en-GB"/>
        </w:rPr>
        <w:t xml:space="preserve"> </w:t>
      </w:r>
      <w:r w:rsidR="00D738F4" w:rsidRPr="00E071F1">
        <w:rPr>
          <w:rFonts w:eastAsiaTheme="minorEastAsia" w:cstheme="minorHAnsi"/>
          <w:lang w:val="en-GB"/>
        </w:rPr>
        <w:t xml:space="preserve">mass </w:t>
      </w:r>
      <w:r w:rsidR="005435F8" w:rsidRPr="00E071F1">
        <w:rPr>
          <w:rFonts w:eastAsiaTheme="minorEastAsia" w:cstheme="minorHAnsi"/>
          <w:lang w:val="en-GB"/>
        </w:rPr>
        <w:t xml:space="preserve">dependence </w:t>
      </w:r>
      <w:r w:rsidR="00603E09" w:rsidRPr="00E071F1">
        <w:rPr>
          <w:rFonts w:eastAsiaTheme="minorEastAsia" w:cstheme="minorHAnsi"/>
          <w:lang w:val="en-GB"/>
        </w:rPr>
        <w:t xml:space="preserve">of consumption and metabolism </w:t>
      </w:r>
      <w:ins w:id="533" w:author="Max Lindmark" w:date="2020-09-14T10:02:00Z">
        <w:r w:rsidR="00794C9F">
          <w:rPr>
            <w:rFonts w:eastAsiaTheme="minorEastAsia" w:cstheme="minorHAnsi"/>
            <w:lang w:val="en-GB"/>
          </w:rPr>
          <w:t xml:space="preserve">in addition to the thermal response curves </w:t>
        </w:r>
      </w:ins>
      <w:r w:rsidR="006454E6" w:rsidRPr="00E071F1">
        <w:rPr>
          <w:rFonts w:eastAsiaTheme="minorEastAsia" w:cstheme="minorHAnsi"/>
          <w:lang w:val="en-GB"/>
        </w:rPr>
        <w:t>is that</w:t>
      </w:r>
      <w:ins w:id="534" w:author="Max Lindmark" w:date="2020-09-14T09:59:00Z">
        <w:r w:rsidR="00BF5DD6">
          <w:rPr>
            <w:rFonts w:eastAsiaTheme="minorEastAsia" w:cstheme="minorHAnsi"/>
            <w:lang w:val="en-GB"/>
          </w:rPr>
          <w:t xml:space="preserve"> when the mass exponent is larger for metabolism than for consumption,</w:t>
        </w:r>
        <w:r w:rsidR="00243620">
          <w:rPr>
            <w:rFonts w:eastAsiaTheme="minorEastAsia" w:cstheme="minorHAnsi"/>
            <w:lang w:val="en-GB"/>
          </w:rPr>
          <w:t xml:space="preserve"> which we find here,</w:t>
        </w:r>
        <w:r w:rsidR="00BF5DD6">
          <w:rPr>
            <w:rFonts w:eastAsiaTheme="minorEastAsia" w:cstheme="minorHAnsi"/>
            <w:lang w:val="en-GB"/>
          </w:rPr>
          <w:t xml:space="preserve"> </w:t>
        </w:r>
      </w:ins>
      <w:del w:id="535" w:author="Max Lindmark" w:date="2020-09-14T09:59:00Z">
        <w:r w:rsidR="006454E6" w:rsidRPr="00E071F1" w:rsidDel="00BF5DD6">
          <w:rPr>
            <w:rFonts w:eastAsiaTheme="minorEastAsia" w:cstheme="minorHAnsi"/>
            <w:lang w:val="en-GB"/>
          </w:rPr>
          <w:delText xml:space="preserve"> </w:delText>
        </w:r>
      </w:del>
      <w:r w:rsidR="006454E6" w:rsidRPr="00E071F1">
        <w:rPr>
          <w:rFonts w:eastAsiaTheme="minorEastAsia" w:cstheme="minorHAnsi"/>
          <w:lang w:val="en-GB"/>
        </w:rPr>
        <w:t>it leads to a decline in optimum growth temperature</w:t>
      </w:r>
      <w:r w:rsidR="00D738F4" w:rsidRPr="00E071F1">
        <w:rPr>
          <w:rFonts w:eastAsiaTheme="minorEastAsia" w:cstheme="minorHAnsi"/>
          <w:lang w:val="en-GB"/>
        </w:rPr>
        <w:t xml:space="preserve"> </w:t>
      </w:r>
      <w:r w:rsidR="006454E6" w:rsidRPr="00E071F1">
        <w:rPr>
          <w:rFonts w:eastAsiaTheme="minorEastAsia" w:cstheme="minorHAnsi"/>
          <w:lang w:val="en-GB"/>
        </w:rPr>
        <w:t>with</w:t>
      </w:r>
      <w:r w:rsidR="00D738F4" w:rsidRPr="00E071F1">
        <w:rPr>
          <w:rFonts w:eastAsiaTheme="minorEastAsia" w:cstheme="minorHAnsi"/>
          <w:lang w:val="en-GB"/>
        </w:rPr>
        <w:t xml:space="preserve"> body size</w:t>
      </w:r>
      <w:ins w:id="536" w:author="Max Lindmark" w:date="2020-09-14T10:03:00Z">
        <w:r w:rsidR="00580CA3">
          <w:rPr>
            <w:rFonts w:eastAsiaTheme="minorEastAsia" w:cstheme="minorHAnsi"/>
            <w:lang w:val="en-GB"/>
          </w:rPr>
          <w:t xml:space="preserve"> in </w:t>
        </w:r>
        <w:proofErr w:type="spellStart"/>
        <w:r w:rsidR="00580CA3">
          <w:rPr>
            <w:rFonts w:eastAsiaTheme="minorEastAsia" w:cstheme="minorHAnsi"/>
            <w:lang w:val="en-GB"/>
          </w:rPr>
          <w:t>Pütter</w:t>
        </w:r>
        <w:proofErr w:type="spellEnd"/>
        <w:r w:rsidR="00580CA3">
          <w:rPr>
            <w:rFonts w:eastAsiaTheme="minorEastAsia" w:cstheme="minorHAnsi"/>
            <w:lang w:val="en-GB"/>
          </w:rPr>
          <w:t xml:space="preserve">-type growth models such as the von </w:t>
        </w:r>
        <w:proofErr w:type="spellStart"/>
        <w:r w:rsidR="00580CA3">
          <w:rPr>
            <w:rFonts w:eastAsiaTheme="minorEastAsia" w:cstheme="minorHAnsi"/>
            <w:lang w:val="en-GB"/>
          </w:rPr>
          <w:t>Bertalanffy</w:t>
        </w:r>
        <w:proofErr w:type="spellEnd"/>
        <w:r w:rsidR="00580CA3">
          <w:rPr>
            <w:rFonts w:eastAsiaTheme="minorEastAsia" w:cstheme="minorHAnsi"/>
            <w:lang w:val="en-GB"/>
          </w:rPr>
          <w:t xml:space="preserve"> growth model</w:t>
        </w:r>
      </w:ins>
      <w:r w:rsidR="00F22B8D">
        <w:rPr>
          <w:rFonts w:eastAsiaTheme="minorEastAsia" w:cstheme="minorHAnsi"/>
          <w:lang w:val="en-GB"/>
        </w:rPr>
        <w:t xml:space="preserve"> </w:t>
      </w:r>
      <w:r w:rsidR="00F22B8D" w:rsidRPr="00E071F1">
        <w:rPr>
          <w:rFonts w:eastAsiaTheme="minorEastAsia" w:cstheme="minorHAnsi"/>
        </w:rPr>
        <w:fldChar w:fldCharType="begin"/>
      </w:r>
      <w:r w:rsidR="00F22B8D"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F22B8D" w:rsidRPr="00E071F1">
        <w:rPr>
          <w:rFonts w:eastAsiaTheme="minorEastAsia" w:cstheme="minorHAnsi"/>
        </w:rPr>
        <w:fldChar w:fldCharType="separate"/>
      </w:r>
      <w:r w:rsidR="00F22B8D" w:rsidRPr="00E071F1">
        <w:rPr>
          <w:lang w:val="en-GB"/>
        </w:rPr>
        <w:t xml:space="preserve">(Morita </w:t>
      </w:r>
      <w:r w:rsidR="00F22B8D" w:rsidRPr="00E071F1">
        <w:rPr>
          <w:i/>
          <w:iCs/>
          <w:lang w:val="en-GB"/>
        </w:rPr>
        <w:t>et al.</w:t>
      </w:r>
      <w:r w:rsidR="00F22B8D" w:rsidRPr="00E071F1">
        <w:rPr>
          <w:lang w:val="en-GB"/>
        </w:rPr>
        <w:t xml:space="preserve"> 2010)</w:t>
      </w:r>
      <w:r w:rsidR="00F22B8D" w:rsidRPr="00E071F1">
        <w:rPr>
          <w:rFonts w:eastAsiaTheme="minorEastAsia" w:cstheme="minorHAnsi"/>
        </w:rPr>
        <w:fldChar w:fldCharType="end"/>
      </w:r>
      <w:del w:id="537" w:author="Max Lindmark" w:date="2020-07-31T16:36:00Z">
        <w:r w:rsidR="00893A75" w:rsidRPr="00E071F1" w:rsidDel="00565213">
          <w:rPr>
            <w:rFonts w:eastAsiaTheme="minorEastAsia" w:cstheme="minorHAnsi"/>
            <w:lang w:val="en-GB"/>
          </w:rPr>
          <w:delText>.</w:delText>
        </w:r>
      </w:del>
      <w:del w:id="538" w:author="Max Lindmark" w:date="2020-07-31T16:37:00Z">
        <w:r w:rsidR="00893A75" w:rsidRPr="00E071F1" w:rsidDel="00C61B2F">
          <w:rPr>
            <w:rFonts w:eastAsiaTheme="minorEastAsia" w:cstheme="minorHAnsi"/>
            <w:lang w:val="en-GB"/>
          </w:rPr>
          <w:delText xml:space="preserve"> This prediction</w:delText>
        </w:r>
        <w:r w:rsidR="001C103B" w:rsidRPr="00E071F1" w:rsidDel="00C61B2F">
          <w:rPr>
            <w:rFonts w:eastAsiaTheme="minorEastAsia" w:cstheme="minorHAnsi"/>
            <w:lang w:val="en-GB"/>
          </w:rPr>
          <w:delText xml:space="preserve"> from the simple model of net energy gain as a difference between </w:delText>
        </w:r>
        <w:r w:rsidR="00842C86" w:rsidRPr="00E071F1" w:rsidDel="00C61B2F">
          <w:rPr>
            <w:rFonts w:eastAsiaTheme="minorEastAsia" w:cstheme="minorHAnsi"/>
            <w:lang w:val="en-GB"/>
          </w:rPr>
          <w:delText xml:space="preserve">allometric functions describing </w:delText>
        </w:r>
        <w:r w:rsidR="001C103B" w:rsidRPr="00E071F1" w:rsidDel="00C61B2F">
          <w:rPr>
            <w:rFonts w:eastAsiaTheme="minorEastAsia" w:cstheme="minorHAnsi"/>
            <w:lang w:val="en-GB"/>
          </w:rPr>
          <w:delText>energ</w:delText>
        </w:r>
        <w:r w:rsidR="00106383" w:rsidRPr="00E071F1" w:rsidDel="00C61B2F">
          <w:rPr>
            <w:rFonts w:eastAsiaTheme="minorEastAsia" w:cstheme="minorHAnsi"/>
            <w:lang w:val="en-GB"/>
          </w:rPr>
          <w:delText>etic costs and gains</w:delText>
        </w:r>
        <w:r w:rsidR="000C05F6" w:rsidRPr="00E071F1" w:rsidDel="00C61B2F">
          <w:rPr>
            <w:rFonts w:eastAsiaTheme="minorEastAsia" w:cstheme="minorHAnsi"/>
            <w:lang w:val="en-GB"/>
          </w:rPr>
          <w:delText xml:space="preserve"> </w:delText>
        </w:r>
        <w:r w:rsidR="002C63A2" w:rsidRPr="00E071F1" w:rsidDel="00C61B2F">
          <w:rPr>
            <w:rFonts w:eastAsiaTheme="minorEastAsia" w:cstheme="minorHAnsi"/>
            <w:lang w:val="en-GB"/>
          </w:rPr>
          <w:delText xml:space="preserve">is </w:delText>
        </w:r>
        <w:r w:rsidR="00D738F4" w:rsidRPr="00E071F1" w:rsidDel="00C61B2F">
          <w:rPr>
            <w:rFonts w:eastAsiaTheme="minorEastAsia" w:cstheme="minorHAnsi"/>
            <w:lang w:val="en-GB"/>
          </w:rPr>
          <w:delText xml:space="preserve">also </w:delText>
        </w:r>
        <w:r w:rsidR="006847CC" w:rsidRPr="00E071F1" w:rsidDel="00C61B2F">
          <w:rPr>
            <w:rFonts w:eastAsiaTheme="minorEastAsia" w:cstheme="minorHAnsi"/>
            <w:lang w:val="en-GB"/>
          </w:rPr>
          <w:delText>verif</w:delText>
        </w:r>
        <w:r w:rsidR="002C63A2" w:rsidRPr="00E071F1" w:rsidDel="00C61B2F">
          <w:rPr>
            <w:rFonts w:eastAsiaTheme="minorEastAsia" w:cstheme="minorHAnsi"/>
            <w:lang w:val="en-GB"/>
          </w:rPr>
          <w:delText>ied</w:delText>
        </w:r>
        <w:r w:rsidR="006847CC" w:rsidRPr="00E071F1" w:rsidDel="00C61B2F">
          <w:rPr>
            <w:rFonts w:eastAsiaTheme="minorEastAsia" w:cstheme="minorHAnsi"/>
            <w:lang w:val="en-GB"/>
          </w:rPr>
          <w:delText xml:space="preserve"> using independent </w:delText>
        </w:r>
        <w:r w:rsidR="00D738F4" w:rsidRPr="00E071F1" w:rsidDel="00C61B2F">
          <w:rPr>
            <w:rFonts w:eastAsiaTheme="minorEastAsia" w:cstheme="minorHAnsi"/>
            <w:lang w:val="en-GB"/>
          </w:rPr>
          <w:delText>experiment</w:delText>
        </w:r>
        <w:r w:rsidR="00C96D4F" w:rsidRPr="00E071F1" w:rsidDel="00C61B2F">
          <w:rPr>
            <w:rFonts w:eastAsiaTheme="minorEastAsia" w:cstheme="minorHAnsi"/>
            <w:lang w:val="en-GB"/>
          </w:rPr>
          <w:delText>al</w:delText>
        </w:r>
        <w:r w:rsidR="00D738F4" w:rsidRPr="00E071F1" w:rsidDel="00C61B2F">
          <w:rPr>
            <w:rFonts w:eastAsiaTheme="minorEastAsia" w:cstheme="minorHAnsi"/>
            <w:lang w:val="en-GB"/>
          </w:rPr>
          <w:delText xml:space="preserve"> growth data</w:delText>
        </w:r>
      </w:del>
      <w:commentRangeStart w:id="539"/>
      <w:r w:rsidR="00D738F4" w:rsidRPr="00E071F1">
        <w:rPr>
          <w:rFonts w:eastAsiaTheme="minorEastAsia" w:cstheme="minorHAnsi"/>
          <w:lang w:val="en-GB"/>
        </w:rPr>
        <w:t>.</w:t>
      </w:r>
      <w:commentRangeEnd w:id="539"/>
      <w:r w:rsidR="0081666C" w:rsidRPr="00E071F1">
        <w:rPr>
          <w:rStyle w:val="CommentReference"/>
          <w:sz w:val="24"/>
          <w:szCs w:val="24"/>
        </w:rPr>
        <w:commentReference w:id="539"/>
      </w:r>
    </w:p>
    <w:p w14:paraId="7CD0A19A" w14:textId="4AA6B40E" w:rsidR="002C540D" w:rsidRPr="00E071F1" w:rsidRDefault="0081666C" w:rsidP="00B503F2">
      <w:pPr>
        <w:spacing w:line="480" w:lineRule="auto"/>
        <w:ind w:firstLine="284"/>
        <w:contextualSpacing/>
        <w:jc w:val="both"/>
        <w:rPr>
          <w:rFonts w:eastAsiaTheme="minorEastAsia" w:cstheme="minorHAnsi"/>
          <w:lang w:val="en-GB"/>
        </w:rPr>
      </w:pPr>
      <w:commentRangeStart w:id="540"/>
      <w:r w:rsidRPr="00E071F1">
        <w:rPr>
          <w:rFonts w:eastAsiaTheme="minorEastAsia" w:cstheme="minorHAnsi"/>
          <w:lang w:val="en-GB"/>
        </w:rPr>
        <w:lastRenderedPageBreak/>
        <w:t xml:space="preserve">Some previous studies </w:t>
      </w:r>
      <w:r w:rsidR="00CD0AB3" w:rsidRPr="00E071F1">
        <w:rPr>
          <w:rFonts w:eastAsiaTheme="minorEastAsia" w:cstheme="minorHAnsi"/>
          <w:lang w:val="en-GB"/>
        </w:rPr>
        <w:t xml:space="preserve">have </w:t>
      </w:r>
      <w:r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del w:id="541" w:author="Max Lindmark" w:date="2020-09-10T17:19:00Z">
        <w:r w:rsidR="00BD7C54" w:rsidRPr="00E071F1" w:rsidDel="00A613E7">
          <w:rPr>
            <w:rFonts w:eastAsiaTheme="minorEastAsia" w:cstheme="minorHAnsi"/>
            <w:lang w:val="en-GB"/>
          </w:rPr>
          <w:delText xml:space="preserve">, </w:delText>
        </w:r>
        <w:r w:rsidR="00526926" w:rsidRPr="00E071F1" w:rsidDel="00A613E7">
          <w:rPr>
            <w:rFonts w:eastAsiaTheme="minorEastAsia" w:cstheme="minorHAnsi"/>
            <w:lang w:val="en-GB"/>
          </w:rPr>
          <w:delText xml:space="preserve">including </w:delText>
        </w:r>
        <w:r w:rsidRPr="00E071F1" w:rsidDel="00A613E7">
          <w:rPr>
            <w:rFonts w:eastAsiaTheme="minorEastAsia" w:cstheme="minorHAnsi"/>
            <w:lang w:val="en-GB"/>
          </w:rPr>
          <w:delText>for</w:delText>
        </w:r>
        <w:r w:rsidR="00302BD0" w:rsidRPr="00E071F1" w:rsidDel="00A613E7">
          <w:rPr>
            <w:rFonts w:eastAsiaTheme="minorEastAsia" w:cstheme="minorHAnsi"/>
            <w:lang w:val="en-GB"/>
          </w:rPr>
          <w:delText xml:space="preserve"> </w:delText>
        </w:r>
      </w:del>
      <w:ins w:id="542" w:author="Max Lindmark" w:date="2020-09-10T17:19:00Z">
        <w:r w:rsidR="00A613E7">
          <w:rPr>
            <w:rFonts w:eastAsiaTheme="minorEastAsia" w:cstheme="minorHAnsi"/>
            <w:lang w:val="en-GB"/>
          </w:rPr>
          <w:t xml:space="preserve"> in </w:t>
        </w:r>
      </w:ins>
      <w:r w:rsidR="00BD7C54" w:rsidRPr="00E071F1">
        <w:rPr>
          <w:rFonts w:eastAsiaTheme="minorEastAsia" w:cstheme="minorHAnsi"/>
          <w:lang w:val="en-GB"/>
        </w:rPr>
        <w:t>fish</w:t>
      </w:r>
      <w:r w:rsidRPr="00E071F1">
        <w:rPr>
          <w:rFonts w:eastAsiaTheme="minorEastAsia" w:cstheme="minorHAnsi"/>
          <w:lang w:val="en-GB"/>
        </w:rPr>
        <w:t>es</w:t>
      </w:r>
      <w:r w:rsidR="00BD7C54" w:rsidRPr="00E071F1">
        <w:rPr>
          <w:rFonts w:eastAsiaTheme="minorEastAsia" w:cstheme="minorHAnsi"/>
          <w:lang w:val="en-GB"/>
        </w:rPr>
        <w:t xml:space="preserve"> </w:t>
      </w:r>
      <w:ins w:id="543" w:author="Max Lindmark" w:date="2020-09-10T17:19:00Z">
        <w:r w:rsidR="00A613E7">
          <w:rPr>
            <w:rFonts w:eastAsiaTheme="minorEastAsia" w:cstheme="minorHAnsi"/>
            <w:lang w:val="en-GB"/>
          </w:rPr>
          <w:t xml:space="preserve">and other aquatic ectotherms </w:t>
        </w:r>
      </w:ins>
      <w:r w:rsidR="00BD7C54" w:rsidRPr="00E071F1">
        <w:rPr>
          <w:rFonts w:eastAsiaTheme="minorEastAsia" w:cstheme="minorHAnsi"/>
        </w:rPr>
        <w:fldChar w:fldCharType="begin"/>
      </w:r>
      <w:r w:rsidR="009E0594">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K"}],"issued":{"date-parts":[["2003",6]]}}},{"id":830,"uris":["http://zotero.org/users/6116610/items/HFRXIBLW"],"uri":["http://zotero.org/users/6116610/items/HFRXIBLW"],"itemData":{"id":830,"type":"article-journal","abstract":"Results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rFonts w:ascii="Times New Roman" w:cs="Times New Roman"/>
          <w:lang w:val="en-GB"/>
        </w:rPr>
        <w:t xml:space="preserve">(Wyban </w:t>
      </w:r>
      <w:r w:rsidR="009E0594" w:rsidRPr="009E0594">
        <w:rPr>
          <w:rFonts w:ascii="Times New Roman" w:cs="Times New Roman"/>
          <w:i/>
          <w:iCs/>
          <w:lang w:val="en-GB"/>
        </w:rPr>
        <w:t>et al.</w:t>
      </w:r>
      <w:r w:rsidR="009E0594" w:rsidRPr="009E0594">
        <w:rPr>
          <w:rFonts w:ascii="Times New Roman" w:cs="Times New Roman"/>
          <w:lang w:val="en-GB"/>
        </w:rPr>
        <w:t xml:space="preserve"> 1995; Panov &amp; McQueen 1998; Steinarsson &amp; Imsland 2003; Björnsson </w:t>
      </w:r>
      <w:r w:rsidR="009E0594" w:rsidRPr="009E0594">
        <w:rPr>
          <w:rFonts w:ascii="Times New Roman" w:cs="Times New Roman"/>
          <w:i/>
          <w:iCs/>
          <w:lang w:val="en-GB"/>
        </w:rPr>
        <w:t>et al.</w:t>
      </w:r>
      <w:r w:rsidR="009E0594" w:rsidRPr="009E0594">
        <w:rPr>
          <w:rFonts w:ascii="Times New Roman" w:cs="Times New Roman"/>
          <w:lang w:val="en-GB"/>
        </w:rPr>
        <w:t xml:space="preserve"> 2007; Handeland </w:t>
      </w:r>
      <w:r w:rsidR="009E0594" w:rsidRPr="009E0594">
        <w:rPr>
          <w:rFonts w:ascii="Times New Roman" w:cs="Times New Roman"/>
          <w:i/>
          <w:iCs/>
          <w:lang w:val="en-GB"/>
        </w:rPr>
        <w:t>et al.</w:t>
      </w:r>
      <w:r w:rsidR="009E0594" w:rsidRPr="009E0594">
        <w:rPr>
          <w:rFonts w:ascii="Times New Roman" w:cs="Times New Roman"/>
          <w:lang w:val="en-GB"/>
        </w:rPr>
        <w:t xml:space="preserve"> 2008)</w:t>
      </w:r>
      <w:r w:rsidR="00BD7C54" w:rsidRPr="00E071F1">
        <w:rPr>
          <w:rFonts w:eastAsiaTheme="minorEastAsia" w:cstheme="minorHAnsi"/>
        </w:rPr>
        <w:fldChar w:fldCharType="end"/>
      </w:r>
      <w:ins w:id="544" w:author="Jan Ohlberger" w:date="2020-05-22T15:45:00Z">
        <w:r w:rsidRPr="00E071F1">
          <w:rPr>
            <w:rFonts w:eastAsiaTheme="minorEastAsia" w:cstheme="minorHAnsi"/>
          </w:rPr>
          <w:t>, while others have not</w:t>
        </w:r>
        <w:del w:id="545" w:author="Max Lindmark" w:date="2020-07-31T16:38:00Z">
          <w:r w:rsidRPr="00E071F1" w:rsidDel="00827A44">
            <w:rPr>
              <w:rFonts w:eastAsiaTheme="minorEastAsia" w:cstheme="minorHAnsi"/>
            </w:rPr>
            <w:delText>,</w:delText>
          </w:r>
          <w:commentRangeStart w:id="546"/>
          <w:commentRangeStart w:id="547"/>
          <w:r w:rsidRPr="00E071F1" w:rsidDel="00827A44">
            <w:rPr>
              <w:rFonts w:eastAsiaTheme="minorEastAsia" w:cstheme="minorHAnsi"/>
            </w:rPr>
            <w:delText xml:space="preserve"> </w:delText>
          </w:r>
        </w:del>
      </w:ins>
      <w:del w:id="548" w:author="Max Lindmark" w:date="2020-07-31T16:38:00Z">
        <w:r w:rsidR="00D45D41" w:rsidRPr="00E071F1" w:rsidDel="00827A44">
          <w:rPr>
            <w:rFonts w:eastAsiaTheme="minorEastAsia" w:cstheme="minorHAnsi"/>
          </w:rPr>
          <w:delText xml:space="preserve"> found </w:delText>
        </w:r>
        <w:r w:rsidR="005D189E" w:rsidRPr="00E071F1" w:rsidDel="00827A44">
          <w:rPr>
            <w:rFonts w:eastAsiaTheme="minorEastAsia" w:cstheme="minorHAnsi"/>
            <w:lang w:val="en-GB"/>
          </w:rPr>
          <w:delText>for e.g. brown trout</w:delText>
        </w:r>
      </w:del>
      <w:ins w:id="549" w:author="Max Lindmark" w:date="2020-07-31T16:38:00Z">
        <w:r w:rsidR="00827A44" w:rsidRPr="00E071F1">
          <w:rPr>
            <w:rFonts w:eastAsiaTheme="minorEastAsia" w:cstheme="minorHAnsi"/>
            <w:lang w:val="en-GB"/>
          </w:rPr>
          <w:t xml:space="preserve"> </w:t>
        </w:r>
      </w:ins>
      <w:del w:id="550" w:author="Max Lindmark" w:date="2020-07-31T16:38:00Z">
        <w:r w:rsidR="002B7CF7" w:rsidRPr="00E071F1" w:rsidDel="00827A44">
          <w:rPr>
            <w:rFonts w:eastAsiaTheme="minorEastAsia" w:cstheme="minorHAnsi"/>
            <w:lang w:val="en-GB"/>
          </w:rPr>
          <w:delText xml:space="preserve"> (</w:delText>
        </w:r>
        <w:r w:rsidR="002B7CF7" w:rsidRPr="00E071F1" w:rsidDel="00827A44">
          <w:rPr>
            <w:rFonts w:eastAsiaTheme="minorEastAsia" w:cstheme="minorHAnsi"/>
            <w:i/>
            <w:iCs/>
            <w:lang w:val="en-GB"/>
          </w:rPr>
          <w:delText>Salmo trutta</w:delText>
        </w:r>
        <w:r w:rsidR="002B7CF7" w:rsidRPr="00E071F1" w:rsidDel="00827A44">
          <w:rPr>
            <w:rFonts w:eastAsiaTheme="minorEastAsia" w:cstheme="minorHAnsi"/>
            <w:lang w:val="en-GB"/>
          </w:rPr>
          <w:delText xml:space="preserve">) </w:delText>
        </w:r>
      </w:del>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rFonts w:ascii="Times New Roman" w:cs="Times New Roman"/>
          <w:lang w:val="en-GB"/>
        </w:rPr>
        <w:t xml:space="preserve">(Brett </w:t>
      </w:r>
      <w:r w:rsidR="00422B99" w:rsidRPr="00E071F1">
        <w:rPr>
          <w:rFonts w:ascii="Times New Roman" w:cs="Times New Roman"/>
          <w:i/>
          <w:iCs/>
          <w:lang w:val="en-GB"/>
        </w:rPr>
        <w:t>et al.</w:t>
      </w:r>
      <w:r w:rsidR="00422B99" w:rsidRPr="00E071F1">
        <w:rPr>
          <w:rFonts w:ascii="Times New Roman" w:cs="Times New Roman"/>
          <w:lang w:val="en-GB"/>
        </w:rPr>
        <w:t xml:space="preserve"> 1969; Elliott &amp; Hurley 1995)</w:t>
      </w:r>
      <w:r w:rsidR="005C210B" w:rsidRPr="00E071F1">
        <w:rPr>
          <w:rFonts w:eastAsiaTheme="minorEastAsia" w:cstheme="minorHAnsi"/>
        </w:rPr>
        <w:fldChar w:fldCharType="end"/>
      </w:r>
      <w:del w:id="551" w:author="Max Lindmark" w:date="2020-07-31T16:38:00Z">
        <w:r w:rsidR="00381A59" w:rsidRPr="00E071F1" w:rsidDel="002716D6">
          <w:rPr>
            <w:rFonts w:eastAsiaTheme="minorEastAsia" w:cstheme="minorHAnsi"/>
            <w:lang w:val="en-GB"/>
            <w:rPrChange w:id="552" w:author="Anna Gårdmark" w:date="2020-05-27T11:34:00Z">
              <w:rPr>
                <w:rFonts w:eastAsiaTheme="minorEastAsia" w:cstheme="minorHAnsi"/>
              </w:rPr>
            </w:rPrChange>
          </w:rPr>
          <w:delText xml:space="preserve"> nor in</w:delText>
        </w:r>
      </w:del>
      <w:ins w:id="553" w:author="Jan Ohlberger" w:date="2020-05-22T15:46:00Z">
        <w:del w:id="554" w:author="Max Lindmark" w:date="2020-07-31T16:38:00Z">
          <w:r w:rsidRPr="00E071F1" w:rsidDel="002716D6">
            <w:rPr>
              <w:rFonts w:eastAsiaTheme="minorEastAsia" w:cstheme="minorHAnsi"/>
              <w:lang w:val="en-GB"/>
              <w:rPrChange w:id="555" w:author="Anna Gårdmark" w:date="2020-05-27T11:34:00Z">
                <w:rPr>
                  <w:rFonts w:eastAsiaTheme="minorEastAsia" w:cstheme="minorHAnsi"/>
                </w:rPr>
              </w:rPrChange>
            </w:rPr>
            <w:delText>and</w:delText>
          </w:r>
        </w:del>
      </w:ins>
      <w:del w:id="556" w:author="Max Lindmark" w:date="2020-07-31T16:38:00Z">
        <w:r w:rsidR="00381A59" w:rsidRPr="00E071F1" w:rsidDel="002716D6">
          <w:rPr>
            <w:rFonts w:eastAsiaTheme="minorEastAsia" w:cstheme="minorHAnsi"/>
            <w:lang w:val="en-GB"/>
            <w:rPrChange w:id="557" w:author="Anna Gårdmark" w:date="2020-05-27T11:34:00Z">
              <w:rPr>
                <w:rFonts w:eastAsiaTheme="minorEastAsia" w:cstheme="minorHAnsi"/>
              </w:rPr>
            </w:rPrChange>
          </w:rPr>
          <w:delText xml:space="preserve"> sockeye</w:delText>
        </w:r>
      </w:del>
      <w:del w:id="558" w:author="Max Lindmark" w:date="2020-07-31T16:39:00Z">
        <w:r w:rsidR="00381A59" w:rsidRPr="00E071F1" w:rsidDel="002716D6">
          <w:rPr>
            <w:rFonts w:eastAsiaTheme="minorEastAsia" w:cstheme="minorHAnsi"/>
            <w:lang w:val="en-GB"/>
            <w:rPrChange w:id="559" w:author="Anna Gårdmark" w:date="2020-05-27T11:34:00Z">
              <w:rPr>
                <w:rFonts w:eastAsiaTheme="minorEastAsia" w:cstheme="minorHAnsi"/>
              </w:rPr>
            </w:rPrChange>
          </w:rPr>
          <w:delText xml:space="preserve"> salmon (</w:delText>
        </w:r>
        <w:r w:rsidR="00381A59" w:rsidRPr="00E071F1" w:rsidDel="002716D6">
          <w:rPr>
            <w:rFonts w:eastAsiaTheme="minorEastAsia" w:cstheme="minorHAnsi"/>
            <w:i/>
            <w:iCs/>
            <w:lang w:val="en-GB"/>
            <w:rPrChange w:id="560" w:author="Anna Gårdmark" w:date="2020-05-27T11:34:00Z">
              <w:rPr>
                <w:rFonts w:eastAsiaTheme="minorEastAsia" w:cstheme="minorHAnsi"/>
                <w:i/>
                <w:iCs/>
              </w:rPr>
            </w:rPrChange>
          </w:rPr>
          <w:delText>Onchorhynchus nerka</w:delText>
        </w:r>
        <w:r w:rsidR="00381A59" w:rsidRPr="00E071F1" w:rsidDel="002716D6">
          <w:rPr>
            <w:rFonts w:eastAsiaTheme="minorEastAsia" w:cstheme="minorHAnsi"/>
            <w:lang w:val="en-GB"/>
          </w:rPr>
          <w:delText>)</w:delText>
        </w:r>
      </w:del>
      <w:del w:id="561" w:author="Max Lindmark" w:date="2020-07-31T16:40:00Z">
        <w:r w:rsidR="00381A59" w:rsidRPr="00E071F1" w:rsidDel="00EA5A16">
          <w:rPr>
            <w:rFonts w:eastAsiaTheme="minorEastAsia" w:cstheme="minorHAnsi"/>
            <w:lang w:val="en-GB"/>
          </w:rPr>
          <w:delText xml:space="preserve"> </w:delText>
        </w:r>
        <w:r w:rsidR="00381A59" w:rsidRPr="00E071F1" w:rsidDel="00EA5A16">
          <w:rPr>
            <w:rFonts w:eastAsiaTheme="minorEastAsia" w:cstheme="minorHAnsi"/>
            <w:lang w:val="en-GB"/>
          </w:rPr>
          <w:fldChar w:fldCharType="begin"/>
        </w:r>
        <w:r w:rsidR="005671FA" w:rsidRPr="00E071F1" w:rsidDel="00EA5A16">
          <w:rPr>
            <w:rFonts w:eastAsiaTheme="minorEastAsia" w:cstheme="minorHAnsi"/>
            <w:lang w:val="en-GB"/>
          </w:rPr>
          <w:del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delInstrText>
        </w:r>
        <w:r w:rsidR="00381A59" w:rsidRPr="00E071F1" w:rsidDel="00EA5A16">
          <w:rPr>
            <w:rFonts w:eastAsiaTheme="minorEastAsia" w:cstheme="minorHAnsi"/>
            <w:lang w:val="en-GB"/>
          </w:rPr>
          <w:fldChar w:fldCharType="separate"/>
        </w:r>
        <w:r w:rsidR="005671FA" w:rsidRPr="00E071F1" w:rsidDel="00EA5A16">
          <w:rPr>
            <w:lang w:val="en-GB"/>
          </w:rPr>
          <w:delText xml:space="preserve">(Brett </w:delText>
        </w:r>
        <w:r w:rsidR="005671FA" w:rsidRPr="00E071F1" w:rsidDel="00EA5A16">
          <w:rPr>
            <w:i/>
            <w:iCs/>
            <w:lang w:val="en-GB"/>
          </w:rPr>
          <w:delText>et al.</w:delText>
        </w:r>
        <w:r w:rsidR="005671FA" w:rsidRPr="00E071F1" w:rsidDel="00EA5A16">
          <w:rPr>
            <w:lang w:val="en-GB"/>
          </w:rPr>
          <w:delText xml:space="preserve"> 1969)</w:delText>
        </w:r>
        <w:r w:rsidR="00381A59" w:rsidRPr="00E071F1" w:rsidDel="00EA5A16">
          <w:rPr>
            <w:rFonts w:eastAsiaTheme="minorEastAsia" w:cstheme="minorHAnsi"/>
            <w:lang w:val="en-GB"/>
          </w:rPr>
          <w:fldChar w:fldCharType="end"/>
        </w:r>
      </w:del>
      <w:commentRangeEnd w:id="546"/>
      <w:r w:rsidRPr="00E071F1">
        <w:rPr>
          <w:rStyle w:val="CommentReference"/>
          <w:sz w:val="24"/>
          <w:szCs w:val="24"/>
        </w:rPr>
        <w:commentReference w:id="546"/>
      </w:r>
      <w:commentRangeEnd w:id="547"/>
      <w:r w:rsidR="00827A44" w:rsidRPr="00E071F1">
        <w:rPr>
          <w:rStyle w:val="CommentReference"/>
          <w:sz w:val="24"/>
          <w:szCs w:val="24"/>
        </w:rPr>
        <w:commentReference w:id="547"/>
      </w:r>
      <w:r w:rsidR="005D189E" w:rsidRPr="00E071F1">
        <w:rPr>
          <w:rFonts w:eastAsiaTheme="minorEastAsia" w:cstheme="minorHAnsi"/>
          <w:lang w:val="en-GB"/>
        </w:rPr>
        <w:t xml:space="preserve">. </w:t>
      </w:r>
      <w:commentRangeEnd w:id="540"/>
      <w:r w:rsidR="00064247" w:rsidRPr="00E071F1">
        <w:rPr>
          <w:rStyle w:val="CommentReference"/>
          <w:sz w:val="24"/>
          <w:szCs w:val="24"/>
        </w:rPr>
        <w:commentReference w:id="540"/>
      </w:r>
      <w:r w:rsidR="0035591B" w:rsidRPr="00E071F1">
        <w:rPr>
          <w:rFonts w:eastAsiaTheme="minorEastAsia" w:cstheme="minorHAnsi"/>
          <w:lang w:val="en-GB"/>
        </w:rPr>
        <w:t>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w:t>
      </w:r>
      <w:commentRangeStart w:id="562"/>
      <w:r w:rsidR="0042097F" w:rsidRPr="00E071F1">
        <w:rPr>
          <w:rFonts w:eastAsiaTheme="minorEastAsia" w:cstheme="minorHAnsi"/>
          <w:lang w:val="en-GB"/>
        </w:rPr>
        <w:t>average fish</w:t>
      </w:r>
      <w:commentRangeEnd w:id="562"/>
      <w:r w:rsidR="00CD0AB3" w:rsidRPr="00E071F1">
        <w:rPr>
          <w:rStyle w:val="CommentReference"/>
          <w:sz w:val="24"/>
          <w:szCs w:val="24"/>
        </w:rPr>
        <w:commentReference w:id="562"/>
      </w:r>
      <w:r w:rsidR="0042097F" w:rsidRPr="00E071F1">
        <w:rPr>
          <w:rFonts w:eastAsiaTheme="minorEastAsia" w:cstheme="minorHAnsi"/>
          <w:lang w:val="en-GB"/>
        </w:rPr>
        <w:t xml:space="preserve">,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ins w:id="563" w:author="Jan Ohlberger" w:date="2020-05-22T15:47:00Z">
        <w:r w:rsidR="008270A8" w:rsidRPr="00E071F1">
          <w:rPr>
            <w:rFonts w:eastAsiaTheme="minorEastAsia" w:cstheme="minorHAnsi"/>
            <w:lang w:val="en-GB"/>
          </w:rPr>
          <w:t xml:space="preserve"> </w:t>
        </w:r>
      </w:ins>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commentRangeStart w:id="564"/>
      <w:r w:rsidR="00B87E9C" w:rsidRPr="00E071F1">
        <w:rPr>
          <w:rFonts w:eastAsiaTheme="minorEastAsia" w:cstheme="minorHAnsi"/>
          <w:lang w:val="en-GB"/>
        </w:rPr>
        <w:t>.</w:t>
      </w:r>
      <w:commentRangeEnd w:id="564"/>
      <w:r w:rsidR="00EE2C16" w:rsidRPr="00E071F1">
        <w:rPr>
          <w:rStyle w:val="CommentReference"/>
          <w:sz w:val="24"/>
          <w:szCs w:val="24"/>
        </w:rPr>
        <w:commentReference w:id="564"/>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346AC4" w:rsidRPr="00E071F1">
        <w:rPr>
          <w:rFonts w:eastAsiaTheme="minorEastAsia" w:cstheme="minorHAnsi"/>
          <w:lang w:val="en-GB"/>
        </w:rPr>
        <w:t xml:space="preserve">. </w:t>
      </w:r>
      <w:commentRangeStart w:id="565"/>
      <w:r w:rsidR="00346AC4" w:rsidRPr="00E071F1">
        <w:rPr>
          <w:rFonts w:eastAsiaTheme="minorEastAsia" w:cstheme="minorHAnsi"/>
          <w:lang w:val="en-GB"/>
        </w:rPr>
        <w:t>This</w:t>
      </w:r>
      <w:r w:rsidR="00E0071D" w:rsidRPr="00E071F1">
        <w:rPr>
          <w:rFonts w:eastAsiaTheme="minorEastAsia" w:cstheme="minorHAnsi"/>
          <w:lang w:val="en-GB"/>
        </w:rPr>
        <w:t xml:space="preserve">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that </w:t>
      </w:r>
      <w:r w:rsidR="00CC0301" w:rsidRPr="00E071F1">
        <w:rPr>
          <w:rFonts w:eastAsiaTheme="minorEastAsia" w:cstheme="minorHAnsi"/>
          <w:lang w:val="en-GB"/>
        </w:rPr>
        <w:t xml:space="preserve">reduced growth performance of large fish with </w:t>
      </w:r>
      <w:r w:rsidR="00FA469A" w:rsidRPr="00E071F1">
        <w:rPr>
          <w:rFonts w:eastAsiaTheme="minorEastAsia" w:cstheme="minorHAnsi"/>
          <w:lang w:val="en-GB"/>
        </w:rPr>
        <w:t xml:space="preserve">warming </w:t>
      </w:r>
      <w:r w:rsidR="00CC0301" w:rsidRPr="00E071F1">
        <w:rPr>
          <w:rFonts w:eastAsiaTheme="minorEastAsia" w:cstheme="minorHAnsi"/>
          <w:lang w:val="en-GB"/>
        </w:rPr>
        <w:t xml:space="preserve">cannot only be explained by earlier </w:t>
      </w:r>
      <w:r w:rsidR="004604DF" w:rsidRPr="00E071F1">
        <w:rPr>
          <w:rFonts w:eastAsiaTheme="minorEastAsia" w:cstheme="minorHAnsi"/>
          <w:lang w:val="en-GB"/>
        </w:rPr>
        <w:t>maturation</w:t>
      </w:r>
      <w:r w:rsidR="00FD3338" w:rsidRPr="00E071F1">
        <w:rPr>
          <w:rFonts w:eastAsiaTheme="minorEastAsia" w:cstheme="minorHAnsi"/>
          <w:lang w:val="en-GB"/>
        </w:rPr>
        <w:t xml:space="preserve"> and changes in energy allocation</w:t>
      </w:r>
      <w:r w:rsidR="00912DAB" w:rsidRPr="00E071F1">
        <w:rPr>
          <w:rFonts w:eastAsiaTheme="minorEastAsia" w:cstheme="minorHAnsi"/>
          <w:lang w:val="en-GB"/>
        </w:rPr>
        <w:t xml:space="preserve"> from somatic growth to </w:t>
      </w:r>
      <w:proofErr w:type="gramStart"/>
      <w:r w:rsidR="00EF2393" w:rsidRPr="00E071F1">
        <w:rPr>
          <w:rFonts w:eastAsiaTheme="minorEastAsia" w:cstheme="minorHAnsi"/>
          <w:lang w:val="en-GB"/>
        </w:rPr>
        <w:t>gonads</w:t>
      </w:r>
      <w:r w:rsidR="00964560" w:rsidRPr="00E071F1">
        <w:rPr>
          <w:rFonts w:eastAsiaTheme="minorEastAsia" w:cstheme="minorHAnsi"/>
          <w:lang w:val="en-GB"/>
        </w:rPr>
        <w:t>,</w:t>
      </w:r>
      <w:r w:rsidR="00EF2393" w:rsidRPr="00E071F1">
        <w:rPr>
          <w:rFonts w:eastAsiaTheme="minorEastAsia" w:cstheme="minorHAnsi"/>
          <w:lang w:val="en-GB"/>
        </w:rPr>
        <w:t xml:space="preserve"> but</w:t>
      </w:r>
      <w:proofErr w:type="gramEnd"/>
      <w:r w:rsidR="00770AB8" w:rsidRPr="00E071F1">
        <w:rPr>
          <w:rFonts w:eastAsiaTheme="minorEastAsia" w:cstheme="minorHAnsi"/>
          <w:lang w:val="en-GB"/>
        </w:rPr>
        <w:t xml:space="preserve"> may also represent physiological constraints.</w:t>
      </w:r>
      <w:commentRangeEnd w:id="565"/>
      <w:r w:rsidR="0088272B" w:rsidRPr="00E071F1">
        <w:rPr>
          <w:rStyle w:val="CommentReference"/>
          <w:sz w:val="24"/>
          <w:szCs w:val="24"/>
        </w:rPr>
        <w:commentReference w:id="565"/>
      </w:r>
      <w:commentRangeStart w:id="566"/>
      <w:commentRangeEnd w:id="566"/>
      <w:r w:rsidR="00624E9D">
        <w:rPr>
          <w:rStyle w:val="CommentReference"/>
        </w:rPr>
        <w:commentReference w:id="566"/>
      </w:r>
    </w:p>
    <w:p w14:paraId="2BDB8268" w14:textId="5A1630CB" w:rsidR="00DD56B6" w:rsidRPr="00E071F1" w:rsidDel="00925B48" w:rsidRDefault="0017427D" w:rsidP="00FB095A">
      <w:pPr>
        <w:spacing w:line="480" w:lineRule="auto"/>
        <w:ind w:firstLine="284"/>
        <w:contextualSpacing/>
        <w:jc w:val="both"/>
        <w:rPr>
          <w:moveFrom w:id="567" w:author="Max Lindmark" w:date="2020-09-10T18:36:00Z"/>
          <w:rFonts w:cstheme="minorHAnsi"/>
          <w:lang w:val="en-GB"/>
        </w:rPr>
      </w:pPr>
      <w:moveFromRangeStart w:id="568" w:author="Max Lindmark" w:date="2020-09-10T18:36:00Z" w:name="move50655376"/>
      <w:commentRangeStart w:id="569"/>
      <w:moveFrom w:id="570" w:author="Max Lindmark" w:date="2020-09-10T18:36:00Z">
        <w:r w:rsidRPr="00E071F1" w:rsidDel="00925B48">
          <w:rPr>
            <w:rFonts w:eastAsiaTheme="minorEastAsia" w:cstheme="minorHAnsi"/>
            <w:lang w:val="en-GB"/>
          </w:rPr>
          <w:t xml:space="preserve">Translating </w:t>
        </w:r>
        <w:r w:rsidR="001F5201" w:rsidRPr="00E071F1" w:rsidDel="00925B48">
          <w:rPr>
            <w:rFonts w:eastAsiaTheme="minorEastAsia" w:cstheme="minorHAnsi"/>
            <w:lang w:val="en-GB"/>
          </w:rPr>
          <w:t xml:space="preserve">results from </w:t>
        </w:r>
        <w:r w:rsidR="008701DE" w:rsidRPr="00E071F1" w:rsidDel="00925B48">
          <w:rPr>
            <w:rFonts w:eastAsiaTheme="minorEastAsia" w:cstheme="minorHAnsi"/>
            <w:lang w:val="en-GB"/>
          </w:rPr>
          <w:t>experimental</w:t>
        </w:r>
        <w:r w:rsidR="001F5201" w:rsidRPr="00E071F1" w:rsidDel="00925B48">
          <w:rPr>
            <w:rFonts w:eastAsiaTheme="minorEastAsia" w:cstheme="minorHAnsi"/>
            <w:lang w:val="en-GB"/>
          </w:rPr>
          <w:t xml:space="preserve"> data</w:t>
        </w:r>
        <w:r w:rsidR="00297D1F" w:rsidRPr="00E071F1" w:rsidDel="00925B48">
          <w:rPr>
            <w:rFonts w:eastAsiaTheme="minorEastAsia" w:cstheme="minorHAnsi"/>
            <w:lang w:val="en-GB"/>
          </w:rPr>
          <w:t xml:space="preserve"> </w:t>
        </w:r>
        <w:r w:rsidRPr="00E071F1" w:rsidDel="00925B48">
          <w:rPr>
            <w:rFonts w:eastAsiaTheme="minorEastAsia" w:cstheme="minorHAnsi"/>
            <w:lang w:val="en-GB"/>
          </w:rPr>
          <w:t>to natural</w:t>
        </w:r>
        <w:r w:rsidR="00306751" w:rsidRPr="00E071F1" w:rsidDel="00925B48">
          <w:rPr>
            <w:rFonts w:eastAsiaTheme="minorEastAsia" w:cstheme="minorHAnsi"/>
            <w:lang w:val="en-GB"/>
          </w:rPr>
          <w:t xml:space="preserve"> systems </w:t>
        </w:r>
        <w:r w:rsidR="00692E30" w:rsidRPr="00E071F1" w:rsidDel="00925B48">
          <w:rPr>
            <w:rFonts w:eastAsiaTheme="minorEastAsia" w:cstheme="minorHAnsi"/>
            <w:lang w:val="en-GB"/>
          </w:rPr>
          <w:t xml:space="preserve">is </w:t>
        </w:r>
        <w:r w:rsidR="00883E12" w:rsidRPr="00E071F1" w:rsidDel="00925B48">
          <w:rPr>
            <w:rFonts w:eastAsiaTheme="minorEastAsia" w:cstheme="minorHAnsi"/>
            <w:lang w:val="en-GB"/>
          </w:rPr>
          <w:t xml:space="preserve">challenging </w:t>
        </w:r>
        <w:r w:rsidR="00297D1F" w:rsidRPr="00E071F1" w:rsidDel="00925B48">
          <w:rPr>
            <w:rFonts w:eastAsiaTheme="minorEastAsia" w:cstheme="minorHAnsi"/>
            <w:lang w:val="en-GB"/>
          </w:rPr>
          <w:t xml:space="preserve">because </w:t>
        </w:r>
        <w:r w:rsidR="00D04558" w:rsidRPr="00E071F1" w:rsidDel="00925B48">
          <w:rPr>
            <w:rFonts w:eastAsiaTheme="minorEastAsia" w:cstheme="minorHAnsi"/>
            <w:lang w:val="en-GB"/>
          </w:rPr>
          <w:t xml:space="preserve">unlimited food supply, </w:t>
        </w:r>
        <w:r w:rsidR="00297D1F" w:rsidRPr="00E071F1" w:rsidDel="00925B48">
          <w:rPr>
            <w:rFonts w:eastAsiaTheme="minorEastAsia" w:cstheme="minorHAnsi"/>
            <w:lang w:val="en-GB"/>
          </w:rPr>
          <w:t xml:space="preserve">lack of </w:t>
        </w:r>
        <w:r w:rsidR="00D04558" w:rsidRPr="00E071F1" w:rsidDel="00925B48">
          <w:rPr>
            <w:rFonts w:eastAsiaTheme="minorEastAsia" w:cstheme="minorHAnsi"/>
            <w:lang w:val="en-GB"/>
          </w:rPr>
          <w:t>predation</w:t>
        </w:r>
        <w:r w:rsidR="00297D1F" w:rsidRPr="00E071F1" w:rsidDel="00925B48">
          <w:rPr>
            <w:rFonts w:eastAsiaTheme="minorEastAsia" w:cstheme="minorHAnsi"/>
            <w:lang w:val="en-GB"/>
          </w:rPr>
          <w:t xml:space="preserve">, </w:t>
        </w:r>
        <w:r w:rsidR="00D04558" w:rsidRPr="00E071F1" w:rsidDel="00925B48">
          <w:rPr>
            <w:rFonts w:eastAsiaTheme="minorEastAsia" w:cstheme="minorHAnsi"/>
            <w:lang w:val="en-GB"/>
          </w:rPr>
          <w:t xml:space="preserve">and </w:t>
        </w:r>
        <w:r w:rsidR="0078581A" w:rsidRPr="00E071F1" w:rsidDel="00925B48">
          <w:rPr>
            <w:rFonts w:eastAsiaTheme="minorEastAsia" w:cstheme="minorHAnsi"/>
            <w:lang w:val="en-GB"/>
          </w:rPr>
          <w:t>constant temperature</w:t>
        </w:r>
        <w:r w:rsidR="00D04558" w:rsidRPr="00E071F1" w:rsidDel="00925B48">
          <w:rPr>
            <w:rFonts w:eastAsiaTheme="minorEastAsia" w:cstheme="minorHAnsi"/>
            <w:lang w:val="en-GB"/>
          </w:rPr>
          <w:t>s</w:t>
        </w:r>
        <w:r w:rsidR="00297D1F" w:rsidRPr="00E071F1" w:rsidDel="00925B48">
          <w:rPr>
            <w:rFonts w:eastAsiaTheme="minorEastAsia" w:cstheme="minorHAnsi"/>
            <w:lang w:val="en-GB"/>
          </w:rPr>
          <w:t xml:space="preserve"> do not reflect natural condition</w:t>
        </w:r>
        <w:r w:rsidR="0010434F" w:rsidRPr="00E071F1" w:rsidDel="00925B48">
          <w:rPr>
            <w:rFonts w:eastAsiaTheme="minorEastAsia" w:cstheme="minorHAnsi"/>
            <w:lang w:val="en-GB"/>
          </w:rPr>
          <w:t>s</w:t>
        </w:r>
        <w:r w:rsidR="00E056B2" w:rsidRPr="00E071F1" w:rsidDel="00925B48">
          <w:rPr>
            <w:rFonts w:eastAsiaTheme="minorEastAsia" w:cstheme="minorHAnsi"/>
            <w:lang w:val="en-GB"/>
          </w:rPr>
          <w:t xml:space="preserve"> but affect growth</w:t>
        </w:r>
        <w:r w:rsidR="008621F4" w:rsidRPr="00E071F1" w:rsidDel="00925B48">
          <w:rPr>
            <w:rFonts w:eastAsiaTheme="minorEastAsia" w:cstheme="minorHAnsi"/>
            <w:lang w:val="en-GB"/>
          </w:rPr>
          <w:t xml:space="preserve"> rates</w:t>
        </w:r>
        <w:r w:rsidR="0010434F" w:rsidRPr="00E071F1" w:rsidDel="00925B48">
          <w:rPr>
            <w:rFonts w:eastAsiaTheme="minorEastAsia" w:cstheme="minorHAnsi"/>
            <w:lang w:val="en-GB"/>
          </w:rPr>
          <w:t xml:space="preserve"> </w:t>
        </w:r>
        <w:r w:rsidR="0010434F"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E071F1" w:rsidDel="00925B48">
          <w:rPr>
            <w:rFonts w:eastAsiaTheme="minorEastAsia" w:cstheme="minorHAnsi"/>
          </w:rPr>
          <w:fldChar w:fldCharType="separate"/>
        </w:r>
        <w:r w:rsidR="009C66FD" w:rsidRPr="00E071F1" w:rsidDel="00925B48">
          <w:rPr>
            <w:lang w:val="en-GB"/>
          </w:rPr>
          <w:t xml:space="preserve">(Brett </w:t>
        </w:r>
        <w:r w:rsidR="009C66FD" w:rsidRPr="00E071F1" w:rsidDel="00925B48">
          <w:rPr>
            <w:i/>
            <w:iCs/>
            <w:lang w:val="en-GB"/>
          </w:rPr>
          <w:t>et al.</w:t>
        </w:r>
        <w:r w:rsidR="009C66FD" w:rsidRPr="00E071F1" w:rsidDel="00925B48">
          <w:rPr>
            <w:lang w:val="en-GB"/>
          </w:rPr>
          <w:t xml:space="preserve"> 1969; Lorenzen 1996; Huey &amp; Kingsolver 2019)</w:t>
        </w:r>
        <w:r w:rsidR="0010434F" w:rsidRPr="00E071F1" w:rsidDel="00925B48">
          <w:rPr>
            <w:rFonts w:eastAsiaTheme="minorEastAsia" w:cstheme="minorHAnsi"/>
          </w:rPr>
          <w:fldChar w:fldCharType="end"/>
        </w:r>
        <w:r w:rsidR="00E97862" w:rsidRPr="00E071F1" w:rsidDel="00925B48">
          <w:rPr>
            <w:rFonts w:eastAsiaTheme="minorEastAsia" w:cstheme="minorHAnsi"/>
            <w:lang w:val="en-GB"/>
          </w:rPr>
          <w:t>.</w:t>
        </w:r>
        <w:r w:rsidR="00297D1F" w:rsidRPr="00E071F1" w:rsidDel="00925B48">
          <w:rPr>
            <w:rFonts w:eastAsiaTheme="minorEastAsia" w:cstheme="minorHAnsi"/>
            <w:lang w:val="en-GB"/>
          </w:rPr>
          <w:t xml:space="preserve"> </w:t>
        </w:r>
        <w:r w:rsidR="00A867AF" w:rsidRPr="00E071F1" w:rsidDel="00925B48">
          <w:rPr>
            <w:rFonts w:eastAsiaTheme="minorEastAsia" w:cstheme="minorHAnsi"/>
            <w:lang w:val="en-GB"/>
          </w:rPr>
          <w:t>In natural systems, species live in temperatures cooler than those maximizing growth (Fig. S</w:t>
        </w:r>
        <w:r w:rsidR="00291C08" w:rsidRPr="00E071F1" w:rsidDel="00925B48">
          <w:rPr>
            <w:rFonts w:eastAsiaTheme="minorEastAsia" w:cstheme="minorHAnsi"/>
            <w:lang w:val="en-GB"/>
          </w:rPr>
          <w:t>14</w:t>
        </w:r>
        <w:r w:rsidR="00A867AF" w:rsidRPr="00E071F1" w:rsidDel="00925B48">
          <w:rPr>
            <w:rFonts w:eastAsiaTheme="minorEastAsia" w:cstheme="minorHAnsi"/>
            <w:lang w:val="en-GB"/>
          </w:rPr>
          <w:t xml:space="preserve">) </w:t>
        </w:r>
        <w:r w:rsidR="00A867AF"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sidRPr="00E071F1" w:rsidDel="00925B48">
          <w:rPr>
            <w:rFonts w:eastAsiaTheme="minorEastAsia" w:cstheme="minorHAnsi"/>
            <w:lang w:val="en-GB"/>
          </w:rPr>
          <w:fldChar w:fldCharType="separate"/>
        </w:r>
        <w:r w:rsidR="00A867AF" w:rsidRPr="00E071F1" w:rsidDel="00925B48">
          <w:rPr>
            <w:lang w:val="en-GB"/>
          </w:rPr>
          <w:t xml:space="preserve">(Bernhardt </w:t>
        </w:r>
        <w:r w:rsidR="00A867AF" w:rsidRPr="00E071F1" w:rsidDel="00925B48">
          <w:rPr>
            <w:i/>
            <w:iCs/>
            <w:lang w:val="en-GB"/>
          </w:rPr>
          <w:t>et al.</w:t>
        </w:r>
        <w:r w:rsidR="00A867AF" w:rsidRPr="00E071F1" w:rsidDel="00925B48">
          <w:rPr>
            <w:lang w:val="en-GB"/>
          </w:rPr>
          <w:t xml:space="preserve"> 2018)</w:t>
        </w:r>
        <w:r w:rsidR="00A867AF" w:rsidRPr="00E071F1" w:rsidDel="00925B48">
          <w:rPr>
            <w:rFonts w:eastAsiaTheme="minorEastAsia" w:cstheme="minorHAnsi"/>
            <w:lang w:val="en-GB"/>
          </w:rPr>
          <w:fldChar w:fldCharType="end"/>
        </w:r>
        <w:r w:rsidR="00CB394F" w:rsidRPr="00E071F1" w:rsidDel="00925B48">
          <w:rPr>
            <w:rFonts w:eastAsiaTheme="minorEastAsia" w:cstheme="minorHAnsi"/>
            <w:lang w:val="en-GB"/>
          </w:rPr>
          <w:t xml:space="preserve">, </w:t>
        </w:r>
        <w:r w:rsidR="00BB62EE" w:rsidRPr="00E071F1" w:rsidDel="00925B48">
          <w:rPr>
            <w:rFonts w:eastAsiaTheme="minorEastAsia" w:cstheme="minorHAnsi"/>
            <w:lang w:val="en-GB"/>
          </w:rPr>
          <w:t xml:space="preserve">suggesting that </w:t>
        </w:r>
        <w:r w:rsidR="00CB394F" w:rsidRPr="00E071F1" w:rsidDel="00925B48">
          <w:rPr>
            <w:rFonts w:eastAsiaTheme="minorEastAsia" w:cstheme="minorHAnsi"/>
            <w:lang w:val="en-GB"/>
          </w:rPr>
          <w:t>initial warming increase</w:t>
        </w:r>
        <w:r w:rsidR="00940731" w:rsidRPr="00E071F1" w:rsidDel="00925B48">
          <w:rPr>
            <w:rFonts w:eastAsiaTheme="minorEastAsia" w:cstheme="minorHAnsi"/>
            <w:lang w:val="en-GB"/>
          </w:rPr>
          <w:t>s</w:t>
        </w:r>
        <w:r w:rsidR="00CB394F" w:rsidRPr="00E071F1" w:rsidDel="00925B48">
          <w:rPr>
            <w:rFonts w:eastAsiaTheme="minorEastAsia" w:cstheme="minorHAnsi"/>
            <w:lang w:val="en-GB"/>
          </w:rPr>
          <w:t xml:space="preserve"> growth rates</w:t>
        </w:r>
        <w:commentRangeStart w:id="571"/>
        <w:r w:rsidR="00CB394F" w:rsidRPr="00E071F1" w:rsidDel="00925B48">
          <w:rPr>
            <w:rFonts w:eastAsiaTheme="minorEastAsia" w:cstheme="minorHAnsi"/>
            <w:lang w:val="en-GB"/>
          </w:rPr>
          <w:t>.</w:t>
        </w:r>
        <w:commentRangeEnd w:id="571"/>
        <w:r w:rsidR="00940731" w:rsidRPr="00E071F1" w:rsidDel="00925B48">
          <w:rPr>
            <w:rStyle w:val="CommentReference"/>
            <w:sz w:val="24"/>
            <w:szCs w:val="24"/>
          </w:rPr>
          <w:commentReference w:id="571"/>
        </w:r>
        <w:r w:rsidR="00CB394F" w:rsidRPr="00E071F1" w:rsidDel="00925B48">
          <w:rPr>
            <w:rFonts w:eastAsiaTheme="minorEastAsia" w:cstheme="minorHAnsi"/>
            <w:lang w:val="en-GB"/>
          </w:rPr>
          <w:t xml:space="preserve"> </w:t>
        </w:r>
        <w:r w:rsidR="004E3442" w:rsidRPr="00E071F1" w:rsidDel="00925B48">
          <w:rPr>
            <w:rFonts w:cstheme="minorHAnsi"/>
          </w:rPr>
          <w:t xml:space="preserve">Moreover, </w:t>
        </w:r>
        <w:r w:rsidR="005822FA" w:rsidRPr="00E071F1" w:rsidDel="00925B48">
          <w:rPr>
            <w:rFonts w:eastAsiaTheme="minorEastAsia" w:cstheme="minorHAnsi"/>
            <w:lang w:val="en-GB"/>
          </w:rPr>
          <w:t>r</w:t>
        </w:r>
        <w:r w:rsidR="00195E31" w:rsidRPr="00E071F1" w:rsidDel="00925B48">
          <w:rPr>
            <w:rFonts w:eastAsiaTheme="minorEastAsia" w:cstheme="minorHAnsi"/>
            <w:lang w:val="en-GB"/>
          </w:rPr>
          <w:t>ealized consumption rates</w:t>
        </w:r>
        <w:r w:rsidR="00264AA4" w:rsidRPr="00E071F1" w:rsidDel="00925B48">
          <w:rPr>
            <w:rFonts w:eastAsiaTheme="minorEastAsia" w:cstheme="minorHAnsi"/>
            <w:lang w:val="en-GB"/>
          </w:rPr>
          <w:t xml:space="preserve"> are not equal to maximum consumption rates </w:t>
        </w:r>
        <w:r w:rsidR="00B861F1" w:rsidRPr="00E071F1" w:rsidDel="00925B48">
          <w:rPr>
            <w:rFonts w:eastAsiaTheme="minorEastAsia" w:cstheme="minorHAnsi"/>
            <w:lang w:val="en-GB"/>
          </w:rPr>
          <w:t xml:space="preserve">but </w:t>
        </w:r>
        <w:r w:rsidR="00B669A3" w:rsidRPr="00E071F1" w:rsidDel="00925B48">
          <w:rPr>
            <w:rFonts w:eastAsiaTheme="minorEastAsia" w:cstheme="minorHAnsi"/>
            <w:lang w:val="en-GB"/>
          </w:rPr>
          <w:t xml:space="preserve">rather </w:t>
        </w:r>
        <w:r w:rsidR="00BA5DA6" w:rsidRPr="00E071F1" w:rsidDel="00925B48">
          <w:rPr>
            <w:rFonts w:eastAsiaTheme="minorEastAsia" w:cstheme="minorHAnsi"/>
            <w:lang w:val="en-GB"/>
          </w:rPr>
          <w:t xml:space="preserve">a fraction of the </w:t>
        </w:r>
        <w:r w:rsidR="00195E31" w:rsidRPr="00E071F1" w:rsidDel="00925B48">
          <w:rPr>
            <w:rFonts w:eastAsiaTheme="minorEastAsia" w:cstheme="minorHAnsi"/>
            <w:lang w:val="en-GB"/>
          </w:rPr>
          <w:t>maximum consumption rate (e.g. 20-70%)</w:t>
        </w:r>
        <w:r w:rsidR="00BA5DA6" w:rsidRPr="00E071F1" w:rsidDel="00925B48">
          <w:rPr>
            <w:rFonts w:eastAsiaTheme="minorEastAsia" w:cstheme="minorHAnsi"/>
            <w:lang w:val="en-GB"/>
          </w:rPr>
          <w:t xml:space="preserve"> </w:t>
        </w:r>
        <w:r w:rsidR="008E4FA3"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sidRPr="00E071F1" w:rsidDel="00925B48">
          <w:rPr>
            <w:rFonts w:eastAsiaTheme="minorEastAsia" w:cstheme="minorHAnsi"/>
            <w:lang w:val="en-GB"/>
          </w:rPr>
          <w:fldChar w:fldCharType="separate"/>
        </w:r>
        <w:r w:rsidR="005822FA" w:rsidRPr="00E071F1" w:rsidDel="00925B48">
          <w:rPr>
            <w:lang w:val="en-GB"/>
          </w:rPr>
          <w:t xml:space="preserve">(Kitchell </w:t>
        </w:r>
        <w:r w:rsidR="005822FA" w:rsidRPr="00E071F1" w:rsidDel="00925B48">
          <w:rPr>
            <w:i/>
            <w:iCs/>
            <w:lang w:val="en-GB"/>
          </w:rPr>
          <w:t>et al.</w:t>
        </w:r>
        <w:r w:rsidR="005822FA" w:rsidRPr="00E071F1" w:rsidDel="00925B48">
          <w:rPr>
            <w:lang w:val="en-GB"/>
          </w:rPr>
          <w:t xml:space="preserve"> 1977; Neuenfeldt </w:t>
        </w:r>
        <w:r w:rsidR="005822FA" w:rsidRPr="00E071F1" w:rsidDel="00925B48">
          <w:rPr>
            <w:i/>
            <w:iCs/>
            <w:lang w:val="en-GB"/>
          </w:rPr>
          <w:t>et al.</w:t>
        </w:r>
        <w:r w:rsidR="005822FA" w:rsidRPr="00E071F1" w:rsidDel="00925B48">
          <w:rPr>
            <w:lang w:val="en-GB"/>
          </w:rPr>
          <w:t xml:space="preserve"> 2019)</w:t>
        </w:r>
        <w:r w:rsidR="008E4FA3" w:rsidRPr="00E071F1" w:rsidDel="00925B48">
          <w:rPr>
            <w:rFonts w:eastAsiaTheme="minorEastAsia" w:cstheme="minorHAnsi"/>
            <w:lang w:val="en-GB"/>
          </w:rPr>
          <w:fldChar w:fldCharType="end"/>
        </w:r>
        <w:r w:rsidR="00D06707" w:rsidRPr="00E071F1" w:rsidDel="00925B48">
          <w:rPr>
            <w:rFonts w:eastAsiaTheme="minorEastAsia" w:cstheme="minorHAnsi"/>
            <w:lang w:val="en-GB"/>
          </w:rPr>
          <w:t>.</w:t>
        </w:r>
        <w:r w:rsidR="00BA5DA6" w:rsidRPr="00E071F1" w:rsidDel="00925B48">
          <w:rPr>
            <w:rFonts w:eastAsiaTheme="minorEastAsia" w:cstheme="minorHAnsi"/>
            <w:lang w:val="en-GB"/>
          </w:rPr>
          <w:t xml:space="preserve"> </w:t>
        </w:r>
        <w:r w:rsidR="0080211E" w:rsidRPr="00E071F1" w:rsidDel="00925B48">
          <w:rPr>
            <w:rFonts w:eastAsiaTheme="minorEastAsia" w:cstheme="minorHAnsi"/>
            <w:lang w:val="en-GB"/>
          </w:rPr>
          <w:t xml:space="preserve">Since </w:t>
        </w:r>
        <w:r w:rsidR="00DD2A74" w:rsidRPr="00E071F1" w:rsidDel="00925B48">
          <w:rPr>
            <w:rFonts w:eastAsiaTheme="minorEastAsia" w:cstheme="minorHAnsi"/>
            <w:lang w:val="en-GB"/>
          </w:rPr>
          <w:t>optimum growth temperatures decline not only with size but also food availability</w:t>
        </w:r>
        <w:r w:rsidR="00342E9C" w:rsidRPr="00E071F1" w:rsidDel="00925B48">
          <w:rPr>
            <w:rFonts w:eastAsiaTheme="minorEastAsia" w:cstheme="minorHAnsi"/>
            <w:lang w:val="en-GB"/>
          </w:rPr>
          <w:t xml:space="preserve">, and </w:t>
        </w:r>
        <w:r w:rsidR="0016441D" w:rsidRPr="00E071F1" w:rsidDel="00925B48">
          <w:rPr>
            <w:rFonts w:cstheme="minorHAnsi"/>
            <w:lang w:val="en-GB"/>
          </w:rPr>
          <w:t>climate warming may also introduce higher food limitation</w:t>
        </w:r>
        <w:r w:rsidR="00342E9C" w:rsidRPr="00E071F1" w:rsidDel="00925B48">
          <w:rPr>
            <w:rFonts w:cstheme="minorHAnsi"/>
            <w:lang w:val="en-GB"/>
          </w:rPr>
          <w:t xml:space="preserve"> </w:t>
        </w:r>
        <w:r w:rsidR="0016441D" w:rsidRPr="00E071F1" w:rsidDel="00925B48">
          <w:rPr>
            <w:rFonts w:cstheme="minorHAnsi"/>
          </w:rPr>
          <w:fldChar w:fldCharType="begin"/>
        </w:r>
        <w:r w:rsidR="00422B99" w:rsidRPr="00E071F1" w:rsidDel="00925B48">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E071F1" w:rsidDel="00925B48">
          <w:rPr>
            <w:rFonts w:cstheme="minorHAnsi"/>
          </w:rPr>
          <w:fldChar w:fldCharType="separate"/>
        </w:r>
        <w:r w:rsidR="0016441D" w:rsidRPr="00E071F1" w:rsidDel="00925B48">
          <w:rPr>
            <w:lang w:val="en-GB"/>
          </w:rPr>
          <w:t>(Huey &amp; Kingsolver 2019)</w:t>
        </w:r>
        <w:r w:rsidR="0016441D" w:rsidRPr="00E071F1" w:rsidDel="00925B48">
          <w:rPr>
            <w:rFonts w:cstheme="minorHAnsi"/>
          </w:rPr>
          <w:fldChar w:fldCharType="end"/>
        </w:r>
        <w:r w:rsidR="00CC40F4" w:rsidRPr="00E071F1" w:rsidDel="00925B48">
          <w:rPr>
            <w:rFonts w:eastAsiaTheme="minorEastAsia" w:cstheme="minorHAnsi"/>
            <w:lang w:val="en-GB"/>
          </w:rPr>
          <w:t xml:space="preserve">, </w:t>
        </w:r>
        <w:r w:rsidR="007D5A89" w:rsidRPr="00E071F1" w:rsidDel="00925B48">
          <w:rPr>
            <w:rFonts w:eastAsiaTheme="minorEastAsia" w:cstheme="minorHAnsi"/>
            <w:lang w:val="en-GB"/>
          </w:rPr>
          <w:t>species may be negatively impacted by warming even when</w:t>
        </w:r>
        <w:r w:rsidR="00903182" w:rsidRPr="00E071F1" w:rsidDel="00925B48">
          <w:rPr>
            <w:rFonts w:eastAsiaTheme="minorEastAsia" w:cstheme="minorHAnsi"/>
            <w:lang w:val="en-GB"/>
          </w:rPr>
          <w:t xml:space="preserve"> controlled </w:t>
        </w:r>
        <w:r w:rsidR="00E06AD0" w:rsidRPr="00E071F1" w:rsidDel="00925B48">
          <w:rPr>
            <w:rFonts w:eastAsiaTheme="minorEastAsia" w:cstheme="minorHAnsi"/>
            <w:lang w:val="en-GB"/>
          </w:rPr>
          <w:t>experiment</w:t>
        </w:r>
        <w:r w:rsidR="00743F3B" w:rsidRPr="00E071F1" w:rsidDel="00925B48">
          <w:rPr>
            <w:rFonts w:eastAsiaTheme="minorEastAsia" w:cstheme="minorHAnsi"/>
            <w:lang w:val="en-GB"/>
          </w:rPr>
          <w:t>s</w:t>
        </w:r>
        <w:r w:rsidR="00E06AD0" w:rsidRPr="00E071F1" w:rsidDel="00925B48">
          <w:rPr>
            <w:rFonts w:eastAsiaTheme="minorEastAsia" w:cstheme="minorHAnsi"/>
            <w:lang w:val="en-GB"/>
          </w:rPr>
          <w:t xml:space="preserve"> </w:t>
        </w:r>
        <w:r w:rsidR="007D5A89" w:rsidRPr="00E071F1" w:rsidDel="00925B48">
          <w:rPr>
            <w:rFonts w:eastAsiaTheme="minorEastAsia" w:cstheme="minorHAnsi"/>
            <w:lang w:val="en-GB"/>
          </w:rPr>
          <w:t xml:space="preserve">show they can maintain growth capacity at </w:t>
        </w:r>
        <w:r w:rsidR="00CA4043" w:rsidRPr="00E071F1" w:rsidDel="00925B48">
          <w:rPr>
            <w:rFonts w:eastAsiaTheme="minorEastAsia" w:cstheme="minorHAnsi"/>
            <w:lang w:val="en-GB"/>
          </w:rPr>
          <w:t>these</w:t>
        </w:r>
        <w:r w:rsidR="007D5A89" w:rsidRPr="00E071F1" w:rsidDel="00925B48">
          <w:rPr>
            <w:rFonts w:eastAsiaTheme="minorEastAsia" w:cstheme="minorHAnsi"/>
            <w:lang w:val="en-GB"/>
          </w:rPr>
          <w:t xml:space="preserve"> temperatures.</w:t>
        </w:r>
        <w:r w:rsidR="007C2FD5" w:rsidRPr="00E071F1" w:rsidDel="00925B48">
          <w:rPr>
            <w:rFonts w:eastAsiaTheme="minorEastAsia" w:cstheme="minorHAnsi"/>
            <w:lang w:val="en-GB"/>
          </w:rPr>
          <w:t xml:space="preserve"> </w:t>
        </w:r>
        <w:r w:rsidR="003A20C4" w:rsidRPr="00E071F1" w:rsidDel="00925B48">
          <w:rPr>
            <w:rFonts w:eastAsiaTheme="minorEastAsia" w:cstheme="minorHAnsi"/>
            <w:lang w:val="en-GB"/>
          </w:rPr>
          <w:t xml:space="preserve">In fact, </w:t>
        </w:r>
        <w:r w:rsidR="00AA7C24" w:rsidRPr="00E071F1" w:rsidDel="00925B48">
          <w:rPr>
            <w:rFonts w:eastAsiaTheme="minorEastAsia" w:cstheme="minorHAnsi"/>
            <w:lang w:val="en-GB"/>
          </w:rPr>
          <w:t xml:space="preserve">there are examples of </w:t>
        </w:r>
        <w:r w:rsidR="00AA7C24" w:rsidRPr="00E071F1" w:rsidDel="00925B48">
          <w:rPr>
            <w:rFonts w:cstheme="minorHAnsi"/>
            <w:lang w:val="en-GB"/>
          </w:rPr>
          <w:t xml:space="preserve">warming already having negative or lack of positive </w:t>
        </w:r>
        <w:r w:rsidR="00AA7C24" w:rsidRPr="00E071F1" w:rsidDel="00925B48">
          <w:rPr>
            <w:rFonts w:cstheme="minorHAnsi"/>
            <w:lang w:val="en-GB"/>
          </w:rPr>
          <w:fldChar w:fldCharType="begin"/>
        </w:r>
        <w:r w:rsidR="00E8108B" w:rsidRPr="00E071F1" w:rsidDel="00925B48">
          <w:rPr>
            <w:rFonts w:cstheme="minorHAnsi"/>
            <w:lang w:val="en-GB"/>
          </w:rPr>
          <w:instrText xml:space="preserve"> ADDIN ZOTERO_ITEM CSL_CITATION {"citationID":"au214s33k5","properties":{"formattedCitation":"(Huss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sidRPr="00E071F1" w:rsidDel="00925B48">
          <w:rPr>
            <w:rFonts w:cstheme="minorHAnsi"/>
            <w:lang w:val="en-GB"/>
          </w:rPr>
          <w:fldChar w:fldCharType="separate"/>
        </w:r>
        <w:r w:rsidR="00AA7C24" w:rsidRPr="00E071F1" w:rsidDel="00925B48">
          <w:rPr>
            <w:lang w:val="en-GB"/>
          </w:rPr>
          <w:t xml:space="preserve">(Huss </w:t>
        </w:r>
        <w:r w:rsidR="00AA7C24" w:rsidRPr="00E071F1" w:rsidDel="00925B48">
          <w:rPr>
            <w:i/>
            <w:iCs/>
            <w:lang w:val="en-GB"/>
          </w:rPr>
          <w:t>et al.</w:t>
        </w:r>
        <w:r w:rsidR="00AA7C24" w:rsidRPr="00E071F1" w:rsidDel="00925B48">
          <w:rPr>
            <w:lang w:val="en-GB"/>
          </w:rPr>
          <w:t xml:space="preserve"> 2019)</w:t>
        </w:r>
        <w:r w:rsidR="00AA7C24" w:rsidRPr="00E071F1" w:rsidDel="00925B48">
          <w:rPr>
            <w:rFonts w:cstheme="minorHAnsi"/>
            <w:lang w:val="en-GB"/>
          </w:rPr>
          <w:fldChar w:fldCharType="end"/>
        </w:r>
        <w:r w:rsidR="00AA7C24" w:rsidRPr="00E071F1" w:rsidDel="00925B48">
          <w:rPr>
            <w:rFonts w:cstheme="minorHAnsi"/>
            <w:lang w:val="en-GB"/>
          </w:rPr>
          <w:t xml:space="preserve"> effects on populations living at the edge of their physiological tolerance in terms of growth </w:t>
        </w:r>
        <w:r w:rsidR="00AA7C24" w:rsidRPr="00E071F1" w:rsidDel="00925B48">
          <w:rPr>
            <w:rFonts w:cstheme="minorHAnsi"/>
          </w:rPr>
          <w:fldChar w:fldCharType="begin"/>
        </w:r>
        <w:r w:rsidR="00422B99" w:rsidRPr="00E071F1" w:rsidDel="00925B48">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sidRPr="00E071F1" w:rsidDel="00925B48">
          <w:rPr>
            <w:rFonts w:cstheme="minorHAnsi"/>
          </w:rPr>
          <w:fldChar w:fldCharType="separate"/>
        </w:r>
        <w:r w:rsidR="00AA7C24" w:rsidRPr="00E071F1" w:rsidDel="00925B48">
          <w:rPr>
            <w:lang w:val="en-GB"/>
          </w:rPr>
          <w:t xml:space="preserve">(Neuheimer </w:t>
        </w:r>
        <w:r w:rsidR="00AA7C24" w:rsidRPr="00E071F1" w:rsidDel="00925B48">
          <w:rPr>
            <w:i/>
            <w:iCs/>
            <w:lang w:val="en-GB"/>
          </w:rPr>
          <w:t>et al.</w:t>
        </w:r>
        <w:r w:rsidR="00AA7C24" w:rsidRPr="00E071F1" w:rsidDel="00925B48">
          <w:rPr>
            <w:lang w:val="en-GB"/>
          </w:rPr>
          <w:t xml:space="preserve"> 2011)</w:t>
        </w:r>
        <w:r w:rsidR="00AA7C24" w:rsidRPr="00E071F1" w:rsidDel="00925B48">
          <w:rPr>
            <w:rFonts w:cstheme="minorHAnsi"/>
          </w:rPr>
          <w:fldChar w:fldCharType="end"/>
        </w:r>
        <w:r w:rsidR="00AA7C24" w:rsidRPr="00E071F1" w:rsidDel="00925B48">
          <w:rPr>
            <w:rFonts w:cstheme="minorHAnsi"/>
          </w:rPr>
          <w:t>.</w:t>
        </w:r>
        <w:r w:rsidR="00FB095A" w:rsidRPr="00E071F1" w:rsidDel="00925B48">
          <w:rPr>
            <w:rFonts w:eastAsiaTheme="minorEastAsia" w:cstheme="minorHAnsi"/>
            <w:lang w:val="en-GB"/>
          </w:rPr>
          <w:t xml:space="preserve"> W</w:t>
        </w:r>
        <w:r w:rsidR="00BD5337" w:rsidRPr="00E071F1" w:rsidDel="00925B48">
          <w:rPr>
            <w:rFonts w:cstheme="minorHAnsi"/>
            <w:lang w:val="en-GB"/>
          </w:rPr>
          <w:t xml:space="preserve">hether or not </w:t>
        </w:r>
        <w:r w:rsidR="00C22EEF" w:rsidRPr="00E071F1" w:rsidDel="00925B48">
          <w:rPr>
            <w:rFonts w:cstheme="minorHAnsi"/>
            <w:lang w:val="en-GB"/>
          </w:rPr>
          <w:t xml:space="preserve">the negative effects of warming will be first experienced by the largest fish </w:t>
        </w:r>
        <w:r w:rsidR="000860FC" w:rsidRPr="00E071F1" w:rsidDel="00925B48">
          <w:rPr>
            <w:rFonts w:eastAsiaTheme="minorEastAsia" w:cstheme="minorHAnsi"/>
            <w:lang w:val="en-GB"/>
          </w:rPr>
          <w:t>depend</w:t>
        </w:r>
        <w:r w:rsidR="00C22EEF" w:rsidRPr="00E071F1" w:rsidDel="00925B48">
          <w:rPr>
            <w:rFonts w:eastAsiaTheme="minorEastAsia" w:cstheme="minorHAnsi"/>
            <w:lang w:val="en-GB"/>
          </w:rPr>
          <w:t>s</w:t>
        </w:r>
        <w:r w:rsidR="000860FC" w:rsidRPr="00E071F1" w:rsidDel="00925B48">
          <w:rPr>
            <w:rFonts w:eastAsiaTheme="minorEastAsia" w:cstheme="minorHAnsi"/>
            <w:lang w:val="en-GB"/>
          </w:rPr>
          <w:t xml:space="preserve"> on </w:t>
        </w:r>
        <w:r w:rsidR="002B378D" w:rsidRPr="00E071F1" w:rsidDel="00925B48">
          <w:rPr>
            <w:rFonts w:eastAsiaTheme="minorEastAsia" w:cstheme="minorHAnsi"/>
            <w:lang w:val="en-GB"/>
          </w:rPr>
          <w:t xml:space="preserve">if </w:t>
        </w:r>
        <w:r w:rsidR="00D56FB2" w:rsidRPr="00E071F1" w:rsidDel="00925B48">
          <w:rPr>
            <w:rFonts w:eastAsiaTheme="minorEastAsia" w:cstheme="minorHAnsi"/>
            <w:lang w:val="en-GB"/>
          </w:rPr>
          <w:t xml:space="preserve">they </w:t>
        </w:r>
        <w:r w:rsidR="0073415C" w:rsidRPr="00E071F1" w:rsidDel="00925B48">
          <w:rPr>
            <w:lang w:val="en-GB"/>
          </w:rPr>
          <w:t>live closer to their thermal optimum for growth.</w:t>
        </w:r>
        <w:r w:rsidR="0012070D" w:rsidRPr="00E071F1" w:rsidDel="00925B48">
          <w:rPr>
            <w:lang w:val="en-GB"/>
          </w:rPr>
          <w:t xml:space="preserve"> </w:t>
        </w:r>
        <w:r w:rsidR="00F72612" w:rsidRPr="00E071F1" w:rsidDel="00925B48">
          <w:rPr>
            <w:lang w:val="en-GB"/>
          </w:rPr>
          <w:t xml:space="preserve">They may for instance </w:t>
        </w:r>
        <w:r w:rsidR="00D42959" w:rsidRPr="00E071F1" w:rsidDel="00925B48">
          <w:rPr>
            <w:lang w:val="en-GB"/>
          </w:rPr>
          <w:t>inhabit colder temperatures</w:t>
        </w:r>
        <w:r w:rsidR="00484ED1" w:rsidRPr="00E071F1" w:rsidDel="00925B48">
          <w:rPr>
            <w:lang w:val="en-GB"/>
          </w:rPr>
          <w:t xml:space="preserve"> compared to small fish</w:t>
        </w:r>
        <w:r w:rsidR="00E31A44" w:rsidRPr="00E071F1" w:rsidDel="00925B48">
          <w:rPr>
            <w:lang w:val="en-GB"/>
          </w:rPr>
          <w:t xml:space="preserve"> </w:t>
        </w:r>
        <w:r w:rsidR="00763B6F" w:rsidRPr="00E071F1" w:rsidDel="00925B48">
          <w:rPr>
            <w:lang w:val="en-GB"/>
          </w:rPr>
          <w:t>due to</w:t>
        </w:r>
        <w:r w:rsidR="00ED5206" w:rsidRPr="00E071F1" w:rsidDel="00925B48">
          <w:rPr>
            <w:lang w:val="en-GB"/>
          </w:rPr>
          <w:t xml:space="preserve"> </w:t>
        </w:r>
        <w:r w:rsidR="005E3DF3" w:rsidRPr="00E071F1" w:rsidDel="00925B48">
          <w:rPr>
            <w:lang w:val="en-GB"/>
          </w:rPr>
          <w:t>ontogenetic habitat shifts</w:t>
        </w:r>
        <w:r w:rsidR="00CD67B8" w:rsidRPr="00E071F1" w:rsidDel="00925B48">
          <w:rPr>
            <w:lang w:val="en-GB"/>
          </w:rPr>
          <w:t xml:space="preserve"> </w:t>
        </w:r>
        <w:r w:rsidR="00B61DB7" w:rsidRPr="00E071F1" w:rsidDel="00925B48">
          <w:fldChar w:fldCharType="begin"/>
        </w:r>
        <w:r w:rsidR="00422B99" w:rsidRPr="00E071F1" w:rsidDel="00925B48">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sidRPr="00E071F1" w:rsidDel="00925B48">
          <w:fldChar w:fldCharType="separate"/>
        </w:r>
        <w:r w:rsidR="001F613A" w:rsidRPr="00E071F1" w:rsidDel="00925B48">
          <w:rPr>
            <w:lang w:val="en-GB"/>
          </w:rPr>
          <w:t>(Werner &amp; Hall 1988)</w:t>
        </w:r>
        <w:r w:rsidR="00B61DB7" w:rsidRPr="00E071F1" w:rsidDel="00925B48">
          <w:fldChar w:fldCharType="end"/>
        </w:r>
        <w:r w:rsidR="000B74B9" w:rsidRPr="00E071F1" w:rsidDel="00925B48">
          <w:rPr>
            <w:lang w:val="en-GB"/>
          </w:rPr>
          <w:t>,</w:t>
        </w:r>
        <w:r w:rsidR="00B61DB7" w:rsidRPr="00E071F1" w:rsidDel="00925B48">
          <w:rPr>
            <w:lang w:val="en-GB"/>
          </w:rPr>
          <w:t xml:space="preserve"> </w:t>
        </w:r>
        <w:r w:rsidR="00CD67B8" w:rsidRPr="00E071F1" w:rsidDel="00925B48">
          <w:rPr>
            <w:lang w:val="en-GB"/>
          </w:rPr>
          <w:t xml:space="preserve">see </w:t>
        </w:r>
        <w:r w:rsidR="00B61DB7" w:rsidRPr="00E071F1" w:rsidDel="00925B48">
          <w:rPr>
            <w:lang w:val="en-GB"/>
          </w:rPr>
          <w:t xml:space="preserve">also </w:t>
        </w:r>
        <w:r w:rsidR="00CD67B8" w:rsidRPr="00E071F1" w:rsidDel="00925B48">
          <w:rPr>
            <w:lang w:val="en-GB"/>
          </w:rPr>
          <w:t xml:space="preserve">Heincke’s law </w:t>
        </w:r>
        <w:r w:rsidR="00CD67B8" w:rsidRPr="00E071F1" w:rsidDel="00925B48">
          <w:fldChar w:fldCharType="begin"/>
        </w:r>
        <w:r w:rsidR="00422B99" w:rsidRPr="00E071F1" w:rsidDel="00925B48">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rsidRPr="00E071F1" w:rsidDel="00925B48">
          <w:fldChar w:fldCharType="separate"/>
        </w:r>
        <w:r w:rsidR="001F613A" w:rsidRPr="00E071F1" w:rsidDel="00925B48">
          <w:rPr>
            <w:lang w:val="en-GB"/>
          </w:rPr>
          <w:t>(Heincke 1913; Audzijonyte &amp; Pecl 2018)</w:t>
        </w:r>
        <w:r w:rsidR="00CD67B8" w:rsidRPr="00E071F1" w:rsidDel="00925B48">
          <w:fldChar w:fldCharType="end"/>
        </w:r>
        <w:r w:rsidR="00025C41" w:rsidRPr="00E071F1" w:rsidDel="00925B48">
          <w:rPr>
            <w:lang w:val="en-GB"/>
          </w:rPr>
          <w:t xml:space="preserve">. </w:t>
        </w:r>
        <w:r w:rsidR="00B503F2" w:rsidRPr="00E071F1" w:rsidDel="00925B48">
          <w:rPr>
            <w:rFonts w:eastAsiaTheme="minorEastAsia" w:cstheme="minorHAnsi"/>
            <w:lang w:val="en-GB"/>
          </w:rPr>
          <w:t>T</w:t>
        </w:r>
        <w:r w:rsidR="0040573E" w:rsidRPr="00E071F1" w:rsidDel="00925B48">
          <w:rPr>
            <w:rFonts w:eastAsiaTheme="minorEastAsia" w:cstheme="minorHAnsi"/>
            <w:lang w:val="en-GB"/>
          </w:rPr>
          <w:t xml:space="preserve">hat said, there </w:t>
        </w:r>
        <w:r w:rsidR="007A664B" w:rsidRPr="00E071F1" w:rsidDel="00925B48">
          <w:rPr>
            <w:rFonts w:eastAsiaTheme="minorEastAsia" w:cstheme="minorHAnsi"/>
            <w:lang w:val="en-GB"/>
          </w:rPr>
          <w:t>is</w:t>
        </w:r>
        <w:r w:rsidR="0040573E" w:rsidRPr="00E071F1" w:rsidDel="00925B48">
          <w:rPr>
            <w:rFonts w:eastAsiaTheme="minorEastAsia" w:cstheme="minorHAnsi"/>
            <w:lang w:val="en-GB"/>
          </w:rPr>
          <w:t xml:space="preserve"> already empirical evidence of the largest individuals being the first to suffer </w:t>
        </w:r>
        <w:r w:rsidR="00C46B18" w:rsidRPr="00E071F1" w:rsidDel="00925B48">
          <w:rPr>
            <w:rFonts w:eastAsiaTheme="minorEastAsia" w:cstheme="minorHAnsi"/>
            <w:lang w:val="en-GB"/>
          </w:rPr>
          <w:t>from</w:t>
        </w:r>
        <w:r w:rsidR="00286C93" w:rsidRPr="00E071F1" w:rsidDel="00925B48">
          <w:rPr>
            <w:rFonts w:eastAsiaTheme="minorEastAsia" w:cstheme="minorHAnsi"/>
            <w:lang w:val="en-GB"/>
          </w:rPr>
          <w:t xml:space="preserve"> negative impacts of warming from heatwaves </w:t>
        </w:r>
        <w:r w:rsidR="00286C93"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E071F1" w:rsidDel="00925B48">
          <w:rPr>
            <w:rFonts w:eastAsiaTheme="minorEastAsia" w:cstheme="minorHAnsi"/>
          </w:rPr>
          <w:fldChar w:fldCharType="separate"/>
        </w:r>
        <w:r w:rsidR="00286C93" w:rsidRPr="00E071F1" w:rsidDel="00925B48">
          <w:rPr>
            <w:lang w:val="en-GB"/>
          </w:rPr>
          <w:t>(Pörtner &amp; Knust 2007)</w:t>
        </w:r>
        <w:r w:rsidR="00286C93" w:rsidRPr="00E071F1" w:rsidDel="00925B48">
          <w:rPr>
            <w:rFonts w:eastAsiaTheme="minorEastAsia" w:cstheme="minorHAnsi"/>
          </w:rPr>
          <w:fldChar w:fldCharType="end"/>
        </w:r>
        <w:r w:rsidR="00286C93" w:rsidRPr="00E071F1" w:rsidDel="00925B48">
          <w:rPr>
            <w:rFonts w:eastAsiaTheme="minorEastAsia" w:cstheme="minorHAnsi"/>
            <w:lang w:val="en-GB"/>
          </w:rPr>
          <w:t xml:space="preserve">, </w:t>
        </w:r>
        <w:r w:rsidR="00FA42C8" w:rsidRPr="00E071F1" w:rsidDel="00925B48">
          <w:rPr>
            <w:rFonts w:eastAsiaTheme="minorEastAsia" w:cstheme="minorHAnsi"/>
            <w:lang w:val="en-GB"/>
          </w:rPr>
          <w:t xml:space="preserve">or not being able to </w:t>
        </w:r>
        <w:r w:rsidR="00E0010A" w:rsidRPr="00E071F1" w:rsidDel="00925B48">
          <w:rPr>
            <w:rFonts w:eastAsiaTheme="minorEastAsia" w:cstheme="minorHAnsi"/>
            <w:lang w:val="en-GB"/>
          </w:rPr>
          <w:t>benefit</w:t>
        </w:r>
        <w:r w:rsidR="00286C93" w:rsidRPr="00E071F1" w:rsidDel="00925B48">
          <w:rPr>
            <w:rFonts w:eastAsiaTheme="minorEastAsia" w:cstheme="minorHAnsi"/>
            <w:lang w:val="en-GB"/>
          </w:rPr>
          <w:t xml:space="preserve"> from warming</w:t>
        </w:r>
        <w:r w:rsidR="00930583" w:rsidRPr="00E071F1" w:rsidDel="00925B48">
          <w:rPr>
            <w:rFonts w:eastAsiaTheme="minorEastAsia" w:cstheme="minorHAnsi"/>
            <w:lang w:val="en-GB"/>
          </w:rPr>
          <w:t xml:space="preserve"> </w:t>
        </w:r>
        <w:r w:rsidR="00930583" w:rsidRPr="00E071F1" w:rsidDel="00925B48">
          <w:rPr>
            <w:rFonts w:eastAsiaTheme="minorEastAsia" w:cstheme="minorHAnsi"/>
          </w:rPr>
          <w:fldChar w:fldCharType="begin"/>
        </w:r>
        <w:r w:rsidR="00E8108B" w:rsidRPr="00E071F1" w:rsidDel="00925B48">
          <w:rPr>
            <w:rFonts w:eastAsiaTheme="minorEastAsia" w:cstheme="minorHAnsi"/>
            <w:lang w:val="en-GB"/>
          </w:rPr>
          <w:instrText xml:space="preserve"> ADDIN ZOTERO_ITEM CSL_CITATION {"citationID":"ag7eb21mmv","properties":{"formattedCitation":"(Huss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sidRPr="00E071F1" w:rsidDel="00925B48">
          <w:rPr>
            <w:rFonts w:eastAsiaTheme="minorEastAsia" w:cstheme="minorHAnsi"/>
          </w:rPr>
          <w:fldChar w:fldCharType="separate"/>
        </w:r>
        <w:r w:rsidR="009F48BC" w:rsidRPr="00E071F1" w:rsidDel="00925B48">
          <w:rPr>
            <w:lang w:val="en-GB"/>
          </w:rPr>
          <w:t xml:space="preserve">(Huss </w:t>
        </w:r>
        <w:r w:rsidR="009F48BC" w:rsidRPr="00E071F1" w:rsidDel="00925B48">
          <w:rPr>
            <w:i/>
            <w:iCs/>
            <w:lang w:val="en-GB"/>
          </w:rPr>
          <w:t>et al.</w:t>
        </w:r>
        <w:r w:rsidR="009F48BC" w:rsidRPr="00E071F1" w:rsidDel="00925B48">
          <w:rPr>
            <w:lang w:val="en-GB"/>
          </w:rPr>
          <w:t xml:space="preserve"> 2019)</w:t>
        </w:r>
        <w:r w:rsidR="00930583" w:rsidRPr="00E071F1" w:rsidDel="00925B48">
          <w:rPr>
            <w:rFonts w:eastAsiaTheme="minorEastAsia" w:cstheme="minorHAnsi"/>
          </w:rPr>
          <w:fldChar w:fldCharType="end"/>
        </w:r>
        <w:r w:rsidR="0040573E" w:rsidRPr="00E071F1" w:rsidDel="00925B48">
          <w:rPr>
            <w:rFonts w:eastAsiaTheme="minorEastAsia" w:cstheme="minorHAnsi"/>
            <w:lang w:val="en-GB"/>
          </w:rPr>
          <w:t>.</w:t>
        </w:r>
        <w:r w:rsidR="008019FC" w:rsidRPr="00E071F1" w:rsidDel="00925B48">
          <w:rPr>
            <w:rFonts w:eastAsiaTheme="minorEastAsia" w:cstheme="minorHAnsi"/>
            <w:lang w:val="en-GB"/>
          </w:rPr>
          <w:t xml:space="preserve"> </w:t>
        </w:r>
        <w:r w:rsidR="008B49BA" w:rsidRPr="00E071F1" w:rsidDel="00925B48">
          <w:rPr>
            <w:rFonts w:eastAsiaTheme="minorEastAsia" w:cstheme="minorHAnsi"/>
            <w:lang w:val="en-GB"/>
          </w:rPr>
          <w:t xml:space="preserve">Hence, </w:t>
        </w:r>
        <w:r w:rsidR="00C854B1" w:rsidRPr="00E071F1" w:rsidDel="00925B48">
          <w:rPr>
            <w:rFonts w:cstheme="minorHAnsi"/>
            <w:lang w:val="en-GB"/>
          </w:rPr>
          <w:t xml:space="preserve">assuming that </w:t>
        </w:r>
        <w:r w:rsidR="00DD56B6" w:rsidRPr="00E071F1" w:rsidDel="00925B48">
          <w:rPr>
            <w:rFonts w:cstheme="minorHAnsi"/>
            <w:lang w:val="en-GB"/>
          </w:rPr>
          <w:t xml:space="preserve">species </w:t>
        </w:r>
        <w:r w:rsidR="00C854B1" w:rsidRPr="00E071F1" w:rsidDel="00925B48">
          <w:rPr>
            <w:rFonts w:cstheme="minorHAnsi"/>
            <w:lang w:val="en-GB"/>
          </w:rPr>
          <w:t xml:space="preserve">occupy </w:t>
        </w:r>
        <w:r w:rsidR="00DD56B6" w:rsidRPr="00E071F1" w:rsidDel="00925B48">
          <w:rPr>
            <w:rFonts w:cstheme="minorHAnsi"/>
            <w:lang w:val="en-GB"/>
          </w:rPr>
          <w:t xml:space="preserve">thermal habitats </w:t>
        </w:r>
        <w:r w:rsidR="007A565B" w:rsidRPr="00E071F1" w:rsidDel="00925B48">
          <w:rPr>
            <w:rFonts w:cstheme="minorHAnsi"/>
            <w:lang w:val="en-GB"/>
          </w:rPr>
          <w:t>where warming can lead to increased growth rate</w:t>
        </w:r>
        <w:r w:rsidR="00940731" w:rsidRPr="00E071F1" w:rsidDel="00925B48">
          <w:rPr>
            <w:rFonts w:cstheme="minorHAnsi"/>
            <w:lang w:val="en-GB"/>
          </w:rPr>
          <w:t xml:space="preserve"> </w:t>
        </w:r>
        <w:r w:rsidR="001449C9" w:rsidRPr="00E071F1" w:rsidDel="00925B48">
          <w:rPr>
            <w:rFonts w:cstheme="minorHAnsi"/>
            <w:lang w:val="en-GB"/>
          </w:rPr>
          <w:t>for all individuals in a population</w:t>
        </w:r>
        <w:r w:rsidR="007A565B" w:rsidRPr="00E071F1" w:rsidDel="00925B48">
          <w:rPr>
            <w:rFonts w:cstheme="minorHAnsi"/>
            <w:lang w:val="en-GB"/>
          </w:rPr>
          <w:t xml:space="preserve"> </w:t>
        </w:r>
        <w:r w:rsidR="00DD56B6" w:rsidRPr="00E071F1" w:rsidDel="00925B48">
          <w:rPr>
            <w:rFonts w:cstheme="minorHAnsi"/>
            <w:lang w:val="en-GB"/>
          </w:rPr>
          <w:t xml:space="preserve">is a simplification </w:t>
        </w:r>
        <w:commentRangeStart w:id="572"/>
        <w:commentRangeStart w:id="573"/>
        <w:r w:rsidR="00DD56B6" w:rsidRPr="00E071F1" w:rsidDel="00925B48">
          <w:rPr>
            <w:rFonts w:cstheme="minorHAnsi"/>
            <w:lang w:val="en-GB"/>
          </w:rPr>
          <w:t xml:space="preserve">that </w:t>
        </w:r>
        <w:r w:rsidR="005D123C" w:rsidRPr="00E071F1" w:rsidDel="00925B48">
          <w:rPr>
            <w:rFonts w:cstheme="minorHAnsi"/>
            <w:lang w:val="en-GB"/>
          </w:rPr>
          <w:t xml:space="preserve">can bias prediction of </w:t>
        </w:r>
        <w:r w:rsidR="007A4220" w:rsidRPr="00E071F1" w:rsidDel="00925B48">
          <w:rPr>
            <w:rFonts w:cstheme="minorHAnsi"/>
            <w:lang w:val="en-GB"/>
          </w:rPr>
          <w:t xml:space="preserve">the biological impacts of </w:t>
        </w:r>
        <w:r w:rsidR="00DD56B6" w:rsidRPr="00E071F1" w:rsidDel="00925B48">
          <w:rPr>
            <w:rFonts w:cstheme="minorHAnsi"/>
            <w:lang w:val="en-GB"/>
          </w:rPr>
          <w:t>climate change.</w:t>
        </w:r>
        <w:r w:rsidR="00987493" w:rsidRPr="00E071F1" w:rsidDel="00925B48">
          <w:rPr>
            <w:rFonts w:cstheme="minorHAnsi"/>
            <w:lang w:val="en-GB"/>
          </w:rPr>
          <w:t xml:space="preserve"> </w:t>
        </w:r>
        <w:commentRangeEnd w:id="572"/>
        <w:r w:rsidR="000C19A1" w:rsidRPr="00E071F1" w:rsidDel="00925B48">
          <w:rPr>
            <w:rStyle w:val="CommentReference"/>
            <w:sz w:val="24"/>
            <w:szCs w:val="24"/>
          </w:rPr>
          <w:commentReference w:id="572"/>
        </w:r>
        <w:commentRangeEnd w:id="573"/>
        <w:r w:rsidR="00D2180A" w:rsidRPr="00E071F1" w:rsidDel="00925B48">
          <w:rPr>
            <w:rStyle w:val="CommentReference"/>
            <w:sz w:val="24"/>
            <w:szCs w:val="24"/>
          </w:rPr>
          <w:commentReference w:id="573"/>
        </w:r>
      </w:moveFrom>
    </w:p>
    <w:moveFromRangeEnd w:id="568"/>
    <w:p w14:paraId="5BFD6280" w14:textId="572F5094" w:rsidR="00925B48" w:rsidRDefault="00E169B4" w:rsidP="00721E5D">
      <w:pPr>
        <w:spacing w:line="480" w:lineRule="auto"/>
        <w:ind w:firstLine="284"/>
        <w:contextualSpacing/>
        <w:jc w:val="both"/>
        <w:rPr>
          <w:ins w:id="574" w:author="Max Lindmark" w:date="2020-09-10T18:36:00Z"/>
          <w:rFonts w:eastAsiaTheme="minorEastAsia" w:cstheme="minorHAnsi"/>
          <w:lang w:val="en-GB"/>
        </w:rPr>
      </w:pPr>
      <w:r w:rsidRPr="00E071F1">
        <w:rPr>
          <w:rFonts w:eastAsiaTheme="minorEastAsia" w:cstheme="minorHAnsi"/>
          <w:lang w:val="en-GB"/>
        </w:rPr>
        <w:t>In</w:t>
      </w:r>
      <w:commentRangeEnd w:id="569"/>
      <w:r w:rsidR="004766FC">
        <w:rPr>
          <w:rStyle w:val="CommentReference"/>
        </w:rPr>
        <w:commentReference w:id="569"/>
      </w:r>
      <w:ins w:id="575" w:author="Max Lindmark" w:date="2020-09-14T10:05:00Z">
        <w:r w:rsidR="007634B2">
          <w:rPr>
            <w:rFonts w:eastAsiaTheme="minorEastAsia" w:cstheme="minorHAnsi"/>
            <w:lang w:val="en-GB"/>
          </w:rPr>
          <w:t xml:space="preserve"> </w:t>
        </w:r>
        <w:r w:rsidR="00532649">
          <w:rPr>
            <w:rFonts w:eastAsiaTheme="minorEastAsia" w:cstheme="minorHAnsi"/>
            <w:lang w:val="en-GB"/>
          </w:rPr>
          <w:t xml:space="preserve">the von </w:t>
        </w:r>
        <w:proofErr w:type="spellStart"/>
        <w:r w:rsidR="00532649">
          <w:rPr>
            <w:rFonts w:eastAsiaTheme="minorEastAsia" w:cstheme="minorHAnsi"/>
            <w:lang w:val="en-GB"/>
          </w:rPr>
          <w:t>Bertalanffy</w:t>
        </w:r>
        <w:proofErr w:type="spellEnd"/>
        <w:r w:rsidR="00532649">
          <w:rPr>
            <w:rFonts w:eastAsiaTheme="minorEastAsia" w:cstheme="minorHAnsi"/>
            <w:lang w:val="en-GB"/>
          </w:rPr>
          <w:t xml:space="preserve"> growth model</w:t>
        </w:r>
        <w:r w:rsidR="001D5621">
          <w:rPr>
            <w:rFonts w:eastAsiaTheme="minorEastAsia" w:cstheme="minorHAnsi"/>
            <w:lang w:val="en-GB"/>
          </w:rPr>
          <w:t xml:space="preserve">, the difference in allometric exponents of net energy gains vs costs </w:t>
        </w:r>
      </w:ins>
      <w:ins w:id="576" w:author="Max Lindmark" w:date="2020-09-14T10:11:00Z">
        <w:r w:rsidR="00BE5BBD">
          <w:rPr>
            <w:rFonts w:eastAsiaTheme="minorEastAsia" w:cstheme="minorHAnsi"/>
            <w:lang w:val="en-GB"/>
          </w:rPr>
          <w:t>(</w:t>
        </w:r>
      </w:ins>
      <m:oMath>
        <m:sSub>
          <m:sSubPr>
            <m:ctrlPr>
              <w:ins w:id="577" w:author="Max Lindmark" w:date="2020-09-14T10:11:00Z">
                <w:rPr>
                  <w:rFonts w:ascii="Cambria Math" w:eastAsiaTheme="minorEastAsia" w:hAnsi="Cambria Math" w:cstheme="minorHAnsi"/>
                  <w:i/>
                  <w:lang w:val="en-GB"/>
                </w:rPr>
              </w:ins>
            </m:ctrlPr>
          </m:sSubPr>
          <m:e>
            <m:r>
              <w:ins w:id="578" w:author="Max Lindmark" w:date="2020-09-14T10:11:00Z">
                <w:rPr>
                  <w:rFonts w:ascii="Cambria Math" w:eastAsiaTheme="minorEastAsia" w:hAnsi="Cambria Math" w:cstheme="minorHAnsi"/>
                  <w:lang w:val="en-GB"/>
                </w:rPr>
                <m:t>b</m:t>
              </w:ins>
            </m:r>
          </m:e>
          <m:sub>
            <m:r>
              <w:ins w:id="579" w:author="Max Lindmark" w:date="2020-09-14T10:11:00Z">
                <w:rPr>
                  <w:rFonts w:ascii="Cambria Math" w:eastAsiaTheme="minorEastAsia" w:hAnsi="Cambria Math" w:cstheme="minorHAnsi"/>
                  <w:lang w:val="en-GB"/>
                </w:rPr>
                <m:t>1</m:t>
              </w:ins>
            </m:r>
          </m:sub>
        </m:sSub>
      </m:oMath>
      <w:ins w:id="580" w:author="Max Lindmark" w:date="2020-09-14T10:11:00Z">
        <w:r w:rsidR="00BE5BBD">
          <w:rPr>
            <w:rFonts w:eastAsiaTheme="minorEastAsia" w:cstheme="minorHAnsi"/>
            <w:lang w:val="en-GB"/>
          </w:rPr>
          <w:t xml:space="preserve"> and </w:t>
        </w:r>
      </w:ins>
      <m:oMath>
        <m:sSub>
          <m:sSubPr>
            <m:ctrlPr>
              <w:ins w:id="581" w:author="Max Lindmark" w:date="2020-09-14T10:11:00Z">
                <w:rPr>
                  <w:rFonts w:ascii="Cambria Math" w:eastAsiaTheme="minorEastAsia" w:hAnsi="Cambria Math" w:cstheme="minorHAnsi"/>
                  <w:i/>
                  <w:lang w:val="en-GB"/>
                </w:rPr>
              </w:ins>
            </m:ctrlPr>
          </m:sSubPr>
          <m:e>
            <m:r>
              <w:ins w:id="582" w:author="Max Lindmark" w:date="2020-09-14T10:11:00Z">
                <w:rPr>
                  <w:rFonts w:ascii="Cambria Math" w:eastAsiaTheme="minorEastAsia" w:hAnsi="Cambria Math" w:cstheme="minorHAnsi"/>
                  <w:lang w:val="en-GB"/>
                </w:rPr>
                <m:t>b</m:t>
              </w:ins>
            </m:r>
          </m:e>
          <m:sub>
            <m:r>
              <w:ins w:id="583" w:author="Max Lindmark" w:date="2020-09-14T10:11:00Z">
                <w:rPr>
                  <w:rFonts w:ascii="Cambria Math" w:eastAsiaTheme="minorEastAsia" w:hAnsi="Cambria Math" w:cstheme="minorHAnsi"/>
                  <w:lang w:val="en-GB"/>
                </w:rPr>
                <m:t>2</m:t>
              </w:ins>
            </m:r>
          </m:sub>
        </m:sSub>
      </m:oMath>
      <w:ins w:id="584" w:author="Max Lindmark" w:date="2020-09-14T10:11:00Z">
        <w:r w:rsidR="00BE5BBD">
          <w:rPr>
            <w:rFonts w:eastAsiaTheme="minorEastAsia" w:cstheme="minorHAnsi"/>
            <w:lang w:val="en-GB"/>
          </w:rPr>
          <w:t xml:space="preserve">) </w:t>
        </w:r>
      </w:ins>
      <w:ins w:id="585" w:author="Max Lindmark" w:date="2020-09-14T10:05:00Z">
        <w:r w:rsidR="001D5621">
          <w:rPr>
            <w:rFonts w:eastAsiaTheme="minorEastAsia" w:cstheme="minorHAnsi"/>
            <w:lang w:val="en-GB"/>
          </w:rPr>
          <w:t>stems from the assumption that</w:t>
        </w:r>
      </w:ins>
      <w:ins w:id="586" w:author="Max Lindmark" w:date="2020-09-14T10:06:00Z">
        <w:r w:rsidR="00540E3B">
          <w:rPr>
            <w:rFonts w:eastAsiaTheme="minorEastAsia" w:cstheme="minorHAnsi"/>
            <w:lang w:val="en-GB"/>
          </w:rPr>
          <w:t xml:space="preserve"> anabolism </w:t>
        </w:r>
        <w:r w:rsidR="00540E3B">
          <w:rPr>
            <w:rFonts w:eastAsiaTheme="minorEastAsia" w:cstheme="minorHAnsi"/>
            <w:lang w:val="en-GB"/>
          </w:rPr>
          <w:t xml:space="preserve">scales with an exponent of </w:t>
        </w:r>
      </w:ins>
      <m:oMath>
        <m:sSub>
          <m:sSubPr>
            <m:ctrlPr>
              <w:ins w:id="587" w:author="Max Lindmark" w:date="2020-09-14T10:11:00Z">
                <w:rPr>
                  <w:rFonts w:ascii="Cambria Math" w:eastAsiaTheme="minorEastAsia" w:hAnsi="Cambria Math" w:cstheme="minorHAnsi"/>
                  <w:i/>
                  <w:lang w:val="en-GB"/>
                </w:rPr>
              </w:ins>
            </m:ctrlPr>
          </m:sSubPr>
          <m:e>
            <m:r>
              <w:ins w:id="588" w:author="Max Lindmark" w:date="2020-09-14T10:11:00Z">
                <w:rPr>
                  <w:rFonts w:ascii="Cambria Math" w:eastAsiaTheme="minorEastAsia" w:hAnsi="Cambria Math" w:cstheme="minorHAnsi"/>
                  <w:lang w:val="en-GB"/>
                </w:rPr>
                <m:t>b</m:t>
              </w:ins>
            </m:r>
          </m:e>
          <m:sub>
            <m:r>
              <w:ins w:id="589" w:author="Max Lindmark" w:date="2020-09-14T10:11:00Z">
                <w:rPr>
                  <w:rFonts w:ascii="Cambria Math" w:eastAsiaTheme="minorEastAsia" w:hAnsi="Cambria Math" w:cstheme="minorHAnsi"/>
                  <w:lang w:val="en-GB"/>
                </w:rPr>
                <m:t>1</m:t>
              </w:ins>
            </m:r>
          </m:sub>
        </m:sSub>
        <m:r>
          <w:ins w:id="590" w:author="Max Lindmark" w:date="2020-09-14T10:11:00Z">
            <w:rPr>
              <w:rFonts w:ascii="Cambria Math" w:eastAsiaTheme="minorEastAsia" w:hAnsi="Cambria Math" w:cstheme="minorHAnsi"/>
              <w:lang w:val="en-GB"/>
            </w:rPr>
            <m:t>=2/3</m:t>
          </w:ins>
        </m:r>
      </m:oMath>
      <w:ins w:id="591" w:author="Max Lindmark" w:date="2020-09-14T10:11:00Z">
        <w:r w:rsidR="00C53A41">
          <w:rPr>
            <w:rFonts w:eastAsiaTheme="minorEastAsia" w:cstheme="minorHAnsi"/>
            <w:lang w:val="en-GB"/>
          </w:rPr>
          <w:t xml:space="preserve"> </w:t>
        </w:r>
      </w:ins>
      <w:ins w:id="592" w:author="Max Lindmark" w:date="2020-09-14T10:06:00Z">
        <w:r w:rsidR="00C30CBC">
          <w:rPr>
            <w:rFonts w:eastAsiaTheme="minorEastAsia" w:cstheme="minorHAnsi"/>
            <w:lang w:val="en-GB"/>
          </w:rPr>
          <w:t xml:space="preserve">and </w:t>
        </w:r>
      </w:ins>
      <w:del w:id="593" w:author="Max Lindmark" w:date="2020-09-14T10:05:00Z">
        <w:r w:rsidRPr="00E071F1" w:rsidDel="007634B2">
          <w:rPr>
            <w:rFonts w:eastAsiaTheme="minorEastAsia" w:cstheme="minorHAnsi"/>
            <w:lang w:val="en-GB"/>
          </w:rPr>
          <w:delText xml:space="preserve">, </w:delText>
        </w:r>
        <w:r w:rsidR="008A6A63" w:rsidRPr="00E071F1" w:rsidDel="007634B2">
          <w:rPr>
            <w:rFonts w:eastAsiaTheme="minorEastAsia" w:cstheme="minorHAnsi"/>
            <w:lang w:val="en-GB"/>
          </w:rPr>
          <w:delText xml:space="preserve">a </w:delText>
        </w:r>
        <w:r w:rsidRPr="00E071F1" w:rsidDel="007634B2">
          <w:rPr>
            <w:rFonts w:eastAsiaTheme="minorEastAsia" w:cstheme="minorHAnsi"/>
            <w:lang w:val="en-GB"/>
          </w:rPr>
          <w:delText>d</w:delText>
        </w:r>
        <w:r w:rsidR="0021662C" w:rsidRPr="00E071F1" w:rsidDel="007634B2">
          <w:rPr>
            <w:rFonts w:eastAsiaTheme="minorEastAsia" w:cstheme="minorHAnsi"/>
            <w:lang w:val="en-GB"/>
          </w:rPr>
          <w:delText>ecline in optimum growth temperature</w:delText>
        </w:r>
        <w:r w:rsidR="00E71D88" w:rsidRPr="00E071F1" w:rsidDel="007634B2">
          <w:rPr>
            <w:rFonts w:eastAsiaTheme="minorEastAsia" w:cstheme="minorHAnsi"/>
            <w:lang w:val="en-GB"/>
          </w:rPr>
          <w:delText xml:space="preserve"> with mass</w:delText>
        </w:r>
        <w:r w:rsidR="0021662C" w:rsidRPr="00E071F1" w:rsidDel="007634B2">
          <w:rPr>
            <w:rFonts w:eastAsiaTheme="minorEastAsia" w:cstheme="minorHAnsi"/>
            <w:lang w:val="en-GB"/>
          </w:rPr>
          <w:delText xml:space="preserve"> is also </w:delText>
        </w:r>
        <w:r w:rsidR="008F32B4" w:rsidRPr="00E071F1" w:rsidDel="007634B2">
          <w:rPr>
            <w:rFonts w:eastAsiaTheme="minorEastAsia" w:cstheme="minorHAnsi"/>
            <w:lang w:val="en-GB"/>
          </w:rPr>
          <w:delText xml:space="preserve">predicted </w:delText>
        </w:r>
        <w:r w:rsidR="00D01E0D" w:rsidRPr="00E071F1" w:rsidDel="007634B2">
          <w:rPr>
            <w:rFonts w:eastAsiaTheme="minorEastAsia" w:cstheme="minorHAnsi"/>
            <w:lang w:val="en-GB"/>
          </w:rPr>
          <w:delText xml:space="preserve">by </w:delText>
        </w:r>
        <w:r w:rsidR="003A2AF0" w:rsidRPr="00E071F1" w:rsidDel="007634B2">
          <w:rPr>
            <w:rFonts w:eastAsiaTheme="minorEastAsia" w:cstheme="minorHAnsi"/>
            <w:lang w:val="en-GB"/>
          </w:rPr>
          <w:delText>general Pütter-type growth models</w:delText>
        </w:r>
      </w:del>
      <w:del w:id="594" w:author="Max Lindmark" w:date="2020-09-10T22:07:00Z">
        <w:r w:rsidR="003866F7" w:rsidRPr="00E071F1" w:rsidDel="00734F3E">
          <w:rPr>
            <w:rFonts w:eastAsiaTheme="minorEastAsia" w:cstheme="minorHAnsi"/>
            <w:lang w:val="en-GB"/>
          </w:rPr>
          <w:delText xml:space="preserve"> </w:delText>
        </w:r>
        <w:r w:rsidR="003866F7" w:rsidRPr="00E071F1" w:rsidDel="00734F3E">
          <w:rPr>
            <w:rFonts w:eastAsiaTheme="minorEastAsia" w:cstheme="minorHAnsi"/>
          </w:rPr>
          <w:fldChar w:fldCharType="begin"/>
        </w:r>
        <w:r w:rsidR="00422B99" w:rsidRPr="00E071F1" w:rsidDel="00734F3E">
          <w:rPr>
            <w:rFonts w:eastAsiaTheme="minorEastAsia" w:cstheme="minorHAnsi"/>
            <w:lang w:val="en-GB"/>
          </w:rPr>
          <w:delInstrText xml:space="preserve"> ADDIN ZOTERO_ITEM CSL_CITATION {"citationID":"ap1u6udspb","properties":{"formattedCitation":"(P\\uc0\\u252{}tter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delInstrText>
        </w:r>
        <w:r w:rsidR="003866F7" w:rsidRPr="00E071F1" w:rsidDel="00734F3E">
          <w:rPr>
            <w:rFonts w:eastAsiaTheme="minorEastAsia" w:cstheme="minorHAnsi"/>
          </w:rPr>
          <w:fldChar w:fldCharType="separate"/>
        </w:r>
        <w:r w:rsidR="001F613A" w:rsidRPr="00E071F1" w:rsidDel="00734F3E">
          <w:rPr>
            <w:lang w:val="en-GB"/>
          </w:rPr>
          <w:delText>(Pütter 1920)</w:delText>
        </w:r>
        <w:r w:rsidR="003866F7" w:rsidRPr="00E071F1" w:rsidDel="00734F3E">
          <w:rPr>
            <w:rFonts w:eastAsiaTheme="minorEastAsia" w:cstheme="minorHAnsi"/>
          </w:rPr>
          <w:fldChar w:fldCharType="end"/>
        </w:r>
      </w:del>
      <w:del w:id="595" w:author="Max Lindmark" w:date="2020-09-14T10:05:00Z">
        <w:r w:rsidR="001A1712" w:rsidRPr="00E071F1" w:rsidDel="007634B2">
          <w:rPr>
            <w:rFonts w:eastAsiaTheme="minorEastAsia" w:cstheme="minorHAnsi"/>
            <w:lang w:val="en-GB"/>
          </w:rPr>
          <w:delText xml:space="preserve">. </w:delText>
        </w:r>
        <w:r w:rsidR="008E2EAD" w:rsidRPr="00E071F1" w:rsidDel="007634B2">
          <w:rPr>
            <w:rFonts w:eastAsiaTheme="minorEastAsia" w:cstheme="minorHAnsi"/>
            <w:lang w:val="en-GB"/>
          </w:rPr>
          <w:delText xml:space="preserve">In these models, </w:delText>
        </w:r>
        <w:r w:rsidR="00013DDC" w:rsidRPr="00E071F1" w:rsidDel="007634B2">
          <w:rPr>
            <w:rFonts w:eastAsiaTheme="minorEastAsia" w:cstheme="minorHAnsi"/>
            <w:lang w:val="en-GB"/>
          </w:rPr>
          <w:delText xml:space="preserve">optimum </w:delText>
        </w:r>
        <w:r w:rsidR="001A1712" w:rsidRPr="00E071F1" w:rsidDel="007634B2">
          <w:rPr>
            <w:rFonts w:eastAsiaTheme="minorEastAsia" w:cstheme="minorHAnsi"/>
            <w:lang w:val="en-GB"/>
          </w:rPr>
          <w:delText xml:space="preserve">growth temperatures </w:delText>
        </w:r>
        <w:r w:rsidR="00013DDC" w:rsidRPr="00E071F1" w:rsidDel="007634B2">
          <w:rPr>
            <w:rFonts w:eastAsiaTheme="minorEastAsia" w:cstheme="minorHAnsi"/>
            <w:lang w:val="en-GB"/>
          </w:rPr>
          <w:delText xml:space="preserve">decline with </w:delText>
        </w:r>
        <w:r w:rsidR="00EB7942" w:rsidRPr="00E071F1" w:rsidDel="007634B2">
          <w:rPr>
            <w:rFonts w:eastAsiaTheme="minorEastAsia" w:cstheme="minorHAnsi"/>
            <w:lang w:val="en-GB"/>
          </w:rPr>
          <w:delText xml:space="preserve">body </w:delText>
        </w:r>
        <w:r w:rsidR="00013DDC" w:rsidRPr="00E071F1" w:rsidDel="007634B2">
          <w:rPr>
            <w:rFonts w:eastAsiaTheme="minorEastAsia" w:cstheme="minorHAnsi"/>
            <w:lang w:val="en-GB"/>
          </w:rPr>
          <w:delText xml:space="preserve">size </w:delText>
        </w:r>
        <w:r w:rsidR="006926E6" w:rsidRPr="00E071F1" w:rsidDel="007634B2">
          <w:rPr>
            <w:rFonts w:eastAsiaTheme="minorEastAsia" w:cstheme="minorHAnsi"/>
            <w:lang w:val="en-GB"/>
          </w:rPr>
          <w:delText>under two conditions:</w:delText>
        </w:r>
        <w:r w:rsidR="009E7470" w:rsidRPr="00E071F1" w:rsidDel="007634B2">
          <w:rPr>
            <w:rFonts w:eastAsiaTheme="minorEastAsia" w:cstheme="minorHAnsi"/>
            <w:lang w:val="en-GB"/>
          </w:rPr>
          <w:delText xml:space="preserve"> (1)</w:delText>
        </w:r>
      </w:del>
      <w:del w:id="596" w:author="Max Lindmark" w:date="2020-09-10T18:08:00Z">
        <w:r w:rsidR="006926E6" w:rsidRPr="00E071F1" w:rsidDel="002144DB">
          <w:rPr>
            <w:rFonts w:eastAsiaTheme="minorEastAsia" w:cstheme="minorHAnsi"/>
            <w:lang w:val="en-GB"/>
          </w:rPr>
          <w:delText xml:space="preserve"> </w:delText>
        </w:r>
      </w:del>
      <w:commentRangeStart w:id="597"/>
      <w:commentRangeStart w:id="598"/>
      <m:oMath>
        <m:r>
          <w:del w:id="599" w:author="Max Lindmark" w:date="2020-07-31T16:46:00Z">
            <w:rPr>
              <w:rFonts w:ascii="Cambria Math" w:eastAsiaTheme="minorEastAsia" w:hAnsi="Cambria Math" w:cstheme="minorHAnsi"/>
            </w:rPr>
            <m:t>a</m:t>
          </w:del>
        </m:r>
        <m:r>
          <w:del w:id="600" w:author="Max Lindmark" w:date="2020-07-31T16:46:00Z">
            <w:rPr>
              <w:rFonts w:ascii="Cambria Math" w:eastAsiaTheme="minorEastAsia" w:hAnsi="Cambria Math" w:cstheme="minorHAnsi"/>
              <w:lang w:val="en-GB"/>
            </w:rPr>
            <m:t>&lt;</m:t>
          </w:del>
        </m:r>
        <m:r>
          <w:del w:id="601" w:author="Max Lindmark" w:date="2020-07-31T16:46:00Z">
            <w:rPr>
              <w:rFonts w:ascii="Cambria Math" w:eastAsiaTheme="minorEastAsia" w:hAnsi="Cambria Math" w:cstheme="minorHAnsi"/>
            </w:rPr>
            <m:t>b</m:t>
          </w:del>
        </m:r>
      </m:oMath>
      <w:del w:id="602" w:author="Max Lindmark" w:date="2020-09-10T18:08:00Z">
        <w:r w:rsidR="00C7479B" w:rsidRPr="00E071F1" w:rsidDel="002144DB">
          <w:rPr>
            <w:rFonts w:eastAsiaTheme="minorEastAsia" w:cstheme="minorHAnsi"/>
            <w:lang w:val="en-GB"/>
          </w:rPr>
          <w:delText xml:space="preserve"> </w:delText>
        </w:r>
        <w:commentRangeEnd w:id="597"/>
        <w:r w:rsidR="00D11D33" w:rsidRPr="00E071F1" w:rsidDel="002144DB">
          <w:rPr>
            <w:rStyle w:val="CommentReference"/>
            <w:sz w:val="24"/>
            <w:szCs w:val="24"/>
          </w:rPr>
          <w:commentReference w:id="597"/>
        </w:r>
        <w:commentRangeEnd w:id="598"/>
        <w:r w:rsidR="000D3447" w:rsidRPr="00E071F1" w:rsidDel="002144DB">
          <w:rPr>
            <w:rStyle w:val="CommentReference"/>
            <w:sz w:val="24"/>
            <w:szCs w:val="24"/>
          </w:rPr>
          <w:commentReference w:id="598"/>
        </w:r>
        <w:r w:rsidR="00296E85" w:rsidRPr="00E071F1" w:rsidDel="002144DB">
          <w:rPr>
            <w:rFonts w:eastAsiaTheme="minorEastAsia" w:cstheme="minorHAnsi"/>
            <w:lang w:val="en-GB"/>
          </w:rPr>
          <w:delText xml:space="preserve">(also a </w:delText>
        </w:r>
        <w:r w:rsidR="00A0667E" w:rsidRPr="00E071F1" w:rsidDel="002144DB">
          <w:rPr>
            <w:rFonts w:eastAsiaTheme="minorEastAsia" w:cstheme="minorHAnsi"/>
            <w:lang w:val="en-GB"/>
          </w:rPr>
          <w:delText>necessity</w:delText>
        </w:r>
        <w:r w:rsidR="00296E85" w:rsidRPr="00E071F1" w:rsidDel="002144DB">
          <w:rPr>
            <w:rFonts w:eastAsiaTheme="minorEastAsia" w:cstheme="minorHAnsi"/>
            <w:lang w:val="en-GB"/>
          </w:rPr>
          <w:delText xml:space="preserve"> for </w:delText>
        </w:r>
        <w:r w:rsidR="00EA7A12" w:rsidRPr="00E071F1" w:rsidDel="002144DB">
          <w:rPr>
            <w:rFonts w:eastAsiaTheme="minorEastAsia" w:cstheme="minorHAnsi"/>
            <w:lang w:val="en-GB"/>
          </w:rPr>
          <w:delText xml:space="preserve">growth being </w:delText>
        </w:r>
        <w:r w:rsidR="006364F2" w:rsidRPr="00E071F1" w:rsidDel="002144DB">
          <w:rPr>
            <w:rFonts w:eastAsiaTheme="minorEastAsia" w:cstheme="minorHAnsi"/>
            <w:lang w:val="en-GB"/>
          </w:rPr>
          <w:delText>asymptotic</w:delText>
        </w:r>
        <w:r w:rsidR="00296E85" w:rsidRPr="00E071F1" w:rsidDel="002144DB">
          <w:rPr>
            <w:rFonts w:eastAsiaTheme="minorEastAsia" w:cstheme="minorHAnsi"/>
            <w:lang w:val="en-GB"/>
          </w:rPr>
          <w:delText xml:space="preserve">) </w:delText>
        </w:r>
      </w:del>
      <w:del w:id="603" w:author="Max Lindmark" w:date="2020-09-14T10:05:00Z">
        <w:r w:rsidR="00C7479B" w:rsidRPr="00E071F1" w:rsidDel="007634B2">
          <w:rPr>
            <w:rFonts w:eastAsiaTheme="minorEastAsia" w:cstheme="minorHAnsi"/>
            <w:lang w:val="en-GB"/>
          </w:rPr>
          <w:delText xml:space="preserve">and </w:delText>
        </w:r>
        <w:r w:rsidR="009E7470" w:rsidRPr="00E071F1" w:rsidDel="007634B2">
          <w:rPr>
            <w:rFonts w:eastAsiaTheme="minorEastAsia" w:cstheme="minorHAnsi"/>
            <w:lang w:val="en-GB"/>
          </w:rPr>
          <w:delText xml:space="preserve">(2) </w:delText>
        </w:r>
        <w:r w:rsidR="00551A0C" w:rsidRPr="00E071F1" w:rsidDel="007634B2">
          <w:rPr>
            <w:rFonts w:eastAsiaTheme="minorEastAsia" w:cstheme="minorHAnsi"/>
            <w:lang w:val="en-GB"/>
          </w:rPr>
          <w:delText xml:space="preserve">that </w:delText>
        </w:r>
        <w:r w:rsidR="00C7479B" w:rsidRPr="00E071F1" w:rsidDel="007634B2">
          <w:rPr>
            <w:rFonts w:eastAsiaTheme="minorEastAsia" w:cstheme="minorHAnsi"/>
            <w:lang w:val="en-GB"/>
          </w:rPr>
          <w:delText xml:space="preserve">growth </w:delText>
        </w:r>
        <w:r w:rsidR="003C020F" w:rsidRPr="00E071F1" w:rsidDel="007634B2">
          <w:rPr>
            <w:rFonts w:eastAsiaTheme="minorEastAsia" w:cstheme="minorHAnsi"/>
            <w:lang w:val="en-GB"/>
          </w:rPr>
          <w:delText xml:space="preserve">is unimodal </w:delText>
        </w:r>
        <w:r w:rsidR="00C7479B" w:rsidRPr="00E071F1" w:rsidDel="007634B2">
          <w:rPr>
            <w:rFonts w:eastAsiaTheme="minorEastAsia" w:cstheme="minorHAnsi"/>
            <w:lang w:val="en-GB"/>
          </w:rPr>
          <w:delText>over temperature</w:delText>
        </w:r>
        <w:r w:rsidR="000C7059" w:rsidRPr="00E071F1" w:rsidDel="007634B2">
          <w:rPr>
            <w:rFonts w:eastAsiaTheme="minorEastAsia" w:cstheme="minorHAnsi"/>
            <w:lang w:val="en-GB"/>
          </w:rPr>
          <w:delText xml:space="preserve">. </w:delText>
        </w:r>
      </w:del>
      <w:del w:id="604" w:author="Max Lindmark" w:date="2020-09-10T17:58:00Z">
        <w:r w:rsidR="00A20B5B" w:rsidRPr="00E071F1" w:rsidDel="00AF46DF">
          <w:rPr>
            <w:rFonts w:eastAsiaTheme="minorEastAsia" w:cstheme="minorHAnsi"/>
            <w:lang w:val="en-GB"/>
          </w:rPr>
          <w:delText>While</w:delText>
        </w:r>
        <w:r w:rsidR="00194B01" w:rsidRPr="00E071F1" w:rsidDel="00AF46DF">
          <w:rPr>
            <w:rFonts w:eastAsiaTheme="minorEastAsia" w:cstheme="minorHAnsi"/>
            <w:lang w:val="en-GB"/>
          </w:rPr>
          <w:delText xml:space="preserve"> </w:delText>
        </w:r>
        <w:r w:rsidR="00041829" w:rsidRPr="00E071F1" w:rsidDel="00AF46DF">
          <w:rPr>
            <w:rFonts w:eastAsiaTheme="minorEastAsia" w:cstheme="minorHAnsi"/>
            <w:lang w:val="en-GB"/>
          </w:rPr>
          <w:delText xml:space="preserve">this </w:delText>
        </w:r>
        <w:r w:rsidR="00EA1600" w:rsidRPr="00E071F1" w:rsidDel="00AF46DF">
          <w:rPr>
            <w:rFonts w:eastAsiaTheme="minorEastAsia" w:cstheme="minorHAnsi"/>
            <w:lang w:val="en-GB"/>
          </w:rPr>
          <w:delText>is one of the most</w:delText>
        </w:r>
        <w:r w:rsidR="00F935D8" w:rsidRPr="00E071F1" w:rsidDel="00AF46DF">
          <w:rPr>
            <w:rFonts w:eastAsiaTheme="minorEastAsia" w:cstheme="minorHAnsi"/>
            <w:lang w:val="en-GB"/>
          </w:rPr>
          <w:delText xml:space="preserve"> common</w:delText>
        </w:r>
      </w:del>
      <w:del w:id="605" w:author="Max Lindmark" w:date="2020-09-10T17:57:00Z">
        <w:r w:rsidR="00F935D8" w:rsidRPr="00E071F1" w:rsidDel="00B120EE">
          <w:rPr>
            <w:rFonts w:eastAsiaTheme="minorEastAsia" w:cstheme="minorHAnsi"/>
            <w:lang w:val="en-GB"/>
          </w:rPr>
          <w:delText>ly</w:delText>
        </w:r>
        <w:r w:rsidR="00EA1600" w:rsidRPr="00E071F1" w:rsidDel="00B120EE">
          <w:rPr>
            <w:rFonts w:eastAsiaTheme="minorEastAsia" w:cstheme="minorHAnsi"/>
            <w:lang w:val="en-GB"/>
          </w:rPr>
          <w:delText xml:space="preserve"> applied </w:delText>
        </w:r>
      </w:del>
      <w:del w:id="606" w:author="Max Lindmark" w:date="2020-09-10T17:58:00Z">
        <w:r w:rsidR="00041829" w:rsidRPr="00E071F1" w:rsidDel="00AF46DF">
          <w:rPr>
            <w:rFonts w:eastAsiaTheme="minorEastAsia" w:cstheme="minorHAnsi"/>
            <w:lang w:val="en-GB"/>
          </w:rPr>
          <w:delText xml:space="preserve">growth </w:delText>
        </w:r>
        <w:r w:rsidR="00CB25B9" w:rsidRPr="00E071F1" w:rsidDel="00AF46DF">
          <w:rPr>
            <w:rFonts w:eastAsiaTheme="minorEastAsia" w:cstheme="minorHAnsi"/>
            <w:lang w:val="en-GB"/>
          </w:rPr>
          <w:delText>model</w:delText>
        </w:r>
        <w:r w:rsidR="00CC429F" w:rsidRPr="00E071F1" w:rsidDel="00AF46DF">
          <w:rPr>
            <w:rFonts w:eastAsiaTheme="minorEastAsia" w:cstheme="minorHAnsi"/>
            <w:lang w:val="en-GB"/>
          </w:rPr>
          <w:delText>s</w:delText>
        </w:r>
        <w:r w:rsidR="003607BF" w:rsidRPr="00E071F1" w:rsidDel="00AF46DF">
          <w:rPr>
            <w:rFonts w:eastAsiaTheme="minorEastAsia" w:cstheme="minorHAnsi"/>
            <w:lang w:val="en-GB"/>
          </w:rPr>
          <w:delText xml:space="preserve">, </w:delText>
        </w:r>
        <w:r w:rsidR="007C006C" w:rsidRPr="00E071F1" w:rsidDel="00AF46DF">
          <w:rPr>
            <w:rFonts w:eastAsiaTheme="minorEastAsia" w:cstheme="minorHAnsi"/>
            <w:lang w:val="en-GB"/>
          </w:rPr>
          <w:delText xml:space="preserve">the </w:delText>
        </w:r>
        <w:r w:rsidR="00D17CBD" w:rsidRPr="00E071F1" w:rsidDel="00AF46DF">
          <w:rPr>
            <w:rFonts w:eastAsiaTheme="minorEastAsia" w:cstheme="minorHAnsi"/>
            <w:lang w:val="en-GB"/>
          </w:rPr>
          <w:delText xml:space="preserve">first condition </w:delText>
        </w:r>
        <w:r w:rsidR="00992EBD" w:rsidRPr="00E071F1" w:rsidDel="00AF46DF">
          <w:rPr>
            <w:rFonts w:eastAsiaTheme="minorEastAsia" w:cstheme="minorHAnsi"/>
            <w:lang w:val="en-GB"/>
          </w:rPr>
          <w:delText>has been debated recently</w:delText>
        </w:r>
        <w:r w:rsidR="00BF6326" w:rsidRPr="00E071F1" w:rsidDel="00AF46DF">
          <w:rPr>
            <w:rFonts w:eastAsiaTheme="minorEastAsia" w:cstheme="minorHAnsi"/>
            <w:lang w:val="en-GB"/>
          </w:rPr>
          <w:fldChar w:fldCharType="begin"/>
        </w:r>
        <w:r w:rsidR="00422B99" w:rsidRPr="00E071F1" w:rsidDel="00AF46DF">
          <w:rPr>
            <w:rFonts w:eastAsiaTheme="minorEastAsia" w:cstheme="minorHAnsi"/>
            <w:lang w:val="en-GB"/>
          </w:rPr>
          <w:delInstrText xml:space="preserve"> ADDIN ZOTERO_ITEM CSL_CITATION {"citationID":"angc8nfk4","properties":{"formattedCitation":"(Lefevre {\\i{}et al.} 2017; Pauly &amp; Cheung 2018b)","plainCitation":"(Lefevre et al. 2017; Pauly &amp; Cheung 2018b)","noteIndex":0},"citationItems":[{"id":845,"uris":["http://zotero.org/users/6116610/items/ZL6K8JKB"],"uri":["http://zotero.org/users/6116610/items/ZL6K8JKB"],"itemData":{"id":845,"type":"article-journal","abstract":"Some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delInstrText>
        </w:r>
        <w:r w:rsidR="00BF6326" w:rsidRPr="00E071F1" w:rsidDel="00AF46DF">
          <w:rPr>
            <w:rFonts w:eastAsiaTheme="minorEastAsia" w:cstheme="minorHAnsi"/>
            <w:lang w:val="en-GB"/>
          </w:rPr>
          <w:fldChar w:fldCharType="separate"/>
        </w:r>
        <w:r w:rsidR="00422B99" w:rsidRPr="00E071F1" w:rsidDel="00AF46DF">
          <w:rPr>
            <w:rFonts w:ascii="Times New Roman" w:cs="Times New Roman"/>
            <w:lang w:val="en-GB"/>
          </w:rPr>
          <w:delText xml:space="preserve">(Lefevre </w:delText>
        </w:r>
        <w:r w:rsidR="00422B99" w:rsidRPr="00E071F1" w:rsidDel="00AF46DF">
          <w:rPr>
            <w:rFonts w:ascii="Times New Roman" w:cs="Times New Roman"/>
            <w:i/>
            <w:iCs/>
            <w:lang w:val="en-GB"/>
          </w:rPr>
          <w:delText>et al.</w:delText>
        </w:r>
        <w:r w:rsidR="00422B99" w:rsidRPr="00E071F1" w:rsidDel="00AF46DF">
          <w:rPr>
            <w:rFonts w:ascii="Times New Roman" w:cs="Times New Roman"/>
            <w:lang w:val="en-GB"/>
          </w:rPr>
          <w:delText xml:space="preserve"> 2017; Pauly &amp; Cheung 2018b)</w:delText>
        </w:r>
        <w:r w:rsidR="00BF6326" w:rsidRPr="00E071F1" w:rsidDel="00AF46DF">
          <w:rPr>
            <w:rFonts w:eastAsiaTheme="minorEastAsia" w:cstheme="minorHAnsi"/>
            <w:lang w:val="en-GB"/>
          </w:rPr>
          <w:fldChar w:fldCharType="end"/>
        </w:r>
        <w:commentRangeStart w:id="607"/>
        <w:commentRangeStart w:id="608"/>
        <w:r w:rsidR="00992EBD" w:rsidRPr="00E071F1" w:rsidDel="00AF46DF">
          <w:rPr>
            <w:rFonts w:eastAsiaTheme="minorEastAsia" w:cstheme="minorHAnsi"/>
            <w:lang w:val="en-GB"/>
          </w:rPr>
          <w:delText>.</w:delText>
        </w:r>
        <w:commentRangeEnd w:id="607"/>
        <w:r w:rsidR="00EB7942" w:rsidRPr="00E071F1" w:rsidDel="00AF46DF">
          <w:rPr>
            <w:rStyle w:val="CommentReference"/>
            <w:sz w:val="24"/>
            <w:szCs w:val="24"/>
          </w:rPr>
          <w:commentReference w:id="607"/>
        </w:r>
        <w:commentRangeEnd w:id="608"/>
        <w:r w:rsidR="00CC2873" w:rsidRPr="00E071F1" w:rsidDel="00AF46DF">
          <w:rPr>
            <w:rStyle w:val="CommentReference"/>
            <w:sz w:val="24"/>
            <w:szCs w:val="24"/>
          </w:rPr>
          <w:commentReference w:id="608"/>
        </w:r>
        <w:r w:rsidR="00E7188A" w:rsidRPr="00E071F1" w:rsidDel="00AF46DF">
          <w:rPr>
            <w:rFonts w:eastAsiaTheme="minorEastAsia" w:cstheme="minorHAnsi"/>
            <w:lang w:val="en-GB"/>
          </w:rPr>
          <w:delText xml:space="preserve"> </w:delText>
        </w:r>
      </w:del>
      <w:del w:id="609" w:author="Max Lindmark" w:date="2020-09-14T10:05:00Z">
        <w:r w:rsidR="00F70DFF" w:rsidRPr="00E071F1" w:rsidDel="007634B2">
          <w:rPr>
            <w:rFonts w:eastAsiaTheme="minorEastAsia" w:cstheme="minorHAnsi"/>
            <w:lang w:val="en-GB"/>
          </w:rPr>
          <w:delText>In the von Bertalanffy growth model (VBGM)</w:delText>
        </w:r>
      </w:del>
      <w:del w:id="610" w:author="Max Lindmark" w:date="2020-09-10T21:45:00Z">
        <w:r w:rsidR="00392323" w:rsidRPr="00E071F1" w:rsidDel="000E42C1">
          <w:rPr>
            <w:rFonts w:eastAsiaTheme="minorEastAsia" w:cstheme="minorHAnsi"/>
            <w:lang w:val="en-GB"/>
          </w:rPr>
          <w:delText xml:space="preserve"> </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a</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speci</w:delText>
        </w:r>
        <w:r w:rsidR="00DA58A4" w:rsidRPr="00E071F1" w:rsidDel="00A47E94">
          <w:rPr>
            <w:rFonts w:eastAsiaTheme="minorEastAsia" w:cstheme="minorHAnsi"/>
            <w:lang w:val="en-GB"/>
          </w:rPr>
          <w:delText>al</w:delText>
        </w:r>
        <w:r w:rsidR="00F70DFF" w:rsidRPr="00E071F1" w:rsidDel="00A47E94">
          <w:rPr>
            <w:rFonts w:eastAsiaTheme="minorEastAsia" w:cstheme="minorHAnsi"/>
            <w:lang w:val="en-GB"/>
          </w:rPr>
          <w:delText xml:space="preserve"> case of the Pütter model </w:delText>
        </w:r>
        <w:r w:rsidR="00392323" w:rsidRPr="00E071F1" w:rsidDel="00A47E94">
          <w:rPr>
            <w:rFonts w:eastAsiaTheme="minorEastAsia" w:cstheme="minorHAnsi"/>
            <w:lang w:val="en-GB"/>
          </w:rPr>
          <w:delText xml:space="preserve">– </w:delText>
        </w:r>
      </w:del>
      <w:del w:id="611" w:author="Max Lindmark" w:date="2020-09-14T10:06:00Z">
        <w:r w:rsidR="00392323" w:rsidRPr="00E071F1" w:rsidDel="001D5621">
          <w:rPr>
            <w:rFonts w:eastAsiaTheme="minorEastAsia" w:cstheme="minorHAnsi"/>
            <w:lang w:val="en-GB"/>
          </w:rPr>
          <w:delText>it is assumed</w:delText>
        </w:r>
        <w:r w:rsidR="00C41597" w:rsidRPr="00E071F1" w:rsidDel="001D5621">
          <w:rPr>
            <w:rFonts w:eastAsiaTheme="minorEastAsia" w:cstheme="minorHAnsi"/>
            <w:lang w:val="en-GB"/>
          </w:rPr>
          <w:delText xml:space="preserve"> </w:delText>
        </w:r>
        <w:r w:rsidR="00F70DFF" w:rsidRPr="00E071F1" w:rsidDel="001D5621">
          <w:rPr>
            <w:rFonts w:eastAsiaTheme="minorEastAsia" w:cstheme="minorHAnsi"/>
            <w:lang w:val="en-GB"/>
          </w:rPr>
          <w:delText xml:space="preserve">that </w:delText>
        </w:r>
      </w:del>
      <w:r w:rsidR="00F70DFF" w:rsidRPr="00E071F1">
        <w:rPr>
          <w:rFonts w:eastAsiaTheme="minorEastAsia" w:cstheme="minorHAnsi"/>
          <w:lang w:val="en-GB"/>
        </w:rPr>
        <w:t>catabolism</w:t>
      </w:r>
      <w:ins w:id="612" w:author="Max Lindmark" w:date="2020-09-10T22:26:00Z">
        <w:r w:rsidR="002B253F">
          <w:rPr>
            <w:rFonts w:eastAsiaTheme="minorEastAsia" w:cstheme="minorHAnsi"/>
            <w:lang w:val="en-GB"/>
          </w:rPr>
          <w:t xml:space="preserve"> or maintenance metabolism</w:t>
        </w:r>
      </w:ins>
      <w:r w:rsidR="00F70DFF" w:rsidRPr="00E071F1">
        <w:rPr>
          <w:rFonts w:eastAsiaTheme="minorEastAsia" w:cstheme="minorHAnsi"/>
          <w:lang w:val="en-GB"/>
        </w:rPr>
        <w:t xml:space="preserve"> is proportional to body mass</w:t>
      </w:r>
      <w:ins w:id="613" w:author="Max Lindmark" w:date="2020-09-14T10:12:00Z">
        <w:r w:rsidR="00C53A41">
          <w:rPr>
            <w:rFonts w:eastAsiaTheme="minorEastAsia" w:cstheme="minorHAnsi"/>
            <w:lang w:val="en-GB"/>
          </w:rPr>
          <w:t xml:space="preserve"> (</w:t>
        </w:r>
      </w:ins>
      <m:oMath>
        <m:sSub>
          <m:sSubPr>
            <m:ctrlPr>
              <w:ins w:id="614" w:author="Max Lindmark" w:date="2020-09-14T10:12:00Z">
                <w:rPr>
                  <w:rFonts w:ascii="Cambria Math" w:eastAsiaTheme="minorEastAsia" w:hAnsi="Cambria Math" w:cstheme="minorHAnsi"/>
                  <w:i/>
                  <w:lang w:val="en-GB"/>
                </w:rPr>
              </w:ins>
            </m:ctrlPr>
          </m:sSubPr>
          <m:e>
            <m:r>
              <w:ins w:id="615" w:author="Max Lindmark" w:date="2020-09-14T10:12:00Z">
                <w:rPr>
                  <w:rFonts w:ascii="Cambria Math" w:eastAsiaTheme="minorEastAsia" w:hAnsi="Cambria Math" w:cstheme="minorHAnsi"/>
                  <w:lang w:val="en-GB"/>
                </w:rPr>
                <m:t>b</m:t>
              </w:ins>
            </m:r>
          </m:e>
          <m:sub>
            <m:r>
              <w:ins w:id="616" w:author="Max Lindmark" w:date="2020-09-14T10:12:00Z">
                <w:rPr>
                  <w:rFonts w:ascii="Cambria Math" w:eastAsiaTheme="minorEastAsia" w:hAnsi="Cambria Math" w:cstheme="minorHAnsi"/>
                  <w:lang w:val="en-GB"/>
                </w:rPr>
                <m:t>2</m:t>
              </w:ins>
            </m:r>
          </m:sub>
        </m:sSub>
        <m:r>
          <w:ins w:id="617" w:author="Max Lindmark" w:date="2020-09-14T10:12:00Z">
            <w:rPr>
              <w:rFonts w:ascii="Cambria Math" w:eastAsiaTheme="minorEastAsia" w:hAnsi="Cambria Math" w:cstheme="minorHAnsi"/>
              <w:lang w:val="en-GB"/>
            </w:rPr>
            <m:t>=1</m:t>
          </w:ins>
        </m:r>
      </m:oMath>
      <w:del w:id="618" w:author="Max Lindmark" w:date="2020-09-10T22:26:00Z">
        <w:r w:rsidR="00F70DFF" w:rsidRPr="00E071F1" w:rsidDel="00E1047A">
          <w:rPr>
            <w:rFonts w:eastAsiaTheme="minorEastAsia" w:cstheme="minorHAnsi"/>
            <w:lang w:val="en-GB"/>
          </w:rPr>
          <w:delText xml:space="preserve"> </w:delText>
        </w:r>
        <w:r w:rsidR="00C41597" w:rsidRPr="00E071F1" w:rsidDel="00E1047A">
          <w:rPr>
            <w:rFonts w:eastAsiaTheme="minorEastAsia" w:cstheme="minorHAnsi"/>
            <w:lang w:val="en-GB"/>
          </w:rPr>
          <w:delText>(</w:delText>
        </w:r>
      </w:del>
      <m:oMath>
        <m:r>
          <w:del w:id="619" w:author="Max Lindmark" w:date="2020-09-10T22:26:00Z">
            <w:rPr>
              <w:rFonts w:ascii="Cambria Math" w:eastAsiaTheme="minorEastAsia" w:hAnsi="Cambria Math" w:cstheme="minorHAnsi"/>
              <w:lang w:val="en-GB"/>
            </w:rPr>
            <m:t>b=1</m:t>
          </w:del>
        </m:r>
      </m:oMath>
      <w:del w:id="620" w:author="Max Lindmark" w:date="2020-09-10T22:26:00Z">
        <w:r w:rsidR="00C41597" w:rsidRPr="00E071F1" w:rsidDel="00E1047A">
          <w:rPr>
            <w:rFonts w:eastAsiaTheme="minorEastAsia" w:cstheme="minorHAnsi"/>
            <w:lang w:val="en-GB"/>
          </w:rPr>
          <w:delText>)</w:delText>
        </w:r>
      </w:del>
      <w:r w:rsidR="00BF6C10" w:rsidRPr="00E071F1">
        <w:rPr>
          <w:rFonts w:eastAsiaTheme="minorEastAsia" w:cstheme="minorHAnsi"/>
          <w:lang w:val="en-GB"/>
        </w:rPr>
        <w:t>. Th</w:t>
      </w:r>
      <w:del w:id="621" w:author="Max Lindmark" w:date="2020-09-14T10:06:00Z">
        <w:r w:rsidR="00BF6C10" w:rsidRPr="00E071F1" w:rsidDel="00256FDA">
          <w:rPr>
            <w:rFonts w:eastAsiaTheme="minorEastAsia" w:cstheme="minorHAnsi"/>
            <w:lang w:val="en-GB"/>
          </w:rPr>
          <w:delText>is</w:delText>
        </w:r>
      </w:del>
      <w:ins w:id="622" w:author="Max Lindmark" w:date="2020-09-14T10:06:00Z">
        <w:r w:rsidR="00256FDA">
          <w:rPr>
            <w:rFonts w:eastAsiaTheme="minorEastAsia" w:cstheme="minorHAnsi"/>
            <w:lang w:val="en-GB"/>
          </w:rPr>
          <w:t>e latter</w:t>
        </w:r>
      </w:ins>
      <w:r w:rsidR="00BF6C10" w:rsidRPr="00E071F1">
        <w:rPr>
          <w:rFonts w:eastAsiaTheme="minorEastAsia" w:cstheme="minorHAnsi"/>
          <w:lang w:val="en-GB"/>
        </w:rPr>
        <w:t xml:space="preserve"> stems </w:t>
      </w:r>
      <w:r w:rsidR="00C40AE3" w:rsidRPr="00E071F1">
        <w:rPr>
          <w:rFonts w:eastAsiaTheme="minorEastAsia" w:cstheme="minorHAnsi"/>
          <w:lang w:val="en-GB"/>
        </w:rPr>
        <w:t xml:space="preserve">from the argument that </w:t>
      </w:r>
      <w:r w:rsidR="002E618D" w:rsidRPr="00E071F1">
        <w:rPr>
          <w:rFonts w:eastAsiaTheme="minorEastAsia" w:cstheme="minorHAnsi"/>
          <w:lang w:val="en-GB"/>
        </w:rPr>
        <w:t>spontaneous denaturation occurs in every cell</w:t>
      </w:r>
      <w:r w:rsidR="00EC02A2" w:rsidRPr="00E071F1">
        <w:rPr>
          <w:rFonts w:eastAsiaTheme="minorEastAsia" w:cstheme="minorHAnsi"/>
          <w:lang w:val="en-GB"/>
        </w:rPr>
        <w:t xml:space="preserve"> </w:t>
      </w:r>
      <w:r w:rsidR="00076C98"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sidRPr="00E071F1">
        <w:rPr>
          <w:rFonts w:eastAsiaTheme="minorEastAsia" w:cstheme="minorHAnsi"/>
        </w:rPr>
        <w:fldChar w:fldCharType="separate"/>
      </w:r>
      <w:r w:rsidR="0044238B" w:rsidRPr="00E071F1">
        <w:rPr>
          <w:lang w:val="en-GB"/>
        </w:rPr>
        <w:t>(von Bertalanffy 1957; Pauly &amp; Cheung 2018a)</w:t>
      </w:r>
      <w:r w:rsidR="00076C98" w:rsidRPr="00E071F1">
        <w:rPr>
          <w:rFonts w:eastAsiaTheme="minorEastAsia" w:cstheme="minorHAnsi"/>
        </w:rPr>
        <w:fldChar w:fldCharType="end"/>
      </w:r>
      <w:del w:id="623" w:author="Max Lindmark" w:date="2020-09-10T18:08:00Z">
        <w:r w:rsidR="00F36D53" w:rsidRPr="00E071F1" w:rsidDel="00805589">
          <w:rPr>
            <w:rFonts w:eastAsiaTheme="minorEastAsia" w:cstheme="minorHAnsi"/>
            <w:lang w:val="en-GB"/>
          </w:rPr>
          <w:delText xml:space="preserve">, but </w:delText>
        </w:r>
        <w:r w:rsidR="00774E20" w:rsidRPr="00E071F1" w:rsidDel="00805589">
          <w:rPr>
            <w:rFonts w:eastAsiaTheme="minorEastAsia" w:cstheme="minorHAnsi"/>
            <w:lang w:val="en-GB"/>
          </w:rPr>
          <w:delText xml:space="preserve">likely also </w:delText>
        </w:r>
        <w:r w:rsidR="00473348" w:rsidRPr="00E071F1" w:rsidDel="00805589">
          <w:rPr>
            <w:rFonts w:eastAsiaTheme="minorEastAsia" w:cstheme="minorHAnsi"/>
            <w:lang w:val="en-GB"/>
          </w:rPr>
          <w:delText>for</w:delText>
        </w:r>
        <w:r w:rsidR="00774E20" w:rsidRPr="00E071F1" w:rsidDel="00805589">
          <w:rPr>
            <w:rFonts w:eastAsiaTheme="minorEastAsia" w:cstheme="minorHAnsi"/>
            <w:lang w:val="en-GB"/>
          </w:rPr>
          <w:delText xml:space="preserve"> mathematical </w:delText>
        </w:r>
        <w:r w:rsidR="00271CF9" w:rsidRPr="00E071F1" w:rsidDel="00805589">
          <w:rPr>
            <w:rFonts w:eastAsiaTheme="minorEastAsia" w:cstheme="minorHAnsi"/>
            <w:lang w:val="en-GB"/>
          </w:rPr>
          <w:delText>convenience</w:delText>
        </w:r>
        <w:r w:rsidR="003356C1" w:rsidRPr="00E071F1" w:rsidDel="00805589">
          <w:rPr>
            <w:rFonts w:eastAsiaTheme="minorEastAsia" w:cstheme="minorHAnsi"/>
            <w:lang w:val="en-GB"/>
          </w:rPr>
          <w:delText xml:space="preserve"> and lack of </w:delText>
        </w:r>
        <w:r w:rsidR="00864ABE" w:rsidRPr="00E071F1" w:rsidDel="00805589">
          <w:rPr>
            <w:rFonts w:eastAsiaTheme="minorEastAsia" w:cstheme="minorHAnsi"/>
            <w:lang w:val="en-GB"/>
          </w:rPr>
          <w:delText>empirical data</w:delText>
        </w:r>
        <w:r w:rsidR="00774E20" w:rsidRPr="00E071F1" w:rsidDel="00805589">
          <w:rPr>
            <w:rFonts w:eastAsiaTheme="minorEastAsia" w:cstheme="minorHAnsi"/>
            <w:lang w:val="en-GB"/>
          </w:rPr>
          <w:delText xml:space="preserve"> </w:delText>
        </w:r>
        <w:r w:rsidR="00271CF9" w:rsidRPr="00E071F1" w:rsidDel="00805589">
          <w:rPr>
            <w:rFonts w:eastAsiaTheme="minorEastAsia" w:cstheme="minorHAnsi"/>
          </w:rPr>
          <w:fldChar w:fldCharType="begin"/>
        </w:r>
        <w:r w:rsidR="00422B99" w:rsidRPr="00E071F1" w:rsidDel="00805589">
          <w:rPr>
            <w:rFonts w:eastAsiaTheme="minorEastAsia" w:cstheme="minorHAnsi"/>
            <w:lang w:val="en-GB"/>
          </w:rPr>
          <w:delInstrText xml:space="preserve"> ADDIN ZOTERO_ITEM CSL_CITATION {"citationID":"af6c040ql9","properties":{"formattedCitation":"(Ursin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271CF9" w:rsidRPr="00E071F1" w:rsidDel="00805589">
          <w:rPr>
            <w:rFonts w:eastAsiaTheme="minorEastAsia" w:cstheme="minorHAnsi"/>
          </w:rPr>
          <w:fldChar w:fldCharType="separate"/>
        </w:r>
        <w:r w:rsidR="0044238B" w:rsidRPr="00E071F1" w:rsidDel="00805589">
          <w:rPr>
            <w:lang w:val="en-GB"/>
          </w:rPr>
          <w:delText>(Ursin 1967)</w:delText>
        </w:r>
        <w:r w:rsidR="00271CF9" w:rsidRPr="00E071F1" w:rsidDel="00805589">
          <w:rPr>
            <w:rFonts w:eastAsiaTheme="minorEastAsia" w:cstheme="minorHAnsi"/>
          </w:rPr>
          <w:fldChar w:fldCharType="end"/>
        </w:r>
        <w:r w:rsidR="00AE28A1" w:rsidRPr="00E071F1" w:rsidDel="00805589">
          <w:rPr>
            <w:rFonts w:eastAsiaTheme="minorEastAsia" w:cstheme="minorHAnsi"/>
            <w:lang w:val="en-GB"/>
          </w:rPr>
          <w:delText>.</w:delText>
        </w:r>
      </w:del>
      <w:ins w:id="624" w:author="Max Lindmark" w:date="2020-09-10T22:57:00Z">
        <w:r w:rsidR="0096318F">
          <w:rPr>
            <w:rFonts w:eastAsiaTheme="minorEastAsia" w:cstheme="minorHAnsi"/>
            <w:lang w:val="en-GB"/>
          </w:rPr>
          <w:t xml:space="preserve"> – and </w:t>
        </w:r>
      </w:ins>
      <w:ins w:id="625" w:author="Max Lindmark" w:date="2020-09-10T18:18:00Z">
        <w:r w:rsidR="00D42EBA">
          <w:rPr>
            <w:rFonts w:eastAsiaTheme="minorEastAsia" w:cstheme="minorHAnsi"/>
            <w:lang w:val="en-GB"/>
          </w:rPr>
          <w:t>l</w:t>
        </w:r>
      </w:ins>
      <w:ins w:id="626" w:author="Max Lindmark" w:date="2020-09-10T18:17:00Z">
        <w:r w:rsidR="008B4882">
          <w:rPr>
            <w:rFonts w:eastAsiaTheme="minorEastAsia" w:cstheme="minorHAnsi"/>
            <w:lang w:val="en-GB"/>
          </w:rPr>
          <w:t xml:space="preserve">ikely also </w:t>
        </w:r>
      </w:ins>
      <w:ins w:id="627" w:author="Max Lindmark" w:date="2020-09-10T18:15:00Z">
        <w:r w:rsidR="00E87659">
          <w:rPr>
            <w:rFonts w:eastAsiaTheme="minorEastAsia" w:cstheme="minorHAnsi"/>
            <w:lang w:val="en-GB"/>
          </w:rPr>
          <w:t xml:space="preserve">for mathematical </w:t>
        </w:r>
      </w:ins>
      <w:ins w:id="628" w:author="Max Lindmark" w:date="2020-09-10T18:16:00Z">
        <w:r w:rsidR="00CC3551">
          <w:rPr>
            <w:rFonts w:eastAsiaTheme="minorEastAsia" w:cstheme="minorHAnsi"/>
            <w:lang w:val="en-GB"/>
          </w:rPr>
          <w:t>convenience</w:t>
        </w:r>
      </w:ins>
      <w:r w:rsidR="0076287C">
        <w:rPr>
          <w:rFonts w:eastAsiaTheme="minorEastAsia" w:cstheme="minorHAnsi"/>
          <w:lang w:val="en-GB"/>
        </w:rPr>
        <w:t xml:space="preserve"> </w:t>
      </w:r>
      <w:r w:rsidR="0007649F">
        <w:rPr>
          <w:rFonts w:eastAsiaTheme="minorEastAsia" w:cstheme="minorHAnsi"/>
          <w:lang w:val="en-GB"/>
        </w:rPr>
        <w:fldChar w:fldCharType="begin"/>
      </w:r>
      <w:r w:rsidR="00BE32DF">
        <w:rPr>
          <w:rFonts w:eastAsiaTheme="minorEastAsia" w:cstheme="minorHAnsi"/>
          <w:lang w:val="en-GB"/>
        </w:rPr>
        <w:instrText xml:space="preserve"> ADDIN ZOTERO_ITEM CSL_CITATION {"citationID":"a2gqvvu3ft1","properties":{"formattedCitation":"(Ursin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649F">
        <w:rPr>
          <w:rFonts w:eastAsiaTheme="minorEastAsia" w:cstheme="minorHAnsi"/>
          <w:lang w:val="en-GB"/>
        </w:rPr>
        <w:fldChar w:fldCharType="separate"/>
      </w:r>
      <w:r w:rsidR="00BE32DF" w:rsidRPr="00BE32DF">
        <w:rPr>
          <w:rFonts w:ascii="Times New Roman" w:cs="Times New Roman"/>
          <w:lang w:val="en-GB"/>
        </w:rPr>
        <w:t>(Ursin 1967)</w:t>
      </w:r>
      <w:r w:rsidR="0007649F">
        <w:rPr>
          <w:rFonts w:eastAsiaTheme="minorEastAsia" w:cstheme="minorHAnsi"/>
          <w:lang w:val="en-GB"/>
        </w:rPr>
        <w:fldChar w:fldCharType="end"/>
      </w:r>
      <w:ins w:id="629" w:author="Max Lindmark" w:date="2020-09-10T18:15:00Z">
        <w:r w:rsidR="00E87659">
          <w:rPr>
            <w:rFonts w:eastAsiaTheme="minorEastAsia" w:cstheme="minorHAnsi"/>
            <w:lang w:val="en-GB"/>
          </w:rPr>
          <w:t>)</w:t>
        </w:r>
      </w:ins>
      <w:ins w:id="630" w:author="Max Lindmark" w:date="2020-09-10T18:18:00Z">
        <w:r w:rsidR="008D25F8">
          <w:rPr>
            <w:rFonts w:eastAsiaTheme="minorEastAsia" w:cstheme="minorHAnsi"/>
            <w:lang w:val="en-GB"/>
          </w:rPr>
          <w:t xml:space="preserve">. </w:t>
        </w:r>
      </w:ins>
      <w:ins w:id="631" w:author="Max Lindmark" w:date="2020-09-10T23:04:00Z">
        <w:r w:rsidR="00D05A71">
          <w:rPr>
            <w:rFonts w:eastAsiaTheme="minorEastAsia" w:cstheme="minorHAnsi"/>
            <w:lang w:val="en-GB"/>
          </w:rPr>
          <w:t xml:space="preserve">However, this </w:t>
        </w:r>
        <w:r w:rsidR="00535DF3">
          <w:rPr>
            <w:rFonts w:eastAsiaTheme="minorEastAsia" w:cstheme="minorHAnsi"/>
            <w:lang w:val="en-GB"/>
          </w:rPr>
          <w:t>assumption</w:t>
        </w:r>
      </w:ins>
      <w:ins w:id="632" w:author="Max Lindmark" w:date="2020-09-10T22:26:00Z">
        <w:r w:rsidR="002B253F">
          <w:rPr>
            <w:rFonts w:eastAsiaTheme="minorEastAsia" w:cstheme="minorHAnsi"/>
            <w:lang w:val="en-GB"/>
          </w:rPr>
          <w:t xml:space="preserve"> has been </w:t>
        </w:r>
      </w:ins>
      <w:ins w:id="633" w:author="Max Lindmark" w:date="2020-09-10T22:28:00Z">
        <w:r w:rsidR="00921CE6">
          <w:rPr>
            <w:rFonts w:eastAsiaTheme="minorEastAsia" w:cstheme="minorHAnsi"/>
            <w:lang w:val="en-GB"/>
          </w:rPr>
          <w:t>criticized</w:t>
        </w:r>
      </w:ins>
      <w:ins w:id="634" w:author="Max Lindmark" w:date="2020-09-14T10:16:00Z">
        <w:r w:rsidR="003B6E0D">
          <w:rPr>
            <w:rFonts w:eastAsiaTheme="minorEastAsia" w:cstheme="minorHAnsi"/>
            <w:lang w:val="en-GB"/>
          </w:rPr>
          <w:t xml:space="preserve"> by empiricists</w:t>
        </w:r>
      </w:ins>
      <w:ins w:id="635" w:author="Max Lindmark" w:date="2020-09-10T22:57:00Z">
        <w:r w:rsidR="001540AA">
          <w:rPr>
            <w:rFonts w:eastAsiaTheme="minorEastAsia" w:cstheme="minorHAnsi"/>
            <w:lang w:val="en-GB"/>
          </w:rPr>
          <w:t xml:space="preserve">, </w:t>
        </w:r>
      </w:ins>
      <w:ins w:id="636" w:author="Max Lindmark" w:date="2020-09-10T23:00:00Z">
        <w:r w:rsidR="0014258A">
          <w:rPr>
            <w:rFonts w:eastAsiaTheme="minorEastAsia" w:cstheme="minorHAnsi"/>
            <w:lang w:val="en-GB"/>
          </w:rPr>
          <w:t>as</w:t>
        </w:r>
      </w:ins>
      <w:ins w:id="637" w:author="Max Lindmark" w:date="2020-09-10T22:57:00Z">
        <w:r w:rsidR="001540AA">
          <w:rPr>
            <w:rFonts w:eastAsiaTheme="minorEastAsia" w:cstheme="minorHAnsi"/>
            <w:lang w:val="en-GB"/>
          </w:rPr>
          <w:t xml:space="preserve"> </w:t>
        </w:r>
      </w:ins>
      <w:ins w:id="638" w:author="Max Lindmark" w:date="2020-09-10T18:21:00Z">
        <w:r w:rsidR="001A0B3D" w:rsidRPr="00E071F1">
          <w:rPr>
            <w:rFonts w:eastAsiaTheme="minorEastAsia" w:cstheme="minorHAnsi"/>
            <w:lang w:val="en-GB"/>
          </w:rPr>
          <w:t xml:space="preserve">maintenance costs </w:t>
        </w:r>
        <w:r w:rsidR="009376B0">
          <w:rPr>
            <w:rFonts w:eastAsiaTheme="minorEastAsia" w:cstheme="minorHAnsi"/>
            <w:lang w:val="en-GB"/>
          </w:rPr>
          <w:t xml:space="preserve">are </w:t>
        </w:r>
      </w:ins>
      <w:ins w:id="639" w:author="Max Lindmark" w:date="2020-09-10T23:17:00Z">
        <w:r w:rsidR="00D90F42">
          <w:rPr>
            <w:rFonts w:eastAsiaTheme="minorEastAsia" w:cstheme="minorHAnsi"/>
            <w:lang w:val="en-GB"/>
          </w:rPr>
          <w:t xml:space="preserve">thought of </w:t>
        </w:r>
      </w:ins>
      <w:ins w:id="640" w:author="Max Lindmark" w:date="2020-09-10T23:00:00Z">
        <w:r w:rsidR="002F4D38">
          <w:rPr>
            <w:rFonts w:eastAsiaTheme="minorEastAsia" w:cstheme="minorHAnsi"/>
            <w:lang w:val="en-GB"/>
          </w:rPr>
          <w:t xml:space="preserve">as </w:t>
        </w:r>
      </w:ins>
      <w:ins w:id="641" w:author="Max Lindmark" w:date="2020-09-10T18:21:00Z">
        <w:r w:rsidR="001A0B3D" w:rsidRPr="00E071F1">
          <w:rPr>
            <w:rFonts w:eastAsiaTheme="minorEastAsia" w:cstheme="minorHAnsi"/>
            <w:lang w:val="en-GB"/>
          </w:rPr>
          <w:t>proportional to standard metabolic rate</w:t>
        </w:r>
      </w:ins>
      <w:ins w:id="642" w:author="Max Lindmark" w:date="2020-09-10T23:22:00Z">
        <w:r w:rsidR="001C79E4">
          <w:rPr>
            <w:rFonts w:eastAsiaTheme="minorEastAsia" w:cstheme="minorHAnsi"/>
            <w:lang w:val="en-GB"/>
          </w:rPr>
          <w:t xml:space="preserve">, i.e. with an interspecific exponent of </w:t>
        </w:r>
        <w:r w:rsidR="002E29A0">
          <w:rPr>
            <w:rFonts w:eastAsiaTheme="minorEastAsia" w:cstheme="minorHAnsi"/>
            <w:lang w:val="en-GB"/>
          </w:rPr>
          <w:t>~0.8</w:t>
        </w:r>
      </w:ins>
      <w:ins w:id="643" w:author="Max Lindmark" w:date="2020-09-10T22:27:00Z">
        <w:r w:rsidR="008E0E7C">
          <w:rPr>
            <w:rFonts w:eastAsiaTheme="minorEastAsia" w:cstheme="minorHAnsi"/>
            <w:lang w:val="en-GB"/>
          </w:rPr>
          <w:t xml:space="preserve"> </w:t>
        </w:r>
      </w:ins>
      <w:ins w:id="644" w:author="Max Lindmark" w:date="2020-09-10T18:21:00Z">
        <w:r w:rsidR="001A0B3D" w:rsidRPr="00E071F1">
          <w:rPr>
            <w:rFonts w:eastAsiaTheme="minorEastAsia" w:cstheme="minorHAnsi"/>
          </w:rPr>
          <w:fldChar w:fldCharType="begin"/>
        </w:r>
      </w:ins>
      <w:r w:rsidR="004D10A4">
        <w:rPr>
          <w:rFonts w:eastAsiaTheme="minorEastAsia" w:cstheme="minorHAnsi"/>
          <w:lang w:val="en-GB"/>
        </w:rPr>
        <w:instrText xml:space="preserve"> ADDIN ZOTERO_ITEM CSL_CITATION {"citationID":"a2pipk34rtl","properties":{"formattedCitation":"(Ursin 1967; Jobling 1997; Lefevre {\\i{}et al.} 2017a)","plainCitation":"(Ursin 1967; Jobling 1997; Lefevre et al. 2017a)","noteIndex":0},"citationItems":[{"id":895,"uris":["http://zotero.org/users/6116610/items/5G6C5LEF"],"uri":["http://zotero.org/users/6116610/items/5G6C5LEF"],"itemData":{"id":895,"type":"article-journal","container-title":"Journal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ins w:id="645" w:author="Max Lindmark" w:date="2020-09-10T18:21:00Z">
        <w:r w:rsidR="001A0B3D" w:rsidRPr="00E071F1">
          <w:rPr>
            <w:rFonts w:eastAsiaTheme="minorEastAsia" w:cstheme="minorHAnsi"/>
          </w:rPr>
          <w:fldChar w:fldCharType="separate"/>
        </w:r>
      </w:ins>
      <w:r w:rsidR="004D10A4" w:rsidRPr="004D10A4">
        <w:rPr>
          <w:rFonts w:ascii="Times New Roman" w:cs="Times New Roman"/>
          <w:lang w:val="en-GB"/>
        </w:rPr>
        <w:t xml:space="preserve">(Ursin 1967; Jobling 1997; Lefevre </w:t>
      </w:r>
      <w:r w:rsidR="004D10A4" w:rsidRPr="004D10A4">
        <w:rPr>
          <w:rFonts w:ascii="Times New Roman" w:cs="Times New Roman"/>
          <w:i/>
          <w:iCs/>
          <w:lang w:val="en-GB"/>
        </w:rPr>
        <w:t>et al.</w:t>
      </w:r>
      <w:r w:rsidR="004D10A4" w:rsidRPr="004D10A4">
        <w:rPr>
          <w:rFonts w:ascii="Times New Roman" w:cs="Times New Roman"/>
          <w:lang w:val="en-GB"/>
        </w:rPr>
        <w:t xml:space="preserve"> 2017a)</w:t>
      </w:r>
      <w:ins w:id="646" w:author="Max Lindmark" w:date="2020-09-10T18:21:00Z">
        <w:r w:rsidR="001A0B3D" w:rsidRPr="00E071F1">
          <w:rPr>
            <w:rFonts w:eastAsiaTheme="minorEastAsia" w:cstheme="minorHAnsi"/>
          </w:rPr>
          <w:fldChar w:fldCharType="end"/>
        </w:r>
      </w:ins>
      <w:ins w:id="647" w:author="Max Lindmark" w:date="2020-09-10T23:19:00Z">
        <w:r w:rsidR="00AE3D1D">
          <w:rPr>
            <w:rFonts w:eastAsiaTheme="minorEastAsia" w:cstheme="minorHAnsi"/>
            <w:lang w:val="en-US"/>
          </w:rPr>
          <w:t>. I</w:t>
        </w:r>
      </w:ins>
      <w:ins w:id="648" w:author="Max Lindmark" w:date="2020-09-10T23:18:00Z">
        <w:r w:rsidR="00F07811">
          <w:rPr>
            <w:rFonts w:eastAsiaTheme="minorEastAsia" w:cstheme="minorHAnsi"/>
            <w:lang w:val="en-US"/>
          </w:rPr>
          <w:t xml:space="preserve">n </w:t>
        </w:r>
      </w:ins>
      <w:ins w:id="649" w:author="Max Lindmark" w:date="2020-09-10T23:19:00Z">
        <w:r w:rsidR="00AE3D1D">
          <w:rPr>
            <w:rFonts w:eastAsiaTheme="minorEastAsia" w:cstheme="minorHAnsi"/>
            <w:lang w:val="en-US"/>
          </w:rPr>
          <w:t xml:space="preserve">this </w:t>
        </w:r>
      </w:ins>
      <w:ins w:id="650" w:author="Max Lindmark" w:date="2020-09-10T23:18:00Z">
        <w:r w:rsidR="00F07811">
          <w:rPr>
            <w:rFonts w:eastAsiaTheme="minorEastAsia" w:cstheme="minorHAnsi"/>
            <w:lang w:val="en-US"/>
          </w:rPr>
          <w:t>case</w:t>
        </w:r>
        <w:r w:rsidR="00AE3D1D">
          <w:rPr>
            <w:rFonts w:eastAsiaTheme="minorEastAsia" w:cstheme="minorHAnsi"/>
            <w:lang w:val="en-US"/>
          </w:rPr>
          <w:t xml:space="preserve"> </w:t>
        </w:r>
      </w:ins>
      <w:ins w:id="651" w:author="Max Lindmark" w:date="2020-09-14T10:16:00Z">
        <w:r w:rsidR="000479A2">
          <w:rPr>
            <w:rFonts w:eastAsiaTheme="minorEastAsia" w:cstheme="minorHAnsi"/>
            <w:lang w:val="en-US"/>
          </w:rPr>
          <w:t xml:space="preserve">when </w:t>
        </w:r>
      </w:ins>
      <m:oMath>
        <m:sSub>
          <m:sSubPr>
            <m:ctrlPr>
              <w:ins w:id="652" w:author="Max Lindmark" w:date="2020-09-14T10:16:00Z">
                <w:rPr>
                  <w:rFonts w:ascii="Cambria Math" w:eastAsiaTheme="minorEastAsia" w:hAnsi="Cambria Math" w:cstheme="minorHAnsi"/>
                  <w:i/>
                  <w:lang w:val="en-GB"/>
                </w:rPr>
              </w:ins>
            </m:ctrlPr>
          </m:sSubPr>
          <m:e>
            <m:r>
              <w:ins w:id="653" w:author="Max Lindmark" w:date="2020-09-14T10:16:00Z">
                <w:rPr>
                  <w:rFonts w:ascii="Cambria Math" w:eastAsiaTheme="minorEastAsia" w:hAnsi="Cambria Math" w:cstheme="minorHAnsi"/>
                  <w:lang w:val="en-GB"/>
                </w:rPr>
                <m:t>b</m:t>
              </w:ins>
            </m:r>
          </m:e>
          <m:sub>
            <m:r>
              <w:ins w:id="654" w:author="Max Lindmark" w:date="2020-09-14T10:16:00Z">
                <w:rPr>
                  <w:rFonts w:ascii="Cambria Math" w:eastAsiaTheme="minorEastAsia" w:hAnsi="Cambria Math" w:cstheme="minorHAnsi"/>
                  <w:lang w:val="en-GB"/>
                </w:rPr>
                <m:t>1</m:t>
              </w:ins>
            </m:r>
          </m:sub>
        </m:sSub>
      </m:oMath>
      <w:ins w:id="655" w:author="Max Lindmark" w:date="2020-09-14T10:16:00Z">
        <w:r w:rsidR="000479A2">
          <w:rPr>
            <w:rFonts w:eastAsiaTheme="minorEastAsia" w:cstheme="minorHAnsi"/>
            <w:lang w:val="en-GB"/>
          </w:rPr>
          <w:t xml:space="preserve"> is close to </w:t>
        </w:r>
      </w:ins>
      <m:oMath>
        <m:sSub>
          <m:sSubPr>
            <m:ctrlPr>
              <w:ins w:id="656" w:author="Max Lindmark" w:date="2020-09-14T10:16:00Z">
                <w:rPr>
                  <w:rFonts w:ascii="Cambria Math" w:eastAsiaTheme="minorEastAsia" w:hAnsi="Cambria Math" w:cstheme="minorHAnsi"/>
                  <w:i/>
                  <w:lang w:val="en-GB"/>
                </w:rPr>
              </w:ins>
            </m:ctrlPr>
          </m:sSubPr>
          <m:e>
            <m:r>
              <w:ins w:id="657" w:author="Max Lindmark" w:date="2020-09-14T10:16:00Z">
                <w:rPr>
                  <w:rFonts w:ascii="Cambria Math" w:eastAsiaTheme="minorEastAsia" w:hAnsi="Cambria Math" w:cstheme="minorHAnsi"/>
                  <w:lang w:val="en-GB"/>
                </w:rPr>
                <m:t>b</m:t>
              </w:ins>
            </m:r>
          </m:e>
          <m:sub>
            <m:r>
              <w:ins w:id="658" w:author="Max Lindmark" w:date="2020-09-14T10:16:00Z">
                <w:rPr>
                  <w:rFonts w:ascii="Cambria Math" w:eastAsiaTheme="minorEastAsia" w:hAnsi="Cambria Math" w:cstheme="minorHAnsi"/>
                  <w:lang w:val="en-GB"/>
                </w:rPr>
                <m:t>2</m:t>
              </w:ins>
            </m:r>
          </m:sub>
        </m:sSub>
      </m:oMath>
      <w:ins w:id="659" w:author="Max Lindmark" w:date="2020-09-14T10:16:00Z">
        <w:r w:rsidR="000479A2">
          <w:rPr>
            <w:rFonts w:eastAsiaTheme="minorEastAsia" w:cstheme="minorHAnsi"/>
            <w:lang w:val="en-GB"/>
          </w:rPr>
          <w:t xml:space="preserve">, </w:t>
        </w:r>
      </w:ins>
      <w:ins w:id="660" w:author="Max Lindmark" w:date="2020-09-14T10:17:00Z">
        <w:r w:rsidR="00E02FDD">
          <w:rPr>
            <w:rFonts w:eastAsiaTheme="minorEastAsia" w:cstheme="minorHAnsi"/>
            <w:lang w:val="en-GB"/>
          </w:rPr>
          <w:t xml:space="preserve">growth trajectories are not asymptotic </w:t>
        </w:r>
        <w:r w:rsidR="005A26FD">
          <w:rPr>
            <w:rFonts w:eastAsiaTheme="minorEastAsia" w:cstheme="minorHAnsi"/>
            <w:lang w:val="en-GB"/>
          </w:rPr>
          <w:t xml:space="preserve">and </w:t>
        </w:r>
      </w:ins>
      <w:ins w:id="661" w:author="Max Lindmark" w:date="2020-09-10T18:22:00Z">
        <w:r w:rsidR="005B6F08">
          <w:rPr>
            <w:rFonts w:eastAsiaTheme="minorEastAsia" w:cstheme="minorHAnsi"/>
            <w:lang w:val="en-US"/>
          </w:rPr>
          <w:t xml:space="preserve">the </w:t>
        </w:r>
        <w:r w:rsidR="00905870">
          <w:rPr>
            <w:rFonts w:eastAsiaTheme="minorEastAsia" w:cstheme="minorHAnsi"/>
            <w:lang w:val="en-US"/>
          </w:rPr>
          <w:t xml:space="preserve">effect of temperature on </w:t>
        </w:r>
      </w:ins>
      <w:ins w:id="662" w:author="Max Lindmark" w:date="2020-09-10T23:22:00Z">
        <w:r w:rsidR="00587684">
          <w:rPr>
            <w:rFonts w:eastAsiaTheme="minorEastAsia" w:cstheme="minorHAnsi"/>
            <w:lang w:val="en-US"/>
          </w:rPr>
          <w:t xml:space="preserve">asymptotic size </w:t>
        </w:r>
      </w:ins>
      <w:ins w:id="663" w:author="Max Lindmark" w:date="2020-09-10T18:37:00Z">
        <w:r w:rsidR="003958E5">
          <w:rPr>
            <w:rFonts w:eastAsiaTheme="minorEastAsia" w:cstheme="minorHAnsi"/>
            <w:lang w:val="en-US"/>
          </w:rPr>
          <w:t xml:space="preserve">can </w:t>
        </w:r>
      </w:ins>
      <w:ins w:id="664" w:author="Max Lindmark" w:date="2020-09-10T18:22:00Z">
        <w:r w:rsidR="00905870">
          <w:rPr>
            <w:rFonts w:eastAsiaTheme="minorEastAsia" w:cstheme="minorHAnsi"/>
            <w:lang w:val="en-US"/>
          </w:rPr>
          <w:t>become unrealistic</w:t>
        </w:r>
      </w:ins>
      <w:ins w:id="665" w:author="Max Lindmark" w:date="2020-09-10T18:23:00Z">
        <w:r w:rsidR="00436319">
          <w:rPr>
            <w:rFonts w:eastAsiaTheme="minorEastAsia" w:cstheme="minorHAnsi"/>
            <w:lang w:val="en-US"/>
          </w:rPr>
          <w:t xml:space="preserve"> </w:t>
        </w:r>
      </w:ins>
      <w:r w:rsidR="00890BA7">
        <w:rPr>
          <w:rFonts w:eastAsiaTheme="minorEastAsia" w:cstheme="minorHAnsi"/>
          <w:lang w:val="en-US"/>
        </w:rPr>
        <w:fldChar w:fldCharType="begin"/>
      </w:r>
      <w:r w:rsidR="004D10A4">
        <w:rPr>
          <w:rFonts w:eastAsiaTheme="minorEastAsia" w:cstheme="minorHAnsi"/>
          <w:lang w:val="en-US"/>
        </w:rPr>
        <w:instrText xml:space="preserve"> ADDIN ZOTERO_ITEM CSL_CITATION {"citationID":"aje84pfiqf","properties":{"formattedCitation":"(Lefevre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890BA7">
        <w:rPr>
          <w:rFonts w:eastAsiaTheme="minorEastAsia" w:cstheme="minorHAnsi"/>
          <w:lang w:val="en-US"/>
        </w:rPr>
        <w:fldChar w:fldCharType="separate"/>
      </w:r>
      <w:r w:rsidR="004D10A4" w:rsidRPr="004D10A4">
        <w:rPr>
          <w:rFonts w:ascii="Times New Roman" w:cs="Times New Roman"/>
          <w:lang w:val="en-GB"/>
        </w:rPr>
        <w:t xml:space="preserve">(Lefevre </w:t>
      </w:r>
      <w:r w:rsidR="004D10A4" w:rsidRPr="004D10A4">
        <w:rPr>
          <w:rFonts w:ascii="Times New Roman" w:cs="Times New Roman"/>
          <w:i/>
          <w:iCs/>
          <w:lang w:val="en-GB"/>
        </w:rPr>
        <w:t>et al.</w:t>
      </w:r>
      <w:r w:rsidR="004D10A4" w:rsidRPr="004D10A4">
        <w:rPr>
          <w:rFonts w:ascii="Times New Roman" w:cs="Times New Roman"/>
          <w:lang w:val="en-GB"/>
        </w:rPr>
        <w:t xml:space="preserve"> 2017a; Marshall &amp; White 2019b)</w:t>
      </w:r>
      <w:r w:rsidR="00890BA7">
        <w:rPr>
          <w:rFonts w:eastAsiaTheme="minorEastAsia" w:cstheme="minorHAnsi"/>
          <w:lang w:val="en-US"/>
        </w:rPr>
        <w:fldChar w:fldCharType="end"/>
      </w:r>
      <w:ins w:id="666" w:author="Max Lindmark" w:date="2020-09-14T10:17:00Z">
        <w:r w:rsidR="00D52DEA">
          <w:rPr>
            <w:rFonts w:eastAsiaTheme="minorEastAsia" w:cstheme="minorHAnsi"/>
            <w:lang w:val="en-US"/>
          </w:rPr>
          <w:t xml:space="preserve">. Hence, </w:t>
        </w:r>
      </w:ins>
      <w:ins w:id="667" w:author="Max Lindmark" w:date="2020-09-14T10:08:00Z">
        <w:r w:rsidR="00753A17">
          <w:rPr>
            <w:rFonts w:eastAsiaTheme="minorEastAsia" w:cstheme="minorHAnsi"/>
            <w:lang w:val="en-US"/>
          </w:rPr>
          <w:t>the prediction of shrinking of large fish has been questioned</w:t>
        </w:r>
      </w:ins>
      <w:r w:rsidR="00F109DC">
        <w:rPr>
          <w:rFonts w:eastAsiaTheme="minorEastAsia" w:cstheme="minorHAnsi"/>
          <w:lang w:val="en-US"/>
        </w:rPr>
        <w:t xml:space="preserve"> </w:t>
      </w:r>
      <w:r w:rsidR="00F109DC">
        <w:rPr>
          <w:rFonts w:eastAsiaTheme="minorEastAsia" w:cstheme="minorHAnsi"/>
          <w:lang w:val="en-US"/>
        </w:rPr>
        <w:fldChar w:fldCharType="begin"/>
      </w:r>
      <w:r w:rsidR="004D10A4">
        <w:rPr>
          <w:rFonts w:eastAsiaTheme="minorEastAsia" w:cstheme="minorHAnsi"/>
          <w:lang w:val="en-US"/>
        </w:rPr>
        <w:instrText xml:space="preserve"> ADDIN ZOTERO_ITEM CSL_CITATION {"citationID":"a27498qq233","properties":{"formattedCitation":"(Lefevre {\\i{}et al.} 2017b)","plainCitation":"(Lefevre et al. 2017b)","noteIndex":0},"citationItems":[{"id":17,"uris":["http://zotero.org/users/6116610/items/IM9GABE5"],"uri":["http://zotero.org/users/6116610/items/IM9GABE5"],"itemData":{"id":17,"type":"article-journal","abstract":"Some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F109DC">
        <w:rPr>
          <w:rFonts w:eastAsiaTheme="minorEastAsia" w:cstheme="minorHAnsi"/>
          <w:lang w:val="en-US"/>
        </w:rPr>
        <w:fldChar w:fldCharType="separate"/>
      </w:r>
      <w:r w:rsidR="004D10A4" w:rsidRPr="004D10A4">
        <w:rPr>
          <w:rFonts w:ascii="Times New Roman" w:cs="Times New Roman"/>
          <w:lang w:val="en-GB"/>
        </w:rPr>
        <w:t xml:space="preserve">(Lefevre </w:t>
      </w:r>
      <w:r w:rsidR="004D10A4" w:rsidRPr="004D10A4">
        <w:rPr>
          <w:rFonts w:ascii="Times New Roman" w:cs="Times New Roman"/>
          <w:i/>
          <w:iCs/>
          <w:lang w:val="en-GB"/>
        </w:rPr>
        <w:t>et al.</w:t>
      </w:r>
      <w:r w:rsidR="004D10A4" w:rsidRPr="004D10A4">
        <w:rPr>
          <w:rFonts w:ascii="Times New Roman" w:cs="Times New Roman"/>
          <w:lang w:val="en-GB"/>
        </w:rPr>
        <w:t xml:space="preserve"> 2017b)</w:t>
      </w:r>
      <w:r w:rsidR="00F109DC">
        <w:rPr>
          <w:rFonts w:eastAsiaTheme="minorEastAsia" w:cstheme="minorHAnsi"/>
          <w:lang w:val="en-US"/>
        </w:rPr>
        <w:fldChar w:fldCharType="end"/>
      </w:r>
      <w:ins w:id="668" w:author="Max Lindmark" w:date="2020-09-14T10:08:00Z">
        <w:r w:rsidR="00753A17">
          <w:rPr>
            <w:rFonts w:eastAsiaTheme="minorEastAsia" w:cstheme="minorHAnsi"/>
            <w:lang w:val="en-US"/>
          </w:rPr>
          <w:t xml:space="preserve">. </w:t>
        </w:r>
        <w:r w:rsidR="00924561">
          <w:rPr>
            <w:rFonts w:eastAsiaTheme="minorEastAsia" w:cstheme="minorHAnsi"/>
            <w:lang w:val="en-US"/>
          </w:rPr>
          <w:t xml:space="preserve">However, </w:t>
        </w:r>
      </w:ins>
      <w:ins w:id="669" w:author="Max Lindmark" w:date="2020-09-14T10:09:00Z">
        <w:r w:rsidR="00A15C55">
          <w:rPr>
            <w:rFonts w:eastAsiaTheme="minorEastAsia" w:cstheme="minorHAnsi"/>
            <w:lang w:val="en-US"/>
          </w:rPr>
          <w:t xml:space="preserve">we do not have a good </w:t>
        </w:r>
      </w:ins>
      <w:ins w:id="670" w:author="Max Lindmark" w:date="2020-09-14T10:12:00Z">
        <w:r w:rsidR="00126949">
          <w:rPr>
            <w:rFonts w:eastAsiaTheme="minorEastAsia" w:cstheme="minorHAnsi"/>
            <w:lang w:val="en-US"/>
          </w:rPr>
          <w:t xml:space="preserve">understanding of the relationship between the exponents (e.g. </w:t>
        </w:r>
      </w:ins>
      <m:oMath>
        <m:sSub>
          <m:sSubPr>
            <m:ctrlPr>
              <w:ins w:id="671" w:author="Max Lindmark" w:date="2020-09-14T10:12:00Z">
                <w:rPr>
                  <w:rFonts w:ascii="Cambria Math" w:eastAsiaTheme="minorEastAsia" w:hAnsi="Cambria Math" w:cstheme="minorHAnsi"/>
                  <w:i/>
                  <w:lang w:val="en-GB"/>
                </w:rPr>
              </w:ins>
            </m:ctrlPr>
          </m:sSubPr>
          <m:e>
            <m:r>
              <w:ins w:id="672" w:author="Max Lindmark" w:date="2020-09-14T10:12:00Z">
                <w:rPr>
                  <w:rFonts w:ascii="Cambria Math" w:eastAsiaTheme="minorEastAsia" w:hAnsi="Cambria Math" w:cstheme="minorHAnsi"/>
                  <w:lang w:val="en-GB"/>
                </w:rPr>
                <m:t>b</m:t>
              </w:ins>
            </m:r>
          </m:e>
          <m:sub>
            <m:r>
              <w:ins w:id="673" w:author="Max Lindmark" w:date="2020-09-14T10:12:00Z">
                <w:rPr>
                  <w:rFonts w:ascii="Cambria Math" w:eastAsiaTheme="minorEastAsia" w:hAnsi="Cambria Math" w:cstheme="minorHAnsi"/>
                  <w:lang w:val="en-GB"/>
                </w:rPr>
                <m:t>1</m:t>
              </w:ins>
            </m:r>
          </m:sub>
        </m:sSub>
        <m:r>
          <w:ins w:id="674" w:author="Max Lindmark" w:date="2020-09-14T10:12:00Z">
            <w:rPr>
              <w:rFonts w:ascii="Cambria Math" w:eastAsiaTheme="minorEastAsia" w:hAnsi="Cambria Math" w:cstheme="minorHAnsi"/>
              <w:lang w:val="en-GB"/>
            </w:rPr>
            <m:t>&lt;</m:t>
          </w:ins>
        </m:r>
        <m:sSub>
          <m:sSubPr>
            <m:ctrlPr>
              <w:ins w:id="675" w:author="Max Lindmark" w:date="2020-09-14T10:13:00Z">
                <w:rPr>
                  <w:rFonts w:ascii="Cambria Math" w:eastAsiaTheme="minorEastAsia" w:hAnsi="Cambria Math" w:cstheme="minorHAnsi"/>
                  <w:i/>
                  <w:lang w:val="en-GB"/>
                </w:rPr>
              </w:ins>
            </m:ctrlPr>
          </m:sSubPr>
          <m:e>
            <m:r>
              <w:ins w:id="676" w:author="Max Lindmark" w:date="2020-09-14T10:13:00Z">
                <w:rPr>
                  <w:rFonts w:ascii="Cambria Math" w:eastAsiaTheme="minorEastAsia" w:hAnsi="Cambria Math" w:cstheme="minorHAnsi"/>
                  <w:lang w:val="en-GB"/>
                </w:rPr>
                <m:t>b</m:t>
              </w:ins>
            </m:r>
          </m:e>
          <m:sub>
            <m:r>
              <w:ins w:id="677" w:author="Max Lindmark" w:date="2020-09-14T10:13:00Z">
                <w:rPr>
                  <w:rFonts w:ascii="Cambria Math" w:eastAsiaTheme="minorEastAsia" w:hAnsi="Cambria Math" w:cstheme="minorHAnsi"/>
                  <w:lang w:val="en-GB"/>
                </w:rPr>
                <m:t>2</m:t>
              </w:ins>
            </m:r>
          </m:sub>
        </m:sSub>
      </m:oMath>
      <w:ins w:id="678" w:author="Max Lindmark" w:date="2020-09-14T10:13:00Z">
        <w:r w:rsidR="00126949">
          <w:rPr>
            <w:rFonts w:eastAsiaTheme="minorEastAsia" w:cstheme="minorHAnsi"/>
            <w:lang w:val="en-GB"/>
          </w:rPr>
          <w:t xml:space="preserve">) </w:t>
        </w:r>
        <w:r w:rsidR="005A55B0">
          <w:rPr>
            <w:rFonts w:eastAsiaTheme="minorEastAsia" w:cstheme="minorHAnsi"/>
            <w:lang w:val="en-GB"/>
          </w:rPr>
          <w:t>at the intraspecific level</w:t>
        </w:r>
        <w:r w:rsidR="00AC3800">
          <w:rPr>
            <w:rFonts w:eastAsiaTheme="minorEastAsia" w:cstheme="minorHAnsi"/>
            <w:lang w:val="en-GB"/>
          </w:rPr>
          <w:t>, because these models and their parameters are typically evaluated using interspecific data.</w:t>
        </w:r>
        <w:r w:rsidR="00721E5D" w:rsidRPr="00E071F1" w:rsidDel="00E87659">
          <w:rPr>
            <w:rFonts w:eastAsiaTheme="minorEastAsia" w:cstheme="minorHAnsi"/>
            <w:lang w:val="en-GB"/>
          </w:rPr>
          <w:t xml:space="preserve"> </w:t>
        </w:r>
      </w:ins>
      <w:ins w:id="679" w:author="Max Lindmark" w:date="2020-09-14T10:14:00Z">
        <w:r w:rsidR="00721E5D">
          <w:rPr>
            <w:rFonts w:eastAsiaTheme="minorEastAsia" w:cstheme="minorHAnsi"/>
            <w:lang w:val="en-GB"/>
          </w:rPr>
          <w:t xml:space="preserve">However, </w:t>
        </w:r>
      </w:ins>
      <w:del w:id="680" w:author="Max Lindmark" w:date="2020-09-10T18:15:00Z">
        <w:r w:rsidR="00AE28A1" w:rsidRPr="00E071F1" w:rsidDel="00E87659">
          <w:rPr>
            <w:rFonts w:eastAsiaTheme="minorEastAsia" w:cstheme="minorHAnsi"/>
            <w:lang w:val="en-GB"/>
          </w:rPr>
          <w:delText xml:space="preserve"> </w:delText>
        </w:r>
      </w:del>
      <w:del w:id="681" w:author="Max Lindmark" w:date="2020-09-10T17:59:00Z">
        <w:r w:rsidR="00CB4A4B" w:rsidRPr="00E071F1" w:rsidDel="00BF69F5">
          <w:rPr>
            <w:rFonts w:eastAsiaTheme="minorEastAsia" w:cstheme="minorHAnsi"/>
            <w:lang w:val="en-GB"/>
          </w:rPr>
          <w:delText>T</w:delText>
        </w:r>
      </w:del>
      <w:del w:id="682" w:author="Max Lindmark" w:date="2020-09-10T18:26:00Z">
        <w:r w:rsidR="00CB4A4B" w:rsidRPr="00E071F1" w:rsidDel="008248CE">
          <w:rPr>
            <w:rFonts w:eastAsiaTheme="minorEastAsia" w:cstheme="minorHAnsi"/>
            <w:lang w:val="en-GB"/>
          </w:rPr>
          <w:delText xml:space="preserve">he model can also be restated </w:delText>
        </w:r>
        <w:r w:rsidR="00855685" w:rsidRPr="00E071F1" w:rsidDel="008248CE">
          <w:rPr>
            <w:rFonts w:eastAsiaTheme="minorEastAsia" w:cstheme="minorHAnsi"/>
            <w:lang w:val="en-GB"/>
          </w:rPr>
          <w:delText>in terms of energy</w:delText>
        </w:r>
        <w:r w:rsidR="005B2A72" w:rsidRPr="00E071F1" w:rsidDel="008248CE">
          <w:rPr>
            <w:rFonts w:eastAsiaTheme="minorEastAsia" w:cstheme="minorHAnsi"/>
            <w:lang w:val="en-GB"/>
          </w:rPr>
          <w:delText xml:space="preserve">, </w:delText>
        </w:r>
        <w:r w:rsidR="00E836F6" w:rsidRPr="00E071F1" w:rsidDel="008248CE">
          <w:rPr>
            <w:rFonts w:eastAsiaTheme="minorEastAsia" w:cstheme="minorHAnsi"/>
            <w:lang w:val="en-GB"/>
          </w:rPr>
          <w:delText xml:space="preserve">as a balance between energy </w:delText>
        </w:r>
        <w:r w:rsidR="00654509" w:rsidRPr="00E071F1" w:rsidDel="008248CE">
          <w:rPr>
            <w:rFonts w:eastAsiaTheme="minorEastAsia" w:cstheme="minorHAnsi"/>
            <w:lang w:val="en-GB"/>
          </w:rPr>
          <w:delText xml:space="preserve">gains </w:delText>
        </w:r>
        <w:r w:rsidR="00E836F6" w:rsidRPr="00E071F1" w:rsidDel="008248CE">
          <w:rPr>
            <w:rFonts w:eastAsiaTheme="minorEastAsia" w:cstheme="minorHAnsi"/>
            <w:lang w:val="en-GB"/>
          </w:rPr>
          <w:delText xml:space="preserve">and costs. </w:delText>
        </w:r>
      </w:del>
      <w:del w:id="683" w:author="Max Lindmark" w:date="2020-09-10T18:12:00Z">
        <w:r w:rsidR="00E836F6" w:rsidRPr="00E071F1" w:rsidDel="008B4EB6">
          <w:rPr>
            <w:rFonts w:eastAsiaTheme="minorEastAsia" w:cstheme="minorHAnsi"/>
            <w:lang w:val="en-GB"/>
          </w:rPr>
          <w:delText>From a physiological perspective, i</w:delText>
        </w:r>
      </w:del>
      <w:del w:id="684" w:author="Max Lindmark" w:date="2020-09-10T18:26:00Z">
        <w:r w:rsidR="00E836F6" w:rsidRPr="00E071F1" w:rsidDel="008248CE">
          <w:rPr>
            <w:rFonts w:eastAsiaTheme="minorEastAsia" w:cstheme="minorHAnsi"/>
            <w:lang w:val="en-GB"/>
          </w:rPr>
          <w:delText>t is</w:delText>
        </w:r>
      </w:del>
      <w:del w:id="685" w:author="Max Lindmark" w:date="2020-09-10T18:13:00Z">
        <w:r w:rsidR="00E836F6" w:rsidRPr="00E071F1" w:rsidDel="008B4EB6">
          <w:rPr>
            <w:rFonts w:eastAsiaTheme="minorEastAsia" w:cstheme="minorHAnsi"/>
            <w:lang w:val="en-GB"/>
          </w:rPr>
          <w:delText xml:space="preserve"> </w:delText>
        </w:r>
      </w:del>
      <w:del w:id="686" w:author="Max Lindmark" w:date="2020-09-10T18:26:00Z">
        <w:r w:rsidR="00E836F6" w:rsidRPr="00E071F1" w:rsidDel="008248CE">
          <w:rPr>
            <w:rFonts w:eastAsiaTheme="minorEastAsia" w:cstheme="minorHAnsi"/>
            <w:lang w:val="en-GB"/>
          </w:rPr>
          <w:delText>common</w:delText>
        </w:r>
      </w:del>
      <w:del w:id="687" w:author="Max Lindmark" w:date="2020-09-10T18:21:00Z">
        <w:r w:rsidR="00E836F6" w:rsidRPr="00E071F1" w:rsidDel="001A0B3D">
          <w:rPr>
            <w:rFonts w:eastAsiaTheme="minorEastAsia" w:cstheme="minorHAnsi"/>
            <w:lang w:val="en-GB"/>
          </w:rPr>
          <w:delText xml:space="preserve"> </w:delText>
        </w:r>
        <w:r w:rsidR="00A332F3" w:rsidRPr="00E071F1" w:rsidDel="001A0B3D">
          <w:rPr>
            <w:rFonts w:eastAsiaTheme="minorEastAsia" w:cstheme="minorHAnsi"/>
            <w:lang w:val="en-GB"/>
          </w:rPr>
          <w:delText xml:space="preserve">to </w:delText>
        </w:r>
        <w:r w:rsidR="005147AA" w:rsidRPr="00E071F1" w:rsidDel="001A0B3D">
          <w:rPr>
            <w:rFonts w:eastAsiaTheme="minorEastAsia" w:cstheme="minorHAnsi"/>
            <w:lang w:val="en-GB"/>
          </w:rPr>
          <w:delText xml:space="preserve">assume maintenance costs </w:delText>
        </w:r>
      </w:del>
      <w:del w:id="688" w:author="Max Lindmark" w:date="2020-09-10T18:13:00Z">
        <w:r w:rsidR="00C22553" w:rsidRPr="00E071F1" w:rsidDel="00AE2355">
          <w:rPr>
            <w:rFonts w:eastAsiaTheme="minorEastAsia" w:cstheme="minorHAnsi"/>
            <w:lang w:val="en-GB"/>
          </w:rPr>
          <w:delText xml:space="preserve">are </w:delText>
        </w:r>
      </w:del>
      <w:del w:id="689" w:author="Max Lindmark" w:date="2020-09-10T18:21:00Z">
        <w:r w:rsidR="005147AA" w:rsidRPr="00E071F1" w:rsidDel="001A0B3D">
          <w:rPr>
            <w:rFonts w:eastAsiaTheme="minorEastAsia" w:cstheme="minorHAnsi"/>
            <w:lang w:val="en-GB"/>
          </w:rPr>
          <w:delText xml:space="preserve">proportional to standard metabolic rate </w:delText>
        </w:r>
        <w:r w:rsidR="0066075A" w:rsidRPr="00E071F1" w:rsidDel="001A0B3D">
          <w:rPr>
            <w:rFonts w:eastAsiaTheme="minorEastAsia" w:cstheme="minorHAnsi"/>
          </w:rPr>
          <w:fldChar w:fldCharType="begin"/>
        </w:r>
        <w:r w:rsidR="00422B99" w:rsidRPr="00E071F1" w:rsidDel="001A0B3D">
          <w:rPr>
            <w:rFonts w:eastAsiaTheme="minorEastAsia" w:cstheme="minorHAnsi"/>
            <w:lang w:val="en-GB"/>
          </w:rPr>
          <w:delInstrText xml:space="preserve"> ADDIN ZOTERO_ITEM CSL_CITATION {"citationID":"a2dpgi7bf0g","properties":{"formattedCitation":"(Ursin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66075A" w:rsidRPr="00E071F1" w:rsidDel="001A0B3D">
          <w:rPr>
            <w:rFonts w:eastAsiaTheme="minorEastAsia" w:cstheme="minorHAnsi"/>
          </w:rPr>
          <w:fldChar w:fldCharType="separate"/>
        </w:r>
        <w:r w:rsidR="0044238B" w:rsidRPr="00E071F1" w:rsidDel="001A0B3D">
          <w:rPr>
            <w:lang w:val="en-GB"/>
          </w:rPr>
          <w:delText xml:space="preserve">(Ursin 1967; Jobling 1997; Lefevre </w:delText>
        </w:r>
        <w:r w:rsidR="0044238B" w:rsidRPr="00E071F1" w:rsidDel="001A0B3D">
          <w:rPr>
            <w:i/>
            <w:iCs/>
            <w:lang w:val="en-GB"/>
          </w:rPr>
          <w:delText>et al.</w:delText>
        </w:r>
        <w:r w:rsidR="0044238B" w:rsidRPr="00E071F1" w:rsidDel="001A0B3D">
          <w:rPr>
            <w:lang w:val="en-GB"/>
          </w:rPr>
          <w:delText xml:space="preserve"> 2017)</w:delText>
        </w:r>
        <w:r w:rsidR="0066075A" w:rsidRPr="00E071F1" w:rsidDel="001A0B3D">
          <w:rPr>
            <w:rFonts w:eastAsiaTheme="minorEastAsia" w:cstheme="minorHAnsi"/>
          </w:rPr>
          <w:fldChar w:fldCharType="end"/>
        </w:r>
        <w:r w:rsidR="008512D7" w:rsidRPr="00E071F1" w:rsidDel="001A0B3D">
          <w:rPr>
            <w:rFonts w:eastAsiaTheme="minorEastAsia" w:cstheme="minorHAnsi"/>
            <w:lang w:val="en-GB"/>
          </w:rPr>
          <w:delText xml:space="preserve">, which </w:delText>
        </w:r>
      </w:del>
      <w:del w:id="690" w:author="Max Lindmark" w:date="2020-09-10T18:00:00Z">
        <w:r w:rsidR="008512D7" w:rsidRPr="00E071F1" w:rsidDel="00933AD1">
          <w:rPr>
            <w:rFonts w:eastAsiaTheme="minorEastAsia" w:cstheme="minorHAnsi"/>
            <w:lang w:val="en-GB"/>
          </w:rPr>
          <w:delText>has a mass</w:delText>
        </w:r>
        <w:r w:rsidR="0010623B" w:rsidRPr="00E071F1" w:rsidDel="00933AD1">
          <w:rPr>
            <w:rFonts w:eastAsiaTheme="minorEastAsia" w:cstheme="minorHAnsi"/>
            <w:lang w:val="en-GB"/>
          </w:rPr>
          <w:delText xml:space="preserve"> </w:delText>
        </w:r>
        <w:r w:rsidR="008512D7" w:rsidRPr="00E071F1" w:rsidDel="00933AD1">
          <w:rPr>
            <w:rFonts w:eastAsiaTheme="minorEastAsia" w:cstheme="minorHAnsi"/>
            <w:lang w:val="en-GB"/>
          </w:rPr>
          <w:delText>exponent around 0.8</w:delText>
        </w:r>
        <w:r w:rsidR="008018EB" w:rsidRPr="00E071F1" w:rsidDel="00933AD1">
          <w:rPr>
            <w:rFonts w:eastAsiaTheme="minorEastAsia" w:cstheme="minorHAnsi"/>
            <w:lang w:val="en-GB"/>
          </w:rPr>
          <w:delText xml:space="preserve"> in fishes</w:delText>
        </w:r>
        <w:r w:rsidR="008512D7" w:rsidRPr="00E071F1" w:rsidDel="00933AD1">
          <w:rPr>
            <w:rFonts w:eastAsiaTheme="minorEastAsia" w:cstheme="minorHAnsi"/>
            <w:lang w:val="en-GB"/>
          </w:rPr>
          <w:delText xml:space="preserve"> </w:delText>
        </w:r>
      </w:del>
      <w:del w:id="691" w:author="Max Lindmark" w:date="2020-09-10T18:21:00Z">
        <w:r w:rsidR="008512D7" w:rsidRPr="00E071F1" w:rsidDel="001A0B3D">
          <w:rPr>
            <w:rFonts w:eastAsiaTheme="minorEastAsia" w:cstheme="minorHAnsi"/>
          </w:rPr>
          <w:fldChar w:fldCharType="begin"/>
        </w:r>
        <w:r w:rsidR="006D3AEA" w:rsidDel="001A0B3D">
          <w:rPr>
            <w:rFonts w:eastAsiaTheme="minorEastAsia" w:cstheme="minorHAnsi"/>
            <w:lang w:val="en-GB"/>
          </w:rPr>
          <w:delInstrText xml:space="preserve"> ADDIN ZOTERO_ITEM CSL_CITATION {"citationID":"a1do442h4h8","properties":{"formattedCitation":"\\uldash{(Clarke &amp; Johnston 1999; Brown {\\i{}et al.} 2004; Jerde {\\i{}et al.} 2019)}","plainCitation":"(Clarke &amp; Johnston 1999; Brown et al.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8512D7" w:rsidRPr="00E071F1" w:rsidDel="001A0B3D">
          <w:rPr>
            <w:rFonts w:eastAsiaTheme="minorEastAsia" w:cstheme="minorHAnsi"/>
          </w:rPr>
          <w:fldChar w:fldCharType="separate"/>
        </w:r>
        <w:r w:rsidR="006D3AEA" w:rsidRPr="006D3AEA" w:rsidDel="001A0B3D">
          <w:rPr>
            <w:rFonts w:ascii="Times New Roman" w:cs="Times New Roman"/>
            <w:u w:val="dash"/>
            <w:lang w:val="en-GB"/>
          </w:rPr>
          <w:delText xml:space="preserve">(Clarke &amp; Johnston 1999; Brown </w:delText>
        </w:r>
        <w:r w:rsidR="006D3AEA" w:rsidRPr="006D3AEA" w:rsidDel="001A0B3D">
          <w:rPr>
            <w:rFonts w:ascii="Times New Roman" w:cs="Times New Roman"/>
            <w:i/>
            <w:iCs/>
            <w:u w:val="dash"/>
            <w:lang w:val="en-GB"/>
          </w:rPr>
          <w:delText>et al.</w:delText>
        </w:r>
        <w:r w:rsidR="006D3AEA" w:rsidRPr="006D3AEA" w:rsidDel="001A0B3D">
          <w:rPr>
            <w:rFonts w:ascii="Times New Roman" w:cs="Times New Roman"/>
            <w:u w:val="dash"/>
            <w:lang w:val="en-GB"/>
          </w:rPr>
          <w:delText xml:space="preserve"> 2004; Jerde </w:delText>
        </w:r>
        <w:r w:rsidR="006D3AEA" w:rsidRPr="006D3AEA" w:rsidDel="001A0B3D">
          <w:rPr>
            <w:rFonts w:ascii="Times New Roman" w:cs="Times New Roman"/>
            <w:i/>
            <w:iCs/>
            <w:u w:val="dash"/>
            <w:lang w:val="en-GB"/>
          </w:rPr>
          <w:delText>et al.</w:delText>
        </w:r>
        <w:r w:rsidR="006D3AEA" w:rsidRPr="006D3AEA" w:rsidDel="001A0B3D">
          <w:rPr>
            <w:rFonts w:ascii="Times New Roman" w:cs="Times New Roman"/>
            <w:u w:val="dash"/>
            <w:lang w:val="en-GB"/>
          </w:rPr>
          <w:delText xml:space="preserve"> 2019)</w:delText>
        </w:r>
        <w:r w:rsidR="008512D7" w:rsidRPr="00E071F1" w:rsidDel="001A0B3D">
          <w:rPr>
            <w:rFonts w:eastAsiaTheme="minorEastAsia" w:cstheme="minorHAnsi"/>
          </w:rPr>
          <w:fldChar w:fldCharType="end"/>
        </w:r>
      </w:del>
      <w:del w:id="692" w:author="Max Lindmark" w:date="2020-09-10T18:26:00Z">
        <w:r w:rsidR="009C6924" w:rsidRPr="00E071F1" w:rsidDel="008248CE">
          <w:rPr>
            <w:rFonts w:eastAsiaTheme="minorEastAsia" w:cstheme="minorHAnsi"/>
            <w:lang w:val="en-GB"/>
          </w:rPr>
          <w:delText xml:space="preserve">. </w:delText>
        </w:r>
      </w:del>
      <w:del w:id="693" w:author="Max Lindmark" w:date="2020-09-10T18:00:00Z">
        <w:r w:rsidR="009C6924" w:rsidRPr="00E071F1" w:rsidDel="00F339EF">
          <w:rPr>
            <w:rFonts w:eastAsiaTheme="minorEastAsia" w:cstheme="minorHAnsi"/>
            <w:lang w:val="en-GB"/>
          </w:rPr>
          <w:delText xml:space="preserve">In this </w:delText>
        </w:r>
      </w:del>
      <w:del w:id="694" w:author="Max Lindmark" w:date="2020-09-10T18:01:00Z">
        <w:r w:rsidR="00B907C0" w:rsidRPr="00E071F1" w:rsidDel="00F339EF">
          <w:rPr>
            <w:rFonts w:eastAsiaTheme="minorEastAsia" w:cstheme="minorHAnsi"/>
            <w:lang w:val="en-GB"/>
          </w:rPr>
          <w:delText>case</w:delText>
        </w:r>
        <w:r w:rsidR="00F935D8" w:rsidRPr="00E071F1" w:rsidDel="00F339EF">
          <w:rPr>
            <w:rFonts w:eastAsiaTheme="minorEastAsia" w:cstheme="minorHAnsi"/>
            <w:lang w:val="en-GB"/>
          </w:rPr>
          <w:delText>,</w:delText>
        </w:r>
        <w:r w:rsidR="00B907C0" w:rsidRPr="00E071F1" w:rsidDel="00F339EF">
          <w:rPr>
            <w:rFonts w:eastAsiaTheme="minorEastAsia" w:cstheme="minorHAnsi"/>
            <w:lang w:val="en-GB"/>
          </w:rPr>
          <w:delText xml:space="preserve"> </w:delText>
        </w:r>
        <w:r w:rsidR="00644019" w:rsidRPr="00E071F1" w:rsidDel="00575B00">
          <w:rPr>
            <w:rFonts w:eastAsiaTheme="minorEastAsia" w:cstheme="minorHAnsi"/>
            <w:lang w:val="en-GB"/>
          </w:rPr>
          <w:delText xml:space="preserve">classic </w:delText>
        </w:r>
      </w:del>
      <w:del w:id="695" w:author="Max Lindmark" w:date="2020-09-10T18:26:00Z">
        <w:r w:rsidR="00644019" w:rsidRPr="00E071F1" w:rsidDel="008248CE">
          <w:rPr>
            <w:rFonts w:eastAsiaTheme="minorEastAsia" w:cstheme="minorHAnsi"/>
            <w:lang w:val="en-GB"/>
          </w:rPr>
          <w:delText>Pütter</w:delText>
        </w:r>
        <w:r w:rsidR="00B907C0" w:rsidRPr="00E071F1" w:rsidDel="008248CE">
          <w:rPr>
            <w:rFonts w:eastAsiaTheme="minorEastAsia" w:cstheme="minorHAnsi"/>
            <w:lang w:val="en-GB"/>
          </w:rPr>
          <w:delText xml:space="preserve"> </w:delText>
        </w:r>
      </w:del>
      <w:del w:id="696" w:author="Max Lindmark" w:date="2020-09-10T18:14:00Z">
        <w:r w:rsidR="00B907C0" w:rsidRPr="00E071F1" w:rsidDel="00B90F52">
          <w:rPr>
            <w:rFonts w:eastAsiaTheme="minorEastAsia" w:cstheme="minorHAnsi"/>
            <w:lang w:val="en-GB"/>
          </w:rPr>
          <w:delText>model</w:delText>
        </w:r>
        <w:r w:rsidR="00744C81" w:rsidRPr="00E071F1" w:rsidDel="00B90F52">
          <w:rPr>
            <w:rFonts w:eastAsiaTheme="minorEastAsia" w:cstheme="minorHAnsi"/>
            <w:lang w:val="en-GB"/>
          </w:rPr>
          <w:delText>s</w:delText>
        </w:r>
      </w:del>
      <w:del w:id="697" w:author="Max Lindmark" w:date="2020-09-10T18:01:00Z">
        <w:r w:rsidR="00AF45C5" w:rsidRPr="00E071F1" w:rsidDel="00575B00">
          <w:rPr>
            <w:rFonts w:eastAsiaTheme="minorEastAsia" w:cstheme="minorHAnsi"/>
            <w:lang w:val="en-GB"/>
          </w:rPr>
          <w:delText xml:space="preserve"> of growth</w:delText>
        </w:r>
        <w:r w:rsidR="00092195" w:rsidRPr="00E071F1" w:rsidDel="00575B00">
          <w:rPr>
            <w:rFonts w:eastAsiaTheme="minorEastAsia" w:cstheme="minorHAnsi"/>
            <w:lang w:val="en-GB"/>
          </w:rPr>
          <w:delText xml:space="preserve">, </w:delText>
        </w:r>
      </w:del>
      <w:del w:id="698" w:author="Max Lindmark" w:date="2020-09-10T18:14:00Z">
        <w:r w:rsidR="00092195" w:rsidRPr="00E071F1" w:rsidDel="00B90F52">
          <w:rPr>
            <w:rFonts w:eastAsiaTheme="minorEastAsia" w:cstheme="minorHAnsi"/>
            <w:lang w:val="en-GB"/>
          </w:rPr>
          <w:delText xml:space="preserve">such as the VBGM </w:delText>
        </w:r>
      </w:del>
      <w:del w:id="699" w:author="Max Lindmark" w:date="2020-09-10T18:01:00Z">
        <w:r w:rsidR="00092195" w:rsidRPr="00E071F1" w:rsidDel="00F34032">
          <w:rPr>
            <w:rFonts w:eastAsiaTheme="minorEastAsia" w:cstheme="minorHAnsi"/>
            <w:lang w:val="en-GB"/>
          </w:rPr>
          <w:delText>or</w:delText>
        </w:r>
        <w:r w:rsidR="006364F2" w:rsidRPr="00E071F1" w:rsidDel="00F34032">
          <w:rPr>
            <w:rFonts w:eastAsiaTheme="minorEastAsia" w:cstheme="minorHAnsi"/>
            <w:lang w:val="en-GB"/>
          </w:rPr>
          <w:delText xml:space="preserve"> the </w:delText>
        </w:r>
        <w:r w:rsidR="00003D1A" w:rsidRPr="00E071F1" w:rsidDel="00F34032">
          <w:rPr>
            <w:rFonts w:eastAsiaTheme="minorEastAsia" w:cstheme="minorHAnsi"/>
            <w:lang w:val="en-GB"/>
          </w:rPr>
          <w:delText>ontogenetic growth model</w:delText>
        </w:r>
        <w:r w:rsidR="006364F2" w:rsidRPr="00E071F1" w:rsidDel="00F34032">
          <w:rPr>
            <w:rFonts w:eastAsiaTheme="minorEastAsia" w:cstheme="minorHAnsi"/>
            <w:lang w:val="en-GB"/>
          </w:rPr>
          <w:delText xml:space="preserve"> </w:delText>
        </w:r>
        <w:r w:rsidR="006364F2" w:rsidRPr="00E071F1" w:rsidDel="00F34032">
          <w:rPr>
            <w:rFonts w:eastAsiaTheme="minorEastAsia" w:cstheme="minorHAnsi"/>
          </w:rPr>
          <w:fldChar w:fldCharType="begin"/>
        </w:r>
        <w:r w:rsidR="00422B99" w:rsidRPr="00E071F1" w:rsidDel="00F34032">
          <w:rPr>
            <w:rFonts w:eastAsiaTheme="minorEastAsia" w:cstheme="minorHAnsi"/>
            <w:lang w:val="en-GB"/>
          </w:rPr>
          <w:delInstrText xml:space="preserve"> ADDIN ZOTERO_ITEM CSL_CITATION {"citationID":"a2erumevfip","properties":{"formattedCitation":"(West {\\i{}et al.} 2001)","plainCitation":"(West et al. 2001)","noteIndex":0},"citationItems":[{"id":820,"uris":["http://zotero.org/users/6116610/items/UU9JYELF"],"uri":["http://zotero.org/users/6116610/items/UU9JYELF"],"itemData":{"id":820,"type":"article-journal","abstract":"Several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delInstrText>
        </w:r>
        <w:r w:rsidR="006364F2" w:rsidRPr="00E071F1" w:rsidDel="00F34032">
          <w:rPr>
            <w:rFonts w:eastAsiaTheme="minorEastAsia" w:cstheme="minorHAnsi"/>
          </w:rPr>
          <w:fldChar w:fldCharType="separate"/>
        </w:r>
        <w:r w:rsidR="00592C85" w:rsidRPr="00E071F1" w:rsidDel="00F34032">
          <w:rPr>
            <w:lang w:val="en-GB"/>
          </w:rPr>
          <w:delText xml:space="preserve">(West </w:delText>
        </w:r>
        <w:r w:rsidR="00592C85" w:rsidRPr="00E071F1" w:rsidDel="00F34032">
          <w:rPr>
            <w:i/>
            <w:iCs/>
            <w:lang w:val="en-GB"/>
          </w:rPr>
          <w:delText>et al.</w:delText>
        </w:r>
        <w:r w:rsidR="00592C85" w:rsidRPr="00E071F1" w:rsidDel="00F34032">
          <w:rPr>
            <w:lang w:val="en-GB"/>
          </w:rPr>
          <w:delText xml:space="preserve"> 2001)</w:delText>
        </w:r>
        <w:r w:rsidR="006364F2" w:rsidRPr="00E071F1" w:rsidDel="00F34032">
          <w:rPr>
            <w:rFonts w:eastAsiaTheme="minorEastAsia" w:cstheme="minorHAnsi"/>
          </w:rPr>
          <w:fldChar w:fldCharType="end"/>
        </w:r>
        <w:r w:rsidR="00092195" w:rsidRPr="00E071F1" w:rsidDel="00F34032">
          <w:rPr>
            <w:rFonts w:eastAsiaTheme="minorEastAsia" w:cstheme="minorHAnsi"/>
            <w:lang w:val="en-GB"/>
          </w:rPr>
          <w:delText xml:space="preserve">, </w:delText>
        </w:r>
        <w:r w:rsidR="009B1FE0" w:rsidRPr="00E071F1" w:rsidDel="00FF379B">
          <w:rPr>
            <w:rFonts w:eastAsiaTheme="minorEastAsia" w:cstheme="minorHAnsi"/>
            <w:lang w:val="en-GB"/>
          </w:rPr>
          <w:delText>either fail</w:delText>
        </w:r>
        <w:r w:rsidR="00B4392B" w:rsidRPr="00E071F1" w:rsidDel="00FF379B">
          <w:rPr>
            <w:rFonts w:eastAsiaTheme="minorEastAsia" w:cstheme="minorHAnsi"/>
            <w:lang w:val="en-GB"/>
          </w:rPr>
          <w:delText xml:space="preserve"> </w:delText>
        </w:r>
        <w:r w:rsidR="007846D8" w:rsidRPr="00E071F1" w:rsidDel="00FF379B">
          <w:rPr>
            <w:rFonts w:eastAsiaTheme="minorEastAsia" w:cstheme="minorHAnsi"/>
            <w:lang w:val="en-GB"/>
          </w:rPr>
          <w:delText xml:space="preserve">to represent </w:delText>
        </w:r>
        <w:r w:rsidR="009C6924" w:rsidRPr="00E071F1" w:rsidDel="00FF379B">
          <w:rPr>
            <w:rFonts w:eastAsiaTheme="minorEastAsia" w:cstheme="minorHAnsi"/>
            <w:lang w:val="en-GB"/>
          </w:rPr>
          <w:delText xml:space="preserve">the physiological </w:delText>
        </w:r>
        <w:r w:rsidR="001C2A89" w:rsidRPr="00E071F1" w:rsidDel="00FF379B">
          <w:rPr>
            <w:rFonts w:eastAsiaTheme="minorEastAsia" w:cstheme="minorHAnsi"/>
            <w:lang w:val="en-GB"/>
          </w:rPr>
          <w:delText xml:space="preserve">processes </w:delText>
        </w:r>
        <w:r w:rsidR="0091399D" w:rsidRPr="00E071F1" w:rsidDel="00FF379B">
          <w:rPr>
            <w:rFonts w:eastAsiaTheme="minorEastAsia" w:cstheme="minorHAnsi"/>
            <w:lang w:val="en-GB"/>
          </w:rPr>
          <w:delText xml:space="preserve">they aim </w:delText>
        </w:r>
        <w:r w:rsidR="00A140E5" w:rsidRPr="00E071F1" w:rsidDel="00FF379B">
          <w:rPr>
            <w:rFonts w:eastAsiaTheme="minorEastAsia" w:cstheme="minorHAnsi"/>
            <w:lang w:val="en-GB"/>
          </w:rPr>
          <w:delText xml:space="preserve">to </w:delText>
        </w:r>
        <w:r w:rsidR="001975B1" w:rsidRPr="00E071F1" w:rsidDel="00FF379B">
          <w:rPr>
            <w:rFonts w:eastAsiaTheme="minorEastAsia" w:cstheme="minorHAnsi"/>
            <w:lang w:val="en-GB"/>
          </w:rPr>
          <w:delText>capture</w:delText>
        </w:r>
        <w:r w:rsidR="004A2EA6" w:rsidRPr="00E071F1" w:rsidDel="00FF379B">
          <w:rPr>
            <w:rFonts w:eastAsiaTheme="minorEastAsia" w:cstheme="minorHAnsi"/>
            <w:lang w:val="en-GB"/>
          </w:rPr>
          <w:delText>,</w:delText>
        </w:r>
        <w:r w:rsidR="001975B1" w:rsidRPr="00E071F1" w:rsidDel="00FF379B">
          <w:rPr>
            <w:rFonts w:eastAsiaTheme="minorEastAsia" w:cstheme="minorHAnsi"/>
            <w:lang w:val="en-GB"/>
          </w:rPr>
          <w:delText xml:space="preserve"> or</w:delText>
        </w:r>
        <w:r w:rsidR="0091399D" w:rsidRPr="00E071F1" w:rsidDel="00FF379B">
          <w:rPr>
            <w:rFonts w:eastAsiaTheme="minorEastAsia" w:cstheme="minorHAnsi"/>
            <w:lang w:val="en-GB"/>
          </w:rPr>
          <w:delText xml:space="preserve"> </w:delText>
        </w:r>
        <w:r w:rsidR="00BB04CB" w:rsidRPr="00E071F1" w:rsidDel="00FF379B">
          <w:rPr>
            <w:rFonts w:eastAsiaTheme="minorEastAsia" w:cstheme="minorHAnsi"/>
            <w:lang w:val="en-GB"/>
          </w:rPr>
          <w:delText xml:space="preserve">fail to exhibit </w:delText>
        </w:r>
      </w:del>
      <w:del w:id="700" w:author="Max Lindmark" w:date="2020-09-10T18:26:00Z">
        <w:r w:rsidR="00BB04CB" w:rsidRPr="00E071F1" w:rsidDel="008248CE">
          <w:rPr>
            <w:rFonts w:eastAsiaTheme="minorEastAsia" w:cstheme="minorHAnsi"/>
            <w:lang w:val="en-GB"/>
          </w:rPr>
          <w:delText xml:space="preserve">asymptotic </w:delText>
        </w:r>
      </w:del>
      <w:del w:id="701" w:author="Max Lindmark" w:date="2020-09-10T18:02:00Z">
        <w:r w:rsidR="00BB04CB" w:rsidRPr="00E071F1" w:rsidDel="00FF379B">
          <w:rPr>
            <w:rFonts w:eastAsiaTheme="minorEastAsia" w:cstheme="minorHAnsi"/>
            <w:lang w:val="en-GB"/>
          </w:rPr>
          <w:delText>growth</w:delText>
        </w:r>
        <w:r w:rsidR="00594B91" w:rsidRPr="00E071F1" w:rsidDel="00FF379B">
          <w:rPr>
            <w:rFonts w:eastAsiaTheme="minorEastAsia" w:cstheme="minorHAnsi"/>
            <w:lang w:val="en-GB"/>
          </w:rPr>
          <w:delText xml:space="preserve"> </w:delText>
        </w:r>
      </w:del>
      <w:del w:id="702" w:author="Max Lindmark" w:date="2020-09-10T18:26:00Z">
        <w:r w:rsidR="00594B91" w:rsidRPr="00E071F1" w:rsidDel="008248CE">
          <w:rPr>
            <w:rFonts w:eastAsiaTheme="minorEastAsia" w:cstheme="minorHAnsi"/>
          </w:rPr>
          <w:fldChar w:fldCharType="begin"/>
        </w:r>
        <w:r w:rsidR="00422B99" w:rsidRPr="00E071F1" w:rsidDel="008248CE">
          <w:rPr>
            <w:rFonts w:eastAsiaTheme="minorEastAsia" w:cstheme="minorHAnsi"/>
            <w:lang w:val="en-GB"/>
          </w:rPr>
          <w:delInstrText xml:space="preserve"> ADDIN ZOTERO_ITEM CSL_CITATION {"citationID":"a2p923vhor4","properties":{"formattedCitation":"(Marshall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594B91" w:rsidRPr="00E071F1" w:rsidDel="008248CE">
          <w:rPr>
            <w:rFonts w:eastAsiaTheme="minorEastAsia" w:cstheme="minorHAnsi"/>
          </w:rPr>
          <w:fldChar w:fldCharType="separate"/>
        </w:r>
        <w:r w:rsidR="001F613A" w:rsidRPr="00E071F1" w:rsidDel="008248CE">
          <w:rPr>
            <w:lang w:val="en-GB"/>
          </w:rPr>
          <w:delText>(Marshall &amp; White 2019b)</w:delText>
        </w:r>
        <w:r w:rsidR="00594B91" w:rsidRPr="00E071F1" w:rsidDel="008248CE">
          <w:rPr>
            <w:rFonts w:eastAsiaTheme="minorEastAsia" w:cstheme="minorHAnsi"/>
          </w:rPr>
          <w:fldChar w:fldCharType="end"/>
        </w:r>
        <w:r w:rsidR="00BB04CB" w:rsidRPr="00E071F1" w:rsidDel="002E233A">
          <w:rPr>
            <w:rFonts w:eastAsiaTheme="minorEastAsia" w:cstheme="minorHAnsi"/>
            <w:lang w:val="en-GB"/>
          </w:rPr>
          <w:delText xml:space="preserve">. </w:delText>
        </w:r>
      </w:del>
      <w:del w:id="703" w:author="Max Lindmark" w:date="2020-09-10T18:42:00Z">
        <w:r w:rsidR="000A0235" w:rsidRPr="00E071F1" w:rsidDel="00676055">
          <w:rPr>
            <w:rFonts w:eastAsiaTheme="minorEastAsia" w:cstheme="minorHAnsi"/>
            <w:lang w:val="en-GB"/>
          </w:rPr>
          <w:delText xml:space="preserve">This dichotomy can be resolved by considering </w:delText>
        </w:r>
        <w:r w:rsidR="002E5245" w:rsidRPr="00E071F1" w:rsidDel="00676055">
          <w:rPr>
            <w:rFonts w:eastAsiaTheme="minorEastAsia" w:cstheme="minorHAnsi"/>
            <w:lang w:val="en-GB"/>
          </w:rPr>
          <w:delText xml:space="preserve">the overlooked </w:delText>
        </w:r>
        <w:r w:rsidR="003C5524" w:rsidRPr="00E071F1" w:rsidDel="00676055">
          <w:rPr>
            <w:rFonts w:eastAsiaTheme="minorEastAsia" w:cstheme="minorHAnsi"/>
            <w:lang w:val="en-GB"/>
          </w:rPr>
          <w:delText>energetic investment into reproduction</w:delText>
        </w:r>
        <w:r w:rsidR="00635FEE" w:rsidRPr="00E071F1" w:rsidDel="00676055">
          <w:rPr>
            <w:rFonts w:eastAsiaTheme="minorEastAsia" w:cstheme="minorHAnsi"/>
            <w:lang w:val="en-GB"/>
          </w:rPr>
          <w:delText xml:space="preserve"> </w:delText>
        </w:r>
        <w:r w:rsidR="005233C4" w:rsidRPr="00E071F1" w:rsidDel="00676055">
          <w:rPr>
            <w:rFonts w:eastAsiaTheme="minorEastAsia" w:cstheme="minorHAnsi"/>
            <w:lang w:val="en-GB"/>
          </w:rPr>
          <w:delText xml:space="preserve">and its hyperallometric </w:delText>
        </w:r>
        <w:r w:rsidR="009364EC" w:rsidRPr="00E071F1" w:rsidDel="00676055">
          <w:rPr>
            <w:rFonts w:eastAsiaTheme="minorEastAsia" w:cstheme="minorHAnsi"/>
            <w:lang w:val="en-GB"/>
          </w:rPr>
          <w:delText>mass</w:delText>
        </w:r>
        <w:r w:rsidR="0010623B" w:rsidRPr="00E071F1" w:rsidDel="00676055">
          <w:rPr>
            <w:rFonts w:eastAsiaTheme="minorEastAsia" w:cstheme="minorHAnsi"/>
            <w:lang w:val="en-GB"/>
          </w:rPr>
          <w:delText xml:space="preserve"> </w:delText>
        </w:r>
        <w:r w:rsidR="005233C4" w:rsidRPr="00E071F1" w:rsidDel="00676055">
          <w:rPr>
            <w:rFonts w:eastAsiaTheme="minorEastAsia" w:cstheme="minorHAnsi"/>
            <w:lang w:val="en-GB"/>
          </w:rPr>
          <w:delText>scaling</w:delText>
        </w:r>
        <w:r w:rsidR="00D530C2" w:rsidRPr="00E071F1" w:rsidDel="00676055">
          <w:rPr>
            <w:rFonts w:eastAsiaTheme="minorEastAsia" w:cstheme="minorHAnsi"/>
            <w:lang w:val="en-GB"/>
          </w:rPr>
          <w:delText xml:space="preserve"> (</w:delText>
        </w:r>
        <w:r w:rsidR="00635FEE" w:rsidRPr="00E071F1" w:rsidDel="00676055">
          <w:rPr>
            <w:rFonts w:eastAsiaTheme="minorEastAsia" w:cstheme="minorHAnsi"/>
            <w:lang w:val="en-GB"/>
          </w:rPr>
          <w:delText>exponent larger than 1)</w:delText>
        </w:r>
        <w:r w:rsidR="00B0435E" w:rsidRPr="00E071F1" w:rsidDel="00676055">
          <w:rPr>
            <w:rFonts w:eastAsiaTheme="minorEastAsia" w:cstheme="minorHAnsi"/>
            <w:lang w:val="en-GB"/>
          </w:rPr>
          <w:delText xml:space="preserve"> </w:delText>
        </w:r>
        <w:r w:rsidR="00E61DE0" w:rsidRPr="00E071F1" w:rsidDel="00676055">
          <w:rPr>
            <w:rFonts w:eastAsiaTheme="minorEastAsia" w:cstheme="minorHAnsi"/>
          </w:rPr>
          <w:fldChar w:fldCharType="begin"/>
        </w:r>
        <w:r w:rsidR="004474AF" w:rsidDel="00676055">
          <w:rPr>
            <w:rFonts w:eastAsiaTheme="minorEastAsia" w:cstheme="minorHAnsi"/>
            <w:lang w:val="en-GB"/>
          </w:rPr>
          <w:delInstrText xml:space="preserve"> ADDIN ZOTERO_ITEM CSL_CITATION {"citationID":"a2d4o6vll58","properties":{"formattedCitation":"\\uldash{(Marshall &amp; White 2019)}","plainCitation":"(Marshall &amp; White 2019)","noteIndex":0},"citationItems":[{"id":12,"uris":["http://zotero.org/users/6116610/items/I2ZFE658"],"uri":["http://zotero.org/users/6116610/items/I2ZFE658"],"itemData":{"id":12,"type":"article-journal","container-title":"Trends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61DE0" w:rsidRPr="00E071F1" w:rsidDel="00676055">
          <w:rPr>
            <w:rFonts w:eastAsiaTheme="minorEastAsia" w:cstheme="minorHAnsi"/>
          </w:rPr>
          <w:fldChar w:fldCharType="separate"/>
        </w:r>
        <w:r w:rsidR="004474AF" w:rsidRPr="004474AF" w:rsidDel="00676055">
          <w:rPr>
            <w:rFonts w:ascii="Times New Roman" w:cs="Times New Roman"/>
            <w:u w:val="dash"/>
            <w:lang w:val="en-GB"/>
          </w:rPr>
          <w:delText>(Marshall &amp; White 2019)</w:delText>
        </w:r>
        <w:r w:rsidR="00E61DE0" w:rsidRPr="00E071F1" w:rsidDel="00676055">
          <w:rPr>
            <w:rFonts w:eastAsiaTheme="minorEastAsia" w:cstheme="minorHAnsi"/>
          </w:rPr>
          <w:fldChar w:fldCharType="end"/>
        </w:r>
      </w:del>
      <w:del w:id="704" w:author="Max Lindmark" w:date="2020-09-10T18:07:00Z">
        <w:r w:rsidR="003477E3" w:rsidRPr="00E071F1" w:rsidDel="009709CD">
          <w:rPr>
            <w:rFonts w:eastAsiaTheme="minorEastAsia" w:cstheme="minorHAnsi"/>
            <w:lang w:val="en-GB"/>
          </w:rPr>
          <w:delText xml:space="preserve">, or by </w:delText>
        </w:r>
        <w:r w:rsidR="00211319" w:rsidRPr="00E071F1" w:rsidDel="009709CD">
          <w:rPr>
            <w:rFonts w:eastAsiaTheme="minorEastAsia" w:cstheme="minorHAnsi"/>
            <w:lang w:val="en-GB"/>
          </w:rPr>
          <w:delText xml:space="preserve">describing </w:delText>
        </w:r>
        <w:r w:rsidR="003B181A" w:rsidRPr="00E071F1" w:rsidDel="009709CD">
          <w:rPr>
            <w:rFonts w:eastAsiaTheme="minorEastAsia" w:cstheme="minorHAnsi"/>
            <w:lang w:val="en-GB"/>
          </w:rPr>
          <w:delText xml:space="preserve">more complex </w:delText>
        </w:r>
        <w:r w:rsidR="00346FD3" w:rsidRPr="00E071F1" w:rsidDel="009709CD">
          <w:rPr>
            <w:rFonts w:eastAsiaTheme="minorEastAsia" w:cstheme="minorHAnsi"/>
            <w:lang w:val="en-GB"/>
          </w:rPr>
          <w:delText>energy pathways in dynamic energy budget models</w:delText>
        </w:r>
        <w:r w:rsidR="00AF7039" w:rsidRPr="00E071F1" w:rsidDel="009709CD">
          <w:rPr>
            <w:rFonts w:eastAsiaTheme="minorEastAsia" w:cstheme="minorHAnsi"/>
            <w:lang w:val="en-GB"/>
          </w:rPr>
          <w:delText xml:space="preserve"> </w:delText>
        </w:r>
        <w:r w:rsidR="000C37C7" w:rsidRPr="00E071F1" w:rsidDel="009709CD">
          <w:rPr>
            <w:rFonts w:eastAsiaTheme="minorEastAsia" w:cstheme="minorHAnsi"/>
          </w:rPr>
          <w:fldChar w:fldCharType="begin"/>
        </w:r>
        <w:r w:rsidR="00422B99" w:rsidRPr="00E071F1" w:rsidDel="009709CD">
          <w:rPr>
            <w:rFonts w:eastAsiaTheme="minorEastAsia" w:cstheme="minorHAnsi"/>
            <w:lang w:val="en-GB"/>
          </w:rPr>
          <w:delInstrText xml:space="preserve"> ADDIN ZOTERO_ITEM CSL_CITATION {"citationID":"a1q511te9vo","properties":{"formattedCitation":"(Kearney 2019)","plainCitation":"(Kearney 2019)","noteIndex":0},"citationItems":[{"id":861,"uris":["http://zotero.org/users/6116610/items/8KB4FFVS"],"uri":["http://zotero.org/users/6116610/items/8KB4FFVS"],"itemData":{"id":861,"type":"article-journal","container-title":"Trends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delInstrText>
        </w:r>
        <w:r w:rsidR="000C37C7" w:rsidRPr="00E071F1" w:rsidDel="009709CD">
          <w:rPr>
            <w:rFonts w:eastAsiaTheme="minorEastAsia" w:cstheme="minorHAnsi"/>
          </w:rPr>
          <w:fldChar w:fldCharType="separate"/>
        </w:r>
        <w:r w:rsidR="0044238B" w:rsidRPr="00E071F1" w:rsidDel="009709CD">
          <w:rPr>
            <w:lang w:val="en-GB"/>
          </w:rPr>
          <w:delText>(Kearney 2019)</w:delText>
        </w:r>
        <w:r w:rsidR="000C37C7" w:rsidRPr="00E071F1" w:rsidDel="009709CD">
          <w:rPr>
            <w:rFonts w:eastAsiaTheme="minorEastAsia" w:cstheme="minorHAnsi"/>
          </w:rPr>
          <w:fldChar w:fldCharType="end"/>
        </w:r>
        <w:r w:rsidR="00346FD3" w:rsidRPr="00E071F1" w:rsidDel="009709CD">
          <w:rPr>
            <w:rFonts w:eastAsiaTheme="minorEastAsia" w:cstheme="minorHAnsi"/>
            <w:lang w:val="en-GB"/>
          </w:rPr>
          <w:delText>.</w:delText>
        </w:r>
        <w:r w:rsidR="000C37C7" w:rsidRPr="00E071F1" w:rsidDel="009709CD">
          <w:rPr>
            <w:rFonts w:eastAsiaTheme="minorEastAsia" w:cstheme="minorHAnsi"/>
            <w:lang w:val="en-GB"/>
          </w:rPr>
          <w:delText xml:space="preserve"> </w:delText>
        </w:r>
      </w:del>
      <w:del w:id="705" w:author="Max Lindmark" w:date="2020-09-10T22:00:00Z">
        <w:r w:rsidR="00566A6F" w:rsidDel="007418F4">
          <w:rPr>
            <w:rFonts w:eastAsiaTheme="minorEastAsia" w:cstheme="minorHAnsi"/>
            <w:lang w:val="en-GB"/>
          </w:rPr>
          <w:fldChar w:fldCharType="begin"/>
        </w:r>
        <w:r w:rsidR="00BE32DF" w:rsidDel="007418F4">
          <w:rPr>
            <w:rFonts w:eastAsiaTheme="minorEastAsia" w:cstheme="minorHAnsi"/>
            <w:lang w:val="en-GB"/>
          </w:rPr>
          <w:delInstrText xml:space="preserve"> ADDIN ZOTERO_ITEM CSL_CITATION {"citationID":"akbdueuce9","properties":{"formattedCitation":"(Lefevre {\\i{}et al.} 2017)","plainCitation":"(Lefevre et al. 2017)","noteIndex":0},"citationItems":[{"id":845,"uris":["http://zotero.org/users/6116610/items/ZL6K8JKB"],"uri":["http://zotero.org/users/6116610/items/ZL6K8JKB"],"itemData":{"id":845,"type":"article-journal","abstract":"Some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566A6F" w:rsidDel="007418F4">
          <w:rPr>
            <w:rFonts w:eastAsiaTheme="minorEastAsia" w:cstheme="minorHAnsi"/>
            <w:lang w:val="en-GB"/>
          </w:rPr>
          <w:fldChar w:fldCharType="separate"/>
        </w:r>
        <w:r w:rsidR="00BE32DF" w:rsidRPr="00BE32DF" w:rsidDel="007418F4">
          <w:rPr>
            <w:rFonts w:ascii="Times New Roman" w:cs="Times New Roman"/>
            <w:lang w:val="en-GB"/>
          </w:rPr>
          <w:delText xml:space="preserve">(Lefevre </w:delText>
        </w:r>
        <w:r w:rsidR="00BE32DF" w:rsidRPr="00BE32DF" w:rsidDel="007418F4">
          <w:rPr>
            <w:rFonts w:ascii="Times New Roman" w:cs="Times New Roman"/>
            <w:i/>
            <w:iCs/>
            <w:lang w:val="en-GB"/>
          </w:rPr>
          <w:delText>et al.</w:delText>
        </w:r>
        <w:r w:rsidR="00BE32DF" w:rsidRPr="00BE32DF" w:rsidDel="007418F4">
          <w:rPr>
            <w:rFonts w:ascii="Times New Roman" w:cs="Times New Roman"/>
            <w:lang w:val="en-GB"/>
          </w:rPr>
          <w:delText xml:space="preserve"> 2017)</w:delText>
        </w:r>
        <w:r w:rsidR="00566A6F" w:rsidDel="007418F4">
          <w:rPr>
            <w:rFonts w:eastAsiaTheme="minorEastAsia" w:cstheme="minorHAnsi"/>
            <w:lang w:val="en-GB"/>
          </w:rPr>
          <w:fldChar w:fldCharType="end"/>
        </w:r>
      </w:del>
      <w:ins w:id="706" w:author="Max Lindmark" w:date="2020-09-10T23:28:00Z">
        <w:r w:rsidR="0078118D">
          <w:rPr>
            <w:rFonts w:eastAsiaTheme="minorEastAsia" w:cstheme="minorHAnsi"/>
            <w:lang w:val="en-GB"/>
          </w:rPr>
          <w:t>similarly</w:t>
        </w:r>
      </w:ins>
      <w:ins w:id="707" w:author="Max Lindmark" w:date="2020-09-14T10:14:00Z">
        <w:r w:rsidR="00F51607">
          <w:rPr>
            <w:rFonts w:eastAsiaTheme="minorEastAsia" w:cstheme="minorHAnsi"/>
            <w:lang w:val="en-GB"/>
          </w:rPr>
          <w:t xml:space="preserve"> to how </w:t>
        </w:r>
      </w:ins>
      <w:ins w:id="708" w:author="Max Lindmark" w:date="2020-09-10T23:27:00Z">
        <w:r w:rsidR="00AC25AB">
          <w:rPr>
            <w:rFonts w:eastAsiaTheme="minorEastAsia" w:cstheme="minorHAnsi"/>
            <w:lang w:val="en-GB"/>
          </w:rPr>
          <w:t>the existence of large fishes in tropical waters does not invalidate the hypothesis that large fish may shrink with warming</w:t>
        </w:r>
      </w:ins>
      <w:ins w:id="709" w:author="Max Lindmark" w:date="2020-09-14T10:14:00Z">
        <w:r w:rsidR="00B71C24">
          <w:rPr>
            <w:rFonts w:eastAsiaTheme="minorEastAsia" w:cstheme="minorHAnsi"/>
            <w:lang w:val="en-GB"/>
          </w:rPr>
          <w:t xml:space="preserve">, interspecific </w:t>
        </w:r>
        <w:r w:rsidR="00130276">
          <w:rPr>
            <w:rFonts w:eastAsiaTheme="minorEastAsia" w:cstheme="minorHAnsi"/>
            <w:lang w:val="en-GB"/>
          </w:rPr>
          <w:lastRenderedPageBreak/>
          <w:t xml:space="preserve">parameters cannot reject or support </w:t>
        </w:r>
        <w:r w:rsidR="00C55E7C">
          <w:rPr>
            <w:rFonts w:eastAsiaTheme="minorEastAsia" w:cstheme="minorHAnsi"/>
            <w:lang w:val="en-GB"/>
          </w:rPr>
          <w:t>these models</w:t>
        </w:r>
      </w:ins>
      <w:ins w:id="710" w:author="Max Lindmark" w:date="2020-09-14T10:15:00Z">
        <w:r w:rsidR="00C55E7C">
          <w:rPr>
            <w:rFonts w:eastAsiaTheme="minorEastAsia" w:cstheme="minorHAnsi"/>
            <w:lang w:val="en-GB"/>
          </w:rPr>
          <w:t>.</w:t>
        </w:r>
      </w:ins>
      <w:ins w:id="711" w:author="Max Lindmark" w:date="2020-09-10T23:27:00Z">
        <w:r w:rsidR="00AC25AB">
          <w:rPr>
            <w:rFonts w:eastAsiaTheme="minorEastAsia" w:cstheme="minorHAnsi"/>
            <w:lang w:val="en-GB"/>
          </w:rPr>
          <w:t xml:space="preserve"> </w:t>
        </w:r>
      </w:ins>
      <w:ins w:id="712" w:author="Max Lindmark" w:date="2020-09-10T23:30:00Z">
        <w:r w:rsidR="00783554">
          <w:rPr>
            <w:rFonts w:eastAsiaTheme="minorEastAsia" w:cstheme="minorHAnsi"/>
            <w:lang w:val="en-GB"/>
          </w:rPr>
          <w:t>Likely this is</w:t>
        </w:r>
      </w:ins>
      <w:ins w:id="713" w:author="Max Lindmark" w:date="2020-09-10T23:33:00Z">
        <w:r w:rsidR="00BA3DC0">
          <w:rPr>
            <w:rFonts w:eastAsiaTheme="minorEastAsia" w:cstheme="minorHAnsi"/>
            <w:lang w:val="en-GB"/>
          </w:rPr>
          <w:t xml:space="preserve"> done</w:t>
        </w:r>
      </w:ins>
      <w:ins w:id="714" w:author="Max Lindmark" w:date="2020-09-10T23:30:00Z">
        <w:r w:rsidR="00783554">
          <w:rPr>
            <w:rFonts w:eastAsiaTheme="minorEastAsia" w:cstheme="minorHAnsi"/>
            <w:lang w:val="en-GB"/>
          </w:rPr>
          <w:t xml:space="preserve"> </w:t>
        </w:r>
      </w:ins>
      <w:ins w:id="715" w:author="Max Lindmark" w:date="2020-09-10T23:29:00Z">
        <w:r w:rsidR="00ED2839">
          <w:rPr>
            <w:rFonts w:eastAsiaTheme="minorEastAsia" w:cstheme="minorHAnsi"/>
            <w:lang w:val="en-GB"/>
          </w:rPr>
          <w:t>part</w:t>
        </w:r>
      </w:ins>
      <w:ins w:id="716" w:author="Max Lindmark" w:date="2020-09-10T23:30:00Z">
        <w:r w:rsidR="00783554">
          <w:rPr>
            <w:rFonts w:eastAsiaTheme="minorEastAsia" w:cstheme="minorHAnsi"/>
            <w:lang w:val="en-GB"/>
          </w:rPr>
          <w:t xml:space="preserve">ly </w:t>
        </w:r>
      </w:ins>
      <w:ins w:id="717" w:author="Max Lindmark" w:date="2020-09-10T23:29:00Z">
        <w:r w:rsidR="00ED2839">
          <w:rPr>
            <w:rFonts w:eastAsiaTheme="minorEastAsia" w:cstheme="minorHAnsi"/>
            <w:lang w:val="en-GB"/>
          </w:rPr>
          <w:t xml:space="preserve">due to a </w:t>
        </w:r>
      </w:ins>
      <w:ins w:id="718" w:author="Max Lindmark" w:date="2020-09-10T23:31:00Z">
        <w:r w:rsidR="00A66196">
          <w:rPr>
            <w:rFonts w:eastAsiaTheme="minorEastAsia" w:cstheme="minorHAnsi"/>
            <w:lang w:val="en-GB"/>
          </w:rPr>
          <w:t xml:space="preserve">general </w:t>
        </w:r>
      </w:ins>
      <w:ins w:id="719" w:author="Max Lindmark" w:date="2020-09-10T23:29:00Z">
        <w:r w:rsidR="00ED2839">
          <w:rPr>
            <w:rFonts w:eastAsiaTheme="minorEastAsia" w:cstheme="minorHAnsi"/>
            <w:lang w:val="en-GB"/>
          </w:rPr>
          <w:t xml:space="preserve">lack of </w:t>
        </w:r>
      </w:ins>
      <w:ins w:id="720" w:author="Max Lindmark" w:date="2020-09-10T23:30:00Z">
        <w:r w:rsidR="00A776EE">
          <w:rPr>
            <w:rFonts w:eastAsiaTheme="minorEastAsia" w:cstheme="minorHAnsi"/>
            <w:lang w:val="en-GB"/>
          </w:rPr>
          <w:t xml:space="preserve">intraspecific </w:t>
        </w:r>
      </w:ins>
      <w:ins w:id="721" w:author="Max Lindmark" w:date="2020-09-10T23:29:00Z">
        <w:r w:rsidR="00587212">
          <w:rPr>
            <w:rFonts w:eastAsiaTheme="minorEastAsia" w:cstheme="minorHAnsi"/>
            <w:lang w:val="en-GB"/>
          </w:rPr>
          <w:t>data</w:t>
        </w:r>
      </w:ins>
      <w:ins w:id="722" w:author="Max Lindmark" w:date="2020-09-10T23:35:00Z">
        <w:r w:rsidR="00975178">
          <w:rPr>
            <w:rFonts w:eastAsiaTheme="minorEastAsia" w:cstheme="minorHAnsi"/>
            <w:lang w:val="en-GB"/>
          </w:rPr>
          <w:t xml:space="preserve">, </w:t>
        </w:r>
      </w:ins>
      <w:ins w:id="723" w:author="Max Lindmark" w:date="2020-09-10T23:30:00Z">
        <w:r w:rsidR="00AE1356">
          <w:rPr>
            <w:rFonts w:eastAsiaTheme="minorEastAsia" w:cstheme="minorHAnsi"/>
            <w:lang w:val="en-GB"/>
          </w:rPr>
          <w:t xml:space="preserve">in </w:t>
        </w:r>
      </w:ins>
      <w:ins w:id="724" w:author="Max Lindmark" w:date="2020-09-10T22:03:00Z">
        <w:r w:rsidR="000A2667">
          <w:rPr>
            <w:rFonts w:eastAsiaTheme="minorEastAsia" w:cstheme="minorHAnsi"/>
            <w:lang w:val="en-GB"/>
          </w:rPr>
          <w:t xml:space="preserve">particular </w:t>
        </w:r>
      </w:ins>
      <w:ins w:id="725" w:author="Max Lindmark" w:date="2020-09-10T22:04:00Z">
        <w:r w:rsidR="000A2667">
          <w:rPr>
            <w:rFonts w:eastAsiaTheme="minorEastAsia" w:cstheme="minorHAnsi"/>
            <w:lang w:val="en-GB"/>
          </w:rPr>
          <w:t>considering temperature and body mass combined</w:t>
        </w:r>
      </w:ins>
      <w:ins w:id="726" w:author="Max Lindmark" w:date="2020-09-10T23:35:00Z">
        <w:r w:rsidR="00975178">
          <w:rPr>
            <w:rFonts w:eastAsiaTheme="minorEastAsia" w:cstheme="minorHAnsi"/>
            <w:lang w:val="en-GB"/>
          </w:rPr>
          <w:t>. T</w:t>
        </w:r>
        <w:r w:rsidR="00C61C17">
          <w:rPr>
            <w:rFonts w:eastAsiaTheme="minorEastAsia" w:cstheme="minorHAnsi"/>
            <w:lang w:val="en-GB"/>
          </w:rPr>
          <w:t>his constitutes a major knowledge gap</w:t>
        </w:r>
        <w:r w:rsidR="0025294A">
          <w:rPr>
            <w:rFonts w:eastAsiaTheme="minorEastAsia" w:cstheme="minorHAnsi"/>
            <w:lang w:val="en-GB"/>
          </w:rPr>
          <w:t>, as u</w:t>
        </w:r>
        <w:r w:rsidR="00C61C17">
          <w:rPr>
            <w:rFonts w:eastAsiaTheme="minorEastAsia" w:cstheme="minorHAnsi"/>
            <w:lang w:val="en-GB"/>
          </w:rPr>
          <w:t xml:space="preserve">nderstanding </w:t>
        </w:r>
        <w:r w:rsidR="00C61C17" w:rsidRPr="00E071F1">
          <w:rPr>
            <w:rFonts w:eastAsiaTheme="minorEastAsia" w:cstheme="minorHAnsi"/>
            <w:lang w:val="en-GB"/>
          </w:rPr>
          <w:t xml:space="preserve">the intraspecific scaling </w:t>
        </w:r>
        <w:r w:rsidR="00C61C17">
          <w:rPr>
            <w:rFonts w:eastAsiaTheme="minorEastAsia" w:cstheme="minorHAnsi"/>
            <w:lang w:val="en-GB"/>
          </w:rPr>
          <w:t>is critical for evaluating the physiological basis of changes in net energy gain in relation to size and temperature</w:t>
        </w:r>
      </w:ins>
      <w:ins w:id="727" w:author="Max Lindmark" w:date="2020-09-10T22:03:00Z">
        <w:r w:rsidR="00C91ED4">
          <w:rPr>
            <w:rFonts w:eastAsiaTheme="minorEastAsia" w:cstheme="minorHAnsi"/>
            <w:lang w:val="en-GB"/>
          </w:rPr>
          <w:t xml:space="preserve">. </w:t>
        </w:r>
      </w:ins>
      <w:del w:id="728" w:author="Max Lindmark" w:date="2020-09-10T23:34:00Z">
        <w:r w:rsidR="0041375D" w:rsidRPr="00E071F1" w:rsidDel="00EF0853">
          <w:rPr>
            <w:rFonts w:eastAsiaTheme="minorEastAsia" w:cstheme="minorHAnsi"/>
            <w:lang w:val="en-GB"/>
          </w:rPr>
          <w:delText xml:space="preserve">the intraspecific </w:delText>
        </w:r>
        <w:r w:rsidR="008757EE" w:rsidRPr="00E071F1" w:rsidDel="00EF0853">
          <w:rPr>
            <w:rFonts w:eastAsiaTheme="minorEastAsia" w:cstheme="minorHAnsi"/>
            <w:lang w:val="en-GB"/>
          </w:rPr>
          <w:delText xml:space="preserve">scaling of metabolic rate in relation to </w:delText>
        </w:r>
      </w:del>
      <w:del w:id="729" w:author="Max Lindmark" w:date="2020-09-10T18:53:00Z">
        <w:r w:rsidR="006043E6" w:rsidRPr="00E071F1" w:rsidDel="00972AE8">
          <w:rPr>
            <w:rFonts w:eastAsiaTheme="minorEastAsia" w:cstheme="minorHAnsi"/>
            <w:lang w:val="en-GB"/>
          </w:rPr>
          <w:delText xml:space="preserve">assimilation or </w:delText>
        </w:r>
      </w:del>
      <w:del w:id="730" w:author="Max Lindmark" w:date="2020-09-10T23:34:00Z">
        <w:r w:rsidR="006043E6" w:rsidRPr="00E071F1" w:rsidDel="00EF0853">
          <w:rPr>
            <w:rFonts w:eastAsiaTheme="minorEastAsia" w:cstheme="minorHAnsi"/>
            <w:lang w:val="en-GB"/>
          </w:rPr>
          <w:delText>consumption</w:delText>
        </w:r>
      </w:del>
      <w:ins w:id="731" w:author="Max Lindmark" w:date="2020-09-10T18:32:00Z">
        <w:r w:rsidR="00B53FCE">
          <w:rPr>
            <w:rFonts w:eastAsiaTheme="minorEastAsia" w:cstheme="minorHAnsi"/>
            <w:lang w:val="en-GB"/>
          </w:rPr>
          <w:t xml:space="preserve">By </w:t>
        </w:r>
      </w:ins>
      <w:ins w:id="732" w:author="Max Lindmark" w:date="2020-09-10T23:34:00Z">
        <w:r w:rsidR="005076A4">
          <w:rPr>
            <w:rFonts w:eastAsiaTheme="minorEastAsia" w:cstheme="minorHAnsi"/>
            <w:lang w:val="en-GB"/>
          </w:rPr>
          <w:t>collating</w:t>
        </w:r>
      </w:ins>
      <w:ins w:id="733" w:author="Max Lindmark" w:date="2020-09-10T18:32:00Z">
        <w:r w:rsidR="00B53FCE">
          <w:rPr>
            <w:rFonts w:eastAsiaTheme="minorEastAsia" w:cstheme="minorHAnsi"/>
            <w:lang w:val="en-GB"/>
          </w:rPr>
          <w:t xml:space="preserve"> </w:t>
        </w:r>
      </w:ins>
      <w:ins w:id="734" w:author="Max Lindmark" w:date="2020-09-10T23:34:00Z">
        <w:r w:rsidR="005076A4">
          <w:rPr>
            <w:rFonts w:eastAsiaTheme="minorEastAsia" w:cstheme="minorHAnsi"/>
            <w:lang w:val="en-GB"/>
          </w:rPr>
          <w:t xml:space="preserve">experimental </w:t>
        </w:r>
      </w:ins>
      <w:ins w:id="735" w:author="Max Lindmark" w:date="2020-09-10T18:33:00Z">
        <w:r w:rsidR="004E7F4B">
          <w:rPr>
            <w:rFonts w:eastAsiaTheme="minorEastAsia" w:cstheme="minorHAnsi"/>
            <w:lang w:val="en-GB"/>
          </w:rPr>
          <w:t xml:space="preserve">data with intraspecific </w:t>
        </w:r>
        <w:r w:rsidR="00D77420">
          <w:rPr>
            <w:rFonts w:eastAsiaTheme="minorEastAsia" w:cstheme="minorHAnsi"/>
            <w:lang w:val="en-GB"/>
          </w:rPr>
          <w:t>variation in both size and temperature, we are able to show that</w:t>
        </w:r>
      </w:ins>
      <w:del w:id="736" w:author="Max Lindmark" w:date="2020-09-10T18:31:00Z">
        <w:r w:rsidR="006043E6" w:rsidRPr="00E071F1" w:rsidDel="00F03561">
          <w:rPr>
            <w:rFonts w:eastAsiaTheme="minorEastAsia" w:cstheme="minorHAnsi"/>
            <w:lang w:val="en-GB"/>
          </w:rPr>
          <w:delText>.</w:delText>
        </w:r>
      </w:del>
      <w:del w:id="737" w:author="Max Lindmark" w:date="2020-09-10T18:33:00Z">
        <w:r w:rsidR="006043E6" w:rsidRPr="00E071F1" w:rsidDel="00D77420">
          <w:rPr>
            <w:rFonts w:eastAsiaTheme="minorEastAsia" w:cstheme="minorHAnsi"/>
            <w:lang w:val="en-GB"/>
          </w:rPr>
          <w:delText xml:space="preserve"> </w:delText>
        </w:r>
        <w:r w:rsidR="00BE2A72" w:rsidRPr="00E071F1" w:rsidDel="00D77420">
          <w:rPr>
            <w:rFonts w:eastAsiaTheme="minorEastAsia" w:cstheme="minorHAnsi"/>
            <w:lang w:val="en-GB"/>
          </w:rPr>
          <w:delText>O</w:delText>
        </w:r>
        <w:r w:rsidR="00720141" w:rsidRPr="00E071F1" w:rsidDel="00D77420">
          <w:rPr>
            <w:rFonts w:eastAsiaTheme="minorEastAsia" w:cstheme="minorHAnsi"/>
            <w:lang w:val="en-GB"/>
          </w:rPr>
          <w:delText xml:space="preserve">ur </w:delText>
        </w:r>
        <w:r w:rsidR="00C87DE7" w:rsidRPr="00E071F1" w:rsidDel="00D77420">
          <w:rPr>
            <w:rFonts w:eastAsiaTheme="minorEastAsia" w:cstheme="minorHAnsi"/>
            <w:lang w:val="en-GB"/>
          </w:rPr>
          <w:delText>finding</w:delText>
        </w:r>
        <w:r w:rsidR="006514DF" w:rsidRPr="00E071F1" w:rsidDel="00D77420">
          <w:rPr>
            <w:rFonts w:eastAsiaTheme="minorEastAsia" w:cstheme="minorHAnsi"/>
            <w:lang w:val="en-GB"/>
          </w:rPr>
          <w:delText xml:space="preserve"> that</w:delText>
        </w:r>
      </w:del>
      <w:r w:rsidR="006514DF" w:rsidRPr="00E071F1">
        <w:rPr>
          <w:rFonts w:eastAsiaTheme="minorEastAsia" w:cstheme="minorHAnsi"/>
          <w:lang w:val="en-GB"/>
        </w:rPr>
        <w:t xml:space="preserve"> </w:t>
      </w:r>
      <w:r w:rsidR="00720141" w:rsidRPr="00E071F1">
        <w:rPr>
          <w:rFonts w:eastAsiaTheme="minorEastAsia" w:cstheme="minorHAnsi"/>
          <w:lang w:val="en-GB"/>
        </w:rPr>
        <w:t>the mass</w:t>
      </w:r>
      <w:r w:rsidR="0010623B" w:rsidRPr="00E071F1">
        <w:rPr>
          <w:rFonts w:eastAsiaTheme="minorEastAsia" w:cstheme="minorHAnsi"/>
          <w:lang w:val="en-GB"/>
        </w:rPr>
        <w:t xml:space="preserve"> </w:t>
      </w:r>
      <w:r w:rsidR="00720141" w:rsidRPr="00E071F1">
        <w:rPr>
          <w:rFonts w:eastAsiaTheme="minorEastAsia" w:cstheme="minorHAnsi"/>
          <w:lang w:val="en-GB"/>
        </w:rPr>
        <w:t xml:space="preserve">scaling exponent </w:t>
      </w:r>
      <w:r w:rsidR="00F935D8" w:rsidRPr="00E071F1">
        <w:rPr>
          <w:rFonts w:eastAsiaTheme="minorEastAsia" w:cstheme="minorHAnsi"/>
          <w:lang w:val="en-GB"/>
        </w:rPr>
        <w:t xml:space="preserve">of </w:t>
      </w:r>
      <w:r w:rsidR="00C87DE7" w:rsidRPr="00E071F1">
        <w:rPr>
          <w:rFonts w:eastAsiaTheme="minorEastAsia" w:cstheme="minorHAnsi"/>
          <w:lang w:val="en-GB"/>
        </w:rPr>
        <w:t xml:space="preserve">metabolism is larger than </w:t>
      </w:r>
      <w:r w:rsidR="00F935D8" w:rsidRPr="00E071F1">
        <w:rPr>
          <w:rFonts w:eastAsiaTheme="minorEastAsia" w:cstheme="minorHAnsi"/>
          <w:lang w:val="en-GB"/>
        </w:rPr>
        <w:t xml:space="preserve">that </w:t>
      </w:r>
      <w:r w:rsidR="00C87DE7" w:rsidRPr="00E071F1">
        <w:rPr>
          <w:rFonts w:eastAsiaTheme="minorEastAsia" w:cstheme="minorHAnsi"/>
          <w:lang w:val="en-GB"/>
        </w:rPr>
        <w:t xml:space="preserve">for </w:t>
      </w:r>
      <w:r w:rsidR="00720141" w:rsidRPr="00E071F1">
        <w:rPr>
          <w:rFonts w:eastAsiaTheme="minorEastAsia" w:cstheme="minorHAnsi"/>
          <w:lang w:val="en-GB"/>
        </w:rPr>
        <w:t xml:space="preserve">maximum consumption </w:t>
      </w:r>
      <w:r w:rsidR="000259DC" w:rsidRPr="00E071F1">
        <w:rPr>
          <w:rFonts w:eastAsiaTheme="minorEastAsia" w:cstheme="minorHAnsi"/>
          <w:lang w:val="en-GB"/>
        </w:rPr>
        <w:t>implies</w:t>
      </w:r>
      <w:r w:rsidR="00720141" w:rsidRPr="00E071F1">
        <w:rPr>
          <w:rFonts w:eastAsiaTheme="minorEastAsia" w:cstheme="minorHAnsi"/>
          <w:lang w:val="en-GB"/>
        </w:rPr>
        <w:t xml:space="preserve"> that </w:t>
      </w:r>
      <w:del w:id="738" w:author="Max Lindmark" w:date="2020-09-14T10:15:00Z">
        <w:r w:rsidR="00720141" w:rsidRPr="00E071F1" w:rsidDel="00E111A3">
          <w:rPr>
            <w:rFonts w:eastAsiaTheme="minorEastAsia" w:cstheme="minorHAnsi"/>
            <w:lang w:val="en-GB"/>
          </w:rPr>
          <w:delText xml:space="preserve">“costs” for </w:delText>
        </w:r>
      </w:del>
      <w:r w:rsidR="00720141" w:rsidRPr="00E071F1">
        <w:rPr>
          <w:rFonts w:eastAsiaTheme="minorEastAsia" w:cstheme="minorHAnsi"/>
          <w:lang w:val="en-GB"/>
        </w:rPr>
        <w:t xml:space="preserve">maintenance </w:t>
      </w:r>
      <w:ins w:id="739" w:author="Max Lindmark" w:date="2020-09-14T10:15:00Z">
        <w:r w:rsidR="00E111A3">
          <w:rPr>
            <w:rFonts w:eastAsiaTheme="minorEastAsia" w:cstheme="minorHAnsi"/>
            <w:lang w:val="en-GB"/>
          </w:rPr>
          <w:t xml:space="preserve">costs </w:t>
        </w:r>
      </w:ins>
      <w:r w:rsidR="00720141" w:rsidRPr="00E071F1">
        <w:rPr>
          <w:rFonts w:eastAsiaTheme="minorEastAsia" w:cstheme="minorHAnsi"/>
          <w:lang w:val="en-GB"/>
        </w:rPr>
        <w:t xml:space="preserve">increase faster </w:t>
      </w:r>
      <w:r w:rsidR="009364EC" w:rsidRPr="00E071F1">
        <w:rPr>
          <w:rFonts w:eastAsiaTheme="minorEastAsia" w:cstheme="minorHAnsi"/>
          <w:lang w:val="en-GB"/>
        </w:rPr>
        <w:t xml:space="preserve">with body mass </w:t>
      </w:r>
      <w:r w:rsidR="00720141" w:rsidRPr="00E071F1">
        <w:rPr>
          <w:rFonts w:eastAsiaTheme="minorEastAsia" w:cstheme="minorHAnsi"/>
          <w:lang w:val="en-GB"/>
        </w:rPr>
        <w:t xml:space="preserve">than energy </w:t>
      </w:r>
      <w:r w:rsidR="007266E5" w:rsidRPr="00E071F1">
        <w:rPr>
          <w:rFonts w:eastAsiaTheme="minorEastAsia" w:cstheme="minorHAnsi"/>
          <w:lang w:val="en-GB"/>
        </w:rPr>
        <w:t>gains</w:t>
      </w:r>
      <w:r w:rsidR="0044169B" w:rsidRPr="00E071F1">
        <w:rPr>
          <w:rFonts w:eastAsiaTheme="minorEastAsia" w:cstheme="minorHAnsi"/>
          <w:lang w:val="en-GB"/>
        </w:rPr>
        <w:t>.</w:t>
      </w:r>
      <w:r w:rsidR="00234472" w:rsidRPr="00E071F1">
        <w:rPr>
          <w:rFonts w:eastAsiaTheme="minorEastAsia" w:cstheme="minorHAnsi"/>
          <w:lang w:val="en-GB"/>
        </w:rPr>
        <w:t xml:space="preserve"> </w:t>
      </w:r>
      <w:ins w:id="740" w:author="Max Lindmark" w:date="2020-09-10T18:38:00Z">
        <w:r w:rsidR="00ED402C">
          <w:rPr>
            <w:rFonts w:eastAsiaTheme="minorEastAsia" w:cstheme="minorHAnsi"/>
            <w:lang w:val="en-GB"/>
          </w:rPr>
          <w:t xml:space="preserve">There may therefore </w:t>
        </w:r>
        <w:r w:rsidR="00A13771">
          <w:rPr>
            <w:rFonts w:eastAsiaTheme="minorEastAsia" w:cstheme="minorHAnsi"/>
            <w:lang w:val="en-GB"/>
          </w:rPr>
          <w:t xml:space="preserve">be </w:t>
        </w:r>
        <w:r w:rsidR="00347585">
          <w:rPr>
            <w:rFonts w:eastAsiaTheme="minorEastAsia" w:cstheme="minorHAnsi"/>
            <w:lang w:val="en-GB"/>
          </w:rPr>
          <w:t xml:space="preserve">purely physiological </w:t>
        </w:r>
      </w:ins>
      <w:ins w:id="741" w:author="Max Lindmark" w:date="2020-09-10T18:53:00Z">
        <w:r w:rsidR="00AF5375">
          <w:rPr>
            <w:rFonts w:eastAsiaTheme="minorEastAsia" w:cstheme="minorHAnsi"/>
            <w:lang w:val="en-GB"/>
          </w:rPr>
          <w:t xml:space="preserve">constraints to growing large </w:t>
        </w:r>
      </w:ins>
      <w:ins w:id="742" w:author="Max Lindmark" w:date="2020-09-10T18:54:00Z">
        <w:r w:rsidR="007B1EDA">
          <w:rPr>
            <w:rFonts w:eastAsiaTheme="minorEastAsia" w:cstheme="minorHAnsi"/>
            <w:lang w:val="en-GB"/>
          </w:rPr>
          <w:t>in warm waters</w:t>
        </w:r>
      </w:ins>
      <w:ins w:id="743" w:author="Max Lindmark" w:date="2020-09-10T18:55:00Z">
        <w:r w:rsidR="001F2D23">
          <w:rPr>
            <w:rFonts w:eastAsiaTheme="minorEastAsia" w:cstheme="minorHAnsi"/>
            <w:lang w:val="en-GB"/>
          </w:rPr>
          <w:t xml:space="preserve"> that b</w:t>
        </w:r>
        <w:r w:rsidR="001F2D23" w:rsidRPr="00E071F1">
          <w:rPr>
            <w:rFonts w:eastAsiaTheme="minorEastAsia" w:cstheme="minorHAnsi"/>
            <w:lang w:val="en-GB"/>
          </w:rPr>
          <w:t>ioenergetics models may need to account</w:t>
        </w:r>
      </w:ins>
      <w:ins w:id="744" w:author="Max Lindmark" w:date="2020-09-10T18:54:00Z">
        <w:r w:rsidR="00EE1E66">
          <w:rPr>
            <w:rFonts w:eastAsiaTheme="minorEastAsia" w:cstheme="minorHAnsi"/>
            <w:lang w:val="en-GB"/>
          </w:rPr>
          <w:t xml:space="preserve">, as this scaling leads to declining optimal growth temperatures. </w:t>
        </w:r>
      </w:ins>
      <w:del w:id="745" w:author="Max Lindmark" w:date="2020-09-10T18:54:00Z">
        <w:r w:rsidR="00912457" w:rsidRPr="00E071F1" w:rsidDel="007B1EDA">
          <w:rPr>
            <w:rFonts w:eastAsiaTheme="minorEastAsia" w:cstheme="minorHAnsi"/>
            <w:lang w:val="en-GB"/>
          </w:rPr>
          <w:delText>B</w:delText>
        </w:r>
      </w:del>
      <w:del w:id="746" w:author="Max Lindmark" w:date="2020-09-10T18:55:00Z">
        <w:r w:rsidR="008E3E86" w:rsidRPr="00E071F1" w:rsidDel="001F2D23">
          <w:rPr>
            <w:rFonts w:eastAsiaTheme="minorEastAsia" w:cstheme="minorHAnsi"/>
            <w:lang w:val="en-GB"/>
          </w:rPr>
          <w:delText>ioenergetics models may need to account for this difference in</w:delText>
        </w:r>
        <w:r w:rsidR="00C5263F" w:rsidRPr="00E071F1" w:rsidDel="001F2D23">
          <w:rPr>
            <w:rFonts w:eastAsiaTheme="minorEastAsia" w:cstheme="minorHAnsi"/>
            <w:lang w:val="en-GB"/>
          </w:rPr>
          <w:delText xml:space="preserve"> the mass</w:delText>
        </w:r>
        <w:r w:rsidR="0010623B" w:rsidRPr="00E071F1" w:rsidDel="001F2D23">
          <w:rPr>
            <w:rFonts w:eastAsiaTheme="minorEastAsia" w:cstheme="minorHAnsi"/>
            <w:lang w:val="en-GB"/>
          </w:rPr>
          <w:delText xml:space="preserve"> </w:delText>
        </w:r>
        <w:r w:rsidR="008E3E86" w:rsidRPr="00E071F1" w:rsidDel="001F2D23">
          <w:rPr>
            <w:rFonts w:eastAsiaTheme="minorEastAsia" w:cstheme="minorHAnsi"/>
            <w:lang w:val="en-GB"/>
          </w:rPr>
          <w:delText>scaling</w:delText>
        </w:r>
        <w:r w:rsidR="00C5263F" w:rsidRPr="00E071F1" w:rsidDel="001F2D23">
          <w:rPr>
            <w:rFonts w:eastAsiaTheme="minorEastAsia" w:cstheme="minorHAnsi"/>
            <w:lang w:val="en-GB"/>
          </w:rPr>
          <w:delText xml:space="preserve"> of metabolism and consumption</w:delText>
        </w:r>
        <w:r w:rsidR="008E3E86" w:rsidRPr="00E071F1" w:rsidDel="001F2D23">
          <w:rPr>
            <w:rFonts w:eastAsiaTheme="minorEastAsia" w:cstheme="minorHAnsi"/>
            <w:lang w:val="en-GB"/>
          </w:rPr>
          <w:delText>,</w:delText>
        </w:r>
        <w:r w:rsidR="00B31715" w:rsidRPr="00E071F1" w:rsidDel="001F2D23">
          <w:rPr>
            <w:rFonts w:eastAsiaTheme="minorEastAsia" w:cstheme="minorHAnsi"/>
            <w:lang w:val="en-GB"/>
          </w:rPr>
          <w:delText xml:space="preserve"> which is in contrast to </w:delText>
        </w:r>
        <w:r w:rsidR="00CB5528" w:rsidRPr="00E071F1" w:rsidDel="001F2D23">
          <w:rPr>
            <w:rFonts w:eastAsiaTheme="minorEastAsia" w:cstheme="minorHAnsi"/>
            <w:lang w:val="en-GB"/>
          </w:rPr>
          <w:delText xml:space="preserve">predictions </w:delText>
        </w:r>
        <w:r w:rsidR="001E5F97" w:rsidRPr="00E071F1" w:rsidDel="001F2D23">
          <w:rPr>
            <w:rFonts w:eastAsiaTheme="minorEastAsia" w:cstheme="minorHAnsi"/>
            <w:lang w:val="en-GB"/>
          </w:rPr>
          <w:delText xml:space="preserve">from </w:delText>
        </w:r>
        <w:commentRangeStart w:id="747"/>
        <w:commentRangeStart w:id="748"/>
        <w:r w:rsidR="001E5F97" w:rsidRPr="00E071F1" w:rsidDel="001F2D23">
          <w:rPr>
            <w:rFonts w:eastAsiaTheme="minorEastAsia" w:cstheme="minorHAnsi"/>
            <w:lang w:val="en-GB"/>
          </w:rPr>
          <w:delText>metabolic theory</w:delText>
        </w:r>
        <w:r w:rsidR="002E744D" w:rsidRPr="00E071F1" w:rsidDel="001F2D23">
          <w:rPr>
            <w:rFonts w:eastAsiaTheme="minorEastAsia" w:cstheme="minorHAnsi"/>
            <w:lang w:val="en-GB"/>
          </w:rPr>
          <w:delText>.</w:delText>
        </w:r>
        <w:commentRangeEnd w:id="747"/>
        <w:r w:rsidR="00EB7942" w:rsidRPr="00E071F1" w:rsidDel="001F2D23">
          <w:rPr>
            <w:rStyle w:val="CommentReference"/>
            <w:sz w:val="24"/>
            <w:szCs w:val="24"/>
          </w:rPr>
          <w:commentReference w:id="747"/>
        </w:r>
        <w:commentRangeEnd w:id="748"/>
        <w:r w:rsidR="008B329E" w:rsidRPr="00E071F1" w:rsidDel="001F2D23">
          <w:rPr>
            <w:rStyle w:val="CommentReference"/>
            <w:sz w:val="24"/>
            <w:szCs w:val="24"/>
          </w:rPr>
          <w:commentReference w:id="748"/>
        </w:r>
      </w:del>
    </w:p>
    <w:p w14:paraId="205AC09A" w14:textId="521BC8DA" w:rsidR="00925B48" w:rsidRPr="00E071F1" w:rsidRDefault="00925B48" w:rsidP="00925B48">
      <w:pPr>
        <w:spacing w:line="480" w:lineRule="auto"/>
        <w:ind w:firstLine="284"/>
        <w:contextualSpacing/>
        <w:jc w:val="both"/>
        <w:rPr>
          <w:moveTo w:id="749" w:author="Max Lindmark" w:date="2020-09-10T18:36:00Z"/>
          <w:rFonts w:cstheme="minorHAnsi"/>
          <w:lang w:val="en-GB"/>
        </w:rPr>
      </w:pPr>
      <w:moveToRangeStart w:id="750" w:author="Max Lindmark" w:date="2020-09-10T18:36:00Z" w:name="move50655376"/>
      <w:moveTo w:id="751" w:author="Max Lindmark" w:date="2020-09-10T18:36:00Z">
        <w:r w:rsidRPr="00E071F1">
          <w:rPr>
            <w:rFonts w:eastAsiaTheme="minorEastAsia" w:cstheme="minorHAnsi"/>
            <w:lang w:val="en-GB"/>
          </w:rPr>
          <w:t xml:space="preserve">Translating results from experimental data to natural systems is challenging because unlimited food supply, lack of predation, and constant temperatures do not reflect natural conditions but 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 xml:space="preserve">. In natural systems, species live in temperatures cooler than those maximizing growth (Fig.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r w:rsidRPr="00E071F1">
          <w:rPr>
            <w:rFonts w:eastAsiaTheme="minorEastAsia" w:cstheme="minorHAnsi"/>
            <w:lang w:val="en-GB"/>
          </w:rPr>
          <w:t>, suggesting that initial warming increases growth rates</w:t>
        </w:r>
        <w:commentRangeStart w:id="752"/>
        <w:r w:rsidRPr="00E071F1">
          <w:rPr>
            <w:rFonts w:eastAsiaTheme="minorEastAsia" w:cstheme="minorHAnsi"/>
            <w:lang w:val="en-GB"/>
          </w:rPr>
          <w:t>.</w:t>
        </w:r>
        <w:commentRangeEnd w:id="752"/>
        <w:r w:rsidRPr="00E071F1">
          <w:rPr>
            <w:rStyle w:val="CommentReference"/>
            <w:sz w:val="24"/>
            <w:szCs w:val="24"/>
          </w:rPr>
          <w:commentReference w:id="752"/>
        </w:r>
        <w:r w:rsidRPr="00E071F1">
          <w:rPr>
            <w:rFonts w:eastAsiaTheme="minorEastAsia" w:cstheme="minorHAnsi"/>
            <w:lang w:val="en-GB"/>
          </w:rPr>
          <w:t xml:space="preserve"> </w:t>
        </w:r>
        <w:r w:rsidRPr="00E071F1">
          <w:rPr>
            <w:rFonts w:cstheme="minorHAnsi"/>
          </w:rPr>
          <w:t xml:space="preserve">Moreover, </w:t>
        </w:r>
        <w:r w:rsidRPr="00E071F1">
          <w:rPr>
            <w:rFonts w:eastAsiaTheme="minorEastAsia" w:cstheme="minorHAnsi"/>
            <w:lang w:val="en-GB"/>
          </w:rPr>
          <w:t xml:space="preserve">realized consumption rates are not equal to maximum consumption rates but rather a fraction of the maximum consumption rate (e.g. 20-70%)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(Kitchell </w:t>
        </w:r>
        <w:r w:rsidRPr="00E071F1">
          <w:rPr>
            <w:i/>
            <w:iCs/>
            <w:lang w:val="en-GB"/>
          </w:rPr>
          <w:t>et al.</w:t>
        </w:r>
        <w:r w:rsidRPr="00E071F1">
          <w:rPr>
            <w:lang w:val="en-GB"/>
          </w:rPr>
          <w:t xml:space="preserve"> 1977; Neuenfeldt </w:t>
        </w:r>
        <w:r w:rsidRPr="00E071F1">
          <w:rPr>
            <w:i/>
            <w:iCs/>
            <w:lang w:val="en-GB"/>
          </w:rPr>
          <w:t>et al.</w:t>
        </w:r>
        <w:r w:rsidRPr="00E071F1">
          <w:rPr>
            <w:lang w:val="en-GB"/>
          </w:rPr>
          <w:t xml:space="preserve"> 2019)</w:t>
        </w:r>
        <w:r w:rsidRPr="00E071F1">
          <w:rPr>
            <w:rFonts w:eastAsiaTheme="minorEastAsia" w:cstheme="minorHAnsi"/>
            <w:lang w:val="en-GB"/>
          </w:rPr>
          <w:fldChar w:fldCharType="end"/>
        </w:r>
        <w:r w:rsidRPr="00E071F1">
          <w:rPr>
            <w:rFonts w:eastAsiaTheme="minorEastAsia" w:cstheme="minorHAnsi"/>
            <w:lang w:val="en-GB"/>
          </w:rPr>
          <w:t xml:space="preserve">. Since optimum growth temperatures decline not only with size but also food availability, and </w:t>
        </w:r>
        <w:r w:rsidRPr="00E071F1">
          <w:rPr>
            <w:rFonts w:cstheme="minorHAnsi"/>
            <w:lang w:val="en-GB"/>
          </w:rPr>
          <w:t xml:space="preserve">climate warming may also introduce higher food limitation </w:t>
        </w:r>
        <w:r w:rsidRPr="00E071F1">
          <w:rPr>
            <w:rFonts w:cstheme="minorHAnsi"/>
          </w:rPr>
          <w:fldChar w:fldCharType="begin"/>
        </w:r>
        <w:r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cstheme="minorHAnsi"/>
          </w:rPr>
          <w:fldChar w:fldCharType="separate"/>
        </w:r>
        <w:r w:rsidRPr="00E071F1">
          <w:rPr>
            <w:lang w:val="en-GB"/>
          </w:rPr>
          <w:t>(Huey &amp; Kingsolver 2019)</w:t>
        </w:r>
        <w:r w:rsidRPr="00E071F1">
          <w:rPr>
            <w:rFonts w:cstheme="minorHAnsi"/>
          </w:rPr>
          <w:fldChar w:fldCharType="end"/>
        </w:r>
        <w:r w:rsidRPr="00E071F1">
          <w:rPr>
            <w:rFonts w:eastAsiaTheme="minorEastAsia" w:cstheme="minorHAnsi"/>
            <w:lang w:val="en-GB"/>
          </w:rPr>
          <w:t xml:space="preserve">, species may be negatively impacted by warming even when controlled experiments show they can maintain growth capacity at these temperatures. In fact, there are examples of </w:t>
        </w:r>
        <w:r w:rsidRPr="00E071F1">
          <w:rPr>
            <w:rFonts w:cstheme="minorHAnsi"/>
            <w:lang w:val="en-GB"/>
          </w:rPr>
          <w:t xml:space="preserve">warming already having negative or lack of positive </w:t>
        </w:r>
        <w:r w:rsidRPr="00E071F1">
          <w:rPr>
            <w:rFonts w:cstheme="minorHAnsi"/>
            <w:lang w:val="en-GB"/>
          </w:rPr>
          <w:fldChar w:fldCharType="begin"/>
        </w:r>
      </w:moveTo>
      <w:r w:rsidR="002E281F">
        <w:rPr>
          <w:rFonts w:cstheme="minorHAnsi"/>
          <w:lang w:val="en-GB"/>
        </w:rPr>
        <w:instrText xml:space="preserve"> ADDIN ZOTERO_ITEM CSL_CITATION {"citationID":"au214s33k5","properties":{"formattedCitation":"(Huss {\\i{}et al.} 2019)","plainCitation":"(Huss et al. 2019)","noteIndex":0},"citationItems":[{"id":"kre1J3Go/P0RXTwSo","uris":["http://zotero.org/users/6116610/items/3XTZM82V"],"uri":["http://zotero.org/users/6116610/items/3XTZM82V"],"itemData":{"id":"JtKt9yLW/Rm8sr6r2","type":"article-journal","abstract":"A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moveTo w:id="753" w:author="Max Lindmark" w:date="2020-09-10T18:36:00Z">
        <w:r w:rsidRPr="00E071F1">
          <w:rPr>
            <w:rFonts w:cstheme="minorHAnsi"/>
            <w:lang w:val="en-GB"/>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cstheme="minorHAnsi"/>
            <w:lang w:val="en-GB"/>
          </w:rPr>
          <w:fldChar w:fldCharType="end"/>
        </w:r>
        <w:r w:rsidRPr="00E071F1">
          <w:rPr>
            <w:rFonts w:cstheme="minorHAnsi"/>
            <w:lang w:val="en-GB"/>
          </w:rPr>
          <w:t xml:space="preserve"> effects on populations living at the edge of their physiological tolerance in terms of growth </w:t>
        </w:r>
        <w:r w:rsidRPr="00E071F1">
          <w:rPr>
            <w:rFonts w:cstheme="minorHAnsi"/>
          </w:rPr>
          <w:fldChar w:fldCharType="begin"/>
        </w:r>
        <w:r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Pr="00E071F1">
          <w:rPr>
            <w:rFonts w:cstheme="minorHAnsi"/>
          </w:rPr>
          <w:fldChar w:fldCharType="separate"/>
        </w:r>
        <w:r w:rsidRPr="00E071F1">
          <w:rPr>
            <w:lang w:val="en-GB"/>
          </w:rPr>
          <w:t xml:space="preserve">(Neuheimer </w:t>
        </w:r>
        <w:r w:rsidRPr="00E071F1">
          <w:rPr>
            <w:i/>
            <w:iCs/>
            <w:lang w:val="en-GB"/>
          </w:rPr>
          <w:t>et al.</w:t>
        </w:r>
        <w:r w:rsidRPr="00E071F1">
          <w:rPr>
            <w:lang w:val="en-GB"/>
          </w:rPr>
          <w:t xml:space="preserve"> 2011)</w:t>
        </w:r>
        <w:r w:rsidRPr="00E071F1">
          <w:rPr>
            <w:rFonts w:cstheme="minorHAnsi"/>
          </w:rPr>
          <w:fldChar w:fldCharType="end"/>
        </w:r>
        <w:r w:rsidRPr="00E071F1">
          <w:rPr>
            <w:rFonts w:cstheme="minorHAnsi"/>
          </w:rPr>
          <w:t>.</w:t>
        </w:r>
        <w:r w:rsidRPr="00E071F1" w:rsidDel="002E412E">
          <w:rPr>
            <w:rFonts w:eastAsiaTheme="minorEastAsia" w:cstheme="minorHAnsi"/>
            <w:lang w:val="en-GB"/>
          </w:rPr>
          <w:t xml:space="preserve"> </w:t>
        </w:r>
        <w:r w:rsidRPr="00E071F1">
          <w:rPr>
            <w:rFonts w:eastAsiaTheme="minorEastAsia" w:cstheme="minorHAnsi"/>
            <w:lang w:val="en-GB"/>
          </w:rPr>
          <w:t>W</w:t>
        </w:r>
        <w:r w:rsidRPr="00E071F1">
          <w:rPr>
            <w:rFonts w:cstheme="minorHAnsi"/>
            <w:lang w:val="en-GB"/>
          </w:rPr>
          <w:t xml:space="preserve">hether or not the negative effects of warming will be first experienced by the largest fish </w:t>
        </w:r>
        <w:r w:rsidRPr="00E071F1">
          <w:rPr>
            <w:rFonts w:eastAsiaTheme="minorEastAsia" w:cstheme="minorHAnsi"/>
            <w:lang w:val="en-GB"/>
          </w:rPr>
          <w:t xml:space="preserve">depends on if they </w:t>
        </w:r>
        <w:r w:rsidRPr="00E071F1">
          <w:rPr>
            <w:lang w:val="en-GB"/>
          </w:rPr>
          <w:t xml:space="preserve">live closer to their thermal optimum for growth. They may for instance inhabit colder temperatures </w:t>
        </w:r>
        <w:r w:rsidRPr="00E071F1">
          <w:rPr>
            <w:lang w:val="en-GB"/>
          </w:rPr>
          <w:lastRenderedPageBreak/>
          <w:t xml:space="preserve">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r w:rsidRPr="00E071F1">
          <w:fldChar w:fldCharType="end"/>
        </w:r>
        <w:r w:rsidRPr="00E071F1">
          <w:rPr>
            <w:lang w:val="en-GB"/>
          </w:rPr>
          <w:t xml:space="preserve">, see also </w:t>
        </w:r>
        <w:proofErr w:type="spellStart"/>
        <w:r w:rsidRPr="00E071F1">
          <w:rPr>
            <w:lang w:val="en-GB"/>
          </w:rPr>
          <w:t>Heincke’s</w:t>
        </w:r>
        <w:proofErr w:type="spellEnd"/>
        <w:r w:rsidRPr="00E071F1">
          <w:rPr>
            <w:lang w:val="en-GB"/>
          </w:rPr>
          <w:t xml:space="preserve"> law </w:t>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(Heincke 1913; Audzijonyte &amp; Pecl 2018)</w:t>
        </w:r>
        <w:r w:rsidRPr="00E071F1">
          <w:fldChar w:fldCharType="end"/>
        </w:r>
        <w:r w:rsidRPr="00E071F1">
          <w:rPr>
            <w:lang w:val="en-GB"/>
          </w:rPr>
          <w:t xml:space="preserve">. </w:t>
        </w:r>
        <w:r w:rsidRPr="00E071F1">
          <w:rPr>
            <w:rFonts w:eastAsiaTheme="minorEastAsia" w:cstheme="minorHAnsi"/>
            <w:lang w:val="en-GB"/>
          </w:rPr>
          <w:t xml:space="preserve">That said, there is already empirical evidence of the largest individuals being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moveTo>
      <w:r w:rsidR="002E281F">
        <w:rPr>
          <w:rFonts w:eastAsiaTheme="minorEastAsia" w:cstheme="minorHAnsi"/>
          <w:lang w:val="en-GB"/>
        </w:rPr>
        <w:instrText xml:space="preserve"> ADDIN ZOTERO_ITEM CSL_CITATION {"citationID":"ag7eb21mmv","properties":{"formattedCitation":"(Huss {\\i{}et al.} 2019)","plainCitation":"(Huss et al. 2019)","noteIndex":0},"citationItems":[{"id":"kre1J3Go/P0RXTwSo","uris":["http://zotero.org/users/6116610/items/3XTZM82V"],"uri":["http://zotero.org/users/6116610/items/3XTZM82V"],"itemData":{"id":"JtKt9yLW/Rm8sr6r2","type":"article-journal","abstract":"A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moveTo w:id="754" w:author="Max Lindmark" w:date="2020-09-10T18:36:00Z">
        <w:r w:rsidRPr="00E071F1">
          <w:rPr>
            <w:rFonts w:eastAsiaTheme="minorEastAsia" w:cstheme="minorHAnsi"/>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species occupy thermal habitats where warming can lead to increased growth rate for all individuals in a population is a simplification </w:t>
        </w:r>
        <w:commentRangeStart w:id="755"/>
        <w:commentRangeStart w:id="756"/>
        <w:r w:rsidRPr="00E071F1">
          <w:rPr>
            <w:rFonts w:cstheme="minorHAnsi"/>
            <w:lang w:val="en-GB"/>
          </w:rPr>
          <w:t xml:space="preserve">that can bias prediction of the biological impacts of climate change. </w:t>
        </w:r>
        <w:commentRangeEnd w:id="755"/>
        <w:r w:rsidRPr="00E071F1">
          <w:rPr>
            <w:rStyle w:val="CommentReference"/>
            <w:sz w:val="24"/>
            <w:szCs w:val="24"/>
          </w:rPr>
          <w:commentReference w:id="755"/>
        </w:r>
        <w:commentRangeEnd w:id="756"/>
        <w:r w:rsidRPr="00E071F1">
          <w:rPr>
            <w:rStyle w:val="CommentReference"/>
            <w:sz w:val="24"/>
            <w:szCs w:val="24"/>
          </w:rPr>
          <w:commentReference w:id="756"/>
        </w:r>
      </w:moveTo>
    </w:p>
    <w:moveToRangeEnd w:id="750"/>
    <w:p w14:paraId="67F427F7" w14:textId="37480091" w:rsidR="00720141" w:rsidRPr="00E071F1" w:rsidDel="005D27BA" w:rsidRDefault="00720141" w:rsidP="00584931">
      <w:pPr>
        <w:spacing w:line="480" w:lineRule="auto"/>
        <w:ind w:firstLine="284"/>
        <w:contextualSpacing/>
        <w:jc w:val="both"/>
        <w:rPr>
          <w:del w:id="757" w:author="Max Lindmark" w:date="2020-09-10T18:55:00Z"/>
          <w:rFonts w:eastAsiaTheme="minorEastAsia" w:cstheme="minorHAnsi"/>
        </w:rPr>
      </w:pPr>
    </w:p>
    <w:p w14:paraId="0B066DD1" w14:textId="62C5CF1A" w:rsidR="00947116" w:rsidRPr="00E071F1" w:rsidDel="007C190F" w:rsidRDefault="00EB7AFB" w:rsidP="00947116">
      <w:pPr>
        <w:spacing w:line="480" w:lineRule="auto"/>
        <w:ind w:firstLine="284"/>
        <w:contextualSpacing/>
        <w:jc w:val="both"/>
        <w:rPr>
          <w:del w:id="758" w:author="Max Lindmark" w:date="2020-07-28T14:17:00Z"/>
          <w:rFonts w:cstheme="minorHAnsi"/>
          <w:lang w:val="en-GB"/>
        </w:rPr>
      </w:pPr>
      <w:r w:rsidRPr="00E071F1">
        <w:rPr>
          <w:rFonts w:eastAsiaTheme="minorEastAsia" w:cstheme="minorHAnsi"/>
          <w:lang w:val="en-GB"/>
        </w:rPr>
        <w:t xml:space="preserve">In addition to </w:t>
      </w:r>
      <w:r w:rsidR="00F935D8" w:rsidRPr="00E071F1">
        <w:rPr>
          <w:rFonts w:eastAsiaTheme="minorEastAsia" w:cstheme="minorHAnsi"/>
          <w:lang w:val="en-GB"/>
        </w:rPr>
        <w:t xml:space="preserve">resolving </w:t>
      </w:r>
      <w:r w:rsidRPr="00E071F1">
        <w:rPr>
          <w:rFonts w:eastAsiaTheme="minorEastAsia" w:cstheme="minorHAnsi"/>
          <w:lang w:val="en-GB"/>
        </w:rPr>
        <w:t xml:space="preserve">the scaling of net energy </w:t>
      </w:r>
      <w:r w:rsidR="00C22343" w:rsidRPr="00E071F1">
        <w:rPr>
          <w:rFonts w:eastAsiaTheme="minorEastAsia" w:cstheme="minorHAnsi"/>
          <w:lang w:val="en-GB"/>
        </w:rPr>
        <w:t>gain</w:t>
      </w:r>
      <w:r w:rsidRPr="00E071F1">
        <w:rPr>
          <w:rFonts w:eastAsiaTheme="minorEastAsia" w:cstheme="minorHAnsi"/>
          <w:lang w:val="en-GB"/>
        </w:rPr>
        <w:t xml:space="preserve"> </w:t>
      </w:r>
      <w:r w:rsidR="00A8557B" w:rsidRPr="00E071F1">
        <w:rPr>
          <w:rFonts w:eastAsiaTheme="minorEastAsia" w:cstheme="minorHAnsi"/>
          <w:lang w:val="en-GB"/>
        </w:rPr>
        <w:t>with body mass</w:t>
      </w:r>
      <w:r w:rsidR="009D3700" w:rsidRPr="00E071F1">
        <w:rPr>
          <w:rFonts w:eastAsiaTheme="minorEastAsia" w:cstheme="minorHAnsi"/>
          <w:lang w:val="en-GB"/>
        </w:rPr>
        <w:t xml:space="preserve">, it is important to understand how </w:t>
      </w:r>
      <w:r w:rsidR="00C63AFE" w:rsidRPr="00E071F1">
        <w:rPr>
          <w:rFonts w:eastAsiaTheme="minorEastAsia" w:cstheme="minorHAnsi"/>
          <w:lang w:val="en-GB"/>
        </w:rPr>
        <w:t>the</w:t>
      </w:r>
      <w:r w:rsidR="009D3700" w:rsidRPr="00E071F1">
        <w:rPr>
          <w:rFonts w:eastAsiaTheme="minorEastAsia" w:cstheme="minorHAnsi"/>
          <w:lang w:val="en-GB"/>
        </w:rPr>
        <w:t xml:space="preserve"> balance</w:t>
      </w:r>
      <w:r w:rsidR="00C63AFE" w:rsidRPr="00E071F1">
        <w:rPr>
          <w:rFonts w:eastAsiaTheme="minorEastAsia" w:cstheme="minorHAnsi"/>
          <w:lang w:val="en-GB"/>
        </w:rPr>
        <w:t xml:space="preserve"> between energy </w:t>
      </w:r>
      <w:r w:rsidR="00422039" w:rsidRPr="00E071F1">
        <w:rPr>
          <w:rFonts w:eastAsiaTheme="minorEastAsia" w:cstheme="minorHAnsi"/>
          <w:lang w:val="en-GB"/>
        </w:rPr>
        <w:t>gains</w:t>
      </w:r>
      <w:r w:rsidR="00C63AFE" w:rsidRPr="00E071F1">
        <w:rPr>
          <w:rFonts w:eastAsiaTheme="minorEastAsia" w:cstheme="minorHAnsi"/>
          <w:lang w:val="en-GB"/>
        </w:rPr>
        <w:t xml:space="preserve"> and costs</w:t>
      </w:r>
      <w:r w:rsidR="00F81C51" w:rsidRPr="00E071F1">
        <w:rPr>
          <w:rFonts w:eastAsiaTheme="minorEastAsia" w:cstheme="minorHAnsi"/>
          <w:lang w:val="en-GB"/>
        </w:rPr>
        <w:t xml:space="preserve"> is </w:t>
      </w:r>
      <w:r w:rsidR="00FC5D4D" w:rsidRPr="00E071F1">
        <w:rPr>
          <w:rFonts w:eastAsiaTheme="minorEastAsia" w:cstheme="minorHAnsi"/>
          <w:lang w:val="en-GB"/>
        </w:rPr>
        <w:t>affected</w:t>
      </w:r>
      <w:r w:rsidR="00F81C51" w:rsidRPr="00E071F1">
        <w:rPr>
          <w:rFonts w:eastAsiaTheme="minorEastAsia" w:cstheme="minorHAnsi"/>
          <w:lang w:val="en-GB"/>
        </w:rPr>
        <w:t xml:space="preserve"> by temperature.</w:t>
      </w:r>
      <w:r w:rsidR="00371B8E" w:rsidRPr="00E071F1">
        <w:rPr>
          <w:rFonts w:eastAsiaTheme="minorEastAsia" w:cstheme="minorHAnsi"/>
          <w:lang w:val="en-GB"/>
        </w:rPr>
        <w:t xml:space="preserve"> </w:t>
      </w:r>
      <w:r w:rsidR="00144864" w:rsidRPr="00E071F1">
        <w:rPr>
          <w:rFonts w:eastAsiaTheme="minorEastAsia" w:cstheme="minorHAnsi"/>
          <w:lang w:val="en-GB"/>
        </w:rPr>
        <w:t>The 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2E281F">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S"}],"issued":{"date-parts":[["2005"]]}}},{"id":"kre1J3Go/1Q6Lg41W","uris":["http://zotero.org/users/6116610/items/2BTE2RDI"],"uri":["http://zotero.org/users/6116610/items/2BTE2RDI"],"itemData":{"id":"tcAX0HwS/YOgYTW6G","type":"article-journal","container-title":"Global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r w:rsidR="00374140" w:rsidRPr="00E071F1">
        <w:rPr>
          <w:rFonts w:eastAsiaTheme="minorEastAsia" w:cstheme="minorHAnsi"/>
          <w:lang w:val="en-GB"/>
        </w:rPr>
        <w:t>We find that when u</w:t>
      </w:r>
      <w:r w:rsidR="00AD5742" w:rsidRPr="00E071F1">
        <w:rPr>
          <w:rFonts w:eastAsiaTheme="minorEastAsia" w:cstheme="minorHAnsi"/>
          <w:lang w:val="en-GB"/>
        </w:rPr>
        <w:t>sing temperatures</w:t>
      </w:r>
      <w:r w:rsidR="005B714F" w:rsidRPr="00E071F1">
        <w:rPr>
          <w:rFonts w:eastAsiaTheme="minorEastAsia" w:cstheme="minorHAnsi"/>
          <w:lang w:val="en-GB"/>
        </w:rPr>
        <w:t xml:space="preserve"> below peak</w:t>
      </w:r>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E071F1">
        <w:rPr>
          <w:rFonts w:eastAsiaTheme="minorEastAsia" w:cstheme="minorHAnsi"/>
        </w:rPr>
        <w:t xml:space="preserve">This is in contrast to other studies, 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gains.</w:t>
      </w:r>
      <w:r w:rsidR="004B4140" w:rsidRPr="00E071F1">
        <w:rPr>
          <w:rFonts w:eastAsiaTheme="minorEastAsia" w:cstheme="minorHAnsi"/>
          <w:lang w:val="en-GB"/>
        </w:rPr>
        <w:t xml:space="preserve"> </w:t>
      </w:r>
      <w:r w:rsidR="00494B4E" w:rsidRPr="00E071F1">
        <w:rPr>
          <w:rFonts w:eastAsiaTheme="minorEastAsia"/>
          <w:lang w:val="en-GB"/>
        </w:rPr>
        <w:t>However</w:t>
      </w:r>
      <w:r w:rsidR="00947116" w:rsidRPr="00E071F1">
        <w:rPr>
          <w:rFonts w:eastAsiaTheme="minorEastAsia"/>
          <w:lang w:val="en-GB"/>
        </w:rPr>
        <w:t>, we do find clear mismatches at higher temperatures</w:t>
      </w:r>
      <w:r w:rsidR="00D06F47" w:rsidRPr="00E071F1">
        <w:rPr>
          <w:rFonts w:eastAsiaTheme="minorEastAsia"/>
          <w:lang w:val="en-GB"/>
        </w:rPr>
        <w:t xml:space="preserve">, due to </w:t>
      </w:r>
      <w:r w:rsidR="00947116" w:rsidRPr="00E071F1">
        <w:rPr>
          <w:rFonts w:eastAsiaTheme="minorEastAsia"/>
          <w:lang w:val="en-GB"/>
        </w:rPr>
        <w:t xml:space="preserve">consumption rates </w:t>
      </w:r>
      <w:r w:rsidR="00D06F47" w:rsidRPr="00E071F1">
        <w:rPr>
          <w:rFonts w:eastAsiaTheme="minorEastAsia"/>
          <w:lang w:val="en-GB"/>
        </w:rPr>
        <w:t xml:space="preserve">reaching a peak </w:t>
      </w:r>
      <w:r w:rsidR="00947116" w:rsidRPr="00E071F1">
        <w:rPr>
          <w:rFonts w:eastAsiaTheme="minorEastAsia"/>
          <w:lang w:val="en-GB"/>
        </w:rPr>
        <w:t xml:space="preserve">whereas metabolic rates increase exponentially over </w:t>
      </w:r>
      <w:r w:rsidR="007B5C3D" w:rsidRPr="00E071F1">
        <w:rPr>
          <w:rFonts w:eastAsiaTheme="minorEastAsia"/>
          <w:lang w:val="en-GB"/>
        </w:rPr>
        <w:t xml:space="preserve">much wider </w:t>
      </w:r>
      <w:r w:rsidR="00947116" w:rsidRPr="00E071F1">
        <w:rPr>
          <w:rFonts w:eastAsiaTheme="minorEastAsia"/>
          <w:lang w:val="en-GB"/>
        </w:rPr>
        <w:t>temperature</w:t>
      </w:r>
      <w:r w:rsidR="007B5C3D" w:rsidRPr="00E071F1">
        <w:rPr>
          <w:rFonts w:eastAsiaTheme="minorEastAsia"/>
          <w:lang w:val="en-GB"/>
        </w:rPr>
        <w:t xml:space="preserve"> range</w:t>
      </w:r>
      <w:r w:rsidR="00075ED9" w:rsidRPr="00E071F1">
        <w:rPr>
          <w:rFonts w:eastAsiaTheme="minorEastAsia"/>
          <w:lang w:val="en-GB"/>
        </w:rPr>
        <w:t>s</w:t>
      </w:r>
      <w:r w:rsidR="00947116" w:rsidRPr="00E071F1">
        <w:rPr>
          <w:rFonts w:eastAsiaTheme="minorEastAsia"/>
          <w:lang w:val="en-GB"/>
        </w:rPr>
        <w:t>.</w:t>
      </w:r>
      <w:r w:rsidR="008B751A" w:rsidRPr="00E071F1">
        <w:rPr>
          <w:rFonts w:eastAsiaTheme="minorEastAsia"/>
          <w:lang w:val="en-GB"/>
        </w:rPr>
        <w:t xml:space="preserve"> A recent hypothesis suggests </w:t>
      </w:r>
      <w:r w:rsidR="00590D3A" w:rsidRPr="00E071F1">
        <w:rPr>
          <w:rFonts w:eastAsiaTheme="minorEastAsia"/>
          <w:lang w:val="en-GB"/>
        </w:rPr>
        <w:t xml:space="preserve">that the reason for unimodal consumption </w:t>
      </w:r>
      <w:r w:rsidR="009401D1" w:rsidRPr="00E071F1">
        <w:rPr>
          <w:rFonts w:eastAsiaTheme="minorEastAsia"/>
          <w:lang w:val="en-GB"/>
        </w:rPr>
        <w:t xml:space="preserve">curves </w:t>
      </w:r>
      <w:r w:rsidR="00590D3A" w:rsidRPr="00E071F1">
        <w:rPr>
          <w:rFonts w:eastAsiaTheme="minorEastAsia"/>
          <w:lang w:val="en-GB"/>
        </w:rPr>
        <w:t>is to protect aerobic scope by not overshoot</w:t>
      </w:r>
      <w:r w:rsidR="00034DBC" w:rsidRPr="00E071F1">
        <w:rPr>
          <w:rFonts w:eastAsiaTheme="minorEastAsia"/>
          <w:lang w:val="en-GB"/>
        </w:rPr>
        <w:t>ing</w:t>
      </w:r>
      <w:r w:rsidR="00590D3A" w:rsidRPr="00E071F1">
        <w:rPr>
          <w:rFonts w:eastAsiaTheme="minorEastAsia"/>
          <w:lang w:val="en-GB"/>
        </w:rPr>
        <w:t xml:space="preserve"> post-meal oxygen consumption</w:t>
      </w:r>
      <w:ins w:id="759" w:author="Max Lindmark" w:date="2020-07-31T17:01:00Z">
        <w:r w:rsidR="006C4556" w:rsidRPr="00E071F1">
          <w:rPr>
            <w:rFonts w:eastAsiaTheme="minorEastAsia"/>
            <w:lang w:val="en-GB"/>
          </w:rPr>
          <w:t xml:space="preserve"> </w:t>
        </w:r>
        <w:r w:rsidR="006C4556" w:rsidRPr="00E071F1">
          <w:rPr>
            <w:rFonts w:eastAsiaTheme="minorEastAsia"/>
          </w:rPr>
          <w:fldChar w:fldCharType="begin"/>
        </w:r>
      </w:ins>
      <w:r w:rsidR="00422B99"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ins w:id="760" w:author="Max Lindmark" w:date="2020-07-31T17:01:00Z">
        <w:r w:rsidR="006C4556" w:rsidRPr="00E071F1">
          <w:rPr>
            <w:rFonts w:eastAsiaTheme="minorEastAsia"/>
          </w:rPr>
          <w:fldChar w:fldCharType="separate"/>
        </w:r>
        <w:r w:rsidR="006C4556" w:rsidRPr="00E071F1">
          <w:rPr>
            <w:lang w:val="en-GB"/>
          </w:rPr>
          <w:t xml:space="preserve">(Jutfelt </w:t>
        </w:r>
        <w:r w:rsidR="006C4556" w:rsidRPr="00E071F1">
          <w:rPr>
            <w:i/>
            <w:iCs/>
            <w:lang w:val="en-GB"/>
          </w:rPr>
          <w:t>et al.</w:t>
        </w:r>
        <w:r w:rsidR="006C4556" w:rsidRPr="00E071F1">
          <w:rPr>
            <w:lang w:val="en-GB"/>
          </w:rPr>
          <w:t xml:space="preserve"> 2020)</w:t>
        </w:r>
        <w:r w:rsidR="006C4556" w:rsidRPr="00E071F1">
          <w:rPr>
            <w:rFonts w:eastAsiaTheme="minorEastAsia"/>
          </w:rPr>
          <w:fldChar w:fldCharType="end"/>
        </w:r>
      </w:ins>
      <w:r w:rsidR="00DC6BD8" w:rsidRPr="00E071F1">
        <w:rPr>
          <w:rFonts w:eastAsiaTheme="minorEastAsia"/>
          <w:lang w:val="en-GB"/>
        </w:rPr>
        <w:t xml:space="preserve">. This </w:t>
      </w:r>
      <w:r w:rsidR="002F7E09" w:rsidRPr="00E071F1">
        <w:rPr>
          <w:rFonts w:eastAsiaTheme="minorEastAsia"/>
          <w:lang w:val="en-GB"/>
        </w:rPr>
        <w:t xml:space="preserve">would causally </w:t>
      </w:r>
      <w:r w:rsidR="009C1E05" w:rsidRPr="00E071F1">
        <w:rPr>
          <w:rFonts w:eastAsiaTheme="minorEastAsia"/>
          <w:lang w:val="en-GB"/>
        </w:rPr>
        <w:t>explain why also growth curves are unimodal</w:t>
      </w:r>
      <w:del w:id="761" w:author="Max Lindmark" w:date="2020-07-31T17:01:00Z">
        <w:r w:rsidR="009C1E05" w:rsidRPr="00E071F1" w:rsidDel="006C4556">
          <w:rPr>
            <w:rFonts w:eastAsiaTheme="minorEastAsia"/>
            <w:lang w:val="en-GB"/>
          </w:rPr>
          <w:delText xml:space="preserve"> </w:delText>
        </w:r>
        <w:r w:rsidR="009C1E05" w:rsidRPr="00E071F1" w:rsidDel="006C4556">
          <w:rPr>
            <w:rFonts w:eastAsiaTheme="minorEastAsia"/>
          </w:rPr>
          <w:fldChar w:fldCharType="begin"/>
        </w:r>
        <w:r w:rsidR="00AD3510" w:rsidRPr="00E071F1" w:rsidDel="006C4556">
          <w:rPr>
            <w:rFonts w:eastAsiaTheme="minorEastAsia"/>
            <w:lang w:val="en-GB"/>
          </w:rPr>
          <w:del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9C1E05" w:rsidRPr="00E071F1" w:rsidDel="006C4556">
          <w:rPr>
            <w:rFonts w:eastAsiaTheme="minorEastAsia"/>
          </w:rPr>
          <w:fldChar w:fldCharType="separate"/>
        </w:r>
        <w:r w:rsidR="00AD3510" w:rsidRPr="00E071F1" w:rsidDel="006C4556">
          <w:rPr>
            <w:lang w:val="en-GB"/>
          </w:rPr>
          <w:delText xml:space="preserve">(Jutfelt </w:delText>
        </w:r>
        <w:r w:rsidR="00AD3510" w:rsidRPr="00E071F1" w:rsidDel="006C4556">
          <w:rPr>
            <w:i/>
            <w:iCs/>
            <w:lang w:val="en-GB"/>
          </w:rPr>
          <w:delText>et al.</w:delText>
        </w:r>
        <w:r w:rsidR="00AD3510" w:rsidRPr="00E071F1" w:rsidDel="006C4556">
          <w:rPr>
            <w:lang w:val="en-GB"/>
          </w:rPr>
          <w:delText xml:space="preserve"> 2020)</w:delText>
        </w:r>
        <w:r w:rsidR="009C1E05" w:rsidRPr="00E071F1" w:rsidDel="006C4556">
          <w:rPr>
            <w:rFonts w:eastAsiaTheme="minorEastAsia"/>
          </w:rPr>
          <w:fldChar w:fldCharType="end"/>
        </w:r>
      </w:del>
      <w:r w:rsidR="008E66DF" w:rsidRPr="00E071F1">
        <w:rPr>
          <w:rFonts w:eastAsiaTheme="minorEastAsia"/>
          <w:lang w:val="en-GB"/>
        </w:rPr>
        <w:t>,</w:t>
      </w:r>
      <w:r w:rsidR="00092010" w:rsidRPr="00E071F1">
        <w:rPr>
          <w:rFonts w:eastAsiaTheme="minorEastAsia"/>
          <w:lang w:val="en-GB"/>
        </w:rPr>
        <w:t xml:space="preserve"> </w:t>
      </w:r>
      <w:r w:rsidR="00A46FB0" w:rsidRPr="00E071F1">
        <w:rPr>
          <w:rFonts w:eastAsiaTheme="minorEastAsia"/>
          <w:lang w:val="en-GB"/>
        </w:rPr>
        <w:t xml:space="preserve">as is often argued from a conceptual point of view </w:t>
      </w:r>
      <w:r w:rsidR="00A46FB0" w:rsidRPr="00E071F1">
        <w:rPr>
          <w:rFonts w:eastAsiaTheme="minorEastAsia"/>
        </w:rPr>
        <w:fldChar w:fldCharType="begin"/>
      </w:r>
      <w:r w:rsidR="00422B99" w:rsidRPr="00E071F1">
        <w:rPr>
          <w:rFonts w:eastAsiaTheme="minorEastAsia"/>
          <w:lang w:val="en-GB"/>
        </w:rPr>
        <w:instrText xml:space="preserve"> ADDIN ZOTERO_ITEM CSL_CITATION {"citationID":"a3u8laf7c4","properties":{"formattedCitation":"(Jobling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E071F1">
        <w:rPr>
          <w:rFonts w:eastAsiaTheme="minorEastAsia"/>
        </w:rPr>
        <w:fldChar w:fldCharType="separate"/>
      </w:r>
      <w:r w:rsidR="009F48BC" w:rsidRPr="00E071F1">
        <w:rPr>
          <w:lang w:val="en-GB"/>
        </w:rPr>
        <w:t>(Jobling 1997)</w:t>
      </w:r>
      <w:r w:rsidR="00A46FB0" w:rsidRPr="00E071F1">
        <w:rPr>
          <w:rFonts w:eastAsiaTheme="minorEastAsia"/>
        </w:rPr>
        <w:fldChar w:fldCharType="end"/>
      </w:r>
      <w:r w:rsidR="008D1FCB" w:rsidRPr="00E071F1">
        <w:rPr>
          <w:rFonts w:eastAsiaTheme="minorEastAsia"/>
          <w:lang w:val="en-GB"/>
        </w:rPr>
        <w:t xml:space="preserve">. </w:t>
      </w:r>
      <w:r w:rsidR="0018419F" w:rsidRPr="00E071F1">
        <w:rPr>
          <w:rFonts w:eastAsiaTheme="minorEastAsia"/>
          <w:lang w:val="en-GB"/>
        </w:rPr>
        <w:t>Thus, u</w:t>
      </w:r>
      <w:r w:rsidR="007C5AC9" w:rsidRPr="00E071F1">
        <w:rPr>
          <w:rFonts w:eastAsiaTheme="minorEastAsia"/>
          <w:lang w:val="en-GB"/>
        </w:rPr>
        <w:t xml:space="preserve">nimodal thermal responses are likely </w:t>
      </w:r>
      <w:r w:rsidR="007C5AC9" w:rsidRPr="00E071F1">
        <w:rPr>
          <w:rFonts w:eastAsiaTheme="minorEastAsia"/>
          <w:lang w:val="en-GB"/>
        </w:rPr>
        <w:lastRenderedPageBreak/>
        <w:t>important for understanding impacts of climate change</w:t>
      </w:r>
      <w:r w:rsidR="003F679C" w:rsidRPr="00E071F1">
        <w:rPr>
          <w:rFonts w:eastAsiaTheme="minorEastAsia"/>
          <w:lang w:val="en-GB"/>
        </w:rPr>
        <w:t xml:space="preserve"> </w:t>
      </w:r>
      <w:r w:rsidR="003F679C" w:rsidRPr="00E071F1">
        <w:rPr>
          <w:rFonts w:eastAsiaTheme="minorEastAsia"/>
        </w:rPr>
        <w:fldChar w:fldCharType="begin"/>
      </w:r>
      <w:r w:rsidR="00422B99" w:rsidRPr="00E071F1">
        <w:rPr>
          <w:rFonts w:eastAsiaTheme="minorEastAsia"/>
          <w:lang w:val="en-GB"/>
        </w:rPr>
        <w:instrText xml:space="preserve"> ADDIN ZOTERO_ITEM CSL_CITATION {"citationID":"a1pfr07ki2h","properties":{"formattedCitation":"(Neuheimer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sidRPr="00E071F1">
        <w:rPr>
          <w:rFonts w:eastAsiaTheme="minorEastAsia"/>
        </w:rPr>
        <w:fldChar w:fldCharType="separate"/>
      </w:r>
      <w:r w:rsidR="009C66FD" w:rsidRPr="00E071F1">
        <w:rPr>
          <w:lang w:val="en-GB"/>
        </w:rPr>
        <w:t xml:space="preserve">(Neuheimer </w:t>
      </w:r>
      <w:r w:rsidR="009C66FD" w:rsidRPr="00E071F1">
        <w:rPr>
          <w:i/>
          <w:iCs/>
          <w:lang w:val="en-GB"/>
        </w:rPr>
        <w:t>et al.</w:t>
      </w:r>
      <w:r w:rsidR="009C66FD" w:rsidRPr="00E071F1">
        <w:rPr>
          <w:lang w:val="en-GB"/>
        </w:rPr>
        <w:t xml:space="preserve"> 2011)</w:t>
      </w:r>
      <w:r w:rsidR="003F679C" w:rsidRPr="00E071F1">
        <w:rPr>
          <w:rFonts w:eastAsiaTheme="minorEastAsia"/>
        </w:rPr>
        <w:fldChar w:fldCharType="end"/>
      </w:r>
      <w:r w:rsidR="007C5AC9" w:rsidRPr="00E071F1">
        <w:rPr>
          <w:rFonts w:eastAsiaTheme="minorEastAsia"/>
          <w:lang w:val="en-GB"/>
        </w:rPr>
        <w:t xml:space="preserve">. Therefore, </w:t>
      </w:r>
      <w:r w:rsidR="004979B3" w:rsidRPr="00E071F1">
        <w:rPr>
          <w:rFonts w:eastAsiaTheme="minorEastAsia"/>
          <w:lang w:val="en-GB"/>
        </w:rPr>
        <w:t xml:space="preserve">a priority </w:t>
      </w:r>
      <w:r w:rsidR="00AD3287" w:rsidRPr="00E071F1">
        <w:rPr>
          <w:rFonts w:eastAsiaTheme="minorEastAsia"/>
          <w:lang w:val="en-GB"/>
        </w:rPr>
        <w:t xml:space="preserve">should be </w:t>
      </w:r>
      <w:r w:rsidR="006E11A2" w:rsidRPr="00E071F1">
        <w:rPr>
          <w:rFonts w:eastAsiaTheme="minorEastAsia"/>
          <w:lang w:val="en-GB"/>
        </w:rPr>
        <w:t xml:space="preserve">to identify generalized approaches </w:t>
      </w:r>
      <w:r w:rsidR="002610ED" w:rsidRPr="00E071F1">
        <w:rPr>
          <w:rFonts w:eastAsiaTheme="minorEastAsia"/>
          <w:lang w:val="en-GB"/>
        </w:rPr>
        <w:t xml:space="preserve">and parameters </w:t>
      </w:r>
      <w:r w:rsidR="000F6592" w:rsidRPr="00E071F1">
        <w:rPr>
          <w:rFonts w:eastAsiaTheme="minorEastAsia"/>
          <w:lang w:val="en-GB"/>
        </w:rPr>
        <w:t xml:space="preserve">for characterizing </w:t>
      </w:r>
      <w:r w:rsidR="00DD12A0" w:rsidRPr="00E071F1">
        <w:rPr>
          <w:rFonts w:eastAsiaTheme="minorEastAsia"/>
          <w:lang w:val="en-GB"/>
        </w:rPr>
        <w:t>the unimodal</w:t>
      </w:r>
      <w:r w:rsidR="00132119" w:rsidRPr="00E071F1">
        <w:rPr>
          <w:rFonts w:eastAsiaTheme="minorEastAsia"/>
          <w:lang w:val="en-GB"/>
        </w:rPr>
        <w:t xml:space="preserve"> </w:t>
      </w:r>
      <w:r w:rsidR="00034C53" w:rsidRPr="00E071F1">
        <w:rPr>
          <w:rFonts w:eastAsiaTheme="minorEastAsia"/>
          <w:lang w:val="en-GB"/>
        </w:rPr>
        <w:t>shape of consumption</w:t>
      </w:r>
      <w:r w:rsidR="003B651A" w:rsidRPr="00E071F1">
        <w:rPr>
          <w:rFonts w:eastAsiaTheme="minorEastAsia"/>
          <w:lang w:val="en-GB"/>
        </w:rPr>
        <w:t xml:space="preserve"> rate</w:t>
      </w:r>
      <w:r w:rsidR="00AC4E19" w:rsidRPr="00E071F1">
        <w:rPr>
          <w:rFonts w:eastAsiaTheme="minorEastAsia"/>
          <w:lang w:val="en-GB"/>
        </w:rPr>
        <w:t>, which would require more data and experiments</w:t>
      </w:r>
      <w:r w:rsidR="00C77C55" w:rsidRPr="00E071F1">
        <w:rPr>
          <w:rFonts w:eastAsiaTheme="minorEastAsia"/>
          <w:lang w:val="en-GB"/>
        </w:rPr>
        <w:t xml:space="preserve"> with</w:t>
      </w:r>
      <w:r w:rsidR="007102FF" w:rsidRPr="00E071F1">
        <w:rPr>
          <w:rFonts w:eastAsiaTheme="minorEastAsia"/>
          <w:lang w:val="en-GB"/>
        </w:rPr>
        <w:t xml:space="preserve"> </w:t>
      </w:r>
      <w:del w:id="762" w:author="Max Lindmark" w:date="2020-07-28T14:16:00Z">
        <w:r w:rsidR="007102FF" w:rsidRPr="00E071F1" w:rsidDel="00BB305E">
          <w:rPr>
            <w:rFonts w:eastAsiaTheme="minorEastAsia"/>
            <w:lang w:val="en-GB"/>
          </w:rPr>
          <w:delText xml:space="preserve">factorial </w:delText>
        </w:r>
      </w:del>
      <w:ins w:id="763" w:author="Max Lindmark" w:date="2020-07-28T14:16:00Z">
        <w:r w:rsidR="00BB305E" w:rsidRPr="00E071F1">
          <w:rPr>
            <w:rFonts w:eastAsiaTheme="minorEastAsia"/>
            <w:lang w:val="en-GB"/>
          </w:rPr>
          <w:t xml:space="preserve">combined </w:t>
        </w:r>
      </w:ins>
      <w:r w:rsidR="007102FF" w:rsidRPr="00E071F1">
        <w:rPr>
          <w:rFonts w:eastAsiaTheme="minorEastAsia"/>
          <w:lang w:val="en-GB"/>
        </w:rPr>
        <w:t>mass and temperature treatments</w:t>
      </w:r>
      <w:r w:rsidR="00AC4E19" w:rsidRPr="00E071F1">
        <w:rPr>
          <w:rFonts w:eastAsiaTheme="minorEastAsia"/>
          <w:lang w:val="en-GB"/>
        </w:rPr>
        <w:t>.</w:t>
      </w:r>
    </w:p>
    <w:p w14:paraId="4DBE5F07" w14:textId="66AC28B3" w:rsidR="00077A77" w:rsidRPr="00E071F1" w:rsidRDefault="00CF7F64" w:rsidP="00BA1217">
      <w:pPr>
        <w:spacing w:line="480" w:lineRule="auto"/>
        <w:ind w:firstLine="284"/>
        <w:contextualSpacing/>
        <w:jc w:val="both"/>
        <w:rPr>
          <w:rFonts w:eastAsiaTheme="minorEastAsia" w:cstheme="minorHAnsi"/>
          <w:lang w:val="en-GB"/>
        </w:rPr>
      </w:pPr>
      <w:commentRangeStart w:id="764"/>
      <w:commentRangeStart w:id="765"/>
      <w:commentRangeStart w:id="766"/>
      <w:commentRangeStart w:id="767"/>
      <w:del w:id="768" w:author="Max Lindmark" w:date="2020-07-28T14:17:00Z">
        <w:r w:rsidRPr="00E071F1" w:rsidDel="007C190F">
          <w:rPr>
            <w:rFonts w:eastAsiaTheme="minorEastAsia" w:cstheme="minorHAnsi"/>
            <w:lang w:val="en-GB"/>
          </w:rPr>
          <w:delText>We also find the general temperature scaling</w:delText>
        </w:r>
        <w:r w:rsidR="00F935D8" w:rsidRPr="00E071F1" w:rsidDel="007C190F">
          <w:rPr>
            <w:rFonts w:eastAsiaTheme="minorEastAsia" w:cstheme="minorHAnsi"/>
            <w:lang w:val="en-GB"/>
          </w:rPr>
          <w:delText xml:space="preserve"> </w:delText>
        </w:r>
        <w:r w:rsidR="00C22343" w:rsidRPr="00E071F1" w:rsidDel="007C190F">
          <w:rPr>
            <w:rFonts w:eastAsiaTheme="minorEastAsia" w:cstheme="minorHAnsi"/>
            <w:lang w:val="en-GB"/>
          </w:rPr>
          <w:delText xml:space="preserve">of metabolic and </w:delText>
        </w:r>
        <w:r w:rsidR="00F935D8" w:rsidRPr="00E071F1" w:rsidDel="007C190F">
          <w:rPr>
            <w:rFonts w:eastAsiaTheme="minorEastAsia" w:cstheme="minorHAnsi"/>
            <w:lang w:val="en-GB"/>
          </w:rPr>
          <w:delText>maximum consumption</w:delText>
        </w:r>
        <w:r w:rsidR="00256929" w:rsidRPr="00E071F1" w:rsidDel="007C190F">
          <w:rPr>
            <w:rFonts w:eastAsiaTheme="minorEastAsia" w:cstheme="minorHAnsi"/>
            <w:lang w:val="en-GB"/>
          </w:rPr>
          <w:delText xml:space="preserve"> at temperatures below optimum are </w:delText>
        </w:r>
        <w:r w:rsidRPr="00E071F1" w:rsidDel="007C190F">
          <w:rPr>
            <w:rFonts w:eastAsiaTheme="minorEastAsia" w:cstheme="minorHAnsi"/>
            <w:lang w:val="en-GB"/>
          </w:rPr>
          <w:delText>less uncertain</w:delText>
        </w:r>
        <w:r w:rsidR="008B721C" w:rsidRPr="00E071F1" w:rsidDel="007C190F">
          <w:rPr>
            <w:rFonts w:eastAsiaTheme="minorEastAsia" w:cstheme="minorHAnsi"/>
            <w:lang w:val="en-GB"/>
          </w:rPr>
          <w:delText xml:space="preserve"> than what has been reported previously (e.g. </w:delText>
        </w:r>
        <w:r w:rsidR="00E2350B" w:rsidRPr="00E071F1" w:rsidDel="007C190F">
          <w:rPr>
            <w:rFonts w:eastAsiaTheme="minorEastAsia" w:cstheme="minorHAnsi"/>
            <w:lang w:val="en-GB"/>
          </w:rPr>
          <w:delText>in</w:delText>
        </w:r>
        <w:r w:rsidR="00D338CB" w:rsidRPr="00E071F1" w:rsidDel="007C190F">
          <w:rPr>
            <w:rFonts w:eastAsiaTheme="minorEastAsia" w:cstheme="minorHAnsi"/>
            <w:lang w:val="en-GB"/>
          </w:rPr>
          <w:delText xml:space="preserve"> </w:delText>
        </w:r>
        <w:r w:rsidR="00054CD2" w:rsidRPr="00E071F1" w:rsidDel="007C190F">
          <w:rPr>
            <w:rFonts w:eastAsiaTheme="minorEastAsia" w:cstheme="minorHAnsi"/>
          </w:rPr>
          <w:fldChar w:fldCharType="begin"/>
        </w:r>
        <w:r w:rsidR="00E169B4" w:rsidRPr="00E071F1" w:rsidDel="007C190F">
          <w:rPr>
            <w:rFonts w:eastAsiaTheme="minorEastAsia" w:cstheme="minorHAnsi"/>
            <w:lang w:val="en-GB"/>
          </w:rPr>
          <w:del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delInstrText>
        </w:r>
        <w:r w:rsidR="00E169B4" w:rsidRPr="00E071F1" w:rsidDel="007C190F">
          <w:rPr>
            <w:rFonts w:eastAsiaTheme="minorEastAsia" w:cstheme="minorHAnsi"/>
          </w:rPr>
          <w:del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delInstrText>
        </w:r>
        <w:r w:rsidR="00E169B4" w:rsidRPr="00E071F1" w:rsidDel="007C190F">
          <w:rPr>
            <w:rFonts w:eastAsiaTheme="minorEastAsia" w:cstheme="minorHAnsi"/>
            <w:lang w:val="en-GB"/>
          </w:rPr>
          <w:del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054CD2" w:rsidRPr="00E071F1" w:rsidDel="007C190F">
          <w:rPr>
            <w:rFonts w:eastAsiaTheme="minorEastAsia" w:cstheme="minorHAnsi"/>
          </w:rPr>
          <w:fldChar w:fldCharType="separate"/>
        </w:r>
        <w:r w:rsidR="009F48BC" w:rsidRPr="00E071F1" w:rsidDel="007C190F">
          <w:rPr>
            <w:lang w:val="en-GB"/>
          </w:rPr>
          <w:delText xml:space="preserve">(Downs </w:delText>
        </w:r>
        <w:r w:rsidR="009F48BC" w:rsidRPr="00E071F1" w:rsidDel="007C190F">
          <w:rPr>
            <w:i/>
            <w:iCs/>
            <w:lang w:val="en-GB"/>
          </w:rPr>
          <w:delText>et al.</w:delText>
        </w:r>
        <w:r w:rsidR="009F48BC" w:rsidRPr="00E071F1" w:rsidDel="007C190F">
          <w:rPr>
            <w:lang w:val="en-GB"/>
          </w:rPr>
          <w:delText xml:space="preserve"> 2008; Englund </w:delText>
        </w:r>
        <w:r w:rsidR="009F48BC" w:rsidRPr="00E071F1" w:rsidDel="007C190F">
          <w:rPr>
            <w:i/>
            <w:iCs/>
            <w:lang w:val="en-GB"/>
          </w:rPr>
          <w:delText>et al.</w:delText>
        </w:r>
        <w:r w:rsidR="009F48BC" w:rsidRPr="00E071F1" w:rsidDel="007C190F">
          <w:rPr>
            <w:lang w:val="en-GB"/>
          </w:rPr>
          <w:delText xml:space="preserve"> 2011)</w:delText>
        </w:r>
        <w:r w:rsidR="00054CD2" w:rsidRPr="00E071F1" w:rsidDel="007C190F">
          <w:rPr>
            <w:rFonts w:eastAsiaTheme="minorEastAsia" w:cstheme="minorHAnsi"/>
          </w:rPr>
          <w:fldChar w:fldCharType="end"/>
        </w:r>
        <w:r w:rsidR="00520784" w:rsidRPr="00E071F1" w:rsidDel="007C190F">
          <w:rPr>
            <w:rFonts w:eastAsiaTheme="minorEastAsia" w:cstheme="minorHAnsi"/>
            <w:lang w:val="en-GB"/>
          </w:rPr>
          <w:delText xml:space="preserve">. A </w:delText>
        </w:r>
        <w:r w:rsidR="00961C71" w:rsidRPr="00E071F1" w:rsidDel="007C190F">
          <w:rPr>
            <w:rFonts w:eastAsiaTheme="minorEastAsia" w:cstheme="minorHAnsi"/>
            <w:lang w:val="en-GB"/>
          </w:rPr>
          <w:delText>likely contributing factor</w:delText>
        </w:r>
        <w:r w:rsidR="00581069" w:rsidRPr="00E071F1" w:rsidDel="007C190F">
          <w:rPr>
            <w:rFonts w:eastAsiaTheme="minorEastAsia" w:cstheme="minorHAnsi"/>
            <w:lang w:val="en-GB"/>
          </w:rPr>
          <w:delText xml:space="preserve"> is </w:delText>
        </w:r>
        <w:r w:rsidR="00F935D8" w:rsidRPr="00E071F1" w:rsidDel="007C190F">
          <w:rPr>
            <w:rFonts w:eastAsiaTheme="minorEastAsia" w:cstheme="minorHAnsi"/>
            <w:lang w:val="en-GB"/>
          </w:rPr>
          <w:delText xml:space="preserve">our </w:delText>
        </w:r>
        <w:r w:rsidR="00581069" w:rsidRPr="00E071F1" w:rsidDel="007C190F">
          <w:rPr>
            <w:rFonts w:eastAsiaTheme="minorEastAsia" w:cstheme="minorHAnsi"/>
            <w:lang w:val="en-GB"/>
          </w:rPr>
          <w:delText>use of hierarch</w:delText>
        </w:r>
        <w:r w:rsidR="0091477E" w:rsidRPr="00E071F1" w:rsidDel="007C190F">
          <w:rPr>
            <w:rFonts w:eastAsiaTheme="minorEastAsia" w:cstheme="minorHAnsi"/>
            <w:lang w:val="en-GB"/>
          </w:rPr>
          <w:delText>ic</w:delText>
        </w:r>
        <w:r w:rsidR="00581069" w:rsidRPr="00E071F1" w:rsidDel="007C190F">
          <w:rPr>
            <w:rFonts w:eastAsiaTheme="minorEastAsia" w:cstheme="minorHAnsi"/>
            <w:lang w:val="en-GB"/>
          </w:rPr>
          <w:delText xml:space="preserve">al models </w:delText>
        </w:r>
        <w:r w:rsidR="00DD4D2A" w:rsidRPr="00E071F1" w:rsidDel="007C190F">
          <w:rPr>
            <w:rFonts w:eastAsiaTheme="minorEastAsia" w:cstheme="minorHAnsi"/>
            <w:lang w:val="en-GB"/>
          </w:rPr>
          <w:delText xml:space="preserve">and partial pooling </w:delText>
        </w:r>
        <w:r w:rsidR="0054414C" w:rsidRPr="00E071F1" w:rsidDel="007C190F">
          <w:rPr>
            <w:rFonts w:eastAsiaTheme="minorEastAsia" w:cstheme="minorHAnsi"/>
            <w:lang w:val="en-GB"/>
          </w:rPr>
          <w:delText>to estimate higher level (across species)</w:delText>
        </w:r>
        <w:r w:rsidR="00793A1F" w:rsidRPr="00E071F1" w:rsidDel="007C190F">
          <w:rPr>
            <w:rFonts w:eastAsiaTheme="minorEastAsia" w:cstheme="minorHAnsi"/>
            <w:lang w:val="en-GB"/>
          </w:rPr>
          <w:delText xml:space="preserve"> scaling from species</w:delText>
        </w:r>
        <w:r w:rsidR="0010623B" w:rsidRPr="00E071F1" w:rsidDel="007C190F">
          <w:rPr>
            <w:rFonts w:eastAsiaTheme="minorEastAsia" w:cstheme="minorHAnsi"/>
            <w:lang w:val="en-GB"/>
          </w:rPr>
          <w:delText xml:space="preserve"> </w:delText>
        </w:r>
        <w:r w:rsidR="00793A1F" w:rsidRPr="00E071F1" w:rsidDel="007C190F">
          <w:rPr>
            <w:rFonts w:eastAsiaTheme="minorEastAsia" w:cstheme="minorHAnsi"/>
            <w:lang w:val="en-GB"/>
          </w:rPr>
          <w:delText>data</w:delText>
        </w:r>
        <w:r w:rsidR="00B01F8E" w:rsidRPr="00E071F1" w:rsidDel="007C190F">
          <w:rPr>
            <w:rFonts w:eastAsiaTheme="minorEastAsia" w:cstheme="minorHAnsi"/>
            <w:lang w:val="en-GB"/>
          </w:rPr>
          <w:delText>.</w:delText>
        </w:r>
        <w:r w:rsidR="005C26A1" w:rsidRPr="00E071F1" w:rsidDel="007C190F">
          <w:rPr>
            <w:rFonts w:eastAsiaTheme="minorEastAsia" w:cstheme="minorHAnsi"/>
            <w:lang w:val="en-GB"/>
          </w:rPr>
          <w:delText xml:space="preserve"> N</w:delText>
        </w:r>
        <w:r w:rsidR="001C16F7" w:rsidRPr="00E071F1" w:rsidDel="007C190F">
          <w:rPr>
            <w:rFonts w:eastAsiaTheme="minorEastAsia" w:cstheme="minorHAnsi"/>
            <w:lang w:val="en-GB"/>
          </w:rPr>
          <w:delText>o pooling</w:delText>
        </w:r>
        <w:r w:rsidR="00BF09CD" w:rsidRPr="00E071F1" w:rsidDel="007C190F">
          <w:rPr>
            <w:rFonts w:eastAsiaTheme="minorEastAsia" w:cstheme="minorHAnsi"/>
            <w:lang w:val="en-GB"/>
          </w:rPr>
          <w:delText xml:space="preserve">, </w:delText>
        </w:r>
        <w:r w:rsidR="005C26A1" w:rsidRPr="00E071F1" w:rsidDel="007C190F">
          <w:rPr>
            <w:rFonts w:eastAsiaTheme="minorEastAsia" w:cstheme="minorHAnsi"/>
            <w:lang w:val="en-GB"/>
          </w:rPr>
          <w:delText xml:space="preserve">by contrast is equivalent of </w:delText>
        </w:r>
        <w:r w:rsidR="00753363" w:rsidRPr="00E071F1" w:rsidDel="007C190F">
          <w:rPr>
            <w:rFonts w:eastAsiaTheme="minorEastAsia" w:cstheme="minorHAnsi"/>
            <w:lang w:val="en-GB"/>
          </w:rPr>
          <w:delText xml:space="preserve">fitting fixed species effect, which does not lead to </w:delText>
        </w:r>
        <w:r w:rsidR="00BF09CD" w:rsidRPr="00E071F1" w:rsidDel="007C190F">
          <w:rPr>
            <w:rFonts w:eastAsiaTheme="minorEastAsia" w:cstheme="minorHAnsi"/>
            <w:lang w:val="en-GB"/>
          </w:rPr>
          <w:delText>shrinkage towards the mean</w:delText>
        </w:r>
        <w:r w:rsidR="00A01F49" w:rsidRPr="00E071F1" w:rsidDel="007C190F">
          <w:rPr>
            <w:rFonts w:eastAsiaTheme="minorEastAsia" w:cstheme="minorHAnsi"/>
            <w:lang w:val="en-GB"/>
          </w:rPr>
          <w:delText xml:space="preserve"> which </w:delText>
        </w:r>
        <w:r w:rsidR="00FD4998" w:rsidRPr="00E071F1" w:rsidDel="007C190F">
          <w:rPr>
            <w:rFonts w:eastAsiaTheme="minorEastAsia" w:cstheme="minorHAnsi"/>
            <w:lang w:val="en-GB"/>
          </w:rPr>
          <w:delText>leads to larger variation</w:delText>
        </w:r>
        <w:r w:rsidR="008E0090" w:rsidRPr="00E071F1" w:rsidDel="007C190F">
          <w:rPr>
            <w:rFonts w:eastAsiaTheme="minorEastAsia" w:cstheme="minorHAnsi"/>
            <w:lang w:val="en-GB"/>
          </w:rPr>
          <w:delText xml:space="preserve"> in species predictions</w:delText>
        </w:r>
        <w:r w:rsidR="003F0BE9" w:rsidRPr="00E071F1" w:rsidDel="007C190F">
          <w:rPr>
            <w:rFonts w:eastAsiaTheme="minorEastAsia" w:cstheme="minorHAnsi"/>
            <w:lang w:val="en-GB"/>
          </w:rPr>
          <w:delText xml:space="preserve"> </w:delText>
        </w:r>
        <w:r w:rsidR="003F0BE9" w:rsidRPr="00E071F1" w:rsidDel="007C190F">
          <w:rPr>
            <w:rFonts w:eastAsiaTheme="minorEastAsia" w:cstheme="minorHAnsi"/>
            <w:lang w:val="en-GB"/>
          </w:rPr>
          <w:fldChar w:fldCharType="begin"/>
        </w:r>
        <w:r w:rsidR="00AD3510" w:rsidRPr="00E071F1" w:rsidDel="007C190F">
          <w:rPr>
            <w:rFonts w:eastAsiaTheme="minorEastAsia" w:cstheme="minorHAnsi"/>
            <w:lang w:val="en-GB"/>
          </w:rPr>
          <w:del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delInstrText>
        </w:r>
        <w:r w:rsidR="003F0BE9" w:rsidRPr="00E071F1" w:rsidDel="007C190F">
          <w:rPr>
            <w:rFonts w:eastAsiaTheme="minorEastAsia" w:cstheme="minorHAnsi"/>
            <w:lang w:val="en-GB"/>
          </w:rPr>
          <w:fldChar w:fldCharType="separate"/>
        </w:r>
        <w:r w:rsidR="00AD3510" w:rsidRPr="00E071F1" w:rsidDel="007C190F">
          <w:rPr>
            <w:lang w:val="en-GB"/>
          </w:rPr>
          <w:delText xml:space="preserve">(Gelman &amp; Hill 2007; Harrison </w:delText>
        </w:r>
        <w:r w:rsidR="00AD3510" w:rsidRPr="00E071F1" w:rsidDel="007C190F">
          <w:rPr>
            <w:i/>
            <w:iCs/>
            <w:lang w:val="en-GB"/>
          </w:rPr>
          <w:delText>et al.</w:delText>
        </w:r>
        <w:r w:rsidR="00AD3510" w:rsidRPr="00E071F1" w:rsidDel="007C190F">
          <w:rPr>
            <w:lang w:val="en-GB"/>
          </w:rPr>
          <w:delText xml:space="preserve"> 2018)</w:delText>
        </w:r>
        <w:r w:rsidR="003F0BE9" w:rsidRPr="00E071F1" w:rsidDel="007C190F">
          <w:rPr>
            <w:rFonts w:eastAsiaTheme="minorEastAsia" w:cstheme="minorHAnsi"/>
            <w:lang w:val="en-GB"/>
          </w:rPr>
          <w:fldChar w:fldCharType="end"/>
        </w:r>
        <w:r w:rsidR="00793A1F" w:rsidRPr="00E071F1" w:rsidDel="007C190F">
          <w:rPr>
            <w:rFonts w:eastAsiaTheme="minorEastAsia" w:cstheme="minorHAnsi"/>
            <w:lang w:val="en-GB"/>
          </w:rPr>
          <w:delText>.</w:delText>
        </w:r>
      </w:del>
      <w:r w:rsidR="00581069" w:rsidRPr="00E071F1">
        <w:rPr>
          <w:rFonts w:eastAsiaTheme="minorEastAsia" w:cstheme="minorHAnsi"/>
          <w:lang w:val="en-GB"/>
        </w:rPr>
        <w:t xml:space="preserve"> </w:t>
      </w:r>
      <w:commentRangeEnd w:id="764"/>
      <w:r w:rsidR="005B6DAD" w:rsidRPr="00E071F1">
        <w:rPr>
          <w:rStyle w:val="CommentReference"/>
          <w:sz w:val="24"/>
          <w:szCs w:val="24"/>
        </w:rPr>
        <w:commentReference w:id="764"/>
      </w:r>
      <w:commentRangeEnd w:id="765"/>
      <w:r w:rsidR="00075ED9" w:rsidRPr="00E071F1">
        <w:rPr>
          <w:rStyle w:val="CommentReference"/>
          <w:sz w:val="24"/>
          <w:szCs w:val="24"/>
        </w:rPr>
        <w:commentReference w:id="765"/>
      </w:r>
      <w:commentRangeEnd w:id="766"/>
      <w:r w:rsidR="00D65660" w:rsidRPr="00E071F1">
        <w:rPr>
          <w:rStyle w:val="CommentReference"/>
          <w:sz w:val="24"/>
          <w:szCs w:val="24"/>
        </w:rPr>
        <w:commentReference w:id="766"/>
      </w:r>
      <w:commentRangeEnd w:id="767"/>
      <w:r w:rsidR="007C190F" w:rsidRPr="00E071F1">
        <w:rPr>
          <w:rStyle w:val="CommentReference"/>
          <w:sz w:val="24"/>
          <w:szCs w:val="24"/>
        </w:rPr>
        <w:commentReference w:id="767"/>
      </w:r>
    </w:p>
    <w:p w14:paraId="355B5CC5" w14:textId="54106BE9" w:rsidR="00271B4D" w:rsidRDefault="005042B9" w:rsidP="00BA1217">
      <w:pPr>
        <w:spacing w:line="480" w:lineRule="auto"/>
        <w:ind w:firstLine="284"/>
        <w:contextualSpacing/>
        <w:jc w:val="both"/>
        <w:rPr>
          <w:ins w:id="769" w:author="Max Lindmark" w:date="2020-09-10T21:20:00Z"/>
          <w:rFonts w:cstheme="minorHAnsi"/>
          <w:lang w:val="en-GB"/>
        </w:rPr>
      </w:pPr>
      <w:commentRangeStart w:id="770"/>
      <w:del w:id="771" w:author="Max Lindmark" w:date="2020-09-10T21:18:00Z">
        <w:r w:rsidRPr="00E071F1" w:rsidDel="002B548E">
          <w:rPr>
            <w:rFonts w:eastAsiaTheme="minorEastAsia" w:cstheme="minorHAnsi"/>
            <w:lang w:val="en-GB"/>
          </w:rPr>
          <w:delText>I</w:delText>
        </w:r>
        <w:r w:rsidR="00C963D8" w:rsidRPr="00E071F1" w:rsidDel="002B548E">
          <w:rPr>
            <w:rFonts w:eastAsiaTheme="minorEastAsia" w:cstheme="minorHAnsi"/>
            <w:lang w:val="en-GB"/>
          </w:rPr>
          <w:delText xml:space="preserve">n contrast to </w:delText>
        </w:r>
        <w:r w:rsidR="00BE2543" w:rsidRPr="00E071F1" w:rsidDel="002B548E">
          <w:rPr>
            <w:rFonts w:eastAsiaTheme="minorEastAsia" w:cstheme="minorHAnsi"/>
            <w:lang w:val="en-GB"/>
          </w:rPr>
          <w:delText xml:space="preserve">the </w:delText>
        </w:r>
        <w:r w:rsidR="00D65660" w:rsidRPr="00E071F1" w:rsidDel="002B548E">
          <w:rPr>
            <w:rFonts w:eastAsiaTheme="minorEastAsia" w:cstheme="minorHAnsi"/>
            <w:lang w:val="en-GB"/>
          </w:rPr>
          <w:delText>metabolic theory of ecology</w:delText>
        </w:r>
        <w:r w:rsidR="00C963D8" w:rsidRPr="00E071F1" w:rsidDel="002B548E">
          <w:rPr>
            <w:rFonts w:eastAsiaTheme="minorEastAsia" w:cstheme="minorHAnsi"/>
            <w:lang w:val="en-GB"/>
          </w:rPr>
          <w:delText xml:space="preserve">, </w:delText>
        </w:r>
        <w:r w:rsidR="009E7694" w:rsidRPr="00E071F1" w:rsidDel="002B548E">
          <w:rPr>
            <w:rFonts w:eastAsiaTheme="minorEastAsia" w:cstheme="minorHAnsi"/>
            <w:lang w:val="en-GB"/>
          </w:rPr>
          <w:delText>w</w:delText>
        </w:r>
      </w:del>
      <w:ins w:id="772" w:author="Max Lindmark" w:date="2020-09-10T21:18:00Z">
        <w:r w:rsidR="002B548E">
          <w:rPr>
            <w:rFonts w:eastAsiaTheme="minorEastAsia" w:cstheme="minorHAnsi"/>
            <w:lang w:val="en-GB"/>
          </w:rPr>
          <w:t>W</w:t>
        </w:r>
        <w:commentRangeEnd w:id="770"/>
        <w:r w:rsidR="002B548E">
          <w:rPr>
            <w:rStyle w:val="CommentReference"/>
          </w:rPr>
          <w:commentReference w:id="770"/>
        </w:r>
      </w:ins>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r w:rsidR="00C963D8" w:rsidRPr="00E071F1">
        <w:rPr>
          <w:rFonts w:cstheme="minorHAnsi"/>
          <w:lang w:val="en-GB"/>
        </w:rPr>
        <w:t>physiological rates</w:t>
      </w:r>
      <w:r w:rsidR="00210FA7" w:rsidRPr="00E071F1">
        <w:rPr>
          <w:rFonts w:cstheme="minorHAnsi"/>
          <w:lang w:val="en-GB"/>
        </w:rPr>
        <w:t>, which previously has been reported</w:t>
      </w:r>
      <w:r w:rsidR="00F935D8" w:rsidRPr="00E071F1">
        <w:rPr>
          <w:rFonts w:cstheme="minorHAnsi"/>
          <w:lang w:val="en-GB"/>
        </w:rPr>
        <w:t xml:space="preserve"> only</w:t>
      </w:r>
      <w:r w:rsidR="00210FA7" w:rsidRPr="00E071F1">
        <w:rPr>
          <w:rFonts w:cstheme="minorHAnsi"/>
          <w:lang w:val="en-GB"/>
        </w:rPr>
        <w:t xml:space="preserve"> for single species studies</w:t>
      </w:r>
      <w:r w:rsidR="00C963D8" w:rsidRPr="00E071F1">
        <w:rPr>
          <w:rFonts w:cstheme="minorHAnsi"/>
          <w:lang w:val="en-GB"/>
        </w:rPr>
        <w:t xml:space="preserve"> </w:t>
      </w:r>
      <w:r w:rsidR="00C963D8" w:rsidRPr="00E071F1">
        <w:rPr>
          <w:rFonts w:cstheme="minorHAnsi"/>
        </w:rPr>
        <w:fldChar w:fldCharType="begin"/>
      </w:r>
      <w:r w:rsidR="002F3AC6">
        <w:rPr>
          <w:rFonts w:cstheme="minorHAnsi"/>
          <w:lang w:val="en-GB"/>
        </w:rPr>
        <w:instrText xml:space="preserve"> ADDIN ZOTERO_ITEM CSL_CITATION {"citationID":"a19orucu62h","properties":{"formattedCitation":"(Beamish 1964; Xie &amp; Sun 1990; Ohlberger {\\i{}et al.} 2012; Lindmark {\\i{}et al.} 2018; Fossen {\\i{}et al.} 2019; Christensen {\\i{}et al.} 2020)","plainCitation":"(Beamish 1964; Xie &amp; Sun 1990; Ohlberger et al. 2012; Lindmark et al. 2018; Fossen et al. 2019; Christensen et al. 2020)","noteIndex":0},"citationItems":[{"id":669,"uris":["http://zotero.org/users/6116610/items/6G8R8ILY"],"uri":["http://zotero.org/users/6116610/items/6G8R8ILY"],"itemData":{"id":669,"type":"article-journal","container-title":"Canadian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id":2008,"uris":["http://zotero.org/users/6116610/items/6LFJQ8PW"],"uri":["http://zotero.org/users/6116610/items/6LFJQ8PW"],"itemData":{"id":2008,"type":"article-journal","abstract":"The present study determined the effect of body mass and acclimation temperature (15–28 C) on oxygen consumption rate (ṀO2) and the size dependency of preferred temperature in European perch Perca fluviatilis. Standard metabolic rate (SMR) scaled allometrically with body mass by an exponent of 0.86, and temperature influenced SMR with a Q10 of 1.9 regardless of size. Maximum metabolic rate (MMR) and aerobic scope (MMR-SMR) scaled allometrically with body mass by exponents of 0.75–0.88. The mass scaling exponents of MMR and aerobic scope changed with temperature and were lowest at the highest temperature. Consequently, the optimal temperature for aerobic scope decreased with increasing body mass. Notably, fish &lt;40 g did not show a decrease aerobic scope with increasing temperature. Factorial aerobic scope (MMR × SMR−1) generally decreased with increasing temperatures, was unaffected by size at the lower temperatures, and scaled negatively with body mass at the highest temperature. Similar to the optimal temperature for aerobic scope, preferred temperature declined with increasing body mass, unaffectedly by acclimation temperature. The present study indicates a limitation in the capacity for oxygen uptake in larger fish at high temperatures. A constraint in oxygen uptake at high temperature may restrict the growth of larger fish with environmental warming, at least if food availability is not limited. Furthermore, behavioural thermoregulation may be contributing to regional changes in the size distribution of fish in the wild caused by global warming as larger individuals will prefer colder water at higher latitudes and at larger depths than smaller conspecifics with increasing environmental temperatures.","container-title":"Journal of Fish Biology","DOI":"10.1111/jfb.14435","ISSN":"0022-1112, 1095-8649","journalAbbreviation":"J Fish Biol","language":"en","page":"jfb.14435","source":"DOI.org (Crossref)","title":"The combined effect of body size and temperature on oxygen consumption rates and the size‐dependency of preferred temperature in European perch &lt;i&gt;Perca fluviatilis&lt;/i&gt;","author":[{"family":"Christensen","given":"Emil A. F."},{"family":"Svendsen","given":"Morten B. S."},{"family":"Steffensen","given":"John F."}],"issued":{"date-parts":[["2020",8,4]]}}}],"schema":"https://github.com/citation-style-language/schema/raw/master/csl-citation.json"} </w:instrText>
      </w:r>
      <w:r w:rsidR="00C963D8" w:rsidRPr="00E071F1">
        <w:rPr>
          <w:rFonts w:cstheme="minorHAnsi"/>
        </w:rPr>
        <w:fldChar w:fldCharType="separate"/>
      </w:r>
      <w:r w:rsidR="002F3AC6" w:rsidRPr="002F3AC6">
        <w:rPr>
          <w:rFonts w:ascii="Times New Roman" w:cs="Times New Roman"/>
          <w:lang w:val="en-GB"/>
        </w:rPr>
        <w:t xml:space="preserve">(Beamish 1964; </w:t>
      </w:r>
      <w:proofErr w:type="spellStart"/>
      <w:r w:rsidR="002F3AC6" w:rsidRPr="002F3AC6">
        <w:rPr>
          <w:rFonts w:ascii="Times New Roman" w:cs="Times New Roman"/>
          <w:lang w:val="en-GB"/>
        </w:rPr>
        <w:t>Xie</w:t>
      </w:r>
      <w:proofErr w:type="spellEnd"/>
      <w:r w:rsidR="002F3AC6" w:rsidRPr="002F3AC6">
        <w:rPr>
          <w:rFonts w:ascii="Times New Roman" w:cs="Times New Roman"/>
          <w:lang w:val="en-GB"/>
        </w:rPr>
        <w:t xml:space="preserve"> &amp; Sun 1990; </w:t>
      </w:r>
      <w:proofErr w:type="spellStart"/>
      <w:r w:rsidR="002F3AC6" w:rsidRPr="002F3AC6">
        <w:rPr>
          <w:rFonts w:ascii="Times New Roman" w:cs="Times New Roman"/>
          <w:lang w:val="en-GB"/>
        </w:rPr>
        <w:t>Ohlberger</w:t>
      </w:r>
      <w:proofErr w:type="spellEnd"/>
      <w:r w:rsidR="002F3AC6" w:rsidRPr="002F3AC6">
        <w:rPr>
          <w:rFonts w:ascii="Times New Roman" w:cs="Times New Roman"/>
          <w:lang w:val="en-GB"/>
        </w:rPr>
        <w:t xml:space="preserve"> </w:t>
      </w:r>
      <w:r w:rsidR="002F3AC6" w:rsidRPr="002F3AC6">
        <w:rPr>
          <w:rFonts w:ascii="Times New Roman" w:cs="Times New Roman"/>
          <w:i/>
          <w:iCs/>
          <w:lang w:val="en-GB"/>
        </w:rPr>
        <w:t>et al.</w:t>
      </w:r>
      <w:r w:rsidR="002F3AC6" w:rsidRPr="002F3AC6">
        <w:rPr>
          <w:rFonts w:ascii="Times New Roman" w:cs="Times New Roman"/>
          <w:lang w:val="en-GB"/>
        </w:rPr>
        <w:t xml:space="preserve"> 2012; Lindmark </w:t>
      </w:r>
      <w:r w:rsidR="002F3AC6" w:rsidRPr="002F3AC6">
        <w:rPr>
          <w:rFonts w:ascii="Times New Roman" w:cs="Times New Roman"/>
          <w:i/>
          <w:iCs/>
          <w:lang w:val="en-GB"/>
        </w:rPr>
        <w:t>et al.</w:t>
      </w:r>
      <w:r w:rsidR="002F3AC6" w:rsidRPr="002F3AC6">
        <w:rPr>
          <w:rFonts w:ascii="Times New Roman" w:cs="Times New Roman"/>
          <w:lang w:val="en-GB"/>
        </w:rPr>
        <w:t xml:space="preserve"> 2018; Fossen </w:t>
      </w:r>
      <w:r w:rsidR="002F3AC6" w:rsidRPr="002F3AC6">
        <w:rPr>
          <w:rFonts w:ascii="Times New Roman" w:cs="Times New Roman"/>
          <w:i/>
          <w:iCs/>
          <w:lang w:val="en-GB"/>
        </w:rPr>
        <w:t>et al.</w:t>
      </w:r>
      <w:r w:rsidR="002F3AC6" w:rsidRPr="002F3AC6">
        <w:rPr>
          <w:rFonts w:ascii="Times New Roman" w:cs="Times New Roman"/>
          <w:lang w:val="en-GB"/>
        </w:rPr>
        <w:t xml:space="preserve"> 2019; Christensen </w:t>
      </w:r>
      <w:r w:rsidR="002F3AC6" w:rsidRPr="002F3AC6">
        <w:rPr>
          <w:rFonts w:ascii="Times New Roman" w:cs="Times New Roman"/>
          <w:i/>
          <w:iCs/>
          <w:lang w:val="en-GB"/>
        </w:rPr>
        <w:t>et al.</w:t>
      </w:r>
      <w:r w:rsidR="002F3AC6" w:rsidRPr="002F3AC6">
        <w:rPr>
          <w:rFonts w:ascii="Times New Roman" w:cs="Times New Roman"/>
          <w:lang w:val="en-GB"/>
        </w:rPr>
        <w:t xml:space="preserve"> 2020)</w:t>
      </w:r>
      <w:r w:rsidR="00C963D8" w:rsidRPr="00E071F1">
        <w:rPr>
          <w:rFonts w:cstheme="minorHAnsi"/>
        </w:rPr>
        <w:fldChar w:fldCharType="end"/>
      </w:r>
      <w:commentRangeStart w:id="773"/>
      <w:r w:rsidR="00C963D8" w:rsidRPr="00E071F1">
        <w:rPr>
          <w:rFonts w:cstheme="minorHAnsi"/>
          <w:lang w:val="en-GB"/>
        </w:rPr>
        <w:t xml:space="preserve"> </w:t>
      </w:r>
      <w:commentRangeEnd w:id="773"/>
      <w:r w:rsidR="004D10A4">
        <w:rPr>
          <w:rStyle w:val="CommentReference"/>
        </w:rPr>
        <w:commentReference w:id="773"/>
      </w:r>
      <w:r w:rsidR="00C963D8" w:rsidRPr="00E071F1">
        <w:rPr>
          <w:rFonts w:cstheme="minorHAnsi"/>
          <w:lang w:val="en-GB"/>
        </w:rPr>
        <w:t>and between species</w:t>
      </w:r>
      <w:r w:rsidR="00D65660" w:rsidRPr="00E071F1">
        <w:rPr>
          <w:rFonts w:cstheme="minorHAnsi"/>
          <w:lang w:val="en-GB"/>
        </w:rPr>
        <w:t xml:space="preserve"> size variation</w:t>
      </w:r>
      <w:r w:rsidR="00C963D8"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r w:rsidR="00D82A9C" w:rsidRPr="00E071F1">
        <w:rPr>
          <w:rFonts w:eastAsiaTheme="minorEastAsia" w:cstheme="minorHAnsi"/>
          <w:lang w:val="en-GB"/>
        </w:rPr>
        <w:t xml:space="preserve">This </w:t>
      </w:r>
      <w:r w:rsidR="00D65660" w:rsidRPr="00E071F1">
        <w:rPr>
          <w:rFonts w:eastAsiaTheme="minorEastAsia" w:cstheme="minorHAnsi"/>
          <w:lang w:val="en-GB"/>
        </w:rPr>
        <w:t xml:space="preserve">finding </w:t>
      </w:r>
      <w:r w:rsidR="00D82A9C" w:rsidRPr="00E071F1">
        <w:rPr>
          <w:rFonts w:eastAsiaTheme="minorEastAsia" w:cstheme="minorHAnsi"/>
          <w:lang w:val="en-GB"/>
        </w:rPr>
        <w:t>is in line with the 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r w:rsidR="00075ED9" w:rsidRPr="00E071F1">
        <w:rPr>
          <w:rFonts w:cstheme="minorHAnsi"/>
          <w:lang w:val="en-GB"/>
        </w:rPr>
        <w:t>, possibly</w:t>
      </w:r>
      <w:r w:rsidR="009E3E16" w:rsidRPr="00E071F1">
        <w:rPr>
          <w:rFonts w:cstheme="minorHAnsi"/>
          <w:lang w:val="en-GB"/>
        </w:rPr>
        <w:t xml:space="preserve"> </w:t>
      </w:r>
      <w:r w:rsidR="00E412B7" w:rsidRPr="00E071F1">
        <w:rPr>
          <w:rFonts w:cstheme="minorHAnsi"/>
          <w:lang w:val="en-GB"/>
        </w:rPr>
        <w:t>due to</w:t>
      </w:r>
      <w:r w:rsidR="00B80D6C" w:rsidRPr="00E071F1">
        <w:rPr>
          <w:rFonts w:cstheme="minorHAnsi"/>
          <w:lang w:val="en-GB"/>
        </w:rPr>
        <w:t xml:space="preserve"> different data collection protocols</w:t>
      </w:r>
      <w:r w:rsidR="00075ED9" w:rsidRPr="00E071F1">
        <w:rPr>
          <w:rFonts w:cstheme="minorHAnsi"/>
          <w:lang w:val="en-GB"/>
        </w:rPr>
        <w:t>.</w:t>
      </w:r>
      <w:r w:rsidR="00F91439" w:rsidRPr="00E071F1">
        <w:rPr>
          <w:rFonts w:cstheme="minorHAnsi"/>
          <w:lang w:val="en-GB"/>
        </w:rPr>
        <w:t xml:space="preserve"> </w:t>
      </w:r>
      <w:r w:rsidR="00075ED9" w:rsidRPr="00E071F1">
        <w:rPr>
          <w:rFonts w:cstheme="minorHAnsi"/>
          <w:lang w:val="en-GB"/>
        </w:rPr>
        <w:t>W</w:t>
      </w:r>
      <w:r w:rsidR="002B6C08" w:rsidRPr="00E071F1">
        <w:rPr>
          <w:rFonts w:cstheme="minorHAnsi"/>
          <w:lang w:val="en-GB"/>
        </w:rPr>
        <w:t xml:space="preserve">e </w:t>
      </w:r>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ins w:id="774" w:author="Max Lindmark" w:date="2020-09-10T17:43:00Z">
        <w:r w:rsidR="00800634">
          <w:rPr>
            <w:rFonts w:cstheme="minorHAnsi"/>
            <w:lang w:val="en-GB"/>
          </w:rPr>
          <w:t xml:space="preserve"> and hence </w:t>
        </w:r>
        <w:r w:rsidR="00BD1722">
          <w:rPr>
            <w:rFonts w:cstheme="minorHAnsi"/>
            <w:lang w:val="en-GB"/>
          </w:rPr>
          <w:t xml:space="preserve">evaluate </w:t>
        </w:r>
      </w:ins>
      <w:ins w:id="775" w:author="Max Lindmark" w:date="2020-09-10T21:18:00Z">
        <w:r w:rsidR="00722165">
          <w:rPr>
            <w:rFonts w:cstheme="minorHAnsi"/>
            <w:lang w:val="en-GB"/>
          </w:rPr>
          <w:t>within</w:t>
        </w:r>
      </w:ins>
      <w:ins w:id="776" w:author="Max Lindmark" w:date="2020-09-10T17:43:00Z">
        <w:r w:rsidR="00800634">
          <w:rPr>
            <w:rFonts w:cstheme="minorHAnsi"/>
            <w:lang w:val="en-GB"/>
          </w:rPr>
          <w:t>-species interactions</w:t>
        </w:r>
      </w:ins>
      <w:r w:rsidR="00DC5FA0" w:rsidRPr="00E071F1">
        <w:rPr>
          <w:rFonts w:cstheme="minorHAnsi"/>
          <w:lang w:val="en-GB"/>
        </w:rPr>
        <w:t xml:space="preserve">. </w:t>
      </w:r>
      <w:r w:rsidR="000A2E77" w:rsidRPr="00E071F1">
        <w:rPr>
          <w:rFonts w:cstheme="minorHAnsi"/>
          <w:lang w:val="en-GB"/>
        </w:rPr>
        <w:t xml:space="preserve">The </w:t>
      </w:r>
      <w:r w:rsidR="001A1F66" w:rsidRPr="00E071F1">
        <w:rPr>
          <w:rFonts w:cstheme="minorHAnsi"/>
          <w:lang w:val="en-GB"/>
        </w:rPr>
        <w:t>effect size</w:t>
      </w:r>
      <w:r w:rsidR="00CD4A95" w:rsidRPr="00E071F1">
        <w:rPr>
          <w:rFonts w:cstheme="minorHAnsi"/>
          <w:lang w:val="en-GB"/>
        </w:rPr>
        <w:t xml:space="preserve"> </w:t>
      </w:r>
      <w:r w:rsidR="00797E7C" w:rsidRPr="00E071F1">
        <w:rPr>
          <w:rFonts w:cstheme="minorHAnsi"/>
          <w:lang w:val="en-GB"/>
        </w:rPr>
        <w:t>of the interaction is</w:t>
      </w:r>
      <w:r w:rsidR="00086A4F" w:rsidRPr="00E071F1">
        <w:rPr>
          <w:rFonts w:cstheme="minorHAnsi"/>
          <w:lang w:val="en-GB"/>
        </w:rPr>
        <w:t>, however,</w:t>
      </w:r>
      <w:r w:rsidR="00797E7C" w:rsidRPr="00E071F1">
        <w:rPr>
          <w:rFonts w:cstheme="minorHAnsi"/>
          <w:lang w:val="en-GB"/>
        </w:rPr>
        <w:t xml:space="preserve"> </w:t>
      </w:r>
      <w:r w:rsidR="004B6F78" w:rsidRPr="00E071F1">
        <w:rPr>
          <w:rFonts w:cstheme="minorHAnsi"/>
          <w:lang w:val="en-GB"/>
        </w:rPr>
        <w:t>relatively small</w:t>
      </w:r>
      <w:r w:rsidR="00086A4F" w:rsidRPr="00E071F1">
        <w:rPr>
          <w:rFonts w:cstheme="minorHAnsi"/>
          <w:lang w:val="en-GB"/>
        </w:rPr>
        <w:t xml:space="preserve">. </w:t>
      </w:r>
      <w:r w:rsidR="00867709" w:rsidRPr="00E071F1">
        <w:rPr>
          <w:rFonts w:cstheme="minorHAnsi"/>
          <w:lang w:val="en-GB"/>
        </w:rPr>
        <w:t xml:space="preserve">We do not find strong evidence </w:t>
      </w:r>
      <w:r w:rsidR="00A156DB" w:rsidRPr="00E071F1">
        <w:rPr>
          <w:rFonts w:cstheme="minorHAnsi"/>
          <w:lang w:val="en-GB"/>
        </w:rPr>
        <w:t>for temperature-</w:t>
      </w:r>
      <w:commentRangeStart w:id="777"/>
      <w:r w:rsidR="00D65660" w:rsidRPr="00E071F1">
        <w:rPr>
          <w:rFonts w:cstheme="minorHAnsi"/>
          <w:lang w:val="en-GB"/>
        </w:rPr>
        <w:t xml:space="preserve">body </w:t>
      </w:r>
      <w:commentRangeEnd w:id="777"/>
      <w:r w:rsidR="00D65660" w:rsidRPr="00E071F1">
        <w:rPr>
          <w:rStyle w:val="CommentReference"/>
          <w:sz w:val="24"/>
          <w:szCs w:val="24"/>
        </w:rPr>
        <w:commentReference w:id="777"/>
      </w:r>
      <w:r w:rsidR="00A156DB" w:rsidRPr="00E071F1">
        <w:rPr>
          <w:rFonts w:cstheme="minorHAnsi"/>
          <w:lang w:val="en-GB"/>
        </w:rPr>
        <w:t>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A possible explanation is that we strictly exclude temperature</w:t>
      </w:r>
      <w:r w:rsidR="0091477E" w:rsidRPr="00E071F1">
        <w:rPr>
          <w:rFonts w:cstheme="minorHAnsi"/>
          <w:lang w:val="en-GB"/>
        </w:rPr>
        <w:t>s</w:t>
      </w:r>
      <w:r w:rsidR="00A156DB" w:rsidRPr="00E071F1">
        <w:rPr>
          <w:rFonts w:cstheme="minorHAnsi"/>
          <w:lang w:val="en-GB"/>
        </w:rPr>
        <w:t xml:space="preserve"> 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significant 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 xml:space="preserve">lower temperature. </w:t>
      </w:r>
      <w:r w:rsidR="00086A4F" w:rsidRPr="00E071F1">
        <w:rPr>
          <w:rFonts w:cstheme="minorHAnsi"/>
          <w:lang w:val="en-GB"/>
        </w:rPr>
        <w:t>T</w:t>
      </w:r>
      <w:r w:rsidR="008B33B8" w:rsidRPr="00E071F1">
        <w:rPr>
          <w:rFonts w:cstheme="minorHAnsi"/>
          <w:lang w:val="en-GB"/>
        </w:rPr>
        <w:t xml:space="preserve">he ecological </w:t>
      </w:r>
      <w:r w:rsidR="000034B6" w:rsidRPr="00E071F1">
        <w:rPr>
          <w:rFonts w:cstheme="minorHAnsi"/>
          <w:lang w:val="en-GB"/>
        </w:rPr>
        <w:t>implications</w:t>
      </w:r>
      <w:r w:rsidR="00A156DB" w:rsidRPr="00E071F1">
        <w:rPr>
          <w:rFonts w:cstheme="minorHAnsi"/>
          <w:lang w:val="en-GB"/>
        </w:rPr>
        <w:t xml:space="preserve"> of temperature-size interactions at sub</w:t>
      </w:r>
      <w:r w:rsidR="0010623B" w:rsidRPr="00E071F1">
        <w:rPr>
          <w:rFonts w:cstheme="minorHAnsi"/>
          <w:lang w:val="en-GB"/>
        </w:rPr>
        <w:t xml:space="preserve"> </w:t>
      </w:r>
      <w:r w:rsidR="003959C0" w:rsidRPr="00E071F1">
        <w:rPr>
          <w:rFonts w:cstheme="minorHAnsi"/>
          <w:lang w:val="en-GB"/>
        </w:rPr>
        <w:t xml:space="preserve">peak </w:t>
      </w:r>
      <w:r w:rsidR="00A156DB" w:rsidRPr="00E071F1">
        <w:rPr>
          <w:rFonts w:cstheme="minorHAnsi"/>
          <w:lang w:val="en-GB"/>
        </w:rPr>
        <w:t>temperatures</w:t>
      </w:r>
      <w:r w:rsidR="000034B6" w:rsidRPr="00E071F1">
        <w:rPr>
          <w:rFonts w:cstheme="minorHAnsi"/>
          <w:lang w:val="en-GB"/>
        </w:rPr>
        <w:t xml:space="preserve"> could therefore be</w:t>
      </w:r>
      <w:r w:rsidR="00086A4F" w:rsidRPr="00E071F1">
        <w:rPr>
          <w:rFonts w:cstheme="minorHAnsi"/>
          <w:lang w:val="en-GB"/>
        </w:rPr>
        <w:t xml:space="preserve"> small</w:t>
      </w:r>
      <w:r w:rsidR="001E16CD" w:rsidRPr="00E071F1">
        <w:rPr>
          <w:rFonts w:cstheme="minorHAnsi"/>
          <w:lang w:val="en-GB"/>
        </w:rPr>
        <w:t>,</w:t>
      </w:r>
      <w:r w:rsidR="0092705F" w:rsidRPr="00E071F1">
        <w:rPr>
          <w:rFonts w:cstheme="minorHAnsi"/>
          <w:lang w:val="en-GB"/>
        </w:rPr>
        <w:t xml:space="preserve"> although large</w:t>
      </w:r>
      <w:r w:rsidR="00223801" w:rsidRPr="00E071F1">
        <w:rPr>
          <w:rFonts w:cstheme="minorHAnsi"/>
          <w:lang w:val="en-GB"/>
        </w:rPr>
        <w:t>r</w:t>
      </w:r>
      <w:r w:rsidR="0092705F" w:rsidRPr="00E071F1">
        <w:rPr>
          <w:rFonts w:cstheme="minorHAnsi"/>
          <w:lang w:val="en-GB"/>
        </w:rPr>
        <w:t xml:space="preserve"> estimates have been reported </w:t>
      </w:r>
      <w:r w:rsidR="00223801" w:rsidRPr="00E071F1">
        <w:rPr>
          <w:rFonts w:cstheme="minorHAnsi"/>
          <w:lang w:val="en-GB"/>
        </w:rPr>
        <w:t>in single species studies</w:t>
      </w:r>
      <w:r w:rsidR="0026519A" w:rsidRPr="00E071F1">
        <w:rPr>
          <w:rFonts w:cstheme="minorHAnsi"/>
          <w:lang w:val="en-GB"/>
        </w:rPr>
        <w:t xml:space="preserve"> </w:t>
      </w:r>
      <w:r w:rsidR="00E62591" w:rsidRPr="00E071F1">
        <w:rPr>
          <w:rFonts w:cstheme="minorHAnsi"/>
        </w:rPr>
        <w:fldChar w:fldCharType="begin"/>
      </w:r>
      <w:r w:rsidR="00422B99" w:rsidRPr="00E071F1">
        <w:rPr>
          <w:rFonts w:cstheme="minorHAnsi"/>
          <w:lang w:val="en-GB"/>
        </w:rPr>
        <w: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sidRPr="00E071F1">
        <w:rPr>
          <w:rFonts w:cstheme="minorHAnsi"/>
        </w:rPr>
        <w:fldChar w:fldCharType="separate"/>
      </w:r>
      <w:r w:rsidR="00592C85" w:rsidRPr="00E071F1">
        <w:rPr>
          <w:lang w:val="en-GB"/>
        </w:rPr>
        <w:t xml:space="preserve">(Ohlberger </w:t>
      </w:r>
      <w:r w:rsidR="00592C85" w:rsidRPr="00E071F1">
        <w:rPr>
          <w:i/>
          <w:iCs/>
          <w:lang w:val="en-GB"/>
        </w:rPr>
        <w:t>et al.</w:t>
      </w:r>
      <w:r w:rsidR="00592C85" w:rsidRPr="00E071F1">
        <w:rPr>
          <w:lang w:val="en-GB"/>
        </w:rPr>
        <w:t xml:space="preserve"> 2012)</w:t>
      </w:r>
      <w:r w:rsidR="00E62591" w:rsidRPr="00E071F1">
        <w:rPr>
          <w:rFonts w:cstheme="minorHAnsi"/>
        </w:rPr>
        <w:fldChar w:fldCharType="end"/>
      </w:r>
      <w:r w:rsidR="004A2454" w:rsidRPr="00E071F1">
        <w:rPr>
          <w:rFonts w:cstheme="minorHAnsi"/>
          <w:lang w:val="en-GB"/>
        </w:rPr>
        <w:t>. It could also be that the overall effect is masked by variation between species, as studies have found both positive and negative interaction</w:t>
      </w:r>
      <w:r w:rsidR="00313CE7">
        <w:rPr>
          <w:rFonts w:cstheme="minorHAnsi"/>
          <w:lang w:val="en-GB"/>
        </w:rPr>
        <w:t>s</w:t>
      </w:r>
      <w:r w:rsidR="004A2454" w:rsidRPr="00E071F1">
        <w:rPr>
          <w:rFonts w:cstheme="minorHAnsi"/>
          <w:lang w:val="en-GB"/>
        </w:rPr>
        <w:t xml:space="preserve"> </w:t>
      </w:r>
      <w:r w:rsidR="0091477E" w:rsidRPr="00E071F1">
        <w:rPr>
          <w:rFonts w:cstheme="minorHAnsi"/>
          <w:lang w:val="en-GB"/>
        </w:rPr>
        <w:t xml:space="preserve">between mass and temperature </w:t>
      </w:r>
      <w:r w:rsidR="00074353" w:rsidRPr="00E071F1">
        <w:rPr>
          <w:rFonts w:cstheme="minorHAnsi"/>
        </w:rPr>
        <w:fldChar w:fldCharType="begin"/>
      </w:r>
      <w:r w:rsidR="002E281F">
        <w:rPr>
          <w:rFonts w:cstheme="minorHAnsi"/>
          <w:lang w:val="en-GB"/>
        </w:rPr>
        <w: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sidRPr="00E071F1">
        <w:rPr>
          <w:rFonts w:cstheme="minorHAnsi"/>
        </w:rPr>
        <w:fldChar w:fldCharType="separate"/>
      </w:r>
      <w:r w:rsidR="002E281F" w:rsidRPr="002E281F">
        <w:rPr>
          <w:rFonts w:ascii="Times New Roman" w:cs="Times New Roman"/>
          <w:lang w:val="en-GB"/>
        </w:rPr>
        <w:t xml:space="preserve">(Ohlberger </w:t>
      </w:r>
      <w:r w:rsidR="002E281F" w:rsidRPr="002E281F">
        <w:rPr>
          <w:rFonts w:ascii="Times New Roman" w:cs="Times New Roman"/>
          <w:i/>
          <w:iCs/>
          <w:lang w:val="en-GB"/>
        </w:rPr>
        <w:t>et al.</w:t>
      </w:r>
      <w:r w:rsidR="002E281F" w:rsidRPr="002E281F">
        <w:rPr>
          <w:rFonts w:ascii="Times New Roman" w:cs="Times New Roman"/>
          <w:lang w:val="en-GB"/>
        </w:rPr>
        <w:t xml:space="preserve"> 2012; Messmer </w:t>
      </w:r>
      <w:r w:rsidR="002E281F" w:rsidRPr="002E281F">
        <w:rPr>
          <w:rFonts w:ascii="Times New Roman" w:cs="Times New Roman"/>
          <w:i/>
          <w:iCs/>
          <w:lang w:val="en-GB"/>
        </w:rPr>
        <w:t>et al.</w:t>
      </w:r>
      <w:r w:rsidR="002E281F" w:rsidRPr="002E281F">
        <w:rPr>
          <w:rFonts w:ascii="Times New Roman" w:cs="Times New Roman"/>
          <w:lang w:val="en-GB"/>
        </w:rPr>
        <w:t xml:space="preserve"> 2017; Lindmark </w:t>
      </w:r>
      <w:r w:rsidR="002E281F" w:rsidRPr="002E281F">
        <w:rPr>
          <w:rFonts w:ascii="Times New Roman" w:cs="Times New Roman"/>
          <w:i/>
          <w:iCs/>
          <w:lang w:val="en-GB"/>
        </w:rPr>
        <w:t>et al.</w:t>
      </w:r>
      <w:r w:rsidR="002E281F" w:rsidRPr="002E281F">
        <w:rPr>
          <w:rFonts w:ascii="Times New Roman" w:cs="Times New Roman"/>
          <w:lang w:val="en-GB"/>
        </w:rPr>
        <w:t xml:space="preserve"> 2018)</w:t>
      </w:r>
      <w:r w:rsidR="00074353" w:rsidRPr="00E071F1">
        <w:rPr>
          <w:rFonts w:cstheme="minorHAnsi"/>
        </w:rPr>
        <w:fldChar w:fldCharType="end"/>
      </w:r>
      <w:r w:rsidR="0092705F" w:rsidRPr="00E071F1">
        <w:rPr>
          <w:rFonts w:cstheme="minorHAnsi"/>
          <w:lang w:val="en-GB"/>
        </w:rPr>
        <w:t xml:space="preserve">. </w:t>
      </w:r>
      <w:r w:rsidR="00FC7747" w:rsidRPr="00E071F1">
        <w:rPr>
          <w:rFonts w:cstheme="minorHAnsi"/>
          <w:lang w:val="en-GB"/>
        </w:rPr>
        <w:t xml:space="preserve">Given the </w:t>
      </w:r>
      <w:r w:rsidR="005425AF" w:rsidRPr="00E071F1">
        <w:rPr>
          <w:rFonts w:cstheme="minorHAnsi"/>
          <w:lang w:val="en-GB"/>
        </w:rPr>
        <w:t>between-</w:t>
      </w:r>
      <w:r w:rsidR="00FC7747" w:rsidRPr="00E071F1">
        <w:rPr>
          <w:rFonts w:cstheme="minorHAnsi"/>
          <w:lang w:val="en-GB"/>
        </w:rPr>
        <w:t>species</w:t>
      </w:r>
      <w:r w:rsidR="004D1D80" w:rsidRPr="00E071F1">
        <w:rPr>
          <w:rFonts w:cstheme="minorHAnsi"/>
          <w:lang w:val="en-GB"/>
        </w:rPr>
        <w:t xml:space="preserve"> </w:t>
      </w:r>
      <w:r w:rsidR="00FC7747" w:rsidRPr="00E071F1">
        <w:rPr>
          <w:rFonts w:cstheme="minorHAnsi"/>
          <w:lang w:val="en-GB"/>
        </w:rPr>
        <w:t>variation</w:t>
      </w:r>
      <w:r w:rsidR="003645E1" w:rsidRPr="00E071F1">
        <w:rPr>
          <w:rFonts w:cstheme="minorHAnsi"/>
          <w:lang w:val="en-GB"/>
        </w:rPr>
        <w:t>, o</w:t>
      </w:r>
      <w:r w:rsidR="00AC1705" w:rsidRPr="00E071F1">
        <w:rPr>
          <w:rFonts w:cstheme="minorHAnsi"/>
          <w:lang w:val="en-GB"/>
        </w:rPr>
        <w:t xml:space="preserve">ne approach forward could be </w:t>
      </w:r>
      <w:r w:rsidR="004C2735" w:rsidRPr="00E071F1">
        <w:rPr>
          <w:rFonts w:cstheme="minorHAnsi"/>
          <w:lang w:val="en-GB"/>
        </w:rPr>
        <w:t xml:space="preserve">to </w:t>
      </w:r>
      <w:r w:rsidR="00041873" w:rsidRPr="00E071F1">
        <w:rPr>
          <w:rFonts w:cstheme="minorHAnsi"/>
          <w:lang w:val="en-GB"/>
        </w:rPr>
        <w:t xml:space="preserve">control for </w:t>
      </w:r>
      <w:r w:rsidR="00041873" w:rsidRPr="00E071F1">
        <w:rPr>
          <w:rFonts w:cstheme="minorHAnsi"/>
          <w:lang w:val="en-GB"/>
        </w:rPr>
        <w:lastRenderedPageBreak/>
        <w:t xml:space="preserve">taxonomic </w:t>
      </w:r>
      <w:r w:rsidR="007B601E" w:rsidRPr="00E071F1">
        <w:rPr>
          <w:rFonts w:cstheme="minorHAnsi"/>
          <w:lang w:val="en-GB"/>
        </w:rPr>
        <w:t>structure at multiple levels</w:t>
      </w:r>
      <w:r w:rsidR="0091477E" w:rsidRPr="00E071F1">
        <w:rPr>
          <w:rFonts w:cstheme="minorHAnsi"/>
          <w:lang w:val="en-GB"/>
        </w:rPr>
        <w:t xml:space="preserve"> when assessing intraspecific mass- and temperature</w:t>
      </w:r>
      <w:r w:rsidR="0010623B" w:rsidRPr="00E071F1">
        <w:rPr>
          <w:rFonts w:cstheme="minorHAnsi"/>
          <w:lang w:val="en-GB"/>
        </w:rPr>
        <w:t xml:space="preserve"> </w:t>
      </w:r>
      <w:r w:rsidR="0091477E" w:rsidRPr="00E071F1">
        <w:rPr>
          <w:rFonts w:cstheme="minorHAnsi"/>
          <w:lang w:val="en-GB"/>
        </w:rPr>
        <w:t>scaling of these rates</w:t>
      </w:r>
      <w:r w:rsidR="00D4043D" w:rsidRPr="00E071F1">
        <w:rPr>
          <w:rFonts w:cstheme="minorHAnsi"/>
          <w:lang w:val="en-GB"/>
        </w:rPr>
        <w:t>.</w:t>
      </w:r>
    </w:p>
    <w:p w14:paraId="56F0C226" w14:textId="6FD2F317" w:rsidR="00794220" w:rsidRPr="00E071F1" w:rsidDel="00F3569B" w:rsidRDefault="00794220" w:rsidP="00D22802">
      <w:pPr>
        <w:spacing w:line="480" w:lineRule="auto"/>
        <w:ind w:firstLine="284"/>
        <w:contextualSpacing/>
        <w:jc w:val="both"/>
        <w:rPr>
          <w:del w:id="778" w:author="Max Lindmark" w:date="2020-09-10T21:21:00Z"/>
          <w:rFonts w:cstheme="minorHAnsi"/>
          <w:lang w:val="en-GB"/>
        </w:rPr>
      </w:pPr>
      <w:ins w:id="779" w:author="Max Lindmark" w:date="2020-09-10T21:20:00Z">
        <w:r w:rsidRPr="00AE4A5F">
          <w:rPr>
            <w:lang w:val="en-GB"/>
          </w:rPr>
          <w:t xml:space="preserve">While </w:t>
        </w:r>
        <w:r w:rsidRPr="00972C7F">
          <w:rPr>
            <w:rFonts w:cstheme="minorHAnsi"/>
            <w:lang w:val="en-GB"/>
          </w:rPr>
          <w:t xml:space="preserve">the </w:t>
        </w:r>
        <w:r>
          <w:rPr>
            <w:rFonts w:cstheme="minorHAnsi"/>
            <w:lang w:val="en-GB"/>
          </w:rPr>
          <w:t xml:space="preserve">numbers of </w:t>
        </w:r>
        <w:r w:rsidR="000C2BCE">
          <w:rPr>
            <w:rFonts w:cstheme="minorHAnsi"/>
            <w:lang w:val="en-GB"/>
          </w:rPr>
          <w:t>temperature-replicates pe</w:t>
        </w:r>
      </w:ins>
      <w:ins w:id="780" w:author="Max Lindmark" w:date="2020-09-10T21:21:00Z">
        <w:r w:rsidR="000C2BCE">
          <w:rPr>
            <w:rFonts w:cstheme="minorHAnsi"/>
            <w:lang w:val="en-GB"/>
          </w:rPr>
          <w:t xml:space="preserve">r size range within species </w:t>
        </w:r>
      </w:ins>
      <w:ins w:id="781" w:author="Max Lindmark" w:date="2020-09-10T21:20:00Z">
        <w:r>
          <w:rPr>
            <w:rFonts w:cstheme="minorHAnsi"/>
            <w:lang w:val="en-GB"/>
          </w:rPr>
          <w:t>in our dataset is</w:t>
        </w:r>
        <w:r w:rsidRPr="00972C7F">
          <w:rPr>
            <w:rFonts w:cstheme="minorHAnsi"/>
            <w:lang w:val="en-GB"/>
          </w:rPr>
          <w:t xml:space="preserve"> relatively small</w:t>
        </w:r>
        <w:r>
          <w:rPr>
            <w:rFonts w:cstheme="minorHAnsi"/>
            <w:lang w:val="en-GB"/>
          </w:rPr>
          <w:t xml:space="preserve"> due to strict </w:t>
        </w:r>
        <w:r w:rsidRPr="004559BC">
          <w:rPr>
            <w:rFonts w:cstheme="minorHAnsi"/>
            <w:lang w:val="en-GB"/>
          </w:rPr>
          <w:t>selection criteria</w:t>
        </w:r>
        <w:r>
          <w:rPr>
            <w:rFonts w:cstheme="minorHAnsi"/>
            <w:lang w:val="en-GB"/>
          </w:rPr>
          <w:t xml:space="preserve">, our approach allows for </w:t>
        </w:r>
        <w:r w:rsidRPr="00A359D9">
          <w:rPr>
            <w:rFonts w:cstheme="minorHAnsi"/>
            <w:lang w:val="en-GB"/>
          </w:rPr>
          <w:t>jointly estimat</w:t>
        </w:r>
        <w:r>
          <w:rPr>
            <w:rFonts w:cstheme="minorHAnsi"/>
            <w:lang w:val="en-GB"/>
          </w:rPr>
          <w:t>ing</w:t>
        </w:r>
        <w:r w:rsidRPr="00A359D9">
          <w:rPr>
            <w:rFonts w:cstheme="minorHAnsi"/>
            <w:lang w:val="en-GB"/>
          </w:rPr>
          <w:t xml:space="preserve"> the effects of mass- and temperature</w:t>
        </w:r>
        <w:r>
          <w:rPr>
            <w:rFonts w:cstheme="minorHAnsi"/>
            <w:lang w:val="en-GB"/>
          </w:rPr>
          <w:t xml:space="preserve">, which is particularly important </w:t>
        </w:r>
        <w:r w:rsidRPr="001621C0">
          <w:rPr>
            <w:rFonts w:cstheme="minorHAnsi"/>
            <w:lang w:val="en-GB"/>
          </w:rPr>
          <w:t>when scaling coefficients differ from general predictions</w:t>
        </w:r>
        <w:r>
          <w:rPr>
            <w:rFonts w:cstheme="minorHAnsi"/>
            <w:lang w:val="en-GB"/>
          </w:rPr>
          <w:t>. In addition, the</w:t>
        </w:r>
        <w:r w:rsidRPr="00A359D9">
          <w:rPr>
            <w:rFonts w:cstheme="minorHAnsi"/>
            <w:lang w:val="en-GB"/>
          </w:rPr>
          <w:t xml:space="preserve"> hierarchical Bayesian model</w:t>
        </w:r>
        <w:r>
          <w:rPr>
            <w:rFonts w:cstheme="minorHAnsi"/>
            <w:lang w:val="en-GB"/>
          </w:rPr>
          <w:t xml:space="preserve"> </w:t>
        </w:r>
        <w:r w:rsidRPr="00A359D9">
          <w:rPr>
            <w:rFonts w:cstheme="minorHAnsi"/>
            <w:lang w:val="en-GB"/>
          </w:rPr>
          <w:t>with literature-informed priors</w:t>
        </w:r>
        <w:r>
          <w:rPr>
            <w:rFonts w:cstheme="minorHAnsi"/>
            <w:lang w:val="en-GB"/>
          </w:rPr>
          <w:t xml:space="preserve"> helps</w:t>
        </w:r>
        <w:r w:rsidRPr="00A359D9">
          <w:rPr>
            <w:rFonts w:cstheme="minorHAnsi"/>
            <w:lang w:val="en-GB"/>
          </w:rPr>
          <w:t xml:space="preserve"> overcome </w:t>
        </w:r>
        <w:r>
          <w:rPr>
            <w:rFonts w:cstheme="minorHAnsi"/>
            <w:lang w:val="en-GB"/>
          </w:rPr>
          <w:t>limitations of</w:t>
        </w:r>
        <w:r w:rsidRPr="00A359D9">
          <w:rPr>
            <w:rFonts w:cstheme="minorHAnsi"/>
            <w:lang w:val="en-GB"/>
          </w:rPr>
          <w:t xml:space="preserve"> small data sets</w:t>
        </w:r>
        <w:r>
          <w:rPr>
            <w:rFonts w:cstheme="minorHAnsi"/>
            <w:lang w:val="en-GB"/>
          </w:rPr>
          <w:t xml:space="preserve"> by incorporating prior knowledge and borrowing information across species</w:t>
        </w:r>
      </w:ins>
      <w:ins w:id="782" w:author="Max Lindmark" w:date="2020-09-10T21:21:00Z">
        <w:r w:rsidR="00F3569B">
          <w:rPr>
            <w:rFonts w:cstheme="minorHAnsi"/>
            <w:lang w:val="en-GB"/>
          </w:rPr>
          <w:t>.</w:t>
        </w:r>
      </w:ins>
    </w:p>
    <w:p w14:paraId="3B9EF19E" w14:textId="7653D055" w:rsidR="00D866A9" w:rsidRPr="00E071F1" w:rsidRDefault="009C6A68" w:rsidP="00F3569B">
      <w:pPr>
        <w:spacing w:line="480" w:lineRule="auto"/>
        <w:ind w:firstLine="284"/>
        <w:contextualSpacing/>
        <w:jc w:val="both"/>
        <w:rPr>
          <w:rFonts w:cstheme="minorHAnsi"/>
          <w:lang w:val="en-GB"/>
        </w:rPr>
      </w:pPr>
      <w:del w:id="783" w:author="Max Lindmark" w:date="2020-09-10T21:21:00Z">
        <w:r w:rsidRPr="00E071F1" w:rsidDel="00F3569B">
          <w:rPr>
            <w:lang w:val="en-GB"/>
          </w:rPr>
          <w:delText xml:space="preserve">Because we evaluated the joint effect of body mass and temperature on rates of body growth, metabolism and consumption, the number of studies included in our analysis constitutes a small fraction of the available </w:delText>
        </w:r>
        <w:r w:rsidR="0091477E" w:rsidRPr="00E071F1" w:rsidDel="00F3569B">
          <w:rPr>
            <w:lang w:val="en-GB"/>
          </w:rPr>
          <w:delText xml:space="preserve">experimental </w:delText>
        </w:r>
        <w:r w:rsidRPr="00E071F1" w:rsidDel="00F3569B">
          <w:rPr>
            <w:lang w:val="en-GB"/>
          </w:rPr>
          <w:delText>data</w:delText>
        </w:r>
        <w:r w:rsidR="0091477E" w:rsidRPr="00E071F1" w:rsidDel="00F3569B">
          <w:rPr>
            <w:lang w:val="en-GB"/>
          </w:rPr>
          <w:delText>, which mostly consists of</w:delText>
        </w:r>
        <w:r w:rsidRPr="00E071F1" w:rsidDel="00F3569B">
          <w:rPr>
            <w:lang w:val="en-GB"/>
          </w:rPr>
          <w:delText xml:space="preserve"> experiments </w:delText>
        </w:r>
        <w:r w:rsidR="005C16B6" w:rsidRPr="00E071F1" w:rsidDel="00F3569B">
          <w:rPr>
            <w:lang w:val="en-GB"/>
          </w:rPr>
          <w:delText xml:space="preserve">varying either </w:delText>
        </w:r>
        <w:r w:rsidRPr="00E071F1" w:rsidDel="00F3569B">
          <w:rPr>
            <w:lang w:val="en-GB"/>
          </w:rPr>
          <w:delText>temperature or body size</w:delText>
        </w:r>
        <w:r w:rsidR="005C16B6" w:rsidRPr="00E071F1" w:rsidDel="00F3569B">
          <w:rPr>
            <w:lang w:val="en-GB"/>
          </w:rPr>
          <w:delText>, not both</w:delText>
        </w:r>
        <w:r w:rsidRPr="00E071F1" w:rsidDel="00F3569B">
          <w:rPr>
            <w:lang w:val="en-GB"/>
          </w:rPr>
          <w:delText xml:space="preserve"> (Appendix S1).</w:delText>
        </w:r>
        <w:r w:rsidR="00DB3199" w:rsidRPr="00E071F1" w:rsidDel="00F3569B">
          <w:rPr>
            <w:lang w:val="en-GB"/>
          </w:rPr>
          <w:delText xml:space="preserve"> </w:delText>
        </w:r>
        <w:r w:rsidR="00086A4F" w:rsidRPr="00E071F1" w:rsidDel="00F3569B">
          <w:rPr>
            <w:rFonts w:cstheme="minorHAnsi"/>
            <w:lang w:val="en-GB"/>
          </w:rPr>
          <w:delText xml:space="preserve">It also resulted in </w:delText>
        </w:r>
        <w:r w:rsidR="00BB3896" w:rsidRPr="00E071F1" w:rsidDel="00F3569B">
          <w:rPr>
            <w:rFonts w:cstheme="minorHAnsi"/>
            <w:lang w:val="en-GB"/>
          </w:rPr>
          <w:delText xml:space="preserve">that the </w:delText>
        </w:r>
        <w:r w:rsidR="00A359D9" w:rsidRPr="00E071F1" w:rsidDel="00F3569B">
          <w:rPr>
            <w:rFonts w:cstheme="minorHAnsi"/>
            <w:lang w:val="en-GB"/>
          </w:rPr>
          <w:delText xml:space="preserve">numbers of </w:delText>
        </w:r>
        <w:r w:rsidR="008E387B" w:rsidRPr="00E071F1" w:rsidDel="00F3569B">
          <w:rPr>
            <w:rFonts w:cstheme="minorHAnsi"/>
            <w:lang w:val="en-GB"/>
          </w:rPr>
          <w:delText>size replicates within each temperature treatment</w:delText>
        </w:r>
        <w:r w:rsidR="0091477E" w:rsidRPr="00E071F1" w:rsidDel="00F3569B">
          <w:rPr>
            <w:rFonts w:cstheme="minorHAnsi"/>
            <w:lang w:val="en-GB"/>
          </w:rPr>
          <w:delText>,</w:delText>
        </w:r>
        <w:r w:rsidR="008E387B" w:rsidRPr="00E071F1" w:rsidDel="00F3569B">
          <w:rPr>
            <w:rFonts w:cstheme="minorHAnsi"/>
            <w:lang w:val="en-GB"/>
          </w:rPr>
          <w:delText xml:space="preserve"> or vice versa</w:delText>
        </w:r>
        <w:r w:rsidR="0091477E" w:rsidRPr="00E071F1" w:rsidDel="00F3569B">
          <w:rPr>
            <w:rFonts w:cstheme="minorHAnsi"/>
            <w:lang w:val="en-GB"/>
          </w:rPr>
          <w:delText>,</w:delText>
        </w:r>
        <w:r w:rsidR="008E387B" w:rsidRPr="00E071F1" w:rsidDel="00F3569B">
          <w:rPr>
            <w:rFonts w:cstheme="minorHAnsi"/>
            <w:lang w:val="en-GB"/>
          </w:rPr>
          <w:delText xml:space="preserve"> are relatively small</w:delText>
        </w:r>
        <w:r w:rsidR="00301987" w:rsidRPr="00E071F1" w:rsidDel="00F3569B">
          <w:rPr>
            <w:rFonts w:cstheme="minorHAnsi"/>
            <w:lang w:val="en-GB"/>
          </w:rPr>
          <w:delText>.</w:delText>
        </w:r>
        <w:r w:rsidR="008D6EAF" w:rsidRPr="00E071F1" w:rsidDel="00F3569B">
          <w:rPr>
            <w:rFonts w:cstheme="minorHAnsi"/>
            <w:lang w:val="en-GB"/>
          </w:rPr>
          <w:delText xml:space="preserve"> </w:delText>
        </w:r>
        <w:r w:rsidR="00A1793C" w:rsidRPr="00E071F1" w:rsidDel="00F3569B">
          <w:rPr>
            <w:rFonts w:cstheme="minorHAnsi"/>
            <w:lang w:val="en-GB"/>
          </w:rPr>
          <w:delText>The relatively small amount of data is especially evident for the consumption experiments, which show larger variation both within and between species</w:delText>
        </w:r>
        <w:r w:rsidR="00C46C9C" w:rsidRPr="00E071F1" w:rsidDel="00F3569B">
          <w:rPr>
            <w:rFonts w:cstheme="minorHAnsi"/>
            <w:lang w:val="en-GB"/>
          </w:rPr>
          <w:delText>, compared to metabolism</w:delText>
        </w:r>
        <w:r w:rsidR="00A1793C" w:rsidRPr="00E071F1" w:rsidDel="00F3569B">
          <w:rPr>
            <w:rFonts w:cstheme="minorHAnsi"/>
            <w:lang w:val="en-GB"/>
          </w:rPr>
          <w:delText xml:space="preserve">. This is likely due to the more manual estimations in feeding experiments (e.g. weighing added food and subtracting uneaten food) compared to </w:delText>
        </w:r>
        <w:r w:rsidR="009C577C" w:rsidRPr="00E071F1" w:rsidDel="00F3569B">
          <w:rPr>
            <w:rFonts w:cstheme="minorHAnsi"/>
            <w:lang w:val="en-GB"/>
          </w:rPr>
          <w:delText xml:space="preserve">growth experiments or </w:delText>
        </w:r>
        <w:r w:rsidR="00CC1ACD" w:rsidRPr="00E071F1" w:rsidDel="00F3569B">
          <w:rPr>
            <w:rFonts w:cstheme="minorHAnsi"/>
            <w:lang w:val="en-GB"/>
          </w:rPr>
          <w:delText xml:space="preserve">automatically </w:delText>
        </w:r>
        <w:r w:rsidR="00024997" w:rsidRPr="00E071F1" w:rsidDel="00F3569B">
          <w:rPr>
            <w:rFonts w:cstheme="minorHAnsi"/>
            <w:lang w:val="en-GB"/>
          </w:rPr>
          <w:delText xml:space="preserve">measuring </w:delText>
        </w:r>
        <w:r w:rsidR="00086A4F" w:rsidRPr="00E071F1" w:rsidDel="00F3569B">
          <w:rPr>
            <w:rFonts w:cstheme="minorHAnsi"/>
            <w:lang w:val="en-GB"/>
          </w:rPr>
          <w:delText>oxygen depletion rates</w:delText>
        </w:r>
        <w:r w:rsidR="00A1793C" w:rsidRPr="00E071F1" w:rsidDel="00F3569B">
          <w:rPr>
            <w:rFonts w:cstheme="minorHAnsi"/>
            <w:lang w:val="en-GB"/>
          </w:rPr>
          <w:delText>.</w:delText>
        </w:r>
        <w:r w:rsidR="003D6C6B" w:rsidRPr="00E071F1" w:rsidDel="00F3569B">
          <w:rPr>
            <w:rFonts w:cstheme="minorHAnsi"/>
            <w:lang w:val="en-GB"/>
          </w:rPr>
          <w:delText xml:space="preserve"> Therefore, the data collated here contains uncertainty from many sources, including differences in experimental protocols.</w:delText>
        </w:r>
        <w:r w:rsidR="009D1B6E" w:rsidRPr="00E071F1" w:rsidDel="00F3569B">
          <w:rPr>
            <w:rFonts w:cstheme="minorHAnsi"/>
            <w:lang w:val="en-GB"/>
          </w:rPr>
          <w:delText xml:space="preserve"> </w:delText>
        </w:r>
        <w:r w:rsidR="005A608A" w:rsidRPr="00E071F1" w:rsidDel="00F3569B">
          <w:rPr>
            <w:rFonts w:cstheme="minorHAnsi"/>
            <w:lang w:val="en-GB"/>
          </w:rPr>
          <w:delText>O</w:delText>
        </w:r>
        <w:r w:rsidR="009D1B6E" w:rsidRPr="00E071F1" w:rsidDel="00F3569B">
          <w:rPr>
            <w:rFonts w:cstheme="minorHAnsi"/>
            <w:lang w:val="en-GB"/>
          </w:rPr>
          <w:delText xml:space="preserve">ur selection criteria </w:delText>
        </w:r>
        <w:r w:rsidR="00B10FA5" w:rsidRPr="00E071F1" w:rsidDel="00F3569B">
          <w:rPr>
            <w:rFonts w:cstheme="minorHAnsi"/>
            <w:lang w:val="en-GB"/>
          </w:rPr>
          <w:delText>lead to using a small fraction of all available data</w:delText>
        </w:r>
        <w:r w:rsidR="005A608A" w:rsidRPr="00E071F1" w:rsidDel="00F3569B">
          <w:rPr>
            <w:rFonts w:cstheme="minorHAnsi"/>
            <w:lang w:val="en-GB"/>
          </w:rPr>
          <w:delText xml:space="preserve"> being used</w:delText>
        </w:r>
        <w:r w:rsidR="00B10FA5" w:rsidRPr="00E071F1" w:rsidDel="00F3569B">
          <w:rPr>
            <w:rFonts w:cstheme="minorHAnsi"/>
            <w:lang w:val="en-GB"/>
          </w:rPr>
          <w:delText>, which limits the hierarchical model structures we can consider</w:delText>
        </w:r>
        <w:r w:rsidR="00170958" w:rsidRPr="00E071F1" w:rsidDel="00F3569B">
          <w:rPr>
            <w:rFonts w:cstheme="minorHAnsi"/>
            <w:lang w:val="en-GB"/>
          </w:rPr>
          <w:delText xml:space="preserve">. </w:delText>
        </w:r>
        <w:r w:rsidR="00734BCD" w:rsidRPr="00E071F1" w:rsidDel="00F3569B">
          <w:rPr>
            <w:rFonts w:cstheme="minorHAnsi"/>
            <w:lang w:val="en-GB"/>
          </w:rPr>
          <w:delText xml:space="preserve">However, as it is important to jointly estimate the effects of mass- and temperature when scaling coefficients differ from general predictions </w:delText>
        </w:r>
        <w:r w:rsidR="00734BCD" w:rsidRPr="00E071F1" w:rsidDel="00F3569B">
          <w:rPr>
            <w:rFonts w:cstheme="minorHAnsi"/>
          </w:rPr>
          <w:fldChar w:fldCharType="begin"/>
        </w:r>
        <w:r w:rsidR="00422B99" w:rsidRPr="00E071F1" w:rsidDel="00F3569B">
          <w:rPr>
            <w:rFonts w:cstheme="minorHAnsi"/>
            <w:lang w:val="en-GB"/>
          </w:rPr>
          <w:delInstrText xml:space="preserve"> ADDIN ZOTERO_ITEM CSL_CITATION {"citationID":"a1tqv4dcmh3","properties":{"formattedCitation":"(Downs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734BCD" w:rsidRPr="00E071F1" w:rsidDel="00F3569B">
          <w:rPr>
            <w:rFonts w:cstheme="minorHAnsi"/>
          </w:rPr>
          <w:fldChar w:fldCharType="separate"/>
        </w:r>
        <w:r w:rsidR="00734BCD" w:rsidRPr="00E071F1" w:rsidDel="00F3569B">
          <w:rPr>
            <w:lang w:val="en-GB"/>
          </w:rPr>
          <w:delText xml:space="preserve">(Downs </w:delText>
        </w:r>
        <w:r w:rsidR="00734BCD" w:rsidRPr="00E071F1" w:rsidDel="00F3569B">
          <w:rPr>
            <w:i/>
            <w:iCs/>
            <w:lang w:val="en-GB"/>
          </w:rPr>
          <w:delText>et al.</w:delText>
        </w:r>
        <w:r w:rsidR="00734BCD" w:rsidRPr="00E071F1" w:rsidDel="00F3569B">
          <w:rPr>
            <w:lang w:val="en-GB"/>
          </w:rPr>
          <w:delText xml:space="preserve"> 2008)</w:delText>
        </w:r>
        <w:r w:rsidR="00734BCD" w:rsidRPr="00E071F1" w:rsidDel="00F3569B">
          <w:rPr>
            <w:rFonts w:cstheme="minorHAnsi"/>
          </w:rPr>
          <w:fldChar w:fldCharType="end"/>
        </w:r>
        <w:r w:rsidR="00734BCD" w:rsidRPr="00E071F1" w:rsidDel="00F3569B">
          <w:rPr>
            <w:rFonts w:cstheme="minorHAnsi"/>
            <w:lang w:val="en-GB"/>
          </w:rPr>
          <w:delText xml:space="preserve">, we argue that </w:delText>
        </w:r>
        <w:r w:rsidR="00B10FA5" w:rsidRPr="00E071F1" w:rsidDel="00F3569B">
          <w:rPr>
            <w:rFonts w:cstheme="minorHAnsi"/>
            <w:lang w:val="en-GB"/>
          </w:rPr>
          <w:delText>our approach also has merit</w:delText>
        </w:r>
        <w:r w:rsidR="0091477E" w:rsidRPr="00E071F1" w:rsidDel="00F3569B">
          <w:rPr>
            <w:rFonts w:cstheme="minorHAnsi"/>
            <w:lang w:val="en-GB"/>
          </w:rPr>
          <w:delText>, because</w:delText>
        </w:r>
        <w:r w:rsidR="00CD663E" w:rsidRPr="00E071F1" w:rsidDel="00F3569B">
          <w:rPr>
            <w:rFonts w:cstheme="minorHAnsi"/>
            <w:lang w:val="en-GB"/>
          </w:rPr>
          <w:delText xml:space="preserve"> </w:delText>
        </w:r>
        <w:r w:rsidR="004406DF" w:rsidRPr="00E071F1" w:rsidDel="00F3569B">
          <w:rPr>
            <w:rFonts w:cstheme="minorHAnsi"/>
            <w:lang w:val="en-GB"/>
          </w:rPr>
          <w:delText>hierarchical</w:delText>
        </w:r>
        <w:r w:rsidR="00D866A9" w:rsidRPr="00E071F1" w:rsidDel="00F3569B">
          <w:rPr>
            <w:rFonts w:cstheme="minorHAnsi"/>
            <w:lang w:val="en-GB"/>
          </w:rPr>
          <w:delText xml:space="preserve"> models </w:delText>
        </w:r>
        <w:r w:rsidR="00DB1BC5" w:rsidRPr="00E071F1" w:rsidDel="00F3569B">
          <w:rPr>
            <w:rFonts w:cstheme="minorHAnsi"/>
            <w:lang w:val="en-GB"/>
          </w:rPr>
          <w:delText xml:space="preserve">(e.g. in a Bayesian framework with </w:delText>
        </w:r>
        <w:r w:rsidR="00D866A9" w:rsidRPr="00E071F1" w:rsidDel="00F3569B">
          <w:rPr>
            <w:rFonts w:cstheme="minorHAnsi"/>
            <w:lang w:val="en-GB"/>
          </w:rPr>
          <w:delText>literature-informed priors</w:delText>
        </w:r>
        <w:r w:rsidR="00DB1BC5" w:rsidRPr="00E071F1" w:rsidDel="00F3569B">
          <w:rPr>
            <w:rFonts w:cstheme="minorHAnsi"/>
            <w:lang w:val="en-GB"/>
          </w:rPr>
          <w:delText>)</w:delText>
        </w:r>
        <w:r w:rsidR="0091477E" w:rsidRPr="00E071F1" w:rsidDel="00F3569B">
          <w:rPr>
            <w:rFonts w:cstheme="minorHAnsi"/>
            <w:lang w:val="en-GB"/>
          </w:rPr>
          <w:delText xml:space="preserve"> </w:delText>
        </w:r>
        <w:r w:rsidR="00682627" w:rsidRPr="00E071F1" w:rsidDel="00F3569B">
          <w:rPr>
            <w:rFonts w:cstheme="minorHAnsi"/>
            <w:lang w:val="en-GB"/>
          </w:rPr>
          <w:delText xml:space="preserve">can </w:delText>
        </w:r>
        <w:r w:rsidR="0091477E" w:rsidRPr="00E071F1" w:rsidDel="00F3569B">
          <w:rPr>
            <w:rFonts w:cstheme="minorHAnsi"/>
            <w:lang w:val="en-GB"/>
          </w:rPr>
          <w:delText>overcome difficulties with small data sets.</w:delText>
        </w:r>
      </w:del>
      <w:r w:rsidR="0091477E" w:rsidRPr="00E071F1">
        <w:rPr>
          <w:rFonts w:cstheme="minorHAnsi"/>
          <w:lang w:val="en-GB"/>
        </w:rPr>
        <w:t xml:space="preserve"> </w:t>
      </w:r>
    </w:p>
    <w:p w14:paraId="4907015A" w14:textId="099D8A2A" w:rsidR="009F1BB9" w:rsidRDefault="00136C96" w:rsidP="002E3379">
      <w:pPr>
        <w:spacing w:line="480" w:lineRule="auto"/>
        <w:ind w:firstLine="284"/>
        <w:contextualSpacing/>
        <w:jc w:val="both"/>
        <w:rPr>
          <w:rFonts w:eastAsiaTheme="minorEastAsia" w:cstheme="minorHAnsi"/>
          <w:lang w:val="en-GB"/>
        </w:rPr>
      </w:pPr>
      <w:del w:id="784" w:author="Max Lindmark" w:date="2020-09-10T21:25:00Z">
        <w:r w:rsidRPr="00E071F1" w:rsidDel="007F277E">
          <w:rPr>
            <w:rFonts w:eastAsiaTheme="minorEastAsia" w:cstheme="minorHAnsi"/>
            <w:lang w:val="en-GB"/>
          </w:rPr>
          <w:delText xml:space="preserve">Understanding the scaling of </w:delText>
        </w:r>
        <w:r w:rsidR="002576CA" w:rsidRPr="00E071F1" w:rsidDel="007F277E">
          <w:rPr>
            <w:rFonts w:eastAsiaTheme="minorEastAsia" w:cstheme="minorHAnsi"/>
            <w:lang w:val="en-GB"/>
          </w:rPr>
          <w:delText xml:space="preserve">rates such as growth, metabolism and consumption is fundamental </w:delText>
        </w:r>
        <w:r w:rsidR="00F30284" w:rsidRPr="00E071F1" w:rsidDel="007F277E">
          <w:rPr>
            <w:rFonts w:eastAsiaTheme="minorEastAsia" w:cstheme="minorHAnsi"/>
            <w:lang w:val="en-GB"/>
          </w:rPr>
          <w:delText>for</w:delText>
        </w:r>
      </w:del>
      <w:del w:id="785" w:author="Max Lindmark" w:date="2020-09-10T21:23:00Z">
        <w:r w:rsidR="00F30284" w:rsidRPr="00E071F1" w:rsidDel="00377160">
          <w:rPr>
            <w:rFonts w:eastAsiaTheme="minorEastAsia" w:cstheme="minorHAnsi"/>
            <w:lang w:val="en-GB"/>
          </w:rPr>
          <w:delText xml:space="preserve"> </w:delText>
        </w:r>
        <w:r w:rsidR="00E0457A" w:rsidRPr="00E071F1" w:rsidDel="00377160">
          <w:rPr>
            <w:rFonts w:eastAsiaTheme="minorEastAsia" w:cstheme="minorHAnsi"/>
            <w:lang w:val="en-GB"/>
          </w:rPr>
          <w:delText xml:space="preserve">linking </w:delText>
        </w:r>
      </w:del>
      <w:del w:id="786" w:author="Max Lindmark" w:date="2020-09-10T21:25:00Z">
        <w:r w:rsidR="00E0457A" w:rsidRPr="00E071F1" w:rsidDel="007F277E">
          <w:rPr>
            <w:rFonts w:eastAsiaTheme="minorEastAsia" w:cstheme="minorHAnsi"/>
            <w:lang w:val="en-GB"/>
          </w:rPr>
          <w:delText>individual</w:delText>
        </w:r>
      </w:del>
      <w:del w:id="787" w:author="Max Lindmark" w:date="2020-09-10T21:23:00Z">
        <w:r w:rsidR="00E0457A" w:rsidRPr="00E071F1" w:rsidDel="00377160">
          <w:rPr>
            <w:rFonts w:eastAsiaTheme="minorEastAsia" w:cstheme="minorHAnsi"/>
            <w:lang w:val="en-GB"/>
          </w:rPr>
          <w:delText xml:space="preserve"> processes to </w:delText>
        </w:r>
      </w:del>
      <w:del w:id="788" w:author="Max Lindmark" w:date="2020-09-10T21:25:00Z">
        <w:r w:rsidR="00E0457A" w:rsidRPr="00E071F1" w:rsidDel="007F277E">
          <w:rPr>
            <w:rFonts w:eastAsiaTheme="minorEastAsia" w:cstheme="minorHAnsi"/>
            <w:lang w:val="en-GB"/>
          </w:rPr>
          <w:delText>population and food web</w:delText>
        </w:r>
      </w:del>
      <w:del w:id="789" w:author="Max Lindmark" w:date="2020-09-10T21:23:00Z">
        <w:r w:rsidR="00E0457A" w:rsidRPr="00E071F1" w:rsidDel="00B07FEE">
          <w:rPr>
            <w:rFonts w:eastAsiaTheme="minorEastAsia" w:cstheme="minorHAnsi"/>
            <w:lang w:val="en-GB"/>
          </w:rPr>
          <w:delText xml:space="preserve"> dynamics</w:delText>
        </w:r>
      </w:del>
      <w:del w:id="790" w:author="Max Lindmark" w:date="2020-09-10T21:25:00Z">
        <w:r w:rsidR="00E0457A" w:rsidRPr="00E071F1" w:rsidDel="007F277E">
          <w:rPr>
            <w:rFonts w:eastAsiaTheme="minorEastAsia" w:cstheme="minorHAnsi"/>
            <w:lang w:val="en-GB"/>
          </w:rPr>
          <w:delText xml:space="preserve">. </w:delText>
        </w:r>
      </w:del>
      <w:r w:rsidR="00BC03A8" w:rsidRPr="00E071F1">
        <w:rPr>
          <w:rFonts w:eastAsiaTheme="minorEastAsia" w:cstheme="minorHAnsi"/>
          <w:lang w:val="en-GB"/>
        </w:rPr>
        <w:t xml:space="preserve">We argue that </w:t>
      </w:r>
      <w:r w:rsidR="00DA641E" w:rsidRPr="00E071F1">
        <w:rPr>
          <w:rFonts w:eastAsiaTheme="minorEastAsia" w:cstheme="minorHAnsi"/>
          <w:lang w:val="en-GB"/>
        </w:rPr>
        <w:t xml:space="preserve">one 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 S</w:t>
      </w:r>
      <w:r w:rsidR="009F1BB9" w:rsidRPr="00E071F1">
        <w:rPr>
          <w:rFonts w:eastAsiaTheme="minorEastAsia" w:cstheme="minorHAnsi"/>
          <w:lang w:val="en-GB"/>
        </w:rPr>
        <w:t>ystematic data</w:t>
      </w:r>
      <w:r w:rsidR="0010623B" w:rsidRPr="00E071F1">
        <w:rPr>
          <w:rFonts w:eastAsiaTheme="minorEastAsia" w:cstheme="minorHAnsi"/>
          <w:lang w:val="en-GB"/>
        </w:rPr>
        <w:t xml:space="preserve"> </w:t>
      </w:r>
      <w:r w:rsidR="009F1BB9" w:rsidRPr="00E071F1">
        <w:rPr>
          <w:rFonts w:eastAsiaTheme="minorEastAsia" w:cstheme="minorHAnsi"/>
          <w:lang w:val="en-GB"/>
        </w:rPr>
        <w:t>analysis</w:t>
      </w:r>
      <w:r w:rsidR="00154997" w:rsidRPr="00E071F1">
        <w:rPr>
          <w:rFonts w:eastAsiaTheme="minorEastAsia" w:cstheme="minorHAnsi"/>
          <w:lang w:val="en-GB"/>
        </w:rPr>
        <w:t xml:space="preserve"> of </w:t>
      </w:r>
      <w:r w:rsidR="003E72D6" w:rsidRPr="00E071F1">
        <w:rPr>
          <w:rFonts w:eastAsiaTheme="minorEastAsia" w:cstheme="minorHAnsi"/>
          <w:lang w:val="en-GB"/>
        </w:rPr>
        <w:t xml:space="preserve">existing </w:t>
      </w:r>
      <w:r w:rsidR="003C3E72" w:rsidRPr="00E071F1">
        <w:rPr>
          <w:rFonts w:eastAsiaTheme="minorEastAsia" w:cstheme="minorHAnsi"/>
          <w:lang w:val="en-GB"/>
        </w:rPr>
        <w:t>experimental data</w:t>
      </w:r>
      <w:del w:id="791" w:author="Max Lindmark" w:date="2020-09-10T21:25:00Z">
        <w:r w:rsidR="003C3E72" w:rsidRPr="00E071F1" w:rsidDel="00347847">
          <w:rPr>
            <w:rFonts w:eastAsiaTheme="minorEastAsia" w:cstheme="minorHAnsi"/>
            <w:lang w:val="en-GB"/>
          </w:rPr>
          <w:delText xml:space="preserve"> </w:delText>
        </w:r>
        <w:r w:rsidR="004B209B" w:rsidRPr="00E071F1" w:rsidDel="00347847">
          <w:rPr>
            <w:rFonts w:eastAsiaTheme="minorEastAsia" w:cstheme="minorHAnsi"/>
            <w:lang w:val="en-GB"/>
          </w:rPr>
          <w:delText xml:space="preserve">combined with </w:delText>
        </w:r>
        <w:r w:rsidR="00E62DE7" w:rsidRPr="00E071F1" w:rsidDel="00347847">
          <w:rPr>
            <w:rFonts w:eastAsiaTheme="minorEastAsia" w:cstheme="minorHAnsi"/>
            <w:lang w:val="en-GB"/>
          </w:rPr>
          <w:delText xml:space="preserve">models </w:delText>
        </w:r>
        <w:r w:rsidR="003E72D6" w:rsidRPr="00E071F1" w:rsidDel="00347847">
          <w:rPr>
            <w:rFonts w:eastAsiaTheme="minorEastAsia" w:cstheme="minorHAnsi"/>
            <w:lang w:val="en-GB"/>
          </w:rPr>
          <w:delText xml:space="preserve">that </w:delText>
        </w:r>
        <w:r w:rsidR="00E62DE7" w:rsidRPr="00E071F1" w:rsidDel="00347847">
          <w:rPr>
            <w:rFonts w:eastAsiaTheme="minorEastAsia" w:cstheme="minorHAnsi"/>
            <w:lang w:val="en-GB"/>
          </w:rPr>
          <w:delText xml:space="preserve">account for uncertainty at </w:delText>
        </w:r>
        <w:r w:rsidR="003678B0" w:rsidRPr="00E071F1" w:rsidDel="00347847">
          <w:rPr>
            <w:rFonts w:eastAsiaTheme="minorEastAsia" w:cstheme="minorHAnsi"/>
            <w:lang w:val="en-GB"/>
          </w:rPr>
          <w:delText xml:space="preserve">the </w:delText>
        </w:r>
        <w:r w:rsidR="00E62DE7" w:rsidRPr="00E071F1" w:rsidDel="00347847">
          <w:rPr>
            <w:rFonts w:eastAsiaTheme="minorEastAsia" w:cstheme="minorHAnsi"/>
            <w:lang w:val="en-GB"/>
          </w:rPr>
          <w:delText>specie</w:delText>
        </w:r>
        <w:r w:rsidR="003678B0" w:rsidRPr="00E071F1" w:rsidDel="00347847">
          <w:rPr>
            <w:rFonts w:eastAsiaTheme="minorEastAsia" w:cstheme="minorHAnsi"/>
            <w:lang w:val="en-GB"/>
          </w:rPr>
          <w:delText>s-level</w:delText>
        </w:r>
      </w:del>
      <w:r w:rsidR="00D54057" w:rsidRPr="00E071F1">
        <w:rPr>
          <w:rFonts w:eastAsiaTheme="minorEastAsia" w:cstheme="minorHAnsi"/>
          <w:lang w:val="en-GB"/>
        </w:rPr>
        <w:t>, as presented in this study,</w:t>
      </w:r>
      <w:r w:rsidR="003678B0" w:rsidRPr="00E071F1">
        <w:rPr>
          <w:rFonts w:eastAsiaTheme="minorEastAsia" w:cstheme="minorHAnsi"/>
          <w:lang w:val="en-GB"/>
        </w:rPr>
        <w:t xml:space="preserve"> </w:t>
      </w:r>
      <w:ins w:id="792" w:author="Max Lindmark" w:date="2020-09-10T21:25:00Z">
        <w:r w:rsidR="00D9528D">
          <w:rPr>
            <w:rFonts w:eastAsiaTheme="minorEastAsia" w:cstheme="minorHAnsi"/>
            <w:lang w:val="en-GB"/>
          </w:rPr>
          <w:t>can 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scaling of rates such as growth, metabolism and consumption</w:t>
        </w:r>
        <w:r w:rsidR="00992D20">
          <w:rPr>
            <w:rFonts w:eastAsiaTheme="minorEastAsia" w:cstheme="minorHAnsi"/>
            <w:lang w:val="en-GB"/>
          </w:rPr>
          <w:t xml:space="preserve">, which </w:t>
        </w:r>
        <w:r w:rsidR="00D9528D" w:rsidRPr="00E071F1">
          <w:rPr>
            <w:rFonts w:eastAsiaTheme="minorEastAsia" w:cstheme="minorHAnsi"/>
            <w:lang w:val="en-GB"/>
          </w:rPr>
          <w:t xml:space="preserve">is </w:t>
        </w:r>
      </w:ins>
      <w:ins w:id="793" w:author="Max Lindmark" w:date="2020-09-10T21:34:00Z">
        <w:r w:rsidR="006F434B">
          <w:rPr>
            <w:rFonts w:eastAsiaTheme="minorEastAsia" w:cstheme="minorHAnsi"/>
            <w:lang w:val="en-GB"/>
          </w:rPr>
          <w:t>crucial</w:t>
        </w:r>
      </w:ins>
      <w:ins w:id="794" w:author="Max Lindmark" w:date="2020-09-10T21:25:00Z">
        <w:r w:rsidR="00D9528D" w:rsidRPr="00E071F1">
          <w:rPr>
            <w:rFonts w:eastAsiaTheme="minorEastAsia" w:cstheme="minorHAnsi"/>
            <w:lang w:val="en-GB"/>
          </w:rPr>
          <w:t xml:space="preserve"> for</w:t>
        </w:r>
        <w:r w:rsidR="00D9528D">
          <w:rPr>
            <w:rFonts w:eastAsiaTheme="minorEastAsia" w:cstheme="minorHAnsi"/>
            <w:lang w:val="en-GB"/>
          </w:rPr>
          <w:t xml:space="preserve"> predicting the impacts of climate warming on </w:t>
        </w:r>
        <w:r w:rsidR="00D9528D" w:rsidRPr="00E071F1">
          <w:rPr>
            <w:rFonts w:eastAsiaTheme="minorEastAsia" w:cstheme="minorHAnsi"/>
            <w:lang w:val="en-GB"/>
          </w:rPr>
          <w:t>individual</w:t>
        </w:r>
        <w:r w:rsidR="00D9528D">
          <w:rPr>
            <w:rFonts w:eastAsiaTheme="minorEastAsia" w:cstheme="minorHAnsi"/>
            <w:lang w:val="en-GB"/>
          </w:rPr>
          <w:t xml:space="preserve">s, </w:t>
        </w:r>
        <w:r w:rsidR="00D9528D" w:rsidRPr="00E071F1">
          <w:rPr>
            <w:rFonts w:eastAsiaTheme="minorEastAsia" w:cstheme="minorHAnsi"/>
            <w:lang w:val="en-GB"/>
          </w:rPr>
          <w:t>population</w:t>
        </w:r>
        <w:r w:rsidR="00D9528D">
          <w:rPr>
            <w:rFonts w:eastAsiaTheme="minorEastAsia" w:cstheme="minorHAnsi"/>
            <w:lang w:val="en-GB"/>
          </w:rPr>
          <w:t>s</w:t>
        </w:r>
        <w:r w:rsidR="00D9528D" w:rsidRPr="00E071F1">
          <w:rPr>
            <w:rFonts w:eastAsiaTheme="minorEastAsia" w:cstheme="minorHAnsi"/>
            <w:lang w:val="en-GB"/>
          </w:rPr>
          <w:t xml:space="preserve"> and food web</w:t>
        </w:r>
        <w:r w:rsidR="00D9528D">
          <w:rPr>
            <w:rFonts w:eastAsiaTheme="minorEastAsia" w:cstheme="minorHAnsi"/>
            <w:lang w:val="en-GB"/>
          </w:rPr>
          <w:t>s</w:t>
        </w:r>
        <w:r w:rsidR="00D9528D" w:rsidRPr="00E071F1">
          <w:rPr>
            <w:rFonts w:eastAsiaTheme="minorEastAsia" w:cstheme="minorHAnsi"/>
            <w:lang w:val="en-GB"/>
          </w:rPr>
          <w:t xml:space="preserve">. </w:t>
        </w:r>
      </w:ins>
      <w:del w:id="795" w:author="Max Lindmark" w:date="2020-09-10T21:25:00Z">
        <w:r w:rsidR="00695F8A" w:rsidRPr="00E071F1" w:rsidDel="00DB35F0">
          <w:rPr>
            <w:rFonts w:eastAsiaTheme="minorEastAsia" w:cstheme="minorHAnsi"/>
            <w:lang w:val="en-GB"/>
          </w:rPr>
          <w:delText xml:space="preserve">constitutes </w:delText>
        </w:r>
        <w:r w:rsidR="00E854B4" w:rsidRPr="00E071F1" w:rsidDel="00DB35F0">
          <w:rPr>
            <w:rFonts w:eastAsiaTheme="minorEastAsia" w:cstheme="minorHAnsi"/>
            <w:lang w:val="en-GB"/>
          </w:rPr>
          <w:delText xml:space="preserve">an approach that </w:delText>
        </w:r>
        <w:r w:rsidR="009F1BB9" w:rsidRPr="00E071F1" w:rsidDel="00DB35F0">
          <w:rPr>
            <w:rFonts w:eastAsiaTheme="minorEastAsia" w:cstheme="minorHAnsi"/>
            <w:lang w:val="en-GB"/>
          </w:rPr>
          <w:delText xml:space="preserve">can guide process-based predictions of climate change </w:delText>
        </w:r>
      </w:del>
      <w:del w:id="796" w:author="Max Lindmark" w:date="2020-09-10T21:24:00Z">
        <w:r w:rsidR="00493DE4" w:rsidRPr="00E071F1" w:rsidDel="00F4106A">
          <w:rPr>
            <w:rFonts w:eastAsiaTheme="minorEastAsia" w:cstheme="minorHAnsi"/>
            <w:lang w:val="en-GB"/>
          </w:rPr>
          <w:delText xml:space="preserve">effects, </w:delText>
        </w:r>
        <w:r w:rsidR="006C6301" w:rsidRPr="00E071F1" w:rsidDel="00F4106A">
          <w:rPr>
            <w:rFonts w:eastAsiaTheme="minorEastAsia" w:cstheme="minorHAnsi"/>
            <w:lang w:val="en-GB"/>
          </w:rPr>
          <w:delText>from</w:delText>
        </w:r>
        <w:r w:rsidR="009F1BB9" w:rsidRPr="00E071F1" w:rsidDel="00F4106A">
          <w:rPr>
            <w:rFonts w:eastAsiaTheme="minorEastAsia" w:cstheme="minorHAnsi"/>
            <w:lang w:val="en-GB"/>
          </w:rPr>
          <w:delText xml:space="preserve"> </w:delText>
        </w:r>
        <w:r w:rsidR="00931996" w:rsidRPr="00E071F1" w:rsidDel="00F4106A">
          <w:rPr>
            <w:rFonts w:eastAsiaTheme="minorEastAsia" w:cstheme="minorHAnsi"/>
            <w:lang w:val="en-GB"/>
          </w:rPr>
          <w:delText>individual</w:delText>
        </w:r>
        <w:r w:rsidR="00EB0AE4" w:rsidRPr="00E071F1" w:rsidDel="00F4106A">
          <w:rPr>
            <w:rFonts w:eastAsiaTheme="minorEastAsia" w:cstheme="minorHAnsi"/>
            <w:lang w:val="en-GB"/>
          </w:rPr>
          <w:delText xml:space="preserve">s </w:delText>
        </w:r>
        <w:r w:rsidR="00493DE4" w:rsidRPr="00E071F1" w:rsidDel="00F4106A">
          <w:rPr>
            <w:rFonts w:eastAsiaTheme="minorEastAsia" w:cstheme="minorHAnsi"/>
            <w:lang w:val="en-GB"/>
          </w:rPr>
          <w:delText xml:space="preserve">to </w:delText>
        </w:r>
        <w:r w:rsidR="00EB0AE4" w:rsidRPr="00E071F1" w:rsidDel="00F4106A">
          <w:rPr>
            <w:rFonts w:eastAsiaTheme="minorEastAsia" w:cstheme="minorHAnsi"/>
            <w:lang w:val="en-GB"/>
          </w:rPr>
          <w:delText>food webs</w:delText>
        </w:r>
        <w:r w:rsidR="00EB0AE4" w:rsidRPr="00E071F1" w:rsidDel="001E20CC">
          <w:rPr>
            <w:rFonts w:eastAsiaTheme="minorEastAsia" w:cstheme="minorHAnsi"/>
            <w:lang w:val="en-GB"/>
          </w:rPr>
          <w:delText>.</w:delText>
        </w:r>
      </w:del>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972C7F" w:rsidRDefault="00C506AF" w:rsidP="00C506AF">
      <w:pPr>
        <w:spacing w:line="480" w:lineRule="auto"/>
        <w:contextualSpacing/>
        <w:jc w:val="both"/>
        <w:rPr>
          <w:rFonts w:eastAsiaTheme="minorEastAsia" w:cstheme="minorHAnsi"/>
          <w:lang w:val="en-GB"/>
        </w:rPr>
      </w:pPr>
      <w:r>
        <w:rPr>
          <w:rFonts w:cstheme="minorHAnsi"/>
          <w:b/>
          <w:lang w:val="en-GB"/>
        </w:rPr>
        <w:t>Materials and m</w:t>
      </w:r>
      <w:r w:rsidRPr="00972C7F">
        <w:rPr>
          <w:rFonts w:cstheme="minorHAnsi"/>
          <w:b/>
          <w:lang w:val="en-GB"/>
        </w:rPr>
        <w:t>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151C2FF9" w14:textId="77777777" w:rsidR="00C506AF" w:rsidRPr="0040058B" w:rsidDel="00812C85" w:rsidRDefault="00C506AF" w:rsidP="00C506AF">
      <w:pPr>
        <w:tabs>
          <w:tab w:val="center" w:pos="4513"/>
        </w:tabs>
        <w:spacing w:line="480" w:lineRule="auto"/>
        <w:contextualSpacing/>
        <w:jc w:val="both"/>
        <w:rPr>
          <w:del w:id="797" w:author="Max Lindmark" w:date="2020-09-11T16:58:00Z"/>
          <w:rFonts w:cstheme="minorHAnsi"/>
          <w:lang w:val="en-GB"/>
        </w:rPr>
      </w:pPr>
      <w:r w:rsidRPr="0040058B">
        <w:rPr>
          <w:rFonts w:cstheme="minorHAnsi"/>
          <w:lang w:val="en-GB"/>
        </w:rPr>
        <w:t xml:space="preserve">We searched the literature for experimental studies measuring the temperature- and mass dependence of 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Pr="0040058B">
        <w:rPr>
          <w:rFonts w:cstheme="minorHAnsi"/>
          <w:noProof/>
          <w:lang w:val="en-GB"/>
        </w:rPr>
        <w:t>(Nelson 2016)</w:t>
      </w:r>
      <w:r w:rsidRPr="0040058B">
        <w:rPr>
          <w:rFonts w:cstheme="minorHAnsi"/>
        </w:rPr>
        <w:fldChar w:fldCharType="end"/>
      </w:r>
      <w:r w:rsidRPr="0040058B">
        <w:rPr>
          <w:rFonts w:eastAsiaTheme="minorEastAsia" w:cstheme="minorHAnsi"/>
          <w:lang w:val="en-GB"/>
        </w:rPr>
        <w:t>. We used</w:t>
      </w:r>
      <w:r w:rsidRPr="0040058B">
        <w:rPr>
          <w:rFonts w:cstheme="minorHAnsi"/>
          <w:lang w:val="en-GB"/>
        </w:rPr>
        <w:t xml:space="preserve"> three different searches on the Web of Science Core Collection</w:t>
      </w:r>
      <w:ins w:id="798" w:author="Max Lindmark" w:date="2020-08-17T12:12:00Z">
        <w:r w:rsidRPr="0040058B">
          <w:rPr>
            <w:rFonts w:cstheme="minorHAnsi"/>
            <w:lang w:val="en-GB"/>
          </w:rPr>
          <w:t xml:space="preserve"> (</w:t>
        </w:r>
        <w:r w:rsidRPr="0040058B">
          <w:rPr>
            <w:rFonts w:cstheme="minorHAnsi"/>
            <w:lang w:val="en-US"/>
          </w:rPr>
          <w:t xml:space="preserve">see </w:t>
        </w:r>
      </w:ins>
      <w:ins w:id="799" w:author="Max Lindmark" w:date="2020-09-12T19:00:00Z">
        <w:r w:rsidRPr="0025283E">
          <w:rPr>
            <w:rFonts w:eastAsiaTheme="minorEastAsia" w:cstheme="minorHAnsi"/>
            <w:i/>
            <w:iCs/>
            <w:lang w:val="en-GB"/>
          </w:rPr>
          <w:t>SI Appendix</w:t>
        </w:r>
      </w:ins>
      <w:ins w:id="800" w:author="Max Lindmark" w:date="2020-09-12T18:58:00Z">
        <w:r>
          <w:rPr>
            <w:rFonts w:cstheme="minorHAnsi"/>
            <w:lang w:val="en-US"/>
          </w:rPr>
          <w:t>,</w:t>
        </w:r>
      </w:ins>
      <w:ins w:id="801" w:author="Max Lindmark" w:date="2020-08-17T12:12:00Z">
        <w:r w:rsidRPr="0040058B">
          <w:rPr>
            <w:rFonts w:cstheme="minorHAnsi"/>
            <w:lang w:val="en-US"/>
          </w:rPr>
          <w:t xml:space="preserve"> for details)</w:t>
        </w:r>
      </w:ins>
      <w:r w:rsidRPr="0040058B">
        <w:rPr>
          <w:rFonts w:cstheme="minorHAnsi"/>
          <w:lang w:val="en-GB"/>
        </w:rPr>
        <w:t>.</w:t>
      </w:r>
      <w:commentRangeStart w:id="802"/>
      <w:r w:rsidRPr="0040058B">
        <w:rPr>
          <w:rFonts w:cstheme="minorHAnsi"/>
          <w:lang w:val="en-GB"/>
        </w:rPr>
        <w:t xml:space="preserve"> </w:t>
      </w:r>
      <w:commentRangeEnd w:id="802"/>
      <w:r w:rsidRPr="0040058B">
        <w:rPr>
          <w:rStyle w:val="CommentReference"/>
          <w:sz w:val="24"/>
          <w:szCs w:val="24"/>
        </w:rPr>
        <w:commentReference w:id="802"/>
      </w:r>
      <w:del w:id="803" w:author="Max Lindmark" w:date="2020-08-17T12:12:00Z">
        <w:r w:rsidRPr="0040058B" w:rsidDel="005E6281">
          <w:rPr>
            <w:rFonts w:cstheme="minorHAnsi"/>
            <w:lang w:val="en-GB"/>
          </w:rPr>
          <w:delText xml:space="preserve">For growth rate, we used the following topic terms: (growth) AND (mass OR weight OR size) AND (temperature*) AND (optimum), as well as: (growth) AND (mass OR weight OR size) AND (temperature*) AND (optim*). </w:delText>
        </w:r>
        <w:commentRangeStart w:id="804"/>
        <w:r w:rsidRPr="0040058B" w:rsidDel="005E6281">
          <w:rPr>
            <w:rFonts w:cstheme="minorHAnsi"/>
            <w:lang w:val="en-GB"/>
          </w:rPr>
          <w:delText>For maximum consumption we used: (consumption OR bioenerg* OR ingestion OR “food-intake”) AND (mass OR weight OR size) AND (temperature*), as well as: (feeding-rate OR bio-energ*) AND (mass OR weight OR size) AND (temperature*) and: (“food intake”) AND (mass OR weight OR size) AND (temperature*)</w:delText>
        </w:r>
        <w:commentRangeEnd w:id="804"/>
        <w:r w:rsidRPr="0040058B" w:rsidDel="005E6281">
          <w:rPr>
            <w:rStyle w:val="CommentReference"/>
            <w:sz w:val="24"/>
            <w:szCs w:val="24"/>
          </w:rPr>
          <w:commentReference w:id="804"/>
        </w:r>
        <w:r w:rsidRPr="0040058B" w:rsidDel="005E6281">
          <w:rPr>
            <w:rFonts w:cstheme="minorHAnsi"/>
            <w:lang w:val="en-GB"/>
          </w:rPr>
          <w:delText>. For metabolic rate we used: (metabolism OR "oxygen-consumption" OR "oxygen consumption") AND (mass OR weight OR size) AND (temperature*)</w:delText>
        </w:r>
        <w:commentRangeStart w:id="805"/>
        <w:commentRangeStart w:id="806"/>
        <w:r w:rsidRPr="0040058B" w:rsidDel="005E6281">
          <w:rPr>
            <w:rFonts w:cstheme="minorHAnsi"/>
            <w:lang w:val="en-GB"/>
          </w:rPr>
          <w:delText>.</w:delText>
        </w:r>
        <w:commentRangeEnd w:id="805"/>
        <w:r w:rsidRPr="0040058B" w:rsidDel="005E6281">
          <w:rPr>
            <w:rStyle w:val="CommentReference"/>
            <w:sz w:val="24"/>
            <w:szCs w:val="24"/>
          </w:rPr>
          <w:commentReference w:id="805"/>
        </w:r>
        <w:commentRangeEnd w:id="806"/>
        <w:r w:rsidRPr="0040058B" w:rsidDel="005E6281">
          <w:rPr>
            <w:rStyle w:val="CommentReference"/>
            <w:sz w:val="24"/>
            <w:szCs w:val="24"/>
          </w:rPr>
          <w:commentReference w:id="806"/>
        </w:r>
        <w:r w:rsidRPr="0040058B" w:rsidDel="005E6281">
          <w:rPr>
            <w:rFonts w:cstheme="minorHAnsi"/>
            <w:lang w:val="en-GB"/>
          </w:rPr>
          <w:delText xml:space="preserve"> We also applied additional filters by selecting only the following subjects: ‘marine freshwater biology’, ‘fisheries’, ‘ecology’, ‘zoology’, ‘biology’, ‘physiology’. For growth rates, we in addition included ‘limnology’ and for maximum consumption we included ‘limnology’ and ‘evolutionary biology’. </w:delText>
        </w:r>
        <w:commentRangeStart w:id="807"/>
        <w:commentRangeStart w:id="808"/>
        <w:commentRangeStart w:id="809"/>
        <w:r w:rsidRPr="0040058B" w:rsidDel="005E6281">
          <w:rPr>
            <w:rFonts w:cstheme="minorHAnsi"/>
            <w:lang w:val="en-GB"/>
          </w:rPr>
          <w:delText xml:space="preserve">The </w:delText>
        </w:r>
      </w:del>
      <w:del w:id="810" w:author="Max Lindmark" w:date="2020-07-28T14:08:00Z">
        <w:r w:rsidRPr="0040058B" w:rsidDel="004429FA">
          <w:rPr>
            <w:rFonts w:cstheme="minorHAnsi"/>
            <w:lang w:val="en-GB"/>
          </w:rPr>
          <w:delText xml:space="preserve">broader searches </w:delText>
        </w:r>
      </w:del>
      <w:del w:id="811" w:author="Max Lindmark" w:date="2020-08-17T12:12:00Z">
        <w:r w:rsidRPr="0040058B" w:rsidDel="005E6281">
          <w:rPr>
            <w:rFonts w:cstheme="minorHAnsi"/>
            <w:lang w:val="en-GB"/>
          </w:rPr>
          <w:delText xml:space="preserve">for growth and consumption reflects the lower data availability compared to metabolism. </w:delText>
        </w:r>
        <w:commentRangeEnd w:id="807"/>
        <w:r w:rsidRPr="0040058B" w:rsidDel="005E6281">
          <w:rPr>
            <w:rStyle w:val="CommentReference"/>
            <w:sz w:val="24"/>
            <w:szCs w:val="24"/>
          </w:rPr>
          <w:commentReference w:id="807"/>
        </w:r>
        <w:commentRangeEnd w:id="808"/>
        <w:r w:rsidRPr="0040058B" w:rsidDel="005E6281">
          <w:rPr>
            <w:rStyle w:val="CommentReference"/>
            <w:sz w:val="24"/>
            <w:szCs w:val="24"/>
          </w:rPr>
          <w:commentReference w:id="808"/>
        </w:r>
        <w:commentRangeEnd w:id="809"/>
        <w:r w:rsidRPr="0040058B" w:rsidDel="005E6281">
          <w:rPr>
            <w:rStyle w:val="CommentReference"/>
            <w:sz w:val="24"/>
            <w:szCs w:val="24"/>
          </w:rPr>
          <w:commentReference w:id="809"/>
        </w:r>
      </w:del>
    </w:p>
    <w:p w14:paraId="7569241E" w14:textId="77777777" w:rsidR="00C506AF" w:rsidRDefault="00C506AF" w:rsidP="00C506AF">
      <w:pPr>
        <w:tabs>
          <w:tab w:val="center" w:pos="4513"/>
        </w:tabs>
        <w:spacing w:line="480" w:lineRule="auto"/>
        <w:contextualSpacing/>
        <w:jc w:val="both"/>
        <w:rPr>
          <w:rFonts w:eastAsiaTheme="minorEastAsia" w:cstheme="minorHAnsi"/>
          <w:lang w:val="en-GB"/>
        </w:rPr>
      </w:pPr>
      <w:del w:id="812" w:author="Max Lindmark" w:date="2020-09-12T18:58:00Z">
        <w:r w:rsidRPr="0040058B" w:rsidDel="008A24C6">
          <w:rPr>
            <w:rFonts w:cstheme="minorHAnsi"/>
            <w:lang w:val="en-GB"/>
          </w:rPr>
          <w:tab/>
        </w:r>
      </w:del>
      <w:del w:id="813" w:author="Max Lindmark" w:date="2020-09-10T17:14:00Z">
        <w:r w:rsidRPr="0040058B" w:rsidDel="009432CB">
          <w:rPr>
            <w:rFonts w:cstheme="minorHAnsi"/>
            <w:lang w:val="en-GB"/>
          </w:rPr>
          <w:delText xml:space="preserve">We selected studies with a </w:delText>
        </w:r>
      </w:del>
      <w:del w:id="814" w:author="Max Lindmark" w:date="2020-07-28T14:16:00Z">
        <w:r w:rsidRPr="0040058B" w:rsidDel="00BF52BC">
          <w:rPr>
            <w:rFonts w:cstheme="minorHAnsi"/>
            <w:lang w:val="en-GB"/>
          </w:rPr>
          <w:delText xml:space="preserve">factorial </w:delText>
        </w:r>
      </w:del>
      <w:del w:id="815" w:author="Max Lindmark" w:date="2020-09-10T17:14:00Z">
        <w:r w:rsidRPr="0040058B" w:rsidDel="009432CB">
          <w:rPr>
            <w:rFonts w:cstheme="minorHAnsi"/>
            <w:lang w:val="en-GB"/>
          </w:rPr>
          <w:delText>body mass-temperature setup i</w:delText>
        </w:r>
      </w:del>
      <w:ins w:id="816" w:author="Max Lindmark" w:date="2020-09-10T17:14:00Z">
        <w:r>
          <w:rPr>
            <w:rFonts w:cstheme="minorHAnsi"/>
            <w:lang w:val="en-GB"/>
          </w:rPr>
          <w:t>I</w:t>
        </w:r>
      </w:ins>
      <w:r w:rsidRPr="0040058B">
        <w:rPr>
          <w:rFonts w:cstheme="minorHAnsi"/>
          <w:lang w:val="en-GB"/>
        </w:rPr>
        <w:t>n order to estimate how these rates depend on both body size and temperature within species</w:t>
      </w:r>
      <w:ins w:id="817" w:author="Max Lindmark" w:date="2020-09-10T17:17:00Z">
        <w:r>
          <w:rPr>
            <w:rFonts w:cstheme="minorHAnsi"/>
            <w:lang w:val="en-GB"/>
          </w:rPr>
          <w:t>,</w:t>
        </w:r>
      </w:ins>
      <w:r w:rsidRPr="0040058B">
        <w:rPr>
          <w:rFonts w:cstheme="minorHAnsi"/>
          <w:lang w:val="en-GB"/>
        </w:rPr>
        <w:t xml:space="preserve"> </w:t>
      </w:r>
      <w:del w:id="818" w:author="Max Lindmark" w:date="2020-09-10T17:17:00Z">
        <w:r w:rsidRPr="0040058B" w:rsidDel="00346555">
          <w:rPr>
            <w:rFonts w:cstheme="minorHAnsi"/>
            <w:lang w:val="en-GB"/>
          </w:rPr>
          <w:delText xml:space="preserve">(at least two </w:delText>
        </w:r>
        <w:r w:rsidRPr="0040058B" w:rsidDel="00D5487A">
          <w:rPr>
            <w:rFonts w:eastAsiaTheme="minorEastAsia" w:cstheme="minorHAnsi"/>
            <w:lang w:val="en-GB"/>
          </w:rPr>
          <w:delText>size and</w:delText>
        </w:r>
        <w:commentRangeStart w:id="819"/>
        <w:commentRangeStart w:id="820"/>
        <w:r w:rsidRPr="0040058B" w:rsidDel="00D5487A">
          <w:rPr>
            <w:rFonts w:eastAsiaTheme="minorEastAsia" w:cstheme="minorHAnsi"/>
            <w:lang w:val="en-GB"/>
          </w:rPr>
          <w:delText xml:space="preserve"> </w:delText>
        </w:r>
        <w:commentRangeEnd w:id="819"/>
        <w:r w:rsidRPr="0040058B" w:rsidDel="00D5487A">
          <w:rPr>
            <w:rStyle w:val="CommentReference"/>
            <w:sz w:val="24"/>
            <w:szCs w:val="24"/>
          </w:rPr>
          <w:commentReference w:id="819"/>
        </w:r>
        <w:commentRangeEnd w:id="820"/>
        <w:r w:rsidRPr="0040058B" w:rsidDel="00D5487A">
          <w:rPr>
            <w:rStyle w:val="CommentReference"/>
            <w:sz w:val="24"/>
            <w:szCs w:val="24"/>
          </w:rPr>
          <w:commentReference w:id="820"/>
        </w:r>
        <w:r w:rsidRPr="0040058B" w:rsidDel="00346555">
          <w:rPr>
            <w:rFonts w:eastAsiaTheme="minorEastAsia" w:cstheme="minorHAnsi"/>
            <w:lang w:val="en-GB"/>
          </w:rPr>
          <w:delText>temperature treatments</w:delText>
        </w:r>
        <w:r w:rsidRPr="0040058B" w:rsidDel="00346555">
          <w:rPr>
            <w:rFonts w:cstheme="minorHAnsi"/>
            <w:lang w:val="en-GB"/>
          </w:rPr>
          <w:delText>)</w:delText>
        </w:r>
      </w:del>
      <w:ins w:id="821" w:author="Max Lindmark" w:date="2020-09-10T17:14:00Z">
        <w:r>
          <w:rPr>
            <w:rFonts w:cstheme="minorHAnsi"/>
            <w:lang w:val="en-GB"/>
          </w:rPr>
          <w:t>w</w:t>
        </w:r>
        <w:r w:rsidRPr="0040058B">
          <w:rPr>
            <w:rFonts w:cstheme="minorHAnsi"/>
            <w:lang w:val="en-GB"/>
          </w:rPr>
          <w:t>e selected studies with a combination of body mass-temperature setup</w:t>
        </w:r>
      </w:ins>
      <w:ins w:id="822" w:author="Max Lindmark" w:date="2020-09-10T17:18:00Z">
        <w:r>
          <w:rPr>
            <w:rFonts w:cstheme="minorHAnsi"/>
            <w:lang w:val="en-GB"/>
          </w:rPr>
          <w:t xml:space="preserve"> </w:t>
        </w:r>
      </w:ins>
      <w:ins w:id="823" w:author="Max Lindmark" w:date="2020-09-10T17:17:00Z">
        <w:r w:rsidRPr="0040058B">
          <w:rPr>
            <w:rFonts w:cstheme="minorHAnsi"/>
            <w:lang w:val="en-GB"/>
          </w:rPr>
          <w:t xml:space="preserve">(at least two </w:t>
        </w:r>
        <w:r w:rsidRPr="0040058B">
          <w:rPr>
            <w:rFonts w:eastAsiaTheme="minorEastAsia" w:cstheme="minorHAnsi"/>
            <w:lang w:val="en-GB"/>
          </w:rPr>
          <w:t>temperature treatments</w:t>
        </w:r>
        <w:r>
          <w:rPr>
            <w:rFonts w:eastAsiaTheme="minorEastAsia" w:cstheme="minorHAnsi"/>
            <w:lang w:val="en-GB"/>
          </w:rPr>
          <w:t xml:space="preserve"> and a size range</w:t>
        </w:r>
      </w:ins>
      <w:r w:rsidRPr="0040058B">
        <w:rPr>
          <w:rFonts w:cstheme="minorHAnsi"/>
          <w:lang w:val="en-GB"/>
        </w:rPr>
        <w:t xml:space="preserve">. This reduces the number of data sets available in the literature, as most experimental studies use either size or </w:t>
      </w:r>
      <w:r w:rsidRPr="0040058B">
        <w:rPr>
          <w:rFonts w:cstheme="minorHAnsi"/>
          <w:lang w:val="en-GB"/>
        </w:rPr>
        <w:lastRenderedPageBreak/>
        <w:t xml:space="preserve">temperature treatments, not both. However, this criterion allows us to fit multiple regression models and estimate the effects of mass and temperature jointly, and to evaluate the probability of interactive mass- and temperature effects within species. </w:t>
      </w:r>
      <w:ins w:id="824" w:author="Max Lindmark" w:date="2020-07-28T14:32:00Z">
        <w:r w:rsidRPr="0040058B">
          <w:rPr>
            <w:rFonts w:cstheme="minorHAnsi"/>
            <w:lang w:val="en-GB"/>
          </w:rPr>
          <w:t xml:space="preserve">Following common practice </w:t>
        </w:r>
      </w:ins>
      <w:del w:id="825" w:author="Max Lindmark" w:date="2020-07-28T14:32:00Z">
        <w:r w:rsidRPr="0040058B" w:rsidDel="002B6DB2">
          <w:rPr>
            <w:rFonts w:eastAsiaTheme="minorEastAsia" w:cstheme="minorHAnsi"/>
            <w:lang w:val="en-GB"/>
          </w:rPr>
          <w:delText>W</w:delText>
        </w:r>
      </w:del>
      <w:ins w:id="826" w:author="Max Lindmark" w:date="2020-07-28T14:32:00Z">
        <w:r w:rsidRPr="0040058B">
          <w:rPr>
            <w:rFonts w:eastAsiaTheme="minorEastAsia" w:cstheme="minorHAnsi"/>
            <w:lang w:val="en-GB"/>
          </w:rPr>
          <w:t>w</w:t>
        </w:r>
      </w:ins>
      <w:r w:rsidRPr="0040058B">
        <w:rPr>
          <w:rFonts w:eastAsiaTheme="minorEastAsia" w:cstheme="minorHAnsi"/>
          <w:lang w:val="en-GB"/>
        </w:rPr>
        <w:t>e excluded larval studies</w:t>
      </w:r>
      <w:ins w:id="827" w:author="Max Lindmark" w:date="2020-07-28T14:32:00Z">
        <w:r w:rsidRPr="0040058B">
          <w:rPr>
            <w:rFonts w:eastAsiaTheme="minorEastAsia" w:cstheme="minorHAnsi"/>
            <w:lang w:val="en-GB"/>
          </w:rPr>
          <w:t>,</w:t>
        </w:r>
      </w:ins>
      <w:ins w:id="828" w:author="Max Lindmark" w:date="2020-07-28T14:33:00Z">
        <w:r w:rsidRPr="0040058B">
          <w:rPr>
            <w:rFonts w:eastAsiaTheme="minorEastAsia" w:cstheme="minorHAnsi"/>
            <w:lang w:val="en-GB"/>
          </w:rPr>
          <w:t xml:space="preserve"> because larvae can exhibit different </w:t>
        </w:r>
      </w:ins>
      <w:ins w:id="829" w:author="Max Lindmark" w:date="2020-07-28T14:34:00Z">
        <w:r w:rsidRPr="0040058B">
          <w:rPr>
            <w:rFonts w:eastAsiaTheme="minorEastAsia" w:cstheme="minorHAnsi"/>
            <w:lang w:val="en-GB"/>
          </w:rPr>
          <w:t xml:space="preserve">isometric scaling </w:t>
        </w:r>
      </w:ins>
      <w:del w:id="830" w:author="Max Lindmark" w:date="2020-07-28T14:32:00Z">
        <w:r w:rsidRPr="0040058B" w:rsidDel="002E311E">
          <w:rPr>
            <w:rFonts w:eastAsiaTheme="minorEastAsia" w:cstheme="minorHAnsi"/>
            <w:lang w:val="en-GB"/>
          </w:rPr>
          <w:delText xml:space="preserve"> </w:delText>
        </w:r>
      </w:del>
      <w:commentRangeStart w:id="831"/>
      <w:commentRangeStart w:id="832"/>
      <w:r w:rsidRPr="0040058B">
        <w:rPr>
          <w:rFonts w:eastAsiaTheme="minorEastAsia" w:cstheme="minorHAnsi"/>
          <w:lang w:val="en-GB"/>
        </w:rPr>
        <w:t>a</w:t>
      </w:r>
      <w:ins w:id="833" w:author="Max Lindmark" w:date="2020-07-28T14:35:00Z">
        <w:r w:rsidRPr="0040058B">
          <w:rPr>
            <w:rFonts w:eastAsiaTheme="minorEastAsia" w:cstheme="minorHAnsi"/>
            <w:lang w:val="en-GB"/>
          </w:rPr>
          <w:t>nd do not feed independently</w:t>
        </w:r>
      </w:ins>
      <w:ins w:id="834" w:author="Max Lindmark" w:date="2020-07-28T14:36:00Z">
        <w:r w:rsidRPr="0040058B">
          <w:rPr>
            <w:rFonts w:eastAsiaTheme="minorEastAsia" w:cstheme="minorHAnsi"/>
            <w:lang w:val="en-GB"/>
          </w:rPr>
          <w:t xml:space="preserve"> </w:t>
        </w:r>
      </w:ins>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Pr="0040058B">
        <w:rPr>
          <w:rFonts w:ascii="Times New Roman" w:cs="Times New Roman"/>
          <w:lang w:val="en-GB"/>
        </w:rPr>
        <w:t>(Glazier 2005)</w:t>
      </w:r>
      <w:r w:rsidRPr="0040058B">
        <w:rPr>
          <w:rFonts w:eastAsiaTheme="minorEastAsia" w:cstheme="minorHAnsi"/>
          <w:lang w:val="en-GB"/>
        </w:rPr>
        <w:fldChar w:fldCharType="end"/>
      </w:r>
      <w:del w:id="835" w:author="Max Lindmark" w:date="2020-07-28T14:34:00Z">
        <w:r w:rsidRPr="0040058B" w:rsidDel="00E450E9">
          <w:rPr>
            <w:rFonts w:eastAsiaTheme="minorEastAsia" w:cstheme="minorHAnsi"/>
            <w:lang w:val="en-GB"/>
          </w:rPr>
          <w:delText>s they represent a small fraction of the ontogeny of most fish</w:delText>
        </w:r>
      </w:del>
      <w:commentRangeEnd w:id="831"/>
      <w:r w:rsidRPr="0040058B">
        <w:rPr>
          <w:rStyle w:val="CommentReference"/>
          <w:sz w:val="24"/>
          <w:szCs w:val="24"/>
        </w:rPr>
        <w:commentReference w:id="831"/>
      </w:r>
      <w:commentRangeEnd w:id="832"/>
      <w:r w:rsidRPr="0040058B">
        <w:rPr>
          <w:rStyle w:val="CommentReference"/>
          <w:sz w:val="24"/>
          <w:szCs w:val="24"/>
        </w:rPr>
        <w:commentReference w:id="832"/>
      </w:r>
      <w:r w:rsidRPr="0040058B">
        <w:rPr>
          <w:rFonts w:eastAsiaTheme="minorEastAsia" w:cstheme="minorHAnsi"/>
          <w:lang w:val="en-GB"/>
        </w:rPr>
        <w:t xml:space="preserve">. </w:t>
      </w:r>
    </w:p>
    <w:p w14:paraId="5D9B89BC" w14:textId="77777777"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tab/>
      </w:r>
      <w:r w:rsidRPr="0040058B">
        <w:rPr>
          <w:rFonts w:eastAsiaTheme="minorEastAsia" w:cstheme="minorHAnsi"/>
          <w:lang w:val="en-GB"/>
        </w:rPr>
        <w:t>Studies were included if (</w:t>
      </w:r>
      <w:proofErr w:type="spellStart"/>
      <w:r w:rsidRPr="0040058B">
        <w:rPr>
          <w:rFonts w:eastAsiaTheme="minorEastAsia" w:cstheme="minorHAnsi"/>
          <w:lang w:val="en-GB"/>
        </w:rPr>
        <w:t>i</w:t>
      </w:r>
      <w:proofErr w:type="spellEnd"/>
      <w:r w:rsidRPr="0040058B">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as measurements of these rates can vary between studies due to e.g. measurement bias, differences in experimental protocols or because different sub-populations were used </w:t>
      </w:r>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Pr="0040058B">
        <w:rPr>
          <w:lang w:val="en-GB"/>
        </w:rPr>
        <w:t xml:space="preserve">(Armstrong &amp; Hawkins 2008; Jerde </w:t>
      </w:r>
      <w:r w:rsidRPr="0040058B">
        <w:rPr>
          <w:i/>
          <w:iCs/>
          <w:lang w:val="en-GB"/>
        </w:rPr>
        <w:t>et al.</w:t>
      </w:r>
      <w:r w:rsidRPr="0040058B">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species for a rate, we selected the most suitable 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r w:rsidRPr="0040058B">
        <w:rPr>
          <w:rFonts w:cstheme="minorHAnsi"/>
          <w:lang w:val="en-GB"/>
        </w:rPr>
        <w:t xml:space="preserve">A more detailed description of the search protocol, data selection, acquisition, quality control, collation of additional information and standardizing 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77777777"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 xml:space="preserve">We compiled four datasets: growth rate, maximum consumption rate, metabolic rate and the </w:t>
      </w:r>
      <w:commentRangeStart w:id="836"/>
      <w:commentRangeStart w:id="837"/>
      <w:commentRangeStart w:id="838"/>
      <w:r w:rsidRPr="0040058B">
        <w:rPr>
          <w:rFonts w:cstheme="minorHAnsi"/>
          <w:lang w:val="en-GB"/>
        </w:rPr>
        <w:t>optimum</w:t>
      </w:r>
      <w:ins w:id="839" w:author="Max Lindmark" w:date="2020-08-17T12:58:00Z">
        <w:r w:rsidRPr="0040058B">
          <w:rPr>
            <w:rFonts w:cstheme="minorHAnsi"/>
            <w:lang w:val="en-GB"/>
          </w:rPr>
          <w:t xml:space="preserve"> </w:t>
        </w:r>
      </w:ins>
      <w:del w:id="840" w:author="Max Lindmark" w:date="2020-08-17T13:04:00Z">
        <w:r w:rsidRPr="0040058B" w:rsidDel="000634CD">
          <w:rPr>
            <w:rFonts w:cstheme="minorHAnsi"/>
            <w:lang w:val="en-GB"/>
          </w:rPr>
          <w:delText xml:space="preserve"> </w:delText>
        </w:r>
      </w:del>
      <w:r w:rsidRPr="0040058B">
        <w:rPr>
          <w:rFonts w:cstheme="minorHAnsi"/>
          <w:lang w:val="en-GB"/>
        </w:rPr>
        <w:t xml:space="preserve">growth </w:t>
      </w:r>
      <w:ins w:id="841" w:author="Max Lindmark" w:date="2020-08-17T13:04:00Z">
        <w:r w:rsidRPr="0040058B">
          <w:rPr>
            <w:rFonts w:cstheme="minorHAnsi"/>
            <w:lang w:val="en-GB"/>
          </w:rPr>
          <w:t>temperature</w:t>
        </w:r>
        <w:r w:rsidRPr="0040058B" w:rsidDel="00782F2C">
          <w:rPr>
            <w:rFonts w:cstheme="minorHAnsi"/>
            <w:lang w:val="en-GB"/>
          </w:rPr>
          <w:t xml:space="preserve"> </w:t>
        </w:r>
      </w:ins>
      <w:del w:id="842" w:author="Max Lindmark" w:date="2020-08-17T12:58:00Z">
        <w:r w:rsidRPr="0040058B" w:rsidDel="00782F2C">
          <w:rPr>
            <w:rFonts w:cstheme="minorHAnsi"/>
            <w:lang w:val="en-GB"/>
          </w:rPr>
          <w:delText xml:space="preserve">rate temperature </w:delText>
        </w:r>
      </w:del>
      <w:commentRangeEnd w:id="836"/>
      <w:r w:rsidRPr="0040058B">
        <w:rPr>
          <w:rStyle w:val="CommentReference"/>
          <w:sz w:val="24"/>
          <w:szCs w:val="24"/>
        </w:rPr>
        <w:commentReference w:id="836"/>
      </w:r>
      <w:commentRangeEnd w:id="837"/>
      <w:r w:rsidRPr="0040058B">
        <w:rPr>
          <w:rStyle w:val="CommentReference"/>
          <w:sz w:val="24"/>
          <w:szCs w:val="24"/>
        </w:rPr>
        <w:commentReference w:id="837"/>
      </w:r>
      <w:commentRangeEnd w:id="838"/>
      <w:r w:rsidRPr="0040058B">
        <w:rPr>
          <w:rStyle w:val="CommentReference"/>
          <w:sz w:val="24"/>
          <w:szCs w:val="24"/>
        </w:rPr>
        <w:commentReference w:id="838"/>
      </w:r>
      <w:r w:rsidRPr="0040058B">
        <w:rPr>
          <w:rFonts w:cstheme="minorHAnsi"/>
          <w:lang w:val="en-GB"/>
        </w:rPr>
        <w:t xml:space="preserve">for each combination of body mass group and species. We compiled in total 227 (growth rate) (and 45 optimum temperatures), 746 (maximum consumption rate) and </w:t>
      </w:r>
      <w:del w:id="843" w:author="Max Lindmark" w:date="2020-09-10T15:25:00Z">
        <w:r w:rsidRPr="0040058B" w:rsidDel="00486FB6">
          <w:rPr>
            <w:rFonts w:cstheme="minorHAnsi"/>
            <w:lang w:val="en-GB"/>
          </w:rPr>
          <w:delText xml:space="preserve">2695 </w:delText>
        </w:r>
      </w:del>
      <w:ins w:id="844" w:author="Max Lindmark" w:date="2020-09-10T15:25:00Z">
        <w:r w:rsidRPr="0040058B">
          <w:rPr>
            <w:rFonts w:cstheme="minorHAnsi"/>
            <w:lang w:val="en-GB"/>
          </w:rPr>
          <w:t xml:space="preserve">2699 </w:t>
        </w:r>
      </w:ins>
      <w:r w:rsidRPr="0040058B">
        <w:rPr>
          <w:rFonts w:cstheme="minorHAnsi"/>
          <w:lang w:val="en-GB"/>
        </w:rPr>
        <w:t xml:space="preserve">(metabolic rate) data points 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commentRangeStart w:id="845"/>
      <w:del w:id="846" w:author="Max Lindmark" w:date="2020-09-12T12:18:00Z">
        <w:r w:rsidRPr="0040058B" w:rsidDel="00B7555A">
          <w:rPr>
            <w:rFonts w:eastAsiaTheme="minorEastAsia" w:cstheme="minorHAnsi"/>
            <w:lang w:val="en-GB"/>
          </w:rPr>
          <w:delText xml:space="preserve">representing </w:delText>
        </w:r>
      </w:del>
      <w:ins w:id="847" w:author="Max Lindmark" w:date="2020-09-12T12:18:00Z">
        <w:r>
          <w:rPr>
            <w:rFonts w:eastAsiaTheme="minorEastAsia" w:cstheme="minorHAnsi"/>
            <w:lang w:val="en-GB"/>
          </w:rPr>
          <w:t xml:space="preserve">from different </w:t>
        </w:r>
        <w:commentRangeEnd w:id="845"/>
        <w:r>
          <w:rPr>
            <w:rStyle w:val="CommentReference"/>
          </w:rPr>
          <w:commentReference w:id="845"/>
        </w:r>
      </w:ins>
      <w:del w:id="848" w:author="Max Lindmark" w:date="2020-09-12T12:18:00Z">
        <w:r w:rsidRPr="0040058B" w:rsidDel="00B7555A">
          <w:rPr>
            <w:rFonts w:eastAsiaTheme="minorEastAsia" w:cstheme="minorHAnsi"/>
            <w:lang w:val="en-GB"/>
          </w:rPr>
          <w:delText xml:space="preserve">a diverse range of </w:delText>
        </w:r>
      </w:del>
      <w:r w:rsidRPr="0040058B">
        <w:rPr>
          <w:rFonts w:eastAsiaTheme="minorEastAsia" w:cstheme="minorHAnsi"/>
          <w:lang w:val="en-GB"/>
        </w:rPr>
        <w:t>taxonomic groups, habitats and lifestyles (</w:t>
      </w:r>
      <w:r w:rsidRPr="0025283E">
        <w:rPr>
          <w:rFonts w:eastAsiaTheme="minorEastAsia" w:cstheme="minorHAnsi"/>
          <w:i/>
          <w:iCs/>
          <w:lang w:val="en-GB"/>
        </w:rPr>
        <w:t>SI Appendix</w:t>
      </w:r>
      <w:r w:rsidRPr="0040058B">
        <w:rPr>
          <w:rFonts w:eastAsiaTheme="minorEastAsia" w:cstheme="minorHAnsi"/>
          <w:lang w:val="en-GB"/>
        </w:rPr>
        <w:t xml:space="preserve">). We asked all the corresponding authors of each article to share data, else data were extracted 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Pr="0040058B">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t>Model fitting</w:t>
      </w:r>
    </w:p>
    <w:p w14:paraId="4ED65434" w14:textId="77777777" w:rsidR="00C506AF" w:rsidRPr="00804590" w:rsidRDefault="00C506AF" w:rsidP="00C506AF">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lastRenderedPageBreak/>
        <w:t>Model description</w:t>
      </w:r>
    </w:p>
    <w:p w14:paraId="0F693F83" w14:textId="77777777" w:rsidR="00C506AF" w:rsidRPr="0040058B" w:rsidRDefault="00C506AF" w:rsidP="00C506AF">
      <w:pPr>
        <w:pStyle w:val="CommentText"/>
        <w:spacing w:line="480" w:lineRule="auto"/>
        <w:jc w:val="both"/>
        <w:rPr>
          <w:rFonts w:ascii="Times New Roman" w:hAnsi="Times New Roman" w:cs="Times New Roman"/>
          <w:sz w:val="24"/>
          <w:szCs w:val="24"/>
          <w:lang w:val="en-US"/>
        </w:rPr>
      </w:pPr>
      <w:r w:rsidRPr="0040058B">
        <w:rPr>
          <w:rFonts w:ascii="Times New Roman" w:hAnsi="Times New Roman" w:cs="Times New Roman"/>
          <w:sz w:val="24"/>
          <w:szCs w:val="24"/>
          <w:lang w:val="en-US"/>
        </w:rPr>
        <w:t>To each dataset, w</w:t>
      </w:r>
      <w:r w:rsidRPr="0040058B">
        <w:rPr>
          <w:rFonts w:ascii="Times New Roman" w:hAnsi="Times New Roman" w:cs="Times New Roman"/>
          <w:bCs/>
          <w:sz w:val="24"/>
          <w:szCs w:val="24"/>
          <w:lang w:val="en-GB"/>
        </w:rPr>
        <w:t xml:space="preserve">e fit hierarchical models with different combinations of </w:t>
      </w:r>
      <w:del w:id="849" w:author="Max Lindmark" w:date="2020-09-11T17:06:00Z">
        <w:r w:rsidRPr="0040058B" w:rsidDel="007C7E10">
          <w:rPr>
            <w:rFonts w:ascii="Times New Roman" w:hAnsi="Times New Roman" w:cs="Times New Roman"/>
            <w:bCs/>
            <w:sz w:val="24"/>
            <w:szCs w:val="24"/>
            <w:lang w:val="en-GB"/>
          </w:rPr>
          <w:delText>group (</w:delText>
        </w:r>
      </w:del>
      <w:r w:rsidRPr="0040058B">
        <w:rPr>
          <w:rFonts w:ascii="Times New Roman" w:hAnsi="Times New Roman" w:cs="Times New Roman"/>
          <w:bCs/>
          <w:sz w:val="24"/>
          <w:szCs w:val="24"/>
          <w:lang w:val="en-GB"/>
        </w:rPr>
        <w:t>species</w:t>
      </w:r>
      <w:del w:id="850" w:author="Max Lindmark" w:date="2020-09-11T17:06:00Z">
        <w:r w:rsidRPr="0040058B" w:rsidDel="007C7E10">
          <w:rPr>
            <w:rFonts w:ascii="Times New Roman" w:hAnsi="Times New Roman" w:cs="Times New Roman"/>
            <w:bCs/>
            <w:sz w:val="24"/>
            <w:szCs w:val="24"/>
            <w:lang w:val="en-GB"/>
          </w:rPr>
          <w:delText>)</w:delText>
        </w:r>
      </w:del>
      <w:r w:rsidRPr="0040058B">
        <w:rPr>
          <w:rFonts w:ascii="Times New Roman" w:hAnsi="Times New Roman" w:cs="Times New Roman"/>
          <w:bCs/>
          <w:sz w:val="24"/>
          <w:szCs w:val="24"/>
          <w:lang w:val="en-GB"/>
        </w:rPr>
        <w:t>-varying coefficients</w:t>
      </w:r>
      <w:ins w:id="851" w:author="Max Lindmark" w:date="2020-09-11T17:06:00Z">
        <w:r>
          <w:rPr>
            <w:rFonts w:ascii="Times New Roman" w:hAnsi="Times New Roman" w:cs="Times New Roman"/>
            <w:bCs/>
            <w:sz w:val="24"/>
            <w:szCs w:val="24"/>
            <w:lang w:val="en-GB"/>
          </w:rPr>
          <w:t xml:space="preserve">, meaning </w:t>
        </w:r>
      </w:ins>
      <w:del w:id="852" w:author="Max Lindmark" w:date="2020-09-11T17:06:00Z">
        <w:r w:rsidRPr="0040058B" w:rsidDel="007C7E10">
          <w:rPr>
            <w:rFonts w:ascii="Times New Roman" w:hAnsi="Times New Roman" w:cs="Times New Roman"/>
            <w:bCs/>
            <w:sz w:val="24"/>
            <w:szCs w:val="24"/>
            <w:lang w:val="en-GB"/>
          </w:rPr>
          <w:delText xml:space="preserve">. The species-varying coefficients are thus </w:delText>
        </w:r>
      </w:del>
      <w:ins w:id="853" w:author="Max Lindmark" w:date="2020-09-11T17:06:00Z">
        <w:r>
          <w:rPr>
            <w:rFonts w:ascii="Times New Roman" w:hAnsi="Times New Roman" w:cs="Times New Roman"/>
            <w:bCs/>
            <w:sz w:val="24"/>
            <w:szCs w:val="24"/>
            <w:lang w:val="en-GB"/>
          </w:rPr>
          <w:t xml:space="preserve">they </w:t>
        </w:r>
      </w:ins>
      <w:ins w:id="854" w:author="Max Lindmark" w:date="2020-09-11T17:07:00Z">
        <w:r>
          <w:rPr>
            <w:rFonts w:ascii="Times New Roman" w:hAnsi="Times New Roman" w:cs="Times New Roman"/>
            <w:bCs/>
            <w:sz w:val="24"/>
            <w:szCs w:val="24"/>
            <w:lang w:val="en-GB"/>
          </w:rPr>
          <w:t xml:space="preserve">are </w:t>
        </w:r>
      </w:ins>
      <w:r w:rsidRPr="0040058B">
        <w:rPr>
          <w:rFonts w:ascii="Times New Roman" w:hAnsi="Times New Roman" w:cs="Times New Roman"/>
          <w:bCs/>
          <w:sz w:val="24"/>
          <w:szCs w:val="24"/>
          <w:lang w:val="en-GB"/>
        </w:rPr>
        <w:t>estimated with shrinkage</w:t>
      </w:r>
      <w:del w:id="855" w:author="Max Lindmark" w:date="2020-09-11T17:07:00Z">
        <w:r w:rsidRPr="0040058B" w:rsidDel="007C7E10">
          <w:rPr>
            <w:rFonts w:ascii="Times New Roman" w:hAnsi="Times New Roman" w:cs="Times New Roman"/>
            <w:bCs/>
            <w:sz w:val="24"/>
            <w:szCs w:val="24"/>
            <w:lang w:val="en-GB"/>
          </w:rPr>
          <w:delText>,</w:delText>
        </w:r>
      </w:del>
      <w:ins w:id="856" w:author="Max Lindmark" w:date="2020-09-11T17:07:00Z">
        <w:r>
          <w:rPr>
            <w:rFonts w:ascii="Times New Roman" w:hAnsi="Times New Roman" w:cs="Times New Roman"/>
            <w:bCs/>
            <w:sz w:val="24"/>
            <w:szCs w:val="24"/>
            <w:lang w:val="en-GB"/>
          </w:rPr>
          <w:t xml:space="preserve">. This </w:t>
        </w:r>
      </w:ins>
      <w:del w:id="857" w:author="Max Lindmark" w:date="2020-09-11T17:07:00Z">
        <w:r w:rsidRPr="0040058B" w:rsidDel="007C7E10">
          <w:rPr>
            <w:rFonts w:ascii="Times New Roman" w:hAnsi="Times New Roman" w:cs="Times New Roman"/>
            <w:bCs/>
            <w:sz w:val="24"/>
            <w:szCs w:val="24"/>
            <w:lang w:val="en-GB"/>
          </w:rPr>
          <w:delText xml:space="preserve"> which </w:delText>
        </w:r>
      </w:del>
      <w:r w:rsidRPr="0040058B">
        <w:rPr>
          <w:rFonts w:ascii="Times New Roman" w:hAnsi="Times New Roman" w:cs="Times New Roman"/>
          <w:bCs/>
          <w:sz w:val="24"/>
          <w:szCs w:val="24"/>
          <w:lang w:val="en-GB"/>
        </w:rPr>
        <w:t xml:space="preserve">reduces the influence of outliers which could occur in species with small samples sizes </w:t>
      </w:r>
      <w:r w:rsidRPr="0040058B">
        <w:rPr>
          <w:rFonts w:ascii="Times New Roman" w:hAnsi="Times New Roman" w:cs="Times New Roman"/>
          <w:bCs/>
          <w:sz w:val="24"/>
          <w:szCs w:val="24"/>
          <w:lang w:val="en-GB"/>
        </w:rPr>
        <w:fldChar w:fldCharType="begin"/>
      </w:r>
      <w:r w:rsidRPr="0040058B">
        <w:rPr>
          <w:rFonts w:ascii="Times New Roman" w:hAnsi="Times New Roman" w:cs="Times New Roman"/>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40058B">
        <w:rPr>
          <w:rFonts w:ascii="Times New Roman" w:hAnsi="Times New Roman" w:cs="Times New Roman"/>
          <w:bCs/>
          <w:sz w:val="24"/>
          <w:szCs w:val="24"/>
          <w:lang w:val="en-GB"/>
        </w:rPr>
        <w:fldChar w:fldCharType="separate"/>
      </w:r>
      <w:r w:rsidRPr="0040058B">
        <w:rPr>
          <w:rFonts w:ascii="Times New Roman" w:hAnsi="Times New Roman" w:cs="Times New Roman"/>
          <w:sz w:val="24"/>
          <w:szCs w:val="24"/>
          <w:lang w:val="en-GB"/>
        </w:rPr>
        <w:t xml:space="preserve">(Gelman &amp; Hill 2007; Harrison </w:t>
      </w:r>
      <w:r w:rsidRPr="0040058B">
        <w:rPr>
          <w:rFonts w:ascii="Times New Roman" w:hAnsi="Times New Roman" w:cs="Times New Roman"/>
          <w:i/>
          <w:iCs/>
          <w:sz w:val="24"/>
          <w:szCs w:val="24"/>
          <w:lang w:val="en-GB"/>
        </w:rPr>
        <w:t>et al.</w:t>
      </w:r>
      <w:r w:rsidRPr="0040058B">
        <w:rPr>
          <w:rFonts w:ascii="Times New Roman" w:hAnsi="Times New Roman" w:cs="Times New Roman"/>
          <w:sz w:val="24"/>
          <w:szCs w:val="24"/>
          <w:lang w:val="en-GB"/>
        </w:rPr>
        <w:t xml:space="preserve"> 2018)</w:t>
      </w:r>
      <w:r w:rsidRPr="0040058B">
        <w:rPr>
          <w:rFonts w:ascii="Times New Roman" w:hAnsi="Times New Roman" w:cs="Times New Roman"/>
          <w:bCs/>
          <w:sz w:val="24"/>
          <w:szCs w:val="24"/>
          <w:lang w:val="en-GB"/>
        </w:rPr>
        <w:fldChar w:fldCharType="end"/>
      </w:r>
      <w:r w:rsidRPr="0040058B">
        <w:rPr>
          <w:rFonts w:ascii="Times New Roman" w:hAnsi="Times New Roman" w:cs="Times New Roman"/>
          <w:bCs/>
          <w:sz w:val="24"/>
          <w:szCs w:val="24"/>
          <w:lang w:val="en-GB"/>
        </w:rPr>
        <w:t>. The general form the model is:</w:t>
      </w:r>
    </w:p>
    <w:commentRangeStart w:id="858"/>
    <w:p w14:paraId="53B6384A" w14:textId="77777777" w:rsidR="00C506AF" w:rsidRPr="0040058B" w:rsidRDefault="00834464" w:rsidP="00C506AF">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~N(</m:t>
        </m:r>
        <m:sSub>
          <m:sSubPr>
            <m:ctrlPr>
              <w:rPr>
                <w:rFonts w:ascii="Cambria Math" w:hAnsi="Cambria Math" w:cs="Times New Roman"/>
                <w:bCs/>
                <w:i/>
                <w:iCs/>
              </w:rPr>
            </m:ctrlPr>
          </m:sSubPr>
          <m:e>
            <m:r>
              <w:rPr>
                <w:rFonts w:ascii="Cambria Math" w:hAnsi="Cambria Math" w:cs="Times New Roman"/>
              </w:rPr>
              <m:t>μ</m:t>
            </m:r>
          </m:e>
          <m:sub>
            <m:r>
              <w:rPr>
                <w:rFonts w:ascii="Cambria Math" w:hAnsi="Cambria Math" w:cs="Times New Roman"/>
              </w:rPr>
              <m:t>ij</m:t>
            </m:r>
          </m:sub>
        </m:sSub>
        <m:r>
          <w:rPr>
            <w:rFonts w:ascii="Cambria Math" w:hAnsi="Cambria Math" w:cs="Times New Roman"/>
          </w:rPr>
          <m:t>, σ)</m:t>
        </m:r>
      </m:oMath>
      <w:r w:rsidR="00C506AF" w:rsidRPr="0040058B">
        <w:rPr>
          <w:rFonts w:ascii="Times New Roman" w:eastAsiaTheme="minorEastAsia" w:hAnsi="Times New Roman" w:cs="Times New Roman"/>
          <w:lang w:val="en-US"/>
        </w:rPr>
        <w:t xml:space="preserve">                                                                 (1)</w:t>
      </w:r>
    </w:p>
    <w:p w14:paraId="109A5576" w14:textId="77777777" w:rsidR="00C506AF" w:rsidRPr="0040058B" w:rsidRDefault="00834464" w:rsidP="00C506AF">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μ</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m:t>
                </m:r>
              </m:sub>
            </m:sSub>
            <m:r>
              <w:rPr>
                <w:rFonts w:ascii="Cambria Math" w:hAnsi="Cambria Math" w:cs="Times New Roman"/>
              </w:rPr>
              <m:t>×</m:t>
            </m:r>
          </m:e>
        </m:nary>
        <m:sSub>
          <m:sSubPr>
            <m:ctrlPr>
              <w:rPr>
                <w:rFonts w:ascii="Cambria Math" w:hAnsi="Cambria Math" w:cs="Times New Roman"/>
                <w:i/>
                <w:lang w:val="sv-SE"/>
              </w:rPr>
            </m:ctrlPr>
          </m:sSubPr>
          <m:e>
            <m:r>
              <w:rPr>
                <w:rFonts w:ascii="Cambria Math" w:hAnsi="Cambria Math" w:cs="Times New Roman"/>
                <w:lang w:val="sv-SE"/>
              </w:rPr>
              <m:t>x</m:t>
            </m:r>
            <m:ctrlPr>
              <w:rPr>
                <w:rFonts w:ascii="Cambria Math" w:hAnsi="Cambria Math" w:cs="Times New Roman"/>
                <w:i/>
              </w:rPr>
            </m:ctrlPr>
          </m:e>
          <m:sub>
            <m:r>
              <w:rPr>
                <w:rFonts w:ascii="Cambria Math" w:hAnsi="Cambria Math" w:cs="Times New Roman"/>
              </w:rPr>
              <m:t>ip</m:t>
            </m:r>
          </m:sub>
        </m:sSub>
      </m:oMath>
      <w:r w:rsidR="00C506AF" w:rsidRPr="0040058B">
        <w:rPr>
          <w:rFonts w:ascii="Times New Roman" w:eastAsiaTheme="minorEastAsia" w:hAnsi="Times New Roman" w:cs="Times New Roman"/>
          <w:lang w:val="en-US"/>
        </w:rPr>
        <w:t xml:space="preserve">                                                           (2)</w:t>
      </w:r>
    </w:p>
    <w:p w14:paraId="0BCD5CE6" w14:textId="77777777" w:rsidR="00C506AF" w:rsidRPr="0040058B" w:rsidRDefault="00834464" w:rsidP="00C506AF">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m:t>
        </m:r>
      </m:oMath>
      <w:r w:rsidR="00C506AF" w:rsidRPr="0040058B">
        <w:rPr>
          <w:rFonts w:ascii="Times New Roman" w:eastAsiaTheme="minorEastAsia" w:hAnsi="Times New Roman" w:cs="Times New Roman"/>
          <w:lang w:val="en-US"/>
        </w:rPr>
        <w:t xml:space="preserve">                                                                (3)</w:t>
      </w:r>
      <w:commentRangeEnd w:id="858"/>
      <w:r w:rsidR="00C506AF" w:rsidRPr="0040058B">
        <w:rPr>
          <w:rStyle w:val="CommentReference"/>
          <w:rFonts w:cs="Times New Roman"/>
          <w:sz w:val="24"/>
          <w:szCs w:val="24"/>
        </w:rPr>
        <w:commentReference w:id="858"/>
      </w:r>
    </w:p>
    <w:p w14:paraId="60718C8A" w14:textId="77777777" w:rsidR="00C506AF" w:rsidRPr="0040058B" w:rsidRDefault="00C506AF" w:rsidP="00C506AF">
      <w:pPr>
        <w:spacing w:line="480" w:lineRule="auto"/>
        <w:jc w:val="both"/>
        <w:rPr>
          <w:rFonts w:ascii="Times New Roman" w:eastAsiaTheme="minorEastAsia" w:hAnsi="Times New Roman" w:cs="Times New Roman"/>
          <w:lang w:val="en-US"/>
        </w:rPr>
      </w:pPr>
      <w:r w:rsidRPr="0040058B">
        <w:rPr>
          <w:rFonts w:ascii="Times New Roman" w:eastAsiaTheme="minorEastAsia" w:hAnsi="Times New Roman" w:cs="Times New Roman"/>
          <w:lang w:val="en-GB"/>
        </w:rPr>
        <w:t xml:space="preserve">where </w:t>
      </w: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iCs/>
          <w:lang w:val="en-GB"/>
        </w:rPr>
        <w:t xml:space="preserve"> is 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for rate </w:t>
      </w:r>
      <w:r w:rsidRPr="0040058B">
        <w:rPr>
          <w:rFonts w:ascii="Times New Roman" w:eastAsiaTheme="minorEastAsia" w:hAnsi="Times New Roman" w:cs="Times New Roman"/>
          <w:bCs/>
          <w:i/>
          <w:lang w:val="en-GB"/>
        </w:rPr>
        <w:t>y</w:t>
      </w:r>
      <w:r w:rsidRPr="0040058B">
        <w:rPr>
          <w:rFonts w:ascii="Times New Roman" w:eastAsiaTheme="minorEastAsia" w:hAnsi="Times New Roman" w:cs="Times New Roman"/>
          <w:bCs/>
          <w:iCs/>
          <w:lang w:val="en-GB"/>
        </w:rPr>
        <w:t xml:space="preserve">, </w:t>
      </w: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oMath>
      <w:r w:rsidRPr="0040058B">
        <w:rPr>
          <w:rFonts w:ascii="Times New Roman" w:eastAsiaTheme="minorEastAsia" w:hAnsi="Times New Roman" w:cs="Times New Roman"/>
          <w:bCs/>
          <w:iCs/>
          <w:lang w:val="en-US"/>
        </w:rPr>
        <w:t xml:space="preserve"> is a species-varying intercept,</w:t>
      </w:r>
      <w:r w:rsidRPr="0040058B">
        <w:rPr>
          <w:rFonts w:ascii="Times New Roman" w:eastAsiaTheme="minorEastAsia" w:hAnsi="Times New Roman" w:cs="Times New Roman"/>
          <w:bCs/>
          <w:iCs/>
          <w:lang w:val="en-GB"/>
        </w:rPr>
        <w:t xml:space="preserve"> </w:t>
      </w:r>
      <m:oMath>
        <m:sSub>
          <m:sSubPr>
            <m:ctrlPr>
              <w:rPr>
                <w:rFonts w:ascii="Cambria Math" w:hAnsi="Cambria Math" w:cs="Times New Roman"/>
                <w:i/>
                <w:lang w:val="sv-SE"/>
              </w:rPr>
            </m:ctrlPr>
          </m:sSubPr>
          <m:e>
            <m:r>
              <w:rPr>
                <w:rFonts w:ascii="Cambria Math" w:hAnsi="Cambria Math" w:cs="Times New Roman"/>
                <w:lang w:val="sv-SE"/>
              </w:rPr>
              <m:t>x</m:t>
            </m:r>
            <m:ctrlPr>
              <w:rPr>
                <w:rFonts w:ascii="Cambria Math" w:hAnsi="Cambria Math" w:cs="Times New Roman"/>
                <w:i/>
              </w:rPr>
            </m:ctrlPr>
          </m:e>
          <m:sub>
            <m:r>
              <w:rPr>
                <w:rFonts w:ascii="Cambria Math" w:hAnsi="Cambria Math" w:cs="Times New Roman"/>
              </w:rPr>
              <m:t>ip</m:t>
            </m:r>
          </m:sub>
        </m:sSub>
      </m:oMath>
      <w:r w:rsidRPr="0040058B">
        <w:rPr>
          <w:rFonts w:ascii="Times New Roman" w:eastAsiaTheme="minorEastAsia" w:hAnsi="Times New Roman" w:cs="Times New Roman"/>
          <w:lang w:val="en-US"/>
        </w:rPr>
        <w:t xml:space="preserve"> is a predictor </w:t>
      </w:r>
      <w:del w:id="859" w:author="Max Lindmark" w:date="2020-09-10T14:32:00Z">
        <w:r w:rsidRPr="0040058B" w:rsidDel="00371CC0">
          <w:rPr>
            <w:rFonts w:ascii="Times New Roman" w:eastAsiaTheme="minorEastAsia" w:hAnsi="Times New Roman" w:cs="Times New Roman"/>
            <w:lang w:val="en-US"/>
          </w:rPr>
          <w:delText>(</w:delText>
        </w:r>
      </w:del>
      <w:del w:id="860" w:author="Max Lindmark" w:date="2020-09-10T14:31:00Z">
        <w:r w:rsidRPr="0040058B" w:rsidDel="0055333E">
          <w:rPr>
            <w:rFonts w:ascii="Times New Roman" w:eastAsiaTheme="minorEastAsia" w:hAnsi="Times New Roman" w:cs="Times New Roman"/>
            <w:lang w:val="en-US"/>
          </w:rPr>
          <w:delText>e.g.</w:delText>
        </w:r>
      </w:del>
      <w:del w:id="861" w:author="Max Lindmark" w:date="2020-09-10T14:32:00Z">
        <w:r w:rsidRPr="0040058B" w:rsidDel="00371CC0">
          <w:rPr>
            <w:rFonts w:ascii="Times New Roman" w:eastAsiaTheme="minorEastAsia" w:hAnsi="Times New Roman" w:cs="Times New Roman"/>
            <w:lang w:val="en-US"/>
          </w:rPr>
          <w:delText xml:space="preserve"> mass, temperature</w:delText>
        </w:r>
        <w:r w:rsidRPr="0040058B" w:rsidDel="002B7FD8">
          <w:rPr>
            <w:rFonts w:ascii="Times New Roman" w:eastAsiaTheme="minorEastAsia" w:hAnsi="Times New Roman" w:cs="Times New Roman"/>
            <w:lang w:val="en-US"/>
          </w:rPr>
          <w:delText xml:space="preserve"> or </w:delText>
        </w:r>
        <w:r w:rsidRPr="0040058B" w:rsidDel="00444A9D">
          <w:rPr>
            <w:rFonts w:ascii="Times New Roman" w:eastAsiaTheme="minorEastAsia" w:hAnsi="Times New Roman" w:cs="Times New Roman"/>
            <w:lang w:val="en-US"/>
          </w:rPr>
          <w:delText xml:space="preserve">an </w:delText>
        </w:r>
        <w:r w:rsidRPr="0040058B" w:rsidDel="00371CC0">
          <w:rPr>
            <w:rFonts w:ascii="Times New Roman" w:eastAsiaTheme="minorEastAsia" w:hAnsi="Times New Roman" w:cs="Times New Roman"/>
            <w:lang w:val="en-US"/>
          </w:rPr>
          <w:delText xml:space="preserve">interaction) </w:delText>
        </w:r>
      </w:del>
      <w:r w:rsidRPr="0040058B">
        <w:rPr>
          <w:rFonts w:ascii="Times New Roman" w:eastAsiaTheme="minorEastAsia" w:hAnsi="Times New Roman" w:cs="Times New Roman"/>
          <w:lang w:val="en-US"/>
        </w:rPr>
        <w:t xml:space="preserve">and </w:t>
      </w:r>
      <m:oMath>
        <m:sSub>
          <m:sSubPr>
            <m:ctrlPr>
              <w:rPr>
                <w:rFonts w:ascii="Cambria Math" w:eastAsiaTheme="minorEastAsia" w:hAnsi="Cambria Math" w:cs="Times New Roman"/>
                <w:i/>
              </w:rPr>
            </m:ctrlPr>
          </m:sSubPr>
          <m:e>
            <m:r>
              <w:rPr>
                <w:rFonts w:ascii="Cambria Math" w:hAnsi="Cambria Math" w:cs="Times New Roman"/>
              </w:rPr>
              <m:t>β</m:t>
            </m:r>
            <m:ctrlPr>
              <w:rPr>
                <w:rFonts w:ascii="Cambria Math" w:hAnsi="Cambria Math" w:cs="Times New Roman"/>
                <w:i/>
              </w:rPr>
            </m:ctrlPr>
          </m:e>
          <m:sub>
            <m:r>
              <w:rPr>
                <w:rFonts w:ascii="Cambria Math" w:eastAsiaTheme="minorEastAsia" w:hAnsi="Cambria Math" w:cs="Times New Roman"/>
              </w:rPr>
              <m:t>p</m:t>
            </m:r>
          </m:sub>
        </m:sSub>
      </m:oMath>
      <w:r w:rsidRPr="0040058B">
        <w:rPr>
          <w:rFonts w:ascii="Times New Roman" w:eastAsiaTheme="minorEastAsia" w:hAnsi="Times New Roman" w:cs="Times New Roman"/>
          <w:lang w:val="en-US"/>
        </w:rPr>
        <w:t xml:space="preserve"> is its coefficient (</w:t>
      </w:r>
      <w:commentRangeStart w:id="862"/>
      <m:oMath>
        <m:r>
          <w:rPr>
            <w:rFonts w:ascii="Cambria Math" w:eastAsiaTheme="minorEastAsia" w:hAnsi="Cambria Math" w:cs="Times New Roman"/>
            <w:lang w:val="en-US"/>
          </w:rPr>
          <m:t>p=1,..n</m:t>
        </m:r>
        <w:commentRangeEnd w:id="862"/>
        <m:r>
          <m:rPr>
            <m:sty m:val="p"/>
          </m:rPr>
          <w:rPr>
            <w:rStyle w:val="CommentReference"/>
            <w:rFonts w:ascii="Cambria Math" w:hAnsi="Cambria Math" w:cs="Times New Roman"/>
            <w:sz w:val="24"/>
            <w:szCs w:val="24"/>
          </w:rPr>
          <w:commentReference w:id="862"/>
        </m:r>
      </m:oMath>
      <w:r w:rsidRPr="0040058B">
        <w:rPr>
          <w:rFonts w:ascii="Times New Roman" w:eastAsiaTheme="minorEastAsia" w:hAnsi="Times New Roman" w:cs="Times New Roman"/>
          <w:lang w:val="en-US"/>
        </w:rPr>
        <w:t xml:space="preserve">, where </w:t>
      </w:r>
      <m:oMath>
        <m:r>
          <w:rPr>
            <w:rFonts w:ascii="Cambria Math" w:eastAsiaTheme="minorEastAsia" w:hAnsi="Cambria Math" w:cs="Times New Roman"/>
            <w:lang w:val="en-US"/>
          </w:rPr>
          <m:t>n</m:t>
        </m:r>
      </m:oMath>
      <w:r w:rsidRPr="0040058B">
        <w:rPr>
          <w:rFonts w:ascii="Times New Roman" w:eastAsiaTheme="minorEastAsia" w:hAnsi="Times New Roman" w:cs="Times New Roman"/>
          <w:lang w:val="en-US"/>
        </w:rPr>
        <w:t xml:space="preserve"> is the number of predictors considered in the model). Species-level intercepts </w:t>
      </w:r>
      <w:r w:rsidRPr="0040058B">
        <w:rPr>
          <w:rFonts w:ascii="Times New Roman" w:eastAsiaTheme="minorEastAsia" w:hAnsi="Times New Roman" w:cs="Times New Roman"/>
          <w:lang w:val="en-GB"/>
        </w:rPr>
        <w:t xml:space="preserve">follow a normal distribution with hyperparameters </w:t>
      </w:r>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 xml:space="preserve"> </m:t>
        </m:r>
      </m:oMath>
      <w:r w:rsidRPr="0040058B">
        <w:rPr>
          <w:rFonts w:ascii="Times New Roman" w:eastAsiaTheme="minorEastAsia" w:hAnsi="Times New Roman" w:cs="Times New Roman"/>
          <w:lang w:val="en-US"/>
        </w:rPr>
        <w:t>(</w:t>
      </w:r>
      <w:ins w:id="863" w:author="Max Lindmark" w:date="2020-09-10T14:30:00Z">
        <w:r w:rsidRPr="0040058B">
          <w:rPr>
            <w:rFonts w:ascii="Times New Roman" w:eastAsiaTheme="minorEastAsia" w:hAnsi="Times New Roman" w:cs="Times New Roman"/>
            <w:lang w:val="en-US"/>
          </w:rPr>
          <w:t>global</w:t>
        </w:r>
      </w:ins>
      <w:r w:rsidRPr="0040058B">
        <w:rPr>
          <w:rFonts w:ascii="Times New Roman" w:eastAsiaTheme="minorEastAsia" w:hAnsi="Times New Roman" w:cs="Times New Roman"/>
          <w:lang w:val="en-US"/>
        </w:rPr>
        <w:t xml:space="preserve"> intercept) and </w:t>
      </w:r>
      <w:commentRangeStart w:id="864"/>
      <m:oMath>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w:r w:rsidRPr="0040058B">
        <w:rPr>
          <w:rFonts w:ascii="Times New Roman" w:eastAsiaTheme="minorEastAsia" w:hAnsi="Times New Roman" w:cs="Times New Roman"/>
          <w:lang w:val="en-US"/>
        </w:rPr>
        <w:t xml:space="preserve"> (</w:t>
      </w:r>
      <w:commentRangeEnd w:id="864"/>
      <w:r w:rsidR="00280129">
        <w:rPr>
          <w:rStyle w:val="CommentReference"/>
        </w:rPr>
        <w:commentReference w:id="864"/>
      </w:r>
      <w:r w:rsidRPr="0040058B">
        <w:rPr>
          <w:rFonts w:ascii="Times New Roman" w:eastAsiaTheme="minorEastAsia" w:hAnsi="Times New Roman" w:cs="Times New Roman"/>
          <w:lang w:val="en-US"/>
        </w:rPr>
        <w:t xml:space="preserve">between-species standard deviation). For most models we also allow the </w:t>
      </w:r>
      <w:del w:id="865" w:author="Max Lindmark" w:date="2020-09-10T14:32:00Z">
        <w:r w:rsidRPr="0040058B" w:rsidDel="00372684">
          <w:rPr>
            <w:rFonts w:ascii="Times New Roman" w:eastAsiaTheme="minorEastAsia" w:hAnsi="Times New Roman" w:cs="Times New Roman"/>
            <w:lang w:val="en-US"/>
          </w:rPr>
          <w:delText>coefficient</w:delText>
        </w:r>
      </w:del>
      <w:ins w:id="866" w:author="Max Lindmark" w:date="2020-09-10T14:32:00Z">
        <w:r w:rsidRPr="0040058B">
          <w:rPr>
            <w:rFonts w:ascii="Times New Roman" w:eastAsiaTheme="minorEastAsia" w:hAnsi="Times New Roman" w:cs="Times New Roman"/>
            <w:lang w:val="en-US"/>
          </w:rPr>
          <w:t>effects of predictor</w:t>
        </w:r>
      </w:ins>
      <w:r w:rsidRPr="0040058B">
        <w:rPr>
          <w:rFonts w:ascii="Times New Roman" w:eastAsiaTheme="minorEastAsia" w:hAnsi="Times New Roman" w:cs="Times New Roman"/>
          <w:lang w:val="en-US"/>
        </w:rPr>
        <w:t>(s)</w:t>
      </w:r>
      <w:ins w:id="867" w:author="Max Lindmark" w:date="2020-09-10T14:33:00Z">
        <w:r w:rsidRPr="0040058B">
          <w:rPr>
            <w:rFonts w:ascii="Times New Roman" w:eastAsiaTheme="minorEastAsia" w:hAnsi="Times New Roman" w:cs="Times New Roman"/>
            <w:lang w:val="en-US"/>
          </w:rPr>
          <w:t xml:space="preserve"> to</w:t>
        </w:r>
      </w:ins>
      <m:oMath>
        <m:r>
          <w:rPr>
            <w:rFonts w:ascii="Cambria Math" w:hAnsi="Cambria Math" w:cs="Times New Roman"/>
          </w:rPr>
          <m:t xml:space="preserve"> </m:t>
        </m:r>
      </m:oMath>
      <w:r w:rsidRPr="0040058B">
        <w:rPr>
          <w:rFonts w:ascii="Times New Roman" w:eastAsiaTheme="minorEastAsia" w:hAnsi="Times New Roman" w:cs="Times New Roman"/>
          <w:bCs/>
          <w:iCs/>
          <w:lang w:val="en-US"/>
        </w:rPr>
        <w:t xml:space="preserve">vary between species, such that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m:t>
            </m:r>
          </m:sub>
        </m:sSub>
      </m:oMath>
      <w:r w:rsidRPr="0040058B">
        <w:rPr>
          <w:rFonts w:ascii="Times New Roman" w:eastAsiaTheme="minorEastAsia" w:hAnsi="Times New Roman" w:cs="Times New Roman"/>
          <w:lang w:val="en-US"/>
        </w:rPr>
        <w:t xml:space="preserve"> </w:t>
      </w:r>
      <w:ins w:id="868" w:author="Max Lindmark" w:date="2020-09-10T14:30:00Z">
        <w:r w:rsidRPr="0040058B">
          <w:rPr>
            <w:rFonts w:ascii="Times New Roman" w:eastAsiaTheme="minorEastAsia" w:hAnsi="Times New Roman" w:cs="Times New Roman"/>
            <w:lang w:val="en-US"/>
          </w:rPr>
          <w:t xml:space="preserve">becomes </w:t>
        </w:r>
      </w:ins>
      <w:del w:id="869" w:author="Max Lindmark" w:date="2020-09-10T14:30:00Z">
        <w:r w:rsidRPr="0040058B" w:rsidDel="00D02856">
          <w:rPr>
            <w:rFonts w:ascii="Times New Roman" w:eastAsiaTheme="minorEastAsia" w:hAnsi="Times New Roman" w:cs="Times New Roman"/>
            <w:lang w:val="en-US"/>
          </w:rPr>
          <w:delText xml:space="preserve">is replaced by </w:delText>
        </w:r>
      </w:del>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pj</m:t>
            </m:r>
          </m:sub>
        </m:sSub>
      </m:oMath>
      <w:ins w:id="870" w:author="Max Lindmark" w:date="2020-09-10T14:39:00Z">
        <w:r w:rsidRPr="0040058B">
          <w:rPr>
            <w:rFonts w:ascii="Times New Roman" w:eastAsiaTheme="minorEastAsia" w:hAnsi="Times New Roman" w:cs="Times New Roman"/>
            <w:lang w:val="en-US"/>
          </w:rPr>
          <w:t xml:space="preserve"> and </w:t>
        </w:r>
      </w:ins>
      <m:oMath>
        <m:sSub>
          <m:sSubPr>
            <m:ctrlPr>
              <w:ins w:id="871" w:author="Max Lindmark" w:date="2020-09-10T14:39:00Z">
                <w:rPr>
                  <w:rFonts w:ascii="Cambria Math" w:hAnsi="Cambria Math" w:cs="Times New Roman"/>
                  <w:i/>
                  <w:lang w:val="sv-SE"/>
                </w:rPr>
              </w:ins>
            </m:ctrlPr>
          </m:sSubPr>
          <m:e>
            <m:r>
              <w:ins w:id="872" w:author="Max Lindmark" w:date="2020-09-10T14:39:00Z">
                <w:rPr>
                  <w:rFonts w:ascii="Cambria Math" w:hAnsi="Cambria Math" w:cs="Times New Roman"/>
                  <w:lang w:val="sv-SE"/>
                </w:rPr>
                <m:t>x</m:t>
              </w:ins>
            </m:r>
            <m:ctrlPr>
              <w:ins w:id="873" w:author="Max Lindmark" w:date="2020-09-10T14:39:00Z">
                <w:rPr>
                  <w:rFonts w:ascii="Cambria Math" w:hAnsi="Cambria Math" w:cs="Times New Roman"/>
                  <w:i/>
                </w:rPr>
              </w:ins>
            </m:ctrlPr>
          </m:e>
          <m:sub>
            <m:r>
              <w:ins w:id="874" w:author="Max Lindmark" w:date="2020-09-10T14:39:00Z">
                <w:rPr>
                  <w:rFonts w:ascii="Cambria Math" w:hAnsi="Cambria Math" w:cs="Times New Roman"/>
                </w:rPr>
                <m:t>ip</m:t>
              </w:ins>
            </m:r>
          </m:sub>
        </m:sSub>
      </m:oMath>
      <w:ins w:id="875" w:author="Max Lindmark" w:date="2020-09-10T14:39:00Z">
        <w:r w:rsidRPr="0040058B">
          <w:rPr>
            <w:rFonts w:ascii="Times New Roman" w:eastAsiaTheme="minorEastAsia" w:hAnsi="Times New Roman" w:cs="Times New Roman"/>
            <w:lang w:val="en-US"/>
          </w:rPr>
          <w:t xml:space="preserve"> </w:t>
        </w:r>
      </w:ins>
      <m:oMath>
        <m:sSub>
          <m:sSubPr>
            <m:ctrlPr>
              <w:ins w:id="876" w:author="Max Lindmark" w:date="2020-09-10T14:39:00Z">
                <w:rPr>
                  <w:rFonts w:ascii="Cambria Math" w:hAnsi="Cambria Math" w:cs="Times New Roman"/>
                  <w:i/>
                  <w:lang w:val="sv-SE"/>
                </w:rPr>
              </w:ins>
            </m:ctrlPr>
          </m:sSubPr>
          <m:e>
            <m:r>
              <w:ins w:id="877" w:author="Max Lindmark" w:date="2020-09-10T14:39:00Z">
                <w:rPr>
                  <w:rFonts w:ascii="Cambria Math" w:hAnsi="Cambria Math" w:cs="Times New Roman"/>
                  <w:lang w:val="sv-SE"/>
                </w:rPr>
                <m:t>x</m:t>
              </w:ins>
            </m:r>
            <m:ctrlPr>
              <w:ins w:id="878" w:author="Max Lindmark" w:date="2020-09-10T14:39:00Z">
                <w:rPr>
                  <w:rFonts w:ascii="Cambria Math" w:hAnsi="Cambria Math" w:cs="Times New Roman"/>
                  <w:i/>
                </w:rPr>
              </w:ins>
            </m:ctrlPr>
          </m:e>
          <m:sub>
            <m:r>
              <w:ins w:id="879" w:author="Max Lindmark" w:date="2020-09-10T14:39:00Z">
                <w:rPr>
                  <w:rFonts w:ascii="Cambria Math" w:hAnsi="Cambria Math" w:cs="Times New Roman"/>
                </w:rPr>
                <m:t>ijp</m:t>
              </w:ins>
            </m:r>
          </m:sub>
        </m:sSub>
      </m:oMath>
      <w:r w:rsidRPr="0040058B">
        <w:rPr>
          <w:rFonts w:ascii="Times New Roman" w:eastAsiaTheme="minorEastAsia" w:hAnsi="Times New Roman" w:cs="Times New Roman"/>
          <w:lang w:val="en-US"/>
        </w:rPr>
        <w:t xml:space="preserve">, where </w:t>
      </w: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pj</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m:t>
                </m:r>
              </m:sub>
            </m:sSub>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m:t>
                </m:r>
              </m:sub>
            </m:sSub>
          </m:sub>
        </m:sSub>
        <m:r>
          <w:rPr>
            <w:rFonts w:ascii="Cambria Math" w:eastAsiaTheme="minorEastAsia" w:hAnsi="Cambria Math" w:cs="Times New Roman"/>
          </w:rPr>
          <m:t>)</m:t>
        </m:r>
      </m:oMath>
      <w:del w:id="880" w:author="Max Lindmark" w:date="2020-09-10T14:40:00Z">
        <w:r w:rsidRPr="0040058B" w:rsidDel="00D67684">
          <w:rPr>
            <w:rFonts w:ascii="Times New Roman" w:eastAsiaTheme="minorEastAsia" w:hAnsi="Times New Roman" w:cs="Times New Roman"/>
            <w:lang w:val="en-US"/>
          </w:rPr>
          <w:delText xml:space="preserve">. Here, </w:delText>
        </w:r>
      </w:del>
      <m:oMath>
        <m:sSub>
          <m:sSubPr>
            <m:ctrlPr>
              <w:del w:id="881" w:author="Max Lindmark" w:date="2020-09-10T14:40:00Z">
                <w:rPr>
                  <w:rFonts w:ascii="Cambria Math" w:eastAsiaTheme="minorEastAsia" w:hAnsi="Cambria Math" w:cs="Times New Roman"/>
                  <w:i/>
                </w:rPr>
              </w:del>
            </m:ctrlPr>
          </m:sSubPr>
          <m:e>
            <m:r>
              <w:del w:id="882" w:author="Max Lindmark" w:date="2020-09-10T14:40:00Z">
                <w:rPr>
                  <w:rFonts w:ascii="Cambria Math" w:eastAsiaTheme="minorEastAsia" w:hAnsi="Cambria Math" w:cs="Times New Roman"/>
                </w:rPr>
                <m:t>μ</m:t>
              </w:del>
            </m:r>
          </m:e>
          <m:sub>
            <m:sSub>
              <m:sSubPr>
                <m:ctrlPr>
                  <w:del w:id="883" w:author="Max Lindmark" w:date="2020-09-10T14:40:00Z">
                    <w:rPr>
                      <w:rFonts w:ascii="Cambria Math" w:hAnsi="Cambria Math" w:cs="Times New Roman"/>
                      <w:bCs/>
                      <w:i/>
                      <w:iCs/>
                    </w:rPr>
                  </w:del>
                </m:ctrlPr>
              </m:sSubPr>
              <m:e>
                <m:r>
                  <w:del w:id="884" w:author="Max Lindmark" w:date="2020-09-10T14:40:00Z">
                    <w:rPr>
                      <w:rFonts w:ascii="Cambria Math" w:hAnsi="Cambria Math" w:cs="Times New Roman"/>
                    </w:rPr>
                    <m:t>β</m:t>
                  </w:del>
                </m:r>
              </m:e>
              <m:sub>
                <m:r>
                  <w:del w:id="885" w:author="Max Lindmark" w:date="2020-09-10T14:40:00Z">
                    <w:rPr>
                      <w:rFonts w:ascii="Cambria Math" w:hAnsi="Cambria Math" w:cs="Times New Roman"/>
                    </w:rPr>
                    <m:t>p</m:t>
                  </w:del>
                </m:r>
              </m:sub>
            </m:sSub>
          </m:sub>
        </m:sSub>
      </m:oMath>
      <w:del w:id="886" w:author="Max Lindmark" w:date="2020-09-10T14:40:00Z">
        <w:r w:rsidRPr="0040058B" w:rsidDel="00D67684">
          <w:rPr>
            <w:rFonts w:ascii="Times New Roman" w:eastAsiaTheme="minorEastAsia" w:hAnsi="Times New Roman" w:cs="Times New Roman"/>
            <w:lang w:val="en-US"/>
          </w:rPr>
          <w:delText xml:space="preserve"> and </w:delText>
        </w:r>
      </w:del>
      <m:oMath>
        <m:sSub>
          <m:sSubPr>
            <m:ctrlPr>
              <w:del w:id="887" w:author="Max Lindmark" w:date="2020-09-10T14:40:00Z">
                <w:rPr>
                  <w:rFonts w:ascii="Cambria Math" w:hAnsi="Cambria Math" w:cs="Times New Roman"/>
                  <w:i/>
                </w:rPr>
              </w:del>
            </m:ctrlPr>
          </m:sSubPr>
          <m:e>
            <m:r>
              <w:del w:id="888" w:author="Max Lindmark" w:date="2020-09-10T14:40:00Z">
                <w:rPr>
                  <w:rFonts w:ascii="Cambria Math" w:hAnsi="Cambria Math" w:cs="Times New Roman"/>
                </w:rPr>
                <m:t>σ</m:t>
              </w:del>
            </m:r>
            <m:ctrlPr>
              <w:del w:id="889" w:author="Max Lindmark" w:date="2020-09-10T14:40:00Z">
                <w:rPr>
                  <w:rFonts w:ascii="Cambria Math" w:eastAsiaTheme="minorEastAsia" w:hAnsi="Cambria Math" w:cs="Times New Roman"/>
                  <w:i/>
                </w:rPr>
              </w:del>
            </m:ctrlPr>
          </m:e>
          <m:sub>
            <m:sSub>
              <m:sSubPr>
                <m:ctrlPr>
                  <w:del w:id="890" w:author="Max Lindmark" w:date="2020-09-10T14:40:00Z">
                    <w:rPr>
                      <w:rFonts w:ascii="Cambria Math" w:hAnsi="Cambria Math" w:cs="Times New Roman"/>
                      <w:bCs/>
                      <w:i/>
                      <w:iCs/>
                    </w:rPr>
                  </w:del>
                </m:ctrlPr>
              </m:sSubPr>
              <m:e>
                <m:r>
                  <w:del w:id="891" w:author="Max Lindmark" w:date="2020-09-10T14:40:00Z">
                    <w:rPr>
                      <w:rFonts w:ascii="Cambria Math" w:hAnsi="Cambria Math" w:cs="Times New Roman"/>
                    </w:rPr>
                    <m:t>β</m:t>
                  </w:del>
                </m:r>
              </m:e>
              <m:sub>
                <m:r>
                  <w:del w:id="892" w:author="Max Lindmark" w:date="2020-09-10T14:40:00Z">
                    <w:rPr>
                      <w:rFonts w:ascii="Cambria Math" w:hAnsi="Cambria Math" w:cs="Times New Roman"/>
                    </w:rPr>
                    <m:t>p</m:t>
                  </w:del>
                </m:r>
              </m:sub>
            </m:sSub>
          </m:sub>
        </m:sSub>
      </m:oMath>
      <w:del w:id="893" w:author="Max Lindmark" w:date="2020-09-10T14:40:00Z">
        <w:r w:rsidRPr="0040058B" w:rsidDel="00D67684">
          <w:rPr>
            <w:rFonts w:ascii="Times New Roman" w:eastAsiaTheme="minorEastAsia" w:hAnsi="Times New Roman" w:cs="Times New Roman"/>
            <w:lang w:val="en-US"/>
          </w:rPr>
          <w:delText xml:space="preserve"> correspond to the mean and standard deviation of the normal distribution of species-level coefficient</w:delText>
        </w:r>
      </w:del>
      <w:del w:id="894" w:author="Max Lindmark" w:date="2020-09-10T14:33:00Z">
        <w:r w:rsidRPr="0040058B" w:rsidDel="00386CC7">
          <w:rPr>
            <w:rFonts w:ascii="Times New Roman" w:eastAsiaTheme="minorEastAsia" w:hAnsi="Times New Roman" w:cs="Times New Roman"/>
            <w:lang w:val="en-US"/>
          </w:rPr>
          <w:delText>s</w:delText>
        </w:r>
      </w:del>
      <w:r w:rsidRPr="0040058B">
        <w:rPr>
          <w:rFonts w:ascii="Times New Roman" w:eastAsiaTheme="minorEastAsia" w:hAnsi="Times New Roman" w:cs="Times New Roman"/>
          <w:lang w:val="en-US"/>
        </w:rPr>
        <w:t xml:space="preserve">. For each dataset, we evaluate multiple combinations of </w:t>
      </w:r>
      <w:ins w:id="895" w:author="Max Lindmark" w:date="2020-09-10T14:35:00Z">
        <w:r w:rsidRPr="0040058B">
          <w:rPr>
            <w:rFonts w:ascii="Times New Roman" w:eastAsiaTheme="minorEastAsia" w:hAnsi="Times New Roman" w:cs="Times New Roman"/>
            <w:lang w:val="en-US"/>
          </w:rPr>
          <w:t>species-</w:t>
        </w:r>
      </w:ins>
      <w:r w:rsidRPr="0040058B">
        <w:rPr>
          <w:rFonts w:ascii="Times New Roman" w:eastAsiaTheme="minorEastAsia" w:hAnsi="Times New Roman" w:cs="Times New Roman"/>
          <w:lang w:val="en-US"/>
        </w:rPr>
        <w:t xml:space="preserve">varying coefficients (from varying intercept to </w:t>
      </w:r>
      <m:oMath>
        <m:r>
          <w:rPr>
            <w:rFonts w:ascii="Cambria Math" w:eastAsiaTheme="minorEastAsia" w:hAnsi="Cambria Math" w:cs="Times New Roman"/>
            <w:lang w:val="en-US"/>
          </w:rPr>
          <m:t>n</m:t>
        </m:r>
      </m:oMath>
      <w:r w:rsidRPr="0040058B">
        <w:rPr>
          <w:rFonts w:ascii="Times New Roman" w:eastAsiaTheme="minorEastAsia" w:hAnsi="Times New Roman" w:cs="Times New Roman"/>
          <w:lang w:val="en-US"/>
        </w:rPr>
        <w:t xml:space="preserve"> varying coefficients). </w:t>
      </w:r>
      <w:ins w:id="896" w:author="Max Lindmark" w:date="2020-09-10T14:35:00Z">
        <w:r w:rsidRPr="0040058B">
          <w:rPr>
            <w:rFonts w:ascii="Times New Roman" w:eastAsiaTheme="minorEastAsia" w:hAnsi="Times New Roman" w:cs="Times New Roman"/>
            <w:lang w:val="en-US"/>
          </w:rPr>
          <w:t xml:space="preserve">The models are completed with </w:t>
        </w:r>
      </w:ins>
      <w:del w:id="897" w:author="Max Lindmark" w:date="2020-09-10T14:35:00Z">
        <w:r w:rsidRPr="0040058B" w:rsidDel="00330D12">
          <w:rPr>
            <w:rFonts w:ascii="Times New Roman" w:eastAsiaTheme="minorEastAsia" w:hAnsi="Times New Roman" w:cs="Times New Roman"/>
            <w:lang w:val="en-US"/>
          </w:rPr>
          <w:delText>P</w:delText>
        </w:r>
      </w:del>
      <w:ins w:id="898" w:author="Max Lindmark" w:date="2020-09-10T14:35:00Z">
        <w:r w:rsidRPr="0040058B">
          <w:rPr>
            <w:rFonts w:ascii="Times New Roman" w:eastAsiaTheme="minorEastAsia" w:hAnsi="Times New Roman" w:cs="Times New Roman"/>
            <w:lang w:val="en-US"/>
          </w:rPr>
          <w:t>p</w:t>
        </w:r>
      </w:ins>
      <w:r w:rsidRPr="0040058B">
        <w:rPr>
          <w:rFonts w:ascii="Times New Roman" w:eastAsiaTheme="minorEastAsia" w:hAnsi="Times New Roman" w:cs="Times New Roman"/>
          <w:lang w:val="en-US"/>
        </w:rPr>
        <w:t xml:space="preserve">riors for parameters </w:t>
      </w:r>
      <w:del w:id="899" w:author="Max Lindmark" w:date="2020-09-10T14:36:00Z">
        <w:r w:rsidRPr="0040058B" w:rsidDel="00997FF0">
          <w:rPr>
            <w:rFonts w:ascii="Times New Roman" w:eastAsiaTheme="minorEastAsia" w:hAnsi="Times New Roman" w:cs="Times New Roman"/>
            <w:lang w:val="en-US"/>
          </w:rPr>
          <w:delText xml:space="preserve">and hyperparameters are in </w:delText>
        </w:r>
      </w:del>
      <w:ins w:id="900" w:author="Max Lindmark" w:date="2020-09-10T14:36:00Z">
        <w:r w:rsidRPr="0040058B">
          <w:rPr>
            <w:rFonts w:ascii="Times New Roman" w:eastAsiaTheme="minorEastAsia" w:hAnsi="Times New Roman" w:cs="Times New Roman"/>
            <w:lang w:val="en-US"/>
          </w:rPr>
          <w:t>(</w:t>
        </w:r>
      </w:ins>
      <w:r w:rsidRPr="0025283E">
        <w:rPr>
          <w:rFonts w:eastAsiaTheme="minorEastAsia" w:cstheme="minorHAnsi"/>
          <w:i/>
          <w:iCs/>
          <w:lang w:val="en-GB"/>
        </w:rPr>
        <w:t>SI Appendix</w:t>
      </w:r>
      <w:r w:rsidRPr="00D752ED">
        <w:rPr>
          <w:rFonts w:eastAsiaTheme="minorEastAsia" w:cstheme="minorHAnsi"/>
          <w:lang w:val="en-GB"/>
        </w:rPr>
        <w:t>, Table</w:t>
      </w:r>
      <w:r>
        <w:rPr>
          <w:rFonts w:ascii="Times New Roman" w:eastAsiaTheme="minorEastAsia" w:hAnsi="Times New Roman" w:cs="Times New Roman"/>
          <w:lang w:val="en-US"/>
        </w:rPr>
        <w:t xml:space="preserve"> S3</w:t>
      </w:r>
      <w:ins w:id="901" w:author="Max Lindmark" w:date="2020-09-10T14:36:00Z">
        <w:r w:rsidRPr="0040058B">
          <w:rPr>
            <w:rFonts w:ascii="Times New Roman" w:eastAsiaTheme="minorEastAsia" w:hAnsi="Times New Roman" w:cs="Times New Roman"/>
            <w:lang w:val="en-US"/>
          </w:rPr>
          <w:t>)</w:t>
        </w:r>
      </w:ins>
      <w:del w:id="902" w:author="Max Lindmark" w:date="2020-09-10T14:36:00Z">
        <w:r w:rsidRPr="0040058B" w:rsidDel="00B73187">
          <w:rPr>
            <w:rFonts w:ascii="Times New Roman" w:eastAsiaTheme="minorEastAsia" w:hAnsi="Times New Roman" w:cs="Times New Roman"/>
            <w:lang w:val="en-US"/>
          </w:rPr>
          <w:delText>, and the structure of models and their random effects are shown in Table X-Y</w:delText>
        </w:r>
      </w:del>
      <w:r w:rsidRPr="0040058B">
        <w:rPr>
          <w:rFonts w:ascii="Times New Roman" w:eastAsiaTheme="minorEastAsia" w:hAnsi="Times New Roman" w:cs="Times New Roman"/>
          <w:lang w:val="en-US"/>
        </w:rPr>
        <w:t>. Below we describe how the model in Eqns. 1-3 is applied to each data set</w:t>
      </w:r>
      <w:del w:id="903" w:author="Max Lindmark" w:date="2020-09-11T17:08:00Z">
        <w:r w:rsidRPr="0040058B" w:rsidDel="008D40AD">
          <w:rPr>
            <w:rFonts w:ascii="Times New Roman" w:eastAsiaTheme="minorEastAsia" w:hAnsi="Times New Roman" w:cs="Times New Roman"/>
            <w:lang w:val="en-US"/>
          </w:rPr>
          <w:delText xml:space="preserve"> with respect to response and predictor variables</w:delText>
        </w:r>
      </w:del>
      <w:r w:rsidRPr="0040058B">
        <w:rPr>
          <w:rFonts w:ascii="Times New Roman" w:eastAsiaTheme="minorEastAsia" w:hAnsi="Times New Roman" w:cs="Times New Roman"/>
          <w:lang w:val="en-US"/>
        </w:rPr>
        <w:t>.</w:t>
      </w:r>
    </w:p>
    <w:p w14:paraId="7F2971AE" w14:textId="77777777" w:rsidR="00C506AF" w:rsidRPr="0040058B" w:rsidRDefault="00C506AF" w:rsidP="00C506AF">
      <w:pPr>
        <w:spacing w:line="480" w:lineRule="auto"/>
        <w:contextualSpacing/>
        <w:jc w:val="both"/>
        <w:rPr>
          <w:rFonts w:ascii="Times New Roman" w:hAnsi="Times New Roman" w:cs="Times New Roman"/>
          <w:b/>
          <w:lang w:val="en-US"/>
        </w:rPr>
      </w:pPr>
    </w:p>
    <w:p w14:paraId="73FB2176"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Mass- and temperature dependence of growth, consumption and metabolism below peak temperatures</w:t>
      </w:r>
    </w:p>
    <w:p w14:paraId="043F9273" w14:textId="77777777" w:rsidR="00C506AF" w:rsidRPr="0040058B" w:rsidRDefault="00C506AF" w:rsidP="00C506AF">
      <w:pPr>
        <w:spacing w:line="480" w:lineRule="auto"/>
        <w:contextualSpacing/>
        <w:jc w:val="both"/>
        <w:rPr>
          <w:rFonts w:ascii="Times New Roman" w:eastAsiaTheme="minorEastAsia" w:hAnsi="Times New Roman" w:cs="Times New Roman"/>
          <w:bCs/>
          <w:lang w:val="en-GB"/>
        </w:rPr>
      </w:pPr>
      <w:r w:rsidRPr="0040058B">
        <w:rPr>
          <w:rFonts w:ascii="Times New Roman" w:hAnsi="Times New Roman" w:cs="Times New Roman"/>
          <w:bCs/>
          <w:lang w:val="en-GB"/>
        </w:rPr>
        <w:t>Peak temperatures (optimum in the case of growth), refers to the temperature at which the rate was maximized, by size group. For data below peak temperatures, we</w:t>
      </w:r>
      <w:r w:rsidRPr="0040058B">
        <w:rPr>
          <w:rFonts w:ascii="Times New Roman" w:eastAsiaTheme="minorEastAsia" w:hAnsi="Times New Roman" w:cs="Times New Roman"/>
          <w:lang w:val="en-GB"/>
        </w:rPr>
        <w:t xml:space="preserve"> assumed that individual growth, maximum consumption rate and metabolism scale as </w:t>
      </w:r>
      <w:commentRangeStart w:id="904"/>
      <w:r w:rsidRPr="0040058B">
        <w:rPr>
          <w:rFonts w:ascii="Times New Roman" w:eastAsiaTheme="minorEastAsia" w:hAnsi="Times New Roman" w:cs="Times New Roman"/>
          <w:lang w:val="en-GB"/>
        </w:rPr>
        <w:t xml:space="preserve">a generalized version of the Arrhenius fractal supply model </w:t>
      </w:r>
      <w:r w:rsidRPr="0040058B">
        <w:rPr>
          <w:rFonts w:ascii="Times New Roman" w:eastAsiaTheme="minorEastAsia" w:hAnsi="Times New Roman" w:cs="Times New Roman"/>
        </w:rPr>
        <w:fldChar w:fldCharType="begin"/>
      </w:r>
      <w:r w:rsidRPr="0040058B">
        <w:rPr>
          <w:rFonts w:ascii="Times New Roman" w:eastAsiaTheme="minorEastAsia" w:hAnsi="Times New Roman" w:cs="Times New Roman"/>
          <w:lang w:val="en-GB"/>
        </w:rPr>
        <w:instrText xml:space="preserve"> ADDIN ZOTERO_ITEM CSL_CITATION {"citationID":"VaJGnYsq","properties":{"formattedCitation":"(Gillooly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 xml:space="preserve">(Gillooly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2001; Brown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2004)</w:t>
      </w:r>
      <w:r w:rsidRPr="0040058B">
        <w:rPr>
          <w:rFonts w:ascii="Times New Roman" w:eastAsiaTheme="minorEastAsia" w:hAnsi="Times New Roman" w:cs="Times New Roman"/>
        </w:rPr>
        <w:fldChar w:fldCharType="end"/>
      </w:r>
      <w:ins w:id="905" w:author="Max Lindmark" w:date="2020-09-10T14:43:00Z">
        <w:r w:rsidRPr="0040058B">
          <w:rPr>
            <w:rFonts w:ascii="Times New Roman" w:eastAsiaTheme="minorEastAsia" w:hAnsi="Times New Roman" w:cs="Times New Roman"/>
            <w:lang w:val="en-GB"/>
          </w:rPr>
          <w:t>, such that t</w:t>
        </w:r>
      </w:ins>
      <w:del w:id="906" w:author="Max Lindmark" w:date="2020-09-10T14:43:00Z">
        <w:r w:rsidRPr="0040058B" w:rsidDel="00301455">
          <w:rPr>
            <w:rFonts w:ascii="Times New Roman" w:eastAsiaTheme="minorEastAsia" w:hAnsi="Times New Roman" w:cs="Times New Roman"/>
            <w:lang w:val="en-GB"/>
          </w:rPr>
          <w:delText>. T</w:delText>
        </w:r>
      </w:del>
      <w:r w:rsidRPr="0040058B">
        <w:rPr>
          <w:rFonts w:ascii="Times New Roman" w:eastAsiaTheme="minorEastAsia" w:hAnsi="Times New Roman" w:cs="Times New Roman"/>
          <w:lang w:val="en-GB"/>
        </w:rPr>
        <w:t>he mass exponent was not assumed a priori</w:t>
      </w:r>
      <w:del w:id="907" w:author="Max Lindmark" w:date="2020-09-10T14:44:00Z">
        <w:r w:rsidRPr="0040058B" w:rsidDel="00D95893">
          <w:rPr>
            <w:rFonts w:ascii="Times New Roman" w:eastAsiaTheme="minorEastAsia" w:hAnsi="Times New Roman" w:cs="Times New Roman"/>
            <w:lang w:val="en-GB"/>
          </w:rPr>
          <w:delText xml:space="preserve"> but estimated simultaneously with the temperature coefficient</w:delText>
        </w:r>
      </w:del>
      <w:r w:rsidRPr="0040058B">
        <w:rPr>
          <w:rFonts w:ascii="Times New Roman" w:eastAsiaTheme="minorEastAsia" w:hAnsi="Times New Roman" w:cs="Times New Roman"/>
          <w:lang w:val="en-GB"/>
        </w:rPr>
        <w:t xml:space="preserve">. On a linear scale, this more general scaling relationship is </w:t>
      </w:r>
      <m:oMath>
        <m:r>
          <w:rPr>
            <w:rFonts w:ascii="Cambria Math" w:hAnsi="Cambria Math" w:cs="Times New Roman"/>
          </w:rPr>
          <w:lastRenderedPageBreak/>
          <m:t>I</m:t>
        </m:r>
        <m:r>
          <m:rPr>
            <m:sty m:val="p"/>
          </m:rPr>
          <w:rPr>
            <w:rFonts w:ascii="Cambria Math" w:hAnsi="Cambria Math" w:cs="Times New Roman"/>
            <w:lang w:val="en-GB"/>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lang w:val="en-GB"/>
              </w:rPr>
              <m:t>0</m:t>
            </m:r>
          </m:sub>
        </m:sSub>
        <m:sSup>
          <m:sSupPr>
            <m:ctrlPr>
              <w:rPr>
                <w:rFonts w:ascii="Cambria Math" w:hAnsi="Cambria Math" w:cs="Times New Roman"/>
              </w:rPr>
            </m:ctrlPr>
          </m:sSupPr>
          <m:e>
            <m:r>
              <w:rPr>
                <w:rFonts w:ascii="Cambria Math" w:hAnsi="Cambria Math" w:cs="Times New Roman"/>
              </w:rPr>
              <m:t>M</m:t>
            </m:r>
          </m:e>
          <m:sup>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lang w:val="en-GB"/>
                  </w:rPr>
                  <m:t>0</m:t>
                </m:r>
              </m:sub>
            </m:sSub>
            <m:r>
              <m:rPr>
                <m:sty m:val="p"/>
              </m:rPr>
              <w:rPr>
                <w:rFonts w:ascii="Cambria Math" w:hAnsi="Cambria Math" w:cs="Times New Roman"/>
                <w:lang w:val="en-GB"/>
              </w:rPr>
              <m:t>+</m:t>
            </m:r>
            <m:r>
              <w:rPr>
                <w:rFonts w:ascii="Cambria Math" w:hAnsi="Cambria Math" w:cs="Times New Roman"/>
              </w:rPr>
              <m:t>cT</m:t>
            </m:r>
          </m:sup>
        </m:sSup>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en-GB"/>
              </w:rPr>
              <m:t>-</m:t>
            </m:r>
            <m:r>
              <w:rPr>
                <w:rFonts w:ascii="Cambria Math" w:hAnsi="Cambria Math" w:cs="Times New Roman"/>
              </w:rPr>
              <m:t>E</m:t>
            </m:r>
            <m:r>
              <m:rPr>
                <m:sty m:val="p"/>
              </m:rPr>
              <w:rPr>
                <w:rFonts w:ascii="Cambria Math" w:hAnsi="Cambria Math" w:cs="Times New Roman"/>
                <w:lang w:val="en-GB"/>
              </w:rPr>
              <m:t>/</m:t>
            </m:r>
            <m:r>
              <w:rPr>
                <w:rFonts w:ascii="Cambria Math" w:hAnsi="Cambria Math" w:cs="Times New Roman"/>
              </w:rPr>
              <m:t>kT</m:t>
            </m:r>
          </m:sup>
        </m:sSup>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I</m:t>
        </m:r>
      </m:oMath>
      <w:r w:rsidRPr="0040058B">
        <w:rPr>
          <w:rFonts w:ascii="Times New Roman" w:eastAsiaTheme="minorEastAsia" w:hAnsi="Times New Roman" w:cs="Times New Roman"/>
          <w:lang w:val="en-US"/>
        </w:rPr>
        <w:t xml:space="preserve"> is a rate</w:t>
      </w:r>
      <w:r w:rsidRPr="0040058B">
        <w:rPr>
          <w:rFonts w:ascii="Times New Roman" w:eastAsiaTheme="minorEastAsia" w:hAnsi="Times New Roman" w:cs="Times New Roman"/>
          <w:lang w:val="en-GB"/>
        </w:rPr>
        <w:t xml:space="preserve"> (growth, maximum consumption or metabolism), </w:t>
      </w:r>
      <m:oMath>
        <m:r>
          <w:rPr>
            <w:rFonts w:ascii="Cambria Math" w:hAnsi="Cambria Math" w:cs="Times New Roman"/>
          </w:rPr>
          <m:t>M</m:t>
        </m:r>
      </m:oMath>
      <w:r w:rsidRPr="0040058B">
        <w:rPr>
          <w:rFonts w:ascii="Times New Roman" w:eastAsiaTheme="minorEastAsia" w:hAnsi="Times New Roman" w:cs="Times New Roman"/>
          <w:lang w:val="en-US"/>
        </w:rPr>
        <w:t xml:space="preserve"> is </w:t>
      </w:r>
      <w:r w:rsidRPr="0040058B">
        <w:rPr>
          <w:rFonts w:ascii="Times New Roman" w:eastAsiaTheme="minorEastAsia" w:hAnsi="Times New Roman" w:cs="Times New Roman"/>
          <w:lang w:val="en-GB"/>
        </w:rPr>
        <w:t>mass</w:t>
      </w:r>
      <w:r w:rsidRPr="0040058B" w:rsidDel="00246E3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t xml:space="preserve">and </w:t>
      </w:r>
      <m:oMath>
        <m:r>
          <w:rPr>
            <w:rFonts w:ascii="Cambria Math" w:hAnsi="Cambria Math" w:cs="Times New Roman"/>
          </w:rPr>
          <m:t>T</m:t>
        </m:r>
      </m:oMath>
      <w:r w:rsidRPr="0040058B">
        <w:rPr>
          <w:rFonts w:ascii="Times New Roman" w:eastAsiaTheme="minorEastAsia" w:hAnsi="Times New Roman" w:cs="Times New Roman"/>
          <w:lang w:val="en-US"/>
        </w:rPr>
        <w:t xml:space="preserve"> is </w:t>
      </w:r>
      <w:r w:rsidRPr="0040058B">
        <w:rPr>
          <w:rFonts w:ascii="Times New Roman" w:eastAsiaTheme="minorEastAsia" w:hAnsi="Times New Roman" w:cs="Times New Roman"/>
          <w:lang w:val="en-GB"/>
        </w:rPr>
        <w:t xml:space="preserve">temperature. After log-transformation it becomes: </w:t>
      </w:r>
      <m:oMath>
        <m:func>
          <m:funcPr>
            <m:ctrlPr>
              <w:rPr>
                <w:rFonts w:ascii="Cambria Math" w:hAnsi="Cambria Math" w:cs="Times New Roman"/>
                <w:i/>
              </w:rPr>
            </m:ctrlPr>
          </m:funcPr>
          <m:fName>
            <m:r>
              <m:rPr>
                <m:sty m:val="p"/>
              </m:rPr>
              <w:rPr>
                <w:rFonts w:ascii="Cambria Math" w:hAnsi="Cambria Math" w:cs="Times New Roman"/>
                <w:lang w:val="en-GB"/>
              </w:rPr>
              <m:t>ln</m:t>
            </m:r>
          </m:fName>
          <m:e>
            <m:r>
              <w:rPr>
                <w:rFonts w:ascii="Cambria Math" w:hAnsi="Cambria Math" w:cs="Times New Roman"/>
              </w:rPr>
              <m:t>I</m:t>
            </m:r>
          </m:e>
        </m:func>
        <m:r>
          <w:rPr>
            <w:rFonts w:ascii="Cambria Math" w:hAnsi="Cambria Math" w:cs="Times New Roman"/>
            <w:lang w:val="en-GB"/>
          </w:rPr>
          <m:t>=</m:t>
        </m:r>
        <m:func>
          <m:funcPr>
            <m:ctrlPr>
              <w:rPr>
                <w:rFonts w:ascii="Cambria Math" w:hAnsi="Cambria Math" w:cs="Times New Roman"/>
                <w:i/>
              </w:rPr>
            </m:ctrlPr>
          </m:funcPr>
          <m:fName>
            <m:r>
              <m:rPr>
                <m:sty m:val="p"/>
              </m:rPr>
              <w:rPr>
                <w:rFonts w:ascii="Cambria Math" w:hAnsi="Cambria Math" w:cs="Times New Roman"/>
                <w:lang w:val="en-GB"/>
              </w:rPr>
              <m:t>ln</m:t>
            </m:r>
          </m:fNa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lang w:val="en-GB"/>
                  </w:rPr>
                  <m:t>0</m:t>
                </m:r>
              </m:sub>
            </m:sSub>
          </m:e>
        </m:func>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lang w:val="en-GB"/>
              </w:rPr>
              <m:t>0</m:t>
            </m:r>
          </m:sub>
        </m:sSub>
        <m:r>
          <w:rPr>
            <w:rFonts w:ascii="Cambria Math" w:hAnsi="Cambria Math" w:cs="Times New Roman"/>
            <w:lang w:val="en-GB"/>
          </w:rPr>
          <m:t>+</m:t>
        </m:r>
        <m:r>
          <w:rPr>
            <w:rFonts w:ascii="Cambria Math" w:hAnsi="Cambria Math" w:cs="Times New Roman"/>
          </w:rPr>
          <m:t>cT</m:t>
        </m:r>
        <m:r>
          <w:rPr>
            <w:rFonts w:ascii="Cambria Math" w:hAnsi="Cambria Math" w:cs="Times New Roman"/>
            <w:lang w:val="en-GB"/>
          </w:rPr>
          <m:t>)</m:t>
        </m:r>
        <m:func>
          <m:funcPr>
            <m:ctrlPr>
              <w:rPr>
                <w:rFonts w:ascii="Cambria Math" w:hAnsi="Cambria Math" w:cs="Times New Roman"/>
                <w:i/>
              </w:rPr>
            </m:ctrlPr>
          </m:funcPr>
          <m:fName>
            <m:r>
              <m:rPr>
                <m:sty m:val="p"/>
              </m:rPr>
              <w:rPr>
                <w:rFonts w:ascii="Cambria Math" w:hAnsi="Cambria Math" w:cs="Times New Roman"/>
                <w:lang w:val="en-GB"/>
              </w:rPr>
              <m:t>ln</m:t>
            </m:r>
          </m:fName>
          <m:e>
            <m:r>
              <w:rPr>
                <w:rFonts w:ascii="Cambria Math" w:hAnsi="Cambria Math" w:cs="Times New Roman"/>
              </w:rPr>
              <m:t>M</m:t>
            </m:r>
          </m:e>
        </m:func>
        <m:r>
          <w:rPr>
            <w:rFonts w:ascii="Cambria Math" w:hAnsi="Cambria Math" w:cs="Times New Roman"/>
            <w:lang w:val="en-GB"/>
          </w:rPr>
          <m:t>-</m:t>
        </m:r>
        <m:r>
          <w:rPr>
            <w:rFonts w:ascii="Cambria Math" w:hAnsi="Cambria Math" w:cs="Times New Roman"/>
          </w:rPr>
          <m:t>E</m:t>
        </m:r>
        <m:r>
          <w:rPr>
            <w:rFonts w:ascii="Cambria Math" w:hAnsi="Cambria Math" w:cs="Times New Roman"/>
            <w:lang w:val="en-GB"/>
          </w:rPr>
          <m:t>/</m:t>
        </m:r>
        <m:r>
          <w:rPr>
            <w:rFonts w:ascii="Cambria Math" w:hAnsi="Cambria Math" w:cs="Times New Roman"/>
          </w:rPr>
          <m:t>kT</m:t>
        </m:r>
      </m:oMath>
      <w:r w:rsidRPr="0040058B">
        <w:rPr>
          <w:rFonts w:ascii="Times New Roman" w:eastAsiaTheme="minorEastAsia" w:hAnsi="Times New Roman" w:cs="Times New Roman"/>
          <w:lang w:val="en-GB"/>
        </w:rPr>
        <w:t xml:space="preserve">, </w:t>
      </w:r>
      <w:r w:rsidRPr="0040058B">
        <w:rPr>
          <w:rFonts w:ascii="Times New Roman" w:hAnsi="Times New Roman" w:cs="Times New Roman"/>
          <w:bCs/>
          <w:lang w:val="en-GB"/>
        </w:rPr>
        <w:t xml:space="preserve">where </w:t>
      </w:r>
      <m:oMath>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lang w:val="en-GB"/>
              </w:rPr>
              <m:t>0</m:t>
            </m:r>
          </m:sub>
        </m:sSub>
      </m:oMath>
      <w:r w:rsidRPr="0040058B">
        <w:rPr>
          <w:rFonts w:ascii="Times New Roman" w:eastAsiaTheme="minorEastAsia" w:hAnsi="Times New Roman" w:cs="Times New Roman"/>
          <w:bCs/>
          <w:lang w:val="en-GB"/>
        </w:rPr>
        <w:t xml:space="preserve"> is the intercept, </w:t>
      </w:r>
      <m:oMath>
        <m:sSub>
          <m:sSubPr>
            <m:ctrlPr>
              <w:rPr>
                <w:rFonts w:ascii="Cambria Math" w:eastAsiaTheme="minorEastAsia" w:hAnsi="Cambria Math" w:cs="Times New Roman"/>
                <w:bCs/>
                <w:i/>
              </w:rPr>
            </m:ctrlPr>
          </m:sSubPr>
          <m:e>
            <m:r>
              <w:rPr>
                <w:rFonts w:ascii="Cambria Math" w:eastAsiaTheme="minorEastAsia" w:hAnsi="Cambria Math" w:cs="Times New Roman"/>
              </w:rPr>
              <m:t>b</m:t>
            </m:r>
          </m:e>
          <m:sub>
            <m:r>
              <w:rPr>
                <w:rFonts w:ascii="Cambria Math" w:eastAsiaTheme="minorEastAsia" w:hAnsi="Cambria Math" w:cs="Times New Roman"/>
                <w:lang w:val="en-GB"/>
              </w:rPr>
              <m:t>0</m:t>
            </m:r>
          </m:sub>
        </m:sSub>
      </m:oMath>
      <w:r w:rsidRPr="0040058B">
        <w:rPr>
          <w:rFonts w:ascii="Times New Roman" w:eastAsiaTheme="minorEastAsia" w:hAnsi="Times New Roman" w:cs="Times New Roman"/>
          <w:bCs/>
          <w:lang w:val="en-GB"/>
        </w:rPr>
        <w:t xml:space="preserve"> is the mass scaling exponent (on a linear scale) when </w:t>
      </w:r>
      <m:oMath>
        <m:r>
          <w:rPr>
            <w:rFonts w:ascii="Cambria Math" w:eastAsiaTheme="minorEastAsia" w:hAnsi="Cambria Math" w:cs="Times New Roman"/>
          </w:rPr>
          <m:t>T</m:t>
        </m:r>
        <m:r>
          <w:rPr>
            <w:rFonts w:ascii="Cambria Math" w:eastAsiaTheme="minorEastAsia" w:hAnsi="Cambria Math" w:cs="Times New Roman"/>
            <w:lang w:val="en-GB"/>
          </w:rPr>
          <m:t>=0</m:t>
        </m:r>
      </m:oMath>
      <w:r w:rsidRPr="0040058B">
        <w:rPr>
          <w:rFonts w:ascii="Times New Roman" w:eastAsiaTheme="minorEastAsia" w:hAnsi="Times New Roman" w:cs="Times New Roman"/>
          <w:lang w:val="en-GB"/>
        </w:rPr>
        <w:t xml:space="preserve"> (</w:t>
      </w:r>
      <m:oMath>
        <m:r>
          <m:rPr>
            <m:sty m:val="p"/>
          </m:rPr>
          <w:rPr>
            <w:rFonts w:ascii="Cambria Math" w:eastAsiaTheme="minorEastAsia" w:hAnsi="Cambria Math" w:cs="Times New Roman"/>
            <w:lang w:val="en-GB"/>
          </w:rPr>
          <m:t>K</m:t>
        </m:r>
      </m:oMath>
      <w:r w:rsidRPr="0040058B">
        <w:rPr>
          <w:rFonts w:ascii="Times New Roman" w:eastAsiaTheme="minorEastAsia" w:hAnsi="Times New Roman" w:cs="Times New Roman"/>
          <w:lang w:val="en-GB"/>
        </w:rPr>
        <w:t>)</w:t>
      </w:r>
      <w:r w:rsidRPr="0040058B">
        <w:rPr>
          <w:rFonts w:ascii="Times New Roman" w:eastAsiaTheme="minorEastAsia" w:hAnsi="Times New Roman" w:cs="Times New Roman"/>
          <w:bCs/>
          <w:lang w:val="en-GB"/>
        </w:rPr>
        <w:t xml:space="preserve"> and </w:t>
      </w:r>
      <m:oMath>
        <m:r>
          <w:rPr>
            <w:rFonts w:ascii="Cambria Math" w:eastAsiaTheme="minorEastAsia" w:hAnsi="Cambria Math" w:cs="Times New Roman"/>
          </w:rPr>
          <m:t>c</m:t>
        </m:r>
      </m:oMath>
      <w:r w:rsidRPr="0040058B">
        <w:rPr>
          <w:rFonts w:ascii="Times New Roman" w:eastAsiaTheme="minorEastAsia" w:hAnsi="Times New Roman" w:cs="Times New Roman"/>
          <w:bCs/>
          <w:lang w:val="en-GB"/>
        </w:rPr>
        <w:t xml:space="preserve"> is the interaction coefficient.</w:t>
      </w:r>
      <w:commentRangeEnd w:id="904"/>
      <w:r>
        <w:rPr>
          <w:rStyle w:val="CommentReference"/>
        </w:rPr>
        <w:commentReference w:id="904"/>
      </w:r>
    </w:p>
    <w:p w14:paraId="15E1EC85" w14:textId="2F8EB45A" w:rsidR="00C506AF" w:rsidRPr="0040058B" w:rsidRDefault="00C506AF" w:rsidP="00C506AF">
      <w:pPr>
        <w:spacing w:line="480" w:lineRule="auto"/>
        <w:ind w:firstLine="284"/>
        <w:contextualSpacing/>
        <w:jc w:val="both"/>
        <w:rPr>
          <w:rFonts w:ascii="Times New Roman" w:eastAsiaTheme="minorEastAsia" w:hAnsi="Times New Roman" w:cs="Times New Roman"/>
          <w:iCs/>
          <w:lang w:val="en-GB"/>
        </w:rPr>
      </w:pPr>
      <w:r w:rsidRPr="0040058B">
        <w:rPr>
          <w:rFonts w:ascii="Times New Roman" w:eastAsiaTheme="minorEastAsia" w:hAnsi="Times New Roman" w:cs="Times New Roman"/>
          <w:bCs/>
          <w:lang w:val="en-GB"/>
        </w:rPr>
        <w:t xml:space="preserve">When applied to Eqns. 1-3, </w:t>
      </w: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iCs/>
          <w:lang w:val="en-GB"/>
        </w:rPr>
        <w:t xml:space="preserve"> is 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of the natural log of the rate (growth, consumption or metabolism), </w:t>
      </w:r>
      <w:commentRangeStart w:id="908"/>
      <w:r w:rsidRPr="0040058B">
        <w:rPr>
          <w:rFonts w:ascii="Times New Roman" w:eastAsiaTheme="minorEastAsia" w:hAnsi="Times New Roman" w:cs="Times New Roman"/>
          <w:bCs/>
          <w:iCs/>
          <w:lang w:val="en-GB"/>
        </w:rPr>
        <w:t xml:space="preserve">and the predictors are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iCs/>
          <w:lang w:val="en-GB"/>
        </w:rPr>
        <w:t xml:space="preserve">natural log of body mass),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r>
              <w:rPr>
                <w:rFonts w:ascii="Cambria Math" w:hAnsi="Cambria Math" w:cs="Times New Roman"/>
                <w:lang w:val="en-GB"/>
              </w:rPr>
              <m:t>,</m:t>
            </m:r>
            <m:r>
              <w:rPr>
                <w:rFonts w:ascii="Cambria Math" w:hAnsi="Cambria Math" w:cs="Times New Roman"/>
              </w:rPr>
              <m:t>ij</m:t>
            </m:r>
          </m:sub>
        </m:sSub>
      </m:oMath>
      <w:r w:rsidRPr="0040058B">
        <w:rPr>
          <w:rFonts w:ascii="Times New Roman" w:eastAsiaTheme="minorEastAsia" w:hAnsi="Times New Roman" w:cs="Times New Roman"/>
        </w:rPr>
        <w:t xml:space="preserve"> </w:t>
      </w:r>
      <w:r w:rsidRPr="0040058B">
        <w:rPr>
          <w:rFonts w:ascii="Times New Roman" w:eastAsiaTheme="minorEastAsia" w:hAnsi="Times New Roman" w:cs="Times New Roman"/>
          <w:lang w:val="en-GB"/>
        </w:rPr>
        <w:t xml:space="preserve">(Arrhenius </w:t>
      </w:r>
      <w:r w:rsidRPr="0040058B">
        <w:rPr>
          <w:rFonts w:ascii="Times New Roman" w:eastAsiaTheme="minorEastAsia" w:hAnsi="Times New Roman" w:cs="Times New Roman"/>
          <w:iCs/>
          <w:lang w:val="en-GB"/>
        </w:rPr>
        <w:t>temperature</w:t>
      </w:r>
      <w:ins w:id="909" w:author="Max Lindmark" w:date="2020-09-10T14:45:00Z">
        <w:r w:rsidRPr="0040058B">
          <w:rPr>
            <w:rFonts w:ascii="Times New Roman" w:eastAsiaTheme="minorEastAsia" w:hAnsi="Times New Roman" w:cs="Times New Roman"/>
            <w:iCs/>
            <w:lang w:val="en-GB"/>
          </w:rPr>
          <w:t>,</w:t>
        </w:r>
      </w:ins>
      <w:r w:rsidRPr="0040058B">
        <w:rPr>
          <w:rFonts w:ascii="Times New Roman" w:eastAsiaTheme="minorEastAsia" w:hAnsi="Times New Roman" w:cs="Times New Roman"/>
          <w:iCs/>
          <w:lang w:val="en-GB"/>
        </w:rPr>
        <w:t xml:space="preserve"> </w:t>
      </w:r>
      <w:del w:id="910" w:author="Max Lindmark" w:date="2020-09-10T14:45:00Z">
        <w:r w:rsidRPr="0040058B" w:rsidDel="00C36E83">
          <w:rPr>
            <w:rFonts w:ascii="Times New Roman" w:eastAsiaTheme="minorEastAsia" w:hAnsi="Times New Roman" w:cs="Times New Roman"/>
            <w:lang w:val="en-GB"/>
          </w:rPr>
          <w:delText>(</w:delText>
        </w:r>
      </w:del>
      <m:oMath>
        <m:r>
          <w:rPr>
            <w:rFonts w:ascii="Cambria Math" w:eastAsiaTheme="minorEastAsia" w:hAnsi="Cambria Math" w:cs="Times New Roman"/>
            <w:lang w:val="en-GB"/>
          </w:rPr>
          <m:t>1/</m:t>
        </m:r>
        <m:r>
          <w:rPr>
            <w:rFonts w:ascii="Cambria Math" w:eastAsiaTheme="minorEastAsia" w:hAnsi="Cambria Math" w:cs="Times New Roman"/>
          </w:rPr>
          <m:t>kT</m:t>
        </m:r>
      </m:oMath>
      <w:r w:rsidRPr="0040058B">
        <w:rPr>
          <w:rFonts w:ascii="Times New Roman" w:eastAsiaTheme="minorEastAsia" w:hAnsi="Times New Roman" w:cs="Times New Roman"/>
        </w:rPr>
        <w:t xml:space="preserve"> </w:t>
      </w:r>
      <w:r w:rsidRPr="0040058B">
        <w:rPr>
          <w:rFonts w:ascii="Times New Roman" w:eastAsiaTheme="minorEastAsia" w:hAnsi="Times New Roman" w:cs="Times New Roman"/>
          <w:lang w:val="en-GB"/>
        </w:rPr>
        <w:t>in</w:t>
      </w:r>
      <w:r w:rsidRPr="0040058B">
        <w:rPr>
          <w:rFonts w:ascii="Times New Roman" w:eastAsiaTheme="minorEastAsia" w:hAnsi="Times New Roman" w:cs="Times New Roman"/>
          <w:bCs/>
          <w:iCs/>
          <w:lang w:val="en-GB"/>
        </w:rPr>
        <w:t xml:space="preserve"> unit </w:t>
      </w:r>
      <m:oMath>
        <m:sSup>
          <m:sSupPr>
            <m:ctrlPr>
              <w:rPr>
                <w:rFonts w:ascii="Cambria Math" w:eastAsiaTheme="minorEastAsia" w:hAnsi="Cambria Math" w:cs="Times New Roman"/>
                <w:i/>
                <w:lang w:val="en-GB"/>
              </w:rPr>
            </m:ctrlPr>
          </m:sSupPr>
          <m:e>
            <m:r>
              <m:rPr>
                <m:sty m:val="p"/>
              </m:rPr>
              <w:rPr>
                <w:rFonts w:ascii="Cambria Math" w:eastAsiaTheme="minorEastAsia" w:hAnsi="Cambria Math" w:cs="Times New Roman"/>
                <w:lang w:val="en-GB"/>
              </w:rPr>
              <m:t>eV</m:t>
            </m:r>
          </m:e>
          <m:sup>
            <m:r>
              <w:rPr>
                <w:rFonts w:ascii="Cambria Math" w:eastAsiaTheme="minorEastAsia" w:hAnsi="Cambria Math" w:cs="Times New Roman"/>
                <w:lang w:val="en-GB"/>
              </w:rPr>
              <m:t>-1</m:t>
            </m:r>
          </m:sup>
        </m:sSup>
      </m:oMath>
      <w:r w:rsidRPr="0040058B">
        <w:rPr>
          <w:rFonts w:ascii="Times New Roman" w:eastAsiaTheme="minorEastAsia" w:hAnsi="Times New Roman" w:cs="Times New Roman"/>
          <w:lang w:val="en-GB"/>
        </w:rPr>
        <w:t xml:space="preserve">) (both </w:t>
      </w:r>
      <w:ins w:id="911" w:author="Max Lindmark" w:date="2020-09-10T14:45:00Z">
        <w:r w:rsidRPr="0040058B">
          <w:rPr>
            <w:rFonts w:ascii="Times New Roman" w:eastAsiaTheme="minorEastAsia" w:hAnsi="Times New Roman" w:cs="Times New Roman"/>
            <w:lang w:val="en-GB"/>
          </w:rPr>
          <w:t xml:space="preserve">variables </w:t>
        </w:r>
      </w:ins>
      <w:r w:rsidRPr="0040058B">
        <w:rPr>
          <w:rFonts w:ascii="Times New Roman" w:eastAsiaTheme="minorEastAsia" w:hAnsi="Times New Roman" w:cs="Times New Roman"/>
          <w:bCs/>
          <w:iCs/>
          <w:lang w:val="en-GB"/>
        </w:rPr>
        <w:t>mean-centred</w:t>
      </w:r>
      <w:r w:rsidRPr="0040058B">
        <w:rPr>
          <w:rFonts w:ascii="Times New Roman" w:eastAsiaTheme="minorEastAsia" w:hAnsi="Times New Roman" w:cs="Times New Roman"/>
          <w:lang w:val="en-GB"/>
        </w:rPr>
        <w:t>)</w:t>
      </w:r>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lang w:val="en-GB"/>
        </w:rPr>
        <w:t>and their interaction</w:t>
      </w:r>
      <w:ins w:id="912" w:author="Max Lindmark" w:date="2020-09-10T15:28:00Z">
        <w:r w:rsidRPr="0040058B">
          <w:rPr>
            <w:rFonts w:ascii="Times New Roman" w:eastAsiaTheme="minorEastAsia" w:hAnsi="Times New Roman" w:cs="Times New Roman"/>
            <w:lang w:val="en-GB"/>
          </w:rPr>
          <w:t xml:space="preserve"> (in that order)</w:t>
        </w:r>
      </w:ins>
      <w:r w:rsidRPr="0040058B">
        <w:rPr>
          <w:rFonts w:ascii="Times New Roman" w:eastAsiaTheme="minorEastAsia" w:hAnsi="Times New Roman" w:cs="Times New Roman"/>
          <w:lang w:val="en-GB"/>
        </w:rPr>
        <w:t xml:space="preserve">. </w:t>
      </w:r>
      <w:commentRangeEnd w:id="908"/>
      <w:r w:rsidRPr="0040058B">
        <w:rPr>
          <w:rStyle w:val="CommentReference"/>
          <w:sz w:val="24"/>
          <w:szCs w:val="24"/>
        </w:rPr>
        <w:commentReference w:id="908"/>
      </w:r>
      <w:r w:rsidRPr="0040058B">
        <w:rPr>
          <w:rFonts w:ascii="Times New Roman" w:eastAsiaTheme="minorEastAsia" w:hAnsi="Times New Roman" w:cs="Times New Roman"/>
          <w:lang w:val="en-GB"/>
        </w:rPr>
        <w:t>B</w:t>
      </w:r>
      <w:r w:rsidRPr="0040058B">
        <w:rPr>
          <w:rFonts w:ascii="Times New Roman" w:eastAsiaTheme="minorEastAsia" w:hAnsi="Times New Roman" w:cs="Times New Roman"/>
          <w:iCs/>
          <w:lang w:val="en-GB"/>
        </w:rPr>
        <w:t xml:space="preserve">ody mass </w:t>
      </w:r>
      <w:r w:rsidRPr="0040058B">
        <w:rPr>
          <w:rFonts w:ascii="Times New Roman" w:eastAsiaTheme="minorEastAsia" w:hAnsi="Times New Roman" w:cs="Times New Roman"/>
          <w:lang w:val="en-GB"/>
        </w:rPr>
        <w:t xml:space="preserve">is </w:t>
      </w:r>
      <w:del w:id="913" w:author="Max Lindmark" w:date="2020-09-10T14:45:00Z">
        <w:r w:rsidRPr="0040058B" w:rsidDel="00ED6335">
          <w:rPr>
            <w:rFonts w:ascii="Times New Roman" w:eastAsiaTheme="minorEastAsia" w:hAnsi="Times New Roman" w:cs="Times New Roman"/>
            <w:lang w:val="en-GB"/>
          </w:rPr>
          <w:delText xml:space="preserve">the mass </w:delText>
        </w:r>
      </w:del>
      <w:r w:rsidRPr="0040058B">
        <w:rPr>
          <w:rFonts w:ascii="Times New Roman" w:eastAsiaTheme="minorEastAsia" w:hAnsi="Times New Roman" w:cs="Times New Roman"/>
          <w:lang w:val="en-GB"/>
        </w:rPr>
        <w:t xml:space="preserve">in </w:t>
      </w:r>
      <m:oMath>
        <m:r>
          <m:rPr>
            <m:sty m:val="p"/>
          </m:rPr>
          <w:rPr>
            <w:rFonts w:ascii="Cambria Math" w:eastAsiaTheme="minorEastAsia" w:hAnsi="Cambria Math" w:cs="Times New Roman"/>
            <w:lang w:val="en-GB"/>
          </w:rPr>
          <m:t>g</m:t>
        </m:r>
      </m:oMath>
      <w:r w:rsidRPr="0040058B">
        <w:rPr>
          <w:rFonts w:ascii="Times New Roman" w:eastAsiaTheme="minorEastAsia" w:hAnsi="Times New Roman" w:cs="Times New Roman"/>
          <w:lang w:val="en-GB"/>
        </w:rPr>
        <w:t>,</w:t>
      </w:r>
      <w:commentRangeStart w:id="914"/>
      <w:r w:rsidRPr="0040058B">
        <w:rPr>
          <w:rFonts w:ascii="Times New Roman" w:eastAsiaTheme="minorEastAsia" w:hAnsi="Times New Roman" w:cs="Times New Roman"/>
          <w:lang w:val="en-GB"/>
        </w:rPr>
        <w:t xml:space="preserve"> </w:t>
      </w:r>
      <w:commentRangeEnd w:id="914"/>
      <w:r w:rsidRPr="0040058B">
        <w:rPr>
          <w:rStyle w:val="CommentReference"/>
          <w:rFonts w:cs="Times New Roman"/>
          <w:sz w:val="24"/>
          <w:szCs w:val="24"/>
        </w:rPr>
        <w:commentReference w:id="914"/>
      </w:r>
      <w:r w:rsidRPr="0040058B">
        <w:rPr>
          <w:rFonts w:ascii="Times New Roman" w:eastAsiaTheme="minorEastAsia" w:hAnsi="Times New Roman" w:cs="Times New Roman"/>
          <w:lang w:val="en-GB"/>
        </w:rPr>
        <w:t xml:space="preserve">specific growth rate has unit </w:t>
      </w:r>
      <m:oMath>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i/>
                <w:iCs/>
              </w:rPr>
            </m:ctrlPr>
          </m:sSupPr>
          <m:e>
            <m:r>
              <m:rPr>
                <m:sty m:val="p"/>
              </m:rPr>
              <w:rPr>
                <w:rFonts w:ascii="Cambria Math" w:eastAsiaTheme="minorEastAsia" w:hAnsi="Cambria Math" w:cs="Times New Roman"/>
                <w:lang w:val="en-GB"/>
              </w:rPr>
              <m:t>day</m:t>
            </m:r>
            <m:ctrlPr>
              <w:rPr>
                <w:rFonts w:ascii="Cambria Math" w:eastAsiaTheme="minorEastAsia" w:hAnsi="Cambria Math" w:cs="Times New Roman"/>
                <w:iCs/>
              </w:rPr>
            </m:ctrlPr>
          </m:e>
          <m:sup>
            <m:r>
              <w:rPr>
                <w:rFonts w:ascii="Cambria Math" w:eastAsiaTheme="minorEastAsia" w:hAnsi="Cambria Math" w:cs="Times New Roman"/>
                <w:lang w:val="en-GB"/>
              </w:rPr>
              <m:t>-1</m:t>
            </m:r>
          </m:sup>
        </m:sSup>
      </m:oMath>
      <w:r w:rsidRPr="0040058B">
        <w:rPr>
          <w:rFonts w:ascii="Times New Roman" w:eastAsiaTheme="minorEastAsia" w:hAnsi="Times New Roman" w:cs="Times New Roman"/>
          <w:iCs/>
          <w:lang w:val="en-GB"/>
        </w:rPr>
        <w:t xml:space="preserve">, consumption rate </w:t>
      </w:r>
      <m:oMath>
        <m:r>
          <m:rPr>
            <m:sty m:val="p"/>
          </m:rPr>
          <w:rPr>
            <w:rFonts w:ascii="Cambria Math" w:eastAsiaTheme="minorEastAsia" w:hAnsi="Cambria Math" w:cs="Times New Roman"/>
            <w:lang w:val="en-GB"/>
          </w:rPr>
          <m:t xml:space="preserve">g </m:t>
        </m:r>
        <m:sSup>
          <m:sSupPr>
            <m:ctrlPr>
              <w:rPr>
                <w:rFonts w:ascii="Cambria Math" w:eastAsiaTheme="minorEastAsia" w:hAnsi="Cambria Math" w:cs="Times New Roman"/>
                <w:lang w:val="en-GB"/>
              </w:rPr>
            </m:ctrlPr>
          </m:sSupPr>
          <m:e>
            <m:r>
              <m:rPr>
                <m:sty m:val="p"/>
              </m:rPr>
              <w:rPr>
                <w:rFonts w:ascii="Cambria Math" w:eastAsiaTheme="minorEastAsia" w:hAnsi="Cambria Math" w:cs="Times New Roman"/>
                <w:lang w:val="en-GB"/>
              </w:rPr>
              <m:t>g</m:t>
            </m:r>
          </m:e>
          <m:sup>
            <m:r>
              <m:rPr>
                <m:sty m:val="p"/>
              </m:rPr>
              <w:rPr>
                <w:rFonts w:ascii="Cambria Math" w:eastAsiaTheme="minorEastAsia" w:hAnsi="Cambria Math" w:cs="Times New Roman"/>
                <w:lang w:val="en-GB"/>
              </w:rPr>
              <m:t>-1</m:t>
            </m:r>
          </m:sup>
        </m:sSup>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bCs/>
              </w:rPr>
            </m:ctrlPr>
          </m:sSupPr>
          <m:e>
            <m:r>
              <m:rPr>
                <m:sty m:val="p"/>
              </m:rPr>
              <w:rPr>
                <w:rFonts w:ascii="Cambria Math" w:eastAsiaTheme="minorEastAsia" w:hAnsi="Cambria Math" w:cs="Times New Roman"/>
                <w:lang w:val="en-GB"/>
              </w:rPr>
              <m:t>day</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bCs/>
        </w:rPr>
        <w:t>,</w:t>
      </w:r>
      <w:r w:rsidRPr="0040058B">
        <w:rPr>
          <w:rFonts w:ascii="Times New Roman" w:eastAsiaTheme="minorEastAsia" w:hAnsi="Times New Roman" w:cs="Times New Roman"/>
          <w:bCs/>
          <w:lang w:val="en-GB"/>
        </w:rPr>
        <w:t xml:space="preserve"> and metabolic rate </w:t>
      </w:r>
      <m:oMath>
        <m:r>
          <m:rPr>
            <m:sty m:val="p"/>
          </m:rPr>
          <w:rPr>
            <w:rFonts w:ascii="Cambria Math" w:eastAsiaTheme="minorEastAsia" w:hAnsi="Cambria Math" w:cs="Times New Roman"/>
            <w:lang w:val="en-GB"/>
          </w:rPr>
          <m:t xml:space="preserve">mg </m:t>
        </m:r>
        <m:sSub>
          <m:sSubPr>
            <m:ctrlPr>
              <w:rPr>
                <w:rFonts w:ascii="Cambria Math" w:eastAsiaTheme="minorEastAsia" w:hAnsi="Cambria Math" w:cs="Times New Roman"/>
                <w:bCs/>
                <w:iCs/>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lang w:val="en-GB"/>
              </w:rPr>
            </m:ctrlPr>
          </m:sSupPr>
          <m:e>
            <m:r>
              <m:rPr>
                <m:sty m:val="p"/>
              </m:rPr>
              <w:rPr>
                <w:rFonts w:ascii="Cambria Math" w:eastAsiaTheme="minorEastAsia" w:hAnsi="Cambria Math" w:cs="Times New Roman"/>
                <w:lang w:val="en-GB"/>
              </w:rPr>
              <m:t>g</m:t>
            </m:r>
          </m:e>
          <m:sup>
            <m:r>
              <m:rPr>
                <m:sty m:val="p"/>
              </m:rPr>
              <w:rPr>
                <w:rFonts w:ascii="Cambria Math" w:eastAsiaTheme="minorEastAsia" w:hAnsi="Cambria Math" w:cs="Times New Roman"/>
                <w:lang w:val="en-GB"/>
              </w:rPr>
              <m:t>-1</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lang w:val="en-GB"/>
              </w:rPr>
              <m:t>h</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ascii="Times New Roman" w:eastAsiaTheme="minorEastAsia" w:hAnsi="Times New Roman" w:cs="Times New Roman"/>
          <w:bCs/>
          <w:iCs/>
        </w:rPr>
        <w:fldChar w:fldCharType="begin"/>
      </w:r>
      <w:r w:rsidR="00CA6D4F">
        <w:rPr>
          <w:rFonts w:ascii="Times New Roman" w:eastAsiaTheme="minorEastAsia" w:hAnsi="Times New Roman" w:cs="Times New Roman"/>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ascii="Times New Roman" w:eastAsiaTheme="minorEastAsia" w:hAnsi="Times New Roman" w:cs="Times New Roman"/>
          <w:bCs/>
          <w:iCs/>
        </w:rPr>
        <w:fldChar w:fldCharType="separate"/>
      </w:r>
      <w:r w:rsidRPr="0040058B">
        <w:rPr>
          <w:rFonts w:ascii="Times New Roman" w:hAnsi="Times New Roman" w:cs="Times New Roman"/>
          <w:lang w:val="en-GB"/>
        </w:rPr>
        <w:t xml:space="preserve">(Beamish 1964; Ohlberger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2007)</w:t>
      </w:r>
      <w:r w:rsidRPr="0040058B">
        <w:rPr>
          <w:rFonts w:ascii="Times New Roman" w:eastAsiaTheme="minorEastAsia" w:hAnsi="Times New Roman" w:cs="Times New Roman"/>
          <w:bCs/>
          <w:iCs/>
        </w:rPr>
        <w:fldChar w:fldCharType="end"/>
      </w:r>
      <w:r w:rsidRPr="0040058B">
        <w:rPr>
          <w:rFonts w:ascii="Times New Roman" w:eastAsiaTheme="minorEastAsia" w:hAnsi="Times New Roman" w:cs="Times New Roman"/>
          <w:bCs/>
          <w:iCs/>
          <w:lang w:val="en-GB"/>
        </w:rPr>
        <w:t xml:space="preserve">. Routine and resting metabolism constitute 58% of the data used and standard metabolism constitutes 42%. </w:t>
      </w:r>
      <w:r w:rsidRPr="0040058B">
        <w:rPr>
          <w:rFonts w:ascii="Times New Roman" w:hAnsi="Times New Roman" w:cs="Times New Roman"/>
          <w:lang w:val="en-GB"/>
        </w:rPr>
        <w:t xml:space="preserve">We accounted for potential differences between these metabolic rate measurements by </w:t>
      </w:r>
      <w:del w:id="915" w:author="Max Lindmark" w:date="2020-09-11T17:11:00Z">
        <w:r w:rsidRPr="0040058B" w:rsidDel="00B9209B">
          <w:rPr>
            <w:rFonts w:ascii="Times New Roman" w:hAnsi="Times New Roman" w:cs="Times New Roman"/>
            <w:lang w:val="en-GB"/>
          </w:rPr>
          <w:delText xml:space="preserve">using </w:delText>
        </w:r>
      </w:del>
      <w:r w:rsidRPr="0040058B">
        <w:rPr>
          <w:rFonts w:ascii="Times New Roman" w:hAnsi="Times New Roman" w:cs="Times New Roman"/>
          <w:lang w:val="en-GB"/>
        </w:rPr>
        <w:t>a</w:t>
      </w:r>
      <w:ins w:id="916" w:author="Max Lindmark" w:date="2020-09-11T17:11:00Z">
        <w:r>
          <w:rPr>
            <w:rFonts w:ascii="Times New Roman" w:hAnsi="Times New Roman" w:cs="Times New Roman"/>
            <w:lang w:val="en-GB"/>
          </w:rPr>
          <w:t xml:space="preserve">llowing the intercept and slopes to vary </w:t>
        </w:r>
      </w:ins>
      <w:del w:id="917" w:author="Max Lindmark" w:date="2020-09-11T17:11:00Z">
        <w:r w:rsidRPr="0040058B" w:rsidDel="00B9209B">
          <w:rPr>
            <w:rFonts w:ascii="Times New Roman" w:hAnsi="Times New Roman" w:cs="Times New Roman"/>
            <w:lang w:val="en-GB"/>
          </w:rPr>
          <w:delText xml:space="preserve"> random </w:delText>
        </w:r>
      </w:del>
      <w:ins w:id="918" w:author="Max Lindmark" w:date="2020-09-11T17:11:00Z">
        <w:r>
          <w:rPr>
            <w:rFonts w:ascii="Times New Roman" w:hAnsi="Times New Roman" w:cs="Times New Roman"/>
            <w:lang w:val="en-GB"/>
          </w:rPr>
          <w:t xml:space="preserve">between </w:t>
        </w:r>
      </w:ins>
      <w:r w:rsidRPr="0040058B">
        <w:rPr>
          <w:rFonts w:ascii="Times New Roman" w:hAnsi="Times New Roman" w:cs="Times New Roman"/>
          <w:lang w:val="en-GB"/>
        </w:rPr>
        <w:t xml:space="preserve">species </w:t>
      </w:r>
      <w:del w:id="919" w:author="Max Lindmark" w:date="2020-09-11T17:11:00Z">
        <w:r w:rsidRPr="0040058B" w:rsidDel="008C573D">
          <w:rPr>
            <w:rFonts w:ascii="Times New Roman" w:hAnsi="Times New Roman" w:cs="Times New Roman"/>
            <w:lang w:val="en-GB"/>
          </w:rPr>
          <w:delText xml:space="preserve">effect </w:delText>
        </w:r>
      </w:del>
      <w:r w:rsidRPr="0040058B">
        <w:rPr>
          <w:rFonts w:ascii="Times New Roman" w:hAnsi="Times New Roman" w:cs="Times New Roman"/>
          <w:lang w:val="en-GB"/>
        </w:rPr>
        <w:t xml:space="preserve">and </w:t>
      </w:r>
      <w:ins w:id="920" w:author="Max Lindmark" w:date="2020-09-11T17:11:00Z">
        <w:r>
          <w:rPr>
            <w:rFonts w:ascii="Times New Roman" w:hAnsi="Times New Roman" w:cs="Times New Roman"/>
            <w:lang w:val="en-GB"/>
          </w:rPr>
          <w:t xml:space="preserve">used </w:t>
        </w:r>
      </w:ins>
      <w:r w:rsidRPr="0040058B">
        <w:rPr>
          <w:rFonts w:ascii="Times New Roman" w:hAnsi="Times New Roman" w:cs="Times New Roman"/>
          <w:lang w:val="en-GB"/>
        </w:rPr>
        <w:t xml:space="preserve">a single study per species. </w:t>
      </w:r>
    </w:p>
    <w:p w14:paraId="173B5A46" w14:textId="77777777" w:rsidR="00C506AF" w:rsidRPr="0040058B" w:rsidRDefault="00C506AF" w:rsidP="00C506AF">
      <w:pPr>
        <w:spacing w:line="480" w:lineRule="auto"/>
        <w:contextualSpacing/>
        <w:jc w:val="both"/>
        <w:rPr>
          <w:rFonts w:ascii="Times New Roman" w:hAnsi="Times New Roman" w:cs="Times New Roman"/>
          <w:bCs/>
          <w:i/>
          <w:iCs/>
          <w:lang w:val="en-GB"/>
        </w:rPr>
      </w:pPr>
    </w:p>
    <w:p w14:paraId="5B02EC7F" w14:textId="77777777" w:rsidR="00C506AF" w:rsidRPr="0040058B" w:rsidRDefault="00C506AF" w:rsidP="00C506AF">
      <w:pPr>
        <w:spacing w:line="480" w:lineRule="auto"/>
        <w:contextualSpacing/>
        <w:jc w:val="both"/>
        <w:rPr>
          <w:rFonts w:ascii="Times New Roman" w:hAnsi="Times New Roman" w:cs="Times New Roman"/>
          <w:bCs/>
          <w:i/>
          <w:iCs/>
          <w:lang w:val="en-GB"/>
        </w:rPr>
      </w:pPr>
      <w:commentRangeStart w:id="921"/>
      <w:r w:rsidRPr="0040058B">
        <w:rPr>
          <w:rFonts w:ascii="Times New Roman" w:hAnsi="Times New Roman" w:cs="Times New Roman"/>
          <w:bCs/>
          <w:i/>
          <w:iCs/>
          <w:lang w:val="en-GB"/>
        </w:rPr>
        <w:t>Mass- and temperature dependence of consumption including beyond peak temperatures</w:t>
      </w:r>
      <w:commentRangeEnd w:id="921"/>
      <w:r w:rsidRPr="0040058B">
        <w:rPr>
          <w:rStyle w:val="CommentReference"/>
          <w:sz w:val="24"/>
          <w:szCs w:val="24"/>
        </w:rPr>
        <w:commentReference w:id="921"/>
      </w:r>
    </w:p>
    <w:p w14:paraId="1A379F67" w14:textId="77777777" w:rsidR="00C506AF" w:rsidRPr="0040058B" w:rsidRDefault="00C506AF" w:rsidP="00C506AF">
      <w:pPr>
        <w:spacing w:line="480" w:lineRule="auto"/>
        <w:contextualSpacing/>
        <w:jc w:val="both"/>
        <w:rPr>
          <w:rFonts w:ascii="Times New Roman" w:eastAsiaTheme="minorEastAsia" w:hAnsi="Times New Roman" w:cs="Times New Roman"/>
          <w:iCs/>
          <w:lang w:val="en-GB"/>
        </w:rPr>
      </w:pPr>
      <w:ins w:id="922" w:author="Max Lindmark" w:date="2020-09-10T12:12:00Z">
        <w:r w:rsidRPr="0040058B">
          <w:rPr>
            <w:rFonts w:eastAsiaTheme="minorEastAsia" w:cstheme="minorHAnsi"/>
            <w:lang w:val="en-GB"/>
          </w:rPr>
          <w:t>Over a larger temperature range, many biological rates are unimodal. We identified such tendencies in 11 species in the consumption data set</w:t>
        </w:r>
        <w:r w:rsidRPr="0040058B">
          <w:rPr>
            <w:rFonts w:ascii="Times New Roman" w:hAnsi="Times New Roman" w:cs="Times New Roman"/>
            <w:bCs/>
            <w:lang w:val="en-GB"/>
          </w:rPr>
          <w:t xml:space="preserve">. </w:t>
        </w:r>
      </w:ins>
      <w:r w:rsidRPr="0040058B">
        <w:rPr>
          <w:rFonts w:ascii="Times New Roman" w:hAnsi="Times New Roman" w:cs="Times New Roman"/>
          <w:bCs/>
          <w:lang w:val="en-GB"/>
        </w:rPr>
        <w:t xml:space="preserve">To characterize the decline in consumption rates beyond peak temperature, we fit second and third-degree polynomial regressions to a subset of these data containing only species with data points extending beyond such a peak temperature. For these data,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oMath>
      <w:r w:rsidRPr="0040058B">
        <w:rPr>
          <w:rFonts w:ascii="Times New Roman" w:hAnsi="Times New Roman" w:cs="Times New Roman"/>
          <w:bCs/>
          <w:lang w:val="en-GB"/>
        </w:rPr>
        <w:t xml:space="preserve"> in Eqn. 1 </w:t>
      </w:r>
      <w:r w:rsidRPr="0040058B">
        <w:rPr>
          <w:rFonts w:ascii="Times New Roman" w:eastAsiaTheme="minorEastAsia" w:hAnsi="Times New Roman" w:cs="Times New Roman"/>
          <w:iCs/>
          <w:lang w:val="en-GB"/>
        </w:rPr>
        <w:t xml:space="preserve">refers to </w:t>
      </w:r>
      <w:r w:rsidRPr="0040058B">
        <w:rPr>
          <w:rFonts w:ascii="Times New Roman" w:eastAsiaTheme="minorEastAsia" w:hAnsi="Times New Roman" w:cs="Times New Roman"/>
          <w:bCs/>
          <w:iCs/>
          <w:lang w:val="en-GB"/>
        </w:rPr>
        <w:t xml:space="preserve">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of </w:t>
      </w:r>
      <w:r w:rsidRPr="0040058B">
        <w:rPr>
          <w:rFonts w:ascii="Times New Roman" w:eastAsiaTheme="minorEastAsia" w:hAnsi="Times New Roman" w:cs="Times New Roman"/>
          <w:iCs/>
          <w:lang w:val="en-GB"/>
        </w:rPr>
        <w:t xml:space="preserve">mass-specific consumption rates </w:t>
      </w:r>
      <w:r w:rsidRPr="0040058B">
        <w:rPr>
          <w:rFonts w:ascii="Times New Roman" w:eastAsiaTheme="minorEastAsia" w:hAnsi="Times New Roman" w:cs="Times New Roman"/>
          <w:bCs/>
          <w:iCs/>
          <w:lang w:val="en-GB"/>
        </w:rPr>
        <w:t xml:space="preserve">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w:t>
      </w:r>
      <w:r w:rsidRPr="0040058B">
        <w:rPr>
          <w:rFonts w:ascii="Times New Roman" w:eastAsiaTheme="minorEastAsia" w:hAnsi="Times New Roman" w:cs="Times New Roman"/>
          <w:iCs/>
          <w:lang w:val="en-GB"/>
        </w:rPr>
        <w:t xml:space="preserve">divided by the mean value for species </w:t>
      </w:r>
      <m:oMath>
        <m:r>
          <w:rPr>
            <w:rFonts w:ascii="Cambria Math" w:eastAsiaTheme="minorEastAsia" w:hAnsi="Cambria Math" w:cs="Times New Roman"/>
          </w:rPr>
          <m:t>j</m:t>
        </m:r>
      </m:oMath>
      <w:r w:rsidRPr="0040058B">
        <w:rPr>
          <w:rFonts w:ascii="Times New Roman" w:eastAsiaTheme="minorEastAsia" w:hAnsi="Times New Roman" w:cs="Times New Roman"/>
          <w:iCs/>
          <w:lang w:val="en-GB"/>
        </w:rPr>
        <w:t xml:space="preserve">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r>
          <w:rPr>
            <w:rFonts w:ascii="Cambria Math" w:eastAsiaTheme="minorEastAsia" w:hAnsi="Cambria Math" w:cs="Times New Roman"/>
            <w:lang w:val="en-GB"/>
          </w:rPr>
          <m:t>/</m:t>
        </m:r>
        <m:acc>
          <m:accPr>
            <m:chr m:val="̅"/>
            <m:ctrlPr>
              <w:rPr>
                <w:rFonts w:ascii="Cambria Math" w:eastAsiaTheme="minorEastAsia" w:hAnsi="Cambria Math" w:cs="Times New Roman"/>
                <w:i/>
                <w:iCs/>
                <w:lang w:val="en-GB"/>
              </w:rPr>
            </m:ctrlPr>
          </m:accPr>
          <m:e>
            <m:sSub>
              <m:sSubPr>
                <m:ctrlPr>
                  <w:rPr>
                    <w:rFonts w:ascii="Cambria Math" w:eastAsiaTheme="minorEastAsia" w:hAnsi="Cambria Math" w:cs="Times New Roman"/>
                    <w:i/>
                    <w:iCs/>
                  </w:rPr>
                </m:ctrlPr>
              </m:sSubPr>
              <m:e>
                <m:r>
                  <w:rPr>
                    <w:rFonts w:ascii="Cambria Math" w:eastAsiaTheme="minorEastAsia" w:hAnsi="Cambria Math" w:cs="Times New Roman"/>
                  </w:rPr>
                  <m:t>y</m:t>
                </m:r>
              </m:e>
              <m:sub>
                <w:commentRangeStart w:id="923"/>
                <w:commentRangeEnd w:id="923"/>
                <m:r>
                  <m:rPr>
                    <m:sty m:val="p"/>
                  </m:rPr>
                  <w:rPr>
                    <w:rStyle w:val="CommentReference"/>
                    <w:rFonts w:ascii="Cambria Math" w:hAnsi="Cambria Math" w:cs="Times New Roman"/>
                    <w:sz w:val="24"/>
                    <w:szCs w:val="24"/>
                  </w:rPr>
                  <w:commentReference w:id="923"/>
                </m:r>
                <w:commentRangeStart w:id="924"/>
                <w:commentRangeStart w:id="925"/>
                <w:commentRangeEnd w:id="924"/>
                <m:r>
                  <m:rPr>
                    <m:sty m:val="p"/>
                  </m:rPr>
                  <w:rPr>
                    <w:rStyle w:val="CommentReference"/>
                    <w:rFonts w:ascii="Cambria Math" w:hAnsi="Cambria Math" w:cs="Times New Roman"/>
                    <w:sz w:val="24"/>
                    <w:szCs w:val="24"/>
                  </w:rPr>
                  <w:commentReference w:id="924"/>
                </m:r>
                <w:commentRangeEnd w:id="925"/>
                <m:r>
                  <m:rPr>
                    <m:sty m:val="p"/>
                  </m:rPr>
                  <w:rPr>
                    <w:rStyle w:val="CommentReference"/>
                    <w:rFonts w:ascii="Cambria Math" w:hAnsi="Cambria Math" w:cs="Times New Roman"/>
                    <w:sz w:val="24"/>
                    <w:szCs w:val="24"/>
                  </w:rPr>
                  <w:commentReference w:id="925"/>
                </m:r>
                <m:r>
                  <w:rPr>
                    <w:rFonts w:ascii="Cambria Math" w:eastAsiaTheme="minorEastAsia" w:hAnsi="Cambria Math" w:cs="Times New Roman"/>
                  </w:rPr>
                  <m:t>j</m:t>
                </m:r>
              </m:sub>
            </m:sSub>
          </m:e>
        </m:acc>
      </m:oMath>
      <w:r w:rsidRPr="0040058B">
        <w:rPr>
          <w:rFonts w:ascii="Times New Roman" w:eastAsiaTheme="minorEastAsia" w:hAnsi="Times New Roman" w:cs="Times New Roman"/>
          <w:iCs/>
          <w:lang w:val="en-GB"/>
        </w:rPr>
        <w:t>). We consider the following predictors (in Eqn. 2): mean-centred body mass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r>
          <w:rPr>
            <w:rFonts w:ascii="Cambria Math" w:eastAsiaTheme="minorEastAsia" w:hAnsi="Cambria Math" w:cs="Times New Roman"/>
            <w:lang w:val="en-GB"/>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r>
          <w:rPr>
            <w:rFonts w:ascii="Cambria Math" w:eastAsiaTheme="minorEastAsia" w:hAnsi="Cambria Math" w:cs="Times New Roman"/>
            <w:lang w:val="en-GB"/>
          </w:rPr>
          <m:t>-</m:t>
        </m:r>
        <w:commentRangeStart w:id="926"/>
        <w:commentRangeStart w:id="927"/>
        <w:commentRangeStart w:id="928"/>
        <m:acc>
          <m:accPr>
            <m:chr m:val="̅"/>
            <m:ctrlPr>
              <w:rPr>
                <w:rFonts w:ascii="Cambria Math" w:eastAsiaTheme="minorEastAsia" w:hAnsi="Cambria Math" w:cs="Times New Roman"/>
                <w:i/>
                <w:iCs/>
                <w:lang w:val="en-GB"/>
              </w:rPr>
            </m:ctrlPr>
          </m:accPr>
          <m:e>
            <m:r>
              <w:rPr>
                <w:rFonts w:ascii="Cambria Math" w:eastAsiaTheme="minorEastAsia" w:hAnsi="Cambria Math" w:cs="Times New Roman"/>
                <w:lang w:val="en-GB"/>
              </w:rPr>
              <m:t>M</m:t>
            </m:r>
          </m:e>
        </m:acc>
      </m:oMath>
      <w:r w:rsidRPr="0040058B">
        <w:rPr>
          <w:rFonts w:ascii="Times New Roman" w:eastAsiaTheme="minorEastAsia" w:hAnsi="Times New Roman" w:cs="Times New Roman"/>
          <w:iCs/>
          <w:lang w:val="en-GB"/>
        </w:rPr>
        <w:t xml:space="preserve">), </w:t>
      </w:r>
      <w:commentRangeStart w:id="929"/>
      <w:commentRangeEnd w:id="929"/>
      <w:r w:rsidRPr="0040058B">
        <w:rPr>
          <w:rStyle w:val="CommentReference"/>
          <w:rFonts w:cs="Times New Roman"/>
          <w:sz w:val="24"/>
          <w:szCs w:val="24"/>
        </w:rPr>
        <w:commentReference w:id="929"/>
      </w:r>
      <w:commentRangeEnd w:id="926"/>
      <w:r w:rsidRPr="0040058B">
        <w:rPr>
          <w:rStyle w:val="CommentReference"/>
          <w:rFonts w:cs="Times New Roman"/>
          <w:sz w:val="24"/>
          <w:szCs w:val="24"/>
        </w:rPr>
        <w:commentReference w:id="926"/>
      </w:r>
      <w:commentRangeEnd w:id="927"/>
      <w:r w:rsidRPr="0040058B">
        <w:rPr>
          <w:rStyle w:val="CommentReference"/>
          <w:rFonts w:cs="Times New Roman"/>
          <w:sz w:val="24"/>
          <w:szCs w:val="24"/>
        </w:rPr>
        <w:commentReference w:id="927"/>
      </w:r>
      <w:commentRangeEnd w:id="928"/>
      <w:r w:rsidRPr="0040058B">
        <w:rPr>
          <w:rStyle w:val="CommentReference"/>
          <w:rFonts w:cs="Times New Roman"/>
          <w:sz w:val="24"/>
          <w:szCs w:val="24"/>
        </w:rPr>
        <w:commentReference w:id="928"/>
      </w:r>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lastRenderedPageBreak/>
        <w:t>standardized temperature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env</m:t>
            </m:r>
            <m:r>
              <w:rPr>
                <w:rFonts w:ascii="Cambria Math" w:hAnsi="Cambria Math" w:cs="Times New Roman"/>
                <w:lang w:val="en-GB"/>
              </w:rPr>
              <m:t>,</m:t>
            </m:r>
            <m:r>
              <w:rPr>
                <w:rFonts w:ascii="Cambria Math" w:hAnsi="Cambria Math" w:cs="Times New Roman"/>
              </w:rPr>
              <m:t>C</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lang w:val="en-US"/>
        </w:rPr>
        <w:t xml:space="preserve">, where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env</m:t>
            </m:r>
            <m:r>
              <w:rPr>
                <w:rFonts w:ascii="Cambria Math" w:hAnsi="Cambria Math" w:cs="Times New Roman"/>
                <w:lang w:val="en-GB"/>
              </w:rPr>
              <m:t>,</m:t>
            </m:r>
            <m:r>
              <w:rPr>
                <w:rFonts w:ascii="Cambria Math" w:hAnsi="Cambria Math" w:cs="Times New Roman"/>
              </w:rPr>
              <m:t>C</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lang w:val="en-US"/>
        </w:rPr>
        <w:t xml:space="preserve"> is the </w:t>
      </w:r>
      <w:r w:rsidRPr="0040058B">
        <w:rPr>
          <w:rFonts w:ascii="Times New Roman" w:eastAsiaTheme="minorEastAsia" w:hAnsi="Times New Roman" w:cs="Times New Roman"/>
          <w:lang w:val="en-GB"/>
        </w:rPr>
        <w:t>m</w:t>
      </w:r>
      <w:del w:id="930" w:author="Max Lindmark" w:date="2020-09-10T12:10:00Z">
        <w:r w:rsidRPr="0040058B" w:rsidDel="00EA2269">
          <w:rPr>
            <w:rFonts w:ascii="Times New Roman" w:eastAsiaTheme="minorEastAsia" w:hAnsi="Times New Roman" w:cs="Times New Roman"/>
            <w:lang w:val="en-GB"/>
          </w:rPr>
          <w:delText>i</w:delText>
        </w:r>
      </w:del>
      <w:ins w:id="931" w:author="Max Lindmark" w:date="2020-09-10T12:10:00Z">
        <w:r w:rsidRPr="0040058B">
          <w:rPr>
            <w:rFonts w:ascii="Times New Roman" w:eastAsiaTheme="minorEastAsia" w:hAnsi="Times New Roman" w:cs="Times New Roman"/>
            <w:lang w:val="en-GB"/>
          </w:rPr>
          <w:t>edian</w:t>
        </w:r>
      </w:ins>
      <w:del w:id="932" w:author="Max Lindmark" w:date="2020-09-10T12:10:00Z">
        <w:r w:rsidRPr="0040058B" w:rsidDel="00EA2269">
          <w:rPr>
            <w:rFonts w:ascii="Times New Roman" w:eastAsiaTheme="minorEastAsia" w:hAnsi="Times New Roman" w:cs="Times New Roman"/>
            <w:lang w:val="en-GB"/>
          </w:rPr>
          <w:delText>d-point</w:delText>
        </w:r>
      </w:del>
      <w:r w:rsidRPr="0040058B">
        <w:rPr>
          <w:rFonts w:ascii="Times New Roman" w:eastAsiaTheme="minorEastAsia" w:hAnsi="Times New Roman" w:cs="Times New Roman"/>
          <w:lang w:val="en-GB"/>
        </w:rPr>
        <w:t xml:space="preserve"> </w:t>
      </w:r>
      <w:del w:id="933" w:author="Max Lindmark" w:date="2020-09-10T12:11:00Z">
        <w:r w:rsidRPr="0040058B" w:rsidDel="00B63780">
          <w:rPr>
            <w:rFonts w:ascii="Times New Roman" w:eastAsiaTheme="minorEastAsia" w:hAnsi="Times New Roman" w:cs="Times New Roman"/>
            <w:lang w:val="en-GB"/>
          </w:rPr>
          <w:delText xml:space="preserve">of the </w:delText>
        </w:r>
      </w:del>
      <w:r w:rsidRPr="0040058B">
        <w:rPr>
          <w:rFonts w:ascii="Times New Roman" w:eastAsiaTheme="minorEastAsia" w:hAnsi="Times New Roman" w:cs="Times New Roman"/>
          <w:lang w:val="en-GB"/>
        </w:rPr>
        <w:t xml:space="preserve">temperature in the environment of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rPr>
        <w:t>)</w:t>
      </w:r>
      <w:r w:rsidRPr="0040058B">
        <w:rPr>
          <w:rFonts w:ascii="Times New Roman" w:eastAsiaTheme="minorEastAsia" w:hAnsi="Times New Roman" w:cs="Times New Roman"/>
          <w:lang w:val="en-US"/>
        </w:rPr>
        <w:t>, as well as the square and cube of this temperature-variable</w:t>
      </w:r>
      <w:r w:rsidRPr="0040058B">
        <w:rPr>
          <w:rFonts w:ascii="Times New Roman" w:eastAsiaTheme="minorEastAsia" w:hAnsi="Times New Roman" w:cs="Times New Roman"/>
          <w:iCs/>
          <w:lang w:val="en-GB"/>
        </w:rPr>
        <w:t xml:space="preserve">. The rescaling is done to control for differences between species with respect to the experimental temperatures relative to the temperature that maximizes their consumption rate. </w:t>
      </w:r>
      <w:r w:rsidRPr="0040058B">
        <w:rPr>
          <w:rFonts w:ascii="Times New Roman" w:eastAsiaTheme="minorEastAsia" w:hAnsi="Times New Roman" w:cs="Times New Roman"/>
          <w:lang w:val="en-US"/>
        </w:rPr>
        <w:t xml:space="preserve">We </w:t>
      </w:r>
      <w:r w:rsidRPr="0040058B">
        <w:rPr>
          <w:rFonts w:ascii="Times New Roman" w:eastAsiaTheme="minorEastAsia" w:hAnsi="Times New Roman" w:cs="Times New Roman"/>
          <w:iCs/>
          <w:lang w:val="en-GB"/>
        </w:rPr>
        <w:t xml:space="preserve">only consider the intercept to be </w:t>
      </w:r>
      <w:del w:id="934" w:author="Max Lindmark" w:date="2020-09-10T14:49:00Z">
        <w:r w:rsidRPr="0040058B" w:rsidDel="003267AE">
          <w:rPr>
            <w:rFonts w:ascii="Times New Roman" w:eastAsiaTheme="minorEastAsia" w:hAnsi="Times New Roman" w:cs="Times New Roman"/>
            <w:iCs/>
            <w:lang w:val="en-GB"/>
          </w:rPr>
          <w:delText>species-</w:delText>
        </w:r>
      </w:del>
      <w:r w:rsidRPr="0040058B">
        <w:rPr>
          <w:rFonts w:ascii="Times New Roman" w:eastAsiaTheme="minorEastAsia" w:hAnsi="Times New Roman" w:cs="Times New Roman"/>
          <w:iCs/>
          <w:lang w:val="en-GB"/>
        </w:rPr>
        <w:t>vary</w:t>
      </w:r>
      <w:del w:id="935" w:author="Max Lindmark" w:date="2020-09-10T14:49:00Z">
        <w:r w:rsidRPr="0040058B" w:rsidDel="003267AE">
          <w:rPr>
            <w:rFonts w:ascii="Times New Roman" w:eastAsiaTheme="minorEastAsia" w:hAnsi="Times New Roman" w:cs="Times New Roman"/>
            <w:iCs/>
            <w:lang w:val="en-GB"/>
          </w:rPr>
          <w:delText>ing</w:delText>
        </w:r>
      </w:del>
      <w:ins w:id="936" w:author="Max Lindmark" w:date="2020-09-10T14:49:00Z">
        <w:r w:rsidRPr="0040058B">
          <w:rPr>
            <w:rFonts w:ascii="Times New Roman" w:eastAsiaTheme="minorEastAsia" w:hAnsi="Times New Roman" w:cs="Times New Roman"/>
            <w:iCs/>
            <w:lang w:val="en-GB"/>
          </w:rPr>
          <w:t xml:space="preserve"> between species</w:t>
        </w:r>
      </w:ins>
      <w:r w:rsidRPr="0040058B">
        <w:rPr>
          <w:rFonts w:ascii="Times New Roman" w:eastAsiaTheme="minorEastAsia" w:hAnsi="Times New Roman" w:cs="Times New Roman"/>
          <w:iCs/>
          <w:lang w:val="en-GB"/>
        </w:rPr>
        <w:t>.</w:t>
      </w:r>
    </w:p>
    <w:p w14:paraId="62EAEF08" w14:textId="77777777" w:rsidR="00C506AF" w:rsidRPr="0040058B" w:rsidRDefault="00C506AF" w:rsidP="00C506AF">
      <w:pPr>
        <w:spacing w:line="480" w:lineRule="auto"/>
        <w:contextualSpacing/>
        <w:jc w:val="both"/>
        <w:rPr>
          <w:rFonts w:ascii="Times New Roman" w:eastAsiaTheme="minorEastAsia" w:hAnsi="Times New Roman" w:cs="Times New Roman"/>
          <w:iCs/>
          <w:lang w:val="en-GB"/>
        </w:rPr>
      </w:pPr>
    </w:p>
    <w:p w14:paraId="69E10415"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Mass-dependence of optimum growth temperature</w:t>
      </w:r>
    </w:p>
    <w:p w14:paraId="78669555" w14:textId="77777777" w:rsidR="00C506AF" w:rsidRPr="0040058B" w:rsidRDefault="00C506AF" w:rsidP="00C506AF">
      <w:pPr>
        <w:spacing w:line="480" w:lineRule="auto"/>
        <w:contextualSpacing/>
        <w:jc w:val="both"/>
        <w:rPr>
          <w:rFonts w:ascii="Times New Roman" w:eastAsiaTheme="minorEastAsia" w:hAnsi="Times New Roman" w:cs="Times New Roman"/>
          <w:lang w:val="en-GB"/>
        </w:rPr>
      </w:pPr>
      <w:r w:rsidRPr="0040058B">
        <w:rPr>
          <w:rFonts w:ascii="Times New Roman" w:hAnsi="Times New Roman" w:cs="Times New Roman"/>
          <w:bCs/>
          <w:lang w:val="en-GB"/>
        </w:rPr>
        <w:t>To evaluate how the optimum temperature (</w:t>
      </w:r>
      <m:oMath>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oMath>
      <w:r w:rsidRPr="0040058B">
        <w:rPr>
          <w:rFonts w:ascii="Times New Roman" w:eastAsiaTheme="minorEastAsia" w:hAnsi="Times New Roman" w:cs="Times New Roman"/>
          <w:bCs/>
          <w:lang w:val="en-GB"/>
        </w:rPr>
        <w:t>,</w:t>
      </w:r>
      <w:r w:rsidRPr="0040058B">
        <w:rPr>
          <w:rFonts w:ascii="Times New Roman" w:hAnsi="Times New Roman" w:cs="Times New Roman"/>
          <w:bCs/>
          <w:lang w:val="en-GB"/>
        </w:rPr>
        <w:t xml:space="preserve"> </w:t>
      </w:r>
      <w:r w:rsidRPr="0040058B">
        <w:rPr>
          <w:rFonts w:ascii="Times New Roman" w:eastAsiaTheme="minorEastAsia" w:hAnsi="Times New Roman" w:cs="Times New Roman"/>
          <w:bCs/>
          <w:lang w:val="en-GB"/>
        </w:rPr>
        <w:t xml:space="preserve">in degrees Celsius) </w:t>
      </w:r>
      <w:r w:rsidRPr="0040058B">
        <w:rPr>
          <w:rFonts w:ascii="Times New Roman" w:hAnsi="Times New Roman" w:cs="Times New Roman"/>
          <w:bCs/>
          <w:lang w:val="en-GB"/>
        </w:rPr>
        <w:t xml:space="preserve">for individual growth depends on body mass, we fit Eqns. 1-3 with </w:t>
      </w:r>
      <m:oMath>
        <m:sSub>
          <m:sSubPr>
            <m:ctrlPr>
              <w:rPr>
                <w:rFonts w:ascii="Cambria Math" w:hAnsi="Cambria Math" w:cs="Times New Roman"/>
                <w:bCs/>
                <w:i/>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lang w:val="en-US"/>
        </w:rPr>
        <w:t xml:space="preserve"> as the </w:t>
      </w:r>
      <w:r w:rsidRPr="0040058B">
        <w:rPr>
          <w:rFonts w:ascii="Times New Roman" w:eastAsiaTheme="minorEastAsia" w:hAnsi="Times New Roman" w:cs="Times New Roman"/>
          <w:bCs/>
          <w:iCs/>
          <w:lang w:val="en-GB"/>
        </w:rPr>
        <w:t>mean-centred optimum growth temperature within species (</w:t>
      </w:r>
      <m:oMath>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r>
          <w:rPr>
            <w:rFonts w:ascii="Cambria Math" w:eastAsiaTheme="minorEastAsia" w:hAnsi="Cambria Math" w:cs="Times New Roman"/>
            <w:lang w:val="en-GB"/>
          </w:rPr>
          <m:t>=</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bCs/>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opt</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bCs/>
        </w:rPr>
        <w:t xml:space="preserve">), </w:t>
      </w:r>
      <w:r w:rsidRPr="0040058B">
        <w:rPr>
          <w:rFonts w:ascii="Times New Roman" w:eastAsiaTheme="minorEastAsia" w:hAnsi="Times New Roman" w:cs="Times New Roman"/>
          <w:lang w:val="en-GB"/>
        </w:rPr>
        <w:t xml:space="preserve">to </w:t>
      </w:r>
      <w:r w:rsidRPr="0040058B">
        <w:rPr>
          <w:rFonts w:ascii="Times New Roman" w:hAnsi="Times New Roman" w:cs="Times New Roman"/>
          <w:lang w:val="en-GB"/>
        </w:rPr>
        <w:t xml:space="preserve">account for species being adapted to different thermal regimes. </w:t>
      </w:r>
      <m:oMath>
        <m:sSub>
          <m:sSubPr>
            <m:ctrlPr>
              <w:rPr>
                <w:rFonts w:ascii="Cambria Math" w:hAnsi="Cambria Math" w:cs="Times New Roman"/>
                <w:bCs/>
                <w:i/>
                <w:iCs/>
              </w:rPr>
            </m:ctrlPr>
          </m:sSubPr>
          <m:e>
            <m:r>
              <w:rPr>
                <w:rFonts w:ascii="Cambria Math" w:hAnsi="Cambria Math" w:cs="Times New Roman"/>
              </w:rPr>
              <m:t>m</m:t>
            </m:r>
          </m:e>
          <m:sub>
            <m:r>
              <w:rPr>
                <w:rFonts w:ascii="Cambria Math" w:hAnsi="Cambria Math" w:cs="Times New Roman"/>
              </w:rPr>
              <m:t>ij</m:t>
            </m:r>
          </m:sub>
        </m:sSub>
      </m:oMath>
      <w:r w:rsidRPr="0040058B">
        <w:rPr>
          <w:rFonts w:ascii="Times New Roman" w:eastAsiaTheme="minorEastAsia" w:hAnsi="Times New Roman" w:cs="Times New Roman"/>
          <w:bCs/>
          <w:iCs/>
          <w:lang w:val="en-US"/>
        </w:rPr>
        <w:t xml:space="preserve">, the predictor variable for this model, is </w:t>
      </w:r>
      <w:r w:rsidRPr="0040058B">
        <w:rPr>
          <w:rFonts w:ascii="Times New Roman" w:eastAsiaTheme="minorEastAsia" w:hAnsi="Times New Roman" w:cs="Times New Roman"/>
          <w:iCs/>
          <w:lang w:val="en-GB"/>
        </w:rPr>
        <w:t xml:space="preserve">the natural log of the ratio between mass and </w:t>
      </w:r>
      <w:del w:id="937" w:author="Max Lindmark" w:date="2020-09-10T14:50:00Z">
        <w:r w:rsidRPr="0040058B" w:rsidDel="00033FD3">
          <w:rPr>
            <w:rFonts w:ascii="Times New Roman" w:eastAsiaTheme="minorEastAsia" w:hAnsi="Times New Roman" w:cs="Times New Roman"/>
            <w:iCs/>
            <w:lang w:val="en-GB"/>
          </w:rPr>
          <w:delText xml:space="preserve">body </w:delText>
        </w:r>
      </w:del>
      <w:r w:rsidRPr="0040058B">
        <w:rPr>
          <w:rFonts w:ascii="Times New Roman" w:eastAsiaTheme="minorEastAsia" w:hAnsi="Times New Roman" w:cs="Times New Roman"/>
          <w:iCs/>
          <w:lang w:val="en-GB"/>
        </w:rPr>
        <w:t xml:space="preserve">mass at maturation within species: </w:t>
      </w:r>
      <m:oMath>
        <m:sSub>
          <m:sSubPr>
            <m:ctrlPr>
              <w:rPr>
                <w:rFonts w:ascii="Cambria Math" w:hAnsi="Cambria Math" w:cs="Times New Roman"/>
                <w:bCs/>
                <w:i/>
                <w:iCs/>
              </w:rPr>
            </m:ctrlPr>
          </m:sSubPr>
          <m:e>
            <m:r>
              <w:rPr>
                <w:rFonts w:ascii="Cambria Math" w:hAnsi="Cambria Math" w:cs="Times New Roman"/>
              </w:rPr>
              <m:t>m</m:t>
            </m:r>
          </m:e>
          <m:sub>
            <m:r>
              <w:rPr>
                <w:rFonts w:ascii="Cambria Math" w:hAnsi="Cambria Math" w:cs="Times New Roman"/>
              </w:rPr>
              <m:t>ij</m:t>
            </m:r>
          </m:sub>
        </m:sSub>
        <m:r>
          <w:rPr>
            <w:rFonts w:ascii="Cambria Math" w:hAnsi="Cambria Math" w:cs="Times New Roman"/>
            <w:lang w:val="en-GB"/>
          </w:rPr>
          <m:t>=</m:t>
        </m:r>
        <m:func>
          <m:funcPr>
            <m:ctrlPr>
              <w:rPr>
                <w:rFonts w:ascii="Cambria Math" w:eastAsiaTheme="minorEastAsia" w:hAnsi="Cambria Math" w:cs="Times New Roman"/>
                <w:i/>
                <w:iCs/>
              </w:rPr>
            </m:ctrlPr>
          </m:funcPr>
          <m:fName>
            <m:r>
              <m:rPr>
                <m:sty m:val="p"/>
              </m:rPr>
              <w:rPr>
                <w:rFonts w:ascii="Cambria Math" w:hAnsi="Cambria Math" w:cs="Times New Roman"/>
                <w:lang w:val="en-GB"/>
              </w:rPr>
              <m:t>ln</m:t>
            </m:r>
          </m:fName>
          <m:e>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mat, j</m:t>
                </m:r>
              </m:sub>
            </m:sSub>
            <m:r>
              <w:rPr>
                <w:rFonts w:ascii="Cambria Math" w:eastAsiaTheme="minorEastAsia" w:hAnsi="Cambria Math" w:cs="Times New Roman"/>
                <w:lang w:val="en-GB"/>
              </w:rPr>
              <m:t>)</m:t>
            </m:r>
          </m:e>
        </m:func>
        <m:r>
          <w:rPr>
            <w:rFonts w:ascii="Cambria Math" w:eastAsiaTheme="minorEastAsia" w:hAnsi="Cambria Math" w:cs="Times New Roman"/>
          </w:rPr>
          <m:t>-</m:t>
        </m:r>
        <m:acc>
          <m:accPr>
            <m:chr m:val="̅"/>
            <m:ctrlPr>
              <w:rPr>
                <w:rFonts w:ascii="Cambria Math" w:eastAsiaTheme="minorEastAsia" w:hAnsi="Cambria Math" w:cs="Times New Roman"/>
                <w:i/>
                <w:iCs/>
              </w:rPr>
            </m:ctrlPr>
          </m:accPr>
          <m:e>
            <m:func>
              <m:funcPr>
                <m:ctrlPr>
                  <w:rPr>
                    <w:rFonts w:ascii="Cambria Math" w:eastAsiaTheme="minorEastAsia" w:hAnsi="Cambria Math" w:cs="Times New Roman"/>
                    <w:i/>
                    <w:iCs/>
                  </w:rPr>
                </m:ctrlPr>
              </m:funcPr>
              <m:fName>
                <m:r>
                  <m:rPr>
                    <m:sty m:val="p"/>
                  </m:rPr>
                  <w:rPr>
                    <w:rFonts w:ascii="Cambria Math" w:hAnsi="Cambria Math" w:cs="Times New Roman"/>
                    <w:lang w:val="en-GB"/>
                  </w:rPr>
                  <m:t>ln</m:t>
                </m:r>
              </m:fName>
              <m:e>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mat, j</m:t>
                    </m:r>
                  </m:sub>
                </m:sSub>
                <m:r>
                  <w:rPr>
                    <w:rFonts w:ascii="Cambria Math" w:eastAsiaTheme="minorEastAsia" w:hAnsi="Cambria Math" w:cs="Times New Roman"/>
                    <w:lang w:val="en-GB"/>
                  </w:rPr>
                  <m:t>)</m:t>
                </m:r>
              </m:e>
            </m:func>
          </m:e>
        </m:acc>
      </m:oMath>
      <w:r w:rsidRPr="0040058B">
        <w:rPr>
          <w:rFonts w:ascii="Times New Roman" w:eastAsiaTheme="minorEastAsia" w:hAnsi="Times New Roman" w:cs="Times New Roman"/>
          <w:iCs/>
          <w:lang w:val="en-US"/>
        </w:rPr>
        <w:t>. This rescaling is done because</w:t>
      </w:r>
      <w:r w:rsidRPr="0040058B">
        <w:rPr>
          <w:rFonts w:ascii="Times New Roman" w:eastAsiaTheme="minorEastAsia" w:hAnsi="Times New Roman" w:cs="Times New Roman"/>
          <w:iCs/>
        </w:rPr>
        <w:t xml:space="preserve"> </w:t>
      </w:r>
      <w:r w:rsidRPr="0040058B">
        <w:rPr>
          <w:rFonts w:ascii="Times New Roman" w:eastAsiaTheme="minorEastAsia" w:hAnsi="Times New Roman" w:cs="Times New Roman"/>
          <w:lang w:val="en-GB"/>
        </w:rPr>
        <w:t>we are interested in examining relationships within species while accounting for variation in relative body masses between experiments, and because we do not expect an interspecific relationship between optimum growth temperature and body mass</w:t>
      </w:r>
      <w:r w:rsidRPr="0040058B">
        <w:rPr>
          <w:rFonts w:ascii="Times New Roman" w:eastAsiaTheme="minorEastAsia" w:hAnsi="Times New Roman" w:cs="Times New Roman"/>
          <w:iCs/>
          <w:lang w:val="en-GB"/>
        </w:rPr>
        <w:t>.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rFonts w:ascii="Times New Roman" w:hAnsi="Times New Roman" w:cs="Times New Roman"/>
          <w:bCs/>
          <w:i/>
          <w:iCs/>
          <w:lang w:val="en-GB"/>
        </w:rPr>
      </w:pPr>
    </w:p>
    <w:p w14:paraId="345FC4D3"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Parameter estimation</w:t>
      </w:r>
    </w:p>
    <w:p w14:paraId="590E9856" w14:textId="3E6ECB77" w:rsidR="00C506AF" w:rsidRPr="0040058B" w:rsidRDefault="00C506AF" w:rsidP="00C506AF">
      <w:pPr>
        <w:spacing w:line="480" w:lineRule="auto"/>
        <w:contextualSpacing/>
        <w:jc w:val="both"/>
        <w:rPr>
          <w:rFonts w:ascii="Times New Roman" w:hAnsi="Times New Roman" w:cs="Times New Roman"/>
          <w:lang w:val="en-GB"/>
        </w:rPr>
      </w:pPr>
      <w:r w:rsidRPr="0040058B">
        <w:rPr>
          <w:rFonts w:ascii="Times New Roman" w:hAnsi="Times New Roman" w:cs="Times New Roman"/>
          <w:lang w:val="en-GB"/>
        </w:rPr>
        <w:t xml:space="preserve">We fit the models in a Bayesian framework, using </w:t>
      </w:r>
      <w:r w:rsidRPr="0040058B">
        <w:rPr>
          <w:rFonts w:ascii="Times New Roman" w:eastAsiaTheme="minorEastAsia" w:hAnsi="Times New Roman" w:cs="Times New Roman"/>
          <w:lang w:val="en-GB"/>
        </w:rPr>
        <w:t xml:space="preserve">R version 4.0.2 </w:t>
      </w:r>
      <w:r w:rsidRPr="0040058B">
        <w:rPr>
          <w:rFonts w:ascii="Times New Roman" w:eastAsiaTheme="minorEastAsia" w:hAnsi="Times New Roman" w:cs="Times New Roman"/>
        </w:rPr>
        <w:fldChar w:fldCharType="begin"/>
      </w:r>
      <w:r w:rsidR="00CA6D4F">
        <w:rPr>
          <w:rFonts w:ascii="Times New Roman" w:eastAsiaTheme="minorEastAsia" w:hAnsi="Times New Roman" w:cs="Times New Roman"/>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ascii="Times New Roman" w:eastAsiaTheme="minorEastAsia" w:hAnsi="Times New Roman" w:cs="Times New Roman"/>
        </w:rPr>
        <w:fldChar w:fldCharType="separate"/>
      </w:r>
      <w:r w:rsidR="00CA6D4F">
        <w:rPr>
          <w:rFonts w:ascii="Times New Roman" w:hAnsi="Times New Roman" w:cs="Times New Roman"/>
          <w:lang w:val="en-GB"/>
        </w:rPr>
        <w:t>(R Core Team 2020)</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and JAGS </w:t>
      </w:r>
      <w:r w:rsidRPr="0040058B">
        <w:rPr>
          <w:rFonts w:ascii="Times New Roman" w:eastAsiaTheme="minorEastAsia" w:hAnsi="Times New Roman" w:cs="Times New Roman"/>
        </w:rPr>
        <w:fldChar w:fldCharType="begin"/>
      </w:r>
      <w:r w:rsidRPr="0040058B">
        <w:rPr>
          <w:rFonts w:ascii="Times New Roman" w:eastAsiaTheme="minorEastAsia" w:hAnsi="Times New Roman" w:cs="Times New Roman"/>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(Plummer 2003)</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through </w:t>
      </w:r>
      <w:r w:rsidRPr="0040058B">
        <w:rPr>
          <w:rFonts w:ascii="Times New Roman" w:hAnsi="Times New Roman" w:cs="Times New Roman"/>
          <w:lang w:val="en-GB"/>
        </w:rPr>
        <w:t>the R-package ‘</w:t>
      </w:r>
      <w:proofErr w:type="spellStart"/>
      <w:r w:rsidRPr="0040058B">
        <w:rPr>
          <w:rFonts w:ascii="Times New Roman" w:hAnsi="Times New Roman" w:cs="Times New Roman"/>
          <w:i/>
          <w:iCs/>
          <w:lang w:val="en-GB"/>
        </w:rPr>
        <w:t>rjags</w:t>
      </w:r>
      <w:proofErr w:type="spellEnd"/>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(Plummer 2019)</w:t>
      </w:r>
      <w:r w:rsidRPr="0040058B">
        <w:rPr>
          <w:rFonts w:ascii="Times New Roman" w:hAnsi="Times New Roman" w:cs="Times New Roman"/>
        </w:rPr>
        <w:fldChar w:fldCharType="end"/>
      </w:r>
      <w:r w:rsidRPr="0040058B">
        <w:rPr>
          <w:rFonts w:ascii="Times New Roman" w:hAnsi="Times New Roman" w:cs="Times New Roman"/>
          <w:lang w:val="en-GB"/>
        </w:rPr>
        <w:t xml:space="preserve">. We used a mix of flat, weakly informative and non-informative priors to facilitate convergence (Table 1). Weakly informative priors were given mean values around average prediction from the MTE </w:t>
      </w:r>
      <w:r w:rsidRPr="0040058B">
        <w:rPr>
          <w:rFonts w:ascii="Times New Roman" w:hAnsi="Times New Roman" w:cs="Times New Roman"/>
          <w:lang w:val="en-GB"/>
        </w:rPr>
        <w:fldChar w:fldCharType="begin"/>
      </w:r>
      <w:r w:rsidRPr="0040058B">
        <w:rPr>
          <w:rFonts w:ascii="Times New Roman" w:hAnsi="Times New Roman" w:cs="Times New Roman"/>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 xml:space="preserve">(Brown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2004)</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with large variances to make them less informative. </w:t>
      </w:r>
      <w:r w:rsidRPr="0040058B">
        <w:rPr>
          <w:rFonts w:ascii="Times New Roman" w:eastAsiaTheme="minorEastAsia" w:hAnsi="Times New Roman" w:cs="Times New Roman"/>
          <w:lang w:val="en-GB"/>
        </w:rPr>
        <w:t xml:space="preserve">We used 3 Markov chains with 5000 iterations for adaptation, followed by 15000 iterations burn-in and 15000 iterations </w:t>
      </w:r>
      <w:r w:rsidRPr="0040058B">
        <w:rPr>
          <w:rFonts w:ascii="Times New Roman" w:eastAsiaTheme="minorEastAsia" w:hAnsi="Times New Roman" w:cs="Times New Roman"/>
          <w:lang w:val="en-GB"/>
        </w:rPr>
        <w:lastRenderedPageBreak/>
        <w:t>sampling where every 5</w:t>
      </w:r>
      <w:r w:rsidRPr="0040058B">
        <w:rPr>
          <w:rFonts w:ascii="Times New Roman" w:eastAsiaTheme="minorEastAsia" w:hAnsi="Times New Roman" w:cs="Times New Roman"/>
          <w:vertAlign w:val="superscript"/>
          <w:lang w:val="en-GB"/>
        </w:rPr>
        <w:t>th</w:t>
      </w:r>
      <w:r w:rsidRPr="0040058B">
        <w:rPr>
          <w:rFonts w:ascii="Times New Roman" w:eastAsiaTheme="minorEastAsia" w:hAnsi="Times New Roman" w:cs="Times New Roman"/>
          <w:lang w:val="en-GB"/>
        </w:rPr>
        <w:t xml:space="preserve"> iteration saved. Model convergence was assessed by visually inspecting trace plots and potential scale reduction factors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rPr>
        <w:fldChar w:fldCharType="begin"/>
      </w:r>
      <w:r w:rsidRPr="0040058B">
        <w:rPr>
          <w:rFonts w:ascii="Times New Roman" w:eastAsiaTheme="minorEastAsia" w:hAnsi="Times New Roman" w:cs="Times New Roman"/>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 xml:space="preserve">(Gelman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2003)</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w:t>
      </w:r>
      <w:r w:rsidRPr="0025283E">
        <w:rPr>
          <w:rFonts w:eastAsiaTheme="minorEastAsia" w:cstheme="minorHAnsi"/>
          <w:i/>
          <w:iCs/>
          <w:lang w:val="en-GB"/>
        </w:rPr>
        <w:t>SI Appendix</w:t>
      </w:r>
      <w:r w:rsidRPr="0040058B">
        <w:rPr>
          <w:rFonts w:ascii="Times New Roman" w:eastAsiaTheme="minorEastAsia" w:hAnsi="Times New Roman" w:cs="Times New Roman"/>
          <w:lang w:val="en-GB"/>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40058B">
        <w:rPr>
          <w:rFonts w:ascii="Times New Roman" w:eastAsiaTheme="minorEastAsia" w:hAnsi="Times New Roman" w:cs="Times New Roman"/>
          <w:lang w:val="en-GB"/>
        </w:rPr>
        <w:t xml:space="preserve"> compares chain variance with the pooled variance, and values &lt;1.1 suggest all three chains converged to a common distribution. </w:t>
      </w:r>
      <w:r w:rsidRPr="0040058B">
        <w:rPr>
          <w:rFonts w:ascii="Times New Roman" w:hAnsi="Times New Roman" w:cs="Times New Roman"/>
          <w:lang w:val="en-GB"/>
        </w:rPr>
        <w:t>We relied heavily on the R packages within ‘</w:t>
      </w:r>
      <w:proofErr w:type="spellStart"/>
      <w:r w:rsidRPr="0040058B">
        <w:rPr>
          <w:rFonts w:ascii="Times New Roman" w:hAnsi="Times New Roman" w:cs="Times New Roman"/>
          <w:i/>
          <w:lang w:val="en-GB"/>
        </w:rPr>
        <w:t>tidyverse</w:t>
      </w:r>
      <w:proofErr w:type="spellEnd"/>
      <w:r w:rsidRPr="0040058B">
        <w:rPr>
          <w:rFonts w:ascii="Times New Roman" w:hAnsi="Times New Roman" w:cs="Times New Roman"/>
          <w:i/>
          <w:lang w:val="en-GB"/>
        </w:rPr>
        <w:t>’</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(Wickham 2017)</w:t>
      </w:r>
      <w:r w:rsidRPr="0040058B">
        <w:rPr>
          <w:rFonts w:ascii="Times New Roman" w:hAnsi="Times New Roman" w:cs="Times New Roman"/>
        </w:rPr>
        <w:fldChar w:fldCharType="end"/>
      </w:r>
      <w:r w:rsidRPr="0040058B">
        <w:rPr>
          <w:rFonts w:ascii="Times New Roman" w:hAnsi="Times New Roman" w:cs="Times New Roman"/>
          <w:lang w:val="en-GB"/>
        </w:rPr>
        <w:t xml:space="preserve"> for data processing, as well as ‘</w:t>
      </w:r>
      <w:proofErr w:type="spellStart"/>
      <w:r w:rsidRPr="0040058B">
        <w:rPr>
          <w:rFonts w:ascii="Times New Roman" w:hAnsi="Times New Roman" w:cs="Times New Roman"/>
          <w:i/>
          <w:iCs/>
          <w:lang w:val="en-GB"/>
        </w:rPr>
        <w:t>ggmcmc</w:t>
      </w:r>
      <w:proofErr w:type="spellEnd"/>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(Fernández-i-Marín 2016)</w:t>
      </w:r>
      <w:r w:rsidRPr="0040058B">
        <w:rPr>
          <w:rFonts w:ascii="Times New Roman" w:hAnsi="Times New Roman" w:cs="Times New Roman"/>
        </w:rPr>
        <w:fldChar w:fldCharType="end"/>
      </w:r>
      <w:r w:rsidRPr="0040058B">
        <w:rPr>
          <w:rFonts w:ascii="Times New Roman" w:hAnsi="Times New Roman" w:cs="Times New Roman"/>
          <w:lang w:val="en-GB"/>
        </w:rPr>
        <w:t>, ‘</w:t>
      </w:r>
      <w:proofErr w:type="spellStart"/>
      <w:r w:rsidRPr="0040058B">
        <w:rPr>
          <w:rFonts w:ascii="Times New Roman" w:hAnsi="Times New Roman" w:cs="Times New Roman"/>
          <w:i/>
          <w:iCs/>
          <w:lang w:val="en-GB"/>
        </w:rPr>
        <w:t>mcmcviz</w:t>
      </w:r>
      <w:proofErr w:type="spellEnd"/>
      <w:r w:rsidRPr="0040058B">
        <w:rPr>
          <w:rFonts w:ascii="Times New Roman" w:hAnsi="Times New Roman" w:cs="Times New Roman"/>
          <w:lang w:val="en-GB"/>
        </w:rPr>
        <w:t xml:space="preserve">’ </w:t>
      </w:r>
      <w:r w:rsidRPr="0040058B">
        <w:rPr>
          <w:rFonts w:ascii="Times New Roman" w:hAnsi="Times New Roman" w:cs="Times New Roman"/>
          <w:lang w:val="en-GB"/>
        </w:rPr>
        <w:fldChar w:fldCharType="begin"/>
      </w:r>
      <w:r w:rsidRPr="0040058B">
        <w:rPr>
          <w:rFonts w:ascii="Times New Roman" w:hAnsi="Times New Roman" w:cs="Times New Roman"/>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(Youngflesh 2018)</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and ‘</w:t>
      </w:r>
      <w:proofErr w:type="spellStart"/>
      <w:r w:rsidRPr="0040058B">
        <w:rPr>
          <w:rFonts w:ascii="Times New Roman" w:hAnsi="Times New Roman" w:cs="Times New Roman"/>
          <w:i/>
          <w:iCs/>
          <w:lang w:val="en-GB"/>
        </w:rPr>
        <w:t>bayesplot</w:t>
      </w:r>
      <w:proofErr w:type="spellEnd"/>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 xml:space="preserve">(Gabry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2019)</w:t>
      </w:r>
      <w:r w:rsidRPr="0040058B">
        <w:rPr>
          <w:rFonts w:ascii="Times New Roman" w:hAnsi="Times New Roman" w:cs="Times New Roman"/>
        </w:rPr>
        <w:fldChar w:fldCharType="end"/>
      </w:r>
      <w:r w:rsidRPr="0040058B">
        <w:rPr>
          <w:rFonts w:ascii="Times New Roman" w:hAnsi="Times New Roman" w:cs="Times New Roman"/>
          <w:lang w:val="en-GB"/>
        </w:rPr>
        <w:t xml:space="preserve"> for visualization. </w:t>
      </w:r>
    </w:p>
    <w:p w14:paraId="1FF6F23C" w14:textId="77777777" w:rsidR="00C506AF" w:rsidRPr="0040058B" w:rsidRDefault="00C506AF" w:rsidP="00C506AF">
      <w:pPr>
        <w:spacing w:line="480" w:lineRule="auto"/>
        <w:contextualSpacing/>
        <w:jc w:val="both"/>
        <w:rPr>
          <w:rFonts w:ascii="Times New Roman" w:eastAsiaTheme="minorEastAsia" w:hAnsi="Times New Roman" w:cs="Times New Roman"/>
          <w:lang w:val="en-GB"/>
        </w:rPr>
      </w:pPr>
    </w:p>
    <w:p w14:paraId="5FB7BD37"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Model comparison</w:t>
      </w:r>
    </w:p>
    <w:p w14:paraId="26E2C385" w14:textId="77777777" w:rsidR="00C506AF" w:rsidRPr="0040058B" w:rsidRDefault="00C506AF" w:rsidP="00C506AF">
      <w:pPr>
        <w:spacing w:line="480" w:lineRule="auto"/>
        <w:contextualSpacing/>
        <w:jc w:val="both"/>
        <w:rPr>
          <w:rFonts w:ascii="Times New Roman" w:hAnsi="Times New Roman" w:cs="Times New Roman"/>
          <w:lang w:val="en-GB"/>
        </w:rPr>
      </w:pPr>
      <w:r w:rsidRPr="0040058B">
        <w:rPr>
          <w:rFonts w:ascii="Times New Roman" w:hAnsi="Times New Roman" w:cs="Times New Roman"/>
          <w:bCs/>
          <w:lang w:val="en-GB"/>
        </w:rPr>
        <w:t xml:space="preserve">We compared the parsimony of models with different hierarchical structures, and with or without mass-temperature interactions, using the Watanabe-Akaike information criterion (WAIC) </w:t>
      </w:r>
      <w:r w:rsidRPr="0040058B">
        <w:rPr>
          <w:rFonts w:ascii="Times New Roman" w:hAnsi="Times New Roman" w:cs="Times New Roman"/>
          <w:bCs/>
        </w:rPr>
        <w:fldChar w:fldCharType="begin"/>
      </w:r>
      <w:r w:rsidRPr="0040058B">
        <w:rPr>
          <w:rFonts w:ascii="Times New Roman" w:hAnsi="Times New Roman" w:cs="Times New Roman"/>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rFonts w:ascii="Times New Roman" w:hAnsi="Times New Roman" w:cs="Times New Roman"/>
          <w:bCs/>
        </w:rPr>
        <w:fldChar w:fldCharType="separate"/>
      </w:r>
      <w:r w:rsidRPr="0040058B">
        <w:rPr>
          <w:rFonts w:ascii="Times New Roman" w:hAnsi="Times New Roman" w:cs="Times New Roman"/>
          <w:lang w:val="en-GB"/>
        </w:rPr>
        <w:t xml:space="preserve">(Watanabe 2013; Vehtari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2017)</w:t>
      </w:r>
      <w:r w:rsidRPr="0040058B">
        <w:rPr>
          <w:rFonts w:ascii="Times New Roman" w:hAnsi="Times New Roman" w:cs="Times New Roman"/>
          <w:bCs/>
        </w:rPr>
        <w:fldChar w:fldCharType="end"/>
      </w:r>
      <w:r w:rsidRPr="0040058B">
        <w:rPr>
          <w:rFonts w:ascii="Times New Roman" w:hAnsi="Times New Roman" w:cs="Times New Roman"/>
          <w:bCs/>
          <w:lang w:val="en-GB"/>
        </w:rPr>
        <w:t xml:space="preserve">, which is based on the posterior predictive distribution. We report WAIC for each model descried above (Table 2), and examine models with </w:t>
      </w:r>
      <m:oMath>
        <m:r>
          <w:rPr>
            <w:rFonts w:ascii="Cambria Math" w:hAnsi="Cambria Math" w:cs="Times New Roman"/>
            <w:lang w:val="en-GB"/>
          </w:rPr>
          <m:t>∆</m:t>
        </m:r>
      </m:oMath>
      <w:r w:rsidRPr="0040058B">
        <w:rPr>
          <w:rFonts w:ascii="Times New Roman" w:hAnsi="Times New Roman" w:cs="Times New Roman"/>
          <w:lang w:val="en-GB"/>
        </w:rPr>
        <w:t xml:space="preserve">WAIC values </w:t>
      </w:r>
      <w:r w:rsidRPr="0040058B">
        <w:rPr>
          <w:rFonts w:ascii="Times New Roman" w:eastAsiaTheme="minorEastAsia" w:hAnsi="Times New Roman" w:cs="Times New Roman"/>
          <w:lang w:val="en-GB"/>
        </w:rPr>
        <w:t xml:space="preserve">&lt; 2, where </w:t>
      </w:r>
      <m:oMath>
        <m:r>
          <w:rPr>
            <w:rFonts w:ascii="Cambria Math" w:hAnsi="Cambria Math" w:cs="Times New Roman"/>
            <w:lang w:val="en-GB"/>
          </w:rPr>
          <m:t>∆</m:t>
        </m:r>
      </m:oMath>
      <w:r w:rsidRPr="0040058B">
        <w:rPr>
          <w:rFonts w:ascii="Times New Roman" w:hAnsi="Times New Roman" w:cs="Times New Roman"/>
          <w:lang w:val="en-GB"/>
        </w:rPr>
        <w:t xml:space="preserve">WAIC is each models difference to the lowest WAIC across models, in line with </w:t>
      </w:r>
      <w:commentRangeStart w:id="938"/>
      <w:r w:rsidRPr="0040058B">
        <w:rPr>
          <w:rFonts w:ascii="Times New Roman" w:hAnsi="Times New Roman" w:cs="Times New Roman"/>
          <w:lang w:val="en-GB"/>
        </w:rPr>
        <w:t xml:space="preserve">other </w:t>
      </w:r>
      <w:commentRangeEnd w:id="938"/>
      <w:r w:rsidRPr="0040058B">
        <w:rPr>
          <w:rFonts w:ascii="Times New Roman" w:hAnsi="Times New Roman" w:cs="Times New Roman"/>
          <w:lang w:val="en-GB"/>
        </w:rPr>
        <w:t xml:space="preserve">studies </w:t>
      </w:r>
      <w:r w:rsidRPr="0040058B">
        <w:rPr>
          <w:rStyle w:val="CommentReference"/>
          <w:rFonts w:cs="Times New Roman"/>
          <w:sz w:val="24"/>
          <w:szCs w:val="24"/>
        </w:rPr>
        <w:commentReference w:id="938"/>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 xml:space="preserve">(Olmos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2019)</w:t>
      </w:r>
      <w:r w:rsidRPr="0040058B">
        <w:rPr>
          <w:rFonts w:ascii="Times New Roman" w:hAnsi="Times New Roman" w:cs="Times New Roman"/>
        </w:rPr>
        <w:fldChar w:fldCharType="end"/>
      </w:r>
      <w:r w:rsidRPr="0040058B">
        <w:rPr>
          <w:rFonts w:ascii="Times New Roman" w:hAnsi="Times New Roman" w:cs="Times New Roman"/>
          <w:lang w:val="en-GB"/>
        </w:rPr>
        <w:t xml:space="preserve">. </w:t>
      </w:r>
    </w:p>
    <w:p w14:paraId="6473854E" w14:textId="77777777" w:rsidR="00C506AF" w:rsidRPr="0040058B" w:rsidRDefault="00C506AF" w:rsidP="00C506AF">
      <w:pPr>
        <w:spacing w:line="480" w:lineRule="auto"/>
        <w:contextualSpacing/>
        <w:jc w:val="both"/>
        <w:rPr>
          <w:rFonts w:ascii="Times New Roman" w:hAnsi="Times New Roman" w:cs="Times New Roman"/>
          <w:bCs/>
          <w:i/>
          <w:iCs/>
          <w:lang w:val="en-GB"/>
        </w:rPr>
      </w:pPr>
    </w:p>
    <w:p w14:paraId="3ECDDFD2"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 xml:space="preserve">Net energy gain </w:t>
      </w:r>
    </w:p>
    <w:p w14:paraId="7B1056FF" w14:textId="77777777" w:rsidR="00C506AF" w:rsidRPr="0040058B" w:rsidRDefault="00C506AF" w:rsidP="00C506AF">
      <w:pPr>
        <w:spacing w:line="480" w:lineRule="auto"/>
        <w:contextualSpacing/>
        <w:jc w:val="both"/>
        <w:rPr>
          <w:rFonts w:ascii="Times New Roman" w:hAnsi="Times New Roman" w:cs="Times New Roman"/>
          <w:lang w:val="en-GB"/>
        </w:rPr>
      </w:pPr>
      <w:r w:rsidRPr="0040058B">
        <w:rPr>
          <w:rFonts w:ascii="Times New Roman" w:hAnsi="Times New Roman" w:cs="Times New Roman"/>
          <w:lang w:val="en-GB"/>
        </w:rPr>
        <w:t xml:space="preserve">The effect of temperature and mass dependence of maximum consumption and metabolism (proportional to biomass gain and losses, respectively) </w:t>
      </w:r>
      <w:r w:rsidRPr="0040058B">
        <w:rPr>
          <w:rFonts w:ascii="Times New Roman" w:hAnsi="Times New Roman" w:cs="Times New Roman"/>
          <w:lang w:val="en-GB"/>
        </w:rPr>
        <w:fldChar w:fldCharType="begin"/>
      </w:r>
      <w:r w:rsidRPr="0040058B">
        <w:rPr>
          <w:rFonts w:ascii="Times New Roman" w:hAnsi="Times New Roman" w:cs="Times New Roman"/>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 xml:space="preserve">(Ursin 1967; Kitchell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1977; Essington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2001)</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on growth is illustrated by visualizing the net energy gain. </w:t>
      </w:r>
      <w:r w:rsidRPr="0040058B">
        <w:rPr>
          <w:rFonts w:ascii="Times New Roman" w:eastAsiaTheme="minorEastAsia" w:hAnsi="Times New Roman" w:cs="Times New Roman"/>
          <w:lang w:val="en-GB"/>
        </w:rPr>
        <w:t xml:space="preserve">The model for the </w:t>
      </w:r>
      <w:r w:rsidRPr="0040058B">
        <w:rPr>
          <w:rFonts w:ascii="Times New Roman" w:hAnsi="Times New Roman" w:cs="Times New Roman"/>
          <w:lang w:val="en-GB"/>
        </w:rPr>
        <w:t>net energy gain (growth)</w:t>
      </w:r>
      <w:r w:rsidRPr="0040058B">
        <w:rPr>
          <w:rFonts w:ascii="Times New Roman" w:eastAsiaTheme="minorEastAsia" w:hAnsi="Times New Roman" w:cs="Times New Roman"/>
          <w:lang w:val="en-GB"/>
        </w:rPr>
        <w:t xml:space="preserve"> can be viewed as a </w:t>
      </w:r>
      <w:proofErr w:type="spellStart"/>
      <w:r w:rsidRPr="0040058B">
        <w:rPr>
          <w:rFonts w:ascii="Times New Roman" w:eastAsiaTheme="minorEastAsia" w:hAnsi="Times New Roman" w:cs="Times New Roman"/>
          <w:lang w:val="en-GB"/>
        </w:rPr>
        <w:t>Pütter</w:t>
      </w:r>
      <w:proofErr w:type="spellEnd"/>
      <w:r w:rsidRPr="0040058B">
        <w:rPr>
          <w:rFonts w:ascii="Times New Roman" w:eastAsiaTheme="minorEastAsia" w:hAnsi="Times New Roman" w:cs="Times New Roman"/>
          <w:lang w:val="en-GB"/>
        </w:rPr>
        <w:t xml:space="preserve">-type model, which is the result of two antagonistic allometric processes: </w:t>
      </w:r>
      <m:oMath>
        <m:r>
          <w:rPr>
            <w:rFonts w:ascii="Cambria Math" w:hAnsi="Cambria Math" w:cs="Times New Roman"/>
          </w:rPr>
          <m:t>dM</m:t>
        </m:r>
        <m:r>
          <w:rPr>
            <w:rFonts w:ascii="Cambria Math" w:hAnsi="Cambria Math" w:cs="Times New Roman"/>
            <w:lang w:val="en-GB"/>
          </w:rPr>
          <m:t>/</m:t>
        </m:r>
        <m:r>
          <w:rPr>
            <w:rFonts w:ascii="Cambria Math" w:hAnsi="Cambria Math" w:cs="Times New Roman"/>
          </w:rPr>
          <m:t>dt</m:t>
        </m:r>
        <m:r>
          <w:rPr>
            <w:rFonts w:ascii="Cambria Math" w:hAnsi="Cambria Math" w:cs="Times New Roman"/>
            <w:lang w:val="en-GB"/>
          </w:rPr>
          <m:t xml:space="preserve">= </m:t>
        </m:r>
        <m:r>
          <w:rPr>
            <w:rFonts w:ascii="Cambria Math" w:hAnsi="Cambria Math" w:cs="Times New Roman"/>
          </w:rPr>
          <m:t>H</m:t>
        </m:r>
        <m:r>
          <w:rPr>
            <w:rFonts w:ascii="Cambria Math" w:hAnsi="Cambria Math" w:cs="Times New Roman"/>
            <w:lang w:val="en-GB"/>
          </w:rPr>
          <m:t>(</m:t>
        </m:r>
        <m:r>
          <w:rPr>
            <w:rFonts w:ascii="Cambria Math" w:hAnsi="Cambria Math" w:cs="Times New Roman"/>
          </w:rPr>
          <m:t>T</m:t>
        </m:r>
        <m:r>
          <w:rPr>
            <w:rFonts w:ascii="Cambria Math" w:hAnsi="Cambria Math" w:cs="Times New Roman"/>
            <w:lang w:val="en-GB"/>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a</m:t>
            </m:r>
          </m:sup>
        </m:sSup>
        <m:r>
          <w:rPr>
            <w:rFonts w:ascii="Cambria Math" w:hAnsi="Cambria Math" w:cs="Times New Roman"/>
            <w:lang w:val="en-GB"/>
          </w:rPr>
          <m:t xml:space="preserve"> – </m:t>
        </m:r>
        <m:r>
          <w:rPr>
            <w:rFonts w:ascii="Cambria Math" w:hAnsi="Cambria Math" w:cs="Times New Roman"/>
          </w:rPr>
          <m:t>K</m:t>
        </m:r>
        <m:r>
          <w:rPr>
            <w:rFonts w:ascii="Cambria Math" w:hAnsi="Cambria Math" w:cs="Times New Roman"/>
            <w:lang w:val="en-GB"/>
          </w:rPr>
          <m:t>(</m:t>
        </m:r>
        <m:r>
          <w:rPr>
            <w:rFonts w:ascii="Cambria Math" w:hAnsi="Cambria Math" w:cs="Times New Roman"/>
          </w:rPr>
          <m:t>T</m:t>
        </m:r>
        <m:r>
          <w:rPr>
            <w:rFonts w:ascii="Cambria Math" w:hAnsi="Cambria Math" w:cs="Times New Roman"/>
            <w:lang w:val="en-GB"/>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b</m:t>
            </m:r>
          </m:sup>
        </m:sSup>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M</m:t>
        </m:r>
      </m:oMath>
      <w:r w:rsidRPr="0040058B">
        <w:rPr>
          <w:rFonts w:ascii="Times New Roman" w:eastAsiaTheme="minorEastAsia" w:hAnsi="Times New Roman" w:cs="Times New Roman"/>
          <w:lang w:val="en-GB"/>
        </w:rPr>
        <w:t xml:space="preserve"> is body mass and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temperature. We convert metabolism from oxygen consumption </w:t>
      </w:r>
      <w:ins w:id="939" w:author="Max Lindmark" w:date="2020-09-10T14:53:00Z">
        <w:r w:rsidRPr="0040058B">
          <w:rPr>
            <w:rFonts w:ascii="Times New Roman" w:eastAsiaTheme="minorEastAsia" w:hAnsi="Times New Roman" w:cs="Times New Roman"/>
            <w:lang w:val="en-GB"/>
          </w:rPr>
          <w:t>[</w:t>
        </w:r>
      </w:ins>
      <m:oMath>
        <m:r>
          <w:ins w:id="940" w:author="Max Lindmark" w:date="2020-09-10T14:53:00Z">
            <m:rPr>
              <m:sty m:val="p"/>
            </m:rPr>
            <w:rPr>
              <w:rFonts w:ascii="Cambria Math" w:eastAsiaTheme="minorEastAsia" w:hAnsi="Cambria Math" w:cs="Times New Roman"/>
              <w:lang w:val="en-GB"/>
            </w:rPr>
            <m:t xml:space="preserve">mg </m:t>
          </w:ins>
        </m:r>
        <m:sSub>
          <m:sSubPr>
            <m:ctrlPr>
              <w:ins w:id="941" w:author="Max Lindmark" w:date="2020-09-10T14:53:00Z">
                <w:rPr>
                  <w:rFonts w:ascii="Cambria Math" w:eastAsiaTheme="minorEastAsia" w:hAnsi="Cambria Math" w:cs="Times New Roman"/>
                  <w:iCs/>
                  <w:lang w:val="en-GB"/>
                </w:rPr>
              </w:ins>
            </m:ctrlPr>
          </m:sSubPr>
          <m:e>
            <m:r>
              <w:ins w:id="942" w:author="Max Lindmark" w:date="2020-09-10T14:53:00Z">
                <m:rPr>
                  <m:sty m:val="p"/>
                </m:rPr>
                <w:rPr>
                  <w:rFonts w:ascii="Cambria Math" w:eastAsiaTheme="minorEastAsia" w:hAnsi="Cambria Math" w:cs="Times New Roman"/>
                  <w:lang w:val="en-GB"/>
                </w:rPr>
                <m:t>O</m:t>
              </w:ins>
            </m:r>
          </m:e>
          <m:sub>
            <m:r>
              <w:ins w:id="943" w:author="Max Lindmark" w:date="2020-09-10T14:53:00Z">
                <m:rPr>
                  <m:sty m:val="p"/>
                </m:rPr>
                <w:rPr>
                  <w:rFonts w:ascii="Cambria Math" w:eastAsiaTheme="minorEastAsia" w:hAnsi="Cambria Math" w:cs="Times New Roman"/>
                  <w:lang w:val="en-GB"/>
                </w:rPr>
                <m:t>2</m:t>
              </w:ins>
            </m:r>
          </m:sub>
        </m:sSub>
        <m:r>
          <w:ins w:id="944" w:author="Max Lindmark" w:date="2020-09-10T14:53:00Z">
            <m:rPr>
              <m:sty m:val="p"/>
            </m:rPr>
            <w:rPr>
              <w:rFonts w:ascii="Cambria Math" w:eastAsiaTheme="minorEastAsia" w:hAnsi="Cambria Math" w:cs="Times New Roman"/>
              <w:lang w:val="en-GB"/>
            </w:rPr>
            <m:t xml:space="preserve"> </m:t>
          </w:ins>
        </m:r>
        <m:sSup>
          <m:sSupPr>
            <m:ctrlPr>
              <w:ins w:id="945" w:author="Max Lindmark" w:date="2020-09-10T14:53:00Z">
                <w:rPr>
                  <w:rFonts w:ascii="Cambria Math" w:eastAsiaTheme="minorEastAsia" w:hAnsi="Cambria Math" w:cs="Times New Roman"/>
                  <w:iCs/>
                  <w:lang w:val="en-GB"/>
                </w:rPr>
              </w:ins>
            </m:ctrlPr>
          </m:sSupPr>
          <m:e>
            <m:r>
              <w:ins w:id="946" w:author="Max Lindmark" w:date="2020-09-10T14:53:00Z">
                <m:rPr>
                  <m:sty m:val="p"/>
                </m:rPr>
                <w:rPr>
                  <w:rFonts w:ascii="Cambria Math" w:eastAsiaTheme="minorEastAsia" w:hAnsi="Cambria Math" w:cs="Times New Roman"/>
                  <w:lang w:val="en-GB"/>
                </w:rPr>
                <m:t>h</m:t>
              </w:ins>
            </m:r>
          </m:e>
          <m:sup>
            <m:r>
              <w:ins w:id="947" w:author="Max Lindmark" w:date="2020-09-10T14:53:00Z">
                <m:rPr>
                  <m:sty m:val="p"/>
                </m:rPr>
                <w:rPr>
                  <w:rFonts w:ascii="Cambria Math" w:eastAsiaTheme="minorEastAsia" w:hAnsi="Cambria Math" w:cs="Times New Roman"/>
                  <w:lang w:val="en-GB"/>
                </w:rPr>
                <m:t>-1</m:t>
              </w:ins>
            </m:r>
          </m:sup>
        </m:sSup>
        <m:r>
          <w:ins w:id="948" w:author="Max Lindmark" w:date="2020-09-10T14:53:00Z">
            <m:rPr>
              <m:sty m:val="p"/>
            </m:rPr>
            <w:rPr>
              <w:rFonts w:ascii="Cambria Math" w:eastAsiaTheme="minorEastAsia" w:hAnsi="Cambria Math" w:cs="Times New Roman"/>
              <w:lang w:val="en-GB"/>
            </w:rPr>
            <m:t xml:space="preserve"> </m:t>
          </w:ins>
        </m:r>
        <m:sSup>
          <m:sSupPr>
            <m:ctrlPr>
              <w:ins w:id="949" w:author="Max Lindmark" w:date="2020-09-10T14:53:00Z">
                <w:rPr>
                  <w:rFonts w:ascii="Cambria Math" w:eastAsiaTheme="minorEastAsia" w:hAnsi="Cambria Math" w:cs="Times New Roman"/>
                  <w:iCs/>
                  <w:lang w:val="en-GB"/>
                </w:rPr>
              </w:ins>
            </m:ctrlPr>
          </m:sSupPr>
          <m:e>
            <m:r>
              <w:ins w:id="950" w:author="Max Lindmark" w:date="2020-09-10T14:53:00Z">
                <m:rPr>
                  <m:sty m:val="p"/>
                </m:rPr>
                <w:rPr>
                  <w:rFonts w:ascii="Cambria Math" w:eastAsiaTheme="minorEastAsia" w:hAnsi="Cambria Math" w:cs="Times New Roman"/>
                  <w:lang w:val="en-GB"/>
                </w:rPr>
                <m:t>day</m:t>
              </w:ins>
            </m:r>
          </m:e>
          <m:sup>
            <m:r>
              <w:ins w:id="951" w:author="Max Lindmark" w:date="2020-09-10T14:53:00Z">
                <m:rPr>
                  <m:sty m:val="p"/>
                </m:rPr>
                <w:rPr>
                  <w:rFonts w:ascii="Cambria Math" w:eastAsiaTheme="minorEastAsia" w:hAnsi="Cambria Math" w:cs="Times New Roman"/>
                  <w:lang w:val="en-GB"/>
                </w:rPr>
                <m:t>-1</m:t>
              </w:ins>
            </m:r>
          </m:sup>
        </m:sSup>
      </m:oMath>
      <w:ins w:id="952" w:author="Max Lindmark" w:date="2020-09-10T14:53:00Z">
        <w:r w:rsidRPr="0040058B">
          <w:rPr>
            <w:rFonts w:ascii="Times New Roman" w:eastAsiaTheme="minorEastAsia" w:hAnsi="Times New Roman" w:cs="Times New Roman"/>
            <w:lang w:val="en-GB"/>
          </w:rPr>
          <w:t xml:space="preserve">] </w:t>
        </w:r>
      </w:ins>
      <w:r w:rsidRPr="0040058B">
        <w:rPr>
          <w:rFonts w:ascii="Times New Roman" w:eastAsiaTheme="minorEastAsia" w:hAnsi="Times New Roman" w:cs="Times New Roman"/>
          <w:lang w:val="en-GB"/>
        </w:rPr>
        <w:t xml:space="preserve">to </w:t>
      </w:r>
      <m:oMath>
        <m:r>
          <m:rPr>
            <m:sty m:val="p"/>
          </m:rPr>
          <w:rPr>
            <w:rFonts w:ascii="Cambria Math" w:eastAsiaTheme="minorEastAsia" w:hAnsi="Cambria Math" w:cs="Times New Roman"/>
            <w:lang w:val="en-GB"/>
          </w:rPr>
          <m:t xml:space="preserve">g </m:t>
        </m:r>
        <m:sSup>
          <m:sSupPr>
            <m:ctrlPr>
              <w:rPr>
                <w:rFonts w:ascii="Cambria Math" w:eastAsiaTheme="minorEastAsia" w:hAnsi="Cambria Math" w:cs="Times New Roman"/>
                <w:iCs/>
                <w:lang w:val="en-GB"/>
              </w:rPr>
            </m:ctrlPr>
          </m:sSupPr>
          <m:e>
            <m:r>
              <m:rPr>
                <m:sty m:val="p"/>
              </m:rPr>
              <w:rPr>
                <w:rFonts w:ascii="Cambria Math" w:eastAsiaTheme="minorEastAsia" w:hAnsi="Cambria Math" w:cs="Times New Roman"/>
                <w:lang w:val="en-GB"/>
              </w:rPr>
              <m:t>day</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lang w:val="en-GB"/>
        </w:rPr>
        <w:t xml:space="preserve"> by assuming 1 </w:t>
      </w:r>
      <m:oMath>
        <m:r>
          <m:rPr>
            <m:sty m:val="p"/>
          </m:rPr>
          <w:rPr>
            <w:rFonts w:ascii="Cambria Math" w:eastAsiaTheme="minorEastAsia" w:hAnsi="Cambria Math" w:cs="Times New Roman"/>
            <w:lang w:val="en-GB"/>
          </w:rPr>
          <m:t>kcal</m:t>
        </m:r>
      </m:oMath>
      <w:r w:rsidRPr="0040058B">
        <w:rPr>
          <w:rFonts w:ascii="Times New Roman" w:eastAsiaTheme="minorEastAsia" w:hAnsi="Times New Roman" w:cs="Times New Roman"/>
          <w:lang w:val="en-GB"/>
        </w:rPr>
        <w:t xml:space="preserve"> = 295 </w:t>
      </w:r>
      <m:oMath>
        <m:r>
          <m:rPr>
            <m:sty m:val="p"/>
          </m:rPr>
          <w:rPr>
            <w:rFonts w:ascii="Cambria Math" w:eastAsiaTheme="minorEastAsia" w:hAnsi="Cambria Math" w:cs="Times New Roman"/>
            <w:lang w:val="en-GB"/>
          </w:rPr>
          <m:t xml:space="preserve">mg </m:t>
        </m:r>
        <m:sSub>
          <m:sSubPr>
            <m:ctrlPr>
              <w:rPr>
                <w:rFonts w:ascii="Cambria Math" w:eastAsiaTheme="minorEastAsia" w:hAnsi="Cambria Math" w:cs="Times New Roman"/>
                <w:lang w:val="en-GB"/>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oMath>
      <w:r w:rsidRPr="0040058B">
        <w:rPr>
          <w:rFonts w:ascii="Times New Roman" w:eastAsiaTheme="minorEastAsia" w:hAnsi="Times New Roman" w:cs="Times New Roman"/>
          <w:iCs/>
          <w:lang w:val="en-GB"/>
        </w:rPr>
        <w:t xml:space="preserve"> (based on an oxycaloric coefficient of 14.2 </w:t>
      </w:r>
      <m:oMath>
        <m:r>
          <m:rPr>
            <m:sty m:val="p"/>
          </m:rPr>
          <w:rPr>
            <w:rFonts w:ascii="Cambria Math" w:eastAsiaTheme="minorEastAsia" w:hAnsi="Cambria Math" w:cs="Times New Roman"/>
            <w:lang w:val="en-GB"/>
          </w:rPr>
          <m:t xml:space="preserve">J/mg </m:t>
        </m:r>
        <m:sSub>
          <m:sSubPr>
            <m:ctrlPr>
              <w:rPr>
                <w:rFonts w:ascii="Cambria Math" w:eastAsiaTheme="minorEastAsia" w:hAnsi="Cambria Math" w:cs="Times New Roman"/>
                <w:lang w:val="en-GB"/>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fldChar w:fldCharType="begin"/>
      </w:r>
      <w:r w:rsidRPr="0040058B">
        <w:rPr>
          <w:rFonts w:ascii="Times New Roman" w:eastAsiaTheme="minorEastAsia" w:hAnsi="Times New Roman" w:cs="Times New Roman"/>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ascii="Times New Roman" w:eastAsiaTheme="minorEastAsia" w:hAnsi="Times New Roman" w:cs="Times New Roman"/>
          <w:lang w:val="en-GB"/>
        </w:rPr>
        <w:fldChar w:fldCharType="separate"/>
      </w:r>
      <w:r w:rsidRPr="0040058B">
        <w:rPr>
          <w:rFonts w:ascii="Times New Roman" w:hAnsi="Times New Roman" w:cs="Times New Roman"/>
          <w:lang w:val="en-GB"/>
        </w:rPr>
        <w:t>(Hepher 1988)</w:t>
      </w:r>
      <w:r w:rsidRPr="0040058B">
        <w:rPr>
          <w:rFonts w:ascii="Times New Roman" w:eastAsiaTheme="minorEastAsia" w:hAnsi="Times New Roman" w:cs="Times New Roman"/>
          <w:lang w:val="en-GB"/>
        </w:rPr>
        <w:fldChar w:fldCharType="end"/>
      </w:r>
      <w:r w:rsidRPr="0040058B">
        <w:rPr>
          <w:rFonts w:ascii="Times New Roman" w:eastAsiaTheme="minorEastAsia" w:hAnsi="Times New Roman" w:cs="Times New Roman"/>
          <w:lang w:val="en-GB"/>
        </w:rPr>
        <w:t xml:space="preserve">, 1 </w:t>
      </w:r>
      <m:oMath>
        <m:r>
          <m:rPr>
            <m:sty m:val="p"/>
          </m:rPr>
          <w:rPr>
            <w:rFonts w:ascii="Cambria Math" w:eastAsiaTheme="minorEastAsia" w:hAnsi="Cambria Math" w:cs="Times New Roman"/>
            <w:lang w:val="en-GB"/>
          </w:rPr>
          <m:t>kcal</m:t>
        </m:r>
      </m:oMath>
      <w:r w:rsidRPr="0040058B">
        <w:rPr>
          <w:rFonts w:ascii="Times New Roman" w:eastAsiaTheme="minorEastAsia" w:hAnsi="Times New Roman" w:cs="Times New Roman"/>
          <w:lang w:val="en-GB"/>
        </w:rPr>
        <w:t xml:space="preserve"> = 4184 </w:t>
      </w:r>
      <m:oMath>
        <m:r>
          <m:rPr>
            <m:sty m:val="p"/>
          </m:rPr>
          <w:rPr>
            <w:rFonts w:ascii="Cambria Math" w:eastAsiaTheme="minorEastAsia" w:hAnsi="Cambria Math" w:cs="Times New Roman"/>
            <w:lang w:val="en-GB"/>
          </w:rPr>
          <m:t>J</m:t>
        </m:r>
      </m:oMath>
      <w:r w:rsidRPr="0040058B">
        <w:rPr>
          <w:rFonts w:ascii="Times New Roman" w:eastAsiaTheme="minorEastAsia" w:hAnsi="Times New Roman" w:cs="Times New Roman"/>
          <w:lang w:val="en-GB"/>
        </w:rPr>
        <w:t xml:space="preserve"> and an energy content of 5600 </w:t>
      </w:r>
      <m:oMath>
        <m:r>
          <m:rPr>
            <m:sty m:val="p"/>
          </m:rPr>
          <w:rPr>
            <w:rFonts w:ascii="Cambria Math" w:eastAsiaTheme="minorEastAsia" w:hAnsi="Cambria Math" w:cs="Times New Roman"/>
            <w:lang w:val="en-GB"/>
          </w:rPr>
          <m:t>J/g</m:t>
        </m:r>
      </m:oMath>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iCs/>
          <w:lang w:val="en-GB"/>
        </w:rPr>
        <w:fldChar w:fldCharType="begin"/>
      </w:r>
      <w:r w:rsidRPr="0040058B">
        <w:rPr>
          <w:rFonts w:ascii="Times New Roman" w:eastAsiaTheme="minorEastAsia" w:hAnsi="Times New Roman" w:cs="Times New Roman"/>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ascii="Times New Roman" w:eastAsiaTheme="minorEastAsia" w:hAnsi="Times New Roman" w:cs="Times New Roman"/>
          <w:iCs/>
          <w:lang w:val="en-GB"/>
        </w:rPr>
        <w:fldChar w:fldCharType="separate"/>
      </w:r>
      <w:r w:rsidRPr="0040058B">
        <w:rPr>
          <w:rFonts w:ascii="Times New Roman" w:hAnsi="Times New Roman" w:cs="Times New Roman"/>
          <w:lang w:val="en-GB"/>
        </w:rPr>
        <w:t>(Rijnsdorp &amp; Ibelings 1989)</w:t>
      </w:r>
      <w:r w:rsidRPr="0040058B">
        <w:rPr>
          <w:rFonts w:ascii="Times New Roman" w:eastAsiaTheme="minorEastAsia" w:hAnsi="Times New Roman" w:cs="Times New Roman"/>
          <w:iCs/>
          <w:lang w:val="en-GB"/>
        </w:rPr>
        <w:fldChar w:fldCharType="end"/>
      </w:r>
      <w:r w:rsidRPr="0040058B">
        <w:rPr>
          <w:rFonts w:ascii="Times New Roman" w:eastAsiaTheme="minorEastAsia" w:hAnsi="Times New Roman" w:cs="Times New Roman"/>
          <w:iCs/>
          <w:lang w:val="en-GB"/>
        </w:rPr>
        <w:t>. Consumption and metabolic rate are calculated for two sizes (</w:t>
      </w:r>
      <w:ins w:id="953" w:author="Max Lindmark" w:date="2020-09-10T12:33:00Z">
        <w:r w:rsidRPr="0040058B">
          <w:rPr>
            <w:rFonts w:ascii="Times New Roman" w:eastAsiaTheme="minorEastAsia" w:hAnsi="Times New Roman" w:cs="Times New Roman"/>
            <w:iCs/>
            <w:lang w:val="en-GB"/>
          </w:rPr>
          <w:t>2</w:t>
        </w:r>
      </w:ins>
      <w:r w:rsidRPr="0040058B">
        <w:rPr>
          <w:rFonts w:ascii="Times New Roman" w:eastAsiaTheme="minorEastAsia" w:hAnsi="Times New Roman" w:cs="Times New Roman"/>
          <w:iCs/>
          <w:lang w:val="en-GB"/>
        </w:rPr>
        <w:t xml:space="preserve"> and </w:t>
      </w:r>
      <w:del w:id="954" w:author="Max Lindmark" w:date="2020-09-10T12:33:00Z">
        <w:r w:rsidRPr="0040058B" w:rsidDel="00A454FC">
          <w:rPr>
            <w:rFonts w:ascii="Times New Roman" w:eastAsiaTheme="minorEastAsia" w:hAnsi="Times New Roman" w:cs="Times New Roman"/>
            <w:iCs/>
            <w:lang w:val="en-GB"/>
          </w:rPr>
          <w:delText>5</w:delText>
        </w:r>
      </w:del>
      <w:ins w:id="955" w:author="Max Lindmark" w:date="2020-09-10T12:33:00Z">
        <w:r w:rsidRPr="0040058B">
          <w:rPr>
            <w:rFonts w:ascii="Times New Roman" w:eastAsiaTheme="minorEastAsia" w:hAnsi="Times New Roman" w:cs="Times New Roman"/>
            <w:iCs/>
            <w:lang w:val="en-GB"/>
          </w:rPr>
          <w:t>2</w:t>
        </w:r>
      </w:ins>
      <w:r w:rsidRPr="0040058B">
        <w:rPr>
          <w:rFonts w:ascii="Times New Roman" w:eastAsiaTheme="minorEastAsia" w:hAnsi="Times New Roman" w:cs="Times New Roman"/>
          <w:iCs/>
          <w:lang w:val="en-GB"/>
        </w:rPr>
        <w:t>00 g</w:t>
      </w:r>
      <w:del w:id="956" w:author="Max Lindmark" w:date="2020-09-10T14:54:00Z">
        <w:r w:rsidRPr="0040058B" w:rsidDel="003D5873">
          <w:rPr>
            <w:rFonts w:ascii="Times New Roman" w:eastAsiaTheme="minorEastAsia" w:hAnsi="Times New Roman" w:cs="Times New Roman"/>
            <w:iCs/>
            <w:lang w:val="en-GB"/>
          </w:rPr>
          <w:delText>)</w:delText>
        </w:r>
      </w:del>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iCs/>
          <w:lang w:val="en-GB"/>
        </w:rPr>
        <w:lastRenderedPageBreak/>
        <w:t>which roughly correspond to the 25</w:t>
      </w:r>
      <w:r w:rsidRPr="0040058B">
        <w:rPr>
          <w:rFonts w:ascii="Times New Roman" w:eastAsiaTheme="minorEastAsia" w:hAnsi="Times New Roman" w:cs="Times New Roman"/>
          <w:iCs/>
          <w:vertAlign w:val="superscript"/>
          <w:lang w:val="en-GB"/>
        </w:rPr>
        <w:t>th</w:t>
      </w:r>
      <w:r w:rsidRPr="0040058B">
        <w:rPr>
          <w:rFonts w:ascii="Times New Roman" w:eastAsiaTheme="minorEastAsia" w:hAnsi="Times New Roman" w:cs="Times New Roman"/>
          <w:iCs/>
          <w:lang w:val="en-GB"/>
        </w:rPr>
        <w:t xml:space="preserve"> and 75</w:t>
      </w:r>
      <w:r w:rsidRPr="0040058B">
        <w:rPr>
          <w:rFonts w:ascii="Times New Roman" w:eastAsiaTheme="minorEastAsia" w:hAnsi="Times New Roman" w:cs="Times New Roman"/>
          <w:iCs/>
          <w:vertAlign w:val="superscript"/>
          <w:lang w:val="en-GB"/>
        </w:rPr>
        <w:t>th</w:t>
      </w:r>
      <w:r w:rsidRPr="0040058B">
        <w:rPr>
          <w:rFonts w:ascii="Times New Roman" w:eastAsiaTheme="minorEastAsia" w:hAnsi="Times New Roman" w:cs="Times New Roman"/>
          <w:iCs/>
          <w:lang w:val="en-GB"/>
        </w:rPr>
        <w:t xml:space="preserve"> percentile in the datasets</w:t>
      </w:r>
      <w:ins w:id="957" w:author="Max Lindmark" w:date="2020-09-10T14:54:00Z">
        <w:r w:rsidRPr="0040058B">
          <w:rPr>
            <w:rFonts w:ascii="Times New Roman" w:eastAsiaTheme="minorEastAsia" w:hAnsi="Times New Roman" w:cs="Times New Roman"/>
            <w:iCs/>
            <w:lang w:val="en-GB"/>
          </w:rPr>
          <w:t>)</w:t>
        </w:r>
      </w:ins>
      <w:r w:rsidRPr="0040058B">
        <w:rPr>
          <w:rFonts w:ascii="Times New Roman" w:eastAsiaTheme="minorEastAsia" w:hAnsi="Times New Roman" w:cs="Times New Roman"/>
          <w:iCs/>
          <w:lang w:val="en-GB"/>
        </w:rPr>
        <w:t xml:space="preserve">, using the global allometric relationships found in the log-log models fit to sub-peak temperatures. These allometric functions </w:t>
      </w:r>
      <w:r w:rsidRPr="0040058B">
        <w:rPr>
          <w:rFonts w:ascii="Times New Roman" w:eastAsiaTheme="minorEastAsia" w:hAnsi="Times New Roman" w:cs="Times New Roman"/>
          <w:lang w:val="en-GB"/>
        </w:rPr>
        <w:t xml:space="preserve">are further scaled with the temperature correction factor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r>
              <w:rPr>
                <w:rFonts w:ascii="Cambria Math" w:eastAsiaTheme="minorEastAsia" w:hAnsi="Cambria Math" w:cs="Times New Roman"/>
                <w:lang w:val="en-GB"/>
              </w:rPr>
              <m:t>,</m:t>
            </m:r>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(subscript </w:t>
      </w:r>
      <m:oMath>
        <m:r>
          <w:rPr>
            <w:rFonts w:ascii="Cambria Math" w:eastAsiaTheme="minorEastAsia" w:hAnsi="Cambria Math" w:cs="Times New Roman"/>
          </w:rPr>
          <m:t>c</m:t>
        </m:r>
      </m:oMath>
      <w:r w:rsidRPr="0040058B">
        <w:rPr>
          <w:rFonts w:ascii="Times New Roman" w:eastAsiaTheme="minorEastAsia" w:hAnsi="Times New Roman" w:cs="Times New Roman"/>
          <w:lang w:val="en-GB"/>
        </w:rPr>
        <w:t xml:space="preserve"> for consumption and </w:t>
      </w:r>
      <m:oMath>
        <m:r>
          <w:rPr>
            <w:rFonts w:ascii="Cambria Math" w:eastAsiaTheme="minorEastAsia" w:hAnsi="Cambria Math" w:cs="Times New Roman"/>
          </w:rPr>
          <m:t>m</m:t>
        </m:r>
      </m:oMath>
      <w:r w:rsidRPr="0040058B">
        <w:rPr>
          <w:rFonts w:ascii="Times New Roman" w:eastAsiaTheme="minorEastAsia" w:hAnsi="Times New Roman" w:cs="Times New Roman"/>
          <w:lang w:val="en-GB"/>
        </w:rPr>
        <w:t xml:space="preserve"> for metabolism). Because maximum consumption reaches a peak over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is based on the polynomial model (but without a mass-coefficient and an intercept, because the mass-coefficent is applied through the allometric function and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US"/>
        </w:rPr>
        <w:t xml:space="preserve"> </w:t>
      </w:r>
      <w:r w:rsidRPr="0040058B">
        <w:rPr>
          <w:rFonts w:ascii="Times New Roman" w:eastAsiaTheme="minorEastAsia" w:hAnsi="Times New Roman" w:cs="Times New Roman"/>
          <w:lang w:val="en-GB"/>
        </w:rPr>
        <w:t xml:space="preserve">is rescaled to become a multiplier). It can be written as: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r>
          <w:rPr>
            <w:rFonts w:ascii="Cambria Math" w:eastAsiaTheme="minorEastAsia" w:hAnsi="Cambria Math" w:cs="Times New Roman"/>
            <w:lang w:val="en-GB"/>
          </w:rPr>
          <m:t>=</m:t>
        </m:r>
        <m:d>
          <m:dPr>
            <m:ctrlPr>
              <w:rPr>
                <w:rFonts w:ascii="Cambria Math" w:eastAsiaTheme="minorEastAsia"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T</m:t>
            </m:r>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lang w:val="en-GB"/>
                  </w:rPr>
                  <m:t>2</m:t>
                </m:r>
              </m:sup>
            </m:sSup>
            <m:r>
              <w:del w:id="958" w:author="Max Lindmark" w:date="2020-09-10T12:34:00Z">
                <w:rPr>
                  <w:rFonts w:ascii="Cambria Math" w:hAnsi="Cambria Math" w:cs="Times New Roman"/>
                  <w:lang w:val="en-GB"/>
                </w:rPr>
                <m:t>+</m:t>
              </w:del>
            </m:r>
            <m:sSub>
              <m:sSubPr>
                <m:ctrlPr>
                  <w:del w:id="959" w:author="Max Lindmark" w:date="2020-09-10T12:34:00Z">
                    <w:rPr>
                      <w:rFonts w:ascii="Cambria Math" w:hAnsi="Cambria Math" w:cs="Times New Roman"/>
                      <w:i/>
                    </w:rPr>
                  </w:del>
                </m:ctrlPr>
              </m:sSubPr>
              <m:e>
                <m:r>
                  <w:del w:id="960" w:author="Max Lindmark" w:date="2020-09-10T12:34:00Z">
                    <w:rPr>
                      <w:rFonts w:ascii="Cambria Math" w:hAnsi="Cambria Math" w:cs="Times New Roman"/>
                    </w:rPr>
                    <m:t>β</m:t>
                  </w:del>
                </m:r>
              </m:e>
              <m:sub>
                <m:r>
                  <w:del w:id="961" w:author="Max Lindmark" w:date="2020-09-10T12:34:00Z">
                    <w:rPr>
                      <w:rFonts w:ascii="Cambria Math" w:hAnsi="Cambria Math" w:cs="Times New Roman"/>
                    </w:rPr>
                    <m:t>4</m:t>
                  </w:del>
                </m:r>
              </m:sub>
            </m:sSub>
            <m:sSup>
              <m:sSupPr>
                <m:ctrlPr>
                  <w:del w:id="962" w:author="Max Lindmark" w:date="2020-09-10T12:35:00Z">
                    <w:rPr>
                      <w:rFonts w:ascii="Cambria Math" w:hAnsi="Cambria Math" w:cs="Times New Roman"/>
                      <w:i/>
                    </w:rPr>
                  </w:del>
                </m:ctrlPr>
              </m:sSupPr>
              <m:e>
                <m:r>
                  <w:del w:id="963" w:author="Max Lindmark" w:date="2020-09-10T12:35:00Z">
                    <w:rPr>
                      <w:rFonts w:ascii="Cambria Math" w:hAnsi="Cambria Math" w:cs="Times New Roman"/>
                    </w:rPr>
                    <m:t>T</m:t>
                  </w:del>
                </m:r>
              </m:e>
              <m:sup>
                <m:r>
                  <w:del w:id="964" w:author="Max Lindmark" w:date="2020-09-10T12:35:00Z">
                    <w:rPr>
                      <w:rFonts w:ascii="Cambria Math" w:hAnsi="Cambria Math" w:cs="Times New Roman"/>
                      <w:lang w:val="en-GB"/>
                    </w:rPr>
                    <m:t>3</m:t>
                  </w:del>
                </m:r>
              </m:sup>
            </m:sSup>
          </m:e>
        </m:d>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temperature in </w:t>
      </w:r>
      <m:oMath>
        <m:r>
          <m:rPr>
            <m:sty m:val="p"/>
          </m:rP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is a constant that scales the term to 1 at the mean temperature in the data (19</w:t>
      </w:r>
      <m:oMath>
        <m: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is defined as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m:t>
            </m:r>
          </m:sub>
        </m:sSub>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en-GB"/>
              </w:rPr>
              <m:t>-</m:t>
            </m:r>
            <m:r>
              <w:rPr>
                <w:rFonts w:ascii="Cambria Math" w:hAnsi="Cambria Math" w:cs="Times New Roman"/>
              </w:rPr>
              <m:t>E</m:t>
            </m:r>
            <m:r>
              <m:rPr>
                <m:sty m:val="p"/>
              </m:rPr>
              <w:rPr>
                <w:rFonts w:ascii="Cambria Math" w:hAnsi="Cambria Math" w:cs="Times New Roman"/>
                <w:lang w:val="en-GB"/>
              </w:rPr>
              <m:t>/</m:t>
            </m:r>
            <m:r>
              <w:rPr>
                <w:rFonts w:ascii="Cambria Math" w:hAnsi="Cambria Math" w:cs="Times New Roman"/>
              </w:rPr>
              <m:t>kT</m:t>
            </m:r>
          </m:sup>
        </m:sSup>
        <m:r>
          <w:rPr>
            <w:rFonts w:ascii="Cambria Math" w:hAnsi="Cambria Math" w:cs="Times New Roman"/>
            <w:lang w:val="en-GB"/>
          </w:rPr>
          <m:t xml:space="preserve">, </m:t>
        </m:r>
      </m:oMath>
      <w:r w:rsidRPr="0040058B">
        <w:rPr>
          <w:rFonts w:ascii="Times New Roman" w:eastAsiaTheme="minorEastAsia" w:hAnsi="Times New Roman" w:cs="Times New Roman"/>
          <w:lang w:val="en-GB"/>
        </w:rPr>
        <w:t xml:space="preserve">where </w:t>
      </w:r>
      <m:oMath>
        <m:r>
          <w:rPr>
            <w:rFonts w:ascii="Cambria Math" w:eastAsiaTheme="minorEastAsia" w:hAnsi="Cambria Math" w:cs="Times New Roman"/>
          </w:rPr>
          <m:t>E</m:t>
        </m:r>
        <m:r>
          <w:rPr>
            <w:rFonts w:ascii="Cambria Math" w:eastAsiaTheme="minorEastAsia" w:hAnsi="Cambria Math" w:cs="Times New Roman"/>
            <w:lang w:val="en-GB"/>
          </w:rPr>
          <m:t>=</m:t>
        </m:r>
        <m:sSub>
          <m:sSubPr>
            <m:ctrlPr>
              <w:rPr>
                <w:rFonts w:ascii="Cambria Math" w:eastAsiaTheme="minorEastAsia" w:hAnsi="Cambria Math" w:cs="Times New Roman"/>
                <w:i/>
              </w:rPr>
            </m:ctrlPr>
          </m:sSubPr>
          <m:e>
            <m:r>
              <w:rPr>
                <w:rFonts w:ascii="Cambria Math" w:eastAsiaTheme="minorEastAsia" w:hAnsi="Cambria Math" w:cs="Times New Roman"/>
                <w:lang w:val="en-GB"/>
              </w:rPr>
              <m:t>-</m:t>
            </m:r>
            <m:r>
              <w:rPr>
                <w:rFonts w:ascii="Cambria Math" w:eastAsiaTheme="minorEastAsia" w:hAnsi="Cambria Math" w:cs="Times New Roman"/>
              </w:rPr>
              <m:t>μ</m:t>
            </m:r>
          </m:e>
          <m: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lang w:val="en-GB"/>
                  </w:rPr>
                  <m:t>2</m:t>
                </m:r>
              </m:sub>
            </m:sSub>
          </m:sub>
        </m:sSub>
      </m:oMath>
      <w:r w:rsidRPr="0040058B">
        <w:rPr>
          <w:rFonts w:ascii="Times New Roman" w:eastAsiaTheme="minorEastAsia" w:hAnsi="Times New Roman" w:cs="Times New Roman"/>
          <w:lang w:val="en-GB"/>
        </w:rPr>
        <w:t xml:space="preserve">,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in unit K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is a constant that scales the term to 1 at the mean temperature in the data (19</w:t>
      </w:r>
      <m:oMath>
        <m: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w:t>
      </w:r>
      <w:commentRangeStart w:id="965"/>
      <w:r w:rsidRPr="0040058B">
        <w:rPr>
          <w:rFonts w:ascii="Times New Roman" w:eastAsiaTheme="minorEastAsia" w:hAnsi="Times New Roman" w:cs="Times New Roman"/>
          <w:lang w:val="en-GB"/>
        </w:rPr>
        <w:t>Note that when estimating these parameters, temperature</w:t>
      </w:r>
      <w:commentRangeStart w:id="966"/>
      <w:r w:rsidRPr="0040058B">
        <w:rPr>
          <w:rFonts w:ascii="Times New Roman" w:eastAsiaTheme="minorEastAsia" w:hAnsi="Times New Roman" w:cs="Times New Roman"/>
          <w:lang w:val="en-GB"/>
        </w:rPr>
        <w:t xml:space="preserve"> </w:t>
      </w:r>
      <w:commentRangeEnd w:id="966"/>
      <w:r w:rsidRPr="0040058B">
        <w:rPr>
          <w:rStyle w:val="CommentReference"/>
          <w:rFonts w:cs="Times New Roman"/>
          <w:sz w:val="24"/>
          <w:szCs w:val="24"/>
        </w:rPr>
        <w:commentReference w:id="966"/>
      </w:r>
      <w:ins w:id="967" w:author="Max Lindmark" w:date="2020-09-10T12:37:00Z">
        <w:r w:rsidRPr="0040058B">
          <w:rPr>
            <w:rFonts w:eastAsiaTheme="minorEastAsia" w:cs="Times New Roman"/>
            <w:lang w:val="en-GB"/>
          </w:rPr>
          <w:t>(</w:t>
        </w:r>
      </w:ins>
      <m:oMath>
        <m:r>
          <w:ins w:id="968" w:author="Max Lindmark" w:date="2020-09-10T12:37:00Z">
            <w:rPr>
              <w:rFonts w:ascii="Cambria Math" w:eastAsiaTheme="minorEastAsia" w:hAnsi="Cambria Math" w:cs="Times New Roman"/>
              <w:lang w:val="en-GB"/>
            </w:rPr>
            <m:t>℃</m:t>
          </w:ins>
        </m:r>
      </m:oMath>
      <w:ins w:id="969" w:author="Max Lindmark" w:date="2020-09-10T12:37:00Z">
        <w:r w:rsidRPr="0040058B">
          <w:rPr>
            <w:rFonts w:eastAsiaTheme="minorEastAsia" w:cs="Times New Roman"/>
            <w:lang w:val="en-GB"/>
          </w:rPr>
          <w:t xml:space="preserve">) </w:t>
        </w:r>
      </w:ins>
      <w:r w:rsidRPr="0040058B">
        <w:rPr>
          <w:rFonts w:ascii="Times New Roman" w:eastAsiaTheme="minorEastAsia" w:hAnsi="Times New Roman" w:cs="Times New Roman"/>
          <w:lang w:val="en-GB"/>
        </w:rPr>
        <w:t xml:space="preserve">is centred to the median temperature in the environment for species </w:t>
      </w:r>
      <m:oMath>
        <m:r>
          <w:rPr>
            <w:rFonts w:ascii="Cambria Math" w:eastAsiaTheme="minorEastAsia" w:hAnsi="Cambria Math" w:cs="Times New Roman"/>
          </w:rPr>
          <m:t>j</m:t>
        </m:r>
      </m:oMath>
      <w:r w:rsidRPr="0040058B">
        <w:rPr>
          <w:rFonts w:ascii="Times New Roman" w:eastAsiaTheme="minorEastAsia" w:hAnsi="Times New Roman" w:cs="Times New Roman"/>
          <w:lang w:val="en-GB"/>
        </w:rPr>
        <w:t xml:space="preserve"> in the polynomial, whereas for the log-log model it is centred to the overall mean in the data</w:t>
      </w:r>
      <w:ins w:id="970" w:author="Max Lindmark" w:date="2020-09-10T12:37:00Z">
        <w:r w:rsidRPr="0040058B">
          <w:rPr>
            <w:rFonts w:ascii="Times New Roman" w:eastAsiaTheme="minorEastAsia" w:hAnsi="Times New Roman" w:cs="Times New Roman"/>
            <w:lang w:val="en-GB"/>
          </w:rPr>
          <w:t xml:space="preserve"> (</w:t>
        </w:r>
      </w:ins>
      <m:oMath>
        <m:r>
          <w:ins w:id="971" w:author="Max Lindmark" w:date="2020-09-10T12:37:00Z">
            <w:rPr>
              <w:rFonts w:ascii="Cambria Math" w:eastAsiaTheme="minorEastAsia" w:hAnsi="Cambria Math" w:cs="Times New Roman"/>
              <w:lang w:val="en-GB"/>
            </w:rPr>
            <m:t>°</m:t>
          </w:ins>
        </m:r>
        <m:r>
          <w:ins w:id="972" w:author="Max Lindmark" w:date="2020-09-10T12:37:00Z">
            <m:rPr>
              <m:sty m:val="p"/>
            </m:rPr>
            <w:rPr>
              <w:rFonts w:ascii="Cambria Math" w:eastAsiaTheme="minorEastAsia" w:hAnsi="Cambria Math" w:cs="Times New Roman"/>
              <w:lang w:val="en-GB"/>
            </w:rPr>
            <m:t>K</m:t>
          </w:ins>
        </m:r>
      </m:oMath>
      <w:ins w:id="973" w:author="Max Lindmark" w:date="2020-09-10T12:37:00Z">
        <w:r w:rsidRPr="0040058B">
          <w:rPr>
            <w:rFonts w:ascii="Times New Roman" w:eastAsiaTheme="minorEastAsia" w:hAnsi="Times New Roman" w:cs="Times New Roman"/>
            <w:lang w:val="en-GB"/>
          </w:rPr>
          <w:t>)</w:t>
        </w:r>
      </w:ins>
      <w:r w:rsidRPr="0040058B">
        <w:rPr>
          <w:rFonts w:ascii="Times New Roman" w:eastAsiaTheme="minorEastAsia" w:hAnsi="Times New Roman" w:cs="Times New Roman"/>
          <w:lang w:val="en-GB"/>
        </w:rPr>
        <w:t xml:space="preserve">. </w:t>
      </w:r>
      <w:commentRangeEnd w:id="965"/>
      <w:r w:rsidRPr="0040058B">
        <w:rPr>
          <w:rStyle w:val="CommentReference"/>
          <w:sz w:val="24"/>
          <w:szCs w:val="24"/>
        </w:rPr>
        <w:commentReference w:id="965"/>
      </w:r>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E52836" w:rsidRDefault="00DF5425" w:rsidP="00DF5425">
      <w:pPr>
        <w:spacing w:line="480" w:lineRule="auto"/>
        <w:contextualSpacing/>
        <w:jc w:val="both"/>
        <w:rPr>
          <w:rFonts w:cstheme="minorHAnsi"/>
          <w:b/>
          <w:lang w:val="en-GB"/>
        </w:rPr>
      </w:pPr>
      <w:r w:rsidRPr="00E52836">
        <w:rPr>
          <w:rFonts w:cstheme="minorHAnsi"/>
          <w:b/>
          <w:lang w:val="en-GB"/>
        </w:rPr>
        <w:t>Acknowledgements</w:t>
      </w:r>
    </w:p>
    <w:p w14:paraId="79E8FA7B" w14:textId="77777777"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t>We thank</w:t>
      </w:r>
      <w:ins w:id="974" w:author="Max Lindmark" w:date="2020-08-17T16:31:00Z">
        <w:r w:rsidRPr="00E071F1">
          <w:rPr>
            <w:rFonts w:eastAsiaTheme="minorEastAsia"/>
            <w:lang w:val="en-GB"/>
          </w:rPr>
          <w:t xml:space="preserve"> Hiroki Yamanaka,</w:t>
        </w:r>
      </w:ins>
      <w:r w:rsidRPr="00E071F1">
        <w:rPr>
          <w:rFonts w:eastAsiaTheme="minorEastAsia"/>
          <w:lang w:val="en-GB"/>
        </w:rPr>
        <w:t xml:space="preserve"> Dennis </w:t>
      </w:r>
      <w:proofErr w:type="spellStart"/>
      <w:r w:rsidRPr="00E071F1">
        <w:rPr>
          <w:rFonts w:eastAsiaTheme="minorEastAsia"/>
          <w:lang w:val="en-GB"/>
        </w:rPr>
        <w:t>Tomalá</w:t>
      </w:r>
      <w:proofErr w:type="spellEnd"/>
      <w:r w:rsidRPr="00E071F1">
        <w:rPr>
          <w:rFonts w:eastAsiaTheme="minorEastAsia"/>
          <w:lang w:val="en-GB"/>
        </w:rPr>
        <w:t xml:space="preserve">, Vanessa Messmer, Björn </w:t>
      </w:r>
      <w:proofErr w:type="spellStart"/>
      <w:r w:rsidRPr="00E071F1">
        <w:rPr>
          <w:rFonts w:eastAsiaTheme="minorEastAsia"/>
          <w:lang w:val="en-GB"/>
        </w:rPr>
        <w:t>Björnsson</w:t>
      </w:r>
      <w:proofErr w:type="spellEnd"/>
      <w:r w:rsidRPr="00E071F1">
        <w:rPr>
          <w:rFonts w:eastAsiaTheme="minorEastAsia"/>
          <w:lang w:val="en-GB"/>
        </w:rPr>
        <w:t xml:space="preserve">, Albert </w:t>
      </w:r>
      <w:proofErr w:type="spellStart"/>
      <w:r w:rsidRPr="00E071F1">
        <w:rPr>
          <w:rFonts w:eastAsiaTheme="minorEastAsia"/>
          <w:lang w:val="en-GB"/>
        </w:rPr>
        <w:t>Imsland</w:t>
      </w:r>
      <w:proofErr w:type="spellEnd"/>
      <w:r w:rsidRPr="00E071F1">
        <w:rPr>
          <w:rFonts w:eastAsiaTheme="minorEastAsia"/>
          <w:lang w:val="en-GB"/>
        </w:rPr>
        <w:t xml:space="preserve">, Tomas </w:t>
      </w:r>
      <w:proofErr w:type="spellStart"/>
      <w:r w:rsidRPr="00E071F1">
        <w:rPr>
          <w:rFonts w:eastAsiaTheme="minorEastAsia"/>
          <w:lang w:val="en-GB"/>
        </w:rPr>
        <w:t>Árnasson</w:t>
      </w:r>
      <w:proofErr w:type="spellEnd"/>
      <w:r w:rsidRPr="00E071F1">
        <w:rPr>
          <w:rFonts w:eastAsiaTheme="minorEastAsia"/>
          <w:lang w:val="en-GB"/>
        </w:rPr>
        <w:t>, Yiping Luo, Takeshi Tomiyama and Myron Peck for generously providing data, Magnus Huss and Ken Haste Andersen for providing useful comments on earlier versions of the manuscript and Matthew Low for an introduction to Bayesian inference. This study was supported by grants from the Swedish Research Council 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42BF2178"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r w:rsidR="007A7334" w:rsidRPr="00225791">
        <w:rPr>
          <w:rFonts w:cstheme="minorHAnsi"/>
          <w:lang w:val="en-GB"/>
        </w:rPr>
        <w:t>ML performed research</w:t>
      </w:r>
      <w:r w:rsidRPr="00225791">
        <w:rPr>
          <w:rFonts w:cstheme="minorHAnsi"/>
          <w:lang w:val="en-GB"/>
        </w:rPr>
        <w:t xml:space="preserve">; ML </w:t>
      </w:r>
      <w:r w:rsidR="00F833F5" w:rsidRPr="00225791">
        <w:rPr>
          <w:rFonts w:cstheme="minorHAnsi"/>
          <w:lang w:val="en-GB"/>
        </w:rPr>
        <w:t>analysed</w:t>
      </w:r>
      <w:r w:rsidRPr="00225791">
        <w:rPr>
          <w:rFonts w:cstheme="minorHAnsi"/>
          <w:lang w:val="en-GB"/>
        </w:rPr>
        <w:t xml:space="preserve"> data;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(data manipulation, analyses and figures) can be downloaded from a GitHub repository (</w:t>
      </w:r>
      <w:hyperlink r:id="rId22" w:history="1">
        <w:r w:rsidRPr="00225791">
          <w:rPr>
            <w:rStyle w:val="Hyperlink"/>
            <w:rFonts w:eastAsiaTheme="minorEastAsia"/>
            <w:color w:val="auto"/>
            <w:lang w:val="en-GB"/>
          </w:rPr>
          <w:t>https://github.com/maxlindmark/scaling</w:t>
        </w:r>
      </w:hyperlink>
      <w:r w:rsidRPr="00225791">
        <w:rPr>
          <w:rFonts w:eastAsiaTheme="minorEastAsia"/>
          <w:lang w:val="en-GB"/>
        </w:rPr>
        <w:t xml:space="preserve">) and will be archived on </w:t>
      </w:r>
      <w:proofErr w:type="spellStart"/>
      <w:r w:rsidRPr="00225791">
        <w:rPr>
          <w:rFonts w:eastAsiaTheme="minorEastAsia"/>
          <w:lang w:val="en-GB"/>
        </w:rPr>
        <w:t>Zenodo</w:t>
      </w:r>
      <w:proofErr w:type="spellEnd"/>
      <w:r w:rsidRPr="00225791">
        <w:rPr>
          <w:rFonts w:eastAsiaTheme="minorEastAsia"/>
          <w:lang w:val="en-GB"/>
        </w:rPr>
        <w:t xml:space="preserve"> upon publication.  </w:t>
      </w:r>
    </w:p>
    <w:p w14:paraId="2E4F3A38" w14:textId="77777777" w:rsidR="000808A3" w:rsidRPr="00972C7F" w:rsidRDefault="000808A3" w:rsidP="002E3379">
      <w:pPr>
        <w:spacing w:line="480" w:lineRule="auto"/>
        <w:contextualSpacing/>
        <w:jc w:val="both"/>
        <w:rPr>
          <w:rFonts w:cstheme="minorHAnsi"/>
          <w:lang w:val="en-GB"/>
        </w:rPr>
      </w:pPr>
    </w:p>
    <w:p w14:paraId="07C62272" w14:textId="705D4A05"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5B6BD8C3" w14:textId="77777777" w:rsidR="002F3AC6" w:rsidRPr="002F3AC6" w:rsidRDefault="002F3AC6" w:rsidP="002F3AC6">
      <w:pPr>
        <w:pStyle w:val="Bibliography"/>
        <w:rPr>
          <w:rFonts w:ascii="Times New Roman" w:cs="Times New Roman"/>
          <w:lang w:val="en-GB"/>
        </w:rPr>
      </w:pPr>
      <w:r>
        <w:rPr>
          <w:rFonts w:cstheme="minorHAnsi"/>
          <w:b/>
          <w:lang w:val="en-GB"/>
        </w:rPr>
        <w:fldChar w:fldCharType="begin"/>
      </w:r>
      <w:r w:rsidRPr="002F3AC6">
        <w:rPr>
          <w:rFonts w:cstheme="minorHAnsi"/>
          <w:b/>
          <w:lang w:val="sv-SE"/>
        </w:rPr>
        <w:instrText xml:space="preserve"> ADDIN ZOTERO_BIBL {"uncited":[],"omitted":[],"custom":[]} CSL_BIBLIOGRAPHY </w:instrText>
      </w:r>
      <w:r>
        <w:rPr>
          <w:rFonts w:cstheme="minorHAnsi"/>
          <w:b/>
          <w:lang w:val="en-GB"/>
        </w:rPr>
        <w:fldChar w:fldCharType="separate"/>
      </w:r>
      <w:r w:rsidRPr="002F3AC6">
        <w:rPr>
          <w:rFonts w:ascii="Times New Roman" w:cs="Times New Roman"/>
          <w:lang w:val="sv-SE"/>
        </w:rPr>
        <w:t xml:space="preserve">Andersen, K.H., Beyer, J.E. &amp; Lundberg, P. (2009). </w:t>
      </w:r>
      <w:r w:rsidRPr="002F3AC6">
        <w:rPr>
          <w:rFonts w:ascii="Times New Roman" w:cs="Times New Roman"/>
          <w:lang w:val="en-GB"/>
        </w:rPr>
        <w:t xml:space="preserve">Trophic and individual efficiencies of size-structured communities. </w:t>
      </w:r>
      <w:r w:rsidRPr="002F3AC6">
        <w:rPr>
          <w:rFonts w:ascii="Times New Roman" w:cs="Times New Roman"/>
          <w:i/>
          <w:iCs/>
          <w:lang w:val="en-GB"/>
        </w:rPr>
        <w:t>Proceedings of the Royal Society B: Biological Sciences</w:t>
      </w:r>
      <w:r w:rsidRPr="002F3AC6">
        <w:rPr>
          <w:rFonts w:ascii="Times New Roman" w:cs="Times New Roman"/>
          <w:lang w:val="en-GB"/>
        </w:rPr>
        <w:t>, 276, 109–114.</w:t>
      </w:r>
    </w:p>
    <w:p w14:paraId="5367A581"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sv-SE"/>
        </w:rPr>
        <w:t xml:space="preserve">Angilletta, M.J. &amp; Dunham, A.E. (2003). </w:t>
      </w:r>
      <w:r w:rsidRPr="002F3AC6">
        <w:rPr>
          <w:rFonts w:ascii="Times New Roman" w:cs="Times New Roman"/>
          <w:lang w:val="en-GB"/>
        </w:rPr>
        <w:t xml:space="preserve">The temperature-size rule in ectotherms: simple evolutionary explanations may not be general. </w:t>
      </w:r>
      <w:r w:rsidRPr="002F3AC6">
        <w:rPr>
          <w:rFonts w:ascii="Times New Roman" w:cs="Times New Roman"/>
          <w:i/>
          <w:iCs/>
          <w:lang w:val="en-GB"/>
        </w:rPr>
        <w:t>The American Naturalist</w:t>
      </w:r>
      <w:r w:rsidRPr="002F3AC6">
        <w:rPr>
          <w:rFonts w:ascii="Times New Roman" w:cs="Times New Roman"/>
          <w:lang w:val="en-GB"/>
        </w:rPr>
        <w:t>, 162, 332–342.</w:t>
      </w:r>
    </w:p>
    <w:p w14:paraId="4A451895"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Armstrong, J.D. &amp; Hawkins, L.A. (2008). Standard metabolic rate of pike, Esox </w:t>
      </w:r>
      <w:proofErr w:type="spellStart"/>
      <w:r w:rsidRPr="002F3AC6">
        <w:rPr>
          <w:rFonts w:ascii="Times New Roman" w:cs="Times New Roman"/>
          <w:lang w:val="en-GB"/>
        </w:rPr>
        <w:t>lucius</w:t>
      </w:r>
      <w:proofErr w:type="spellEnd"/>
      <w:r w:rsidRPr="002F3AC6">
        <w:rPr>
          <w:rFonts w:ascii="Times New Roman" w:cs="Times New Roman"/>
          <w:lang w:val="en-GB"/>
        </w:rPr>
        <w:t xml:space="preserve">: variation among studies and implications for energy flow modelling. </w:t>
      </w:r>
      <w:proofErr w:type="spellStart"/>
      <w:r w:rsidRPr="002F3AC6">
        <w:rPr>
          <w:rFonts w:ascii="Times New Roman" w:cs="Times New Roman"/>
          <w:i/>
          <w:iCs/>
          <w:lang w:val="en-GB"/>
        </w:rPr>
        <w:t>Hydrobiologia</w:t>
      </w:r>
      <w:proofErr w:type="spellEnd"/>
      <w:r w:rsidRPr="002F3AC6">
        <w:rPr>
          <w:rFonts w:ascii="Times New Roman" w:cs="Times New Roman"/>
          <w:lang w:val="en-GB"/>
        </w:rPr>
        <w:t>, 601, 83–90.</w:t>
      </w:r>
    </w:p>
    <w:p w14:paraId="57CCFA59"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Atkinson, D. (1994). Temperature and Organism Size—A Biological Law for Ectotherms? In: </w:t>
      </w:r>
      <w:r w:rsidRPr="002F3AC6">
        <w:rPr>
          <w:rFonts w:ascii="Times New Roman" w:cs="Times New Roman"/>
          <w:i/>
          <w:iCs/>
          <w:lang w:val="en-GB"/>
        </w:rPr>
        <w:t>Advances in Ecological Research</w:t>
      </w:r>
      <w:r w:rsidRPr="002F3AC6">
        <w:rPr>
          <w:rFonts w:ascii="Times New Roman" w:cs="Times New Roman"/>
          <w:lang w:val="en-GB"/>
        </w:rPr>
        <w:t>. Elsevier, pp. 1–58.</w:t>
      </w:r>
    </w:p>
    <w:p w14:paraId="6DAD0996"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Audzijonyte</w:t>
      </w:r>
      <w:proofErr w:type="spellEnd"/>
      <w:r w:rsidRPr="002F3AC6">
        <w:rPr>
          <w:rFonts w:ascii="Times New Roman" w:cs="Times New Roman"/>
          <w:lang w:val="en-GB"/>
        </w:rPr>
        <w:t xml:space="preserve">, A., </w:t>
      </w:r>
      <w:proofErr w:type="spellStart"/>
      <w:r w:rsidRPr="002F3AC6">
        <w:rPr>
          <w:rFonts w:ascii="Times New Roman" w:cs="Times New Roman"/>
          <w:lang w:val="en-GB"/>
        </w:rPr>
        <w:t>Barneche</w:t>
      </w:r>
      <w:proofErr w:type="spellEnd"/>
      <w:r w:rsidRPr="002F3AC6">
        <w:rPr>
          <w:rFonts w:ascii="Times New Roman" w:cs="Times New Roman"/>
          <w:lang w:val="en-GB"/>
        </w:rPr>
        <w:t xml:space="preserve">, D.R., </w:t>
      </w:r>
      <w:proofErr w:type="spellStart"/>
      <w:r w:rsidRPr="002F3AC6">
        <w:rPr>
          <w:rFonts w:ascii="Times New Roman" w:cs="Times New Roman"/>
          <w:lang w:val="en-GB"/>
        </w:rPr>
        <w:t>Baudron</w:t>
      </w:r>
      <w:proofErr w:type="spellEnd"/>
      <w:r w:rsidRPr="002F3AC6">
        <w:rPr>
          <w:rFonts w:ascii="Times New Roman" w:cs="Times New Roman"/>
          <w:lang w:val="en-GB"/>
        </w:rPr>
        <w:t xml:space="preserve">, A.R., </w:t>
      </w:r>
      <w:proofErr w:type="spellStart"/>
      <w:r w:rsidRPr="002F3AC6">
        <w:rPr>
          <w:rFonts w:ascii="Times New Roman" w:cs="Times New Roman"/>
          <w:lang w:val="en-GB"/>
        </w:rPr>
        <w:t>Belmaker</w:t>
      </w:r>
      <w:proofErr w:type="spellEnd"/>
      <w:r w:rsidRPr="002F3AC6">
        <w:rPr>
          <w:rFonts w:ascii="Times New Roman" w:cs="Times New Roman"/>
          <w:lang w:val="en-GB"/>
        </w:rPr>
        <w:t xml:space="preserve">, J., Clark, T.D., Marshall, C.T., </w:t>
      </w:r>
      <w:r w:rsidRPr="002F3AC6">
        <w:rPr>
          <w:rFonts w:ascii="Times New Roman" w:cs="Times New Roman"/>
          <w:i/>
          <w:iCs/>
          <w:lang w:val="en-GB"/>
        </w:rPr>
        <w:t>et al.</w:t>
      </w:r>
      <w:r w:rsidRPr="002F3AC6">
        <w:rPr>
          <w:rFonts w:ascii="Times New Roman" w:cs="Times New Roman"/>
          <w:lang w:val="en-GB"/>
        </w:rPr>
        <w:t xml:space="preserve"> (2018). Is oxygen limitation in warming waters a valid mechanism to explain decreased body sizes in aquatic ectotherms? </w:t>
      </w:r>
      <w:r w:rsidRPr="002F3AC6">
        <w:rPr>
          <w:rFonts w:ascii="Times New Roman" w:cs="Times New Roman"/>
          <w:i/>
          <w:iCs/>
          <w:lang w:val="en-GB"/>
        </w:rPr>
        <w:t>Global Ecology and Biogeography</w:t>
      </w:r>
      <w:r w:rsidRPr="002F3AC6">
        <w:rPr>
          <w:rFonts w:ascii="Times New Roman" w:cs="Times New Roman"/>
          <w:lang w:val="en-GB"/>
        </w:rPr>
        <w:t>.</w:t>
      </w:r>
    </w:p>
    <w:p w14:paraId="2255B6DB"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Audzijonyte</w:t>
      </w:r>
      <w:proofErr w:type="spellEnd"/>
      <w:r w:rsidRPr="002F3AC6">
        <w:rPr>
          <w:rFonts w:ascii="Times New Roman" w:cs="Times New Roman"/>
          <w:lang w:val="en-GB"/>
        </w:rPr>
        <w:t xml:space="preserve">, A. &amp; </w:t>
      </w:r>
      <w:proofErr w:type="spellStart"/>
      <w:r w:rsidRPr="002F3AC6">
        <w:rPr>
          <w:rFonts w:ascii="Times New Roman" w:cs="Times New Roman"/>
          <w:lang w:val="en-GB"/>
        </w:rPr>
        <w:t>Pecl</w:t>
      </w:r>
      <w:proofErr w:type="spellEnd"/>
      <w:r w:rsidRPr="002F3AC6">
        <w:rPr>
          <w:rFonts w:ascii="Times New Roman" w:cs="Times New Roman"/>
          <w:lang w:val="en-GB"/>
        </w:rPr>
        <w:t xml:space="preserve">, G.T. (2018). Deep impact of fisheries. </w:t>
      </w:r>
      <w:r w:rsidRPr="002F3AC6">
        <w:rPr>
          <w:rFonts w:ascii="Times New Roman" w:cs="Times New Roman"/>
          <w:i/>
          <w:iCs/>
          <w:lang w:val="en-GB"/>
        </w:rPr>
        <w:t>Nature Ecology &amp; Evolution</w:t>
      </w:r>
      <w:r w:rsidRPr="002F3AC6">
        <w:rPr>
          <w:rFonts w:ascii="Times New Roman" w:cs="Times New Roman"/>
          <w:lang w:val="en-GB"/>
        </w:rPr>
        <w:t>, 2, 1348–1349.</w:t>
      </w:r>
    </w:p>
    <w:p w14:paraId="4D54B0AC"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Barneche</w:t>
      </w:r>
      <w:proofErr w:type="spellEnd"/>
      <w:r w:rsidRPr="002F3AC6">
        <w:rPr>
          <w:rFonts w:ascii="Times New Roman" w:cs="Times New Roman"/>
          <w:lang w:val="en-GB"/>
        </w:rPr>
        <w:t xml:space="preserve">, D.R. &amp; Allen, A.P. (2018). The energetics of fish growth and how it constrains food-web trophic structure. </w:t>
      </w:r>
      <w:r w:rsidRPr="002F3AC6">
        <w:rPr>
          <w:rFonts w:ascii="Times New Roman" w:cs="Times New Roman"/>
          <w:i/>
          <w:iCs/>
          <w:lang w:val="en-GB"/>
        </w:rPr>
        <w:t>Ecology Letters</w:t>
      </w:r>
      <w:r w:rsidRPr="002F3AC6">
        <w:rPr>
          <w:rFonts w:ascii="Times New Roman" w:cs="Times New Roman"/>
          <w:lang w:val="en-GB"/>
        </w:rPr>
        <w:t>, 21, 836–844.</w:t>
      </w:r>
    </w:p>
    <w:p w14:paraId="450A8A67"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Barneche</w:t>
      </w:r>
      <w:proofErr w:type="spellEnd"/>
      <w:r w:rsidRPr="002F3AC6">
        <w:rPr>
          <w:rFonts w:ascii="Times New Roman" w:cs="Times New Roman"/>
          <w:lang w:val="en-GB"/>
        </w:rPr>
        <w:t xml:space="preserve">, D.R., Jahn, M. &amp; </w:t>
      </w:r>
      <w:proofErr w:type="spellStart"/>
      <w:r w:rsidRPr="002F3AC6">
        <w:rPr>
          <w:rFonts w:ascii="Times New Roman" w:cs="Times New Roman"/>
          <w:lang w:val="en-GB"/>
        </w:rPr>
        <w:t>Seebacher</w:t>
      </w:r>
      <w:proofErr w:type="spellEnd"/>
      <w:r w:rsidRPr="002F3AC6">
        <w:rPr>
          <w:rFonts w:ascii="Times New Roman" w:cs="Times New Roman"/>
          <w:lang w:val="en-GB"/>
        </w:rPr>
        <w:t xml:space="preserve">, F. (2019). Warming increases the cost of growth in a model vertebrate. </w:t>
      </w:r>
      <w:r w:rsidRPr="002F3AC6">
        <w:rPr>
          <w:rFonts w:ascii="Times New Roman" w:cs="Times New Roman"/>
          <w:i/>
          <w:iCs/>
          <w:lang w:val="en-GB"/>
        </w:rPr>
        <w:t>Functional Ecology</w:t>
      </w:r>
      <w:r w:rsidRPr="002F3AC6">
        <w:rPr>
          <w:rFonts w:ascii="Times New Roman" w:cs="Times New Roman"/>
          <w:lang w:val="en-GB"/>
        </w:rPr>
        <w:t>, 33, 1256–1266.</w:t>
      </w:r>
    </w:p>
    <w:p w14:paraId="406C7C0B"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Baudron</w:t>
      </w:r>
      <w:proofErr w:type="spellEnd"/>
      <w:r w:rsidRPr="002F3AC6">
        <w:rPr>
          <w:rFonts w:ascii="Times New Roman" w:cs="Times New Roman"/>
          <w:lang w:val="en-GB"/>
        </w:rPr>
        <w:t xml:space="preserve">, A.R., Needle, C.L., </w:t>
      </w:r>
      <w:proofErr w:type="spellStart"/>
      <w:r w:rsidRPr="002F3AC6">
        <w:rPr>
          <w:rFonts w:ascii="Times New Roman" w:cs="Times New Roman"/>
          <w:lang w:val="en-GB"/>
        </w:rPr>
        <w:t>Rijnsdorp</w:t>
      </w:r>
      <w:proofErr w:type="spellEnd"/>
      <w:r w:rsidRPr="002F3AC6">
        <w:rPr>
          <w:rFonts w:ascii="Times New Roman" w:cs="Times New Roman"/>
          <w:lang w:val="en-GB"/>
        </w:rPr>
        <w:t xml:space="preserve">, A.D. &amp; Marshall, C.T. (2014). Warming temperatures and smaller body sizes: synchronous changes in growth of North Sea fishes. </w:t>
      </w:r>
      <w:r w:rsidRPr="002F3AC6">
        <w:rPr>
          <w:rFonts w:ascii="Times New Roman" w:cs="Times New Roman"/>
          <w:i/>
          <w:iCs/>
          <w:lang w:val="en-GB"/>
        </w:rPr>
        <w:t>Global Change Biology</w:t>
      </w:r>
      <w:r w:rsidRPr="002F3AC6">
        <w:rPr>
          <w:rFonts w:ascii="Times New Roman" w:cs="Times New Roman"/>
          <w:lang w:val="en-GB"/>
        </w:rPr>
        <w:t>, 20, 1023–1031.</w:t>
      </w:r>
    </w:p>
    <w:p w14:paraId="1CDF77AF"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Beamish, F.W.H. (1964). Respiration of fishes with special emphasis on standard oxygen consumption II. Influence of weight and temperature on respiration of several species’. </w:t>
      </w:r>
      <w:r w:rsidRPr="002F3AC6">
        <w:rPr>
          <w:rFonts w:ascii="Times New Roman" w:cs="Times New Roman"/>
          <w:i/>
          <w:iCs/>
          <w:lang w:val="en-GB"/>
        </w:rPr>
        <w:t xml:space="preserve">Canadian Journal of Zoology/Revue Canadienne de </w:t>
      </w:r>
      <w:proofErr w:type="spellStart"/>
      <w:r w:rsidRPr="002F3AC6">
        <w:rPr>
          <w:rFonts w:ascii="Times New Roman" w:cs="Times New Roman"/>
          <w:i/>
          <w:iCs/>
          <w:lang w:val="en-GB"/>
        </w:rPr>
        <w:t>Zoologie</w:t>
      </w:r>
      <w:proofErr w:type="spellEnd"/>
      <w:r w:rsidRPr="002F3AC6">
        <w:rPr>
          <w:rFonts w:ascii="Times New Roman" w:cs="Times New Roman"/>
          <w:lang w:val="en-GB"/>
        </w:rPr>
        <w:t>, 42, 177–188.</w:t>
      </w:r>
    </w:p>
    <w:p w14:paraId="43FF2534"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Bernhardt, J.R., Sunday, J.M., Thompson, P.L. &amp; O’Connor, M.I. (2018). Nonlinear averaging of thermal experience predicts population growth rates in a thermally variable environment. </w:t>
      </w:r>
      <w:r w:rsidRPr="002F3AC6">
        <w:rPr>
          <w:rFonts w:ascii="Times New Roman" w:cs="Times New Roman"/>
          <w:i/>
          <w:iCs/>
          <w:lang w:val="en-GB"/>
        </w:rPr>
        <w:t>Proceedings of the Royal Society B: Biological Sciences</w:t>
      </w:r>
      <w:r w:rsidRPr="002F3AC6">
        <w:rPr>
          <w:rFonts w:ascii="Times New Roman" w:cs="Times New Roman"/>
          <w:lang w:val="en-GB"/>
        </w:rPr>
        <w:t>, 285, 20181076.</w:t>
      </w:r>
    </w:p>
    <w:p w14:paraId="2E43114F"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von </w:t>
      </w:r>
      <w:proofErr w:type="spellStart"/>
      <w:r w:rsidRPr="002F3AC6">
        <w:rPr>
          <w:rFonts w:ascii="Times New Roman" w:cs="Times New Roman"/>
          <w:lang w:val="en-GB"/>
        </w:rPr>
        <w:t>Bertalanffy</w:t>
      </w:r>
      <w:proofErr w:type="spellEnd"/>
      <w:r w:rsidRPr="002F3AC6">
        <w:rPr>
          <w:rFonts w:ascii="Times New Roman" w:cs="Times New Roman"/>
          <w:lang w:val="en-GB"/>
        </w:rPr>
        <w:t xml:space="preserve">, L. (1938). A quantitative theory of organic growth (inquiries on growth laws. II). </w:t>
      </w:r>
      <w:r w:rsidRPr="002F3AC6">
        <w:rPr>
          <w:rFonts w:ascii="Times New Roman" w:cs="Times New Roman"/>
          <w:i/>
          <w:iCs/>
          <w:lang w:val="en-GB"/>
        </w:rPr>
        <w:t>Human Biology</w:t>
      </w:r>
      <w:r w:rsidRPr="002F3AC6">
        <w:rPr>
          <w:rFonts w:ascii="Times New Roman" w:cs="Times New Roman"/>
          <w:lang w:val="en-GB"/>
        </w:rPr>
        <w:t>, 10, 181–213.</w:t>
      </w:r>
    </w:p>
    <w:p w14:paraId="5DFBE03C"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von </w:t>
      </w:r>
      <w:proofErr w:type="spellStart"/>
      <w:r w:rsidRPr="002F3AC6">
        <w:rPr>
          <w:rFonts w:ascii="Times New Roman" w:cs="Times New Roman"/>
          <w:lang w:val="en-GB"/>
        </w:rPr>
        <w:t>Bertalanffy</w:t>
      </w:r>
      <w:proofErr w:type="spellEnd"/>
      <w:r w:rsidRPr="002F3AC6">
        <w:rPr>
          <w:rFonts w:ascii="Times New Roman" w:cs="Times New Roman"/>
          <w:lang w:val="en-GB"/>
        </w:rPr>
        <w:t xml:space="preserve">, L. (1957). Laws in metabolism and growth. </w:t>
      </w:r>
      <w:r w:rsidRPr="002F3AC6">
        <w:rPr>
          <w:rFonts w:ascii="Times New Roman" w:cs="Times New Roman"/>
          <w:i/>
          <w:iCs/>
          <w:lang w:val="en-GB"/>
        </w:rPr>
        <w:t>The quarterly review of biology</w:t>
      </w:r>
      <w:r w:rsidRPr="002F3AC6">
        <w:rPr>
          <w:rFonts w:ascii="Times New Roman" w:cs="Times New Roman"/>
          <w:lang w:val="en-GB"/>
        </w:rPr>
        <w:t>, 32, 217–231.</w:t>
      </w:r>
    </w:p>
    <w:p w14:paraId="22D64427"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sv-SE"/>
        </w:rPr>
        <w:lastRenderedPageBreak/>
        <w:t xml:space="preserve">Björnsson, B., Steinarsson, A. &amp; Árnason, T. (2007). </w:t>
      </w:r>
      <w:r w:rsidRPr="002F3AC6">
        <w:rPr>
          <w:rFonts w:ascii="Times New Roman" w:cs="Times New Roman"/>
          <w:lang w:val="en-GB"/>
        </w:rPr>
        <w:t xml:space="preserve">Growth model for Atlantic cod (Gadus </w:t>
      </w:r>
      <w:proofErr w:type="spellStart"/>
      <w:r w:rsidRPr="002F3AC6">
        <w:rPr>
          <w:rFonts w:ascii="Times New Roman" w:cs="Times New Roman"/>
          <w:lang w:val="en-GB"/>
        </w:rPr>
        <w:t>morhua</w:t>
      </w:r>
      <w:proofErr w:type="spellEnd"/>
      <w:r w:rsidRPr="002F3AC6">
        <w:rPr>
          <w:rFonts w:ascii="Times New Roman" w:cs="Times New Roman"/>
          <w:lang w:val="en-GB"/>
        </w:rPr>
        <w:t xml:space="preserve">): Effects of temperature and body weight on growth rate. </w:t>
      </w:r>
      <w:r w:rsidRPr="002F3AC6">
        <w:rPr>
          <w:rFonts w:ascii="Times New Roman" w:cs="Times New Roman"/>
          <w:i/>
          <w:iCs/>
          <w:lang w:val="en-GB"/>
        </w:rPr>
        <w:t>Aquaculture</w:t>
      </w:r>
      <w:r w:rsidRPr="002F3AC6">
        <w:rPr>
          <w:rFonts w:ascii="Times New Roman" w:cs="Times New Roman"/>
          <w:lang w:val="en-GB"/>
        </w:rPr>
        <w:t>, 271, 216–226.</w:t>
      </w:r>
    </w:p>
    <w:p w14:paraId="1101444B"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Blanchard, J.L., Heneghan, R.F., Everett, J.D., </w:t>
      </w:r>
      <w:proofErr w:type="spellStart"/>
      <w:r w:rsidRPr="002F3AC6">
        <w:rPr>
          <w:rFonts w:ascii="Times New Roman" w:cs="Times New Roman"/>
          <w:lang w:val="en-GB"/>
        </w:rPr>
        <w:t>Trebilco</w:t>
      </w:r>
      <w:proofErr w:type="spellEnd"/>
      <w:r w:rsidRPr="002F3AC6">
        <w:rPr>
          <w:rFonts w:ascii="Times New Roman" w:cs="Times New Roman"/>
          <w:lang w:val="en-GB"/>
        </w:rPr>
        <w:t xml:space="preserve">, R. &amp; Richardson, A.J. (2017). From Bacteria to Whales: Using Functional Size Spectra to Model Marine Ecosystems. </w:t>
      </w:r>
      <w:r w:rsidRPr="002F3AC6">
        <w:rPr>
          <w:rFonts w:ascii="Times New Roman" w:cs="Times New Roman"/>
          <w:i/>
          <w:iCs/>
          <w:lang w:val="en-GB"/>
        </w:rPr>
        <w:t>Trends in Ecology &amp; Evolution</w:t>
      </w:r>
      <w:r w:rsidRPr="002F3AC6">
        <w:rPr>
          <w:rFonts w:ascii="Times New Roman" w:cs="Times New Roman"/>
          <w:lang w:val="en-GB"/>
        </w:rPr>
        <w:t>, 32, 174–186.</w:t>
      </w:r>
    </w:p>
    <w:p w14:paraId="78A5A698"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Bokma</w:t>
      </w:r>
      <w:proofErr w:type="spellEnd"/>
      <w:r w:rsidRPr="002F3AC6">
        <w:rPr>
          <w:rFonts w:ascii="Times New Roman" w:cs="Times New Roman"/>
          <w:lang w:val="en-GB"/>
        </w:rPr>
        <w:t xml:space="preserve">, F. (2004). Evidence against universal metabolic allometry. </w:t>
      </w:r>
      <w:r w:rsidRPr="002F3AC6">
        <w:rPr>
          <w:rFonts w:ascii="Times New Roman" w:cs="Times New Roman"/>
          <w:i/>
          <w:iCs/>
          <w:lang w:val="en-GB"/>
        </w:rPr>
        <w:t>Functional Ecology</w:t>
      </w:r>
      <w:r w:rsidRPr="002F3AC6">
        <w:rPr>
          <w:rFonts w:ascii="Times New Roman" w:cs="Times New Roman"/>
          <w:lang w:val="en-GB"/>
        </w:rPr>
        <w:t>, 18, 184–187.</w:t>
      </w:r>
    </w:p>
    <w:p w14:paraId="05F4FBA6"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Brett, J.R., </w:t>
      </w:r>
      <w:proofErr w:type="spellStart"/>
      <w:r w:rsidRPr="002F3AC6">
        <w:rPr>
          <w:rFonts w:ascii="Times New Roman" w:cs="Times New Roman"/>
          <w:lang w:val="en-GB"/>
        </w:rPr>
        <w:t>Shelbourn</w:t>
      </w:r>
      <w:proofErr w:type="spellEnd"/>
      <w:r w:rsidRPr="002F3AC6">
        <w:rPr>
          <w:rFonts w:ascii="Times New Roman" w:cs="Times New Roman"/>
          <w:lang w:val="en-GB"/>
        </w:rPr>
        <w:t xml:space="preserve">, J.E. &amp; Shoop, C.T. (1969). Growth Rate and Body Composition of Fingerling Sockeye Salmon, Oncorhynchus nerka, in relation to Temperature and Ration Size. </w:t>
      </w:r>
      <w:r w:rsidRPr="002F3AC6">
        <w:rPr>
          <w:rFonts w:ascii="Times New Roman" w:cs="Times New Roman"/>
          <w:i/>
          <w:iCs/>
          <w:lang w:val="en-GB"/>
        </w:rPr>
        <w:t>J. Fish. Res. Bd. Can.</w:t>
      </w:r>
      <w:r w:rsidRPr="002F3AC6">
        <w:rPr>
          <w:rFonts w:ascii="Times New Roman" w:cs="Times New Roman"/>
          <w:lang w:val="en-GB"/>
        </w:rPr>
        <w:t>, 26, 2363–2394.</w:t>
      </w:r>
    </w:p>
    <w:p w14:paraId="2266CE79"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Brown, J.H., </w:t>
      </w:r>
      <w:proofErr w:type="spellStart"/>
      <w:r w:rsidRPr="002F3AC6">
        <w:rPr>
          <w:rFonts w:ascii="Times New Roman" w:cs="Times New Roman"/>
          <w:lang w:val="en-GB"/>
        </w:rPr>
        <w:t>Gillooly</w:t>
      </w:r>
      <w:proofErr w:type="spellEnd"/>
      <w:r w:rsidRPr="002F3AC6">
        <w:rPr>
          <w:rFonts w:ascii="Times New Roman" w:cs="Times New Roman"/>
          <w:lang w:val="en-GB"/>
        </w:rPr>
        <w:t xml:space="preserve">, J.F., Allen, A.P., Savage, V.M. &amp; West, G.B. (2004). Toward a metabolic theory of ecology. </w:t>
      </w:r>
      <w:r w:rsidRPr="002F3AC6">
        <w:rPr>
          <w:rFonts w:ascii="Times New Roman" w:cs="Times New Roman"/>
          <w:i/>
          <w:iCs/>
          <w:lang w:val="en-GB"/>
        </w:rPr>
        <w:t>Ecology</w:t>
      </w:r>
      <w:r w:rsidRPr="002F3AC6">
        <w:rPr>
          <w:rFonts w:ascii="Times New Roman" w:cs="Times New Roman"/>
          <w:lang w:val="en-GB"/>
        </w:rPr>
        <w:t>, 85, 1771–1789.</w:t>
      </w:r>
    </w:p>
    <w:p w14:paraId="5D0BB027"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Cheung, W.W.L., Sarmiento, J.L., Dunne, J., </w:t>
      </w:r>
      <w:proofErr w:type="spellStart"/>
      <w:r w:rsidRPr="002F3AC6">
        <w:rPr>
          <w:rFonts w:ascii="Times New Roman" w:cs="Times New Roman"/>
          <w:lang w:val="en-GB"/>
        </w:rPr>
        <w:t>Frölicher</w:t>
      </w:r>
      <w:proofErr w:type="spellEnd"/>
      <w:r w:rsidRPr="002F3AC6">
        <w:rPr>
          <w:rFonts w:ascii="Times New Roman" w:cs="Times New Roman"/>
          <w:lang w:val="en-GB"/>
        </w:rPr>
        <w:t xml:space="preserve">, T.L., Lam, V.W.Y., Deng </w:t>
      </w:r>
      <w:proofErr w:type="spellStart"/>
      <w:r w:rsidRPr="002F3AC6">
        <w:rPr>
          <w:rFonts w:ascii="Times New Roman" w:cs="Times New Roman"/>
          <w:lang w:val="en-GB"/>
        </w:rPr>
        <w:t>Palomares</w:t>
      </w:r>
      <w:proofErr w:type="spellEnd"/>
      <w:r w:rsidRPr="002F3AC6">
        <w:rPr>
          <w:rFonts w:ascii="Times New Roman" w:cs="Times New Roman"/>
          <w:lang w:val="en-GB"/>
        </w:rPr>
        <w:t xml:space="preserve">, M.L., </w:t>
      </w:r>
      <w:r w:rsidRPr="002F3AC6">
        <w:rPr>
          <w:rFonts w:ascii="Times New Roman" w:cs="Times New Roman"/>
          <w:i/>
          <w:iCs/>
          <w:lang w:val="en-GB"/>
        </w:rPr>
        <w:t>et al.</w:t>
      </w:r>
      <w:r w:rsidRPr="002F3AC6">
        <w:rPr>
          <w:rFonts w:ascii="Times New Roman" w:cs="Times New Roman"/>
          <w:lang w:val="en-GB"/>
        </w:rPr>
        <w:t xml:space="preserve"> (2013). Shrinking of fishes exacerbates impacts of global ocean changes on marine ecosystems. </w:t>
      </w:r>
      <w:r w:rsidRPr="002F3AC6">
        <w:rPr>
          <w:rFonts w:ascii="Times New Roman" w:cs="Times New Roman"/>
          <w:i/>
          <w:iCs/>
          <w:lang w:val="en-GB"/>
        </w:rPr>
        <w:t>Nature Climate Change</w:t>
      </w:r>
      <w:r w:rsidRPr="002F3AC6">
        <w:rPr>
          <w:rFonts w:ascii="Times New Roman" w:cs="Times New Roman"/>
          <w:lang w:val="en-GB"/>
        </w:rPr>
        <w:t>, 3, 254–258.</w:t>
      </w:r>
    </w:p>
    <w:p w14:paraId="2471AADA"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Christensen, E.A.F., Svendsen, M.B.S. &amp; </w:t>
      </w:r>
      <w:proofErr w:type="spellStart"/>
      <w:r w:rsidRPr="002F3AC6">
        <w:rPr>
          <w:rFonts w:ascii="Times New Roman" w:cs="Times New Roman"/>
          <w:lang w:val="en-GB"/>
        </w:rPr>
        <w:t>Steffensen</w:t>
      </w:r>
      <w:proofErr w:type="spellEnd"/>
      <w:r w:rsidRPr="002F3AC6">
        <w:rPr>
          <w:rFonts w:ascii="Times New Roman" w:cs="Times New Roman"/>
          <w:lang w:val="en-GB"/>
        </w:rPr>
        <w:t xml:space="preserve">, J.F. (2020). The combined effect of body size and temperature on oxygen consumption rates and the size‐dependency of preferred temperature in European perch </w:t>
      </w:r>
      <w:proofErr w:type="spellStart"/>
      <w:r w:rsidRPr="002F3AC6">
        <w:rPr>
          <w:rFonts w:ascii="Times New Roman" w:cs="Times New Roman"/>
          <w:i/>
          <w:iCs/>
          <w:lang w:val="en-GB"/>
        </w:rPr>
        <w:t>Perca</w:t>
      </w:r>
      <w:proofErr w:type="spellEnd"/>
      <w:r w:rsidRPr="002F3AC6">
        <w:rPr>
          <w:rFonts w:ascii="Times New Roman" w:cs="Times New Roman"/>
          <w:i/>
          <w:iCs/>
          <w:lang w:val="en-GB"/>
        </w:rPr>
        <w:t xml:space="preserve"> </w:t>
      </w:r>
      <w:proofErr w:type="spellStart"/>
      <w:r w:rsidRPr="002F3AC6">
        <w:rPr>
          <w:rFonts w:ascii="Times New Roman" w:cs="Times New Roman"/>
          <w:i/>
          <w:iCs/>
          <w:lang w:val="en-GB"/>
        </w:rPr>
        <w:t>fluviatilis</w:t>
      </w:r>
      <w:proofErr w:type="spellEnd"/>
      <w:r w:rsidRPr="002F3AC6">
        <w:rPr>
          <w:rFonts w:ascii="Times New Roman" w:cs="Times New Roman"/>
          <w:lang w:val="en-GB"/>
        </w:rPr>
        <w:t xml:space="preserve">. </w:t>
      </w:r>
      <w:r w:rsidRPr="002F3AC6">
        <w:rPr>
          <w:rFonts w:ascii="Times New Roman" w:cs="Times New Roman"/>
          <w:i/>
          <w:iCs/>
          <w:lang w:val="en-GB"/>
        </w:rPr>
        <w:t xml:space="preserve">J Fish </w:t>
      </w:r>
      <w:proofErr w:type="spellStart"/>
      <w:r w:rsidRPr="002F3AC6">
        <w:rPr>
          <w:rFonts w:ascii="Times New Roman" w:cs="Times New Roman"/>
          <w:i/>
          <w:iCs/>
          <w:lang w:val="en-GB"/>
        </w:rPr>
        <w:t>Biol</w:t>
      </w:r>
      <w:proofErr w:type="spellEnd"/>
      <w:r w:rsidRPr="002F3AC6">
        <w:rPr>
          <w:rFonts w:ascii="Times New Roman" w:cs="Times New Roman"/>
          <w:lang w:val="en-GB"/>
        </w:rPr>
        <w:t>, jfb.14435.</w:t>
      </w:r>
    </w:p>
    <w:p w14:paraId="37B42924"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Clarke, A. (2004). Is there a Universal Temperature Dependence of metabolism? </w:t>
      </w:r>
      <w:r w:rsidRPr="002F3AC6">
        <w:rPr>
          <w:rFonts w:ascii="Times New Roman" w:cs="Times New Roman"/>
          <w:i/>
          <w:iCs/>
          <w:lang w:val="en-GB"/>
        </w:rPr>
        <w:t>Functional Ecology</w:t>
      </w:r>
      <w:r w:rsidRPr="002F3AC6">
        <w:rPr>
          <w:rFonts w:ascii="Times New Roman" w:cs="Times New Roman"/>
          <w:lang w:val="en-GB"/>
        </w:rPr>
        <w:t>, 18.</w:t>
      </w:r>
    </w:p>
    <w:p w14:paraId="159B098C"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Clarke, A. &amp; Johnston, N.M. (1999). Scaling of metabolic rate with body mass and temperature in teleost fish. </w:t>
      </w:r>
      <w:r w:rsidRPr="002F3AC6">
        <w:rPr>
          <w:rFonts w:ascii="Times New Roman" w:cs="Times New Roman"/>
          <w:i/>
          <w:iCs/>
          <w:lang w:val="en-GB"/>
        </w:rPr>
        <w:t>Journal of Animal Ecology</w:t>
      </w:r>
      <w:r w:rsidRPr="002F3AC6">
        <w:rPr>
          <w:rFonts w:ascii="Times New Roman" w:cs="Times New Roman"/>
          <w:lang w:val="en-GB"/>
        </w:rPr>
        <w:t>, 68, 893–905.</w:t>
      </w:r>
    </w:p>
    <w:p w14:paraId="77C9ED90"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Daufresne</w:t>
      </w:r>
      <w:proofErr w:type="spellEnd"/>
      <w:r w:rsidRPr="002F3AC6">
        <w:rPr>
          <w:rFonts w:ascii="Times New Roman" w:cs="Times New Roman"/>
          <w:lang w:val="en-GB"/>
        </w:rPr>
        <w:t xml:space="preserve">, M., </w:t>
      </w:r>
      <w:proofErr w:type="spellStart"/>
      <w:r w:rsidRPr="002F3AC6">
        <w:rPr>
          <w:rFonts w:ascii="Times New Roman" w:cs="Times New Roman"/>
          <w:lang w:val="en-GB"/>
        </w:rPr>
        <w:t>Lengfellner</w:t>
      </w:r>
      <w:proofErr w:type="spellEnd"/>
      <w:r w:rsidRPr="002F3AC6">
        <w:rPr>
          <w:rFonts w:ascii="Times New Roman" w:cs="Times New Roman"/>
          <w:lang w:val="en-GB"/>
        </w:rPr>
        <w:t xml:space="preserve">, K. &amp; Sommer, U. (2009). Global warming benefits the small in aquatic ecosystems. </w:t>
      </w:r>
      <w:r w:rsidRPr="002F3AC6">
        <w:rPr>
          <w:rFonts w:ascii="Times New Roman" w:cs="Times New Roman"/>
          <w:i/>
          <w:iCs/>
          <w:lang w:val="en-GB"/>
        </w:rPr>
        <w:t>Proceedings of the National Academy of Sciences, USA</w:t>
      </w:r>
      <w:r w:rsidRPr="002F3AC6">
        <w:rPr>
          <w:rFonts w:ascii="Times New Roman" w:cs="Times New Roman"/>
          <w:lang w:val="en-GB"/>
        </w:rPr>
        <w:t>, 106, 12788–12793.</w:t>
      </w:r>
    </w:p>
    <w:p w14:paraId="18ABA5E0"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Dell, A.I., </w:t>
      </w:r>
      <w:proofErr w:type="spellStart"/>
      <w:r w:rsidRPr="002F3AC6">
        <w:rPr>
          <w:rFonts w:ascii="Times New Roman" w:cs="Times New Roman"/>
          <w:lang w:val="en-GB"/>
        </w:rPr>
        <w:t>Pawar</w:t>
      </w:r>
      <w:proofErr w:type="spellEnd"/>
      <w:r w:rsidRPr="002F3AC6">
        <w:rPr>
          <w:rFonts w:ascii="Times New Roman" w:cs="Times New Roman"/>
          <w:lang w:val="en-GB"/>
        </w:rPr>
        <w:t xml:space="preserve">, S. &amp; Savage, V.M. (2011). Systematic variation in the temperature dependence of physiological and ecological traits. </w:t>
      </w:r>
      <w:r w:rsidRPr="002F3AC6">
        <w:rPr>
          <w:rFonts w:ascii="Times New Roman" w:cs="Times New Roman"/>
          <w:i/>
          <w:iCs/>
          <w:lang w:val="en-GB"/>
        </w:rPr>
        <w:t>Proceedings of the National Academy of Sciences</w:t>
      </w:r>
      <w:r w:rsidRPr="002F3AC6">
        <w:rPr>
          <w:rFonts w:ascii="Times New Roman" w:cs="Times New Roman"/>
          <w:lang w:val="en-GB"/>
        </w:rPr>
        <w:t>, 108, 10591–10596.</w:t>
      </w:r>
    </w:p>
    <w:p w14:paraId="0C073FE5"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van </w:t>
      </w:r>
      <w:proofErr w:type="spellStart"/>
      <w:r w:rsidRPr="002F3AC6">
        <w:rPr>
          <w:rFonts w:ascii="Times New Roman" w:cs="Times New Roman"/>
          <w:lang w:val="en-GB"/>
        </w:rPr>
        <w:t>Denderen</w:t>
      </w:r>
      <w:proofErr w:type="spellEnd"/>
      <w:r w:rsidRPr="002F3AC6">
        <w:rPr>
          <w:rFonts w:ascii="Times New Roman" w:cs="Times New Roman"/>
          <w:lang w:val="en-GB"/>
        </w:rPr>
        <w:t xml:space="preserve">, P.D., </w:t>
      </w:r>
      <w:proofErr w:type="spellStart"/>
      <w:r w:rsidRPr="002F3AC6">
        <w:rPr>
          <w:rFonts w:ascii="Times New Roman" w:cs="Times New Roman"/>
          <w:lang w:val="en-GB"/>
        </w:rPr>
        <w:t>Gislason</w:t>
      </w:r>
      <w:proofErr w:type="spellEnd"/>
      <w:r w:rsidRPr="002F3AC6">
        <w:rPr>
          <w:rFonts w:ascii="Times New Roman" w:cs="Times New Roman"/>
          <w:lang w:val="en-GB"/>
        </w:rPr>
        <w:t xml:space="preserve">, H. &amp; Andersen, K.H. (2019). Little difference in average fish growth and maximum size across temperatures. </w:t>
      </w:r>
      <w:proofErr w:type="spellStart"/>
      <w:r w:rsidRPr="002F3AC6">
        <w:rPr>
          <w:rFonts w:ascii="Times New Roman" w:cs="Times New Roman"/>
          <w:i/>
          <w:iCs/>
          <w:lang w:val="en-GB"/>
        </w:rPr>
        <w:t>EcoEvoRxiv</w:t>
      </w:r>
      <w:proofErr w:type="spellEnd"/>
      <w:r w:rsidRPr="002F3AC6">
        <w:rPr>
          <w:rFonts w:ascii="Times New Roman" w:cs="Times New Roman"/>
          <w:i/>
          <w:iCs/>
          <w:lang w:val="en-GB"/>
        </w:rPr>
        <w:t xml:space="preserve"> 10.32942/osf.io/8cu4y</w:t>
      </w:r>
      <w:r w:rsidRPr="002F3AC6">
        <w:rPr>
          <w:rFonts w:ascii="Times New Roman" w:cs="Times New Roman"/>
          <w:lang w:val="en-GB"/>
        </w:rPr>
        <w:t>.</w:t>
      </w:r>
    </w:p>
    <w:p w14:paraId="0D2AEC8A"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van </w:t>
      </w:r>
      <w:proofErr w:type="spellStart"/>
      <w:r w:rsidRPr="002F3AC6">
        <w:rPr>
          <w:rFonts w:ascii="Times New Roman" w:cs="Times New Roman"/>
          <w:lang w:val="en-GB"/>
        </w:rPr>
        <w:t>Dorst</w:t>
      </w:r>
      <w:proofErr w:type="spellEnd"/>
      <w:r w:rsidRPr="002F3AC6">
        <w:rPr>
          <w:rFonts w:ascii="Times New Roman" w:cs="Times New Roman"/>
          <w:lang w:val="en-GB"/>
        </w:rPr>
        <w:t xml:space="preserve">, R.M., </w:t>
      </w:r>
      <w:proofErr w:type="spellStart"/>
      <w:r w:rsidRPr="002F3AC6">
        <w:rPr>
          <w:rFonts w:ascii="Times New Roman" w:cs="Times New Roman"/>
          <w:lang w:val="en-GB"/>
        </w:rPr>
        <w:t>Gårdmark</w:t>
      </w:r>
      <w:proofErr w:type="spellEnd"/>
      <w:r w:rsidRPr="002F3AC6">
        <w:rPr>
          <w:rFonts w:ascii="Times New Roman" w:cs="Times New Roman"/>
          <w:lang w:val="en-GB"/>
        </w:rPr>
        <w:t xml:space="preserve">, A., </w:t>
      </w:r>
      <w:proofErr w:type="spellStart"/>
      <w:r w:rsidRPr="002F3AC6">
        <w:rPr>
          <w:rFonts w:ascii="Times New Roman" w:cs="Times New Roman"/>
          <w:lang w:val="en-GB"/>
        </w:rPr>
        <w:t>Svanbäck</w:t>
      </w:r>
      <w:proofErr w:type="spellEnd"/>
      <w:r w:rsidRPr="002F3AC6">
        <w:rPr>
          <w:rFonts w:ascii="Times New Roman" w:cs="Times New Roman"/>
          <w:lang w:val="en-GB"/>
        </w:rPr>
        <w:t xml:space="preserve">, R., </w:t>
      </w:r>
      <w:proofErr w:type="spellStart"/>
      <w:r w:rsidRPr="002F3AC6">
        <w:rPr>
          <w:rFonts w:ascii="Times New Roman" w:cs="Times New Roman"/>
          <w:lang w:val="en-GB"/>
        </w:rPr>
        <w:t>Beier</w:t>
      </w:r>
      <w:proofErr w:type="spellEnd"/>
      <w:r w:rsidRPr="002F3AC6">
        <w:rPr>
          <w:rFonts w:ascii="Times New Roman" w:cs="Times New Roman"/>
          <w:lang w:val="en-GB"/>
        </w:rPr>
        <w:t xml:space="preserve">, U., </w:t>
      </w:r>
      <w:proofErr w:type="spellStart"/>
      <w:r w:rsidRPr="002F3AC6">
        <w:rPr>
          <w:rFonts w:ascii="Times New Roman" w:cs="Times New Roman"/>
          <w:lang w:val="en-GB"/>
        </w:rPr>
        <w:t>Weyhenmeyer</w:t>
      </w:r>
      <w:proofErr w:type="spellEnd"/>
      <w:r w:rsidRPr="002F3AC6">
        <w:rPr>
          <w:rFonts w:ascii="Times New Roman" w:cs="Times New Roman"/>
          <w:lang w:val="en-GB"/>
        </w:rPr>
        <w:t xml:space="preserve">, G.A. &amp; Huss, M. (2019). Warmer and browner waters decrease fish biomass production. </w:t>
      </w:r>
      <w:r w:rsidRPr="002F3AC6">
        <w:rPr>
          <w:rFonts w:ascii="Times New Roman" w:cs="Times New Roman"/>
          <w:i/>
          <w:iCs/>
          <w:lang w:val="en-GB"/>
        </w:rPr>
        <w:t>Global Change Biology</w:t>
      </w:r>
      <w:r w:rsidRPr="002F3AC6">
        <w:rPr>
          <w:rFonts w:ascii="Times New Roman" w:cs="Times New Roman"/>
          <w:lang w:val="en-GB"/>
        </w:rPr>
        <w:t>, 25, 1395–1408.</w:t>
      </w:r>
    </w:p>
    <w:p w14:paraId="42C13463"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Downs, C.J., Hayes, J.P. &amp; Tracy, C.R. (2008). Scaling metabolic rate with body mass and inverse body temperature: A test of the Arrhenius fractal supply model. </w:t>
      </w:r>
      <w:r w:rsidRPr="002F3AC6">
        <w:rPr>
          <w:rFonts w:ascii="Times New Roman" w:cs="Times New Roman"/>
          <w:i/>
          <w:iCs/>
          <w:lang w:val="en-GB"/>
        </w:rPr>
        <w:t>Functional Ecology</w:t>
      </w:r>
      <w:r w:rsidRPr="002F3AC6">
        <w:rPr>
          <w:rFonts w:ascii="Times New Roman" w:cs="Times New Roman"/>
          <w:lang w:val="en-GB"/>
        </w:rPr>
        <w:t>, 22, 239–244.</w:t>
      </w:r>
    </w:p>
    <w:p w14:paraId="09039408"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Elliott, J.M. &amp; Hurley, M.A. (1995). The Functional Relationship between Body Size and Growth Rate in Fish. </w:t>
      </w:r>
      <w:r w:rsidRPr="002F3AC6">
        <w:rPr>
          <w:rFonts w:ascii="Times New Roman" w:cs="Times New Roman"/>
          <w:i/>
          <w:iCs/>
          <w:lang w:val="en-GB"/>
        </w:rPr>
        <w:t>Functional Ecology</w:t>
      </w:r>
      <w:r w:rsidRPr="002F3AC6">
        <w:rPr>
          <w:rFonts w:ascii="Times New Roman" w:cs="Times New Roman"/>
          <w:lang w:val="en-GB"/>
        </w:rPr>
        <w:t>, 9, 625.</w:t>
      </w:r>
    </w:p>
    <w:p w14:paraId="6952B71E"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Englund, G., </w:t>
      </w:r>
      <w:proofErr w:type="spellStart"/>
      <w:r w:rsidRPr="002F3AC6">
        <w:rPr>
          <w:rFonts w:ascii="Times New Roman" w:cs="Times New Roman"/>
          <w:lang w:val="en-GB"/>
        </w:rPr>
        <w:t>Öhlund</w:t>
      </w:r>
      <w:proofErr w:type="spellEnd"/>
      <w:r w:rsidRPr="002F3AC6">
        <w:rPr>
          <w:rFonts w:ascii="Times New Roman" w:cs="Times New Roman"/>
          <w:lang w:val="en-GB"/>
        </w:rPr>
        <w:t xml:space="preserve">, G., Hein, C.L. &amp; Diehl, S. (2011). Temperature dependence of the functional response. </w:t>
      </w:r>
      <w:r w:rsidRPr="002F3AC6">
        <w:rPr>
          <w:rFonts w:ascii="Times New Roman" w:cs="Times New Roman"/>
          <w:i/>
          <w:iCs/>
          <w:lang w:val="en-GB"/>
        </w:rPr>
        <w:t>Ecology Letters</w:t>
      </w:r>
      <w:r w:rsidRPr="002F3AC6">
        <w:rPr>
          <w:rFonts w:ascii="Times New Roman" w:cs="Times New Roman"/>
          <w:lang w:val="en-GB"/>
        </w:rPr>
        <w:t>, 14, 914–921.</w:t>
      </w:r>
    </w:p>
    <w:p w14:paraId="2547ED4A"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Essington, T.E., </w:t>
      </w:r>
      <w:proofErr w:type="spellStart"/>
      <w:r w:rsidRPr="002F3AC6">
        <w:rPr>
          <w:rFonts w:ascii="Times New Roman" w:cs="Times New Roman"/>
          <w:lang w:val="en-GB"/>
        </w:rPr>
        <w:t>Kitchell</w:t>
      </w:r>
      <w:proofErr w:type="spellEnd"/>
      <w:r w:rsidRPr="002F3AC6">
        <w:rPr>
          <w:rFonts w:ascii="Times New Roman" w:cs="Times New Roman"/>
          <w:lang w:val="en-GB"/>
        </w:rPr>
        <w:t xml:space="preserve">, J.F. &amp; Walters, C.J. (2001). The von </w:t>
      </w:r>
      <w:proofErr w:type="spellStart"/>
      <w:r w:rsidRPr="002F3AC6">
        <w:rPr>
          <w:rFonts w:ascii="Times New Roman" w:cs="Times New Roman"/>
          <w:lang w:val="en-GB"/>
        </w:rPr>
        <w:t>Bertalanffy</w:t>
      </w:r>
      <w:proofErr w:type="spellEnd"/>
      <w:r w:rsidRPr="002F3AC6">
        <w:rPr>
          <w:rFonts w:ascii="Times New Roman" w:cs="Times New Roman"/>
          <w:lang w:val="en-GB"/>
        </w:rPr>
        <w:t xml:space="preserve"> growth function, bioenergetics, and the consumption rates of fish. </w:t>
      </w:r>
      <w:r w:rsidRPr="002F3AC6">
        <w:rPr>
          <w:rFonts w:ascii="Times New Roman" w:cs="Times New Roman"/>
          <w:i/>
          <w:iCs/>
          <w:lang w:val="en-GB"/>
        </w:rPr>
        <w:t>Canadian Journal of Fisheries and Aquatic Sciences</w:t>
      </w:r>
      <w:r w:rsidRPr="002F3AC6">
        <w:rPr>
          <w:rFonts w:ascii="Times New Roman" w:cs="Times New Roman"/>
          <w:lang w:val="en-GB"/>
        </w:rPr>
        <w:t>, 58, 2129–2138.</w:t>
      </w:r>
    </w:p>
    <w:p w14:paraId="5366FF3B"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Fernández-</w:t>
      </w:r>
      <w:proofErr w:type="spellStart"/>
      <w:r w:rsidRPr="002F3AC6">
        <w:rPr>
          <w:rFonts w:ascii="Times New Roman" w:cs="Times New Roman"/>
          <w:lang w:val="en-GB"/>
        </w:rPr>
        <w:t>i</w:t>
      </w:r>
      <w:proofErr w:type="spellEnd"/>
      <w:r w:rsidRPr="002F3AC6">
        <w:rPr>
          <w:rFonts w:ascii="Times New Roman" w:cs="Times New Roman"/>
          <w:lang w:val="en-GB"/>
        </w:rPr>
        <w:t xml:space="preserve">-Marín, X. (2016). </w:t>
      </w:r>
      <w:proofErr w:type="spellStart"/>
      <w:r w:rsidRPr="002F3AC6">
        <w:rPr>
          <w:rFonts w:ascii="Times New Roman" w:cs="Times New Roman"/>
          <w:lang w:val="en-GB"/>
        </w:rPr>
        <w:t>ggmcmc</w:t>
      </w:r>
      <w:proofErr w:type="spellEnd"/>
      <w:r w:rsidRPr="002F3AC6">
        <w:rPr>
          <w:rFonts w:ascii="Times New Roman" w:cs="Times New Roman"/>
          <w:lang w:val="en-GB"/>
        </w:rPr>
        <w:t xml:space="preserve">: Analysis of MCMC Samples and Bayesian Inference. </w:t>
      </w:r>
      <w:r w:rsidRPr="002F3AC6">
        <w:rPr>
          <w:rFonts w:ascii="Times New Roman" w:cs="Times New Roman"/>
          <w:i/>
          <w:iCs/>
          <w:lang w:val="en-GB"/>
        </w:rPr>
        <w:t>Journal of Statistical Software</w:t>
      </w:r>
      <w:r w:rsidRPr="002F3AC6">
        <w:rPr>
          <w:rFonts w:ascii="Times New Roman" w:cs="Times New Roman"/>
          <w:lang w:val="en-GB"/>
        </w:rPr>
        <w:t>, 70, 1–20.</w:t>
      </w:r>
    </w:p>
    <w:p w14:paraId="315A61FC"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Forster, J., Hirst, A.G. &amp; Atkinson, D. (2012). Warming-induced reductions in body size are greater in aquatic than terrestrial species. </w:t>
      </w:r>
      <w:r w:rsidRPr="002F3AC6">
        <w:rPr>
          <w:rFonts w:ascii="Times New Roman" w:cs="Times New Roman"/>
          <w:i/>
          <w:iCs/>
          <w:lang w:val="en-GB"/>
        </w:rPr>
        <w:t>PNAS</w:t>
      </w:r>
      <w:r w:rsidRPr="002F3AC6">
        <w:rPr>
          <w:rFonts w:ascii="Times New Roman" w:cs="Times New Roman"/>
          <w:lang w:val="en-GB"/>
        </w:rPr>
        <w:t>, 109, 19310–19314.</w:t>
      </w:r>
    </w:p>
    <w:p w14:paraId="736DDB6F"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Fossen, E.I.F., </w:t>
      </w:r>
      <w:proofErr w:type="spellStart"/>
      <w:r w:rsidRPr="002F3AC6">
        <w:rPr>
          <w:rFonts w:ascii="Times New Roman" w:cs="Times New Roman"/>
          <w:lang w:val="en-GB"/>
        </w:rPr>
        <w:t>Pélabon</w:t>
      </w:r>
      <w:proofErr w:type="spellEnd"/>
      <w:r w:rsidRPr="002F3AC6">
        <w:rPr>
          <w:rFonts w:ascii="Times New Roman" w:cs="Times New Roman"/>
          <w:lang w:val="en-GB"/>
        </w:rPr>
        <w:t xml:space="preserve">, C. &amp; </w:t>
      </w:r>
      <w:proofErr w:type="spellStart"/>
      <w:r w:rsidRPr="002F3AC6">
        <w:rPr>
          <w:rFonts w:ascii="Times New Roman" w:cs="Times New Roman"/>
          <w:lang w:val="en-GB"/>
        </w:rPr>
        <w:t>Einum</w:t>
      </w:r>
      <w:proofErr w:type="spellEnd"/>
      <w:r w:rsidRPr="002F3AC6">
        <w:rPr>
          <w:rFonts w:ascii="Times New Roman" w:cs="Times New Roman"/>
          <w:lang w:val="en-GB"/>
        </w:rPr>
        <w:t xml:space="preserve">, S. (2019). Genetic and environmental effects on the scaling of metabolic rate with body size. </w:t>
      </w:r>
      <w:r w:rsidRPr="002F3AC6">
        <w:rPr>
          <w:rFonts w:ascii="Times New Roman" w:cs="Times New Roman"/>
          <w:i/>
          <w:iCs/>
          <w:lang w:val="en-GB"/>
        </w:rPr>
        <w:t>Journal of Experimental Biology</w:t>
      </w:r>
      <w:r w:rsidRPr="002F3AC6">
        <w:rPr>
          <w:rFonts w:ascii="Times New Roman" w:cs="Times New Roman"/>
          <w:lang w:val="en-GB"/>
        </w:rPr>
        <w:t>, 222.</w:t>
      </w:r>
    </w:p>
    <w:p w14:paraId="588817D3"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lastRenderedPageBreak/>
        <w:t>Fussmann</w:t>
      </w:r>
      <w:proofErr w:type="spellEnd"/>
      <w:r w:rsidRPr="002F3AC6">
        <w:rPr>
          <w:rFonts w:ascii="Times New Roman" w:cs="Times New Roman"/>
          <w:lang w:val="en-GB"/>
        </w:rPr>
        <w:t xml:space="preserve">, K.E., </w:t>
      </w:r>
      <w:proofErr w:type="spellStart"/>
      <w:r w:rsidRPr="002F3AC6">
        <w:rPr>
          <w:rFonts w:ascii="Times New Roman" w:cs="Times New Roman"/>
          <w:lang w:val="en-GB"/>
        </w:rPr>
        <w:t>Schwarzmüller</w:t>
      </w:r>
      <w:proofErr w:type="spellEnd"/>
      <w:r w:rsidRPr="002F3AC6">
        <w:rPr>
          <w:rFonts w:ascii="Times New Roman" w:cs="Times New Roman"/>
          <w:lang w:val="en-GB"/>
        </w:rPr>
        <w:t xml:space="preserve">, F., Brose, U., </w:t>
      </w:r>
      <w:proofErr w:type="spellStart"/>
      <w:r w:rsidRPr="002F3AC6">
        <w:rPr>
          <w:rFonts w:ascii="Times New Roman" w:cs="Times New Roman"/>
          <w:lang w:val="en-GB"/>
        </w:rPr>
        <w:t>Jousset</w:t>
      </w:r>
      <w:proofErr w:type="spellEnd"/>
      <w:r w:rsidRPr="002F3AC6">
        <w:rPr>
          <w:rFonts w:ascii="Times New Roman" w:cs="Times New Roman"/>
          <w:lang w:val="en-GB"/>
        </w:rPr>
        <w:t xml:space="preserve">, A. &amp; </w:t>
      </w:r>
      <w:proofErr w:type="spellStart"/>
      <w:r w:rsidRPr="002F3AC6">
        <w:rPr>
          <w:rFonts w:ascii="Times New Roman" w:cs="Times New Roman"/>
          <w:lang w:val="en-GB"/>
        </w:rPr>
        <w:t>Rall</w:t>
      </w:r>
      <w:proofErr w:type="spellEnd"/>
      <w:r w:rsidRPr="002F3AC6">
        <w:rPr>
          <w:rFonts w:ascii="Times New Roman" w:cs="Times New Roman"/>
          <w:lang w:val="en-GB"/>
        </w:rPr>
        <w:t xml:space="preserve">, B.C. (2014). Ecological stability in response to warming. </w:t>
      </w:r>
      <w:r w:rsidRPr="002F3AC6">
        <w:rPr>
          <w:rFonts w:ascii="Times New Roman" w:cs="Times New Roman"/>
          <w:i/>
          <w:iCs/>
          <w:lang w:val="en-GB"/>
        </w:rPr>
        <w:t>Nature Climate Change</w:t>
      </w:r>
      <w:r w:rsidRPr="002F3AC6">
        <w:rPr>
          <w:rFonts w:ascii="Times New Roman" w:cs="Times New Roman"/>
          <w:lang w:val="en-GB"/>
        </w:rPr>
        <w:t>, 4, 206–210.</w:t>
      </w:r>
    </w:p>
    <w:p w14:paraId="7806E612"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Gabry</w:t>
      </w:r>
      <w:proofErr w:type="spellEnd"/>
      <w:r w:rsidRPr="002F3AC6">
        <w:rPr>
          <w:rFonts w:ascii="Times New Roman" w:cs="Times New Roman"/>
          <w:lang w:val="en-GB"/>
        </w:rPr>
        <w:t xml:space="preserve">, J., Simpson, D., </w:t>
      </w:r>
      <w:proofErr w:type="spellStart"/>
      <w:r w:rsidRPr="002F3AC6">
        <w:rPr>
          <w:rFonts w:ascii="Times New Roman" w:cs="Times New Roman"/>
          <w:lang w:val="en-GB"/>
        </w:rPr>
        <w:t>Vehtari</w:t>
      </w:r>
      <w:proofErr w:type="spellEnd"/>
      <w:r w:rsidRPr="002F3AC6">
        <w:rPr>
          <w:rFonts w:ascii="Times New Roman" w:cs="Times New Roman"/>
          <w:lang w:val="en-GB"/>
        </w:rPr>
        <w:t xml:space="preserve">, A., Betancourt, M. &amp; Gelman, A. (2019). Visualization in Bayesian workflow. </w:t>
      </w:r>
      <w:r w:rsidRPr="002F3AC6">
        <w:rPr>
          <w:rFonts w:ascii="Times New Roman" w:cs="Times New Roman"/>
          <w:i/>
          <w:iCs/>
          <w:lang w:val="en-GB"/>
        </w:rPr>
        <w:t>J. R. Stat. Soc. A</w:t>
      </w:r>
      <w:r w:rsidRPr="002F3AC6">
        <w:rPr>
          <w:rFonts w:ascii="Times New Roman" w:cs="Times New Roman"/>
          <w:lang w:val="en-GB"/>
        </w:rPr>
        <w:t>, 182, 389–402.</w:t>
      </w:r>
    </w:p>
    <w:p w14:paraId="3BB53A60"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García </w:t>
      </w:r>
      <w:proofErr w:type="spellStart"/>
      <w:r w:rsidRPr="002F3AC6">
        <w:rPr>
          <w:rFonts w:ascii="Times New Roman" w:cs="Times New Roman"/>
          <w:lang w:val="en-GB"/>
        </w:rPr>
        <w:t>García</w:t>
      </w:r>
      <w:proofErr w:type="spellEnd"/>
      <w:r w:rsidRPr="002F3AC6">
        <w:rPr>
          <w:rFonts w:ascii="Times New Roman" w:cs="Times New Roman"/>
          <w:lang w:val="en-GB"/>
        </w:rPr>
        <w:t xml:space="preserve">, B., </w:t>
      </w:r>
      <w:proofErr w:type="spellStart"/>
      <w:r w:rsidRPr="002F3AC6">
        <w:rPr>
          <w:rFonts w:ascii="Times New Roman" w:cs="Times New Roman"/>
          <w:lang w:val="en-GB"/>
        </w:rPr>
        <w:t>Cerezo</w:t>
      </w:r>
      <w:proofErr w:type="spellEnd"/>
      <w:r w:rsidRPr="002F3AC6">
        <w:rPr>
          <w:rFonts w:ascii="Times New Roman" w:cs="Times New Roman"/>
          <w:lang w:val="en-GB"/>
        </w:rPr>
        <w:t xml:space="preserve"> Valverde, J., </w:t>
      </w:r>
      <w:proofErr w:type="spellStart"/>
      <w:r w:rsidRPr="002F3AC6">
        <w:rPr>
          <w:rFonts w:ascii="Times New Roman" w:cs="Times New Roman"/>
          <w:lang w:val="en-GB"/>
        </w:rPr>
        <w:t>Aguado-Giménez</w:t>
      </w:r>
      <w:proofErr w:type="spellEnd"/>
      <w:r w:rsidRPr="002F3AC6">
        <w:rPr>
          <w:rFonts w:ascii="Times New Roman" w:cs="Times New Roman"/>
          <w:lang w:val="en-GB"/>
        </w:rPr>
        <w:t xml:space="preserve">, F., García </w:t>
      </w:r>
      <w:proofErr w:type="spellStart"/>
      <w:r w:rsidRPr="002F3AC6">
        <w:rPr>
          <w:rFonts w:ascii="Times New Roman" w:cs="Times New Roman"/>
          <w:lang w:val="en-GB"/>
        </w:rPr>
        <w:t>García</w:t>
      </w:r>
      <w:proofErr w:type="spellEnd"/>
      <w:r w:rsidRPr="002F3AC6">
        <w:rPr>
          <w:rFonts w:ascii="Times New Roman" w:cs="Times New Roman"/>
          <w:lang w:val="en-GB"/>
        </w:rPr>
        <w:t xml:space="preserve">, J. &amp; Hernández, M.D. (2011). Effect of the interaction between body weight and temperature on growth and maximum daily food intake in </w:t>
      </w:r>
      <w:proofErr w:type="spellStart"/>
      <w:r w:rsidRPr="002F3AC6">
        <w:rPr>
          <w:rFonts w:ascii="Times New Roman" w:cs="Times New Roman"/>
          <w:lang w:val="en-GB"/>
        </w:rPr>
        <w:t>sharpsnout</w:t>
      </w:r>
      <w:proofErr w:type="spellEnd"/>
      <w:r w:rsidRPr="002F3AC6">
        <w:rPr>
          <w:rFonts w:ascii="Times New Roman" w:cs="Times New Roman"/>
          <w:lang w:val="en-GB"/>
        </w:rPr>
        <w:t xml:space="preserve"> sea bream (</w:t>
      </w:r>
      <w:proofErr w:type="spellStart"/>
      <w:r w:rsidRPr="002F3AC6">
        <w:rPr>
          <w:rFonts w:ascii="Times New Roman" w:cs="Times New Roman"/>
          <w:lang w:val="en-GB"/>
        </w:rPr>
        <w:t>Diplodus</w:t>
      </w:r>
      <w:proofErr w:type="spellEnd"/>
      <w:r w:rsidRPr="002F3AC6">
        <w:rPr>
          <w:rFonts w:ascii="Times New Roman" w:cs="Times New Roman"/>
          <w:lang w:val="en-GB"/>
        </w:rPr>
        <w:t xml:space="preserve"> </w:t>
      </w:r>
      <w:proofErr w:type="spellStart"/>
      <w:r w:rsidRPr="002F3AC6">
        <w:rPr>
          <w:rFonts w:ascii="Times New Roman" w:cs="Times New Roman"/>
          <w:lang w:val="en-GB"/>
        </w:rPr>
        <w:t>puntazzo</w:t>
      </w:r>
      <w:proofErr w:type="spellEnd"/>
      <w:r w:rsidRPr="002F3AC6">
        <w:rPr>
          <w:rFonts w:ascii="Times New Roman" w:cs="Times New Roman"/>
          <w:lang w:val="en-GB"/>
        </w:rPr>
        <w:t xml:space="preserve">). </w:t>
      </w:r>
      <w:r w:rsidRPr="002F3AC6">
        <w:rPr>
          <w:rFonts w:ascii="Times New Roman" w:cs="Times New Roman"/>
          <w:i/>
          <w:iCs/>
          <w:lang w:val="en-GB"/>
        </w:rPr>
        <w:t>Aquaculture International</w:t>
      </w:r>
      <w:r w:rsidRPr="002F3AC6">
        <w:rPr>
          <w:rFonts w:ascii="Times New Roman" w:cs="Times New Roman"/>
          <w:lang w:val="en-GB"/>
        </w:rPr>
        <w:t>, 19, 131–141.</w:t>
      </w:r>
    </w:p>
    <w:p w14:paraId="328D35D7"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Gardner, J.L., Peters, A., Kearney, M.R., Joseph, L. &amp; Heinsohn, R. (2011). Declining body size: a third universal response to warming? </w:t>
      </w:r>
      <w:r w:rsidRPr="002F3AC6">
        <w:rPr>
          <w:rFonts w:ascii="Times New Roman" w:cs="Times New Roman"/>
          <w:i/>
          <w:iCs/>
          <w:lang w:val="en-GB"/>
        </w:rPr>
        <w:t>Trends in Ecology &amp; Evolution</w:t>
      </w:r>
      <w:r w:rsidRPr="002F3AC6">
        <w:rPr>
          <w:rFonts w:ascii="Times New Roman" w:cs="Times New Roman"/>
          <w:lang w:val="en-GB"/>
        </w:rPr>
        <w:t>, 26, 285–291.</w:t>
      </w:r>
    </w:p>
    <w:p w14:paraId="6E573F16"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Gelman, A., Carlin, J., Stern, H. &amp; Rubin, D. (2003). </w:t>
      </w:r>
      <w:r w:rsidRPr="002F3AC6">
        <w:rPr>
          <w:rFonts w:ascii="Times New Roman" w:cs="Times New Roman"/>
          <w:i/>
          <w:iCs/>
          <w:lang w:val="en-GB"/>
        </w:rPr>
        <w:t>Bayesian Data Analysis. 2nd edition</w:t>
      </w:r>
      <w:r w:rsidRPr="002F3AC6">
        <w:rPr>
          <w:rFonts w:ascii="Times New Roman" w:cs="Times New Roman"/>
          <w:lang w:val="en-GB"/>
        </w:rPr>
        <w:t>. Chapman and Hall/CRC, Boca Raton.</w:t>
      </w:r>
    </w:p>
    <w:p w14:paraId="241C21DC"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Gelman, A. &amp; Hill, J. (2007). </w:t>
      </w:r>
      <w:r w:rsidRPr="002F3AC6">
        <w:rPr>
          <w:rFonts w:ascii="Times New Roman" w:cs="Times New Roman"/>
          <w:i/>
          <w:iCs/>
          <w:lang w:val="en-GB"/>
        </w:rPr>
        <w:t>Data Analysis Using Regression and Multilevel/Hierarchical Models</w:t>
      </w:r>
      <w:r w:rsidRPr="002F3AC6">
        <w:rPr>
          <w:rFonts w:ascii="Times New Roman" w:cs="Times New Roman"/>
          <w:lang w:val="en-GB"/>
        </w:rPr>
        <w:t>. Cambridge University Press.</w:t>
      </w:r>
    </w:p>
    <w:p w14:paraId="664BB9EE"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Gillooly</w:t>
      </w:r>
      <w:proofErr w:type="spellEnd"/>
      <w:r w:rsidRPr="002F3AC6">
        <w:rPr>
          <w:rFonts w:ascii="Times New Roman" w:cs="Times New Roman"/>
          <w:lang w:val="en-GB"/>
        </w:rPr>
        <w:t xml:space="preserve">, J.F., Brown, J.H., West, G.B., Savage, V.M. &amp; </w:t>
      </w:r>
      <w:proofErr w:type="spellStart"/>
      <w:r w:rsidRPr="002F3AC6">
        <w:rPr>
          <w:rFonts w:ascii="Times New Roman" w:cs="Times New Roman"/>
          <w:lang w:val="en-GB"/>
        </w:rPr>
        <w:t>Charnov</w:t>
      </w:r>
      <w:proofErr w:type="spellEnd"/>
      <w:r w:rsidRPr="002F3AC6">
        <w:rPr>
          <w:rFonts w:ascii="Times New Roman" w:cs="Times New Roman"/>
          <w:lang w:val="en-GB"/>
        </w:rPr>
        <w:t xml:space="preserve">, E.L. (2001). Effects of size and temperature on metabolic rate. </w:t>
      </w:r>
      <w:r w:rsidRPr="002F3AC6">
        <w:rPr>
          <w:rFonts w:ascii="Times New Roman" w:cs="Times New Roman"/>
          <w:i/>
          <w:iCs/>
          <w:lang w:val="en-GB"/>
        </w:rPr>
        <w:t>Science</w:t>
      </w:r>
      <w:r w:rsidRPr="002F3AC6">
        <w:rPr>
          <w:rFonts w:ascii="Times New Roman" w:cs="Times New Roman"/>
          <w:lang w:val="en-GB"/>
        </w:rPr>
        <w:t>, 2248–2251.</w:t>
      </w:r>
    </w:p>
    <w:p w14:paraId="0228C478"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Glazier, D.S. (2005). Beyond the “3/4-power law”: variation in the intra- and interspecific scaling of metabolic rate in animals. </w:t>
      </w:r>
      <w:r w:rsidRPr="002F3AC6">
        <w:rPr>
          <w:rFonts w:ascii="Times New Roman" w:cs="Times New Roman"/>
          <w:i/>
          <w:iCs/>
          <w:lang w:val="en-GB"/>
        </w:rPr>
        <w:t>Biological Reviews of the Cambridge Philosophical Society</w:t>
      </w:r>
      <w:r w:rsidRPr="002F3AC6">
        <w:rPr>
          <w:rFonts w:ascii="Times New Roman" w:cs="Times New Roman"/>
          <w:lang w:val="en-GB"/>
        </w:rPr>
        <w:t>, 80, 611–662.</w:t>
      </w:r>
    </w:p>
    <w:p w14:paraId="7105DD5F"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Glazier, D.S. (2010). A unifying explanation for diverse metabolic scaling in animals and plants. </w:t>
      </w:r>
      <w:r w:rsidRPr="002F3AC6">
        <w:rPr>
          <w:rFonts w:ascii="Times New Roman" w:cs="Times New Roman"/>
          <w:i/>
          <w:iCs/>
          <w:lang w:val="en-GB"/>
        </w:rPr>
        <w:t>Biological Reviews of the Cambridge Philosophical Society</w:t>
      </w:r>
      <w:r w:rsidRPr="002F3AC6">
        <w:rPr>
          <w:rFonts w:ascii="Times New Roman" w:cs="Times New Roman"/>
          <w:lang w:val="en-GB"/>
        </w:rPr>
        <w:t>, 85, 111–138.</w:t>
      </w:r>
    </w:p>
    <w:p w14:paraId="090A850C"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Handeland</w:t>
      </w:r>
      <w:proofErr w:type="spellEnd"/>
      <w:r w:rsidRPr="002F3AC6">
        <w:rPr>
          <w:rFonts w:ascii="Times New Roman" w:cs="Times New Roman"/>
          <w:lang w:val="en-GB"/>
        </w:rPr>
        <w:t xml:space="preserve">, S.O., </w:t>
      </w:r>
      <w:proofErr w:type="spellStart"/>
      <w:r w:rsidRPr="002F3AC6">
        <w:rPr>
          <w:rFonts w:ascii="Times New Roman" w:cs="Times New Roman"/>
          <w:lang w:val="en-GB"/>
        </w:rPr>
        <w:t>Imsland</w:t>
      </w:r>
      <w:proofErr w:type="spellEnd"/>
      <w:r w:rsidRPr="002F3AC6">
        <w:rPr>
          <w:rFonts w:ascii="Times New Roman" w:cs="Times New Roman"/>
          <w:lang w:val="en-GB"/>
        </w:rPr>
        <w:t xml:space="preserve">, A.K. &amp; Stefansson, S.O. (2008). The effect of temperature and fish size on growth, feed intake, food conversion efficiency and stomach evacuation rate of Atlantic salmon post-smolts. </w:t>
      </w:r>
      <w:r w:rsidRPr="002F3AC6">
        <w:rPr>
          <w:rFonts w:ascii="Times New Roman" w:cs="Times New Roman"/>
          <w:i/>
          <w:iCs/>
          <w:lang w:val="en-GB"/>
        </w:rPr>
        <w:t>Aquaculture</w:t>
      </w:r>
      <w:r w:rsidRPr="002F3AC6">
        <w:rPr>
          <w:rFonts w:ascii="Times New Roman" w:cs="Times New Roman"/>
          <w:lang w:val="en-GB"/>
        </w:rPr>
        <w:t>, 283, 36–42.</w:t>
      </w:r>
    </w:p>
    <w:p w14:paraId="739EC764" w14:textId="77777777" w:rsidR="002F3AC6" w:rsidRPr="002F3AC6" w:rsidRDefault="002F3AC6" w:rsidP="002F3AC6">
      <w:pPr>
        <w:pStyle w:val="Bibliography"/>
        <w:rPr>
          <w:rFonts w:ascii="Times New Roman" w:cs="Times New Roman"/>
          <w:lang w:val="sv-SE"/>
        </w:rPr>
      </w:pPr>
      <w:r w:rsidRPr="002F3AC6">
        <w:rPr>
          <w:rFonts w:ascii="Times New Roman" w:cs="Times New Roman"/>
          <w:lang w:val="en-GB"/>
        </w:rPr>
        <w:t xml:space="preserve">Harrison, X.A., Donaldson, L., Correa-Cano, M.E., Evans, J., Fisher, D.N., Goodwin, C.E.D., </w:t>
      </w:r>
      <w:r w:rsidRPr="002F3AC6">
        <w:rPr>
          <w:rFonts w:ascii="Times New Roman" w:cs="Times New Roman"/>
          <w:i/>
          <w:iCs/>
          <w:lang w:val="en-GB"/>
        </w:rPr>
        <w:t>et al.</w:t>
      </w:r>
      <w:r w:rsidRPr="002F3AC6">
        <w:rPr>
          <w:rFonts w:ascii="Times New Roman" w:cs="Times New Roman"/>
          <w:lang w:val="en-GB"/>
        </w:rPr>
        <w:t xml:space="preserve"> (2018). A brief introduction to mixed effects modelling and multi-model inference in ecology. </w:t>
      </w:r>
      <w:r w:rsidRPr="002F3AC6">
        <w:rPr>
          <w:rFonts w:ascii="Times New Roman" w:cs="Times New Roman"/>
          <w:i/>
          <w:iCs/>
          <w:lang w:val="sv-SE"/>
        </w:rPr>
        <w:t>PeerJ</w:t>
      </w:r>
      <w:r w:rsidRPr="002F3AC6">
        <w:rPr>
          <w:rFonts w:ascii="Times New Roman" w:cs="Times New Roman"/>
          <w:lang w:val="sv-SE"/>
        </w:rPr>
        <w:t>, 6, e4794.</w:t>
      </w:r>
    </w:p>
    <w:p w14:paraId="2D5443B6"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sv-SE"/>
        </w:rPr>
        <w:t xml:space="preserve">Hartvig, M., Andersen, K.H. &amp; Beyer, J.E. (2011). </w:t>
      </w:r>
      <w:r w:rsidRPr="002F3AC6">
        <w:rPr>
          <w:rFonts w:ascii="Times New Roman" w:cs="Times New Roman"/>
          <w:lang w:val="en-GB"/>
        </w:rPr>
        <w:t xml:space="preserve">Food web framework for size-structured populations. </w:t>
      </w:r>
      <w:r w:rsidRPr="002F3AC6">
        <w:rPr>
          <w:rFonts w:ascii="Times New Roman" w:cs="Times New Roman"/>
          <w:i/>
          <w:iCs/>
          <w:lang w:val="en-GB"/>
        </w:rPr>
        <w:t>Journal of Theoretical Biology</w:t>
      </w:r>
      <w:r w:rsidRPr="002F3AC6">
        <w:rPr>
          <w:rFonts w:ascii="Times New Roman" w:cs="Times New Roman"/>
          <w:lang w:val="en-GB"/>
        </w:rPr>
        <w:t>, 272, 113–122.</w:t>
      </w:r>
    </w:p>
    <w:p w14:paraId="14B664AD"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Heincke</w:t>
      </w:r>
      <w:proofErr w:type="spellEnd"/>
      <w:r w:rsidRPr="002F3AC6">
        <w:rPr>
          <w:rFonts w:ascii="Times New Roman" w:cs="Times New Roman"/>
          <w:lang w:val="en-GB"/>
        </w:rPr>
        <w:t xml:space="preserve">, F. (1913). Rapp. Proc. Verb. </w:t>
      </w:r>
      <w:proofErr w:type="spellStart"/>
      <w:r w:rsidRPr="002F3AC6">
        <w:rPr>
          <w:rFonts w:ascii="Times New Roman" w:cs="Times New Roman"/>
          <w:lang w:val="en-GB"/>
        </w:rPr>
        <w:t>Réun</w:t>
      </w:r>
      <w:proofErr w:type="spellEnd"/>
      <w:r w:rsidRPr="002F3AC6">
        <w:rPr>
          <w:rFonts w:ascii="Times New Roman" w:cs="Times New Roman"/>
          <w:lang w:val="en-GB"/>
        </w:rPr>
        <w:t>. ICES 16, 1–70.</w:t>
      </w:r>
    </w:p>
    <w:p w14:paraId="3441063B"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Hepher</w:t>
      </w:r>
      <w:proofErr w:type="spellEnd"/>
      <w:r w:rsidRPr="002F3AC6">
        <w:rPr>
          <w:rFonts w:ascii="Times New Roman" w:cs="Times New Roman"/>
          <w:lang w:val="en-GB"/>
        </w:rPr>
        <w:t xml:space="preserve">, B. (1988). </w:t>
      </w:r>
      <w:r w:rsidRPr="002F3AC6">
        <w:rPr>
          <w:rFonts w:ascii="Times New Roman" w:cs="Times New Roman"/>
          <w:i/>
          <w:iCs/>
          <w:lang w:val="en-GB"/>
        </w:rPr>
        <w:t>Nutrition of Pond Fishes</w:t>
      </w:r>
      <w:r w:rsidRPr="002F3AC6">
        <w:rPr>
          <w:rFonts w:ascii="Times New Roman" w:cs="Times New Roman"/>
          <w:lang w:val="en-GB"/>
        </w:rPr>
        <w:t>. Cambridge University Press.</w:t>
      </w:r>
    </w:p>
    <w:p w14:paraId="3D98E6EA"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Horne, C.R., Hirst, </w:t>
      </w:r>
      <w:proofErr w:type="spellStart"/>
      <w:r w:rsidRPr="002F3AC6">
        <w:rPr>
          <w:rFonts w:ascii="Times New Roman" w:cs="Times New Roman"/>
          <w:lang w:val="en-GB"/>
        </w:rPr>
        <w:t>Andrew.G</w:t>
      </w:r>
      <w:proofErr w:type="spellEnd"/>
      <w:r w:rsidRPr="002F3AC6">
        <w:rPr>
          <w:rFonts w:ascii="Times New Roman" w:cs="Times New Roman"/>
          <w:lang w:val="en-GB"/>
        </w:rPr>
        <w:t xml:space="preserve">. &amp; Atkinson, D. (2015). Temperature-size responses match latitudinal-size clines in arthropods, revealing critical differences between aquatic and terrestrial species. </w:t>
      </w:r>
      <w:r w:rsidRPr="002F3AC6">
        <w:rPr>
          <w:rFonts w:ascii="Times New Roman" w:cs="Times New Roman"/>
          <w:i/>
          <w:iCs/>
          <w:lang w:val="en-GB"/>
        </w:rPr>
        <w:t>Ecology Letters</w:t>
      </w:r>
      <w:r w:rsidRPr="002F3AC6">
        <w:rPr>
          <w:rFonts w:ascii="Times New Roman" w:cs="Times New Roman"/>
          <w:lang w:val="en-GB"/>
        </w:rPr>
        <w:t>, 18, 327–335.</w:t>
      </w:r>
    </w:p>
    <w:p w14:paraId="2DDF84E9"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Huey, R.B. &amp; Kingsolver, J.G. (2019). Climate Warming, Resource Availability, and the Metabolic Meltdown of Ectotherms. </w:t>
      </w:r>
      <w:r w:rsidRPr="002F3AC6">
        <w:rPr>
          <w:rFonts w:ascii="Times New Roman" w:cs="Times New Roman"/>
          <w:i/>
          <w:iCs/>
          <w:lang w:val="en-GB"/>
        </w:rPr>
        <w:t>The American Naturalist</w:t>
      </w:r>
      <w:r w:rsidRPr="002F3AC6">
        <w:rPr>
          <w:rFonts w:ascii="Times New Roman" w:cs="Times New Roman"/>
          <w:lang w:val="en-GB"/>
        </w:rPr>
        <w:t>, 194, E140–E150.</w:t>
      </w:r>
    </w:p>
    <w:p w14:paraId="72FAB9AE"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Huss, M., Lindmark, M., Jacobson, P., van </w:t>
      </w:r>
      <w:proofErr w:type="spellStart"/>
      <w:r w:rsidRPr="002F3AC6">
        <w:rPr>
          <w:rFonts w:ascii="Times New Roman" w:cs="Times New Roman"/>
          <w:lang w:val="en-GB"/>
        </w:rPr>
        <w:t>Dorst</w:t>
      </w:r>
      <w:proofErr w:type="spellEnd"/>
      <w:r w:rsidRPr="002F3AC6">
        <w:rPr>
          <w:rFonts w:ascii="Times New Roman" w:cs="Times New Roman"/>
          <w:lang w:val="en-GB"/>
        </w:rPr>
        <w:t xml:space="preserve">, R.M. &amp; </w:t>
      </w:r>
      <w:proofErr w:type="spellStart"/>
      <w:r w:rsidRPr="002F3AC6">
        <w:rPr>
          <w:rFonts w:ascii="Times New Roman" w:cs="Times New Roman"/>
          <w:lang w:val="en-GB"/>
        </w:rPr>
        <w:t>Gårdmark</w:t>
      </w:r>
      <w:proofErr w:type="spellEnd"/>
      <w:r w:rsidRPr="002F3AC6">
        <w:rPr>
          <w:rFonts w:ascii="Times New Roman" w:cs="Times New Roman"/>
          <w:lang w:val="en-GB"/>
        </w:rPr>
        <w:t xml:space="preserve">, A. (2019). Experimental evidence of gradual size‐dependent shifts in body size and growth of fish in response to warming. </w:t>
      </w:r>
      <w:r w:rsidRPr="002F3AC6">
        <w:rPr>
          <w:rFonts w:ascii="Times New Roman" w:cs="Times New Roman"/>
          <w:i/>
          <w:iCs/>
          <w:lang w:val="en-GB"/>
        </w:rPr>
        <w:t>Global Change Biology</w:t>
      </w:r>
      <w:r w:rsidRPr="002F3AC6">
        <w:rPr>
          <w:rFonts w:ascii="Times New Roman" w:cs="Times New Roman"/>
          <w:lang w:val="en-GB"/>
        </w:rPr>
        <w:t>.</w:t>
      </w:r>
    </w:p>
    <w:p w14:paraId="17B23CA7"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Jerde</w:t>
      </w:r>
      <w:proofErr w:type="spellEnd"/>
      <w:r w:rsidRPr="002F3AC6">
        <w:rPr>
          <w:rFonts w:ascii="Times New Roman" w:cs="Times New Roman"/>
          <w:lang w:val="en-GB"/>
        </w:rPr>
        <w:t xml:space="preserve">, C.L., </w:t>
      </w:r>
      <w:proofErr w:type="spellStart"/>
      <w:r w:rsidRPr="002F3AC6">
        <w:rPr>
          <w:rFonts w:ascii="Times New Roman" w:cs="Times New Roman"/>
          <w:lang w:val="en-GB"/>
        </w:rPr>
        <w:t>Kraskura</w:t>
      </w:r>
      <w:proofErr w:type="spellEnd"/>
      <w:r w:rsidRPr="002F3AC6">
        <w:rPr>
          <w:rFonts w:ascii="Times New Roman" w:cs="Times New Roman"/>
          <w:lang w:val="en-GB"/>
        </w:rPr>
        <w:t xml:space="preserve">, K., Eliason, E.J., </w:t>
      </w:r>
      <w:proofErr w:type="spellStart"/>
      <w:r w:rsidRPr="002F3AC6">
        <w:rPr>
          <w:rFonts w:ascii="Times New Roman" w:cs="Times New Roman"/>
          <w:lang w:val="en-GB"/>
        </w:rPr>
        <w:t>Csik</w:t>
      </w:r>
      <w:proofErr w:type="spellEnd"/>
      <w:r w:rsidRPr="002F3AC6">
        <w:rPr>
          <w:rFonts w:ascii="Times New Roman" w:cs="Times New Roman"/>
          <w:lang w:val="en-GB"/>
        </w:rPr>
        <w:t xml:space="preserve">, S.R., Stier, A.C. &amp; Taper, M.L. (2019). Strong Evidence for an Intraspecific Metabolic Scaling Coefficient Near 0.89 in Fish. </w:t>
      </w:r>
      <w:r w:rsidRPr="002F3AC6">
        <w:rPr>
          <w:rFonts w:ascii="Times New Roman" w:cs="Times New Roman"/>
          <w:i/>
          <w:iCs/>
          <w:lang w:val="en-GB"/>
        </w:rPr>
        <w:t>Front. Physiol.</w:t>
      </w:r>
      <w:r w:rsidRPr="002F3AC6">
        <w:rPr>
          <w:rFonts w:ascii="Times New Roman" w:cs="Times New Roman"/>
          <w:lang w:val="en-GB"/>
        </w:rPr>
        <w:t>, 10, 1166.</w:t>
      </w:r>
    </w:p>
    <w:p w14:paraId="2BCD90A3"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Jobling, M. (1997). Temperature and growth: modulation of growth rate via temperature change. In: </w:t>
      </w:r>
      <w:r w:rsidRPr="002F3AC6">
        <w:rPr>
          <w:rFonts w:ascii="Times New Roman" w:cs="Times New Roman"/>
          <w:i/>
          <w:iCs/>
          <w:lang w:val="en-GB"/>
        </w:rPr>
        <w:t>Global Warming: Implications for Freshwater and Marine Fish</w:t>
      </w:r>
      <w:r w:rsidRPr="002F3AC6">
        <w:rPr>
          <w:rFonts w:ascii="Times New Roman" w:cs="Times New Roman"/>
          <w:lang w:val="en-GB"/>
        </w:rPr>
        <w:t xml:space="preserve"> (eds. Wood, C.M. &amp; McDonald, D.G.). Cambridge University Press, Cambridge, pp. 225–254.</w:t>
      </w:r>
    </w:p>
    <w:p w14:paraId="08327903"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sv-SE"/>
        </w:rPr>
        <w:t xml:space="preserve">Jutfelt, F., Norin, T., Åsheim, E.R., Rowsey, L.E., Andreassen, A.H., Morgan, R., </w:t>
      </w:r>
      <w:r w:rsidRPr="002F3AC6">
        <w:rPr>
          <w:rFonts w:ascii="Times New Roman" w:cs="Times New Roman"/>
          <w:i/>
          <w:iCs/>
          <w:lang w:val="sv-SE"/>
        </w:rPr>
        <w:t>et al.</w:t>
      </w:r>
      <w:r w:rsidRPr="002F3AC6">
        <w:rPr>
          <w:rFonts w:ascii="Times New Roman" w:cs="Times New Roman"/>
          <w:lang w:val="sv-SE"/>
        </w:rPr>
        <w:t xml:space="preserve"> </w:t>
      </w:r>
      <w:r w:rsidRPr="002F3AC6">
        <w:rPr>
          <w:rFonts w:ascii="Times New Roman" w:cs="Times New Roman"/>
          <w:lang w:val="en-GB"/>
        </w:rPr>
        <w:t xml:space="preserve">(2020). </w:t>
      </w:r>
      <w:r w:rsidRPr="002F3AC6">
        <w:rPr>
          <w:rFonts w:ascii="Times New Roman" w:cs="Times New Roman"/>
          <w:i/>
          <w:iCs/>
          <w:lang w:val="en-GB"/>
        </w:rPr>
        <w:t>The aerobic scope protection hypothesis: a mechanism explaining reduced growth of ectotherms in warming environments?</w:t>
      </w:r>
      <w:r w:rsidRPr="002F3AC6">
        <w:rPr>
          <w:rFonts w:ascii="Times New Roman" w:cs="Times New Roman"/>
          <w:lang w:val="en-GB"/>
        </w:rPr>
        <w:t xml:space="preserve"> (preprint). </w:t>
      </w:r>
      <w:proofErr w:type="spellStart"/>
      <w:r w:rsidRPr="002F3AC6">
        <w:rPr>
          <w:rFonts w:ascii="Times New Roman" w:cs="Times New Roman"/>
          <w:lang w:val="en-GB"/>
        </w:rPr>
        <w:t>EcoEvoRxiv</w:t>
      </w:r>
      <w:proofErr w:type="spellEnd"/>
      <w:r w:rsidRPr="002F3AC6">
        <w:rPr>
          <w:rFonts w:ascii="Times New Roman" w:cs="Times New Roman"/>
          <w:lang w:val="en-GB"/>
        </w:rPr>
        <w:t>.</w:t>
      </w:r>
    </w:p>
    <w:p w14:paraId="1359199F"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lastRenderedPageBreak/>
        <w:t xml:space="preserve">Kearney, M. (2019). Reproductive </w:t>
      </w:r>
      <w:proofErr w:type="spellStart"/>
      <w:r w:rsidRPr="002F3AC6">
        <w:rPr>
          <w:rFonts w:ascii="Times New Roman" w:cs="Times New Roman"/>
          <w:lang w:val="en-GB"/>
        </w:rPr>
        <w:t>Hyperallometry</w:t>
      </w:r>
      <w:proofErr w:type="spellEnd"/>
      <w:r w:rsidRPr="002F3AC6">
        <w:rPr>
          <w:rFonts w:ascii="Times New Roman" w:cs="Times New Roman"/>
          <w:lang w:val="en-GB"/>
        </w:rPr>
        <w:t xml:space="preserve"> Does Not Challenge Mechanistic Growth Models. </w:t>
      </w:r>
      <w:r w:rsidRPr="002F3AC6">
        <w:rPr>
          <w:rFonts w:ascii="Times New Roman" w:cs="Times New Roman"/>
          <w:i/>
          <w:iCs/>
          <w:lang w:val="en-GB"/>
        </w:rPr>
        <w:t>Trends in Ecology &amp; Evolution</w:t>
      </w:r>
      <w:r w:rsidRPr="002F3AC6">
        <w:rPr>
          <w:rFonts w:ascii="Times New Roman" w:cs="Times New Roman"/>
          <w:lang w:val="en-GB"/>
        </w:rPr>
        <w:t>, 34, 275–276.</w:t>
      </w:r>
    </w:p>
    <w:p w14:paraId="5C389EB5"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Killen, S.S., Atkinson, D. &amp; Glazier, D.S. (2010). The intraspecific scaling of metabolic rate with body mass in fishes depends on lifestyle and temperature. </w:t>
      </w:r>
      <w:r w:rsidRPr="002F3AC6">
        <w:rPr>
          <w:rFonts w:ascii="Times New Roman" w:cs="Times New Roman"/>
          <w:i/>
          <w:iCs/>
          <w:lang w:val="en-GB"/>
        </w:rPr>
        <w:t>Ecology Letters</w:t>
      </w:r>
      <w:r w:rsidRPr="002F3AC6">
        <w:rPr>
          <w:rFonts w:ascii="Times New Roman" w:cs="Times New Roman"/>
          <w:lang w:val="en-GB"/>
        </w:rPr>
        <w:t>, 13, 184–193.</w:t>
      </w:r>
    </w:p>
    <w:p w14:paraId="032D7D91"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Kitchell</w:t>
      </w:r>
      <w:proofErr w:type="spellEnd"/>
      <w:r w:rsidRPr="002F3AC6">
        <w:rPr>
          <w:rFonts w:ascii="Times New Roman" w:cs="Times New Roman"/>
          <w:lang w:val="en-GB"/>
        </w:rPr>
        <w:t xml:space="preserve">, J.F., Stewart, D.J. &amp; </w:t>
      </w:r>
      <w:proofErr w:type="spellStart"/>
      <w:r w:rsidRPr="002F3AC6">
        <w:rPr>
          <w:rFonts w:ascii="Times New Roman" w:cs="Times New Roman"/>
          <w:lang w:val="en-GB"/>
        </w:rPr>
        <w:t>Weininger</w:t>
      </w:r>
      <w:proofErr w:type="spellEnd"/>
      <w:r w:rsidRPr="002F3AC6">
        <w:rPr>
          <w:rFonts w:ascii="Times New Roman" w:cs="Times New Roman"/>
          <w:lang w:val="en-GB"/>
        </w:rPr>
        <w:t>, D. (1977). Applications of a bioenergetics model to yellow perch (</w:t>
      </w:r>
      <w:proofErr w:type="spellStart"/>
      <w:r w:rsidRPr="002F3AC6">
        <w:rPr>
          <w:rFonts w:ascii="Times New Roman" w:cs="Times New Roman"/>
          <w:lang w:val="en-GB"/>
        </w:rPr>
        <w:t>Perca</w:t>
      </w:r>
      <w:proofErr w:type="spellEnd"/>
      <w:r w:rsidRPr="002F3AC6">
        <w:rPr>
          <w:rFonts w:ascii="Times New Roman" w:cs="Times New Roman"/>
          <w:lang w:val="en-GB"/>
        </w:rPr>
        <w:t xml:space="preserve"> </w:t>
      </w:r>
      <w:proofErr w:type="spellStart"/>
      <w:r w:rsidRPr="002F3AC6">
        <w:rPr>
          <w:rFonts w:ascii="Times New Roman" w:cs="Times New Roman"/>
          <w:lang w:val="en-GB"/>
        </w:rPr>
        <w:t>flavescens</w:t>
      </w:r>
      <w:proofErr w:type="spellEnd"/>
      <w:r w:rsidRPr="002F3AC6">
        <w:rPr>
          <w:rFonts w:ascii="Times New Roman" w:cs="Times New Roman"/>
          <w:lang w:val="en-GB"/>
        </w:rPr>
        <w:t xml:space="preserve">) and walleye (Stizostedion vitreum vitreum). </w:t>
      </w:r>
      <w:r w:rsidRPr="002F3AC6">
        <w:rPr>
          <w:rFonts w:ascii="Times New Roman" w:cs="Times New Roman"/>
          <w:i/>
          <w:iCs/>
          <w:lang w:val="en-GB"/>
        </w:rPr>
        <w:t>Journal of the Fisheries Board of Canada</w:t>
      </w:r>
      <w:r w:rsidRPr="002F3AC6">
        <w:rPr>
          <w:rFonts w:ascii="Times New Roman" w:cs="Times New Roman"/>
          <w:lang w:val="en-GB"/>
        </w:rPr>
        <w:t>, 34, 1922–1935.</w:t>
      </w:r>
    </w:p>
    <w:p w14:paraId="0336E82A"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Kooijman</w:t>
      </w:r>
      <w:proofErr w:type="spellEnd"/>
      <w:r w:rsidRPr="002F3AC6">
        <w:rPr>
          <w:rFonts w:ascii="Times New Roman" w:cs="Times New Roman"/>
          <w:lang w:val="en-GB"/>
        </w:rPr>
        <w:t xml:space="preserve">, S.A.L.M. (1993). </w:t>
      </w:r>
      <w:r w:rsidRPr="002F3AC6">
        <w:rPr>
          <w:rFonts w:ascii="Times New Roman" w:cs="Times New Roman"/>
          <w:i/>
          <w:iCs/>
          <w:lang w:val="en-GB"/>
        </w:rPr>
        <w:t>Dynamic energy budgets in biological systems</w:t>
      </w:r>
      <w:r w:rsidRPr="002F3AC6">
        <w:rPr>
          <w:rFonts w:ascii="Times New Roman" w:cs="Times New Roman"/>
          <w:lang w:val="en-GB"/>
        </w:rPr>
        <w:t>. Cambridge University Press.</w:t>
      </w:r>
    </w:p>
    <w:p w14:paraId="6C75477C"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Lefevre, S., McKenzie, D.J. &amp; Nilsson, G.E. (2017a). Models projecting the fate of fish populations under climate change need to be based on valid physiological mechanisms. </w:t>
      </w:r>
      <w:r w:rsidRPr="002F3AC6">
        <w:rPr>
          <w:rFonts w:ascii="Times New Roman" w:cs="Times New Roman"/>
          <w:i/>
          <w:iCs/>
          <w:lang w:val="en-GB"/>
        </w:rPr>
        <w:t>Global Change Biology</w:t>
      </w:r>
      <w:r w:rsidRPr="002F3AC6">
        <w:rPr>
          <w:rFonts w:ascii="Times New Roman" w:cs="Times New Roman"/>
          <w:lang w:val="en-GB"/>
        </w:rPr>
        <w:t>, 23, 3449–3459.</w:t>
      </w:r>
    </w:p>
    <w:p w14:paraId="6A4441AC"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Lefevre, S., McKenzie, D.J. &amp; Nilsson, G.E. (2017b). Models projecting the fate of fish populations under climate change need to be based on valid physiological mechanisms. </w:t>
      </w:r>
      <w:r w:rsidRPr="002F3AC6">
        <w:rPr>
          <w:rFonts w:ascii="Times New Roman" w:cs="Times New Roman"/>
          <w:i/>
          <w:iCs/>
          <w:lang w:val="en-GB"/>
        </w:rPr>
        <w:t>Global Change Biology</w:t>
      </w:r>
      <w:r w:rsidRPr="002F3AC6">
        <w:rPr>
          <w:rFonts w:ascii="Times New Roman" w:cs="Times New Roman"/>
          <w:lang w:val="en-GB"/>
        </w:rPr>
        <w:t>, 23, 3449–3459.</w:t>
      </w:r>
    </w:p>
    <w:p w14:paraId="57984FC1"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Lemoine, N.P. &amp; </w:t>
      </w:r>
      <w:proofErr w:type="spellStart"/>
      <w:r w:rsidRPr="002F3AC6">
        <w:rPr>
          <w:rFonts w:ascii="Times New Roman" w:cs="Times New Roman"/>
          <w:lang w:val="en-GB"/>
        </w:rPr>
        <w:t>Burkepile</w:t>
      </w:r>
      <w:proofErr w:type="spellEnd"/>
      <w:r w:rsidRPr="002F3AC6">
        <w:rPr>
          <w:rFonts w:ascii="Times New Roman" w:cs="Times New Roman"/>
          <w:lang w:val="en-GB"/>
        </w:rPr>
        <w:t xml:space="preserve">, D.E. (2012). Temperature-induced mismatches between consumption and metabolism reduce consumer fitness. </w:t>
      </w:r>
      <w:r w:rsidRPr="002F3AC6">
        <w:rPr>
          <w:rFonts w:ascii="Times New Roman" w:cs="Times New Roman"/>
          <w:i/>
          <w:iCs/>
          <w:lang w:val="en-GB"/>
        </w:rPr>
        <w:t>Ecology</w:t>
      </w:r>
      <w:r w:rsidRPr="002F3AC6">
        <w:rPr>
          <w:rFonts w:ascii="Times New Roman" w:cs="Times New Roman"/>
          <w:lang w:val="en-GB"/>
        </w:rPr>
        <w:t>, 93, 2483–2489.</w:t>
      </w:r>
    </w:p>
    <w:p w14:paraId="09388B04"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Lindmark, M., Huss, M., </w:t>
      </w:r>
      <w:proofErr w:type="spellStart"/>
      <w:r w:rsidRPr="002F3AC6">
        <w:rPr>
          <w:rFonts w:ascii="Times New Roman" w:cs="Times New Roman"/>
          <w:lang w:val="en-GB"/>
        </w:rPr>
        <w:t>Ohlberger</w:t>
      </w:r>
      <w:proofErr w:type="spellEnd"/>
      <w:r w:rsidRPr="002F3AC6">
        <w:rPr>
          <w:rFonts w:ascii="Times New Roman" w:cs="Times New Roman"/>
          <w:lang w:val="en-GB"/>
        </w:rPr>
        <w:t xml:space="preserve">, J. &amp; </w:t>
      </w:r>
      <w:proofErr w:type="spellStart"/>
      <w:r w:rsidRPr="002F3AC6">
        <w:rPr>
          <w:rFonts w:ascii="Times New Roman" w:cs="Times New Roman"/>
          <w:lang w:val="en-GB"/>
        </w:rPr>
        <w:t>Gårdmark</w:t>
      </w:r>
      <w:proofErr w:type="spellEnd"/>
      <w:r w:rsidRPr="002F3AC6">
        <w:rPr>
          <w:rFonts w:ascii="Times New Roman" w:cs="Times New Roman"/>
          <w:lang w:val="en-GB"/>
        </w:rPr>
        <w:t xml:space="preserve">, A. (2018). Temperature-dependent body size effects determine population responses to climate warming. </w:t>
      </w:r>
      <w:r w:rsidRPr="002F3AC6">
        <w:rPr>
          <w:rFonts w:ascii="Times New Roman" w:cs="Times New Roman"/>
          <w:i/>
          <w:iCs/>
          <w:lang w:val="en-GB"/>
        </w:rPr>
        <w:t>Ecology Letters</w:t>
      </w:r>
      <w:r w:rsidRPr="002F3AC6">
        <w:rPr>
          <w:rFonts w:ascii="Times New Roman" w:cs="Times New Roman"/>
          <w:lang w:val="en-GB"/>
        </w:rPr>
        <w:t>, 21, 181–189.</w:t>
      </w:r>
    </w:p>
    <w:p w14:paraId="5939BB25"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Lindmark, M., </w:t>
      </w:r>
      <w:proofErr w:type="spellStart"/>
      <w:r w:rsidRPr="002F3AC6">
        <w:rPr>
          <w:rFonts w:ascii="Times New Roman" w:cs="Times New Roman"/>
          <w:lang w:val="en-GB"/>
        </w:rPr>
        <w:t>Ohlberger</w:t>
      </w:r>
      <w:proofErr w:type="spellEnd"/>
      <w:r w:rsidRPr="002F3AC6">
        <w:rPr>
          <w:rFonts w:ascii="Times New Roman" w:cs="Times New Roman"/>
          <w:lang w:val="en-GB"/>
        </w:rPr>
        <w:t xml:space="preserve">, J., Huss, M. &amp; </w:t>
      </w:r>
      <w:proofErr w:type="spellStart"/>
      <w:r w:rsidRPr="002F3AC6">
        <w:rPr>
          <w:rFonts w:ascii="Times New Roman" w:cs="Times New Roman"/>
          <w:lang w:val="en-GB"/>
        </w:rPr>
        <w:t>Gårdmark</w:t>
      </w:r>
      <w:proofErr w:type="spellEnd"/>
      <w:r w:rsidRPr="002F3AC6">
        <w:rPr>
          <w:rFonts w:ascii="Times New Roman" w:cs="Times New Roman"/>
          <w:lang w:val="en-GB"/>
        </w:rPr>
        <w:t xml:space="preserve">, A. (2019). Size‐based ecological interactions drive food web responses to climate warming. </w:t>
      </w:r>
      <w:r w:rsidRPr="002F3AC6">
        <w:rPr>
          <w:rFonts w:ascii="Times New Roman" w:cs="Times New Roman"/>
          <w:i/>
          <w:iCs/>
          <w:lang w:val="en-GB"/>
        </w:rPr>
        <w:t>Ecology Letters</w:t>
      </w:r>
      <w:r w:rsidRPr="002F3AC6">
        <w:rPr>
          <w:rFonts w:ascii="Times New Roman" w:cs="Times New Roman"/>
          <w:lang w:val="en-GB"/>
        </w:rPr>
        <w:t>, 22, 778–786.</w:t>
      </w:r>
    </w:p>
    <w:p w14:paraId="16CD581B"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Lorenzen, K. (1996). The relationship between body weight and natural mortality in juvenile and adult fish: a comparison of natural ecosystems and aquaculture. </w:t>
      </w:r>
      <w:r w:rsidRPr="002F3AC6">
        <w:rPr>
          <w:rFonts w:ascii="Times New Roman" w:cs="Times New Roman"/>
          <w:i/>
          <w:iCs/>
          <w:lang w:val="en-GB"/>
        </w:rPr>
        <w:t>Journal of Fish Biology</w:t>
      </w:r>
      <w:r w:rsidRPr="002F3AC6">
        <w:rPr>
          <w:rFonts w:ascii="Times New Roman" w:cs="Times New Roman"/>
          <w:lang w:val="en-GB"/>
        </w:rPr>
        <w:t>, 49, 627–642.</w:t>
      </w:r>
    </w:p>
    <w:p w14:paraId="5EB9B93B"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Marshall, D.J. &amp; White, C.R. (2019a). Aquatic Life History Trajectories Are Shaped by Selection, Not Oxygen Limitation. </w:t>
      </w:r>
      <w:r w:rsidRPr="002F3AC6">
        <w:rPr>
          <w:rFonts w:ascii="Times New Roman" w:cs="Times New Roman"/>
          <w:i/>
          <w:iCs/>
          <w:lang w:val="en-GB"/>
        </w:rPr>
        <w:t>Trends in Ecology &amp; Evolution</w:t>
      </w:r>
      <w:r w:rsidRPr="002F3AC6">
        <w:rPr>
          <w:rFonts w:ascii="Times New Roman" w:cs="Times New Roman"/>
          <w:lang w:val="en-GB"/>
        </w:rPr>
        <w:t>.</w:t>
      </w:r>
    </w:p>
    <w:p w14:paraId="1603F9D5"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Marshall, D.J. &amp; White, C.R. (2019b). Have We Outgrown the Existing Models of Growth? </w:t>
      </w:r>
      <w:r w:rsidRPr="002F3AC6">
        <w:rPr>
          <w:rFonts w:ascii="Times New Roman" w:cs="Times New Roman"/>
          <w:i/>
          <w:iCs/>
          <w:lang w:val="en-GB"/>
        </w:rPr>
        <w:t>Trends in Ecology &amp; Evolution</w:t>
      </w:r>
      <w:r w:rsidRPr="002F3AC6">
        <w:rPr>
          <w:rFonts w:ascii="Times New Roman" w:cs="Times New Roman"/>
          <w:lang w:val="en-GB"/>
        </w:rPr>
        <w:t>, 34, 102–111.</w:t>
      </w:r>
    </w:p>
    <w:p w14:paraId="31941B59"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Maury, O. &amp; </w:t>
      </w:r>
      <w:proofErr w:type="spellStart"/>
      <w:r w:rsidRPr="002F3AC6">
        <w:rPr>
          <w:rFonts w:ascii="Times New Roman" w:cs="Times New Roman"/>
          <w:lang w:val="en-GB"/>
        </w:rPr>
        <w:t>Poggiale</w:t>
      </w:r>
      <w:proofErr w:type="spellEnd"/>
      <w:r w:rsidRPr="002F3AC6">
        <w:rPr>
          <w:rFonts w:ascii="Times New Roman" w:cs="Times New Roman"/>
          <w:lang w:val="en-GB"/>
        </w:rPr>
        <w:t xml:space="preserve">, J.-C. (2013). From individuals to populations to communities: A dynamic energy budget model of marine ecosystem size-spectrum including life history diversity. </w:t>
      </w:r>
      <w:r w:rsidRPr="002F3AC6">
        <w:rPr>
          <w:rFonts w:ascii="Times New Roman" w:cs="Times New Roman"/>
          <w:i/>
          <w:iCs/>
          <w:lang w:val="en-GB"/>
        </w:rPr>
        <w:t>Journal of Theoretical Biology</w:t>
      </w:r>
      <w:r w:rsidRPr="002F3AC6">
        <w:rPr>
          <w:rFonts w:ascii="Times New Roman" w:cs="Times New Roman"/>
          <w:lang w:val="en-GB"/>
        </w:rPr>
        <w:t>, 324, 52–71.</w:t>
      </w:r>
    </w:p>
    <w:p w14:paraId="19E9FD4D"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Messmer, V., Pratchett, M.S., </w:t>
      </w:r>
      <w:proofErr w:type="spellStart"/>
      <w:r w:rsidRPr="002F3AC6">
        <w:rPr>
          <w:rFonts w:ascii="Times New Roman" w:cs="Times New Roman"/>
          <w:lang w:val="en-GB"/>
        </w:rPr>
        <w:t>Hoey</w:t>
      </w:r>
      <w:proofErr w:type="spellEnd"/>
      <w:r w:rsidRPr="002F3AC6">
        <w:rPr>
          <w:rFonts w:ascii="Times New Roman" w:cs="Times New Roman"/>
          <w:lang w:val="en-GB"/>
        </w:rPr>
        <w:t xml:space="preserve">, A.S., Tobin, A.J., Coker, D.J., Cooke, S.J., </w:t>
      </w:r>
      <w:r w:rsidRPr="002F3AC6">
        <w:rPr>
          <w:rFonts w:ascii="Times New Roman" w:cs="Times New Roman"/>
          <w:i/>
          <w:iCs/>
          <w:lang w:val="en-GB"/>
        </w:rPr>
        <w:t>et al.</w:t>
      </w:r>
      <w:r w:rsidRPr="002F3AC6">
        <w:rPr>
          <w:rFonts w:ascii="Times New Roman" w:cs="Times New Roman"/>
          <w:lang w:val="en-GB"/>
        </w:rPr>
        <w:t xml:space="preserve"> (2017). Global warming may disproportionately affect larger adults in a predatory coral reef fish. </w:t>
      </w:r>
      <w:r w:rsidRPr="002F3AC6">
        <w:rPr>
          <w:rFonts w:ascii="Times New Roman" w:cs="Times New Roman"/>
          <w:i/>
          <w:iCs/>
          <w:lang w:val="en-GB"/>
        </w:rPr>
        <w:t>Global Change Biology</w:t>
      </w:r>
      <w:r w:rsidRPr="002F3AC6">
        <w:rPr>
          <w:rFonts w:ascii="Times New Roman" w:cs="Times New Roman"/>
          <w:lang w:val="en-GB"/>
        </w:rPr>
        <w:t>, 23, 2230–2240.</w:t>
      </w:r>
    </w:p>
    <w:p w14:paraId="40A72FE4"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Morita, K., </w:t>
      </w:r>
      <w:proofErr w:type="spellStart"/>
      <w:r w:rsidRPr="002F3AC6">
        <w:rPr>
          <w:rFonts w:ascii="Times New Roman" w:cs="Times New Roman"/>
          <w:lang w:val="en-GB"/>
        </w:rPr>
        <w:t>Fukuwaka</w:t>
      </w:r>
      <w:proofErr w:type="spellEnd"/>
      <w:r w:rsidRPr="002F3AC6">
        <w:rPr>
          <w:rFonts w:ascii="Times New Roman" w:cs="Times New Roman"/>
          <w:lang w:val="en-GB"/>
        </w:rPr>
        <w:t xml:space="preserve">, M., </w:t>
      </w:r>
      <w:proofErr w:type="spellStart"/>
      <w:r w:rsidRPr="002F3AC6">
        <w:rPr>
          <w:rFonts w:ascii="Times New Roman" w:cs="Times New Roman"/>
          <w:lang w:val="en-GB"/>
        </w:rPr>
        <w:t>Tanimata</w:t>
      </w:r>
      <w:proofErr w:type="spellEnd"/>
      <w:r w:rsidRPr="002F3AC6">
        <w:rPr>
          <w:rFonts w:ascii="Times New Roman" w:cs="Times New Roman"/>
          <w:lang w:val="en-GB"/>
        </w:rPr>
        <w:t xml:space="preserve">, N. &amp; Yamamura, O. (2010). Size-dependent thermal preferences in a pelagic fish. </w:t>
      </w:r>
      <w:r w:rsidRPr="002F3AC6">
        <w:rPr>
          <w:rFonts w:ascii="Times New Roman" w:cs="Times New Roman"/>
          <w:i/>
          <w:iCs/>
          <w:lang w:val="en-GB"/>
        </w:rPr>
        <w:t>Oikos</w:t>
      </w:r>
      <w:r w:rsidRPr="002F3AC6">
        <w:rPr>
          <w:rFonts w:ascii="Times New Roman" w:cs="Times New Roman"/>
          <w:lang w:val="en-GB"/>
        </w:rPr>
        <w:t>, 119, 1265–1272.</w:t>
      </w:r>
    </w:p>
    <w:p w14:paraId="68E50B27"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Nelson, J.A. (2016). Oxygen consumption rate v. rate of energy utilization of fishes: a comparison and brief history of the two measurements. </w:t>
      </w:r>
      <w:r w:rsidRPr="002F3AC6">
        <w:rPr>
          <w:rFonts w:ascii="Times New Roman" w:cs="Times New Roman"/>
          <w:i/>
          <w:iCs/>
          <w:lang w:val="en-GB"/>
        </w:rPr>
        <w:t>Journal of Fish Biology</w:t>
      </w:r>
      <w:r w:rsidRPr="002F3AC6">
        <w:rPr>
          <w:rFonts w:ascii="Times New Roman" w:cs="Times New Roman"/>
          <w:lang w:val="en-GB"/>
        </w:rPr>
        <w:t>, 88, 10–25.</w:t>
      </w:r>
    </w:p>
    <w:p w14:paraId="35E9C264" w14:textId="77777777" w:rsidR="002F3AC6" w:rsidRPr="002F3AC6" w:rsidRDefault="002F3AC6" w:rsidP="002F3AC6">
      <w:pPr>
        <w:pStyle w:val="Bibliography"/>
        <w:rPr>
          <w:rFonts w:ascii="Times New Roman" w:cs="Times New Roman"/>
          <w:lang w:val="sv-SE"/>
        </w:rPr>
      </w:pPr>
      <w:r w:rsidRPr="002F3AC6">
        <w:rPr>
          <w:rFonts w:ascii="Times New Roman" w:cs="Times New Roman"/>
          <w:lang w:val="en-GB"/>
        </w:rPr>
        <w:t xml:space="preserve">Neubauer, P. &amp; Andersen, K.H. (2019). Thermal performance of fish is explained by an interplay between physiology, behaviour and ecology. </w:t>
      </w:r>
      <w:r w:rsidRPr="002F3AC6">
        <w:rPr>
          <w:rFonts w:ascii="Times New Roman" w:cs="Times New Roman"/>
          <w:i/>
          <w:iCs/>
          <w:lang w:val="sv-SE"/>
        </w:rPr>
        <w:t>Conserv Physiol</w:t>
      </w:r>
      <w:r w:rsidRPr="002F3AC6">
        <w:rPr>
          <w:rFonts w:ascii="Times New Roman" w:cs="Times New Roman"/>
          <w:lang w:val="sv-SE"/>
        </w:rPr>
        <w:t>, 7.</w:t>
      </w:r>
    </w:p>
    <w:p w14:paraId="63D34D65"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sv-SE"/>
        </w:rPr>
        <w:t xml:space="preserve">Neuenfeldt, S., Bartolino, V., Orio, A., Andersen, K.H., Andersen, N.G., Niiranen, S., </w:t>
      </w:r>
      <w:r w:rsidRPr="002F3AC6">
        <w:rPr>
          <w:rFonts w:ascii="Times New Roman" w:cs="Times New Roman"/>
          <w:i/>
          <w:iCs/>
          <w:lang w:val="sv-SE"/>
        </w:rPr>
        <w:t>et al.</w:t>
      </w:r>
      <w:r w:rsidRPr="002F3AC6">
        <w:rPr>
          <w:rFonts w:ascii="Times New Roman" w:cs="Times New Roman"/>
          <w:lang w:val="sv-SE"/>
        </w:rPr>
        <w:t xml:space="preserve"> </w:t>
      </w:r>
      <w:r w:rsidRPr="002F3AC6">
        <w:rPr>
          <w:rFonts w:ascii="Times New Roman" w:cs="Times New Roman"/>
          <w:lang w:val="en-GB"/>
        </w:rPr>
        <w:t xml:space="preserve">(2019). Feeding and growth of Atlantic cod (Gadus </w:t>
      </w:r>
      <w:proofErr w:type="spellStart"/>
      <w:r w:rsidRPr="002F3AC6">
        <w:rPr>
          <w:rFonts w:ascii="Times New Roman" w:cs="Times New Roman"/>
          <w:lang w:val="en-GB"/>
        </w:rPr>
        <w:t>morhua</w:t>
      </w:r>
      <w:proofErr w:type="spellEnd"/>
      <w:r w:rsidRPr="002F3AC6">
        <w:rPr>
          <w:rFonts w:ascii="Times New Roman" w:cs="Times New Roman"/>
          <w:lang w:val="en-GB"/>
        </w:rPr>
        <w:t xml:space="preserve"> L.) in the eastern Baltic Sea under environmental change. </w:t>
      </w:r>
      <w:r w:rsidRPr="002F3AC6">
        <w:rPr>
          <w:rFonts w:ascii="Times New Roman" w:cs="Times New Roman"/>
          <w:i/>
          <w:iCs/>
          <w:lang w:val="en-GB"/>
        </w:rPr>
        <w:t>ICES Journal of Marine Science</w:t>
      </w:r>
      <w:r w:rsidRPr="002F3AC6">
        <w:rPr>
          <w:rFonts w:ascii="Times New Roman" w:cs="Times New Roman"/>
          <w:lang w:val="en-GB"/>
        </w:rPr>
        <w:t>, fsz224.</w:t>
      </w:r>
    </w:p>
    <w:p w14:paraId="3C4CF814"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Neuheimer</w:t>
      </w:r>
      <w:proofErr w:type="spellEnd"/>
      <w:r w:rsidRPr="002F3AC6">
        <w:rPr>
          <w:rFonts w:ascii="Times New Roman" w:cs="Times New Roman"/>
          <w:lang w:val="en-GB"/>
        </w:rPr>
        <w:t xml:space="preserve">, A.B., Thresher, R.E., Lyle, J.M. &amp; Semmens, J.M. (2011). Tolerance limit for fish growth exceeded by warming waters. </w:t>
      </w:r>
      <w:r w:rsidRPr="002F3AC6">
        <w:rPr>
          <w:rFonts w:ascii="Times New Roman" w:cs="Times New Roman"/>
          <w:i/>
          <w:iCs/>
          <w:lang w:val="en-GB"/>
        </w:rPr>
        <w:t>Nature Climate Change</w:t>
      </w:r>
      <w:r w:rsidRPr="002F3AC6">
        <w:rPr>
          <w:rFonts w:ascii="Times New Roman" w:cs="Times New Roman"/>
          <w:lang w:val="en-GB"/>
        </w:rPr>
        <w:t>, 1, 110–113.</w:t>
      </w:r>
    </w:p>
    <w:p w14:paraId="6FD5EFAE"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lastRenderedPageBreak/>
        <w:t>Ohlberger</w:t>
      </w:r>
      <w:proofErr w:type="spellEnd"/>
      <w:r w:rsidRPr="002F3AC6">
        <w:rPr>
          <w:rFonts w:ascii="Times New Roman" w:cs="Times New Roman"/>
          <w:lang w:val="en-GB"/>
        </w:rPr>
        <w:t xml:space="preserve">, J. (2013). Climate warming and ectotherm body size – from individual physiology to community ecology. </w:t>
      </w:r>
      <w:r w:rsidRPr="002F3AC6">
        <w:rPr>
          <w:rFonts w:ascii="Times New Roman" w:cs="Times New Roman"/>
          <w:i/>
          <w:iCs/>
          <w:lang w:val="en-GB"/>
        </w:rPr>
        <w:t>Functional Ecology</w:t>
      </w:r>
      <w:r w:rsidRPr="002F3AC6">
        <w:rPr>
          <w:rFonts w:ascii="Times New Roman" w:cs="Times New Roman"/>
          <w:lang w:val="en-GB"/>
        </w:rPr>
        <w:t>, 27, 991–1001.</w:t>
      </w:r>
    </w:p>
    <w:p w14:paraId="7D58CCEF"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Ohlberger</w:t>
      </w:r>
      <w:proofErr w:type="spellEnd"/>
      <w:r w:rsidRPr="002F3AC6">
        <w:rPr>
          <w:rFonts w:ascii="Times New Roman" w:cs="Times New Roman"/>
          <w:lang w:val="en-GB"/>
        </w:rPr>
        <w:t xml:space="preserve">, J., </w:t>
      </w:r>
      <w:proofErr w:type="spellStart"/>
      <w:r w:rsidRPr="002F3AC6">
        <w:rPr>
          <w:rFonts w:ascii="Times New Roman" w:cs="Times New Roman"/>
          <w:lang w:val="en-GB"/>
        </w:rPr>
        <w:t>Mehner</w:t>
      </w:r>
      <w:proofErr w:type="spellEnd"/>
      <w:r w:rsidRPr="002F3AC6">
        <w:rPr>
          <w:rFonts w:ascii="Times New Roman" w:cs="Times New Roman"/>
          <w:lang w:val="en-GB"/>
        </w:rPr>
        <w:t xml:space="preserve">, Thomas., </w:t>
      </w:r>
      <w:proofErr w:type="spellStart"/>
      <w:r w:rsidRPr="002F3AC6">
        <w:rPr>
          <w:rFonts w:ascii="Times New Roman" w:cs="Times New Roman"/>
          <w:lang w:val="en-GB"/>
        </w:rPr>
        <w:t>Staaks</w:t>
      </w:r>
      <w:proofErr w:type="spellEnd"/>
      <w:r w:rsidRPr="002F3AC6">
        <w:rPr>
          <w:rFonts w:ascii="Times New Roman" w:cs="Times New Roman"/>
          <w:lang w:val="en-GB"/>
        </w:rPr>
        <w:t xml:space="preserve">, Georg. &amp; </w:t>
      </w:r>
      <w:proofErr w:type="spellStart"/>
      <w:r w:rsidRPr="002F3AC6">
        <w:rPr>
          <w:rFonts w:ascii="Times New Roman" w:cs="Times New Roman"/>
          <w:lang w:val="en-GB"/>
        </w:rPr>
        <w:t>Hölker</w:t>
      </w:r>
      <w:proofErr w:type="spellEnd"/>
      <w:r w:rsidRPr="002F3AC6">
        <w:rPr>
          <w:rFonts w:ascii="Times New Roman" w:cs="Times New Roman"/>
          <w:lang w:val="en-GB"/>
        </w:rPr>
        <w:t xml:space="preserve">, Franz. (2012). Intraspecific temperature dependence of the scaling of metabolic rate with body mass in fishes and its ecological implications. </w:t>
      </w:r>
      <w:r w:rsidRPr="002F3AC6">
        <w:rPr>
          <w:rFonts w:ascii="Times New Roman" w:cs="Times New Roman"/>
          <w:i/>
          <w:iCs/>
          <w:lang w:val="en-GB"/>
        </w:rPr>
        <w:t>Oikos</w:t>
      </w:r>
      <w:r w:rsidRPr="002F3AC6">
        <w:rPr>
          <w:rFonts w:ascii="Times New Roman" w:cs="Times New Roman"/>
          <w:lang w:val="en-GB"/>
        </w:rPr>
        <w:t>, 121, 245–251.</w:t>
      </w:r>
    </w:p>
    <w:p w14:paraId="52BAEE39"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Ohlberger</w:t>
      </w:r>
      <w:proofErr w:type="spellEnd"/>
      <w:r w:rsidRPr="002F3AC6">
        <w:rPr>
          <w:rFonts w:ascii="Times New Roman" w:cs="Times New Roman"/>
          <w:lang w:val="en-GB"/>
        </w:rPr>
        <w:t xml:space="preserve">, J., </w:t>
      </w:r>
      <w:proofErr w:type="spellStart"/>
      <w:r w:rsidRPr="002F3AC6">
        <w:rPr>
          <w:rFonts w:ascii="Times New Roman" w:cs="Times New Roman"/>
          <w:lang w:val="en-GB"/>
        </w:rPr>
        <w:t>Staaks</w:t>
      </w:r>
      <w:proofErr w:type="spellEnd"/>
      <w:r w:rsidRPr="002F3AC6">
        <w:rPr>
          <w:rFonts w:ascii="Times New Roman" w:cs="Times New Roman"/>
          <w:lang w:val="en-GB"/>
        </w:rPr>
        <w:t xml:space="preserve">, G. &amp; </w:t>
      </w:r>
      <w:proofErr w:type="spellStart"/>
      <w:r w:rsidRPr="002F3AC6">
        <w:rPr>
          <w:rFonts w:ascii="Times New Roman" w:cs="Times New Roman"/>
          <w:lang w:val="en-GB"/>
        </w:rPr>
        <w:t>Hölker</w:t>
      </w:r>
      <w:proofErr w:type="spellEnd"/>
      <w:r w:rsidRPr="002F3AC6">
        <w:rPr>
          <w:rFonts w:ascii="Times New Roman" w:cs="Times New Roman"/>
          <w:lang w:val="en-GB"/>
        </w:rPr>
        <w:t xml:space="preserve">, F. (2007). Effects of temperature, swimming speed and body mass on standard and active metabolic rate in vendace (Coregonus </w:t>
      </w:r>
      <w:proofErr w:type="spellStart"/>
      <w:r w:rsidRPr="002F3AC6">
        <w:rPr>
          <w:rFonts w:ascii="Times New Roman" w:cs="Times New Roman"/>
          <w:lang w:val="en-GB"/>
        </w:rPr>
        <w:t>albula</w:t>
      </w:r>
      <w:proofErr w:type="spellEnd"/>
      <w:r w:rsidRPr="002F3AC6">
        <w:rPr>
          <w:rFonts w:ascii="Times New Roman" w:cs="Times New Roman"/>
          <w:lang w:val="en-GB"/>
        </w:rPr>
        <w:t xml:space="preserve">). </w:t>
      </w:r>
      <w:r w:rsidRPr="002F3AC6">
        <w:rPr>
          <w:rFonts w:ascii="Times New Roman" w:cs="Times New Roman"/>
          <w:i/>
          <w:iCs/>
          <w:lang w:val="en-GB"/>
        </w:rPr>
        <w:t>Journal of Comparative Physiology, B</w:t>
      </w:r>
      <w:r w:rsidRPr="002F3AC6">
        <w:rPr>
          <w:rFonts w:ascii="Times New Roman" w:cs="Times New Roman"/>
          <w:lang w:val="en-GB"/>
        </w:rPr>
        <w:t>, 177, 905–916.</w:t>
      </w:r>
    </w:p>
    <w:p w14:paraId="6851F538"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Olmos, M., Payne, M.R., </w:t>
      </w:r>
      <w:proofErr w:type="spellStart"/>
      <w:r w:rsidRPr="002F3AC6">
        <w:rPr>
          <w:rFonts w:ascii="Times New Roman" w:cs="Times New Roman"/>
          <w:lang w:val="en-GB"/>
        </w:rPr>
        <w:t>Nevoux</w:t>
      </w:r>
      <w:proofErr w:type="spellEnd"/>
      <w:r w:rsidRPr="002F3AC6">
        <w:rPr>
          <w:rFonts w:ascii="Times New Roman" w:cs="Times New Roman"/>
          <w:lang w:val="en-GB"/>
        </w:rPr>
        <w:t xml:space="preserve">, M., </w:t>
      </w:r>
      <w:proofErr w:type="spellStart"/>
      <w:r w:rsidRPr="002F3AC6">
        <w:rPr>
          <w:rFonts w:ascii="Times New Roman" w:cs="Times New Roman"/>
          <w:lang w:val="en-GB"/>
        </w:rPr>
        <w:t>Prévost</w:t>
      </w:r>
      <w:proofErr w:type="spellEnd"/>
      <w:r w:rsidRPr="002F3AC6">
        <w:rPr>
          <w:rFonts w:ascii="Times New Roman" w:cs="Times New Roman"/>
          <w:lang w:val="en-GB"/>
        </w:rPr>
        <w:t xml:space="preserve">, E., </w:t>
      </w:r>
      <w:proofErr w:type="spellStart"/>
      <w:r w:rsidRPr="002F3AC6">
        <w:rPr>
          <w:rFonts w:ascii="Times New Roman" w:cs="Times New Roman"/>
          <w:lang w:val="en-GB"/>
        </w:rPr>
        <w:t>Chaput</w:t>
      </w:r>
      <w:proofErr w:type="spellEnd"/>
      <w:r w:rsidRPr="002F3AC6">
        <w:rPr>
          <w:rFonts w:ascii="Times New Roman" w:cs="Times New Roman"/>
          <w:lang w:val="en-GB"/>
        </w:rPr>
        <w:t xml:space="preserve">, G., </w:t>
      </w:r>
      <w:proofErr w:type="spellStart"/>
      <w:r w:rsidRPr="002F3AC6">
        <w:rPr>
          <w:rFonts w:ascii="Times New Roman" w:cs="Times New Roman"/>
          <w:lang w:val="en-GB"/>
        </w:rPr>
        <w:t>Pontavice</w:t>
      </w:r>
      <w:proofErr w:type="spellEnd"/>
      <w:r w:rsidRPr="002F3AC6">
        <w:rPr>
          <w:rFonts w:ascii="Times New Roman" w:cs="Times New Roman"/>
          <w:lang w:val="en-GB"/>
        </w:rPr>
        <w:t xml:space="preserve">, H.D., </w:t>
      </w:r>
      <w:r w:rsidRPr="002F3AC6">
        <w:rPr>
          <w:rFonts w:ascii="Times New Roman" w:cs="Times New Roman"/>
          <w:i/>
          <w:iCs/>
          <w:lang w:val="en-GB"/>
        </w:rPr>
        <w:t>et al.</w:t>
      </w:r>
      <w:r w:rsidRPr="002F3AC6">
        <w:rPr>
          <w:rFonts w:ascii="Times New Roman" w:cs="Times New Roman"/>
          <w:lang w:val="en-GB"/>
        </w:rPr>
        <w:t xml:space="preserve"> (2019). Spatial synchrony in the response of a long range migratory species (Salmo </w:t>
      </w:r>
      <w:proofErr w:type="spellStart"/>
      <w:r w:rsidRPr="002F3AC6">
        <w:rPr>
          <w:rFonts w:ascii="Times New Roman" w:cs="Times New Roman"/>
          <w:lang w:val="en-GB"/>
        </w:rPr>
        <w:t>salar</w:t>
      </w:r>
      <w:proofErr w:type="spellEnd"/>
      <w:r w:rsidRPr="002F3AC6">
        <w:rPr>
          <w:rFonts w:ascii="Times New Roman" w:cs="Times New Roman"/>
          <w:lang w:val="en-GB"/>
        </w:rPr>
        <w:t xml:space="preserve">) to climate change in the North Atlantic Ocean. </w:t>
      </w:r>
      <w:r w:rsidRPr="002F3AC6">
        <w:rPr>
          <w:rFonts w:ascii="Times New Roman" w:cs="Times New Roman"/>
          <w:i/>
          <w:iCs/>
          <w:lang w:val="en-GB"/>
        </w:rPr>
        <w:t>Global Change Biology</w:t>
      </w:r>
      <w:r w:rsidRPr="002F3AC6">
        <w:rPr>
          <w:rFonts w:ascii="Times New Roman" w:cs="Times New Roman"/>
          <w:lang w:val="en-GB"/>
        </w:rPr>
        <w:t>, n/a.</w:t>
      </w:r>
    </w:p>
    <w:p w14:paraId="2B39507E"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Panov</w:t>
      </w:r>
      <w:proofErr w:type="spellEnd"/>
      <w:r w:rsidRPr="002F3AC6">
        <w:rPr>
          <w:rFonts w:ascii="Times New Roman" w:cs="Times New Roman"/>
          <w:lang w:val="en-GB"/>
        </w:rPr>
        <w:t>, V.E. &amp; McQueen, D.J. (1998). Effects of temperature on individual growth rate and body size of a freshwater amphipod, 76, 10.</w:t>
      </w:r>
    </w:p>
    <w:p w14:paraId="50D1C1DF"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Pauly, D. &amp; Cheung, W.W.L. (2018a). On confusing cause and effect in the oxygen limitation of fish. </w:t>
      </w:r>
      <w:r w:rsidRPr="002F3AC6">
        <w:rPr>
          <w:rFonts w:ascii="Times New Roman" w:cs="Times New Roman"/>
          <w:i/>
          <w:iCs/>
          <w:lang w:val="en-GB"/>
        </w:rPr>
        <w:t>Global Change Biology</w:t>
      </w:r>
      <w:r w:rsidRPr="002F3AC6">
        <w:rPr>
          <w:rFonts w:ascii="Times New Roman" w:cs="Times New Roman"/>
          <w:lang w:val="en-GB"/>
        </w:rPr>
        <w:t>, 24, e743–e744.</w:t>
      </w:r>
    </w:p>
    <w:p w14:paraId="1A076886"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Pauly, D. &amp; Cheung, W.W.L. (2018b). Sound physiological knowledge and principles in </w:t>
      </w:r>
      <w:proofErr w:type="spellStart"/>
      <w:r w:rsidRPr="002F3AC6">
        <w:rPr>
          <w:rFonts w:ascii="Times New Roman" w:cs="Times New Roman"/>
          <w:lang w:val="en-GB"/>
        </w:rPr>
        <w:t>modeling</w:t>
      </w:r>
      <w:proofErr w:type="spellEnd"/>
      <w:r w:rsidRPr="002F3AC6">
        <w:rPr>
          <w:rFonts w:ascii="Times New Roman" w:cs="Times New Roman"/>
          <w:lang w:val="en-GB"/>
        </w:rPr>
        <w:t xml:space="preserve"> shrinking of fishes under climate change. </w:t>
      </w:r>
      <w:r w:rsidRPr="002F3AC6">
        <w:rPr>
          <w:rFonts w:ascii="Times New Roman" w:cs="Times New Roman"/>
          <w:i/>
          <w:iCs/>
          <w:lang w:val="en-GB"/>
        </w:rPr>
        <w:t>Global Change Biology</w:t>
      </w:r>
      <w:r w:rsidRPr="002F3AC6">
        <w:rPr>
          <w:rFonts w:ascii="Times New Roman" w:cs="Times New Roman"/>
          <w:lang w:val="en-GB"/>
        </w:rPr>
        <w:t>, 24, e15–e26.</w:t>
      </w:r>
    </w:p>
    <w:p w14:paraId="29418E5C"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Plummer, M. (2003). JAGS: A program for analysis of Bayesian graphical models using Gibbs sampling. </w:t>
      </w:r>
      <w:r w:rsidRPr="002F3AC6">
        <w:rPr>
          <w:rFonts w:ascii="Times New Roman" w:cs="Times New Roman"/>
          <w:i/>
          <w:iCs/>
          <w:lang w:val="en-GB"/>
        </w:rPr>
        <w:t>Working Papers</w:t>
      </w:r>
      <w:r w:rsidRPr="002F3AC6">
        <w:rPr>
          <w:rFonts w:ascii="Times New Roman" w:cs="Times New Roman"/>
          <w:lang w:val="en-GB"/>
        </w:rPr>
        <w:t>, 8.</w:t>
      </w:r>
    </w:p>
    <w:p w14:paraId="52FF234E"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Plummer, M. (2019). </w:t>
      </w:r>
      <w:proofErr w:type="spellStart"/>
      <w:r w:rsidRPr="002F3AC6">
        <w:rPr>
          <w:rFonts w:ascii="Times New Roman" w:cs="Times New Roman"/>
          <w:i/>
          <w:iCs/>
          <w:lang w:val="en-GB"/>
        </w:rPr>
        <w:t>rjags</w:t>
      </w:r>
      <w:proofErr w:type="spellEnd"/>
      <w:r w:rsidRPr="002F3AC6">
        <w:rPr>
          <w:rFonts w:ascii="Times New Roman" w:cs="Times New Roman"/>
          <w:lang w:val="en-GB"/>
        </w:rPr>
        <w:t>.</w:t>
      </w:r>
    </w:p>
    <w:p w14:paraId="20FA56E8"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Pörtner</w:t>
      </w:r>
      <w:proofErr w:type="spellEnd"/>
      <w:r w:rsidRPr="002F3AC6">
        <w:rPr>
          <w:rFonts w:ascii="Times New Roman" w:cs="Times New Roman"/>
          <w:lang w:val="en-GB"/>
        </w:rPr>
        <w:t xml:space="preserve">, H.O. &amp; </w:t>
      </w:r>
      <w:proofErr w:type="spellStart"/>
      <w:r w:rsidRPr="002F3AC6">
        <w:rPr>
          <w:rFonts w:ascii="Times New Roman" w:cs="Times New Roman"/>
          <w:lang w:val="en-GB"/>
        </w:rPr>
        <w:t>Knust</w:t>
      </w:r>
      <w:proofErr w:type="spellEnd"/>
      <w:r w:rsidRPr="002F3AC6">
        <w:rPr>
          <w:rFonts w:ascii="Times New Roman" w:cs="Times New Roman"/>
          <w:lang w:val="en-GB"/>
        </w:rPr>
        <w:t xml:space="preserve">, R. (2007). Climate change affects marine fishes through the oxygen limitation of thermal tolerance. </w:t>
      </w:r>
      <w:r w:rsidRPr="002F3AC6">
        <w:rPr>
          <w:rFonts w:ascii="Times New Roman" w:cs="Times New Roman"/>
          <w:i/>
          <w:iCs/>
          <w:lang w:val="en-GB"/>
        </w:rPr>
        <w:t>Science</w:t>
      </w:r>
      <w:r w:rsidRPr="002F3AC6">
        <w:rPr>
          <w:rFonts w:ascii="Times New Roman" w:cs="Times New Roman"/>
          <w:lang w:val="en-GB"/>
        </w:rPr>
        <w:t>, 315, 95–97.</w:t>
      </w:r>
    </w:p>
    <w:p w14:paraId="3EE4C784"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Pütter</w:t>
      </w:r>
      <w:proofErr w:type="spellEnd"/>
      <w:r w:rsidRPr="002F3AC6">
        <w:rPr>
          <w:rFonts w:ascii="Times New Roman" w:cs="Times New Roman"/>
          <w:lang w:val="en-GB"/>
        </w:rPr>
        <w:t xml:space="preserve">, A. (1920). </w:t>
      </w:r>
      <w:proofErr w:type="spellStart"/>
      <w:r w:rsidRPr="002F3AC6">
        <w:rPr>
          <w:rFonts w:ascii="Times New Roman" w:cs="Times New Roman"/>
          <w:lang w:val="en-GB"/>
        </w:rPr>
        <w:t>Studien</w:t>
      </w:r>
      <w:proofErr w:type="spellEnd"/>
      <w:r w:rsidRPr="002F3AC6">
        <w:rPr>
          <w:rFonts w:ascii="Times New Roman" w:cs="Times New Roman"/>
          <w:lang w:val="en-GB"/>
        </w:rPr>
        <w:t xml:space="preserve"> </w:t>
      </w:r>
      <w:proofErr w:type="spellStart"/>
      <w:r w:rsidRPr="002F3AC6">
        <w:rPr>
          <w:rFonts w:ascii="Times New Roman" w:cs="Times New Roman"/>
          <w:lang w:val="en-GB"/>
        </w:rPr>
        <w:t>über</w:t>
      </w:r>
      <w:proofErr w:type="spellEnd"/>
      <w:r w:rsidRPr="002F3AC6">
        <w:rPr>
          <w:rFonts w:ascii="Times New Roman" w:cs="Times New Roman"/>
          <w:lang w:val="en-GB"/>
        </w:rPr>
        <w:t xml:space="preserve"> </w:t>
      </w:r>
      <w:proofErr w:type="spellStart"/>
      <w:r w:rsidRPr="002F3AC6">
        <w:rPr>
          <w:rFonts w:ascii="Times New Roman" w:cs="Times New Roman"/>
          <w:lang w:val="en-GB"/>
        </w:rPr>
        <w:t>physiologische</w:t>
      </w:r>
      <w:proofErr w:type="spellEnd"/>
      <w:r w:rsidRPr="002F3AC6">
        <w:rPr>
          <w:rFonts w:ascii="Times New Roman" w:cs="Times New Roman"/>
          <w:lang w:val="en-GB"/>
        </w:rPr>
        <w:t xml:space="preserve"> </w:t>
      </w:r>
      <w:proofErr w:type="spellStart"/>
      <w:r w:rsidRPr="002F3AC6">
        <w:rPr>
          <w:rFonts w:ascii="Times New Roman" w:cs="Times New Roman"/>
          <w:lang w:val="en-GB"/>
        </w:rPr>
        <w:t>Ähnlichkeit</w:t>
      </w:r>
      <w:proofErr w:type="spellEnd"/>
      <w:r w:rsidRPr="002F3AC6">
        <w:rPr>
          <w:rFonts w:ascii="Times New Roman" w:cs="Times New Roman"/>
          <w:lang w:val="en-GB"/>
        </w:rPr>
        <w:t xml:space="preserve"> VI. </w:t>
      </w:r>
      <w:proofErr w:type="spellStart"/>
      <w:r w:rsidRPr="002F3AC6">
        <w:rPr>
          <w:rFonts w:ascii="Times New Roman" w:cs="Times New Roman"/>
          <w:lang w:val="en-GB"/>
        </w:rPr>
        <w:t>Wachstumsähnlichkeiten</w:t>
      </w:r>
      <w:proofErr w:type="spellEnd"/>
      <w:r w:rsidRPr="002F3AC6">
        <w:rPr>
          <w:rFonts w:ascii="Times New Roman" w:cs="Times New Roman"/>
          <w:lang w:val="en-GB"/>
        </w:rPr>
        <w:t xml:space="preserve">. </w:t>
      </w:r>
      <w:proofErr w:type="spellStart"/>
      <w:r w:rsidRPr="002F3AC6">
        <w:rPr>
          <w:rFonts w:ascii="Times New Roman" w:cs="Times New Roman"/>
          <w:i/>
          <w:iCs/>
          <w:lang w:val="en-GB"/>
        </w:rPr>
        <w:t>Pflügers</w:t>
      </w:r>
      <w:proofErr w:type="spellEnd"/>
      <w:r w:rsidRPr="002F3AC6">
        <w:rPr>
          <w:rFonts w:ascii="Times New Roman" w:cs="Times New Roman"/>
          <w:i/>
          <w:iCs/>
          <w:lang w:val="en-GB"/>
        </w:rPr>
        <w:t xml:space="preserve"> Arch.</w:t>
      </w:r>
      <w:r w:rsidRPr="002F3AC6">
        <w:rPr>
          <w:rFonts w:ascii="Times New Roman" w:cs="Times New Roman"/>
          <w:lang w:val="en-GB"/>
        </w:rPr>
        <w:t>, 180, 298–340.</w:t>
      </w:r>
    </w:p>
    <w:p w14:paraId="69C6E67F"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R Core Team. (2020). </w:t>
      </w:r>
      <w:r w:rsidRPr="002F3AC6">
        <w:rPr>
          <w:rFonts w:ascii="Times New Roman" w:cs="Times New Roman"/>
          <w:i/>
          <w:iCs/>
          <w:lang w:val="en-GB"/>
        </w:rPr>
        <w:t>R: A Language and Environment for Statistical Computing. R Foundation for Statistical Computing</w:t>
      </w:r>
      <w:r w:rsidRPr="002F3AC6">
        <w:rPr>
          <w:rFonts w:ascii="Times New Roman" w:cs="Times New Roman"/>
          <w:lang w:val="en-GB"/>
        </w:rPr>
        <w:t>. Vienna, Austria.</w:t>
      </w:r>
    </w:p>
    <w:p w14:paraId="0E858449"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Rall</w:t>
      </w:r>
      <w:proofErr w:type="spellEnd"/>
      <w:r w:rsidRPr="002F3AC6">
        <w:rPr>
          <w:rFonts w:ascii="Times New Roman" w:cs="Times New Roman"/>
          <w:lang w:val="en-GB"/>
        </w:rPr>
        <w:t xml:space="preserve">, B.C., Brose, U., </w:t>
      </w:r>
      <w:proofErr w:type="spellStart"/>
      <w:r w:rsidRPr="002F3AC6">
        <w:rPr>
          <w:rFonts w:ascii="Times New Roman" w:cs="Times New Roman"/>
          <w:lang w:val="en-GB"/>
        </w:rPr>
        <w:t>Hartvig</w:t>
      </w:r>
      <w:proofErr w:type="spellEnd"/>
      <w:r w:rsidRPr="002F3AC6">
        <w:rPr>
          <w:rFonts w:ascii="Times New Roman" w:cs="Times New Roman"/>
          <w:lang w:val="en-GB"/>
        </w:rPr>
        <w:t xml:space="preserve">, M., </w:t>
      </w:r>
      <w:proofErr w:type="spellStart"/>
      <w:r w:rsidRPr="002F3AC6">
        <w:rPr>
          <w:rFonts w:ascii="Times New Roman" w:cs="Times New Roman"/>
          <w:lang w:val="en-GB"/>
        </w:rPr>
        <w:t>Kalinkat</w:t>
      </w:r>
      <w:proofErr w:type="spellEnd"/>
      <w:r w:rsidRPr="002F3AC6">
        <w:rPr>
          <w:rFonts w:ascii="Times New Roman" w:cs="Times New Roman"/>
          <w:lang w:val="en-GB"/>
        </w:rPr>
        <w:t xml:space="preserve">, G., </w:t>
      </w:r>
      <w:proofErr w:type="spellStart"/>
      <w:r w:rsidRPr="002F3AC6">
        <w:rPr>
          <w:rFonts w:ascii="Times New Roman" w:cs="Times New Roman"/>
          <w:lang w:val="en-GB"/>
        </w:rPr>
        <w:t>Schwarzmuller</w:t>
      </w:r>
      <w:proofErr w:type="spellEnd"/>
      <w:r w:rsidRPr="002F3AC6">
        <w:rPr>
          <w:rFonts w:ascii="Times New Roman" w:cs="Times New Roman"/>
          <w:lang w:val="en-GB"/>
        </w:rPr>
        <w:t>, F., Vucic-</w:t>
      </w:r>
      <w:proofErr w:type="spellStart"/>
      <w:r w:rsidRPr="002F3AC6">
        <w:rPr>
          <w:rFonts w:ascii="Times New Roman" w:cs="Times New Roman"/>
          <w:lang w:val="en-GB"/>
        </w:rPr>
        <w:t>Pestic</w:t>
      </w:r>
      <w:proofErr w:type="spellEnd"/>
      <w:r w:rsidRPr="002F3AC6">
        <w:rPr>
          <w:rFonts w:ascii="Times New Roman" w:cs="Times New Roman"/>
          <w:lang w:val="en-GB"/>
        </w:rPr>
        <w:t xml:space="preserve">, O., </w:t>
      </w:r>
      <w:r w:rsidRPr="002F3AC6">
        <w:rPr>
          <w:rFonts w:ascii="Times New Roman" w:cs="Times New Roman"/>
          <w:i/>
          <w:iCs/>
          <w:lang w:val="en-GB"/>
        </w:rPr>
        <w:t>et al.</w:t>
      </w:r>
      <w:r w:rsidRPr="002F3AC6">
        <w:rPr>
          <w:rFonts w:ascii="Times New Roman" w:cs="Times New Roman"/>
          <w:lang w:val="en-GB"/>
        </w:rPr>
        <w:t xml:space="preserve"> (2012). Universal temperature and body-mass scaling of feeding rates. </w:t>
      </w:r>
      <w:r w:rsidRPr="002F3AC6">
        <w:rPr>
          <w:rFonts w:ascii="Times New Roman" w:cs="Times New Roman"/>
          <w:i/>
          <w:iCs/>
          <w:lang w:val="en-GB"/>
        </w:rPr>
        <w:t>Philosophical Transactions of the Royal Society of London, Series B: Biological Sciences</w:t>
      </w:r>
      <w:r w:rsidRPr="002F3AC6">
        <w:rPr>
          <w:rFonts w:ascii="Times New Roman" w:cs="Times New Roman"/>
          <w:lang w:val="en-GB"/>
        </w:rPr>
        <w:t>, 367, 2923–2934.</w:t>
      </w:r>
    </w:p>
    <w:p w14:paraId="33309872"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Rall</w:t>
      </w:r>
      <w:proofErr w:type="spellEnd"/>
      <w:r w:rsidRPr="002F3AC6">
        <w:rPr>
          <w:rFonts w:ascii="Times New Roman" w:cs="Times New Roman"/>
          <w:lang w:val="en-GB"/>
        </w:rPr>
        <w:t>, B.C., Vucic-</w:t>
      </w:r>
      <w:proofErr w:type="spellStart"/>
      <w:r w:rsidRPr="002F3AC6">
        <w:rPr>
          <w:rFonts w:ascii="Times New Roman" w:cs="Times New Roman"/>
          <w:lang w:val="en-GB"/>
        </w:rPr>
        <w:t>Pestic</w:t>
      </w:r>
      <w:proofErr w:type="spellEnd"/>
      <w:r w:rsidRPr="002F3AC6">
        <w:rPr>
          <w:rFonts w:ascii="Times New Roman" w:cs="Times New Roman"/>
          <w:lang w:val="en-GB"/>
        </w:rPr>
        <w:t xml:space="preserve">, O., </w:t>
      </w:r>
      <w:proofErr w:type="spellStart"/>
      <w:r w:rsidRPr="002F3AC6">
        <w:rPr>
          <w:rFonts w:ascii="Times New Roman" w:cs="Times New Roman"/>
          <w:lang w:val="en-GB"/>
        </w:rPr>
        <w:t>Ehnes</w:t>
      </w:r>
      <w:proofErr w:type="spellEnd"/>
      <w:r w:rsidRPr="002F3AC6">
        <w:rPr>
          <w:rFonts w:ascii="Times New Roman" w:cs="Times New Roman"/>
          <w:lang w:val="en-GB"/>
        </w:rPr>
        <w:t xml:space="preserve">, R.B., Emmerson, M. &amp; Brose, U. (2010). Temperature, predator-prey interaction strength and population stability. </w:t>
      </w:r>
      <w:r w:rsidRPr="002F3AC6">
        <w:rPr>
          <w:rFonts w:ascii="Times New Roman" w:cs="Times New Roman"/>
          <w:i/>
          <w:iCs/>
          <w:lang w:val="en-GB"/>
        </w:rPr>
        <w:t>Global Change Biology</w:t>
      </w:r>
      <w:r w:rsidRPr="002F3AC6">
        <w:rPr>
          <w:rFonts w:ascii="Times New Roman" w:cs="Times New Roman"/>
          <w:lang w:val="en-GB"/>
        </w:rPr>
        <w:t>, 16, 2145–2157.</w:t>
      </w:r>
    </w:p>
    <w:p w14:paraId="6A552288"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van Rijn, I., </w:t>
      </w:r>
      <w:proofErr w:type="spellStart"/>
      <w:r w:rsidRPr="002F3AC6">
        <w:rPr>
          <w:rFonts w:ascii="Times New Roman" w:cs="Times New Roman"/>
          <w:lang w:val="en-GB"/>
        </w:rPr>
        <w:t>Buba</w:t>
      </w:r>
      <w:proofErr w:type="spellEnd"/>
      <w:r w:rsidRPr="002F3AC6">
        <w:rPr>
          <w:rFonts w:ascii="Times New Roman" w:cs="Times New Roman"/>
          <w:lang w:val="en-GB"/>
        </w:rPr>
        <w:t xml:space="preserve">, Y., DeLong, J., </w:t>
      </w:r>
      <w:proofErr w:type="spellStart"/>
      <w:r w:rsidRPr="002F3AC6">
        <w:rPr>
          <w:rFonts w:ascii="Times New Roman" w:cs="Times New Roman"/>
          <w:lang w:val="en-GB"/>
        </w:rPr>
        <w:t>Kiflawi</w:t>
      </w:r>
      <w:proofErr w:type="spellEnd"/>
      <w:r w:rsidRPr="002F3AC6">
        <w:rPr>
          <w:rFonts w:ascii="Times New Roman" w:cs="Times New Roman"/>
          <w:lang w:val="en-GB"/>
        </w:rPr>
        <w:t xml:space="preserve">, M. &amp; </w:t>
      </w:r>
      <w:proofErr w:type="spellStart"/>
      <w:r w:rsidRPr="002F3AC6">
        <w:rPr>
          <w:rFonts w:ascii="Times New Roman" w:cs="Times New Roman"/>
          <w:lang w:val="en-GB"/>
        </w:rPr>
        <w:t>Belmaker</w:t>
      </w:r>
      <w:proofErr w:type="spellEnd"/>
      <w:r w:rsidRPr="002F3AC6">
        <w:rPr>
          <w:rFonts w:ascii="Times New Roman" w:cs="Times New Roman"/>
          <w:lang w:val="en-GB"/>
        </w:rPr>
        <w:t xml:space="preserve">, J. (2017). Large but uneven reduction in fish size across species in relation to changing sea temperatures. </w:t>
      </w:r>
      <w:r w:rsidRPr="002F3AC6">
        <w:rPr>
          <w:rFonts w:ascii="Times New Roman" w:cs="Times New Roman"/>
          <w:i/>
          <w:iCs/>
          <w:lang w:val="en-GB"/>
        </w:rPr>
        <w:t>Global Change Biology</w:t>
      </w:r>
      <w:r w:rsidRPr="002F3AC6">
        <w:rPr>
          <w:rFonts w:ascii="Times New Roman" w:cs="Times New Roman"/>
          <w:lang w:val="en-GB"/>
        </w:rPr>
        <w:t>, 23, 3667–3674.</w:t>
      </w:r>
    </w:p>
    <w:p w14:paraId="5F1AA26E"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Rijnsdorp</w:t>
      </w:r>
      <w:proofErr w:type="spellEnd"/>
      <w:r w:rsidRPr="002F3AC6">
        <w:rPr>
          <w:rFonts w:ascii="Times New Roman" w:cs="Times New Roman"/>
          <w:lang w:val="en-GB"/>
        </w:rPr>
        <w:t xml:space="preserve">, A.D. &amp; </w:t>
      </w:r>
      <w:proofErr w:type="spellStart"/>
      <w:r w:rsidRPr="002F3AC6">
        <w:rPr>
          <w:rFonts w:ascii="Times New Roman" w:cs="Times New Roman"/>
          <w:lang w:val="en-GB"/>
        </w:rPr>
        <w:t>Ibelings</w:t>
      </w:r>
      <w:proofErr w:type="spellEnd"/>
      <w:r w:rsidRPr="002F3AC6">
        <w:rPr>
          <w:rFonts w:ascii="Times New Roman" w:cs="Times New Roman"/>
          <w:lang w:val="en-GB"/>
        </w:rPr>
        <w:t xml:space="preserve">, B. (1989). Sexual dimorphism in the energetics of reproduction and growth of North Sea plaice, Pleuronectes platessa L. </w:t>
      </w:r>
      <w:r w:rsidRPr="002F3AC6">
        <w:rPr>
          <w:rFonts w:ascii="Times New Roman" w:cs="Times New Roman"/>
          <w:i/>
          <w:iCs/>
          <w:lang w:val="en-GB"/>
        </w:rPr>
        <w:t>Journal of Fish Biology</w:t>
      </w:r>
      <w:r w:rsidRPr="002F3AC6">
        <w:rPr>
          <w:rFonts w:ascii="Times New Roman" w:cs="Times New Roman"/>
          <w:lang w:val="en-GB"/>
        </w:rPr>
        <w:t>, 35, 401–415.</w:t>
      </w:r>
    </w:p>
    <w:p w14:paraId="1BD64CCD"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Rohatgi, A. (2012). </w:t>
      </w:r>
      <w:proofErr w:type="spellStart"/>
      <w:r w:rsidRPr="002F3AC6">
        <w:rPr>
          <w:rFonts w:ascii="Times New Roman" w:cs="Times New Roman"/>
          <w:i/>
          <w:iCs/>
          <w:lang w:val="en-GB"/>
        </w:rPr>
        <w:t>WebPlotDigitalizer</w:t>
      </w:r>
      <w:proofErr w:type="spellEnd"/>
      <w:r w:rsidRPr="002F3AC6">
        <w:rPr>
          <w:rFonts w:ascii="Times New Roman" w:cs="Times New Roman"/>
          <w:i/>
          <w:iCs/>
          <w:lang w:val="en-GB"/>
        </w:rPr>
        <w:t>: HTML5 based online tool to extract numerical data from plot images. Version 4.1. [WWW document] URL https://automeris.io/WebPlotDigitizer (accessed on January 2019).</w:t>
      </w:r>
    </w:p>
    <w:p w14:paraId="074D0B19"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de </w:t>
      </w:r>
      <w:proofErr w:type="spellStart"/>
      <w:r w:rsidRPr="002F3AC6">
        <w:rPr>
          <w:rFonts w:ascii="Times New Roman" w:cs="Times New Roman"/>
          <w:lang w:val="en-GB"/>
        </w:rPr>
        <w:t>Roos</w:t>
      </w:r>
      <w:proofErr w:type="spellEnd"/>
      <w:r w:rsidRPr="002F3AC6">
        <w:rPr>
          <w:rFonts w:ascii="Times New Roman" w:cs="Times New Roman"/>
          <w:lang w:val="en-GB"/>
        </w:rPr>
        <w:t xml:space="preserve">, A.M. &amp; Persson, L. (2001). Physiologically structured models – from versatile technique to ecological theory. </w:t>
      </w:r>
      <w:r w:rsidRPr="002F3AC6">
        <w:rPr>
          <w:rFonts w:ascii="Times New Roman" w:cs="Times New Roman"/>
          <w:i/>
          <w:iCs/>
          <w:lang w:val="en-GB"/>
        </w:rPr>
        <w:t>Oikos</w:t>
      </w:r>
      <w:r w:rsidRPr="002F3AC6">
        <w:rPr>
          <w:rFonts w:ascii="Times New Roman" w:cs="Times New Roman"/>
          <w:lang w:val="en-GB"/>
        </w:rPr>
        <w:t>, 94, 51–71.</w:t>
      </w:r>
    </w:p>
    <w:p w14:paraId="31AF8185"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Savage, V.M., </w:t>
      </w:r>
      <w:proofErr w:type="spellStart"/>
      <w:r w:rsidRPr="002F3AC6">
        <w:rPr>
          <w:rFonts w:ascii="Times New Roman" w:cs="Times New Roman"/>
          <w:lang w:val="en-GB"/>
        </w:rPr>
        <w:t>Gillooly</w:t>
      </w:r>
      <w:proofErr w:type="spellEnd"/>
      <w:r w:rsidRPr="002F3AC6">
        <w:rPr>
          <w:rFonts w:ascii="Times New Roman" w:cs="Times New Roman"/>
          <w:lang w:val="en-GB"/>
        </w:rPr>
        <w:t xml:space="preserve">, J.F., Brown, J.H., West, G.B. &amp; </w:t>
      </w:r>
      <w:proofErr w:type="spellStart"/>
      <w:r w:rsidRPr="002F3AC6">
        <w:rPr>
          <w:rFonts w:ascii="Times New Roman" w:cs="Times New Roman"/>
          <w:lang w:val="en-GB"/>
        </w:rPr>
        <w:t>Charnov</w:t>
      </w:r>
      <w:proofErr w:type="spellEnd"/>
      <w:r w:rsidRPr="002F3AC6">
        <w:rPr>
          <w:rFonts w:ascii="Times New Roman" w:cs="Times New Roman"/>
          <w:lang w:val="en-GB"/>
        </w:rPr>
        <w:t xml:space="preserve">, E.L. (2004). Effects of body size and temperature on population growth. </w:t>
      </w:r>
      <w:r w:rsidRPr="002F3AC6">
        <w:rPr>
          <w:rFonts w:ascii="Times New Roman" w:cs="Times New Roman"/>
          <w:i/>
          <w:iCs/>
          <w:lang w:val="en-GB"/>
        </w:rPr>
        <w:t>The American Naturalist</w:t>
      </w:r>
      <w:r w:rsidRPr="002F3AC6">
        <w:rPr>
          <w:rFonts w:ascii="Times New Roman" w:cs="Times New Roman"/>
          <w:lang w:val="en-GB"/>
        </w:rPr>
        <w:t>, 163, 429–441.</w:t>
      </w:r>
    </w:p>
    <w:p w14:paraId="35089113"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lastRenderedPageBreak/>
        <w:t>Schoolfield</w:t>
      </w:r>
      <w:proofErr w:type="spellEnd"/>
      <w:r w:rsidRPr="002F3AC6">
        <w:rPr>
          <w:rFonts w:ascii="Times New Roman" w:cs="Times New Roman"/>
          <w:lang w:val="en-GB"/>
        </w:rPr>
        <w:t xml:space="preserve">, R.M., Sharpe, P.J.H. &amp; Magnuson, C.E. (1981). Non-linear regression of biological temperature-dependent rate models based on absolute reaction-rate theory. </w:t>
      </w:r>
      <w:r w:rsidRPr="002F3AC6">
        <w:rPr>
          <w:rFonts w:ascii="Times New Roman" w:cs="Times New Roman"/>
          <w:i/>
          <w:iCs/>
          <w:lang w:val="en-GB"/>
        </w:rPr>
        <w:t>Journal of Theoretical Biology</w:t>
      </w:r>
      <w:r w:rsidRPr="002F3AC6">
        <w:rPr>
          <w:rFonts w:ascii="Times New Roman" w:cs="Times New Roman"/>
          <w:lang w:val="en-GB"/>
        </w:rPr>
        <w:t>, 88, 719–731.</w:t>
      </w:r>
    </w:p>
    <w:p w14:paraId="24B263DD"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Steinarsson</w:t>
      </w:r>
      <w:proofErr w:type="spellEnd"/>
      <w:r w:rsidRPr="002F3AC6">
        <w:rPr>
          <w:rFonts w:ascii="Times New Roman" w:cs="Times New Roman"/>
          <w:lang w:val="en-GB"/>
        </w:rPr>
        <w:t xml:space="preserve">, A. &amp; </w:t>
      </w:r>
      <w:proofErr w:type="spellStart"/>
      <w:r w:rsidRPr="002F3AC6">
        <w:rPr>
          <w:rFonts w:ascii="Times New Roman" w:cs="Times New Roman"/>
          <w:lang w:val="en-GB"/>
        </w:rPr>
        <w:t>Imsland</w:t>
      </w:r>
      <w:proofErr w:type="spellEnd"/>
      <w:r w:rsidRPr="002F3AC6">
        <w:rPr>
          <w:rFonts w:ascii="Times New Roman" w:cs="Times New Roman"/>
          <w:lang w:val="en-GB"/>
        </w:rPr>
        <w:t>, A.K. (2003). Size dependent variation in optimum growth temperature of red abalone (</w:t>
      </w:r>
      <w:proofErr w:type="spellStart"/>
      <w:r w:rsidRPr="002F3AC6">
        <w:rPr>
          <w:rFonts w:ascii="Times New Roman" w:cs="Times New Roman"/>
          <w:lang w:val="en-GB"/>
        </w:rPr>
        <w:t>Haliotis</w:t>
      </w:r>
      <w:proofErr w:type="spellEnd"/>
      <w:r w:rsidRPr="002F3AC6">
        <w:rPr>
          <w:rFonts w:ascii="Times New Roman" w:cs="Times New Roman"/>
          <w:lang w:val="en-GB"/>
        </w:rPr>
        <w:t xml:space="preserve"> </w:t>
      </w:r>
      <w:proofErr w:type="spellStart"/>
      <w:r w:rsidRPr="002F3AC6">
        <w:rPr>
          <w:rFonts w:ascii="Times New Roman" w:cs="Times New Roman"/>
          <w:lang w:val="en-GB"/>
        </w:rPr>
        <w:t>rufescens</w:t>
      </w:r>
      <w:proofErr w:type="spellEnd"/>
      <w:r w:rsidRPr="002F3AC6">
        <w:rPr>
          <w:rFonts w:ascii="Times New Roman" w:cs="Times New Roman"/>
          <w:lang w:val="en-GB"/>
        </w:rPr>
        <w:t xml:space="preserve">). </w:t>
      </w:r>
      <w:r w:rsidRPr="002F3AC6">
        <w:rPr>
          <w:rFonts w:ascii="Times New Roman" w:cs="Times New Roman"/>
          <w:i/>
          <w:iCs/>
          <w:lang w:val="en-GB"/>
        </w:rPr>
        <w:t>Aquaculture</w:t>
      </w:r>
      <w:r w:rsidRPr="002F3AC6">
        <w:rPr>
          <w:rFonts w:ascii="Times New Roman" w:cs="Times New Roman"/>
          <w:lang w:val="en-GB"/>
        </w:rPr>
        <w:t>, 224, 353–362.</w:t>
      </w:r>
    </w:p>
    <w:p w14:paraId="6AADE694"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Thresher, R.E., </w:t>
      </w:r>
      <w:proofErr w:type="spellStart"/>
      <w:r w:rsidRPr="002F3AC6">
        <w:rPr>
          <w:rFonts w:ascii="Times New Roman" w:cs="Times New Roman"/>
          <w:lang w:val="en-GB"/>
        </w:rPr>
        <w:t>Koslow</w:t>
      </w:r>
      <w:proofErr w:type="spellEnd"/>
      <w:r w:rsidRPr="002F3AC6">
        <w:rPr>
          <w:rFonts w:ascii="Times New Roman" w:cs="Times New Roman"/>
          <w:lang w:val="en-GB"/>
        </w:rPr>
        <w:t xml:space="preserve">, J.A., Morison, A.K. &amp; Smith, D.C. (2007). Depth-mediated reversal of the effects of climate change on long-term growth rates of exploited marine fish. </w:t>
      </w:r>
      <w:r w:rsidRPr="002F3AC6">
        <w:rPr>
          <w:rFonts w:ascii="Times New Roman" w:cs="Times New Roman"/>
          <w:i/>
          <w:iCs/>
          <w:lang w:val="en-GB"/>
        </w:rPr>
        <w:t>Proceedings of the National Academy of Sciences, USA</w:t>
      </w:r>
      <w:r w:rsidRPr="002F3AC6">
        <w:rPr>
          <w:rFonts w:ascii="Times New Roman" w:cs="Times New Roman"/>
          <w:lang w:val="en-GB"/>
        </w:rPr>
        <w:t>, 104, 7461–7465.</w:t>
      </w:r>
    </w:p>
    <w:p w14:paraId="2C73BF0B"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Uiterwaal</w:t>
      </w:r>
      <w:proofErr w:type="spellEnd"/>
      <w:r w:rsidRPr="002F3AC6">
        <w:rPr>
          <w:rFonts w:ascii="Times New Roman" w:cs="Times New Roman"/>
          <w:lang w:val="en-GB"/>
        </w:rPr>
        <w:t xml:space="preserve">, S.F. &amp; DeLong, J.P. (2020). Functional responses are maximized at intermediate temperatures. </w:t>
      </w:r>
      <w:r w:rsidRPr="002F3AC6">
        <w:rPr>
          <w:rFonts w:ascii="Times New Roman" w:cs="Times New Roman"/>
          <w:i/>
          <w:iCs/>
          <w:lang w:val="en-GB"/>
        </w:rPr>
        <w:t>Ecology</w:t>
      </w:r>
      <w:r w:rsidRPr="002F3AC6">
        <w:rPr>
          <w:rFonts w:ascii="Times New Roman" w:cs="Times New Roman"/>
          <w:lang w:val="en-GB"/>
        </w:rPr>
        <w:t>, n/a.</w:t>
      </w:r>
    </w:p>
    <w:p w14:paraId="6F74C576"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Ursin, E. (1967). A Mathematical Model of Some Aspects of Fish Growth, Respiration, and Mortality. </w:t>
      </w:r>
      <w:r w:rsidRPr="002F3AC6">
        <w:rPr>
          <w:rFonts w:ascii="Times New Roman" w:cs="Times New Roman"/>
          <w:i/>
          <w:iCs/>
          <w:lang w:val="en-GB"/>
        </w:rPr>
        <w:t>Journal of the Fisheries Research Board of Canada</w:t>
      </w:r>
      <w:r w:rsidRPr="002F3AC6">
        <w:rPr>
          <w:rFonts w:ascii="Times New Roman" w:cs="Times New Roman"/>
          <w:lang w:val="en-GB"/>
        </w:rPr>
        <w:t>, 24, 2355–2453.</w:t>
      </w:r>
    </w:p>
    <w:p w14:paraId="6DC8301B"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Vasseur</w:t>
      </w:r>
      <w:proofErr w:type="spellEnd"/>
      <w:r w:rsidRPr="002F3AC6">
        <w:rPr>
          <w:rFonts w:ascii="Times New Roman" w:cs="Times New Roman"/>
          <w:lang w:val="en-GB"/>
        </w:rPr>
        <w:t xml:space="preserve">, D.A. &amp; McCann, K.S. (2005). A mechanistic approach for modelling temperature-dependent consumer-resource dynamics. </w:t>
      </w:r>
      <w:r w:rsidRPr="002F3AC6">
        <w:rPr>
          <w:rFonts w:ascii="Times New Roman" w:cs="Times New Roman"/>
          <w:i/>
          <w:iCs/>
          <w:lang w:val="en-GB"/>
        </w:rPr>
        <w:t>The American Naturalist</w:t>
      </w:r>
      <w:r w:rsidRPr="002F3AC6">
        <w:rPr>
          <w:rFonts w:ascii="Times New Roman" w:cs="Times New Roman"/>
          <w:lang w:val="en-GB"/>
        </w:rPr>
        <w:t>, 166, 184–198.</w:t>
      </w:r>
    </w:p>
    <w:p w14:paraId="33EA7FE9"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Vehtari</w:t>
      </w:r>
      <w:proofErr w:type="spellEnd"/>
      <w:r w:rsidRPr="002F3AC6">
        <w:rPr>
          <w:rFonts w:ascii="Times New Roman" w:cs="Times New Roman"/>
          <w:lang w:val="en-GB"/>
        </w:rPr>
        <w:t xml:space="preserve">, A., Gelman, A. &amp; </w:t>
      </w:r>
      <w:proofErr w:type="spellStart"/>
      <w:r w:rsidRPr="002F3AC6">
        <w:rPr>
          <w:rFonts w:ascii="Times New Roman" w:cs="Times New Roman"/>
          <w:lang w:val="en-GB"/>
        </w:rPr>
        <w:t>Gabry</w:t>
      </w:r>
      <w:proofErr w:type="spellEnd"/>
      <w:r w:rsidRPr="002F3AC6">
        <w:rPr>
          <w:rFonts w:ascii="Times New Roman" w:cs="Times New Roman"/>
          <w:lang w:val="en-GB"/>
        </w:rPr>
        <w:t xml:space="preserve">, J. (2017). Practical Bayesian model evaluation using leave-one-out cross-validation and WAIC. </w:t>
      </w:r>
      <w:r w:rsidRPr="002F3AC6">
        <w:rPr>
          <w:rFonts w:ascii="Times New Roman" w:cs="Times New Roman"/>
          <w:i/>
          <w:iCs/>
          <w:lang w:val="en-GB"/>
        </w:rPr>
        <w:t xml:space="preserve">Stat </w:t>
      </w:r>
      <w:proofErr w:type="spellStart"/>
      <w:r w:rsidRPr="002F3AC6">
        <w:rPr>
          <w:rFonts w:ascii="Times New Roman" w:cs="Times New Roman"/>
          <w:i/>
          <w:iCs/>
          <w:lang w:val="en-GB"/>
        </w:rPr>
        <w:t>Comput</w:t>
      </w:r>
      <w:proofErr w:type="spellEnd"/>
      <w:r w:rsidRPr="002F3AC6">
        <w:rPr>
          <w:rFonts w:ascii="Times New Roman" w:cs="Times New Roman"/>
          <w:lang w:val="en-GB"/>
        </w:rPr>
        <w:t>, 27, 1413–1432.</w:t>
      </w:r>
    </w:p>
    <w:p w14:paraId="4639CA1D"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Wang, H.-Y., Shen, S.-F., Chen, Y.-S., Kiang, Y.-K. &amp; </w:t>
      </w:r>
      <w:proofErr w:type="spellStart"/>
      <w:r w:rsidRPr="002F3AC6">
        <w:rPr>
          <w:rFonts w:ascii="Times New Roman" w:cs="Times New Roman"/>
          <w:lang w:val="en-GB"/>
        </w:rPr>
        <w:t>Heino</w:t>
      </w:r>
      <w:proofErr w:type="spellEnd"/>
      <w:r w:rsidRPr="002F3AC6">
        <w:rPr>
          <w:rFonts w:ascii="Times New Roman" w:cs="Times New Roman"/>
          <w:lang w:val="en-GB"/>
        </w:rPr>
        <w:t xml:space="preserve">, M. (2020). Life histories determine divergent population trends for fishes under climate warming. </w:t>
      </w:r>
      <w:r w:rsidRPr="002F3AC6">
        <w:rPr>
          <w:rFonts w:ascii="Times New Roman" w:cs="Times New Roman"/>
          <w:i/>
          <w:iCs/>
          <w:lang w:val="en-GB"/>
        </w:rPr>
        <w:t>Nature Communications</w:t>
      </w:r>
      <w:r w:rsidRPr="002F3AC6">
        <w:rPr>
          <w:rFonts w:ascii="Times New Roman" w:cs="Times New Roman"/>
          <w:lang w:val="en-GB"/>
        </w:rPr>
        <w:t>, 11, 4088.</w:t>
      </w:r>
    </w:p>
    <w:p w14:paraId="320B846A"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Watanabe, S. (2013). A Widely Applicable Bayesian Information Criterion. </w:t>
      </w:r>
      <w:r w:rsidRPr="002F3AC6">
        <w:rPr>
          <w:rFonts w:ascii="Times New Roman" w:cs="Times New Roman"/>
          <w:i/>
          <w:iCs/>
          <w:lang w:val="en-GB"/>
        </w:rPr>
        <w:t>Journal of Machine Learning Research</w:t>
      </w:r>
      <w:r w:rsidRPr="002F3AC6">
        <w:rPr>
          <w:rFonts w:ascii="Times New Roman" w:cs="Times New Roman"/>
          <w:lang w:val="en-GB"/>
        </w:rPr>
        <w:t>, 14, 867–897.</w:t>
      </w:r>
    </w:p>
    <w:p w14:paraId="7EE3B417"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Werner, E.E. &amp; Hall, D.J. (1988). Ontogenetic Habitat Shifts in Bluegill: The Foraging Rate-Predation Risk Trade-off. </w:t>
      </w:r>
      <w:r w:rsidRPr="002F3AC6">
        <w:rPr>
          <w:rFonts w:ascii="Times New Roman" w:cs="Times New Roman"/>
          <w:i/>
          <w:iCs/>
          <w:lang w:val="en-GB"/>
        </w:rPr>
        <w:t>Ecology</w:t>
      </w:r>
      <w:r w:rsidRPr="002F3AC6">
        <w:rPr>
          <w:rFonts w:ascii="Times New Roman" w:cs="Times New Roman"/>
          <w:lang w:val="en-GB"/>
        </w:rPr>
        <w:t>, 69, 1352–1366.</w:t>
      </w:r>
    </w:p>
    <w:p w14:paraId="0080D18B" w14:textId="77777777" w:rsidR="002F3AC6" w:rsidRPr="002F3AC6" w:rsidRDefault="002F3AC6" w:rsidP="002F3AC6">
      <w:pPr>
        <w:pStyle w:val="Bibliography"/>
        <w:rPr>
          <w:rFonts w:ascii="Times New Roman" w:cs="Times New Roman"/>
          <w:lang w:val="en-GB"/>
        </w:rPr>
      </w:pPr>
      <w:r w:rsidRPr="002F3AC6">
        <w:rPr>
          <w:rFonts w:ascii="Times New Roman" w:cs="Times New Roman"/>
          <w:lang w:val="en-GB"/>
        </w:rPr>
        <w:t xml:space="preserve">Wickham, H. (2017). </w:t>
      </w:r>
      <w:proofErr w:type="spellStart"/>
      <w:r w:rsidRPr="002F3AC6">
        <w:rPr>
          <w:rFonts w:ascii="Times New Roman" w:cs="Times New Roman"/>
          <w:i/>
          <w:iCs/>
          <w:lang w:val="en-GB"/>
        </w:rPr>
        <w:t>tidyverse</w:t>
      </w:r>
      <w:proofErr w:type="spellEnd"/>
      <w:r w:rsidRPr="002F3AC6">
        <w:rPr>
          <w:rFonts w:ascii="Times New Roman" w:cs="Times New Roman"/>
          <w:i/>
          <w:iCs/>
          <w:lang w:val="en-GB"/>
        </w:rPr>
        <w:t>: Easily Install and Load the “</w:t>
      </w:r>
      <w:proofErr w:type="spellStart"/>
      <w:r w:rsidRPr="002F3AC6">
        <w:rPr>
          <w:rFonts w:ascii="Times New Roman" w:cs="Times New Roman"/>
          <w:i/>
          <w:iCs/>
          <w:lang w:val="en-GB"/>
        </w:rPr>
        <w:t>Tidyverse</w:t>
      </w:r>
      <w:proofErr w:type="spellEnd"/>
      <w:r w:rsidRPr="002F3AC6">
        <w:rPr>
          <w:rFonts w:ascii="Times New Roman" w:cs="Times New Roman"/>
          <w:i/>
          <w:iCs/>
          <w:lang w:val="en-GB"/>
        </w:rPr>
        <w:t>.”</w:t>
      </w:r>
    </w:p>
    <w:p w14:paraId="68F36649"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Wyban</w:t>
      </w:r>
      <w:proofErr w:type="spellEnd"/>
      <w:r w:rsidRPr="002F3AC6">
        <w:rPr>
          <w:rFonts w:ascii="Times New Roman" w:cs="Times New Roman"/>
          <w:lang w:val="en-GB"/>
        </w:rPr>
        <w:t xml:space="preserve">, J., Walsh, W.A. &amp; Godin, D.M. (1995). Temperature effects on growth, feeding rate and feed conversion of the Pacific white shrimp (Penaeus </w:t>
      </w:r>
      <w:proofErr w:type="spellStart"/>
      <w:r w:rsidRPr="002F3AC6">
        <w:rPr>
          <w:rFonts w:ascii="Times New Roman" w:cs="Times New Roman"/>
          <w:lang w:val="en-GB"/>
        </w:rPr>
        <w:t>vannamei</w:t>
      </w:r>
      <w:proofErr w:type="spellEnd"/>
      <w:r w:rsidRPr="002F3AC6">
        <w:rPr>
          <w:rFonts w:ascii="Times New Roman" w:cs="Times New Roman"/>
          <w:lang w:val="en-GB"/>
        </w:rPr>
        <w:t xml:space="preserve">). </w:t>
      </w:r>
      <w:r w:rsidRPr="002F3AC6">
        <w:rPr>
          <w:rFonts w:ascii="Times New Roman" w:cs="Times New Roman"/>
          <w:i/>
          <w:iCs/>
          <w:lang w:val="en-GB"/>
        </w:rPr>
        <w:t>Aquaculture</w:t>
      </w:r>
      <w:r w:rsidRPr="002F3AC6">
        <w:rPr>
          <w:rFonts w:ascii="Times New Roman" w:cs="Times New Roman"/>
          <w:lang w:val="en-GB"/>
        </w:rPr>
        <w:t>, 138, 267–279.</w:t>
      </w:r>
    </w:p>
    <w:p w14:paraId="5CA7DF7A"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Xie</w:t>
      </w:r>
      <w:proofErr w:type="spellEnd"/>
      <w:r w:rsidRPr="002F3AC6">
        <w:rPr>
          <w:rFonts w:ascii="Times New Roman" w:cs="Times New Roman"/>
          <w:lang w:val="en-GB"/>
        </w:rPr>
        <w:t xml:space="preserve">, </w:t>
      </w:r>
      <w:proofErr w:type="spellStart"/>
      <w:r w:rsidRPr="002F3AC6">
        <w:rPr>
          <w:rFonts w:ascii="Times New Roman" w:cs="Times New Roman"/>
          <w:lang w:val="en-GB"/>
        </w:rPr>
        <w:t>Xiaojun</w:t>
      </w:r>
      <w:proofErr w:type="spellEnd"/>
      <w:r w:rsidRPr="002F3AC6">
        <w:rPr>
          <w:rFonts w:ascii="Times New Roman" w:cs="Times New Roman"/>
          <w:lang w:val="en-GB"/>
        </w:rPr>
        <w:t xml:space="preserve">. &amp; Sun, </w:t>
      </w:r>
      <w:proofErr w:type="spellStart"/>
      <w:r w:rsidRPr="002F3AC6">
        <w:rPr>
          <w:rFonts w:ascii="Times New Roman" w:cs="Times New Roman"/>
          <w:lang w:val="en-GB"/>
        </w:rPr>
        <w:t>Ruyung</w:t>
      </w:r>
      <w:proofErr w:type="spellEnd"/>
      <w:r w:rsidRPr="002F3AC6">
        <w:rPr>
          <w:rFonts w:ascii="Times New Roman" w:cs="Times New Roman"/>
          <w:lang w:val="en-GB"/>
        </w:rPr>
        <w:t>. (1990). The Bioenergetics of the Southern Catfish (</w:t>
      </w:r>
      <w:proofErr w:type="spellStart"/>
      <w:r w:rsidRPr="002F3AC6">
        <w:rPr>
          <w:rFonts w:ascii="Times New Roman" w:cs="Times New Roman"/>
          <w:lang w:val="en-GB"/>
        </w:rPr>
        <w:t>Silurus</w:t>
      </w:r>
      <w:proofErr w:type="spellEnd"/>
      <w:r w:rsidRPr="002F3AC6">
        <w:rPr>
          <w:rFonts w:ascii="Times New Roman" w:cs="Times New Roman"/>
          <w:lang w:val="en-GB"/>
        </w:rPr>
        <w:t xml:space="preserve"> </w:t>
      </w:r>
      <w:proofErr w:type="spellStart"/>
      <w:r w:rsidRPr="002F3AC6">
        <w:rPr>
          <w:rFonts w:ascii="Times New Roman" w:cs="Times New Roman"/>
          <w:lang w:val="en-GB"/>
        </w:rPr>
        <w:t>meridionalis</w:t>
      </w:r>
      <w:proofErr w:type="spellEnd"/>
      <w:r w:rsidRPr="002F3AC6">
        <w:rPr>
          <w:rFonts w:ascii="Times New Roman" w:cs="Times New Roman"/>
          <w:lang w:val="en-GB"/>
        </w:rPr>
        <w:t xml:space="preserve"> Chen). I. Resting Metabolic Rate as a Function of Body Weight and Temperature. </w:t>
      </w:r>
      <w:r w:rsidRPr="002F3AC6">
        <w:rPr>
          <w:rFonts w:ascii="Times New Roman" w:cs="Times New Roman"/>
          <w:i/>
          <w:iCs/>
          <w:lang w:val="en-GB"/>
        </w:rPr>
        <w:t>Physiological Zoology</w:t>
      </w:r>
      <w:r w:rsidRPr="002F3AC6">
        <w:rPr>
          <w:rFonts w:ascii="Times New Roman" w:cs="Times New Roman"/>
          <w:lang w:val="en-GB"/>
        </w:rPr>
        <w:t>, 63, 1181–1195.</w:t>
      </w:r>
    </w:p>
    <w:p w14:paraId="2F353246" w14:textId="77777777" w:rsidR="002F3AC6" w:rsidRPr="002F3AC6" w:rsidRDefault="002F3AC6" w:rsidP="002F3AC6">
      <w:pPr>
        <w:pStyle w:val="Bibliography"/>
        <w:rPr>
          <w:rFonts w:ascii="Times New Roman" w:cs="Times New Roman"/>
          <w:lang w:val="en-GB"/>
        </w:rPr>
      </w:pPr>
      <w:proofErr w:type="spellStart"/>
      <w:r w:rsidRPr="002F3AC6">
        <w:rPr>
          <w:rFonts w:ascii="Times New Roman" w:cs="Times New Roman"/>
          <w:lang w:val="en-GB"/>
        </w:rPr>
        <w:t>Youngflesh</w:t>
      </w:r>
      <w:proofErr w:type="spellEnd"/>
      <w:r w:rsidRPr="002F3AC6">
        <w:rPr>
          <w:rFonts w:ascii="Times New Roman" w:cs="Times New Roman"/>
          <w:lang w:val="en-GB"/>
        </w:rPr>
        <w:t xml:space="preserve">, C. (2018). </w:t>
      </w:r>
      <w:proofErr w:type="spellStart"/>
      <w:r w:rsidRPr="002F3AC6">
        <w:rPr>
          <w:rFonts w:ascii="Times New Roman" w:cs="Times New Roman"/>
          <w:lang w:val="en-GB"/>
        </w:rPr>
        <w:t>MCMCvis</w:t>
      </w:r>
      <w:proofErr w:type="spellEnd"/>
      <w:r w:rsidRPr="002F3AC6">
        <w:rPr>
          <w:rFonts w:ascii="Times New Roman" w:cs="Times New Roman"/>
          <w:lang w:val="en-GB"/>
        </w:rPr>
        <w:t xml:space="preserve">: Tools to Visualize, Manipulate, and Summarize MCMC Output. </w:t>
      </w:r>
      <w:r w:rsidRPr="002F3AC6">
        <w:rPr>
          <w:rFonts w:ascii="Times New Roman" w:cs="Times New Roman"/>
          <w:i/>
          <w:iCs/>
          <w:lang w:val="en-GB"/>
        </w:rPr>
        <w:t>Journal of Open Source Software</w:t>
      </w:r>
      <w:r w:rsidRPr="002F3AC6">
        <w:rPr>
          <w:rFonts w:ascii="Times New Roman" w:cs="Times New Roman"/>
          <w:lang w:val="en-GB"/>
        </w:rPr>
        <w:t>, 3, 640.</w:t>
      </w:r>
    </w:p>
    <w:p w14:paraId="45ED9701" w14:textId="3A120EB9" w:rsidR="002F3AC6" w:rsidRDefault="002F3AC6" w:rsidP="002E3379">
      <w:pPr>
        <w:spacing w:line="480" w:lineRule="auto"/>
        <w:contextualSpacing/>
        <w:jc w:val="both"/>
        <w:rPr>
          <w:rFonts w:cstheme="minorHAnsi"/>
          <w:b/>
          <w:lang w:val="en-GB"/>
        </w:rPr>
      </w:pPr>
      <w:r>
        <w:rPr>
          <w:rFonts w:cstheme="minorHAnsi"/>
          <w:b/>
          <w:lang w:val="en-GB"/>
        </w:rPr>
        <w:fldChar w:fldCharType="end"/>
      </w:r>
    </w:p>
    <w:sectPr w:rsidR="002F3AC6" w:rsidSect="00D22802">
      <w:headerReference w:type="even" r:id="rId23"/>
      <w:footerReference w:type="even" r:id="rId24"/>
      <w:footerReference w:type="default" r:id="rId25"/>
      <w:headerReference w:type="first" r:id="rId26"/>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x Lindmark" w:date="2020-09-14T08:14:00Z" w:initials="ML">
    <w:p w14:paraId="0DAD3BAF" w14:textId="77777777" w:rsidR="005C0DB5" w:rsidRPr="00700FB2" w:rsidRDefault="005C0DB5">
      <w:pPr>
        <w:pStyle w:val="CommentText"/>
        <w:rPr>
          <w:highlight w:val="green"/>
          <w:lang w:val="en-US"/>
        </w:rPr>
      </w:pPr>
      <w:r w:rsidRPr="00700FB2">
        <w:rPr>
          <w:rStyle w:val="CommentReference"/>
          <w:highlight w:val="green"/>
        </w:rPr>
        <w:annotationRef/>
      </w:r>
      <w:r w:rsidRPr="00700FB2">
        <w:rPr>
          <w:highlight w:val="green"/>
          <w:lang w:val="en-US"/>
        </w:rPr>
        <w:t xml:space="preserve">Before you read… </w:t>
      </w:r>
    </w:p>
    <w:p w14:paraId="3A25AC35" w14:textId="77777777" w:rsidR="005C0DB5" w:rsidRPr="00700FB2" w:rsidRDefault="005C0DB5">
      <w:pPr>
        <w:pStyle w:val="CommentText"/>
        <w:rPr>
          <w:highlight w:val="green"/>
          <w:lang w:val="en-US"/>
        </w:rPr>
      </w:pPr>
    </w:p>
    <w:p w14:paraId="68455572" w14:textId="296CFA3A" w:rsidR="005C0DB5" w:rsidRPr="00700FB2" w:rsidRDefault="005C0DB5">
      <w:pPr>
        <w:pStyle w:val="CommentText"/>
        <w:rPr>
          <w:highlight w:val="green"/>
          <w:lang w:val="sv-SE"/>
        </w:rPr>
      </w:pPr>
      <w:r w:rsidRPr="00700FB2">
        <w:rPr>
          <w:highlight w:val="green"/>
          <w:lang w:val="en-US"/>
        </w:rPr>
        <w:t>1.</w:t>
      </w:r>
      <w:r w:rsidR="00700FB2" w:rsidRPr="00700FB2">
        <w:rPr>
          <w:highlight w:val="green"/>
          <w:lang w:val="en-US"/>
        </w:rPr>
        <w:t xml:space="preserve"> </w:t>
      </w:r>
      <w:r w:rsidRPr="00700FB2">
        <w:rPr>
          <w:highlight w:val="green"/>
          <w:lang w:val="en-US"/>
        </w:rPr>
        <w:t xml:space="preserve">New in-text comments are highlighted with green background in text, most edits are made with track changes (except methods, big changes, see below). This means it’s pretty messy but since there are quite big </w:t>
      </w:r>
      <w:proofErr w:type="gramStart"/>
      <w:r w:rsidRPr="00700FB2">
        <w:rPr>
          <w:highlight w:val="green"/>
          <w:lang w:val="en-US"/>
        </w:rPr>
        <w:t>changes</w:t>
      </w:r>
      <w:proofErr w:type="gramEnd"/>
      <w:r w:rsidRPr="00700FB2">
        <w:rPr>
          <w:highlight w:val="green"/>
          <w:lang w:val="en-US"/>
        </w:rPr>
        <w:t xml:space="preserve"> I thought you wanted to see them. </w:t>
      </w:r>
      <w:proofErr w:type="spellStart"/>
      <w:r w:rsidRPr="00700FB2">
        <w:rPr>
          <w:highlight w:val="green"/>
          <w:lang w:val="sv-SE"/>
        </w:rPr>
        <w:t>Next</w:t>
      </w:r>
      <w:proofErr w:type="spellEnd"/>
      <w:r w:rsidRPr="00700FB2">
        <w:rPr>
          <w:highlight w:val="green"/>
          <w:lang w:val="sv-SE"/>
        </w:rPr>
        <w:t xml:space="preserve"> version </w:t>
      </w:r>
      <w:proofErr w:type="spellStart"/>
      <w:r w:rsidRPr="00700FB2">
        <w:rPr>
          <w:highlight w:val="green"/>
          <w:lang w:val="sv-SE"/>
        </w:rPr>
        <w:t>will</w:t>
      </w:r>
      <w:proofErr w:type="spellEnd"/>
      <w:r w:rsidRPr="00700FB2">
        <w:rPr>
          <w:highlight w:val="green"/>
          <w:lang w:val="sv-SE"/>
        </w:rPr>
        <w:t xml:space="preserve"> be </w:t>
      </w:r>
      <w:proofErr w:type="spellStart"/>
      <w:r w:rsidRPr="00700FB2">
        <w:rPr>
          <w:highlight w:val="green"/>
          <w:lang w:val="sv-SE"/>
        </w:rPr>
        <w:t>clean</w:t>
      </w:r>
      <w:proofErr w:type="spellEnd"/>
      <w:r w:rsidRPr="00700FB2">
        <w:rPr>
          <w:highlight w:val="green"/>
          <w:lang w:val="sv-SE"/>
        </w:rPr>
        <w:t>!</w:t>
      </w:r>
    </w:p>
    <w:p w14:paraId="78F451F8" w14:textId="77777777" w:rsidR="00700FB2" w:rsidRPr="00700FB2" w:rsidRDefault="00700FB2">
      <w:pPr>
        <w:pStyle w:val="CommentText"/>
        <w:rPr>
          <w:highlight w:val="green"/>
          <w:lang w:val="sv-SE"/>
        </w:rPr>
      </w:pPr>
    </w:p>
    <w:p w14:paraId="19DCD220" w14:textId="7489E65A" w:rsidR="00700FB2" w:rsidRPr="00667B5B" w:rsidRDefault="00700FB2">
      <w:pPr>
        <w:pStyle w:val="CommentText"/>
        <w:rPr>
          <w:lang w:val="en-US"/>
        </w:rPr>
      </w:pPr>
      <w:r w:rsidRPr="00700FB2">
        <w:rPr>
          <w:highlight w:val="green"/>
          <w:lang w:val="en-US"/>
        </w:rPr>
        <w:t xml:space="preserve">2. I added color (species) legends for some plots, but not all. As you can see in the non-linear model figure in the appendix, already with 11 categories it is difficult to define a color scheme that works. </w:t>
      </w:r>
      <w:r w:rsidRPr="00667B5B">
        <w:rPr>
          <w:highlight w:val="green"/>
          <w:lang w:val="en-US"/>
        </w:rPr>
        <w:t xml:space="preserve">And there are ~35 species in the metabolism-plot. </w:t>
      </w:r>
      <w:r w:rsidR="002F5103" w:rsidRPr="00667B5B">
        <w:rPr>
          <w:highlight w:val="green"/>
          <w:lang w:val="en-US"/>
        </w:rPr>
        <w:t>Therefore,</w:t>
      </w:r>
      <w:r w:rsidRPr="00667B5B">
        <w:rPr>
          <w:highlight w:val="green"/>
          <w:lang w:val="en-US"/>
        </w:rPr>
        <w:t xml:space="preserve"> the legend is not useful. Moreover, the species-level coefficients are already displayed in Fig. 3, and I think that’s enough because we are mainly interested in the global mean, not the species-effects. The use of colors but not a legend is just to illustrate that data consist of many species and that data are clustered within species (warranting the use of hierarchical models) - not generally focusing on species-specific predictions or estimates.</w:t>
      </w:r>
    </w:p>
  </w:comment>
  <w:comment w:id="1" w:author="Jan Ohlberger" w:date="2020-01-21T09:27:00Z" w:initials="Ca">
    <w:p w14:paraId="3505BED5" w14:textId="551F665C" w:rsidR="00986B51" w:rsidRPr="00972C7F" w:rsidRDefault="00986B51"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986B51" w:rsidRPr="00972C7F" w:rsidRDefault="00986B51"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986B51" w:rsidRPr="00972C7F" w:rsidRDefault="00986B51">
      <w:pPr>
        <w:pStyle w:val="CommentText"/>
        <w:rPr>
          <w:lang w:val="en-GB"/>
        </w:rPr>
      </w:pPr>
    </w:p>
  </w:comment>
  <w:comment w:id="2" w:author="Max Lindmark" w:date="2020-05-04T11:04:00Z" w:initials="ML">
    <w:p w14:paraId="32FAB210" w14:textId="77777777" w:rsidR="004D2710" w:rsidRDefault="00986B51">
      <w:pPr>
        <w:pStyle w:val="CommentText"/>
        <w:rPr>
          <w:rStyle w:val="CommentReference"/>
          <w:noProof/>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t>
      </w:r>
      <w:proofErr w:type="gramStart"/>
      <w:r w:rsidRPr="00AE4A5F">
        <w:rPr>
          <w:rStyle w:val="CommentReference"/>
          <w:highlight w:val="yellow"/>
          <w:lang w:val="en-GB"/>
        </w:rPr>
        <w:t>works</w:t>
      </w:r>
      <w:proofErr w:type="gramEnd"/>
      <w:r w:rsidRPr="00AE4A5F">
        <w:rPr>
          <w:rStyle w:val="CommentReference"/>
          <w:highlight w:val="yellow"/>
          <w:lang w:val="en-GB"/>
        </w:rPr>
        <w:t xml:space="preserve"> but maybe isn’t as good as it can be! If we want to highlight the </w:t>
      </w:r>
    </w:p>
    <w:p w14:paraId="2D2BA4C1" w14:textId="5FA75F2A" w:rsidR="00986B51" w:rsidRPr="00AE4A5F" w:rsidRDefault="00986B51">
      <w:pPr>
        <w:pStyle w:val="CommentText"/>
        <w:rPr>
          <w:rStyle w:val="CommentReference"/>
          <w:highlight w:val="yellow"/>
          <w:lang w:val="en-GB"/>
        </w:rPr>
      </w:pPr>
      <w:r w:rsidRPr="00AE4A5F">
        <w:rPr>
          <w:rStyle w:val="CommentReference"/>
          <w:highlight w:val="yellow"/>
          <w:lang w:val="en-GB"/>
        </w:rPr>
        <w:t>peak growth temperature aspect, maybe your earlier suggestion is best:</w:t>
      </w:r>
    </w:p>
    <w:p w14:paraId="7F669AE8" w14:textId="1E51C433" w:rsidR="00986B51" w:rsidRPr="00AE4A5F" w:rsidRDefault="00986B51">
      <w:pPr>
        <w:pStyle w:val="CommentText"/>
        <w:rPr>
          <w:rStyle w:val="CommentReference"/>
          <w:highlight w:val="yellow"/>
          <w:lang w:val="en-GB"/>
        </w:rPr>
      </w:pPr>
    </w:p>
    <w:p w14:paraId="670AC741" w14:textId="77777777" w:rsidR="00986B51" w:rsidRPr="00AE4A5F" w:rsidRDefault="00986B51" w:rsidP="00AC3C9E">
      <w:pPr>
        <w:pStyle w:val="CommentText"/>
        <w:rPr>
          <w:i/>
          <w:highlight w:val="yellow"/>
          <w:lang w:val="en-GB"/>
        </w:rPr>
      </w:pPr>
      <w:r w:rsidRPr="00AE4A5F">
        <w:rPr>
          <w:i/>
          <w:highlight w:val="yellow"/>
          <w:lang w:val="en-GB"/>
        </w:rPr>
        <w:t>Optimum growth temperature declines with body size in fishes</w:t>
      </w:r>
    </w:p>
    <w:p w14:paraId="18F19DB4" w14:textId="77777777" w:rsidR="00986B51" w:rsidRPr="00AE4A5F" w:rsidRDefault="00986B51" w:rsidP="00AC3C9E">
      <w:pPr>
        <w:pStyle w:val="CommentText"/>
        <w:rPr>
          <w:iCs/>
          <w:highlight w:val="yellow"/>
          <w:lang w:val="en-GB"/>
        </w:rPr>
      </w:pPr>
      <w:r w:rsidRPr="00AE4A5F">
        <w:rPr>
          <w:iCs/>
          <w:highlight w:val="yellow"/>
          <w:lang w:val="en-GB"/>
        </w:rPr>
        <w:t>Or:</w:t>
      </w:r>
    </w:p>
    <w:p w14:paraId="083BC215" w14:textId="08547C6B" w:rsidR="00986B51" w:rsidRPr="00AE4A5F" w:rsidRDefault="00986B51" w:rsidP="00AC3C9E">
      <w:pPr>
        <w:pStyle w:val="CommentText"/>
        <w:rPr>
          <w:i/>
          <w:lang w:val="en-GB"/>
        </w:rPr>
      </w:pPr>
      <w:r w:rsidRPr="00AE4A5F">
        <w:rPr>
          <w:i/>
          <w:highlight w:val="yellow"/>
          <w:lang w:val="en-GB"/>
        </w:rPr>
        <w:t>Optimum growth temperature declines with body size within species in fishes</w:t>
      </w:r>
    </w:p>
    <w:p w14:paraId="5357B589" w14:textId="3C5B62FF" w:rsidR="00986B51" w:rsidRPr="00AE4A5F" w:rsidRDefault="00986B51" w:rsidP="00AC3C9E">
      <w:pPr>
        <w:pStyle w:val="CommentText"/>
        <w:rPr>
          <w:iCs/>
          <w:lang w:val="en-GB"/>
        </w:rPr>
      </w:pPr>
    </w:p>
  </w:comment>
  <w:comment w:id="3" w:author="Jan Ohlberger" w:date="2020-05-22T06:29:00Z" w:initials="Ca">
    <w:p w14:paraId="4F557E12" w14:textId="5A16D8EE" w:rsidR="00986B51" w:rsidRPr="00AE4A5F" w:rsidRDefault="00986B51">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4" w:author="Anna Gårdmark" w:date="2020-05-27T11:36:00Z" w:initials="AG">
    <w:p w14:paraId="3DDB58DE" w14:textId="77777777" w:rsidR="00986B51" w:rsidRDefault="00986B51">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2AF9C398" w14:textId="0B0CC2EE" w:rsidR="00986B51" w:rsidRPr="0066528A" w:rsidRDefault="00986B51">
      <w:pPr>
        <w:pStyle w:val="CommentText"/>
        <w:rPr>
          <w:i/>
          <w:lang w:val="en-GB"/>
        </w:rPr>
      </w:pPr>
      <w:r w:rsidRPr="0066528A">
        <w:rPr>
          <w:i/>
          <w:lang w:val="en-GB"/>
        </w:rPr>
        <w:t xml:space="preserve">Optimum growth temperature in fishes declines within species with body size </w:t>
      </w:r>
    </w:p>
    <w:p w14:paraId="2E28CBE9" w14:textId="77777777" w:rsidR="00986B51" w:rsidRDefault="00986B51" w:rsidP="0066528A">
      <w:pPr>
        <w:pStyle w:val="CommentText"/>
        <w:rPr>
          <w:lang w:val="en-GB"/>
        </w:rPr>
      </w:pPr>
    </w:p>
    <w:p w14:paraId="6D507FF7" w14:textId="538527FF" w:rsidR="00986B51" w:rsidRPr="0066528A" w:rsidRDefault="00986B51" w:rsidP="0066528A">
      <w:pPr>
        <w:pStyle w:val="CommentText"/>
        <w:rPr>
          <w:i/>
          <w:lang w:val="en-GB"/>
        </w:rPr>
      </w:pPr>
      <w:r w:rsidRPr="0066528A">
        <w:rPr>
          <w:i/>
          <w:lang w:val="en-GB"/>
        </w:rPr>
        <w:t xml:space="preserve">Optimum growth temperature declines with intraspecific body size in fishes </w:t>
      </w:r>
    </w:p>
    <w:p w14:paraId="039EDCD0" w14:textId="77777777" w:rsidR="00986B51" w:rsidRPr="00AE4A5F" w:rsidRDefault="00986B51">
      <w:pPr>
        <w:pStyle w:val="CommentText"/>
        <w:rPr>
          <w:lang w:val="en-GB"/>
        </w:rPr>
      </w:pPr>
    </w:p>
  </w:comment>
  <w:comment w:id="5" w:author="Max Lindmark" w:date="2020-07-27T11:33:00Z" w:initials="ML">
    <w:p w14:paraId="5DC046EE" w14:textId="4844FBC4" w:rsidR="00986B51" w:rsidRPr="005F601D" w:rsidRDefault="00986B51">
      <w:pPr>
        <w:pStyle w:val="CommentText"/>
        <w:rPr>
          <w:iCs/>
          <w:lang w:val="en-US"/>
        </w:rPr>
      </w:pPr>
      <w:r>
        <w:rPr>
          <w:rStyle w:val="CommentReference"/>
        </w:rPr>
        <w:annotationRef/>
      </w:r>
      <w:r w:rsidRPr="005F601D">
        <w:rPr>
          <w:lang w:val="en-US"/>
        </w:rPr>
        <w:t>Agree now that a results-focus</w:t>
      </w:r>
      <w:r>
        <w:rPr>
          <w:lang w:val="en-US"/>
        </w:rPr>
        <w:t xml:space="preserve">ed title would be nice. Think I’ll go with: </w:t>
      </w:r>
      <w:r w:rsidRPr="00AE4A5F">
        <w:rPr>
          <w:i/>
          <w:lang w:val="en-GB"/>
        </w:rPr>
        <w:t>Optimum growth temperature declines with body size in fishes</w:t>
      </w:r>
      <w:r>
        <w:rPr>
          <w:iCs/>
          <w:lang w:val="en-GB"/>
        </w:rPr>
        <w:t xml:space="preserve"> because of the better flow. We can maybe compensate by pushing the intraspecific part in the cover letter and the abstract</w:t>
      </w:r>
    </w:p>
  </w:comment>
  <w:comment w:id="13" w:author="Jan Ohlberger" w:date="2020-01-21T09:27:00Z" w:initials="Ca">
    <w:p w14:paraId="1C96B088" w14:textId="77777777" w:rsidR="00986B51" w:rsidRPr="00972C7F" w:rsidRDefault="00986B51" w:rsidP="00205EE2">
      <w:pPr>
        <w:pStyle w:val="CommentText"/>
        <w:rPr>
          <w:lang w:val="en-GB"/>
        </w:rPr>
      </w:pPr>
      <w:r>
        <w:rPr>
          <w:rStyle w:val="CommentReference"/>
        </w:rPr>
        <w:annotationRef/>
      </w:r>
      <w:r w:rsidRPr="00972C7F">
        <w:rPr>
          <w:lang w:val="en-GB"/>
        </w:rPr>
        <w:t>Wondering if a title about the results would be more appealing?</w:t>
      </w:r>
    </w:p>
    <w:p w14:paraId="5BFF1F41" w14:textId="77777777" w:rsidR="00986B51" w:rsidRPr="00972C7F" w:rsidRDefault="00986B51" w:rsidP="00205EE2">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655EF640" w14:textId="77777777" w:rsidR="00986B51" w:rsidRPr="00972C7F" w:rsidRDefault="00986B51" w:rsidP="00205EE2">
      <w:pPr>
        <w:pStyle w:val="CommentText"/>
        <w:rPr>
          <w:lang w:val="en-GB"/>
        </w:rPr>
      </w:pPr>
    </w:p>
  </w:comment>
  <w:comment w:id="14" w:author="Max Lindmark" w:date="2020-05-04T11:04:00Z" w:initials="ML">
    <w:p w14:paraId="0719D5D6" w14:textId="77777777" w:rsidR="00986B51" w:rsidRPr="00AE4A5F" w:rsidRDefault="00986B51" w:rsidP="00205EE2">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t>
      </w:r>
      <w:proofErr w:type="gramStart"/>
      <w:r w:rsidRPr="00AE4A5F">
        <w:rPr>
          <w:rStyle w:val="CommentReference"/>
          <w:highlight w:val="yellow"/>
          <w:lang w:val="en-GB"/>
        </w:rPr>
        <w:t>works</w:t>
      </w:r>
      <w:proofErr w:type="gramEnd"/>
      <w:r w:rsidRPr="00AE4A5F">
        <w:rPr>
          <w:rStyle w:val="CommentReference"/>
          <w:highlight w:val="yellow"/>
          <w:lang w:val="en-GB"/>
        </w:rPr>
        <w:t xml:space="preserve"> but maybe isn’t as good as it can be! If we want to highlight the peak growth temperature aspect, maybe your earlier suggestion is best:</w:t>
      </w:r>
    </w:p>
    <w:p w14:paraId="052D2B64" w14:textId="77777777" w:rsidR="00986B51" w:rsidRPr="00AE4A5F" w:rsidRDefault="00986B51" w:rsidP="00205EE2">
      <w:pPr>
        <w:pStyle w:val="CommentText"/>
        <w:rPr>
          <w:rStyle w:val="CommentReference"/>
          <w:highlight w:val="yellow"/>
          <w:lang w:val="en-GB"/>
        </w:rPr>
      </w:pPr>
    </w:p>
    <w:p w14:paraId="30E65B18" w14:textId="77777777" w:rsidR="00986B51" w:rsidRPr="00AE4A5F" w:rsidRDefault="00986B51" w:rsidP="00205EE2">
      <w:pPr>
        <w:pStyle w:val="CommentText"/>
        <w:rPr>
          <w:i/>
          <w:highlight w:val="yellow"/>
          <w:lang w:val="en-GB"/>
        </w:rPr>
      </w:pPr>
      <w:r w:rsidRPr="00AE4A5F">
        <w:rPr>
          <w:i/>
          <w:highlight w:val="yellow"/>
          <w:lang w:val="en-GB"/>
        </w:rPr>
        <w:t>Optimum growth temperature declines with body size in fishes</w:t>
      </w:r>
    </w:p>
    <w:p w14:paraId="1041714D" w14:textId="77777777" w:rsidR="00986B51" w:rsidRPr="00AE4A5F" w:rsidRDefault="00986B51" w:rsidP="00205EE2">
      <w:pPr>
        <w:pStyle w:val="CommentText"/>
        <w:rPr>
          <w:iCs/>
          <w:highlight w:val="yellow"/>
          <w:lang w:val="en-GB"/>
        </w:rPr>
      </w:pPr>
      <w:r w:rsidRPr="00AE4A5F">
        <w:rPr>
          <w:iCs/>
          <w:highlight w:val="yellow"/>
          <w:lang w:val="en-GB"/>
        </w:rPr>
        <w:t>Or:</w:t>
      </w:r>
    </w:p>
    <w:p w14:paraId="39A458AF" w14:textId="77777777" w:rsidR="00986B51" w:rsidRPr="00AE4A5F" w:rsidRDefault="00986B51" w:rsidP="00205EE2">
      <w:pPr>
        <w:pStyle w:val="CommentText"/>
        <w:rPr>
          <w:i/>
          <w:lang w:val="en-GB"/>
        </w:rPr>
      </w:pPr>
      <w:r w:rsidRPr="00AE4A5F">
        <w:rPr>
          <w:i/>
          <w:highlight w:val="yellow"/>
          <w:lang w:val="en-GB"/>
        </w:rPr>
        <w:t>Optimum growth temperature declines with body size within species in fishes</w:t>
      </w:r>
    </w:p>
    <w:p w14:paraId="70EB16E0" w14:textId="77777777" w:rsidR="00986B51" w:rsidRPr="00AE4A5F" w:rsidRDefault="00986B51" w:rsidP="00205EE2">
      <w:pPr>
        <w:pStyle w:val="CommentText"/>
        <w:rPr>
          <w:iCs/>
          <w:lang w:val="en-GB"/>
        </w:rPr>
      </w:pPr>
    </w:p>
  </w:comment>
  <w:comment w:id="15" w:author="Jan Ohlberger" w:date="2020-05-22T06:29:00Z" w:initials="Ca">
    <w:p w14:paraId="05D97F66" w14:textId="77777777" w:rsidR="00986B51" w:rsidRPr="00AE4A5F" w:rsidRDefault="00986B51" w:rsidP="00205EE2">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16" w:author="Anna Gårdmark" w:date="2020-05-27T11:36:00Z" w:initials="AG">
    <w:p w14:paraId="03F90E73" w14:textId="77777777" w:rsidR="00986B51" w:rsidRDefault="00986B51" w:rsidP="00205EE2">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04AC1391" w14:textId="77777777" w:rsidR="00986B51" w:rsidRPr="0066528A" w:rsidRDefault="00986B51" w:rsidP="00205EE2">
      <w:pPr>
        <w:pStyle w:val="CommentText"/>
        <w:rPr>
          <w:i/>
          <w:lang w:val="en-GB"/>
        </w:rPr>
      </w:pPr>
      <w:r w:rsidRPr="0066528A">
        <w:rPr>
          <w:i/>
          <w:lang w:val="en-GB"/>
        </w:rPr>
        <w:t xml:space="preserve">Optimum growth temperature in fishes declines within species with body size </w:t>
      </w:r>
    </w:p>
    <w:p w14:paraId="58776795" w14:textId="77777777" w:rsidR="00986B51" w:rsidRDefault="00986B51" w:rsidP="00205EE2">
      <w:pPr>
        <w:pStyle w:val="CommentText"/>
        <w:rPr>
          <w:lang w:val="en-GB"/>
        </w:rPr>
      </w:pPr>
    </w:p>
    <w:p w14:paraId="77CDAB06" w14:textId="77777777" w:rsidR="00986B51" w:rsidRPr="0066528A" w:rsidRDefault="00986B51" w:rsidP="00205EE2">
      <w:pPr>
        <w:pStyle w:val="CommentText"/>
        <w:rPr>
          <w:i/>
          <w:lang w:val="en-GB"/>
        </w:rPr>
      </w:pPr>
      <w:r w:rsidRPr="0066528A">
        <w:rPr>
          <w:i/>
          <w:lang w:val="en-GB"/>
        </w:rPr>
        <w:t xml:space="preserve">Optimum growth temperature declines with intraspecific body size in fishes </w:t>
      </w:r>
    </w:p>
    <w:p w14:paraId="2826F49A" w14:textId="77777777" w:rsidR="00986B51" w:rsidRPr="00AE4A5F" w:rsidRDefault="00986B51" w:rsidP="00205EE2">
      <w:pPr>
        <w:pStyle w:val="CommentText"/>
        <w:rPr>
          <w:lang w:val="en-GB"/>
        </w:rPr>
      </w:pPr>
    </w:p>
  </w:comment>
  <w:comment w:id="17" w:author="Max Lindmark" w:date="2020-07-27T11:33:00Z" w:initials="ML">
    <w:p w14:paraId="79826F50" w14:textId="51473628" w:rsidR="00986B51" w:rsidRPr="005F601D" w:rsidRDefault="00986B51" w:rsidP="00205EE2">
      <w:pPr>
        <w:pStyle w:val="CommentText"/>
        <w:rPr>
          <w:iCs/>
          <w:lang w:val="en-US"/>
        </w:rPr>
      </w:pPr>
      <w:r w:rsidRPr="00CB02BA">
        <w:rPr>
          <w:rStyle w:val="CommentReference"/>
          <w:highlight w:val="green"/>
        </w:rPr>
        <w:annotationRef/>
      </w:r>
      <w:r w:rsidRPr="00CB02BA">
        <w:rPr>
          <w:highlight w:val="green"/>
          <w:lang w:val="en-US"/>
        </w:rPr>
        <w:t xml:space="preserve">Agree now that a results-focused title would be nice. Think I’ll go with: </w:t>
      </w:r>
      <w:r w:rsidRPr="00CB02BA">
        <w:rPr>
          <w:i/>
          <w:highlight w:val="green"/>
          <w:lang w:val="en-GB"/>
        </w:rPr>
        <w:t>Optimum growth temperature declines with body size in fishes</w:t>
      </w:r>
      <w:r w:rsidRPr="00CB02BA">
        <w:rPr>
          <w:iCs/>
          <w:highlight w:val="green"/>
          <w:lang w:val="en-GB"/>
        </w:rPr>
        <w:t xml:space="preserve"> because of the better flow. We can maybe compensate by pushing the i</w:t>
      </w:r>
      <w:r w:rsidRPr="00C653E9">
        <w:rPr>
          <w:iCs/>
          <w:highlight w:val="green"/>
          <w:lang w:val="en-GB"/>
        </w:rPr>
        <w:t>ntraspecific part in the cover letter and the abstract. But I’m not 100% sure and could also consider the previous title…</w:t>
      </w:r>
    </w:p>
  </w:comment>
  <w:comment w:id="18" w:author="Max Lindmark" w:date="2020-09-09T11:26:00Z" w:initials="ML">
    <w:p w14:paraId="094D9B8E" w14:textId="77777777" w:rsidR="00986B51" w:rsidRPr="00D7608A" w:rsidRDefault="00986B51" w:rsidP="00792C74">
      <w:pPr>
        <w:pStyle w:val="CommentText"/>
        <w:rPr>
          <w:lang w:val="en-US"/>
        </w:rPr>
      </w:pPr>
      <w:r w:rsidRPr="00F02BDA">
        <w:rPr>
          <w:highlight w:val="green"/>
          <w:lang w:val="en-US"/>
        </w:rPr>
        <w:t xml:space="preserve">Updated </w:t>
      </w:r>
      <w:r w:rsidRPr="00F02BDA">
        <w:rPr>
          <w:rStyle w:val="CommentReference"/>
          <w:highlight w:val="green"/>
        </w:rPr>
        <w:annotationRef/>
      </w:r>
      <w:r w:rsidRPr="00D7608A">
        <w:rPr>
          <w:rStyle w:val="CommentReference"/>
          <w:highlight w:val="green"/>
          <w:lang w:val="en-US"/>
        </w:rPr>
        <w:t>this</w:t>
      </w:r>
    </w:p>
  </w:comment>
  <w:comment w:id="19" w:author="Max Lindmark" w:date="2020-07-27T11:50:00Z" w:initials="ML">
    <w:p w14:paraId="41482212" w14:textId="00E35CD2" w:rsidR="00986B51" w:rsidRPr="0091098B" w:rsidRDefault="00986B51" w:rsidP="00643CC1">
      <w:pPr>
        <w:pStyle w:val="CommentText"/>
        <w:rPr>
          <w:lang w:val="en-US"/>
        </w:rPr>
      </w:pPr>
      <w:r w:rsidRPr="004F37EE">
        <w:rPr>
          <w:rStyle w:val="CommentReference"/>
          <w:highlight w:val="green"/>
        </w:rPr>
        <w:annotationRef/>
      </w:r>
      <w:r w:rsidR="00B920C7">
        <w:rPr>
          <w:highlight w:val="green"/>
          <w:lang w:val="en-US"/>
        </w:rPr>
        <w:t>Re.</w:t>
      </w:r>
      <w:r w:rsidRPr="004F37EE">
        <w:rPr>
          <w:highlight w:val="green"/>
          <w:lang w:val="en-US"/>
        </w:rPr>
        <w:t xml:space="preserve"> the minor classification</w:t>
      </w:r>
      <w:r w:rsidR="00B920C7">
        <w:rPr>
          <w:highlight w:val="green"/>
          <w:lang w:val="en-US"/>
        </w:rPr>
        <w:t xml:space="preserve">: </w:t>
      </w:r>
      <w:r w:rsidRPr="004F37EE">
        <w:rPr>
          <w:highlight w:val="green"/>
          <w:lang w:val="en-US"/>
        </w:rPr>
        <w:t>there’s a lot of physiology here, but I guess that category is more for cell-level work and such (also the Dell 2011 paper is “Ecology”, so I’ll go with that).</w:t>
      </w:r>
      <w:r>
        <w:rPr>
          <w:lang w:val="en-US"/>
        </w:rPr>
        <w:t xml:space="preserve"> </w:t>
      </w:r>
    </w:p>
  </w:comment>
  <w:comment w:id="20" w:author="Max Lindmark" w:date="2020-09-10T17:27:00Z" w:initials="ML">
    <w:p w14:paraId="090E8D15" w14:textId="2826498D" w:rsidR="00986B51" w:rsidRPr="0066545F" w:rsidRDefault="00986B51">
      <w:pPr>
        <w:pStyle w:val="CommentText"/>
        <w:rPr>
          <w:lang w:val="en-US"/>
        </w:rPr>
      </w:pPr>
      <w:r w:rsidRPr="000B4B43">
        <w:rPr>
          <w:rStyle w:val="CommentReference"/>
          <w:highlight w:val="green"/>
        </w:rPr>
        <w:annotationRef/>
      </w:r>
      <w:r w:rsidRPr="0066545F">
        <w:rPr>
          <w:highlight w:val="green"/>
          <w:lang w:val="en-US"/>
        </w:rPr>
        <w:t>New!</w:t>
      </w:r>
    </w:p>
  </w:comment>
  <w:comment w:id="21" w:author="Max Lindmark" w:date="2020-09-11T14:35:00Z" w:initials="ML">
    <w:p w14:paraId="13CBCC92" w14:textId="740344CD" w:rsidR="008E6F00" w:rsidRPr="00283CDF" w:rsidRDefault="008E6F00">
      <w:pPr>
        <w:pStyle w:val="CommentText"/>
        <w:rPr>
          <w:lang w:val="en-US"/>
        </w:rPr>
      </w:pPr>
      <w:r w:rsidRPr="00085043">
        <w:rPr>
          <w:rStyle w:val="CommentReference"/>
          <w:highlight w:val="green"/>
        </w:rPr>
        <w:annotationRef/>
      </w:r>
      <w:r w:rsidRPr="00283CDF">
        <w:rPr>
          <w:highlight w:val="green"/>
          <w:lang w:val="en-US"/>
        </w:rPr>
        <w:t>Or consumption?</w:t>
      </w:r>
    </w:p>
  </w:comment>
  <w:comment w:id="22" w:author="Max Lindmark" w:date="2020-09-10T14:21:00Z" w:initials="ML">
    <w:p w14:paraId="13896A46" w14:textId="77777777" w:rsidR="00986B51" w:rsidRPr="00000D5E" w:rsidRDefault="00986B51" w:rsidP="001761D6">
      <w:pPr>
        <w:pStyle w:val="NormalWeb"/>
        <w:rPr>
          <w:rFonts w:ascii="Times New Roman" w:eastAsia="Times New Roman" w:hAnsi="Times New Roman" w:cs="Times New Roman"/>
          <w:i/>
          <w:iCs/>
          <w:highlight w:val="green"/>
          <w:lang w:eastAsia="en-GB"/>
        </w:rPr>
      </w:pPr>
      <w:r w:rsidRPr="00000D5E">
        <w:rPr>
          <w:rStyle w:val="CommentReference"/>
          <w:i/>
          <w:iCs/>
          <w:highlight w:val="green"/>
        </w:rPr>
        <w:annotationRef/>
      </w:r>
      <w:r w:rsidRPr="00000D5E">
        <w:rPr>
          <w:rFonts w:ascii="Times New Roman" w:eastAsia="Times New Roman" w:hAnsi="Times New Roman" w:cs="Times New Roman"/>
          <w:b/>
          <w:bCs/>
          <w:i/>
          <w:iCs/>
          <w:highlight w:val="green"/>
          <w:lang w:eastAsia="en-GB"/>
        </w:rPr>
        <w:t>Research reports</w:t>
      </w:r>
      <w:r w:rsidRPr="00000D5E">
        <w:rPr>
          <w:rFonts w:ascii="Times New Roman" w:eastAsia="Times New Roman" w:hAnsi="Times New Roman" w:cs="Times New Roman"/>
          <w:i/>
          <w:iCs/>
          <w:highlight w:val="green"/>
          <w:lang w:eastAsia="en-GB"/>
        </w:rPr>
        <w:t xml:space="preserve"> describe the results of original research of exceptional importance. The preferred length of these articles is 6 pages, but PNAS allows articles up to a maximum of 12 pages. A standard 6-page article is approximately 4,000 words, 50 references, and 4 medium-size graphical elements (i.e., figures and tables).</w:t>
      </w:r>
    </w:p>
    <w:p w14:paraId="32D8DBDF" w14:textId="77777777" w:rsidR="00986B51" w:rsidRPr="00000D5E" w:rsidRDefault="00986B51">
      <w:pPr>
        <w:pStyle w:val="CommentText"/>
        <w:rPr>
          <w:highlight w:val="green"/>
        </w:rPr>
      </w:pPr>
    </w:p>
    <w:p w14:paraId="520C9960" w14:textId="77777777" w:rsidR="00986B51" w:rsidRPr="00000D5E" w:rsidRDefault="00986B51">
      <w:pPr>
        <w:pStyle w:val="CommentText"/>
        <w:rPr>
          <w:highlight w:val="green"/>
          <w:lang w:val="en-US"/>
        </w:rPr>
      </w:pPr>
      <w:r w:rsidRPr="00000D5E">
        <w:rPr>
          <w:highlight w:val="green"/>
          <w:lang w:val="en-US"/>
        </w:rPr>
        <w:t xml:space="preserve">We would need to cut almost 1700 words, 1 figure and many references to fit within a </w:t>
      </w:r>
      <w:proofErr w:type="gramStart"/>
      <w:r w:rsidRPr="00000D5E">
        <w:rPr>
          <w:highlight w:val="green"/>
          <w:lang w:val="en-US"/>
        </w:rPr>
        <w:t>6 page</w:t>
      </w:r>
      <w:proofErr w:type="gramEnd"/>
      <w:r w:rsidRPr="00000D5E">
        <w:rPr>
          <w:highlight w:val="green"/>
          <w:lang w:val="en-US"/>
        </w:rPr>
        <w:t xml:space="preserve"> article… But it doesn’t seem as stiff as last time we submitted? Perhaps we don’t have to cut this version that much for initial submission? Your recent PNAS paper Jan is about 8 pages. </w:t>
      </w:r>
    </w:p>
    <w:p w14:paraId="5FFEDD71" w14:textId="77777777" w:rsidR="00986B51" w:rsidRPr="00000D5E" w:rsidRDefault="00986B51">
      <w:pPr>
        <w:pStyle w:val="CommentText"/>
        <w:rPr>
          <w:highlight w:val="green"/>
          <w:lang w:val="en-US"/>
        </w:rPr>
      </w:pPr>
    </w:p>
    <w:p w14:paraId="45593155" w14:textId="54DDC5D3" w:rsidR="00986B51" w:rsidRPr="000F63EC" w:rsidRDefault="00986B51">
      <w:pPr>
        <w:pStyle w:val="CommentText"/>
        <w:rPr>
          <w:lang w:val="en-US"/>
        </w:rPr>
      </w:pPr>
      <w:r w:rsidRPr="00000D5E">
        <w:rPr>
          <w:highlight w:val="green"/>
          <w:lang w:val="en-US"/>
        </w:rPr>
        <w:t xml:space="preserve">Also, if we don’t cut </w:t>
      </w:r>
      <w:proofErr w:type="gramStart"/>
      <w:r w:rsidRPr="00000D5E">
        <w:rPr>
          <w:highlight w:val="green"/>
          <w:lang w:val="en-US"/>
        </w:rPr>
        <w:t>now</w:t>
      </w:r>
      <w:proofErr w:type="gramEnd"/>
      <w:r w:rsidRPr="00000D5E">
        <w:rPr>
          <w:highlight w:val="green"/>
          <w:lang w:val="en-US"/>
        </w:rPr>
        <w:t xml:space="preserve"> we are for instance on a good length for ELE…</w:t>
      </w:r>
    </w:p>
  </w:comment>
  <w:comment w:id="23" w:author="Max Lindmark" w:date="2020-07-28T09:54:00Z" w:initials="ML">
    <w:p w14:paraId="74D6E451" w14:textId="1E5A9A58" w:rsidR="00986B51" w:rsidRPr="003A2562" w:rsidRDefault="00986B51">
      <w:pPr>
        <w:pStyle w:val="CommentText"/>
        <w:rPr>
          <w:lang w:val="en-US"/>
        </w:rPr>
      </w:pPr>
      <w:r w:rsidRPr="00320A6B">
        <w:rPr>
          <w:rStyle w:val="CommentReference"/>
          <w:highlight w:val="green"/>
        </w:rPr>
        <w:annotationRef/>
      </w:r>
      <w:r w:rsidRPr="003A2562">
        <w:rPr>
          <w:rStyle w:val="CommentReference"/>
          <w:highlight w:val="green"/>
          <w:lang w:val="en-US"/>
        </w:rPr>
        <w:t>Max 250 words</w:t>
      </w:r>
    </w:p>
  </w:comment>
  <w:comment w:id="29" w:author="Anna Gårdmark" w:date="2020-05-27T11:52:00Z" w:initials="AG">
    <w:p w14:paraId="34753AF3" w14:textId="659659DD" w:rsidR="00986B51" w:rsidRPr="005475C4" w:rsidRDefault="00986B51">
      <w:pPr>
        <w:pStyle w:val="CommentText"/>
        <w:rPr>
          <w:lang w:val="en-GB"/>
        </w:rPr>
      </w:pPr>
      <w:r>
        <w:rPr>
          <w:rStyle w:val="CommentReference"/>
        </w:rPr>
        <w:annotationRef/>
      </w:r>
      <w:r w:rsidRPr="005475C4">
        <w:rPr>
          <w:lang w:val="en-GB"/>
        </w:rPr>
        <w:t xml:space="preserve">for us </w:t>
      </w:r>
      <w:r>
        <w:rPr>
          <w:lang w:val="en-GB"/>
        </w:rPr>
        <w:t xml:space="preserve">it may be obvious that we think of intraspecific variation in mass; many readers may however interpret it as interspecific variation, and therefore disagree with that we lack comprehensive understanding. Should we therefore perhaps specify? </w:t>
      </w:r>
    </w:p>
  </w:comment>
  <w:comment w:id="30" w:author="Max Lindmark" w:date="2020-07-27T12:03:00Z" w:initials="ML">
    <w:p w14:paraId="1746C1C2" w14:textId="7CEC90F9" w:rsidR="00986B51" w:rsidRPr="00FF758E" w:rsidRDefault="00986B51">
      <w:pPr>
        <w:pStyle w:val="CommentText"/>
        <w:rPr>
          <w:lang w:val="en-US"/>
        </w:rPr>
      </w:pPr>
      <w:r w:rsidRPr="007A0E30">
        <w:rPr>
          <w:rStyle w:val="CommentReference"/>
          <w:highlight w:val="green"/>
        </w:rPr>
        <w:annotationRef/>
      </w:r>
      <w:r w:rsidRPr="007A0E30">
        <w:rPr>
          <w:highlight w:val="green"/>
          <w:lang w:val="en-US"/>
        </w:rPr>
        <w:t>I think that’s a good idea, especially considering the new title</w:t>
      </w:r>
    </w:p>
  </w:comment>
  <w:comment w:id="62" w:author="Jan Ohlberger" w:date="2020-05-21T22:16:00Z" w:initials="Ca">
    <w:p w14:paraId="5D7E46FF" w14:textId="7AE31073" w:rsidR="00986B51" w:rsidRPr="00AE4A5F" w:rsidRDefault="00986B51">
      <w:pPr>
        <w:pStyle w:val="CommentText"/>
        <w:rPr>
          <w:lang w:val="en-GB"/>
        </w:rPr>
      </w:pPr>
      <w:r>
        <w:rPr>
          <w:rStyle w:val="CommentReference"/>
        </w:rPr>
        <w:annotationRef/>
      </w:r>
      <w:r w:rsidRPr="00AE4A5F">
        <w:rPr>
          <w:lang w:val="en-GB"/>
        </w:rPr>
        <w:t>I actually think ‘optimal’ works here because it refers to growth</w:t>
      </w:r>
    </w:p>
  </w:comment>
  <w:comment w:id="63" w:author="Max Lindmark" w:date="2020-07-27T12:10:00Z" w:initials="ML">
    <w:p w14:paraId="02E9C534" w14:textId="77777777" w:rsidR="00986B51" w:rsidRPr="00F94336" w:rsidRDefault="00986B51">
      <w:pPr>
        <w:pStyle w:val="CommentText"/>
        <w:rPr>
          <w:highlight w:val="green"/>
          <w:lang w:val="en-US"/>
        </w:rPr>
      </w:pPr>
      <w:r w:rsidRPr="00F94336">
        <w:rPr>
          <w:rStyle w:val="CommentReference"/>
          <w:highlight w:val="green"/>
        </w:rPr>
        <w:annotationRef/>
      </w:r>
      <w:r w:rsidRPr="00F94336">
        <w:rPr>
          <w:highlight w:val="green"/>
          <w:lang w:val="en-US"/>
        </w:rPr>
        <w:t>Ok, agree! I think it works anyway because it’s explained in the text when we use peak vs optimum</w:t>
      </w:r>
    </w:p>
    <w:p w14:paraId="58B30A02" w14:textId="77777777" w:rsidR="00986B51" w:rsidRPr="00F94336" w:rsidRDefault="00986B51">
      <w:pPr>
        <w:pStyle w:val="CommentText"/>
        <w:rPr>
          <w:highlight w:val="green"/>
          <w:lang w:val="en-US"/>
        </w:rPr>
      </w:pPr>
    </w:p>
    <w:p w14:paraId="1C55C4EE" w14:textId="13ABAC01" w:rsidR="00986B51" w:rsidRPr="00966EBE" w:rsidRDefault="00986B51">
      <w:pPr>
        <w:pStyle w:val="CommentText"/>
        <w:rPr>
          <w:lang w:val="en-US"/>
        </w:rPr>
      </w:pPr>
      <w:r w:rsidRPr="00F94336">
        <w:rPr>
          <w:highlight w:val="green"/>
          <w:lang w:val="en-US"/>
        </w:rPr>
        <w:t>So, I keep peak for consumption and use optimum for growth</w:t>
      </w:r>
    </w:p>
  </w:comment>
  <w:comment w:id="64" w:author="Anna Gårdmark" w:date="2020-05-27T11:57:00Z" w:initials="AG">
    <w:p w14:paraId="3D73D9EA" w14:textId="63AA5022" w:rsidR="00986B51" w:rsidRPr="005475C4" w:rsidRDefault="00986B51">
      <w:pPr>
        <w:pStyle w:val="CommentText"/>
        <w:rPr>
          <w:lang w:val="en-GB"/>
        </w:rPr>
      </w:pPr>
      <w:r>
        <w:rPr>
          <w:rStyle w:val="CommentReference"/>
        </w:rPr>
        <w:annotationRef/>
      </w:r>
      <w:r w:rsidRPr="005475C4">
        <w:rPr>
          <w:rStyle w:val="CommentReference"/>
          <w:lang w:val="en-GB"/>
        </w:rPr>
        <w:t>or somewhere else in this sentence specify that the decline is within species and not between</w:t>
      </w:r>
    </w:p>
  </w:comment>
  <w:comment w:id="69" w:author="Max Lindmark" w:date="2020-09-11T14:51:00Z" w:initials="ML">
    <w:p w14:paraId="3273B071" w14:textId="610C73A5" w:rsidR="00651315" w:rsidRPr="0086489D" w:rsidRDefault="00651315">
      <w:pPr>
        <w:pStyle w:val="CommentText"/>
        <w:rPr>
          <w:highlight w:val="green"/>
          <w:lang w:val="en-US"/>
        </w:rPr>
      </w:pPr>
      <w:r w:rsidRPr="0086489D">
        <w:rPr>
          <w:rStyle w:val="CommentReference"/>
          <w:highlight w:val="green"/>
        </w:rPr>
        <w:annotationRef/>
      </w:r>
      <w:r w:rsidRPr="0086489D">
        <w:rPr>
          <w:highlight w:val="green"/>
          <w:lang w:val="en-US"/>
        </w:rPr>
        <w:t>120 words</w:t>
      </w:r>
      <w:r w:rsidR="004A465C" w:rsidRPr="0086489D">
        <w:rPr>
          <w:highlight w:val="green"/>
          <w:lang w:val="en-US"/>
        </w:rPr>
        <w:t xml:space="preserve"> limit</w:t>
      </w:r>
    </w:p>
    <w:p w14:paraId="35BD7575" w14:textId="49BC52EB" w:rsidR="004A465C" w:rsidRPr="0086489D" w:rsidRDefault="004A465C">
      <w:pPr>
        <w:pStyle w:val="CommentText"/>
        <w:rPr>
          <w:highlight w:val="green"/>
          <w:lang w:val="en-US"/>
        </w:rPr>
      </w:pPr>
    </w:p>
    <w:p w14:paraId="18D5EDBA" w14:textId="77777777" w:rsidR="004A465C" w:rsidRPr="0086489D" w:rsidRDefault="004A465C">
      <w:pPr>
        <w:pStyle w:val="CommentText"/>
        <w:rPr>
          <w:highlight w:val="green"/>
          <w:lang w:val="en-US"/>
        </w:rPr>
      </w:pPr>
      <w:r w:rsidRPr="0086489D">
        <w:rPr>
          <w:highlight w:val="green"/>
          <w:lang w:val="en-US"/>
        </w:rPr>
        <w:t xml:space="preserve">Also, as with the title and some parts of the intro, it’s focused on the optimum growth temperature. </w:t>
      </w:r>
    </w:p>
    <w:p w14:paraId="44039DB5" w14:textId="77777777" w:rsidR="004A465C" w:rsidRPr="0086489D" w:rsidRDefault="004A465C">
      <w:pPr>
        <w:pStyle w:val="CommentText"/>
        <w:rPr>
          <w:highlight w:val="green"/>
          <w:lang w:val="en-US"/>
        </w:rPr>
      </w:pPr>
    </w:p>
    <w:p w14:paraId="58C5EBB1" w14:textId="464CC09D" w:rsidR="004A465C" w:rsidRPr="0086489D" w:rsidRDefault="004A465C">
      <w:pPr>
        <w:pStyle w:val="CommentText"/>
        <w:rPr>
          <w:highlight w:val="green"/>
          <w:lang w:val="en-US"/>
        </w:rPr>
      </w:pPr>
      <w:r w:rsidRPr="0086489D">
        <w:rPr>
          <w:highlight w:val="green"/>
          <w:lang w:val="en-US"/>
        </w:rPr>
        <w:t>I think that’s OK and feels like our main result. But as you say Jan, ideally, we would have had a larger size range</w:t>
      </w:r>
      <w:r w:rsidR="007A7A12">
        <w:rPr>
          <w:highlight w:val="green"/>
          <w:lang w:val="en-US"/>
        </w:rPr>
        <w:t xml:space="preserve"> (and it is somewhat extrapolating when we have so small fishes)</w:t>
      </w:r>
      <w:r w:rsidRPr="0086489D">
        <w:rPr>
          <w:highlight w:val="green"/>
          <w:lang w:val="en-US"/>
        </w:rPr>
        <w:t>! (and more species and data points of course). It’s wort thinking about how hard we want to push that.</w:t>
      </w:r>
    </w:p>
    <w:p w14:paraId="67DD7F15" w14:textId="37613F51" w:rsidR="004A465C" w:rsidRPr="0086489D" w:rsidRDefault="004A465C">
      <w:pPr>
        <w:pStyle w:val="CommentText"/>
        <w:rPr>
          <w:highlight w:val="green"/>
          <w:lang w:val="en-US"/>
        </w:rPr>
      </w:pPr>
    </w:p>
    <w:p w14:paraId="28C6D57A" w14:textId="5FF63C3B" w:rsidR="004A465C" w:rsidRPr="0086489D" w:rsidRDefault="004A465C">
      <w:pPr>
        <w:pStyle w:val="CommentText"/>
        <w:rPr>
          <w:highlight w:val="green"/>
          <w:lang w:val="en-US"/>
        </w:rPr>
      </w:pPr>
      <w:r w:rsidRPr="0086489D">
        <w:rPr>
          <w:highlight w:val="green"/>
          <w:lang w:val="en-US"/>
        </w:rPr>
        <w:t xml:space="preserve">On the other hand, if for some reason people wouldn’t find our results on the </w:t>
      </w:r>
      <w:proofErr w:type="spellStart"/>
      <w:r w:rsidR="0086489D" w:rsidRPr="0086489D">
        <w:rPr>
          <w:highlight w:val="green"/>
          <w:lang w:val="en-US"/>
        </w:rPr>
        <w:t>T_opt</w:t>
      </w:r>
      <w:proofErr w:type="spellEnd"/>
      <w:r w:rsidR="0086489D" w:rsidRPr="0086489D">
        <w:rPr>
          <w:highlight w:val="green"/>
          <w:lang w:val="en-US"/>
        </w:rPr>
        <w:t xml:space="preserve"> super </w:t>
      </w:r>
      <w:proofErr w:type="spellStart"/>
      <w:r w:rsidR="0086489D" w:rsidRPr="0086489D">
        <w:rPr>
          <w:highlight w:val="green"/>
          <w:lang w:val="en-US"/>
        </w:rPr>
        <w:t>convinving</w:t>
      </w:r>
      <w:proofErr w:type="spellEnd"/>
      <w:r w:rsidR="0086489D" w:rsidRPr="0086489D">
        <w:rPr>
          <w:highlight w:val="green"/>
          <w:lang w:val="en-US"/>
        </w:rPr>
        <w:t xml:space="preserve"> or general, it’s nice to know that it is also a prediction from the Putter model, given the criteria that we find in the bigger data sets: i.e. exponents smaller for </w:t>
      </w:r>
      <w:proofErr w:type="spellStart"/>
      <w:r w:rsidR="0086489D" w:rsidRPr="0086489D">
        <w:rPr>
          <w:highlight w:val="green"/>
          <w:lang w:val="en-US"/>
        </w:rPr>
        <w:t>Cmax</w:t>
      </w:r>
      <w:proofErr w:type="spellEnd"/>
      <w:r w:rsidR="0086489D" w:rsidRPr="0086489D">
        <w:rPr>
          <w:highlight w:val="green"/>
          <w:lang w:val="en-US"/>
        </w:rPr>
        <w:t xml:space="preserve"> and unimodal temp dep of </w:t>
      </w:r>
      <w:proofErr w:type="spellStart"/>
      <w:r w:rsidR="0086489D" w:rsidRPr="0086489D">
        <w:rPr>
          <w:highlight w:val="green"/>
          <w:lang w:val="en-US"/>
        </w:rPr>
        <w:t>Cmax</w:t>
      </w:r>
      <w:proofErr w:type="spellEnd"/>
      <w:r w:rsidR="0086489D" w:rsidRPr="0086489D">
        <w:rPr>
          <w:highlight w:val="green"/>
          <w:lang w:val="en-US"/>
        </w:rPr>
        <w:t xml:space="preserve">. These findings are quite solid I think, so the prediction definitely seems ok. </w:t>
      </w:r>
    </w:p>
    <w:p w14:paraId="04718871" w14:textId="4792EBC8" w:rsidR="0086489D" w:rsidRPr="0086489D" w:rsidRDefault="0086489D">
      <w:pPr>
        <w:pStyle w:val="CommentText"/>
        <w:rPr>
          <w:highlight w:val="green"/>
          <w:lang w:val="en-US"/>
        </w:rPr>
      </w:pPr>
    </w:p>
    <w:p w14:paraId="6A6C23EE" w14:textId="75210F27" w:rsidR="0086489D" w:rsidRPr="0086489D" w:rsidRDefault="0086489D">
      <w:pPr>
        <w:pStyle w:val="CommentText"/>
        <w:rPr>
          <w:highlight w:val="green"/>
          <w:lang w:val="en-US"/>
        </w:rPr>
      </w:pPr>
      <w:r w:rsidRPr="0086489D">
        <w:rPr>
          <w:highlight w:val="green"/>
          <w:lang w:val="en-US"/>
        </w:rPr>
        <w:t xml:space="preserve">And, we also know that the </w:t>
      </w:r>
      <w:proofErr w:type="spellStart"/>
      <w:r w:rsidRPr="0086489D">
        <w:rPr>
          <w:highlight w:val="green"/>
          <w:lang w:val="en-US"/>
        </w:rPr>
        <w:t>deline</w:t>
      </w:r>
      <w:proofErr w:type="spellEnd"/>
      <w:r w:rsidRPr="0086489D">
        <w:rPr>
          <w:highlight w:val="green"/>
          <w:lang w:val="en-US"/>
        </w:rPr>
        <w:t xml:space="preserve"> in </w:t>
      </w:r>
      <w:proofErr w:type="spellStart"/>
      <w:r w:rsidRPr="0086489D">
        <w:rPr>
          <w:highlight w:val="green"/>
          <w:lang w:val="en-US"/>
        </w:rPr>
        <w:t>T_opt</w:t>
      </w:r>
      <w:proofErr w:type="spellEnd"/>
      <w:r w:rsidRPr="0086489D">
        <w:rPr>
          <w:highlight w:val="green"/>
          <w:lang w:val="en-US"/>
        </w:rPr>
        <w:t xml:space="preserve"> also occurred when normalized with respect to maximum mass, etc.</w:t>
      </w:r>
    </w:p>
    <w:p w14:paraId="104F3E7C" w14:textId="4B1CE381" w:rsidR="0086489D" w:rsidRPr="0086489D" w:rsidRDefault="0086489D">
      <w:pPr>
        <w:pStyle w:val="CommentText"/>
        <w:rPr>
          <w:highlight w:val="green"/>
          <w:lang w:val="en-US"/>
        </w:rPr>
      </w:pPr>
    </w:p>
    <w:p w14:paraId="09B0D18A" w14:textId="2D439AC5" w:rsidR="004A465C" w:rsidRPr="00651315" w:rsidRDefault="0086489D">
      <w:pPr>
        <w:pStyle w:val="CommentText"/>
        <w:rPr>
          <w:lang w:val="en-US"/>
        </w:rPr>
      </w:pPr>
      <w:r w:rsidRPr="0086489D">
        <w:rPr>
          <w:highlight w:val="green"/>
          <w:lang w:val="en-US"/>
        </w:rPr>
        <w:t>(Just thinking loud here about TSR and what we can and cannot say with our data)</w:t>
      </w:r>
    </w:p>
  </w:comment>
  <w:comment w:id="88" w:author="Jan Ohlberger" w:date="2020-05-22T06:40:00Z" w:initials="Ca">
    <w:p w14:paraId="0F76AC27" w14:textId="77777777" w:rsidR="00986B51" w:rsidRPr="00AE4A5F" w:rsidRDefault="00986B51">
      <w:pPr>
        <w:pStyle w:val="CommentText"/>
        <w:rPr>
          <w:lang w:val="en-GB"/>
        </w:rPr>
      </w:pPr>
      <w:r>
        <w:rPr>
          <w:rStyle w:val="CommentReference"/>
        </w:rPr>
        <w:annotationRef/>
      </w:r>
      <w:r w:rsidRPr="00AE4A5F">
        <w:rPr>
          <w:lang w:val="en-GB"/>
        </w:rPr>
        <w:t>I think this needs re-phrasing to clarify why, if predicted by the TSR that so many observations agree with, those effects are ‘less clear’.</w:t>
      </w:r>
    </w:p>
    <w:p w14:paraId="3A0C0594" w14:textId="6BC249E8" w:rsidR="00986B51" w:rsidRPr="00AE4A5F" w:rsidRDefault="00986B51">
      <w:pPr>
        <w:pStyle w:val="CommentText"/>
        <w:rPr>
          <w:lang w:val="en-GB"/>
        </w:rPr>
      </w:pPr>
      <w:r w:rsidRPr="00AE4A5F">
        <w:rPr>
          <w:lang w:val="en-GB"/>
        </w:rPr>
        <w:t>It also makes me wonder if we can/should focus on it considering that the experimental data are mostly on the smaller sizes within populations.</w:t>
      </w:r>
    </w:p>
  </w:comment>
  <w:comment w:id="89" w:author="Max Lindmark" w:date="2020-07-27T12:33:00Z" w:initials="ML">
    <w:p w14:paraId="0CE71E62" w14:textId="75740A4B" w:rsidR="00A37F71" w:rsidRPr="00947039" w:rsidRDefault="00986B51">
      <w:pPr>
        <w:pStyle w:val="CommentText"/>
        <w:rPr>
          <w:lang w:val="en-US"/>
        </w:rPr>
      </w:pPr>
      <w:r w:rsidRPr="00340412">
        <w:rPr>
          <w:highlight w:val="green"/>
          <w:lang w:val="en-US"/>
        </w:rPr>
        <w:t>I agree that if we talk about “of large fish within a population”, that doesn’t set it up for our paper because we have so small fish. We can perhaps say: “we don’t know if this ability [to increase growth with initial warming] is true for all sizes”.</w:t>
      </w:r>
      <w:r>
        <w:rPr>
          <w:lang w:val="en-US"/>
        </w:rPr>
        <w:t xml:space="preserve"> </w:t>
      </w:r>
    </w:p>
  </w:comment>
  <w:comment w:id="111" w:author="Max Lindmark" w:date="2020-09-14T10:25:00Z" w:initials="ML">
    <w:p w14:paraId="046D66BF" w14:textId="282DC971" w:rsidR="003B3342" w:rsidRPr="003B3342" w:rsidRDefault="003B3342">
      <w:pPr>
        <w:pStyle w:val="CommentText"/>
        <w:rPr>
          <w:lang w:val="en-US"/>
        </w:rPr>
      </w:pPr>
      <w:r w:rsidRPr="003B3342">
        <w:rPr>
          <w:rStyle w:val="CommentReference"/>
          <w:highlight w:val="green"/>
        </w:rPr>
        <w:annotationRef/>
      </w:r>
      <w:proofErr w:type="gramStart"/>
      <w:r w:rsidRPr="003B3342">
        <w:rPr>
          <w:highlight w:val="green"/>
          <w:lang w:val="en-US"/>
        </w:rPr>
        <w:t>Jan</w:t>
      </w:r>
      <w:proofErr w:type="gramEnd"/>
      <w:r w:rsidRPr="003B3342">
        <w:rPr>
          <w:highlight w:val="green"/>
          <w:lang w:val="en-US"/>
        </w:rPr>
        <w:t xml:space="preserve"> I added the Christensen paper here</w:t>
      </w:r>
    </w:p>
  </w:comment>
  <w:comment w:id="115" w:author="Jan Ohlberger" w:date="2020-05-22T06:50:00Z" w:initials="Ca">
    <w:p w14:paraId="51D3A9C1" w14:textId="3A3E34A5" w:rsidR="00986B51" w:rsidRPr="00AE4A5F" w:rsidRDefault="00986B51">
      <w:pPr>
        <w:pStyle w:val="CommentText"/>
        <w:rPr>
          <w:lang w:val="en-GB"/>
        </w:rPr>
      </w:pPr>
      <w:r>
        <w:rPr>
          <w:rStyle w:val="CommentReference"/>
        </w:rPr>
        <w:annotationRef/>
      </w:r>
      <w:r w:rsidRPr="00AE4A5F">
        <w:rPr>
          <w:lang w:val="en-GB"/>
        </w:rPr>
        <w:t>Does this work? It just seemed like the transition was a bit weird.</w:t>
      </w:r>
    </w:p>
  </w:comment>
  <w:comment w:id="116" w:author="Max Lindmark" w:date="2020-07-27T13:53:00Z" w:initials="ML">
    <w:p w14:paraId="2D8BED02" w14:textId="4F6E2172" w:rsidR="00986B51" w:rsidRPr="009F2F89" w:rsidRDefault="00986B51">
      <w:pPr>
        <w:pStyle w:val="CommentText"/>
        <w:rPr>
          <w:lang w:val="en-US"/>
        </w:rPr>
      </w:pPr>
      <w:r w:rsidRPr="001B197A">
        <w:rPr>
          <w:rStyle w:val="CommentReference"/>
          <w:highlight w:val="green"/>
        </w:rPr>
        <w:annotationRef/>
      </w:r>
      <w:r w:rsidRPr="001B197A">
        <w:rPr>
          <w:highlight w:val="green"/>
          <w:lang w:val="en-US"/>
        </w:rPr>
        <w:t>I think it does, maybe remove organism though? Or replace with “growth”?</w:t>
      </w:r>
    </w:p>
  </w:comment>
  <w:comment w:id="150" w:author="Jan Ohlberger" w:date="2020-05-22T07:03:00Z" w:initials="Ca">
    <w:p w14:paraId="357E20E3" w14:textId="717C314E" w:rsidR="00986B51" w:rsidRPr="00AE4A5F" w:rsidRDefault="00986B51">
      <w:pPr>
        <w:pStyle w:val="CommentText"/>
        <w:rPr>
          <w:lang w:val="en-GB"/>
        </w:rPr>
      </w:pPr>
      <w:r>
        <w:rPr>
          <w:rStyle w:val="CommentReference"/>
        </w:rPr>
        <w:annotationRef/>
      </w:r>
      <w:r w:rsidRPr="00AE4A5F">
        <w:rPr>
          <w:lang w:val="en-GB"/>
        </w:rPr>
        <w:t xml:space="preserve">Introduce the idea here that this is a rather phenomenological model – to prepare the reader for the start of the next paragraph? </w:t>
      </w:r>
    </w:p>
  </w:comment>
  <w:comment w:id="151" w:author="Max Lindmark" w:date="2020-07-27T14:23:00Z" w:initials="ML">
    <w:p w14:paraId="52A1431F" w14:textId="5794F093" w:rsidR="00986B51" w:rsidRPr="00C052D9" w:rsidRDefault="00986B51">
      <w:pPr>
        <w:pStyle w:val="CommentText"/>
        <w:rPr>
          <w:lang w:val="en-US"/>
        </w:rPr>
      </w:pPr>
      <w:r w:rsidRPr="00F264D7">
        <w:rPr>
          <w:rStyle w:val="CommentReference"/>
          <w:highlight w:val="green"/>
        </w:rPr>
        <w:annotationRef/>
      </w:r>
      <w:r w:rsidRPr="00F264D7">
        <w:rPr>
          <w:highlight w:val="green"/>
          <w:lang w:val="en-US"/>
        </w:rPr>
        <w:t>Ok! Had to rewrite a bit</w:t>
      </w:r>
      <w:r w:rsidR="00E94979" w:rsidRPr="00F264D7">
        <w:rPr>
          <w:highlight w:val="green"/>
          <w:lang w:val="en-US"/>
        </w:rPr>
        <w:t>. I agree it’s phenomenological, but some people view it as mechanistic (e.g. when comparing to GAMs, or the Marshall and White paper in TREE)</w:t>
      </w:r>
    </w:p>
  </w:comment>
  <w:comment w:id="153" w:author="Max Lindmark" w:date="2020-07-27T14:27:00Z" w:initials="ML">
    <w:p w14:paraId="69F3BF80" w14:textId="30572FA1" w:rsidR="00986B51" w:rsidRPr="006A0904" w:rsidRDefault="00986B51">
      <w:pPr>
        <w:pStyle w:val="CommentText"/>
        <w:rPr>
          <w:highlight w:val="green"/>
          <w:lang w:val="en-US"/>
        </w:rPr>
      </w:pPr>
      <w:r w:rsidRPr="006A0904">
        <w:rPr>
          <w:rStyle w:val="CommentReference"/>
          <w:highlight w:val="green"/>
        </w:rPr>
        <w:annotationRef/>
      </w:r>
      <w:r w:rsidRPr="006A0904">
        <w:rPr>
          <w:highlight w:val="green"/>
          <w:lang w:val="en-US"/>
        </w:rPr>
        <w:t>Some people view the VBGE as mechanistic because it’s describes growth from the “bottom up” (Marshall &amp; White 2019 TREE). However, I think it’s wrong to call it mechanistic because of that because DEB models and more complicated bioenergetics growth models are also bottom up, and that definition would put them in the same category.</w:t>
      </w:r>
    </w:p>
    <w:p w14:paraId="5E1F8574" w14:textId="77777777" w:rsidR="00986B51" w:rsidRPr="006A0904" w:rsidRDefault="00986B51">
      <w:pPr>
        <w:pStyle w:val="CommentText"/>
        <w:rPr>
          <w:highlight w:val="green"/>
          <w:lang w:val="en-US"/>
        </w:rPr>
      </w:pPr>
    </w:p>
    <w:p w14:paraId="76489D96" w14:textId="77777777" w:rsidR="00986B51" w:rsidRPr="006A0904" w:rsidRDefault="00986B51">
      <w:pPr>
        <w:pStyle w:val="CommentText"/>
        <w:rPr>
          <w:highlight w:val="green"/>
          <w:lang w:val="en-US"/>
        </w:rPr>
      </w:pPr>
      <w:r w:rsidRPr="006A0904">
        <w:rPr>
          <w:highlight w:val="green"/>
          <w:lang w:val="en-US"/>
        </w:rPr>
        <w:t>So, I split them but how much they aim to represent actual measurable processes instead. Or, how conceptual/empirical they are WRT parameterization etc.</w:t>
      </w:r>
    </w:p>
    <w:p w14:paraId="56613473" w14:textId="77777777" w:rsidR="00986B51" w:rsidRPr="006A0904" w:rsidRDefault="00986B51">
      <w:pPr>
        <w:pStyle w:val="CommentText"/>
        <w:rPr>
          <w:highlight w:val="green"/>
          <w:lang w:val="en-US"/>
        </w:rPr>
      </w:pPr>
    </w:p>
    <w:p w14:paraId="501C0F6D" w14:textId="6D8D3209" w:rsidR="00986B51" w:rsidRPr="006F7D68" w:rsidRDefault="00986B51">
      <w:pPr>
        <w:pStyle w:val="CommentText"/>
        <w:rPr>
          <w:lang w:val="en-US"/>
        </w:rPr>
      </w:pPr>
      <w:r w:rsidRPr="006A0904">
        <w:rPr>
          <w:highlight w:val="green"/>
          <w:lang w:val="en-US"/>
        </w:rPr>
        <w:t>Does this work?</w:t>
      </w:r>
    </w:p>
  </w:comment>
  <w:comment w:id="168" w:author="Anna Gårdmark" w:date="2020-06-16T13:19:00Z" w:initials="AG">
    <w:p w14:paraId="374B0E7D" w14:textId="2774A998" w:rsidR="00986B51" w:rsidRPr="00D9252D" w:rsidRDefault="00986B51">
      <w:pPr>
        <w:pStyle w:val="CommentText"/>
        <w:rPr>
          <w:lang w:val="en-GB"/>
        </w:rPr>
      </w:pPr>
      <w:r>
        <w:rPr>
          <w:rStyle w:val="CommentReference"/>
        </w:rPr>
        <w:annotationRef/>
      </w:r>
      <w:r w:rsidRPr="00D9252D">
        <w:rPr>
          <w:lang w:val="en-GB"/>
        </w:rPr>
        <w:t xml:space="preserve">as the theory prediction part continue in next paragraph, I suggest you move this conclusion further down, and merge </w:t>
      </w:r>
      <w:r>
        <w:rPr>
          <w:lang w:val="en-GB"/>
        </w:rPr>
        <w:t xml:space="preserve">the phenomenological model and the </w:t>
      </w:r>
      <w:proofErr w:type="spellStart"/>
      <w:r>
        <w:rPr>
          <w:lang w:val="en-GB"/>
        </w:rPr>
        <w:t>mechanismtic</w:t>
      </w:r>
      <w:proofErr w:type="spellEnd"/>
      <w:r>
        <w:rPr>
          <w:lang w:val="en-GB"/>
        </w:rPr>
        <w:t xml:space="preserve"> models into one paragraph</w:t>
      </w:r>
    </w:p>
  </w:comment>
  <w:comment w:id="169" w:author="Max Lindmark" w:date="2020-07-27T14:09:00Z" w:initials="ML">
    <w:p w14:paraId="05B3073F" w14:textId="62D5BDAB" w:rsidR="00986B51" w:rsidRPr="001D5816" w:rsidRDefault="00986B51">
      <w:pPr>
        <w:pStyle w:val="CommentText"/>
        <w:rPr>
          <w:lang w:val="en-US"/>
        </w:rPr>
      </w:pPr>
      <w:r w:rsidRPr="00954AB8">
        <w:rPr>
          <w:rStyle w:val="CommentReference"/>
          <w:highlight w:val="green"/>
        </w:rPr>
        <w:annotationRef/>
      </w:r>
      <w:r w:rsidRPr="00954AB8">
        <w:rPr>
          <w:highlight w:val="green"/>
          <w:lang w:val="en-US"/>
        </w:rPr>
        <w:t xml:space="preserve">I think I would prefer them separate, especially with new edits. The paragraph now starts with uncertainties about TSR, but how growth models </w:t>
      </w:r>
      <w:r w:rsidR="00850FBB" w:rsidRPr="00954AB8">
        <w:rPr>
          <w:highlight w:val="green"/>
          <w:lang w:val="en-US"/>
        </w:rPr>
        <w:t xml:space="preserve">sort </w:t>
      </w:r>
      <w:r w:rsidR="00850FBB">
        <w:rPr>
          <w:highlight w:val="green"/>
          <w:lang w:val="en-US"/>
        </w:rPr>
        <w:t xml:space="preserve">of </w:t>
      </w:r>
      <w:r w:rsidRPr="00954AB8">
        <w:rPr>
          <w:highlight w:val="green"/>
          <w:lang w:val="en-US"/>
        </w:rPr>
        <w:t>predict it, then it ends with them being “flawed”, which again leaves us with uncertainty, and then comes the next paragraph, which argues for mechanistic models that are</w:t>
      </w:r>
      <w:r w:rsidRPr="00850FBB">
        <w:rPr>
          <w:highlight w:val="green"/>
          <w:lang w:val="en-US"/>
        </w:rPr>
        <w:t xml:space="preserve"> in line with empirical findings.</w:t>
      </w:r>
      <w:r w:rsidR="00850FBB" w:rsidRPr="00850FBB">
        <w:rPr>
          <w:highlight w:val="green"/>
          <w:lang w:val="en-US"/>
        </w:rPr>
        <w:t xml:space="preserve"> A bit of a rollercoaster but not sure merging them is best right now (I can’t see it at least!)</w:t>
      </w:r>
    </w:p>
  </w:comment>
  <w:comment w:id="188" w:author="Jan Ohlberger" w:date="2020-05-22T07:21:00Z" w:initials="Ca">
    <w:p w14:paraId="6394BB64" w14:textId="77777777" w:rsidR="00986B51" w:rsidRPr="00AE4A5F" w:rsidRDefault="00986B51" w:rsidP="001C3243">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89" w:author="Max Lindmark" w:date="2020-07-27T14:46:00Z" w:initials="ML">
    <w:p w14:paraId="3A1D6AF3" w14:textId="77777777" w:rsidR="00986B51" w:rsidRPr="001022F3" w:rsidRDefault="00986B51" w:rsidP="001C3243">
      <w:pPr>
        <w:pStyle w:val="CommentText"/>
        <w:rPr>
          <w:highlight w:val="green"/>
          <w:lang w:val="en-US"/>
        </w:rPr>
      </w:pPr>
      <w:r w:rsidRPr="001022F3">
        <w:rPr>
          <w:highlight w:val="green"/>
          <w:lang w:val="en-US"/>
        </w:rPr>
        <w:t xml:space="preserve">MOVED from the following sentence, which now is removed due to need to shorten. </w:t>
      </w:r>
    </w:p>
    <w:p w14:paraId="3BA57058" w14:textId="77777777" w:rsidR="00986B51" w:rsidRPr="001022F3" w:rsidRDefault="00986B51" w:rsidP="001C3243">
      <w:pPr>
        <w:pStyle w:val="CommentText"/>
        <w:rPr>
          <w:highlight w:val="green"/>
          <w:lang w:val="en-US"/>
        </w:rPr>
      </w:pPr>
    </w:p>
    <w:p w14:paraId="5BE5D08E" w14:textId="363A564B" w:rsidR="00986B51" w:rsidRPr="001C3243" w:rsidRDefault="00986B51" w:rsidP="001C3243">
      <w:pPr>
        <w:pStyle w:val="CommentText"/>
        <w:rPr>
          <w:lang w:val="en-US"/>
        </w:rPr>
      </w:pPr>
      <w:r w:rsidRPr="001022F3">
        <w:rPr>
          <w:highlight w:val="green"/>
          <w:lang w:val="en-US"/>
        </w:rPr>
        <w:t xml:space="preserve">Also, </w:t>
      </w:r>
      <w:r w:rsidRPr="001022F3">
        <w:rPr>
          <w:rStyle w:val="CommentReference"/>
          <w:highlight w:val="green"/>
        </w:rPr>
        <w:annotationRef/>
      </w:r>
      <w:r w:rsidRPr="001022F3">
        <w:rPr>
          <w:highlight w:val="green"/>
          <w:lang w:val="en-US"/>
        </w:rPr>
        <w:t>does biological work? I like the idea of have a shorter term for all rates we look at, but should e.g. growth rate be included? And this point holds in general I would say.</w:t>
      </w:r>
    </w:p>
  </w:comment>
  <w:comment w:id="190" w:author="Max Lindmark" w:date="2020-09-11T21:44:00Z" w:initials="ML">
    <w:p w14:paraId="1DF6BBA6" w14:textId="7F361F16" w:rsidR="009279D3" w:rsidRPr="009279D3" w:rsidRDefault="009279D3">
      <w:pPr>
        <w:pStyle w:val="CommentText"/>
        <w:rPr>
          <w:highlight w:val="green"/>
          <w:lang w:val="en-US"/>
        </w:rPr>
      </w:pPr>
      <w:r w:rsidRPr="009279D3">
        <w:rPr>
          <w:rStyle w:val="CommentReference"/>
          <w:highlight w:val="green"/>
        </w:rPr>
        <w:annotationRef/>
      </w:r>
      <w:r w:rsidRPr="009279D3">
        <w:rPr>
          <w:highlight w:val="green"/>
          <w:lang w:val="en-US"/>
        </w:rPr>
        <w:t xml:space="preserve">This can perhaps also be removed?? Is the level of detail needed, just to say it’s a) not estimated with multiple regression and b) assumed independent </w:t>
      </w:r>
      <w:proofErr w:type="gramStart"/>
      <w:r w:rsidR="009E00CF" w:rsidRPr="009279D3">
        <w:rPr>
          <w:highlight w:val="green"/>
          <w:lang w:val="en-US"/>
        </w:rPr>
        <w:t>effects</w:t>
      </w:r>
      <w:proofErr w:type="gramEnd"/>
    </w:p>
    <w:p w14:paraId="5E8B0180" w14:textId="77777777" w:rsidR="009279D3" w:rsidRPr="009279D3" w:rsidRDefault="009279D3">
      <w:pPr>
        <w:pStyle w:val="CommentText"/>
        <w:rPr>
          <w:highlight w:val="green"/>
          <w:lang w:val="en-US"/>
        </w:rPr>
      </w:pPr>
    </w:p>
    <w:p w14:paraId="763E4AE8" w14:textId="1F85CA3F" w:rsidR="009279D3" w:rsidRPr="009279D3" w:rsidRDefault="009279D3">
      <w:pPr>
        <w:pStyle w:val="CommentText"/>
        <w:rPr>
          <w:highlight w:val="green"/>
          <w:lang w:val="en-US"/>
        </w:rPr>
      </w:pPr>
      <w:r w:rsidRPr="009279D3">
        <w:rPr>
          <w:highlight w:val="green"/>
          <w:lang w:val="en-US"/>
        </w:rPr>
        <w:t xml:space="preserve">I just wonder if there’s any merit in putting our model in this </w:t>
      </w:r>
      <w:r w:rsidR="009E00CF">
        <w:rPr>
          <w:highlight w:val="green"/>
          <w:lang w:val="en-US"/>
        </w:rPr>
        <w:t>“</w:t>
      </w:r>
      <w:r w:rsidRPr="009279D3">
        <w:rPr>
          <w:highlight w:val="green"/>
          <w:lang w:val="en-US"/>
        </w:rPr>
        <w:t>box</w:t>
      </w:r>
      <w:r w:rsidR="009E00CF">
        <w:rPr>
          <w:highlight w:val="green"/>
          <w:lang w:val="en-US"/>
        </w:rPr>
        <w:t>”</w:t>
      </w:r>
      <w:r w:rsidRPr="009279D3">
        <w:rPr>
          <w:highlight w:val="green"/>
          <w:lang w:val="en-US"/>
        </w:rPr>
        <w:t xml:space="preserve"> instead of just saying what and what aren’t shared features.</w:t>
      </w:r>
      <w:r w:rsidR="009E00CF">
        <w:rPr>
          <w:highlight w:val="green"/>
          <w:lang w:val="en-US"/>
        </w:rPr>
        <w:t xml:space="preserve"> I.e. we assume rates scale like this, which is similar to MTE/AFS but species varying slopes and without predetermined parameters.</w:t>
      </w:r>
    </w:p>
    <w:p w14:paraId="3F0809FE" w14:textId="77777777" w:rsidR="009279D3" w:rsidRPr="009279D3" w:rsidRDefault="009279D3">
      <w:pPr>
        <w:pStyle w:val="CommentText"/>
        <w:rPr>
          <w:highlight w:val="green"/>
          <w:lang w:val="en-US"/>
        </w:rPr>
      </w:pPr>
    </w:p>
    <w:p w14:paraId="5FECCAB9" w14:textId="6B226A05" w:rsidR="009279D3" w:rsidRDefault="009279D3">
      <w:pPr>
        <w:pStyle w:val="CommentText"/>
        <w:rPr>
          <w:lang w:val="en-US"/>
        </w:rPr>
      </w:pPr>
      <w:r w:rsidRPr="009279D3">
        <w:rPr>
          <w:highlight w:val="green"/>
          <w:lang w:val="en-US"/>
        </w:rPr>
        <w:t>The MTE models don’t use multiple regression, and definitely not species-varying coefficients</w:t>
      </w:r>
      <w:r w:rsidR="009E00CF">
        <w:rPr>
          <w:highlight w:val="green"/>
          <w:lang w:val="en-US"/>
        </w:rPr>
        <w:t xml:space="preserve"> (maybe intercepts though in theory)</w:t>
      </w:r>
      <w:r w:rsidR="00A11238">
        <w:rPr>
          <w:highlight w:val="green"/>
          <w:lang w:val="en-US"/>
        </w:rPr>
        <w:t>, and it’s not typically intraspecific</w:t>
      </w:r>
      <w:r w:rsidRPr="009279D3">
        <w:rPr>
          <w:highlight w:val="green"/>
          <w:lang w:val="en-US"/>
        </w:rPr>
        <w:t>. So why even call it a general MTE model?</w:t>
      </w:r>
    </w:p>
    <w:p w14:paraId="59230294" w14:textId="77777777" w:rsidR="00A11238" w:rsidRDefault="00A11238">
      <w:pPr>
        <w:pStyle w:val="CommentText"/>
        <w:rPr>
          <w:lang w:val="en-US"/>
        </w:rPr>
      </w:pPr>
    </w:p>
    <w:p w14:paraId="63566340" w14:textId="2031D8AA" w:rsidR="00A11238" w:rsidRPr="009279D3" w:rsidRDefault="00A11238">
      <w:pPr>
        <w:pStyle w:val="CommentText"/>
        <w:rPr>
          <w:lang w:val="en-US"/>
        </w:rPr>
      </w:pPr>
      <w:r w:rsidRPr="00D22802">
        <w:rPr>
          <w:highlight w:val="green"/>
          <w:lang w:val="en-US"/>
        </w:rPr>
        <w:t>See also my comment about this as well further down</w:t>
      </w:r>
      <w:r w:rsidR="00D22802" w:rsidRPr="00D22802">
        <w:rPr>
          <w:highlight w:val="green"/>
          <w:lang w:val="en-US"/>
        </w:rPr>
        <w:t xml:space="preserve"> (around row 342)</w:t>
      </w:r>
    </w:p>
  </w:comment>
  <w:comment w:id="197" w:author="Jan Ohlberger" w:date="2020-05-22T07:21:00Z" w:initials="Ca">
    <w:p w14:paraId="413F9E59" w14:textId="5297D271" w:rsidR="00986B51" w:rsidRPr="00AE4A5F" w:rsidRDefault="00986B51">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98" w:author="Max Lindmark" w:date="2020-07-27T14:46:00Z" w:initials="ML">
    <w:p w14:paraId="740CFEC2" w14:textId="3E820A87" w:rsidR="00986B51" w:rsidRPr="001C3243" w:rsidRDefault="00986B51">
      <w:pPr>
        <w:pStyle w:val="CommentText"/>
        <w:rPr>
          <w:lang w:val="en-US"/>
        </w:rPr>
      </w:pPr>
      <w:r>
        <w:rPr>
          <w:rStyle w:val="CommentReference"/>
        </w:rPr>
        <w:annotationRef/>
      </w:r>
      <w:r w:rsidRPr="001C3243">
        <w:rPr>
          <w:lang w:val="en-US"/>
        </w:rPr>
        <w:t>Does biological work?</w:t>
      </w:r>
      <w:r>
        <w:rPr>
          <w:lang w:val="en-US"/>
        </w:rPr>
        <w:t xml:space="preserve"> I like the idea of have a shorter term for all rates we look at, but should e.g. growth rate be included? And this point holds in general I would say.</w:t>
      </w:r>
    </w:p>
  </w:comment>
  <w:comment w:id="200" w:author="Jan Ohlberger" w:date="2020-05-22T07:34:00Z" w:initials="Ca">
    <w:p w14:paraId="79544833" w14:textId="52382C23" w:rsidR="00986B51" w:rsidRPr="00AE4A5F" w:rsidRDefault="00986B51" w:rsidP="008D5889">
      <w:pPr>
        <w:pStyle w:val="CommentText"/>
        <w:rPr>
          <w:lang w:val="en-GB"/>
        </w:rPr>
      </w:pPr>
      <w:r>
        <w:rPr>
          <w:rStyle w:val="CommentReference"/>
        </w:rPr>
        <w:annotationRef/>
      </w:r>
      <w:r w:rsidRPr="00AE4A5F">
        <w:rPr>
          <w:lang w:val="en-GB"/>
        </w:rPr>
        <w:t>I’m not sure all of this is necessary – could end the general into with the first and last sentence of this paragraph, i.e. just say that it’s less understood and that overcoming this knowledge gap is important…</w:t>
      </w:r>
    </w:p>
    <w:p w14:paraId="343B6BCA" w14:textId="77777777" w:rsidR="00986B51" w:rsidRPr="00AE4A5F" w:rsidRDefault="00986B51">
      <w:pPr>
        <w:pStyle w:val="CommentText"/>
        <w:rPr>
          <w:lang w:val="en-GB"/>
        </w:rPr>
      </w:pPr>
    </w:p>
    <w:p w14:paraId="4E274BEC" w14:textId="7EBD5E24" w:rsidR="00986B51" w:rsidRPr="00AE4A5F" w:rsidRDefault="00986B51">
      <w:pPr>
        <w:pStyle w:val="CommentText"/>
        <w:rPr>
          <w:lang w:val="en-GB"/>
        </w:rPr>
      </w:pPr>
      <w:r w:rsidRPr="00AE4A5F">
        <w:rPr>
          <w:lang w:val="en-GB"/>
        </w:rPr>
        <w:t>The intro is rather long – this is the section I’d cut if we need or want to shorten it</w:t>
      </w:r>
    </w:p>
  </w:comment>
  <w:comment w:id="201" w:author="Max Lindmark" w:date="2020-07-27T14:45:00Z" w:initials="ML">
    <w:p w14:paraId="3BB5E607" w14:textId="6C0450FB" w:rsidR="00986B51" w:rsidRPr="000B5140" w:rsidRDefault="00986B51">
      <w:pPr>
        <w:pStyle w:val="CommentText"/>
        <w:rPr>
          <w:lang w:val="en-US"/>
        </w:rPr>
      </w:pPr>
      <w:r>
        <w:rPr>
          <w:rStyle w:val="CommentReference"/>
        </w:rPr>
        <w:annotationRef/>
      </w:r>
      <w:r w:rsidRPr="000B5140">
        <w:rPr>
          <w:lang w:val="en-US"/>
        </w:rPr>
        <w:t>Agree, and we do need to shorten</w:t>
      </w:r>
    </w:p>
  </w:comment>
  <w:comment w:id="203" w:author="Jan Ohlberger" w:date="2020-05-22T07:38:00Z" w:initials="Ca">
    <w:p w14:paraId="4F322B04" w14:textId="14F157E1" w:rsidR="00986B51" w:rsidRPr="00AE4A5F" w:rsidRDefault="00986B51">
      <w:pPr>
        <w:pStyle w:val="CommentText"/>
        <w:rPr>
          <w:lang w:val="en-GB"/>
        </w:rPr>
      </w:pPr>
      <w:r>
        <w:rPr>
          <w:rStyle w:val="CommentReference"/>
        </w:rPr>
        <w:annotationRef/>
      </w:r>
      <w:r w:rsidRPr="00AE4A5F">
        <w:rPr>
          <w:lang w:val="en-GB"/>
        </w:rPr>
        <w:t xml:space="preserve">Add this either here or in the first sentence on why understanding intraspecific patterns is important? </w:t>
      </w:r>
    </w:p>
  </w:comment>
  <w:comment w:id="204" w:author="Anna Gårdmark" w:date="2020-06-16T13:25:00Z" w:initials="AG">
    <w:p w14:paraId="5AA9BC55" w14:textId="62F4DE06" w:rsidR="00986B51" w:rsidRPr="00DB68B5" w:rsidRDefault="00986B51">
      <w:pPr>
        <w:pStyle w:val="CommentText"/>
        <w:rPr>
          <w:lang w:val="en-GB"/>
        </w:rPr>
      </w:pPr>
      <w:r>
        <w:rPr>
          <w:rStyle w:val="CommentReference"/>
        </w:rPr>
        <w:annotationRef/>
      </w:r>
      <w:r w:rsidRPr="00DB68B5">
        <w:rPr>
          <w:lang w:val="en-GB"/>
        </w:rPr>
        <w:t>alternatively, just drop this sentence, as you have motivation also in previous one</w:t>
      </w:r>
    </w:p>
  </w:comment>
  <w:comment w:id="194" w:author="Max Lindmark" w:date="2020-07-27T14:51:00Z" w:initials="ML">
    <w:p w14:paraId="6546EF56" w14:textId="3D235AC9" w:rsidR="00986B51" w:rsidRPr="002B7B1B" w:rsidRDefault="00986B51">
      <w:pPr>
        <w:pStyle w:val="CommentText"/>
        <w:rPr>
          <w:lang w:val="en-US"/>
        </w:rPr>
      </w:pPr>
      <w:r w:rsidRPr="00774BCE">
        <w:rPr>
          <w:rStyle w:val="CommentReference"/>
          <w:highlight w:val="green"/>
        </w:rPr>
        <w:annotationRef/>
      </w:r>
      <w:r w:rsidRPr="00774BCE">
        <w:rPr>
          <w:highlight w:val="green"/>
          <w:lang w:val="en-US"/>
        </w:rPr>
        <w:t>Deleted this whole paragraph, tried put some sentences</w:t>
      </w:r>
      <w:r w:rsidRPr="00E32F6B">
        <w:rPr>
          <w:highlight w:val="green"/>
          <w:lang w:val="en-US"/>
        </w:rPr>
        <w:t xml:space="preserve"> in other places</w:t>
      </w:r>
      <w:r w:rsidR="00E32F6B" w:rsidRPr="00E32F6B">
        <w:rPr>
          <w:highlight w:val="green"/>
          <w:lang w:val="en-US"/>
        </w:rPr>
        <w:t xml:space="preserve"> but overall the intro is </w:t>
      </w:r>
      <w:proofErr w:type="gramStart"/>
      <w:r w:rsidR="00E32F6B" w:rsidRPr="00E32F6B">
        <w:rPr>
          <w:highlight w:val="green"/>
          <w:lang w:val="en-US"/>
        </w:rPr>
        <w:t>long</w:t>
      </w:r>
      <w:proofErr w:type="gramEnd"/>
      <w:r w:rsidR="00E32F6B" w:rsidRPr="00E32F6B">
        <w:rPr>
          <w:highlight w:val="green"/>
          <w:lang w:val="en-US"/>
        </w:rPr>
        <w:t xml:space="preserve"> and this had to go…</w:t>
      </w:r>
    </w:p>
  </w:comment>
  <w:comment w:id="220" w:author="Jan Ohlberger" w:date="2020-05-22T07:40:00Z" w:initials="Ca">
    <w:p w14:paraId="5D1C1CB0" w14:textId="3518781E" w:rsidR="00986B51" w:rsidRPr="00AE4A5F" w:rsidRDefault="00986B51">
      <w:pPr>
        <w:pStyle w:val="CommentText"/>
        <w:rPr>
          <w:lang w:val="en-GB"/>
        </w:rPr>
      </w:pPr>
      <w:r>
        <w:rPr>
          <w:rStyle w:val="CommentReference"/>
        </w:rPr>
        <w:annotationRef/>
      </w:r>
      <w:r w:rsidRPr="00AE4A5F">
        <w:rPr>
          <w:lang w:val="en-GB"/>
        </w:rPr>
        <w:t>Justify why not for temperature? Readers will ask themselves that question at this point…</w:t>
      </w:r>
    </w:p>
  </w:comment>
  <w:comment w:id="221" w:author="Max Lindmark" w:date="2020-07-27T14:51:00Z" w:initials="ML">
    <w:p w14:paraId="00332037" w14:textId="1E3C03AB" w:rsidR="00986B51" w:rsidRPr="00340E8D" w:rsidRDefault="00986B51">
      <w:pPr>
        <w:pStyle w:val="CommentText"/>
        <w:rPr>
          <w:lang w:val="en-US"/>
        </w:rPr>
      </w:pPr>
      <w:r w:rsidRPr="00053B2A">
        <w:rPr>
          <w:rStyle w:val="CommentReference"/>
          <w:highlight w:val="green"/>
        </w:rPr>
        <w:annotationRef/>
      </w:r>
      <w:r w:rsidRPr="00053B2A">
        <w:rPr>
          <w:highlight w:val="green"/>
          <w:lang w:val="en-US"/>
        </w:rPr>
        <w:t>Do you mean why not for metabolism?</w:t>
      </w:r>
      <w:r w:rsidR="00053B2A" w:rsidRPr="00053B2A">
        <w:rPr>
          <w:highlight w:val="green"/>
          <w:lang w:val="en-US"/>
        </w:rPr>
        <w:t xml:space="preserve"> (</w:t>
      </w:r>
      <w:r w:rsidR="00053B2A">
        <w:rPr>
          <w:highlight w:val="green"/>
          <w:lang w:val="en-US"/>
        </w:rPr>
        <w:t>I</w:t>
      </w:r>
      <w:r w:rsidR="00053B2A" w:rsidRPr="00053B2A">
        <w:rPr>
          <w:highlight w:val="green"/>
          <w:lang w:val="en-US"/>
        </w:rPr>
        <w:t>f so</w:t>
      </w:r>
      <w:r w:rsidR="00053B2A">
        <w:rPr>
          <w:highlight w:val="green"/>
          <w:lang w:val="en-US"/>
        </w:rPr>
        <w:t>,</w:t>
      </w:r>
      <w:r w:rsidR="00053B2A" w:rsidRPr="00053B2A">
        <w:rPr>
          <w:highlight w:val="green"/>
          <w:lang w:val="en-US"/>
        </w:rPr>
        <w:t xml:space="preserve"> will they?)</w:t>
      </w:r>
    </w:p>
  </w:comment>
  <w:comment w:id="223" w:author="Anna Gårdmark" w:date="2020-06-18T19:44:00Z" w:initials="AG">
    <w:p w14:paraId="5C473F2C" w14:textId="5FE2FD4E" w:rsidR="00986B51" w:rsidRPr="00D276BD" w:rsidRDefault="00986B51">
      <w:pPr>
        <w:pStyle w:val="CommentText"/>
        <w:rPr>
          <w:lang w:val="en-GB"/>
        </w:rPr>
      </w:pPr>
      <w:r>
        <w:rPr>
          <w:rStyle w:val="CommentReference"/>
        </w:rPr>
        <w:annotationRef/>
      </w:r>
      <w:r w:rsidRPr="00D276BD">
        <w:rPr>
          <w:lang w:val="en-GB"/>
        </w:rPr>
        <w:t xml:space="preserve">then also say something about the mass exponent of </w:t>
      </w:r>
      <w:proofErr w:type="gramStart"/>
      <w:r w:rsidRPr="00D276BD">
        <w:rPr>
          <w:lang w:val="en-GB"/>
        </w:rPr>
        <w:t>metabolism?</w:t>
      </w:r>
      <w:proofErr w:type="gramEnd"/>
    </w:p>
  </w:comment>
  <w:comment w:id="224" w:author="Max Lindmark" w:date="2020-08-17T12:07:00Z" w:initials="ML">
    <w:p w14:paraId="42BEFD5E" w14:textId="347AAA43" w:rsidR="00986B51" w:rsidRPr="00332688" w:rsidRDefault="00986B51">
      <w:pPr>
        <w:pStyle w:val="CommentText"/>
        <w:rPr>
          <w:lang w:val="en-US"/>
        </w:rPr>
      </w:pPr>
      <w:r w:rsidRPr="009D31F8">
        <w:rPr>
          <w:rStyle w:val="CommentReference"/>
          <w:highlight w:val="green"/>
        </w:rPr>
        <w:annotationRef/>
      </w:r>
      <w:r w:rsidRPr="00332688">
        <w:rPr>
          <w:highlight w:val="green"/>
          <w:lang w:val="en-US"/>
        </w:rPr>
        <w:t>Done</w:t>
      </w:r>
    </w:p>
  </w:comment>
  <w:comment w:id="231" w:author="Max Lindmark" w:date="2020-09-14T09:19:00Z" w:initials="ML">
    <w:p w14:paraId="35410160" w14:textId="452DED5C" w:rsidR="00177721" w:rsidRPr="00177721" w:rsidRDefault="00177721">
      <w:pPr>
        <w:pStyle w:val="CommentText"/>
        <w:rPr>
          <w:lang w:val="en-US"/>
        </w:rPr>
      </w:pPr>
      <w:r w:rsidRPr="00177721">
        <w:rPr>
          <w:rStyle w:val="CommentReference"/>
          <w:highlight w:val="green"/>
        </w:rPr>
        <w:annotationRef/>
      </w:r>
      <w:r w:rsidRPr="00177721">
        <w:rPr>
          <w:highlight w:val="green"/>
          <w:lang w:val="en-US"/>
        </w:rPr>
        <w:t>If this is our main take home message, it’s clear that the growth result is not key and shouldn’t take space from these findings…</w:t>
      </w:r>
    </w:p>
  </w:comment>
  <w:comment w:id="260" w:author="Max Lindmark" w:date="2020-02-06T10:46:00Z" w:initials="ML">
    <w:p w14:paraId="4443FF64" w14:textId="77777777" w:rsidR="00D579C4" w:rsidRPr="00457D7E" w:rsidRDefault="00D579C4" w:rsidP="00D579C4">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261" w:author="Max Lindmark" w:date="2020-02-06T10:46:00Z" w:initials="ML">
    <w:p w14:paraId="7FA97AAA" w14:textId="77777777" w:rsidR="00D579C4" w:rsidRPr="00457D7E" w:rsidRDefault="00D579C4" w:rsidP="00D579C4">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262" w:author="Max Lindmark" w:date="2020-05-08T15:53:00Z" w:initials="ML">
    <w:p w14:paraId="23D3B5B5" w14:textId="77777777" w:rsidR="00D579C4" w:rsidRPr="00AE4A5F" w:rsidRDefault="00D579C4" w:rsidP="00D579C4">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263" w:author="Max Lindmark" w:date="2020-07-30T10:17:00Z" w:initials="ML">
    <w:p w14:paraId="0BEEB49A" w14:textId="68EBA218" w:rsidR="00D579C4" w:rsidRPr="00A50FC8" w:rsidRDefault="00D579C4" w:rsidP="00D579C4">
      <w:pPr>
        <w:pStyle w:val="CommentText"/>
        <w:rPr>
          <w:lang w:val="en-US"/>
        </w:rPr>
      </w:pPr>
      <w:r w:rsidRPr="00E344F0">
        <w:rPr>
          <w:rStyle w:val="CommentReference"/>
          <w:highlight w:val="green"/>
        </w:rPr>
        <w:annotationRef/>
      </w:r>
      <w:r w:rsidRPr="00E344F0">
        <w:rPr>
          <w:highlight w:val="green"/>
          <w:lang w:val="en-US"/>
        </w:rPr>
        <w:t xml:space="preserve">I haven’t </w:t>
      </w:r>
      <w:r w:rsidR="00856F24" w:rsidRPr="00E344F0">
        <w:rPr>
          <w:highlight w:val="green"/>
          <w:lang w:val="en-US"/>
        </w:rPr>
        <w:t>back transformed</w:t>
      </w:r>
      <w:r w:rsidRPr="00E344F0">
        <w:rPr>
          <w:highlight w:val="green"/>
          <w:lang w:val="en-US"/>
        </w:rPr>
        <w:t xml:space="preserve"> yet because I’m not sure it helps, because </w:t>
      </w:r>
      <w:r w:rsidR="00856F24">
        <w:rPr>
          <w:highlight w:val="green"/>
          <w:lang w:val="en-US"/>
        </w:rPr>
        <w:t>it</w:t>
      </w:r>
      <w:r w:rsidRPr="00E344F0">
        <w:rPr>
          <w:highlight w:val="green"/>
          <w:lang w:val="en-US"/>
        </w:rPr>
        <w:t xml:space="preserve"> has log on only one side</w:t>
      </w:r>
    </w:p>
  </w:comment>
  <w:comment w:id="266" w:author="Jan Ohlberger" w:date="2020-05-22T15:06:00Z" w:initials="Ca">
    <w:p w14:paraId="2F4B168E" w14:textId="00C7272D" w:rsidR="00986B51" w:rsidRPr="00AE4A5F" w:rsidRDefault="00986B51">
      <w:pPr>
        <w:pStyle w:val="CommentText"/>
        <w:rPr>
          <w:lang w:val="en-GB"/>
        </w:rPr>
      </w:pPr>
      <w:r>
        <w:rPr>
          <w:rStyle w:val="CommentReference"/>
        </w:rPr>
        <w:annotationRef/>
      </w:r>
      <w:r w:rsidRPr="00AE4A5F">
        <w:rPr>
          <w:lang w:val="en-GB"/>
        </w:rPr>
        <w:t>Why ‘specific’?</w:t>
      </w:r>
    </w:p>
  </w:comment>
  <w:comment w:id="267" w:author="Max Lindmark" w:date="2020-07-29T17:22:00Z" w:initials="ML">
    <w:p w14:paraId="585C2ABC" w14:textId="17DC5793" w:rsidR="00986B51" w:rsidRPr="002E75F2" w:rsidRDefault="00986B51">
      <w:pPr>
        <w:pStyle w:val="CommentText"/>
        <w:rPr>
          <w:lang w:val="en-US"/>
        </w:rPr>
      </w:pPr>
      <w:r w:rsidRPr="00667842">
        <w:rPr>
          <w:rStyle w:val="CommentReference"/>
          <w:highlight w:val="green"/>
        </w:rPr>
        <w:annotationRef/>
      </w:r>
      <w:r w:rsidRPr="00667842">
        <w:rPr>
          <w:highlight w:val="green"/>
          <w:lang w:val="en-US"/>
        </w:rPr>
        <w:t>Because it’s % increase in size per day, or did you wonder something else?</w:t>
      </w:r>
    </w:p>
  </w:comment>
  <w:comment w:id="282" w:author="Max Lindmark" w:date="2020-09-14T08:20:00Z" w:initials="ML">
    <w:p w14:paraId="433FE2D7" w14:textId="71992996" w:rsidR="00D73E30" w:rsidRPr="00D73E30" w:rsidRDefault="00D73E30">
      <w:pPr>
        <w:pStyle w:val="CommentText"/>
        <w:rPr>
          <w:lang w:val="en-US"/>
        </w:rPr>
      </w:pPr>
      <w:r w:rsidRPr="00D73E30">
        <w:rPr>
          <w:rStyle w:val="CommentReference"/>
          <w:highlight w:val="green"/>
        </w:rPr>
        <w:annotationRef/>
      </w:r>
      <w:r w:rsidRPr="00D73E30">
        <w:rPr>
          <w:highlight w:val="green"/>
        </w:rPr>
        <w:t>I have updated the data slightly as another researcher got in touch with me (my e-mail went directly to their spam folder. Together with a change in the seed we actually now have a random effect on also the interaction for metabolism, so I changed the main model here.</w:t>
      </w:r>
      <w:r w:rsidRPr="00D73E30">
        <w:rPr>
          <w:highlight w:val="green"/>
          <w:lang w:val="en-US"/>
        </w:rPr>
        <w:t xml:space="preserve"> Previously we had a common interaction term for metabolism</w:t>
      </w:r>
    </w:p>
  </w:comment>
  <w:comment w:id="291" w:author="Max Lindmark" w:date="2020-09-13T16:17:00Z" w:initials="ML">
    <w:p w14:paraId="76166717" w14:textId="7F34FA67" w:rsidR="00C12EEA" w:rsidRPr="00C12EEA" w:rsidRDefault="00C12EEA">
      <w:pPr>
        <w:pStyle w:val="CommentText"/>
        <w:rPr>
          <w:lang w:val="en-US"/>
        </w:rPr>
      </w:pPr>
      <w:r w:rsidRPr="00856F24">
        <w:rPr>
          <w:rStyle w:val="CommentReference"/>
          <w:highlight w:val="green"/>
        </w:rPr>
        <w:annotationRef/>
      </w:r>
      <w:r w:rsidRPr="00856F24">
        <w:rPr>
          <w:highlight w:val="green"/>
          <w:lang w:val="en-US"/>
        </w:rPr>
        <w:t xml:space="preserve">The sentence that was here before </w:t>
      </w:r>
      <w:r w:rsidR="00856F24">
        <w:rPr>
          <w:highlight w:val="green"/>
          <w:lang w:val="en-US"/>
        </w:rPr>
        <w:t xml:space="preserve">seemed </w:t>
      </w:r>
      <w:r w:rsidRPr="00856F24">
        <w:rPr>
          <w:highlight w:val="green"/>
          <w:lang w:val="en-US"/>
        </w:rPr>
        <w:t>better as a general opening of the results…</w:t>
      </w:r>
    </w:p>
  </w:comment>
  <w:comment w:id="296" w:author="Jan Ohlberger" w:date="2020-05-22T14:29:00Z" w:initials="Ca">
    <w:p w14:paraId="00B5C620" w14:textId="1CE2B579" w:rsidR="00986B51" w:rsidRPr="00AE4A5F" w:rsidRDefault="00986B51">
      <w:pPr>
        <w:pStyle w:val="CommentText"/>
        <w:rPr>
          <w:lang w:val="en-GB"/>
        </w:rPr>
      </w:pPr>
      <w:r>
        <w:rPr>
          <w:rStyle w:val="CommentReference"/>
        </w:rPr>
        <w:annotationRef/>
      </w:r>
      <w:r w:rsidRPr="00AE4A5F">
        <w:rPr>
          <w:lang w:val="en-GB"/>
        </w:rPr>
        <w:t>I’d rather write this as ‘whereas 96.2% of</w:t>
      </w:r>
      <w:r w:rsidRPr="0083708F">
        <w:rPr>
          <w:rFonts w:eastAsiaTheme="minorEastAsia" w:cstheme="minorHAnsi"/>
          <w:lang w:val="en-GB"/>
        </w:rPr>
        <w:t xml:space="preserve"> </w:t>
      </w:r>
      <w:r w:rsidRPr="00310C9B">
        <w:rPr>
          <w:rFonts w:eastAsiaTheme="minorEastAsia" w:cstheme="minorHAnsi"/>
          <w:lang w:val="en-GB"/>
        </w:rPr>
        <w:t xml:space="preserve">the posterior distribution </w:t>
      </w:r>
      <w:r>
        <w:rPr>
          <w:rFonts w:eastAsiaTheme="minorEastAsia" w:cstheme="minorHAnsi"/>
          <w:lang w:val="en-GB"/>
        </w:rPr>
        <w:t xml:space="preserve">of the mass exponent of metabolic rate </w:t>
      </w:r>
      <w:r w:rsidRPr="00310C9B">
        <w:rPr>
          <w:rFonts w:eastAsiaTheme="minorEastAsia" w:cstheme="minorHAnsi"/>
          <w:lang w:val="en-GB"/>
        </w:rPr>
        <w:t xml:space="preserve">is </w:t>
      </w:r>
      <w:r>
        <w:rPr>
          <w:rFonts w:eastAsiaTheme="minorEastAsia" w:cstheme="minorHAnsi"/>
          <w:lang w:val="en-GB"/>
        </w:rPr>
        <w:t>above</w:t>
      </w:r>
      <w:r w:rsidRPr="00310C9B">
        <w:rPr>
          <w:rFonts w:eastAsiaTheme="minorEastAsia" w:cstheme="minorHAnsi"/>
          <w:lang w:val="en-GB"/>
        </w:rPr>
        <w:t xml:space="preserve"> </w:t>
      </w:r>
      <w:r>
        <w:rPr>
          <w:rFonts w:eastAsiaTheme="minorEastAsia" w:cstheme="minorHAnsi"/>
          <w:lang w:val="en-GB"/>
        </w:rPr>
        <w:t>-</w:t>
      </w:r>
      <w:r w:rsidRPr="00310C9B">
        <w:rPr>
          <w:rFonts w:eastAsiaTheme="minorEastAsia" w:cstheme="minorHAnsi"/>
          <w:lang w:val="en-GB"/>
        </w:rPr>
        <w:t>0.</w:t>
      </w:r>
      <w:r>
        <w:rPr>
          <w:rFonts w:eastAsiaTheme="minorEastAsia" w:cstheme="minorHAnsi"/>
          <w:lang w:val="en-GB"/>
        </w:rPr>
        <w:t>2</w:t>
      </w:r>
      <w:r w:rsidRPr="00310C9B">
        <w:rPr>
          <w:rFonts w:eastAsiaTheme="minorEastAsia" w:cstheme="minorHAnsi"/>
          <w:lang w:val="en-GB"/>
        </w:rPr>
        <w:t>5</w:t>
      </w:r>
      <w:r w:rsidRPr="00AE4A5F">
        <w:rPr>
          <w:lang w:val="en-GB"/>
        </w:rPr>
        <w:t xml:space="preserve">’. It’s clearer that way that they both different from the MTE prediction. </w:t>
      </w:r>
    </w:p>
  </w:comment>
  <w:comment w:id="307" w:author="Anna Gårdmark" w:date="2020-06-21T09:24:00Z" w:initials="AG">
    <w:p w14:paraId="432C8539" w14:textId="6D448A89" w:rsidR="00986B51" w:rsidRPr="00CD0AB3" w:rsidRDefault="00986B51">
      <w:pPr>
        <w:pStyle w:val="CommentText"/>
        <w:rPr>
          <w:lang w:val="en-GB"/>
        </w:rPr>
      </w:pPr>
      <w:r>
        <w:rPr>
          <w:rStyle w:val="CommentReference"/>
        </w:rPr>
        <w:annotationRef/>
      </w:r>
      <w:r w:rsidRPr="00CD0AB3">
        <w:rPr>
          <w:lang w:val="en-GB"/>
        </w:rPr>
        <w:t>add credibility interval</w:t>
      </w:r>
    </w:p>
  </w:comment>
  <w:comment w:id="334" w:author="Jan Ohlberger" w:date="2020-05-22T14:36:00Z" w:initials="Ca">
    <w:p w14:paraId="732D9E88" w14:textId="19004D15" w:rsidR="00986B51" w:rsidRPr="00AE4A5F" w:rsidRDefault="00986B51">
      <w:pPr>
        <w:pStyle w:val="CommentText"/>
        <w:rPr>
          <w:lang w:val="en-GB"/>
        </w:rPr>
      </w:pPr>
      <w:r>
        <w:rPr>
          <w:rStyle w:val="CommentReference"/>
        </w:rPr>
        <w:annotationRef/>
      </w:r>
      <w:r w:rsidRPr="00AE4A5F">
        <w:rPr>
          <w:lang w:val="en-GB"/>
        </w:rPr>
        <w:t>I’d leave the interpretation that it’s small to the discussion (though if it’s going to be PNAS style it would work I guess)</w:t>
      </w:r>
    </w:p>
  </w:comment>
  <w:comment w:id="335" w:author="Max Lindmark" w:date="2020-07-30T08:24:00Z" w:initials="ML">
    <w:p w14:paraId="2DFFB79C" w14:textId="5A6116FD" w:rsidR="00986B51" w:rsidRPr="008E13C2" w:rsidRDefault="00986B51">
      <w:pPr>
        <w:pStyle w:val="CommentText"/>
        <w:rPr>
          <w:lang w:val="en-US"/>
        </w:rPr>
      </w:pPr>
      <w:r w:rsidRPr="008E13C2">
        <w:rPr>
          <w:rStyle w:val="CommentReference"/>
          <w:highlight w:val="green"/>
        </w:rPr>
        <w:annotationRef/>
      </w:r>
      <w:r>
        <w:rPr>
          <w:highlight w:val="green"/>
          <w:lang w:val="en-US"/>
        </w:rPr>
        <w:t>Removed but c</w:t>
      </w:r>
      <w:r w:rsidRPr="008E13C2">
        <w:rPr>
          <w:highlight w:val="green"/>
          <w:lang w:val="en-US"/>
        </w:rPr>
        <w:t>an take it back if there’s room word-wise,</w:t>
      </w:r>
    </w:p>
  </w:comment>
  <w:comment w:id="380" w:author="Max Lindmark" w:date="2020-09-14T08:21:00Z" w:initials="ML">
    <w:p w14:paraId="4FF46488" w14:textId="20C8D68C" w:rsidR="00763BFB" w:rsidRDefault="00763BFB">
      <w:pPr>
        <w:pStyle w:val="CommentText"/>
      </w:pPr>
      <w:r w:rsidRPr="00763BFB">
        <w:rPr>
          <w:rStyle w:val="CommentReference"/>
          <w:highlight w:val="green"/>
        </w:rPr>
        <w:annotationRef/>
      </w:r>
      <w:r w:rsidRPr="00763BFB">
        <w:rPr>
          <w:highlight w:val="green"/>
        </w:rPr>
        <w:t>I made model selection tables for all rates, not only the log-linear models of consumption and metabolism.</w:t>
      </w:r>
    </w:p>
  </w:comment>
  <w:comment w:id="387" w:author="Jan Ohlberger" w:date="2020-05-22T14:42:00Z" w:initials="Ca">
    <w:p w14:paraId="1E73A8E4" w14:textId="231BB234" w:rsidR="00986B51" w:rsidRPr="00AE4A5F" w:rsidRDefault="00986B51">
      <w:pPr>
        <w:pStyle w:val="CommentText"/>
        <w:rPr>
          <w:lang w:val="en-GB"/>
        </w:rPr>
      </w:pPr>
      <w:r>
        <w:rPr>
          <w:rStyle w:val="CommentReference"/>
        </w:rPr>
        <w:annotationRef/>
      </w:r>
      <w:r w:rsidRPr="00AE4A5F">
        <w:rPr>
          <w:lang w:val="en-GB"/>
        </w:rPr>
        <w:t xml:space="preserve">Given the delta WAIC shouldn’t we present the model with a linear and quadratic term only? If we use the polynomial, I think we should make it clear that this is primarily intended for visualization. </w:t>
      </w:r>
    </w:p>
  </w:comment>
  <w:comment w:id="388" w:author="Anna Gårdmark" w:date="2020-06-21T09:27:00Z" w:initials="AG">
    <w:p w14:paraId="2DC2B301" w14:textId="5430D5C0" w:rsidR="00986B51" w:rsidRPr="00A77899" w:rsidRDefault="00986B51">
      <w:pPr>
        <w:pStyle w:val="CommentText"/>
        <w:rPr>
          <w:lang w:val="en-GB"/>
        </w:rPr>
      </w:pPr>
      <w:r>
        <w:rPr>
          <w:rStyle w:val="CommentReference"/>
        </w:rPr>
        <w:annotationRef/>
      </w:r>
      <w:r>
        <w:rPr>
          <w:lang w:val="en-GB"/>
        </w:rPr>
        <w:t xml:space="preserve">or, it’s ok to use the polynomial as it had the </w:t>
      </w:r>
      <w:proofErr w:type="spellStart"/>
      <w:r>
        <w:rPr>
          <w:lang w:val="en-GB"/>
        </w:rPr>
        <w:t>lowerst</w:t>
      </w:r>
      <w:proofErr w:type="spellEnd"/>
      <w:r>
        <w:rPr>
          <w:lang w:val="en-GB"/>
        </w:rPr>
        <w:t xml:space="preserve"> </w:t>
      </w:r>
      <w:proofErr w:type="gramStart"/>
      <w:r>
        <w:rPr>
          <w:lang w:val="en-GB"/>
        </w:rPr>
        <w:t>WAIC, but</w:t>
      </w:r>
      <w:proofErr w:type="gramEnd"/>
      <w:r>
        <w:rPr>
          <w:lang w:val="en-GB"/>
        </w:rPr>
        <w:t xml:space="preserve"> write similarly as you’ve done for the analyses above, that we found little statistical support to distinguish the model including the cubic term from the model without it.</w:t>
      </w:r>
    </w:p>
  </w:comment>
  <w:comment w:id="389" w:author="Max Lindmark" w:date="2020-07-30T08:23:00Z" w:initials="ML">
    <w:p w14:paraId="4834AA19" w14:textId="77777777" w:rsidR="00986B51" w:rsidRPr="00FA5A9C" w:rsidRDefault="00986B51">
      <w:pPr>
        <w:pStyle w:val="CommentText"/>
        <w:rPr>
          <w:highlight w:val="green"/>
          <w:lang w:val="en-US"/>
        </w:rPr>
      </w:pPr>
      <w:r w:rsidRPr="00C50E5D">
        <w:rPr>
          <w:rStyle w:val="CommentReference"/>
          <w:highlight w:val="green"/>
        </w:rPr>
        <w:annotationRef/>
      </w:r>
      <w:r w:rsidRPr="00C50E5D">
        <w:rPr>
          <w:highlight w:val="green"/>
          <w:lang w:val="en-US"/>
        </w:rPr>
        <w:t>Ok</w:t>
      </w:r>
      <w:r>
        <w:rPr>
          <w:highlight w:val="green"/>
          <w:lang w:val="en-US"/>
        </w:rPr>
        <w:t>, using the quadratic model henceforth (also for the conceptu</w:t>
      </w:r>
      <w:r w:rsidRPr="00FA5A9C">
        <w:rPr>
          <w:highlight w:val="green"/>
          <w:lang w:val="en-US"/>
        </w:rPr>
        <w:t xml:space="preserve">al model)! </w:t>
      </w:r>
    </w:p>
    <w:p w14:paraId="4E32F1F6" w14:textId="77777777" w:rsidR="00986B51" w:rsidRPr="00FA5A9C" w:rsidRDefault="00986B51">
      <w:pPr>
        <w:pStyle w:val="CommentText"/>
        <w:rPr>
          <w:highlight w:val="green"/>
          <w:lang w:val="en-US"/>
        </w:rPr>
      </w:pPr>
    </w:p>
    <w:p w14:paraId="1FA796F6" w14:textId="3828F330" w:rsidR="00986B51" w:rsidRPr="00BA1D40" w:rsidRDefault="00986B51">
      <w:pPr>
        <w:pStyle w:val="CommentText"/>
        <w:rPr>
          <w:lang w:val="en-US"/>
        </w:rPr>
      </w:pPr>
      <w:r w:rsidRPr="00FA5A9C">
        <w:rPr>
          <w:highlight w:val="green"/>
          <w:lang w:val="en-US"/>
        </w:rPr>
        <w:t>I added three additional models here because the residual</w:t>
      </w:r>
      <w:r w:rsidR="00EB7EFA">
        <w:rPr>
          <w:highlight w:val="green"/>
          <w:lang w:val="en-US"/>
        </w:rPr>
        <w:t>s</w:t>
      </w:r>
      <w:r w:rsidRPr="00FA5A9C">
        <w:rPr>
          <w:highlight w:val="green"/>
          <w:lang w:val="en-US"/>
        </w:rPr>
        <w:t xml:space="preserve"> had a strong </w:t>
      </w:r>
      <w:r w:rsidR="00EB7EFA">
        <w:rPr>
          <w:highlight w:val="green"/>
          <w:lang w:val="en-US"/>
        </w:rPr>
        <w:t>pizza slice</w:t>
      </w:r>
      <w:r w:rsidRPr="00FA5A9C">
        <w:rPr>
          <w:highlight w:val="green"/>
          <w:lang w:val="en-US"/>
        </w:rPr>
        <w:t xml:space="preserve"> shape indicating variance should not be constant but increasing with one of the predictors. The model I landed on is a </w:t>
      </w:r>
      <w:r w:rsidR="00EB7EFA">
        <w:rPr>
          <w:highlight w:val="green"/>
          <w:lang w:val="en-US"/>
        </w:rPr>
        <w:t>quadratic</w:t>
      </w:r>
      <w:r w:rsidRPr="00FA5A9C">
        <w:rPr>
          <w:highlight w:val="green"/>
          <w:lang w:val="en-US"/>
        </w:rPr>
        <w:t xml:space="preserve"> model with sigma increasing linearly with temperature. I show the standardized residuals in the appendix</w:t>
      </w:r>
    </w:p>
  </w:comment>
  <w:comment w:id="411" w:author="Jan Ohlberger" w:date="2020-05-22T14:47:00Z" w:initials="Ca">
    <w:p w14:paraId="3A567EAB" w14:textId="0F3D1821" w:rsidR="00986B51" w:rsidRPr="00AE4A5F" w:rsidRDefault="00986B51">
      <w:pPr>
        <w:pStyle w:val="CommentText"/>
        <w:rPr>
          <w:lang w:val="en-GB"/>
        </w:rPr>
      </w:pPr>
      <w:r>
        <w:rPr>
          <w:rStyle w:val="CommentReference"/>
        </w:rPr>
        <w:annotationRef/>
      </w:r>
      <w:r w:rsidRPr="00AE4A5F">
        <w:rPr>
          <w:lang w:val="en-GB"/>
        </w:rPr>
        <w:t xml:space="preserve">Simplify as suggested? </w:t>
      </w:r>
    </w:p>
  </w:comment>
  <w:comment w:id="412" w:author="Anna Gårdmark" w:date="2020-06-21T09:29:00Z" w:initials="AG">
    <w:p w14:paraId="4961FE80" w14:textId="25439248" w:rsidR="00986B51" w:rsidRPr="00CD0AB3" w:rsidRDefault="00986B51">
      <w:pPr>
        <w:pStyle w:val="CommentText"/>
        <w:rPr>
          <w:lang w:val="en-GB"/>
        </w:rPr>
      </w:pPr>
      <w:r>
        <w:rPr>
          <w:rStyle w:val="CommentReference"/>
        </w:rPr>
        <w:annotationRef/>
      </w:r>
      <w:r w:rsidRPr="00CD0AB3">
        <w:rPr>
          <w:lang w:val="en-GB"/>
        </w:rPr>
        <w:t>good suggestion</w:t>
      </w:r>
    </w:p>
  </w:comment>
  <w:comment w:id="413" w:author="Max Lindmark" w:date="2020-07-30T08:25:00Z" w:initials="ML">
    <w:p w14:paraId="650FA7B3" w14:textId="449F9FCD" w:rsidR="00986B51" w:rsidRPr="00CA4774" w:rsidRDefault="00986B51">
      <w:pPr>
        <w:pStyle w:val="CommentText"/>
        <w:rPr>
          <w:lang w:val="en-US"/>
        </w:rPr>
      </w:pPr>
      <w:r w:rsidRPr="00CA4774">
        <w:rPr>
          <w:rStyle w:val="CommentReference"/>
          <w:highlight w:val="green"/>
        </w:rPr>
        <w:annotationRef/>
      </w:r>
      <w:r>
        <w:rPr>
          <w:highlight w:val="green"/>
          <w:lang w:val="en-US"/>
        </w:rPr>
        <w:t>I</w:t>
      </w:r>
      <w:r w:rsidRPr="00CA4774">
        <w:rPr>
          <w:highlight w:val="green"/>
          <w:lang w:val="en-US"/>
        </w:rPr>
        <w:t xml:space="preserve"> also think that, thanks</w:t>
      </w:r>
    </w:p>
  </w:comment>
  <w:comment w:id="425" w:author="Jan Ohlberger" w:date="2020-05-22T14:53:00Z" w:initials="Ca">
    <w:p w14:paraId="0FC42970" w14:textId="48E3C2BC" w:rsidR="00986B51" w:rsidRPr="00AE4A5F" w:rsidRDefault="00986B51">
      <w:pPr>
        <w:pStyle w:val="CommentText"/>
        <w:rPr>
          <w:lang w:val="en-GB"/>
        </w:rPr>
      </w:pPr>
      <w:r>
        <w:rPr>
          <w:rStyle w:val="CommentReference"/>
        </w:rPr>
        <w:annotationRef/>
      </w:r>
      <w:r w:rsidRPr="00AE4A5F">
        <w:rPr>
          <w:lang w:val="en-GB"/>
        </w:rPr>
        <w:t>Described before so I think it can be dropped here</w:t>
      </w:r>
    </w:p>
  </w:comment>
  <w:comment w:id="420" w:author="Max Lindmark" w:date="2020-02-06T10:46:00Z" w:initials="ML">
    <w:p w14:paraId="24D3DCE9" w14:textId="4844CFD2" w:rsidR="00986B51" w:rsidRPr="00457D7E" w:rsidRDefault="00986B51">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421" w:author="Max Lindmark" w:date="2020-02-06T10:46:00Z" w:initials="ML">
    <w:p w14:paraId="12E58D26" w14:textId="50EEB09E" w:rsidR="00986B51" w:rsidRPr="00457D7E" w:rsidRDefault="00986B51">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422" w:author="Max Lindmark" w:date="2020-05-08T15:53:00Z" w:initials="ML">
    <w:p w14:paraId="0A60FFDE" w14:textId="3BE13A42" w:rsidR="00986B51" w:rsidRPr="00AE4A5F" w:rsidRDefault="00986B51">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423" w:author="Max Lindmark" w:date="2020-07-30T10:17:00Z" w:initials="ML">
    <w:p w14:paraId="75D118A7" w14:textId="3F3ABB51" w:rsidR="00986B51" w:rsidRPr="00A50FC8" w:rsidRDefault="00986B51" w:rsidP="00E344F0">
      <w:pPr>
        <w:pStyle w:val="CommentText"/>
        <w:rPr>
          <w:lang w:val="en-US"/>
        </w:rPr>
      </w:pPr>
      <w:r w:rsidRPr="00E344F0">
        <w:rPr>
          <w:rStyle w:val="CommentReference"/>
          <w:highlight w:val="green"/>
        </w:rPr>
        <w:annotationRef/>
      </w:r>
      <w:r w:rsidRPr="00E344F0">
        <w:rPr>
          <w:highlight w:val="green"/>
          <w:lang w:val="en-US"/>
        </w:rPr>
        <w:t xml:space="preserve">I haven’t </w:t>
      </w:r>
      <w:proofErr w:type="gramStart"/>
      <w:r w:rsidRPr="00E344F0">
        <w:rPr>
          <w:highlight w:val="green"/>
          <w:lang w:val="en-US"/>
        </w:rPr>
        <w:t>back-transformed</w:t>
      </w:r>
      <w:proofErr w:type="gramEnd"/>
      <w:r w:rsidRPr="00E344F0">
        <w:rPr>
          <w:highlight w:val="green"/>
          <w:lang w:val="en-US"/>
        </w:rPr>
        <w:t xml:space="preserve"> yet because I’m not sure it helps, because the has log on only one side</w:t>
      </w:r>
    </w:p>
  </w:comment>
  <w:comment w:id="469" w:author="Max Lindmark" w:date="2020-05-11T12:49:00Z" w:initials="ML">
    <w:p w14:paraId="7550C1A0" w14:textId="77777777" w:rsidR="00986B51" w:rsidRPr="00AE4A5F" w:rsidRDefault="00986B51">
      <w:pPr>
        <w:pStyle w:val="CommentText"/>
        <w:rPr>
          <w:highlight w:val="yellow"/>
          <w:lang w:val="en-GB"/>
        </w:rPr>
      </w:pPr>
      <w:r w:rsidRPr="00CC5696">
        <w:rPr>
          <w:rStyle w:val="CommentReference"/>
          <w:highlight w:val="yellow"/>
        </w:rPr>
        <w:annotationRef/>
      </w:r>
      <w:r w:rsidRPr="00AE4A5F">
        <w:rPr>
          <w:highlight w:val="yellow"/>
          <w:lang w:val="en-GB"/>
        </w:rPr>
        <w:t>Do you prefer I instead use a log axis on y as well? Now I use it on X only, to better see which masses we use. I could also do it for y, in order to not mix it up. I’m just not excited about the strange ticks that come from using ln-transformation rather than log10…</w:t>
      </w:r>
    </w:p>
    <w:p w14:paraId="28148644" w14:textId="3A414715" w:rsidR="00986B51" w:rsidRPr="00AE4A5F" w:rsidRDefault="00986B51">
      <w:pPr>
        <w:pStyle w:val="CommentText"/>
        <w:rPr>
          <w:lang w:val="en-GB"/>
        </w:rPr>
      </w:pPr>
    </w:p>
  </w:comment>
  <w:comment w:id="470" w:author="Jan Ohlberger" w:date="2020-05-22T15:04:00Z" w:initials="Ca">
    <w:p w14:paraId="362109FE" w14:textId="1F8E5486" w:rsidR="00986B51" w:rsidRPr="00AE4A5F" w:rsidRDefault="00986B51">
      <w:pPr>
        <w:pStyle w:val="CommentText"/>
        <w:rPr>
          <w:lang w:val="en-GB"/>
        </w:rPr>
      </w:pPr>
      <w:r>
        <w:rPr>
          <w:rStyle w:val="CommentReference"/>
        </w:rPr>
        <w:annotationRef/>
      </w:r>
      <w:r w:rsidRPr="00AE4A5F">
        <w:rPr>
          <w:lang w:val="en-GB"/>
        </w:rPr>
        <w:t>Could just set your own axes and define the ticks and labels – would recommend that anyway</w:t>
      </w:r>
    </w:p>
  </w:comment>
  <w:comment w:id="471" w:author="Max Lindmark" w:date="2020-09-09T11:30:00Z" w:initials="ML">
    <w:p w14:paraId="0331034C" w14:textId="0CF48350" w:rsidR="00986B51" w:rsidRPr="0090254C" w:rsidRDefault="00986B51">
      <w:pPr>
        <w:pStyle w:val="CommentText"/>
        <w:rPr>
          <w:lang w:val="en-US"/>
        </w:rPr>
      </w:pPr>
      <w:r w:rsidRPr="0090254C">
        <w:rPr>
          <w:rStyle w:val="CommentReference"/>
          <w:highlight w:val="green"/>
        </w:rPr>
        <w:annotationRef/>
      </w:r>
      <w:r w:rsidRPr="0090254C">
        <w:rPr>
          <w:highlight w:val="green"/>
          <w:lang w:val="en-US"/>
        </w:rPr>
        <w:t>Ok, so just to be clear now, I have the logged values on y, but on x I have the non-log values and instead have a log axis. I chose the breakpoints by first using the automatic ones</w:t>
      </w:r>
      <w:r>
        <w:rPr>
          <w:highlight w:val="green"/>
          <w:lang w:val="en-US"/>
        </w:rPr>
        <w:t xml:space="preserve"> (to get even spacing between ticks)</w:t>
      </w:r>
      <w:r w:rsidRPr="0090254C">
        <w:rPr>
          <w:highlight w:val="green"/>
          <w:lang w:val="en-US"/>
        </w:rPr>
        <w:t>, and the</w:t>
      </w:r>
      <w:r>
        <w:rPr>
          <w:highlight w:val="green"/>
          <w:lang w:val="en-US"/>
        </w:rPr>
        <w:t>n</w:t>
      </w:r>
      <w:r w:rsidRPr="0090254C">
        <w:rPr>
          <w:highlight w:val="green"/>
          <w:lang w:val="en-US"/>
        </w:rPr>
        <w:t xml:space="preserve"> c</w:t>
      </w:r>
      <w:r>
        <w:rPr>
          <w:highlight w:val="green"/>
          <w:lang w:val="en-US"/>
        </w:rPr>
        <w:t>h</w:t>
      </w:r>
      <w:r w:rsidRPr="0090254C">
        <w:rPr>
          <w:highlight w:val="green"/>
          <w:lang w:val="en-US"/>
        </w:rPr>
        <w:t>ose the nearest round number to not have overly specific axis tics but at the same time keep equal spacing between ticks on log scale. Same for metabolism + consumption figure</w:t>
      </w:r>
    </w:p>
  </w:comment>
  <w:comment w:id="475" w:author="Jan Ohlberger" w:date="2020-05-22T15:08:00Z" w:initials="Ca">
    <w:p w14:paraId="6CD82E87" w14:textId="3BB44EDA" w:rsidR="00986B51" w:rsidRPr="00AE4A5F" w:rsidRDefault="00986B51">
      <w:pPr>
        <w:pStyle w:val="CommentText"/>
        <w:rPr>
          <w:lang w:val="en-GB"/>
        </w:rPr>
      </w:pPr>
      <w:r>
        <w:rPr>
          <w:rStyle w:val="CommentReference"/>
        </w:rPr>
        <w:annotationRef/>
      </w:r>
      <w:r w:rsidRPr="00AE4A5F">
        <w:rPr>
          <w:lang w:val="en-GB"/>
        </w:rPr>
        <w:t xml:space="preserve">Need to refer to supplement or somewhere to see what the </w:t>
      </w:r>
      <w:proofErr w:type="spellStart"/>
      <w:r w:rsidRPr="00AE4A5F">
        <w:rPr>
          <w:lang w:val="en-GB"/>
        </w:rPr>
        <w:t>colors</w:t>
      </w:r>
      <w:proofErr w:type="spellEnd"/>
      <w:r w:rsidRPr="00AE4A5F">
        <w:rPr>
          <w:lang w:val="en-GB"/>
        </w:rPr>
        <w:t xml:space="preserve"> correspond to…</w:t>
      </w:r>
    </w:p>
  </w:comment>
  <w:comment w:id="476" w:author="Max Lindmark" w:date="2020-07-31T16:20:00Z" w:initials="ML">
    <w:p w14:paraId="3D223E6F" w14:textId="19ECADDD" w:rsidR="00986B51" w:rsidRPr="00993B25" w:rsidRDefault="00986B51">
      <w:pPr>
        <w:pStyle w:val="CommentText"/>
        <w:rPr>
          <w:lang w:val="en-US"/>
        </w:rPr>
      </w:pPr>
      <w:r w:rsidRPr="007713E3">
        <w:rPr>
          <w:rStyle w:val="CommentReference"/>
          <w:highlight w:val="green"/>
        </w:rPr>
        <w:annotationRef/>
      </w:r>
      <w:r w:rsidRPr="007713E3">
        <w:rPr>
          <w:rStyle w:val="CommentReference"/>
          <w:highlight w:val="green"/>
          <w:lang w:val="en-US"/>
        </w:rPr>
        <w:t>I did that for this plot</w:t>
      </w:r>
      <w:r>
        <w:rPr>
          <w:rStyle w:val="CommentReference"/>
          <w:highlight w:val="green"/>
          <w:lang w:val="en-US"/>
        </w:rPr>
        <w:t xml:space="preserve"> and for the </w:t>
      </w:r>
      <w:proofErr w:type="spellStart"/>
      <w:r>
        <w:rPr>
          <w:rStyle w:val="CommentReference"/>
          <w:highlight w:val="green"/>
          <w:lang w:val="en-US"/>
        </w:rPr>
        <w:t>T_opt</w:t>
      </w:r>
      <w:proofErr w:type="spellEnd"/>
      <w:r>
        <w:rPr>
          <w:rStyle w:val="CommentReference"/>
          <w:highlight w:val="green"/>
          <w:lang w:val="en-US"/>
        </w:rPr>
        <w:t xml:space="preserve"> plot,</w:t>
      </w:r>
      <w:r w:rsidRPr="007713E3">
        <w:rPr>
          <w:rStyle w:val="CommentReference"/>
          <w:highlight w:val="green"/>
          <w:lang w:val="en-US"/>
        </w:rPr>
        <w:t xml:space="preserve"> but not for consumption and metabolism (see e-mail)</w:t>
      </w:r>
    </w:p>
  </w:comment>
  <w:comment w:id="488" w:author="Jan Ohlberger" w:date="2020-05-22T15:10:00Z" w:initials="Ca">
    <w:p w14:paraId="32CB201C" w14:textId="1DC49DD5" w:rsidR="00986B51" w:rsidRPr="00AE4A5F" w:rsidRDefault="00986B51">
      <w:pPr>
        <w:pStyle w:val="CommentText"/>
        <w:rPr>
          <w:lang w:val="en-GB"/>
        </w:rPr>
      </w:pPr>
      <w:r>
        <w:rPr>
          <w:rStyle w:val="CommentReference"/>
        </w:rPr>
        <w:annotationRef/>
      </w:r>
      <w:r w:rsidRPr="00AE4A5F">
        <w:rPr>
          <w:lang w:val="en-GB"/>
        </w:rPr>
        <w:t>Not what the axis labels suggest…</w:t>
      </w:r>
    </w:p>
  </w:comment>
  <w:comment w:id="489" w:author="Max Lindmark" w:date="2020-07-30T10:19:00Z" w:initials="ML">
    <w:p w14:paraId="71B2F5F7" w14:textId="65ADE8C4" w:rsidR="00986B51" w:rsidRPr="002C4F2A" w:rsidRDefault="00986B51">
      <w:pPr>
        <w:pStyle w:val="CommentText"/>
        <w:rPr>
          <w:lang w:val="en-US"/>
        </w:rPr>
      </w:pPr>
      <w:r w:rsidRPr="00BF74F8">
        <w:rPr>
          <w:rStyle w:val="CommentReference"/>
          <w:highlight w:val="green"/>
        </w:rPr>
        <w:annotationRef/>
      </w:r>
      <w:r w:rsidRPr="002C4F2A">
        <w:rPr>
          <w:highlight w:val="green"/>
          <w:lang w:val="en-US"/>
        </w:rPr>
        <w:t>Corrected now, thanks</w:t>
      </w:r>
    </w:p>
  </w:comment>
  <w:comment w:id="490" w:author="Jan Ohlberger" w:date="2020-05-22T15:11:00Z" w:initials="Ca">
    <w:p w14:paraId="203A55C3" w14:textId="3352693D" w:rsidR="00986B51" w:rsidRPr="00AE4A5F" w:rsidRDefault="00986B51">
      <w:pPr>
        <w:pStyle w:val="CommentText"/>
        <w:rPr>
          <w:lang w:val="en-GB"/>
        </w:rPr>
      </w:pPr>
      <w:r>
        <w:rPr>
          <w:rStyle w:val="CommentReference"/>
        </w:rPr>
        <w:annotationRef/>
      </w:r>
      <w:r w:rsidRPr="00AE4A5F">
        <w:rPr>
          <w:lang w:val="en-GB"/>
        </w:rPr>
        <w:t>Same here – shouldn’t this information be available somewhere?</w:t>
      </w:r>
    </w:p>
  </w:comment>
  <w:comment w:id="491" w:author="Max Lindmark" w:date="2020-07-30T10:20:00Z" w:initials="ML">
    <w:p w14:paraId="0305A4D4" w14:textId="6B1CEB30" w:rsidR="00986B51" w:rsidRPr="000A09B0" w:rsidRDefault="00986B51">
      <w:pPr>
        <w:pStyle w:val="CommentText"/>
        <w:rPr>
          <w:lang w:val="en-US"/>
        </w:rPr>
      </w:pPr>
      <w:r w:rsidRPr="00652CC6">
        <w:rPr>
          <w:rStyle w:val="CommentReference"/>
          <w:highlight w:val="green"/>
        </w:rPr>
        <w:annotationRef/>
      </w:r>
      <w:r w:rsidRPr="00652CC6">
        <w:rPr>
          <w:highlight w:val="green"/>
          <w:lang w:val="en-US"/>
        </w:rPr>
        <w:t>I don’t think it’s possible to show this in a meaningful way (the color legend for 34 species). Already 11 is pushing it with a discrete scale, and with a continuous scale it would be basically impossible to match species with the legend!</w:t>
      </w:r>
    </w:p>
  </w:comment>
  <w:comment w:id="492" w:author="Jan Ohlberger" w:date="2020-05-22T15:11:00Z" w:initials="Ca">
    <w:p w14:paraId="7B9C0B78" w14:textId="0AAACA87" w:rsidR="00986B51" w:rsidRPr="00AE4A5F" w:rsidRDefault="00986B51">
      <w:pPr>
        <w:pStyle w:val="CommentText"/>
        <w:rPr>
          <w:lang w:val="en-GB"/>
        </w:rPr>
      </w:pPr>
      <w:r>
        <w:rPr>
          <w:rStyle w:val="CommentReference"/>
        </w:rPr>
        <w:annotationRef/>
      </w:r>
      <w:r w:rsidRPr="00AE4A5F">
        <w:rPr>
          <w:lang w:val="en-GB"/>
        </w:rPr>
        <w:t>What species are the highest masses here, and why are they all above the central prediction? That’s a bit worrisome in terms of residual patterns and suggests the model is missing something?</w:t>
      </w:r>
    </w:p>
  </w:comment>
  <w:comment w:id="493" w:author="Max Lindmark" w:date="2020-09-09T10:23:00Z" w:initials="ML">
    <w:p w14:paraId="08DA513C" w14:textId="77777777" w:rsidR="00986B51" w:rsidRPr="004A1FC7" w:rsidRDefault="00986B51">
      <w:pPr>
        <w:pStyle w:val="CommentText"/>
        <w:rPr>
          <w:highlight w:val="green"/>
          <w:lang w:val="en-US"/>
        </w:rPr>
      </w:pPr>
      <w:r w:rsidRPr="004A1FC7">
        <w:rPr>
          <w:rStyle w:val="CommentReference"/>
          <w:highlight w:val="green"/>
        </w:rPr>
        <w:annotationRef/>
      </w:r>
      <w:r w:rsidRPr="004A1FC7">
        <w:rPr>
          <w:highlight w:val="green"/>
          <w:lang w:val="en-US"/>
        </w:rPr>
        <w:t xml:space="preserve">Hmm, can we tell that from this plot though? The fitted line is only using the global coefficients! I haven’t done it, but we could in theory add fitted lines for all species in the background. Requires some more coding though! </w:t>
      </w:r>
    </w:p>
    <w:p w14:paraId="3A303835" w14:textId="77777777" w:rsidR="00986B51" w:rsidRPr="004A1FC7" w:rsidRDefault="00986B51">
      <w:pPr>
        <w:pStyle w:val="CommentText"/>
        <w:rPr>
          <w:highlight w:val="green"/>
          <w:lang w:val="en-US"/>
        </w:rPr>
      </w:pPr>
    </w:p>
    <w:p w14:paraId="20D1D82F" w14:textId="5E7DF455" w:rsidR="00986B51" w:rsidRPr="009E740E" w:rsidRDefault="00986B51">
      <w:pPr>
        <w:pStyle w:val="CommentText"/>
        <w:rPr>
          <w:lang w:val="en-US"/>
        </w:rPr>
      </w:pPr>
      <w:r w:rsidRPr="004A1FC7">
        <w:rPr>
          <w:highlight w:val="green"/>
          <w:lang w:val="en-US"/>
        </w:rPr>
        <w:t xml:space="preserve">The species is American paddlefish though! And if we look at the figure with the species-level coefficients, we see that </w:t>
      </w:r>
      <w:r w:rsidRPr="00EB7EFA">
        <w:rPr>
          <w:i/>
          <w:iCs/>
          <w:highlight w:val="green"/>
          <w:lang w:val="en-US"/>
        </w:rPr>
        <w:t xml:space="preserve">P. </w:t>
      </w:r>
      <w:proofErr w:type="spellStart"/>
      <w:r w:rsidRPr="00EB7EFA">
        <w:rPr>
          <w:i/>
          <w:iCs/>
          <w:highlight w:val="green"/>
          <w:lang w:val="en-US"/>
        </w:rPr>
        <w:t>spathula</w:t>
      </w:r>
      <w:proofErr w:type="spellEnd"/>
      <w:r w:rsidRPr="004A1FC7">
        <w:rPr>
          <w:highlight w:val="green"/>
          <w:lang w:val="en-US"/>
        </w:rPr>
        <w:t xml:space="preserve"> has a larger value of the specific exponent (-0.1 compared to the </w:t>
      </w:r>
      <w:r w:rsidR="008E3F0A">
        <w:rPr>
          <w:highlight w:val="green"/>
          <w:lang w:val="en-US"/>
        </w:rPr>
        <w:t>global</w:t>
      </w:r>
      <w:r w:rsidRPr="004A1FC7">
        <w:rPr>
          <w:highlight w:val="green"/>
          <w:lang w:val="en-US"/>
        </w:rPr>
        <w:t xml:space="preserve"> mean of ~-0.23 or something like that), which means their slope on this plot wouldn’t be as steep, which </w:t>
      </w:r>
      <w:r w:rsidR="00EB7EFA">
        <w:rPr>
          <w:highlight w:val="green"/>
          <w:lang w:val="en-US"/>
        </w:rPr>
        <w:t>seems correct, so that’s likely accounted for at the second level.</w:t>
      </w:r>
      <w:r w:rsidRPr="004A1FC7">
        <w:rPr>
          <w:highlight w:val="green"/>
          <w:lang w:val="en-US"/>
        </w:rPr>
        <w:t xml:space="preserve"> I don’t have their intercept estimate though so I can’t really eyeball they whole curve</w:t>
      </w:r>
    </w:p>
  </w:comment>
  <w:comment w:id="497" w:author="Jan Ohlberger" w:date="2020-05-22T15:26:00Z" w:initials="Ca">
    <w:p w14:paraId="32E01787" w14:textId="4FDF6F61" w:rsidR="00986B51" w:rsidRPr="00AE4A5F" w:rsidRDefault="00986B51">
      <w:pPr>
        <w:pStyle w:val="CommentText"/>
        <w:rPr>
          <w:lang w:val="en-GB"/>
        </w:rPr>
      </w:pPr>
      <w:r>
        <w:rPr>
          <w:rStyle w:val="CommentReference"/>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498" w:author="Anna Gårdmark" w:date="2020-06-21T09:53:00Z" w:initials="AG">
    <w:p w14:paraId="25694559" w14:textId="459C927C" w:rsidR="00986B51" w:rsidRPr="00A54FB7" w:rsidRDefault="00986B51">
      <w:pPr>
        <w:pStyle w:val="CommentText"/>
        <w:rPr>
          <w:lang w:val="en-GB"/>
        </w:rPr>
      </w:pPr>
      <w:r>
        <w:rPr>
          <w:rStyle w:val="CommentReference"/>
        </w:rPr>
        <w:annotationRef/>
      </w:r>
      <w:r w:rsidRPr="00A54FB7">
        <w:rPr>
          <w:lang w:val="en-GB"/>
        </w:rPr>
        <w:t>or 1g and 1000 g (at least 100 g is quite small for many of the species studied)</w:t>
      </w:r>
    </w:p>
  </w:comment>
  <w:comment w:id="499" w:author="Max Lindmark" w:date="2020-07-28T18:06:00Z" w:initials="ML">
    <w:p w14:paraId="3B1BA064" w14:textId="77C5D5AE" w:rsidR="00986B51" w:rsidRDefault="00986B51">
      <w:pPr>
        <w:pStyle w:val="CommentText"/>
        <w:rPr>
          <w:highlight w:val="green"/>
          <w:lang w:val="en-US"/>
        </w:rPr>
      </w:pPr>
      <w:r>
        <w:rPr>
          <w:highlight w:val="green"/>
          <w:lang w:val="en-US"/>
        </w:rPr>
        <w:t>10 and 100 were chosen so that they could be plotted on the same axis! Here’s a quick check to see if that’s realistic:</w:t>
      </w:r>
    </w:p>
    <w:p w14:paraId="40944606" w14:textId="1AE557E7" w:rsidR="00986B51" w:rsidRDefault="00986B51">
      <w:pPr>
        <w:pStyle w:val="CommentText"/>
        <w:rPr>
          <w:highlight w:val="green"/>
          <w:lang w:val="en-US"/>
        </w:rPr>
      </w:pPr>
    </w:p>
    <w:p w14:paraId="6B6A092A" w14:textId="1B44871B" w:rsidR="00986B51" w:rsidRDefault="00986B51">
      <w:pPr>
        <w:pStyle w:val="CommentText"/>
        <w:rPr>
          <w:highlight w:val="green"/>
          <w:lang w:val="en-US"/>
        </w:rPr>
      </w:pPr>
      <w:r>
        <w:rPr>
          <w:highlight w:val="green"/>
          <w:lang w:val="en-US"/>
        </w:rPr>
        <w:t>Growth at optimum temperature:</w:t>
      </w:r>
    </w:p>
    <w:p w14:paraId="1EF79394" w14:textId="77777777" w:rsidR="00986B51" w:rsidRDefault="00986B51">
      <w:pPr>
        <w:pStyle w:val="CommentText"/>
        <w:rPr>
          <w:highlight w:val="green"/>
          <w:lang w:val="en-US"/>
        </w:rPr>
      </w:pPr>
    </w:p>
    <w:p w14:paraId="549881DA" w14:textId="227A2350" w:rsidR="00986B51" w:rsidRDefault="00986B51">
      <w:pPr>
        <w:pStyle w:val="CommentText"/>
        <w:rPr>
          <w:highlight w:val="green"/>
          <w:lang w:val="en-US"/>
        </w:rPr>
      </w:pPr>
      <w:r>
        <w:rPr>
          <w:highlight w:val="green"/>
          <w:lang w:val="en-US"/>
        </w:rPr>
        <w:t>2 g: ~0.3 g/day -&gt; 0.3/2=0.15 g/g/d -&gt;15% day</w:t>
      </w:r>
    </w:p>
    <w:p w14:paraId="47A0132F" w14:textId="630CD7AD" w:rsidR="00986B51" w:rsidRDefault="00986B51">
      <w:pPr>
        <w:pStyle w:val="CommentText"/>
        <w:rPr>
          <w:highlight w:val="green"/>
          <w:lang w:val="en-US"/>
        </w:rPr>
      </w:pPr>
    </w:p>
    <w:p w14:paraId="16BBC36A" w14:textId="2E11DEB2" w:rsidR="00986B51" w:rsidRDefault="00986B51" w:rsidP="00C32F5D">
      <w:pPr>
        <w:pStyle w:val="CommentText"/>
        <w:rPr>
          <w:highlight w:val="green"/>
          <w:lang w:val="en-US"/>
        </w:rPr>
      </w:pPr>
      <w:r>
        <w:rPr>
          <w:highlight w:val="green"/>
          <w:lang w:val="en-US"/>
        </w:rPr>
        <w:t>200 g: ~3 g/day -&gt; 3/200=0.015 g/g/d -&gt;1.5% day</w:t>
      </w:r>
    </w:p>
    <w:p w14:paraId="7EBAED5F" w14:textId="7C8C4ECD" w:rsidR="00986B51" w:rsidRDefault="00986B51">
      <w:pPr>
        <w:pStyle w:val="CommentText"/>
        <w:rPr>
          <w:highlight w:val="green"/>
          <w:lang w:val="en-US"/>
        </w:rPr>
      </w:pPr>
    </w:p>
    <w:p w14:paraId="2DB80E14" w14:textId="47BC1A0A" w:rsidR="00986B51" w:rsidRDefault="00986B51">
      <w:pPr>
        <w:pStyle w:val="CommentText"/>
        <w:rPr>
          <w:highlight w:val="green"/>
          <w:lang w:val="en-US"/>
        </w:rPr>
      </w:pPr>
      <w:r>
        <w:rPr>
          <w:highlight w:val="green"/>
          <w:lang w:val="en-US"/>
        </w:rPr>
        <w:t>So, in units %/day the small grow 10X faster, hence it’s hard to put on the same scale.</w:t>
      </w:r>
    </w:p>
    <w:p w14:paraId="163FBE23" w14:textId="266E09A7" w:rsidR="00986B51" w:rsidRDefault="00986B51">
      <w:pPr>
        <w:pStyle w:val="CommentText"/>
        <w:rPr>
          <w:highlight w:val="green"/>
          <w:lang w:val="en-US"/>
        </w:rPr>
      </w:pPr>
    </w:p>
    <w:p w14:paraId="66750356" w14:textId="72636C85" w:rsidR="00986B51" w:rsidRDefault="00986B51">
      <w:pPr>
        <w:pStyle w:val="CommentText"/>
        <w:rPr>
          <w:highlight w:val="green"/>
          <w:lang w:val="en-US"/>
        </w:rPr>
      </w:pPr>
      <w:r>
        <w:rPr>
          <w:highlight w:val="green"/>
          <w:lang w:val="en-US"/>
        </w:rPr>
        <w:t xml:space="preserve">This can be compared to </w:t>
      </w:r>
      <w:proofErr w:type="spellStart"/>
      <w:r>
        <w:rPr>
          <w:highlight w:val="green"/>
          <w:lang w:val="en-US"/>
        </w:rPr>
        <w:t>Björrnson’s</w:t>
      </w:r>
      <w:proofErr w:type="spellEnd"/>
      <w:r>
        <w:rPr>
          <w:highlight w:val="green"/>
          <w:lang w:val="en-US"/>
        </w:rPr>
        <w:t xml:space="preserve"> growth rate data, where the growth at optimum for a 2g fish is ~7%/day and a 373 g fish is 0.6%/day</w:t>
      </w:r>
    </w:p>
    <w:p w14:paraId="756D48BC" w14:textId="77777777" w:rsidR="00986B51" w:rsidRDefault="00986B51">
      <w:pPr>
        <w:pStyle w:val="CommentText"/>
        <w:rPr>
          <w:highlight w:val="green"/>
          <w:lang w:val="en-US"/>
        </w:rPr>
      </w:pPr>
    </w:p>
    <w:p w14:paraId="15BD48CB" w14:textId="3F9C82A7" w:rsidR="00986B51" w:rsidRDefault="00986B51" w:rsidP="00473A3F">
      <w:pPr>
        <w:pStyle w:val="CommentText"/>
        <w:rPr>
          <w:highlight w:val="green"/>
          <w:lang w:val="en-US"/>
        </w:rPr>
      </w:pPr>
      <w:r>
        <w:rPr>
          <w:highlight w:val="green"/>
          <w:lang w:val="en-US"/>
        </w:rPr>
        <w:t>Now I’ve chosen 2</w:t>
      </w:r>
      <w:r w:rsidRPr="0065405C">
        <w:rPr>
          <w:highlight w:val="green"/>
          <w:lang w:val="en-US"/>
        </w:rPr>
        <w:t xml:space="preserve"> and </w:t>
      </w:r>
      <w:r>
        <w:rPr>
          <w:highlight w:val="green"/>
          <w:lang w:val="en-US"/>
        </w:rPr>
        <w:t>2</w:t>
      </w:r>
      <w:r w:rsidRPr="0065405C">
        <w:rPr>
          <w:highlight w:val="green"/>
          <w:lang w:val="en-US"/>
        </w:rPr>
        <w:t>00 because those were close to the 25</w:t>
      </w:r>
      <w:r w:rsidRPr="0065405C">
        <w:rPr>
          <w:highlight w:val="green"/>
          <w:vertAlign w:val="superscript"/>
          <w:lang w:val="en-US"/>
        </w:rPr>
        <w:t>th</w:t>
      </w:r>
      <w:r w:rsidRPr="0065405C">
        <w:rPr>
          <w:highlight w:val="green"/>
          <w:lang w:val="en-US"/>
        </w:rPr>
        <w:t xml:space="preserve"> and 75</w:t>
      </w:r>
      <w:r w:rsidRPr="0065405C">
        <w:rPr>
          <w:highlight w:val="green"/>
          <w:vertAlign w:val="superscript"/>
          <w:lang w:val="en-US"/>
        </w:rPr>
        <w:t>th</w:t>
      </w:r>
      <w:r w:rsidRPr="0065405C">
        <w:rPr>
          <w:highlight w:val="green"/>
          <w:lang w:val="en-US"/>
        </w:rPr>
        <w:t xml:space="preserve"> percentile</w:t>
      </w:r>
      <w:r>
        <w:rPr>
          <w:highlight w:val="green"/>
          <w:lang w:val="en-US"/>
        </w:rPr>
        <w:t xml:space="preserve"> of the masses used for the polynomial fit</w:t>
      </w:r>
      <w:r w:rsidR="0083511A">
        <w:rPr>
          <w:highlight w:val="green"/>
          <w:lang w:val="en-US"/>
        </w:rPr>
        <w:t xml:space="preserve"> as well as metabolism data</w:t>
      </w:r>
      <w:r>
        <w:rPr>
          <w:highlight w:val="green"/>
          <w:lang w:val="en-US"/>
        </w:rPr>
        <w:t xml:space="preserve"> (that is the narrower size range). I’d rather not extrapolate the polynomial model beyond that.</w:t>
      </w:r>
    </w:p>
    <w:p w14:paraId="30E934C6" w14:textId="7D9A58C2" w:rsidR="00986B51" w:rsidRDefault="00986B51" w:rsidP="00473A3F">
      <w:pPr>
        <w:pStyle w:val="CommentText"/>
        <w:rPr>
          <w:highlight w:val="green"/>
          <w:lang w:val="en-US"/>
        </w:rPr>
      </w:pPr>
    </w:p>
    <w:p w14:paraId="11CB6FCF" w14:textId="77777777" w:rsidR="00986B51" w:rsidRDefault="00986B51" w:rsidP="00473A3F">
      <w:pPr>
        <w:pStyle w:val="CommentText"/>
        <w:rPr>
          <w:highlight w:val="green"/>
          <w:lang w:val="en-US"/>
        </w:rPr>
      </w:pPr>
      <w:r>
        <w:rPr>
          <w:highlight w:val="green"/>
          <w:lang w:val="en-US"/>
        </w:rPr>
        <w:t>I did not add the polygon because I think the plot is cleaner now!</w:t>
      </w:r>
    </w:p>
    <w:p w14:paraId="2B8DD7A0" w14:textId="77777777" w:rsidR="00986B51" w:rsidRDefault="00986B51" w:rsidP="00473A3F">
      <w:pPr>
        <w:pStyle w:val="CommentText"/>
        <w:rPr>
          <w:highlight w:val="green"/>
          <w:lang w:val="en-US"/>
        </w:rPr>
      </w:pPr>
    </w:p>
    <w:p w14:paraId="113A0830" w14:textId="5C848396" w:rsidR="00986B51" w:rsidRDefault="00986B51" w:rsidP="00473A3F">
      <w:pPr>
        <w:pStyle w:val="CommentText"/>
        <w:rPr>
          <w:highlight w:val="green"/>
          <w:lang w:val="en-US"/>
        </w:rPr>
      </w:pPr>
      <w:r>
        <w:rPr>
          <w:highlight w:val="green"/>
          <w:lang w:val="en-US"/>
        </w:rPr>
        <w:t>The consumption curve looks rather flat, but that’s how it is</w:t>
      </w:r>
      <w:r w:rsidR="00834464">
        <w:rPr>
          <w:highlight w:val="green"/>
          <w:lang w:val="en-US"/>
        </w:rPr>
        <w:t>, and many authors report that in the papers I use</w:t>
      </w:r>
      <w:r>
        <w:rPr>
          <w:highlight w:val="green"/>
          <w:lang w:val="en-US"/>
        </w:rPr>
        <w:t>! The fit with data is in the appendix, and even when I use the data with only optimum points and beyond, it’s not a major curve down. The important thing is that metabolism increases exponentially!</w:t>
      </w:r>
    </w:p>
    <w:p w14:paraId="3D830A1E" w14:textId="77777777" w:rsidR="00986B51" w:rsidRDefault="00986B51" w:rsidP="00473A3F">
      <w:pPr>
        <w:pStyle w:val="CommentText"/>
        <w:rPr>
          <w:highlight w:val="green"/>
          <w:lang w:val="en-US"/>
        </w:rPr>
      </w:pPr>
    </w:p>
    <w:p w14:paraId="198DE98E" w14:textId="6727F74A" w:rsidR="00986B51" w:rsidRPr="001B2028" w:rsidRDefault="00986B51" w:rsidP="00473A3F">
      <w:pPr>
        <w:pStyle w:val="CommentText"/>
        <w:rPr>
          <w:highlight w:val="green"/>
          <w:lang w:val="en-US"/>
        </w:rPr>
      </w:pPr>
      <w:r>
        <w:rPr>
          <w:noProof/>
        </w:rPr>
        <w:drawing>
          <wp:inline distT="0" distB="0" distL="0" distR="0" wp14:anchorId="0346BC49" wp14:editId="11F5DCEA">
            <wp:extent cx="2676390" cy="1581512"/>
            <wp:effectExtent l="0" t="0" r="381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1" cstate="print">
                      <a:extLst>
                        <a:ext uri="{28A0092B-C50C-407E-A947-70E740481C1C}">
                          <a14:useLocalDpi xmlns:a14="http://schemas.microsoft.com/office/drawing/2010/main" val="0"/>
                        </a:ext>
                      </a:extLst>
                    </a:blip>
                    <a:srcRect t="17579" b="23330"/>
                    <a:stretch/>
                  </pic:blipFill>
                  <pic:spPr bwMode="auto">
                    <a:xfrm>
                      <a:off x="0" y="0"/>
                      <a:ext cx="2699116" cy="1594941"/>
                    </a:xfrm>
                    <a:prstGeom prst="rect">
                      <a:avLst/>
                    </a:prstGeom>
                    <a:ln>
                      <a:noFill/>
                    </a:ln>
                    <a:extLst>
                      <a:ext uri="{53640926-AAD7-44D8-BBD7-CCE9431645EC}">
                        <a14:shadowObscured xmlns:a14="http://schemas.microsoft.com/office/drawing/2010/main"/>
                      </a:ext>
                    </a:extLst>
                  </pic:spPr>
                </pic:pic>
              </a:graphicData>
            </a:graphic>
          </wp:inline>
        </w:drawing>
      </w:r>
    </w:p>
  </w:comment>
  <w:comment w:id="506" w:author="Jan Ohlberger" w:date="2020-05-22T17:29:00Z" w:initials="Ca">
    <w:p w14:paraId="104DA3B1" w14:textId="55AF804B" w:rsidR="00986B51" w:rsidRPr="00AE4A5F" w:rsidRDefault="00986B51">
      <w:pPr>
        <w:pStyle w:val="CommentText"/>
        <w:rPr>
          <w:lang w:val="en-GB"/>
        </w:rPr>
      </w:pPr>
      <w:r>
        <w:rPr>
          <w:rStyle w:val="CommentReference"/>
        </w:rPr>
        <w:annotationRef/>
      </w:r>
      <w:r w:rsidRPr="00AE4A5F">
        <w:rPr>
          <w:lang w:val="en-GB"/>
        </w:rPr>
        <w:t xml:space="preserve">Would be nice to have some polygons (maybe in a very light </w:t>
      </w:r>
      <w:proofErr w:type="spellStart"/>
      <w:r w:rsidRPr="00AE4A5F">
        <w:rPr>
          <w:lang w:val="en-GB"/>
        </w:rPr>
        <w:t>gray</w:t>
      </w:r>
      <w:proofErr w:type="spellEnd"/>
      <w:r w:rsidRPr="00AE4A5F">
        <w:rPr>
          <w:lang w:val="en-GB"/>
        </w:rPr>
        <w:t xml:space="preserve">) indicating the net energy gain between the two curves for metabolism and consumption </w:t>
      </w:r>
    </w:p>
  </w:comment>
  <w:comment w:id="507" w:author="Anna Gårdmark" w:date="2020-06-21T09:54:00Z" w:initials="AG">
    <w:p w14:paraId="3EC870C4" w14:textId="10ED8F65" w:rsidR="00986B51" w:rsidRPr="00A54FB7" w:rsidRDefault="00986B51">
      <w:pPr>
        <w:pStyle w:val="CommentText"/>
        <w:rPr>
          <w:lang w:val="en-GB"/>
        </w:rPr>
      </w:pPr>
      <w:r>
        <w:rPr>
          <w:rStyle w:val="CommentReference"/>
        </w:rPr>
        <w:annotationRef/>
      </w:r>
      <w:r w:rsidRPr="00A54FB7">
        <w:rPr>
          <w:lang w:val="en-GB"/>
        </w:rPr>
        <w:t xml:space="preserve">good idea. that would also make it easier to navigate among all the curves (easily shows which fits together, and the step-wise comparison to be made [i.e. </w:t>
      </w:r>
      <w:r>
        <w:rPr>
          <w:lang w:val="en-GB"/>
        </w:rPr>
        <w:t xml:space="preserve">first compare </w:t>
      </w:r>
      <w:proofErr w:type="spellStart"/>
      <w:r>
        <w:rPr>
          <w:lang w:val="en-GB"/>
        </w:rPr>
        <w:t>consump</w:t>
      </w:r>
      <w:proofErr w:type="spellEnd"/>
      <w:r>
        <w:rPr>
          <w:lang w:val="en-GB"/>
        </w:rPr>
        <w:t xml:space="preserve"> &amp; </w:t>
      </w:r>
      <w:proofErr w:type="spellStart"/>
      <w:r>
        <w:rPr>
          <w:lang w:val="en-GB"/>
        </w:rPr>
        <w:t>metabol</w:t>
      </w:r>
      <w:proofErr w:type="spellEnd"/>
      <w:r>
        <w:rPr>
          <w:lang w:val="en-GB"/>
        </w:rPr>
        <w:t xml:space="preserve"> within a size class, then compare the resulting growth curves between the size classes – not that easy for readers unfamiliar to this kind of reasoning]</w:t>
      </w:r>
    </w:p>
  </w:comment>
  <w:comment w:id="508" w:author="Max Lindmark" w:date="2020-07-31T16:24:00Z" w:initials="ML">
    <w:p w14:paraId="2473BACC" w14:textId="3032371D" w:rsidR="00986B51" w:rsidRPr="00401CFB" w:rsidRDefault="00986B51">
      <w:pPr>
        <w:pStyle w:val="CommentText"/>
        <w:rPr>
          <w:lang w:val="en-US"/>
        </w:rPr>
      </w:pPr>
      <w:r w:rsidRPr="00401CFB">
        <w:rPr>
          <w:rStyle w:val="CommentReference"/>
          <w:highlight w:val="green"/>
        </w:rPr>
        <w:annotationRef/>
      </w:r>
      <w:r w:rsidR="00401CFB" w:rsidRPr="00401CFB">
        <w:rPr>
          <w:rStyle w:val="CommentReference"/>
          <w:highlight w:val="green"/>
          <w:lang w:val="en-US"/>
        </w:rPr>
        <w:t>Added, and overall new layout</w:t>
      </w:r>
    </w:p>
  </w:comment>
  <w:comment w:id="513" w:author="Jan Ohlberger" w:date="2020-05-22T15:35:00Z" w:initials="Ca">
    <w:p w14:paraId="4E090E20" w14:textId="03D487F1" w:rsidR="00986B51" w:rsidRPr="00AE4A5F" w:rsidRDefault="00986B51">
      <w:pPr>
        <w:pStyle w:val="CommentText"/>
        <w:rPr>
          <w:lang w:val="en-GB"/>
        </w:rPr>
      </w:pPr>
      <w:r>
        <w:rPr>
          <w:rStyle w:val="CommentReference"/>
        </w:rPr>
        <w:annotationRef/>
      </w:r>
      <w:r w:rsidRPr="00AE4A5F">
        <w:rPr>
          <w:lang w:val="en-GB"/>
        </w:rPr>
        <w:t>Rather focus on body size and population size structure here since the sentence also starts with ‘individual growth’?</w:t>
      </w:r>
    </w:p>
  </w:comment>
  <w:comment w:id="514" w:author="Anna Gårdmark" w:date="2020-06-22T13:54:00Z" w:initials="AG">
    <w:p w14:paraId="13734723" w14:textId="5FB597AE" w:rsidR="00986B51" w:rsidRPr="00CD0AB3" w:rsidRDefault="00986B51">
      <w:pPr>
        <w:pStyle w:val="CommentText"/>
        <w:rPr>
          <w:lang w:val="en-GB"/>
        </w:rPr>
      </w:pPr>
      <w:r>
        <w:rPr>
          <w:rStyle w:val="CommentReference"/>
        </w:rPr>
        <w:annotationRef/>
      </w:r>
      <w:r w:rsidRPr="00CD0AB3">
        <w:rPr>
          <w:lang w:val="en-GB"/>
        </w:rPr>
        <w:t>agree, good point</w:t>
      </w:r>
    </w:p>
  </w:comment>
  <w:comment w:id="520" w:author="Anna Gårdmark" w:date="2020-06-22T13:55:00Z" w:initials="AG">
    <w:p w14:paraId="1C13EF18" w14:textId="34D1226A" w:rsidR="00986B51" w:rsidRPr="00CD0AB3" w:rsidRDefault="00986B51">
      <w:pPr>
        <w:pStyle w:val="CommentText"/>
        <w:rPr>
          <w:lang w:val="en-GB"/>
        </w:rPr>
      </w:pPr>
      <w:r>
        <w:rPr>
          <w:rStyle w:val="CommentReference"/>
        </w:rPr>
        <w:annotationRef/>
      </w:r>
      <w:r w:rsidRPr="00CD0AB3">
        <w:rPr>
          <w:lang w:val="en-GB"/>
        </w:rPr>
        <w:t>not really needed</w:t>
      </w:r>
      <w:r>
        <w:rPr>
          <w:lang w:val="en-GB"/>
        </w:rPr>
        <w:t xml:space="preserve"> I think</w:t>
      </w:r>
    </w:p>
  </w:comment>
  <w:comment w:id="521" w:author="Jan Ohlberger" w:date="2020-05-22T15:37:00Z" w:initials="Ca">
    <w:p w14:paraId="04695A57" w14:textId="277B4410" w:rsidR="00986B51" w:rsidRPr="00AE4A5F" w:rsidRDefault="00986B51">
      <w:pPr>
        <w:pStyle w:val="CommentText"/>
        <w:rPr>
          <w:lang w:val="en-GB"/>
        </w:rPr>
      </w:pPr>
      <w:r>
        <w:rPr>
          <w:rStyle w:val="CommentReference"/>
        </w:rPr>
        <w:annotationRef/>
      </w:r>
      <w:r w:rsidRPr="00AE4A5F">
        <w:rPr>
          <w:lang w:val="en-GB"/>
        </w:rPr>
        <w:t>Add other examples to both?</w:t>
      </w:r>
    </w:p>
  </w:comment>
  <w:comment w:id="522" w:author="Max Lindmark" w:date="2020-07-31T16:28:00Z" w:initials="ML">
    <w:p w14:paraId="2139FD56" w14:textId="4F0C2C0A" w:rsidR="00986B51" w:rsidRPr="00296C65" w:rsidRDefault="00986B51">
      <w:pPr>
        <w:pStyle w:val="CommentText"/>
        <w:rPr>
          <w:lang w:val="en-US"/>
        </w:rPr>
      </w:pPr>
      <w:r w:rsidRPr="003D5999">
        <w:rPr>
          <w:rStyle w:val="CommentReference"/>
          <w:highlight w:val="green"/>
        </w:rPr>
        <w:annotationRef/>
      </w:r>
      <w:r w:rsidRPr="003D5999">
        <w:rPr>
          <w:highlight w:val="green"/>
          <w:lang w:val="en-US"/>
        </w:rPr>
        <w:t xml:space="preserve">Added Killen who plotted intraspecific b’s against average interspecific temperature and </w:t>
      </w:r>
      <w:proofErr w:type="spellStart"/>
      <w:r w:rsidRPr="003D5999">
        <w:rPr>
          <w:highlight w:val="green"/>
          <w:lang w:val="en-US"/>
        </w:rPr>
        <w:t>Bokma</w:t>
      </w:r>
      <w:proofErr w:type="spellEnd"/>
      <w:r w:rsidRPr="003D5999">
        <w:rPr>
          <w:highlight w:val="green"/>
          <w:lang w:val="en-US"/>
        </w:rPr>
        <w:t xml:space="preserve"> who analyzes intraspecific b’s</w:t>
      </w:r>
    </w:p>
  </w:comment>
  <w:comment w:id="523" w:author="Jan Ohlberger" w:date="2020-05-22T15:39:00Z" w:initials="Ca">
    <w:p w14:paraId="6E375429" w14:textId="7CF901F4" w:rsidR="00986B51" w:rsidRPr="00AE4A5F" w:rsidRDefault="00986B51">
      <w:pPr>
        <w:pStyle w:val="CommentText"/>
        <w:rPr>
          <w:lang w:val="en-GB"/>
        </w:rPr>
      </w:pPr>
      <w:r>
        <w:rPr>
          <w:rStyle w:val="CommentReference"/>
        </w:rPr>
        <w:annotationRef/>
      </w:r>
      <w:r w:rsidRPr="00AE4A5F">
        <w:rPr>
          <w:lang w:val="en-GB"/>
        </w:rPr>
        <w:t>Rather talk about ‘temperature sensitivity’?</w:t>
      </w:r>
    </w:p>
  </w:comment>
  <w:comment w:id="524" w:author="Max Lindmark" w:date="2020-07-31T16:31:00Z" w:initials="ML">
    <w:p w14:paraId="3EDB20CA" w14:textId="448AF22A" w:rsidR="00986B51" w:rsidRPr="00110BFB" w:rsidRDefault="00986B51">
      <w:pPr>
        <w:pStyle w:val="CommentText"/>
        <w:rPr>
          <w:lang w:val="en-US"/>
        </w:rPr>
      </w:pPr>
      <w:r w:rsidRPr="00A502BE">
        <w:rPr>
          <w:rStyle w:val="CommentReference"/>
          <w:highlight w:val="green"/>
        </w:rPr>
        <w:annotationRef/>
      </w:r>
      <w:r w:rsidRPr="00A502BE">
        <w:rPr>
          <w:highlight w:val="green"/>
          <w:lang w:val="en-US"/>
        </w:rPr>
        <w:t>Ok!</w:t>
      </w:r>
    </w:p>
  </w:comment>
  <w:comment w:id="525" w:author="Jan Ohlberger" w:date="2020-05-22T15:41:00Z" w:initials="Ca">
    <w:p w14:paraId="73EB81E9" w14:textId="10E714EC" w:rsidR="00986B51" w:rsidRPr="00AE4A5F" w:rsidRDefault="00986B51">
      <w:pPr>
        <w:pStyle w:val="CommentText"/>
        <w:rPr>
          <w:lang w:val="en-GB"/>
        </w:rPr>
      </w:pPr>
      <w:r>
        <w:rPr>
          <w:rStyle w:val="CommentReference"/>
        </w:rPr>
        <w:annotationRef/>
      </w:r>
      <w:r w:rsidRPr="00AE4A5F">
        <w:rPr>
          <w:lang w:val="en-GB"/>
        </w:rPr>
        <w:t>Not sure this is the best way to describe it but if used it needs to be clearly defined.</w:t>
      </w:r>
    </w:p>
  </w:comment>
  <w:comment w:id="526" w:author="Anna Gårdmark" w:date="2020-06-22T13:58:00Z" w:initials="AG">
    <w:p w14:paraId="446A747E" w14:textId="198713DF" w:rsidR="00986B51" w:rsidRPr="00CD0AB3" w:rsidRDefault="00986B51">
      <w:pPr>
        <w:pStyle w:val="CommentText"/>
        <w:rPr>
          <w:lang w:val="en-GB"/>
        </w:rPr>
      </w:pPr>
      <w:r>
        <w:rPr>
          <w:rStyle w:val="CommentReference"/>
        </w:rPr>
        <w:annotationRef/>
      </w:r>
      <w:r w:rsidRPr="00CD0AB3">
        <w:rPr>
          <w:lang w:val="en-GB"/>
        </w:rPr>
        <w:t>works if you insert an explanation within brackets directly after the term</w:t>
      </w:r>
    </w:p>
  </w:comment>
  <w:comment w:id="527" w:author="Max Lindmark" w:date="2020-07-31T16:33:00Z" w:initials="ML">
    <w:p w14:paraId="60BFEC15" w14:textId="3F16F491" w:rsidR="00986B51" w:rsidRPr="001F44AA" w:rsidRDefault="00986B51">
      <w:pPr>
        <w:pStyle w:val="CommentText"/>
        <w:rPr>
          <w:lang w:val="en-US"/>
        </w:rPr>
      </w:pPr>
      <w:r w:rsidRPr="00A502BE">
        <w:rPr>
          <w:rStyle w:val="CommentReference"/>
          <w:highlight w:val="green"/>
        </w:rPr>
        <w:annotationRef/>
      </w:r>
      <w:r w:rsidRPr="00A502BE">
        <w:rPr>
          <w:highlight w:val="green"/>
          <w:lang w:val="en-US"/>
        </w:rPr>
        <w:t>I think it’s a term that’s quite often used so maybe it’s good to stick with that!</w:t>
      </w:r>
    </w:p>
  </w:comment>
  <w:comment w:id="529" w:author="Jan Ohlberger" w:date="2020-05-22T15:40:00Z" w:initials="Ca">
    <w:p w14:paraId="36564AC2" w14:textId="4D6C084C" w:rsidR="00986B51" w:rsidRPr="00AE4A5F" w:rsidRDefault="00986B51">
      <w:pPr>
        <w:pStyle w:val="CommentText"/>
        <w:rPr>
          <w:lang w:val="en-GB"/>
        </w:rPr>
      </w:pPr>
      <w:r>
        <w:rPr>
          <w:rStyle w:val="CommentReference"/>
        </w:rPr>
        <w:annotationRef/>
      </w:r>
      <w:r w:rsidRPr="00AE4A5F">
        <w:rPr>
          <w:lang w:val="en-GB"/>
        </w:rPr>
        <w:t xml:space="preserve">How about “the </w:t>
      </w:r>
      <w:r>
        <w:rPr>
          <w:rFonts w:eastAsiaTheme="minorEastAsia" w:cstheme="minorHAnsi"/>
          <w:lang w:val="en-GB"/>
        </w:rPr>
        <w:t xml:space="preserve">relationship between </w:t>
      </w:r>
      <w:r w:rsidRPr="004559BC">
        <w:rPr>
          <w:rFonts w:eastAsiaTheme="minorEastAsia" w:cstheme="minorHAnsi"/>
          <w:lang w:val="en-GB"/>
        </w:rPr>
        <w:t xml:space="preserve">maximum consumption rate </w:t>
      </w:r>
      <w:r>
        <w:rPr>
          <w:rFonts w:eastAsiaTheme="minorEastAsia" w:cstheme="minorHAnsi"/>
          <w:lang w:val="en-GB"/>
        </w:rPr>
        <w:t>and temperature is typically</w:t>
      </w:r>
      <w:r w:rsidRPr="004559BC">
        <w:rPr>
          <w:rFonts w:eastAsiaTheme="minorEastAsia" w:cstheme="minorHAnsi"/>
          <w:lang w:val="en-GB"/>
        </w:rPr>
        <w:t xml:space="preserve"> unimodal</w:t>
      </w:r>
      <w:r>
        <w:rPr>
          <w:rFonts w:eastAsiaTheme="minorEastAsia" w:cstheme="minorHAnsi"/>
          <w:lang w:val="en-GB"/>
        </w:rPr>
        <w:t xml:space="preserve"> within species</w:t>
      </w:r>
      <w:r w:rsidRPr="00AE4A5F">
        <w:rPr>
          <w:lang w:val="en-GB"/>
        </w:rPr>
        <w:t>”</w:t>
      </w:r>
    </w:p>
  </w:comment>
  <w:comment w:id="530" w:author="Max Lindmark" w:date="2020-07-31T16:34:00Z" w:initials="ML">
    <w:p w14:paraId="0A83B8AE" w14:textId="46EF8444" w:rsidR="00986B51" w:rsidRPr="003E1266" w:rsidRDefault="00986B51">
      <w:pPr>
        <w:pStyle w:val="CommentText"/>
        <w:rPr>
          <w:lang w:val="en-US"/>
        </w:rPr>
      </w:pPr>
      <w:r>
        <w:rPr>
          <w:rStyle w:val="CommentReference"/>
        </w:rPr>
        <w:annotationRef/>
      </w:r>
      <w:r w:rsidRPr="003E1266">
        <w:rPr>
          <w:lang w:val="en-US"/>
        </w:rPr>
        <w:t>I like it!</w:t>
      </w:r>
    </w:p>
  </w:comment>
  <w:comment w:id="539" w:author="Jan Ohlberger" w:date="2020-05-22T15:43:00Z" w:initials="Ca">
    <w:p w14:paraId="1D0B061A" w14:textId="49E303FE" w:rsidR="00986B51" w:rsidRPr="00AE4A5F" w:rsidRDefault="00986B51">
      <w:pPr>
        <w:pStyle w:val="CommentText"/>
        <w:rPr>
          <w:lang w:val="en-GB"/>
        </w:rPr>
      </w:pPr>
      <w:r>
        <w:rPr>
          <w:rStyle w:val="CommentReference"/>
        </w:rPr>
        <w:annotationRef/>
      </w:r>
      <w:r w:rsidRPr="00AE4A5F">
        <w:rPr>
          <w:lang w:val="en-GB"/>
        </w:rPr>
        <w:t>Not clear whether this refers to finding of the study or not.</w:t>
      </w:r>
    </w:p>
  </w:comment>
  <w:comment w:id="546" w:author="Jan Ohlberger" w:date="2020-05-22T15:46:00Z" w:initials="Ca">
    <w:p w14:paraId="4C22DE67" w14:textId="38D916BF" w:rsidR="00986B51" w:rsidRPr="00AE4A5F" w:rsidRDefault="00986B51">
      <w:pPr>
        <w:pStyle w:val="CommentText"/>
        <w:rPr>
          <w:lang w:val="en-GB"/>
        </w:rPr>
      </w:pPr>
      <w:r>
        <w:rPr>
          <w:rStyle w:val="CommentReference"/>
        </w:rPr>
        <w:annotationRef/>
      </w:r>
      <w:r w:rsidRPr="00AE4A5F">
        <w:rPr>
          <w:lang w:val="en-GB"/>
        </w:rPr>
        <w:t>I’d leave out the species here since we don’t provide species names for the other examples either.</w:t>
      </w:r>
    </w:p>
  </w:comment>
  <w:comment w:id="547" w:author="Max Lindmark" w:date="2020-07-31T16:38:00Z" w:initials="ML">
    <w:p w14:paraId="1F089F51" w14:textId="5AE4F459" w:rsidR="00986B51" w:rsidRPr="002716D6" w:rsidRDefault="00986B51">
      <w:pPr>
        <w:pStyle w:val="CommentText"/>
        <w:rPr>
          <w:lang w:val="en-US"/>
        </w:rPr>
      </w:pPr>
      <w:r w:rsidRPr="00827A44">
        <w:rPr>
          <w:rStyle w:val="CommentReference"/>
          <w:highlight w:val="green"/>
        </w:rPr>
        <w:annotationRef/>
      </w:r>
      <w:r w:rsidRPr="002716D6">
        <w:rPr>
          <w:highlight w:val="green"/>
          <w:lang w:val="en-US"/>
        </w:rPr>
        <w:t>Done! Saves words too…</w:t>
      </w:r>
      <w:r w:rsidRPr="002716D6">
        <w:rPr>
          <w:lang w:val="en-US"/>
        </w:rPr>
        <w:t xml:space="preserve"> </w:t>
      </w:r>
    </w:p>
  </w:comment>
  <w:comment w:id="540" w:author="Max Lindmark" w:date="2020-07-31T16:44:00Z" w:initials="ML">
    <w:p w14:paraId="21D7F143" w14:textId="6B183106" w:rsidR="00986B51" w:rsidRPr="00AC6FC9" w:rsidRDefault="00986B51">
      <w:pPr>
        <w:pStyle w:val="CommentText"/>
        <w:rPr>
          <w:lang w:val="en-US"/>
        </w:rPr>
      </w:pPr>
      <w:r>
        <w:rPr>
          <w:rStyle w:val="CommentReference"/>
        </w:rPr>
        <w:annotationRef/>
      </w:r>
      <w:r w:rsidRPr="00AC6FC9">
        <w:rPr>
          <w:lang w:val="en-US"/>
        </w:rPr>
        <w:t xml:space="preserve">Here </w:t>
      </w:r>
      <w:proofErr w:type="spellStart"/>
      <w:r w:rsidRPr="00AC6FC9">
        <w:rPr>
          <w:lang w:val="en-US"/>
        </w:rPr>
        <w:t>i</w:t>
      </w:r>
      <w:proofErr w:type="spellEnd"/>
      <w:r w:rsidRPr="00AC6FC9">
        <w:rPr>
          <w:lang w:val="en-US"/>
        </w:rPr>
        <w:t xml:space="preserve"> just want to say the </w:t>
      </w:r>
      <w:proofErr w:type="spellStart"/>
      <w:r w:rsidRPr="00AC6FC9">
        <w:rPr>
          <w:lang w:val="en-US"/>
        </w:rPr>
        <w:t>litteratyre</w:t>
      </w:r>
      <w:proofErr w:type="spellEnd"/>
      <w:r w:rsidRPr="00AC6FC9">
        <w:rPr>
          <w:lang w:val="en-US"/>
        </w:rPr>
        <w:t xml:space="preserve"> is mixed. Simplify!</w:t>
      </w:r>
    </w:p>
  </w:comment>
  <w:comment w:id="562" w:author="Anna Gårdmark" w:date="2020-06-22T14:01:00Z" w:initials="AG">
    <w:p w14:paraId="20217A91" w14:textId="34F743F6" w:rsidR="00986B51" w:rsidRPr="00CD0AB3" w:rsidRDefault="00986B51">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564" w:author="Jan Ohlberger" w:date="2020-05-22T15:49:00Z" w:initials="Ca">
    <w:p w14:paraId="7BF4756E" w14:textId="5460777D" w:rsidR="00986B51" w:rsidRPr="00AE4A5F" w:rsidRDefault="00986B51">
      <w:pPr>
        <w:pStyle w:val="CommentText"/>
        <w:rPr>
          <w:lang w:val="en-GB"/>
        </w:rPr>
      </w:pPr>
      <w:r>
        <w:rPr>
          <w:rStyle w:val="CommentReference"/>
        </w:rPr>
        <w:annotationRef/>
      </w:r>
      <w:proofErr w:type="gramStart"/>
      <w:r w:rsidRPr="00AE4A5F">
        <w:rPr>
          <w:lang w:val="en-GB"/>
        </w:rPr>
        <w:t>So</w:t>
      </w:r>
      <w:proofErr w:type="gramEnd"/>
      <w:r w:rsidRPr="00AE4A5F">
        <w:rPr>
          <w:lang w:val="en-GB"/>
        </w:rPr>
        <w:t xml:space="preserve"> the above (last sentence of previous paragraph) was more of a general statement? I think this part of the </w:t>
      </w:r>
      <w:proofErr w:type="spellStart"/>
      <w:r w:rsidRPr="00AE4A5F">
        <w:rPr>
          <w:lang w:val="en-GB"/>
        </w:rPr>
        <w:t>ms</w:t>
      </w:r>
      <w:proofErr w:type="spellEnd"/>
      <w:r w:rsidRPr="00AE4A5F">
        <w:rPr>
          <w:lang w:val="en-GB"/>
        </w:rPr>
        <w:t xml:space="preserve"> could be </w:t>
      </w:r>
      <w:proofErr w:type="gramStart"/>
      <w:r w:rsidRPr="00AE4A5F">
        <w:rPr>
          <w:lang w:val="en-GB"/>
        </w:rPr>
        <w:t>condensed, and</w:t>
      </w:r>
      <w:proofErr w:type="gramEnd"/>
      <w:r w:rsidRPr="00AE4A5F">
        <w:rPr>
          <w:lang w:val="en-GB"/>
        </w:rPr>
        <w:t xml:space="preserve"> should make it clearer what our findings are. </w:t>
      </w:r>
    </w:p>
  </w:comment>
  <w:comment w:id="565" w:author="Jan Ohlberger" w:date="2020-05-22T15:51:00Z" w:initials="Ca">
    <w:p w14:paraId="636E9514" w14:textId="37B98F17" w:rsidR="00986B51" w:rsidRPr="00AE4A5F" w:rsidRDefault="00986B51">
      <w:pPr>
        <w:pStyle w:val="CommentText"/>
        <w:rPr>
          <w:lang w:val="en-GB"/>
        </w:rPr>
      </w:pPr>
      <w:r>
        <w:rPr>
          <w:rStyle w:val="CommentReference"/>
        </w:rPr>
        <w:annotationRef/>
      </w:r>
      <w:r w:rsidRPr="00AE4A5F">
        <w:rPr>
          <w:lang w:val="en-GB"/>
        </w:rPr>
        <w:t xml:space="preserve">Maybe rather say that </w:t>
      </w:r>
      <w:r w:rsidRPr="004559BC">
        <w:rPr>
          <w:rFonts w:eastAsiaTheme="minorEastAsia" w:cstheme="minorHAnsi"/>
          <w:lang w:val="en-GB"/>
        </w:rPr>
        <w:t>physiological constraints</w:t>
      </w:r>
      <w:r>
        <w:rPr>
          <w:rFonts w:eastAsiaTheme="minorEastAsia" w:cstheme="minorHAnsi"/>
          <w:lang w:val="en-GB"/>
        </w:rPr>
        <w:t xml:space="preserve"> contribute to reduced growth performance of large compared to small fish, in addition to increasing investment into reproduction?</w:t>
      </w:r>
    </w:p>
  </w:comment>
  <w:comment w:id="566" w:author="Max Lindmark" w:date="2020-09-10T18:36:00Z" w:initials="ML">
    <w:p w14:paraId="23237237" w14:textId="0CC376F8" w:rsidR="00986B51" w:rsidRPr="00624E9D" w:rsidRDefault="00986B51">
      <w:pPr>
        <w:pStyle w:val="CommentText"/>
        <w:rPr>
          <w:lang w:val="en-US"/>
        </w:rPr>
      </w:pPr>
      <w:r w:rsidRPr="00624E9D">
        <w:rPr>
          <w:rStyle w:val="CommentReference"/>
          <w:highlight w:val="green"/>
        </w:rPr>
        <w:annotationRef/>
      </w:r>
      <w:r w:rsidRPr="00624E9D">
        <w:rPr>
          <w:rStyle w:val="CommentReference"/>
          <w:highlight w:val="green"/>
          <w:lang w:val="en-US"/>
        </w:rPr>
        <w:t xml:space="preserve">The </w:t>
      </w:r>
      <w:proofErr w:type="spellStart"/>
      <w:r w:rsidRPr="00624E9D">
        <w:rPr>
          <w:rStyle w:val="CommentReference"/>
          <w:highlight w:val="green"/>
          <w:lang w:val="en-US"/>
        </w:rPr>
        <w:t>paragrah</w:t>
      </w:r>
      <w:proofErr w:type="spellEnd"/>
      <w:r w:rsidRPr="00624E9D">
        <w:rPr>
          <w:rStyle w:val="CommentReference"/>
          <w:highlight w:val="green"/>
          <w:lang w:val="en-US"/>
        </w:rPr>
        <w:t xml:space="preserve"> that used to be here was moved to after this one!! Thought that gave a better flow especially after some rewriting</w:t>
      </w:r>
    </w:p>
  </w:comment>
  <w:comment w:id="571" w:author="Jan Ohlberger" w:date="2020-05-22T15:54:00Z" w:initials="Ca">
    <w:p w14:paraId="1A641268" w14:textId="04BAF682" w:rsidR="00986B51" w:rsidRPr="00AE4A5F" w:rsidRDefault="00986B51">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572" w:author="Jan Ohlberger" w:date="2020-05-22T15:59:00Z" w:initials="Ca">
    <w:p w14:paraId="68F654EB" w14:textId="620695E3" w:rsidR="00986B51" w:rsidRPr="00AE4A5F" w:rsidRDefault="00986B51">
      <w:pPr>
        <w:pStyle w:val="CommentText"/>
        <w:rPr>
          <w:lang w:val="en-GB"/>
        </w:rPr>
      </w:pPr>
      <w:r>
        <w:rPr>
          <w:rStyle w:val="CommentReference"/>
        </w:rPr>
        <w:annotationRef/>
      </w:r>
      <w:r w:rsidRPr="00AE4A5F">
        <w:rPr>
          <w:lang w:val="en-GB"/>
        </w:rPr>
        <w:t>Is this ok?</w:t>
      </w:r>
    </w:p>
  </w:comment>
  <w:comment w:id="573" w:author="Max Lindmark" w:date="2020-07-31T16:45:00Z" w:initials="ML">
    <w:p w14:paraId="67CD0B53" w14:textId="0A564AEA" w:rsidR="00986B51" w:rsidRPr="002C4F2A" w:rsidRDefault="00986B51">
      <w:pPr>
        <w:pStyle w:val="CommentText"/>
        <w:rPr>
          <w:lang w:val="en-US"/>
        </w:rPr>
      </w:pPr>
      <w:r w:rsidRPr="00D2180A">
        <w:rPr>
          <w:rStyle w:val="CommentReference"/>
          <w:highlight w:val="green"/>
        </w:rPr>
        <w:annotationRef/>
      </w:r>
      <w:r w:rsidRPr="002C4F2A">
        <w:rPr>
          <w:highlight w:val="green"/>
          <w:lang w:val="en-US"/>
        </w:rPr>
        <w:t>Yes</w:t>
      </w:r>
    </w:p>
  </w:comment>
  <w:comment w:id="569" w:author="Max Lindmark" w:date="2020-09-10T18:56:00Z" w:initials="ML">
    <w:p w14:paraId="24D5804A" w14:textId="7B66F081" w:rsidR="00986B51" w:rsidRPr="004766FC" w:rsidRDefault="00986B51">
      <w:pPr>
        <w:pStyle w:val="CommentText"/>
        <w:rPr>
          <w:lang w:val="en-US"/>
        </w:rPr>
      </w:pPr>
      <w:r w:rsidRPr="004766FC">
        <w:rPr>
          <w:rStyle w:val="CommentReference"/>
          <w:highlight w:val="green"/>
        </w:rPr>
        <w:annotationRef/>
      </w:r>
      <w:r w:rsidRPr="004766FC">
        <w:rPr>
          <w:highlight w:val="green"/>
          <w:lang w:val="en-US"/>
        </w:rPr>
        <w:t>This has hands down been the hardest paragraph to write in this paper and I change it a lot every time. But I think I’m getting there soon…</w:t>
      </w:r>
    </w:p>
  </w:comment>
  <w:comment w:id="597" w:author="Jan Ohlberger" w:date="2020-05-22T16:00:00Z" w:initials="Ca">
    <w:p w14:paraId="46F8AB50" w14:textId="3BFCFD55" w:rsidR="00986B51" w:rsidRPr="00AE4A5F" w:rsidRDefault="00986B51">
      <w:pPr>
        <w:pStyle w:val="CommentText"/>
        <w:rPr>
          <w:lang w:val="en-GB"/>
        </w:rPr>
      </w:pPr>
      <w:r>
        <w:rPr>
          <w:rStyle w:val="CommentReference"/>
        </w:rPr>
        <w:annotationRef/>
      </w:r>
      <w:r w:rsidRPr="00AE4A5F">
        <w:rPr>
          <w:lang w:val="en-GB"/>
        </w:rPr>
        <w:t>Describing it in words works better for a discussion I think</w:t>
      </w:r>
    </w:p>
  </w:comment>
  <w:comment w:id="598" w:author="Max Lindmark" w:date="2020-07-31T16:46:00Z" w:initials="ML">
    <w:p w14:paraId="5DF49D1C" w14:textId="6A66BB72" w:rsidR="00986B51" w:rsidRPr="000D3447" w:rsidRDefault="00986B51">
      <w:pPr>
        <w:pStyle w:val="CommentText"/>
        <w:rPr>
          <w:lang w:val="en-US"/>
        </w:rPr>
      </w:pPr>
      <w:r w:rsidRPr="000D3447">
        <w:rPr>
          <w:rStyle w:val="CommentReference"/>
          <w:highlight w:val="green"/>
        </w:rPr>
        <w:annotationRef/>
      </w:r>
      <w:r w:rsidRPr="000D3447">
        <w:rPr>
          <w:highlight w:val="green"/>
          <w:lang w:val="en-US"/>
        </w:rPr>
        <w:t>agree</w:t>
      </w:r>
    </w:p>
  </w:comment>
  <w:comment w:id="607" w:author="Anna Gårdmark" w:date="2020-06-24T15:19:00Z" w:initials="AG">
    <w:p w14:paraId="0B24EAB7" w14:textId="4885634B" w:rsidR="00986B51" w:rsidRPr="00EB7942" w:rsidRDefault="00986B51">
      <w:pPr>
        <w:pStyle w:val="CommentText"/>
        <w:rPr>
          <w:lang w:val="en-GB"/>
        </w:rPr>
      </w:pPr>
      <w:r>
        <w:rPr>
          <w:rStyle w:val="CommentReference"/>
        </w:rPr>
        <w:annotationRef/>
      </w:r>
      <w:r w:rsidRPr="00EB7942">
        <w:rPr>
          <w:lang w:val="en-GB"/>
        </w:rPr>
        <w:t>references to this debate is needed here.</w:t>
      </w:r>
    </w:p>
  </w:comment>
  <w:comment w:id="608" w:author="Max Lindmark" w:date="2020-07-31T16:47:00Z" w:initials="ML">
    <w:p w14:paraId="6DDC28A7" w14:textId="3FB1D667" w:rsidR="00986B51" w:rsidRPr="002C4F2A" w:rsidRDefault="00986B51">
      <w:pPr>
        <w:pStyle w:val="CommentText"/>
        <w:rPr>
          <w:lang w:val="en-US"/>
        </w:rPr>
      </w:pPr>
      <w:r w:rsidRPr="00CC2873">
        <w:rPr>
          <w:rStyle w:val="CommentReference"/>
          <w:highlight w:val="green"/>
        </w:rPr>
        <w:annotationRef/>
      </w:r>
      <w:r w:rsidRPr="002C4F2A">
        <w:rPr>
          <w:highlight w:val="green"/>
          <w:lang w:val="en-US"/>
        </w:rPr>
        <w:t>Yes! Added</w:t>
      </w:r>
    </w:p>
  </w:comment>
  <w:comment w:id="747" w:author="Anna Gårdmark" w:date="2020-06-24T15:21:00Z" w:initials="AG">
    <w:p w14:paraId="0907CDCF" w14:textId="6D4F7261" w:rsidR="00986B51" w:rsidRPr="00EB7942" w:rsidRDefault="00986B51">
      <w:pPr>
        <w:pStyle w:val="CommentText"/>
        <w:rPr>
          <w:lang w:val="en-GB"/>
        </w:rPr>
      </w:pPr>
      <w:r>
        <w:rPr>
          <w:rStyle w:val="CommentReference"/>
        </w:rPr>
        <w:annotationRef/>
      </w:r>
      <w:r w:rsidRPr="00EB7942">
        <w:rPr>
          <w:lang w:val="en-GB"/>
        </w:rPr>
        <w:t xml:space="preserve">do you mean metabolic theory of ecology? </w:t>
      </w:r>
      <w:r>
        <w:rPr>
          <w:lang w:val="en-GB"/>
        </w:rPr>
        <w:t>Suggest you spell out, and give ref again</w:t>
      </w:r>
    </w:p>
  </w:comment>
  <w:comment w:id="748" w:author="Max Lindmark" w:date="2020-07-31T16:58:00Z" w:initials="ML">
    <w:p w14:paraId="0EC5B51F" w14:textId="2AAA9495" w:rsidR="00986B51" w:rsidRPr="008B329E" w:rsidRDefault="00986B51">
      <w:pPr>
        <w:pStyle w:val="CommentText"/>
        <w:rPr>
          <w:lang w:val="en-US"/>
        </w:rPr>
      </w:pPr>
      <w:r w:rsidRPr="004B096A">
        <w:rPr>
          <w:rStyle w:val="CommentReference"/>
          <w:highlight w:val="green"/>
        </w:rPr>
        <w:annotationRef/>
      </w:r>
      <w:proofErr w:type="spellStart"/>
      <w:r w:rsidRPr="004B096A">
        <w:rPr>
          <w:highlight w:val="green"/>
          <w:lang w:val="en-US"/>
        </w:rPr>
        <w:t>i</w:t>
      </w:r>
      <w:proofErr w:type="spellEnd"/>
      <w:r w:rsidRPr="004B096A">
        <w:rPr>
          <w:highlight w:val="green"/>
          <w:lang w:val="en-US"/>
        </w:rPr>
        <w:t xml:space="preserve"> think </w:t>
      </w:r>
      <w:proofErr w:type="spellStart"/>
      <w:r w:rsidRPr="004B096A">
        <w:rPr>
          <w:highlight w:val="green"/>
          <w:lang w:val="en-US"/>
        </w:rPr>
        <w:t>i</w:t>
      </w:r>
      <w:proofErr w:type="spellEnd"/>
      <w:r w:rsidRPr="004B096A">
        <w:rPr>
          <w:highlight w:val="green"/>
          <w:lang w:val="en-US"/>
        </w:rPr>
        <w:t xml:space="preserve"> meant broader than that but not 100% sure what that includes so will stick to MTE</w:t>
      </w:r>
    </w:p>
  </w:comment>
  <w:comment w:id="752" w:author="Jan Ohlberger" w:date="2020-05-22T15:54:00Z" w:initials="Ca">
    <w:p w14:paraId="7075AB92" w14:textId="77777777" w:rsidR="00986B51" w:rsidRPr="00AE4A5F" w:rsidRDefault="00986B51" w:rsidP="00925B48">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755" w:author="Jan Ohlberger" w:date="2020-05-22T15:59:00Z" w:initials="Ca">
    <w:p w14:paraId="6D440556" w14:textId="77777777" w:rsidR="00986B51" w:rsidRPr="00AE4A5F" w:rsidRDefault="00986B51" w:rsidP="00925B48">
      <w:pPr>
        <w:pStyle w:val="CommentText"/>
        <w:rPr>
          <w:lang w:val="en-GB"/>
        </w:rPr>
      </w:pPr>
      <w:r>
        <w:rPr>
          <w:rStyle w:val="CommentReference"/>
        </w:rPr>
        <w:annotationRef/>
      </w:r>
      <w:r w:rsidRPr="00AE4A5F">
        <w:rPr>
          <w:lang w:val="en-GB"/>
        </w:rPr>
        <w:t>Is this ok?</w:t>
      </w:r>
    </w:p>
  </w:comment>
  <w:comment w:id="756" w:author="Max Lindmark" w:date="2020-07-31T16:45:00Z" w:initials="ML">
    <w:p w14:paraId="658D9379" w14:textId="77777777" w:rsidR="00986B51" w:rsidRPr="002C4F2A" w:rsidRDefault="00986B51" w:rsidP="00925B48">
      <w:pPr>
        <w:pStyle w:val="CommentText"/>
        <w:rPr>
          <w:lang w:val="en-US"/>
        </w:rPr>
      </w:pPr>
      <w:r w:rsidRPr="00D2180A">
        <w:rPr>
          <w:rStyle w:val="CommentReference"/>
          <w:highlight w:val="green"/>
        </w:rPr>
        <w:annotationRef/>
      </w:r>
      <w:r w:rsidRPr="002C4F2A">
        <w:rPr>
          <w:highlight w:val="green"/>
          <w:lang w:val="en-US"/>
        </w:rPr>
        <w:t>Yes</w:t>
      </w:r>
    </w:p>
  </w:comment>
  <w:comment w:id="764" w:author="Max Lindmark" w:date="2020-05-12T10:35:00Z" w:initials="ML">
    <w:p w14:paraId="7289A2BC" w14:textId="7CA911EA" w:rsidR="00986B51" w:rsidRPr="00AE4A5F" w:rsidRDefault="00986B51">
      <w:pPr>
        <w:pStyle w:val="CommentText"/>
        <w:rPr>
          <w:lang w:val="en-GB"/>
        </w:rPr>
      </w:pPr>
      <w:r w:rsidRPr="00B54036">
        <w:rPr>
          <w:rStyle w:val="CommentReference"/>
          <w:highlight w:val="yellow"/>
        </w:rPr>
        <w:annotationRef/>
      </w:r>
      <w:r w:rsidRPr="00AE4A5F">
        <w:rPr>
          <w:highlight w:val="yellow"/>
          <w:lang w:val="en-GB"/>
        </w:rPr>
        <w:t xml:space="preserve">This paragraph can go if we need to shorten </w:t>
      </w:r>
      <w:proofErr w:type="gramStart"/>
      <w:r w:rsidRPr="00AE4A5F">
        <w:rPr>
          <w:highlight w:val="yellow"/>
          <w:lang w:val="en-GB"/>
        </w:rPr>
        <w:t>it</w:t>
      </w:r>
      <w:proofErr w:type="gramEnd"/>
      <w:r w:rsidRPr="00AE4A5F">
        <w:rPr>
          <w:highlight w:val="yellow"/>
          <w:lang w:val="en-GB"/>
        </w:rPr>
        <w:t xml:space="preserve"> I think!</w:t>
      </w:r>
    </w:p>
  </w:comment>
  <w:comment w:id="765" w:author="Jan Ohlberger" w:date="2020-05-22T16:07:00Z" w:initials="Ca">
    <w:p w14:paraId="37825B8F" w14:textId="7628E112" w:rsidR="00986B51" w:rsidRPr="00AE4A5F" w:rsidRDefault="00986B51">
      <w:pPr>
        <w:pStyle w:val="CommentText"/>
        <w:rPr>
          <w:lang w:val="en-GB"/>
        </w:rPr>
      </w:pPr>
      <w:r>
        <w:rPr>
          <w:rStyle w:val="CommentReference"/>
        </w:rPr>
        <w:annotationRef/>
      </w:r>
      <w:r w:rsidRPr="00AE4A5F">
        <w:rPr>
          <w:lang w:val="en-GB"/>
        </w:rPr>
        <w:t>agree</w:t>
      </w:r>
    </w:p>
  </w:comment>
  <w:comment w:id="766" w:author="Anna Gårdmark" w:date="2020-06-24T15:31:00Z" w:initials="AG">
    <w:p w14:paraId="3200EF19" w14:textId="1EAAD872" w:rsidR="00986B51" w:rsidRPr="00D65660" w:rsidRDefault="00986B51">
      <w:pPr>
        <w:pStyle w:val="CommentText"/>
        <w:rPr>
          <w:lang w:val="en-GB"/>
        </w:rPr>
      </w:pPr>
      <w:r>
        <w:rPr>
          <w:rStyle w:val="CommentReference"/>
        </w:rPr>
        <w:annotationRef/>
      </w:r>
      <w:r w:rsidRPr="00D65660">
        <w:rPr>
          <w:lang w:val="en-GB"/>
        </w:rPr>
        <w:t>agree as well</w:t>
      </w:r>
    </w:p>
  </w:comment>
  <w:comment w:id="767" w:author="Max Lindmark" w:date="2020-07-28T14:17:00Z" w:initials="ML">
    <w:p w14:paraId="0BBC9960" w14:textId="729AEE7A" w:rsidR="00986B51" w:rsidRPr="007C190F" w:rsidRDefault="00986B51">
      <w:pPr>
        <w:pStyle w:val="CommentText"/>
        <w:rPr>
          <w:lang w:val="en-US"/>
        </w:rPr>
      </w:pPr>
      <w:r w:rsidRPr="007C190F">
        <w:rPr>
          <w:rStyle w:val="CommentReference"/>
          <w:highlight w:val="green"/>
        </w:rPr>
        <w:annotationRef/>
      </w:r>
      <w:r w:rsidRPr="007C190F">
        <w:rPr>
          <w:highlight w:val="green"/>
          <w:lang w:val="en-US"/>
        </w:rPr>
        <w:t>Gone!</w:t>
      </w:r>
    </w:p>
  </w:comment>
  <w:comment w:id="770" w:author="Max Lindmark" w:date="2020-09-10T21:18:00Z" w:initials="ML">
    <w:p w14:paraId="1A359993" w14:textId="4A3306F6" w:rsidR="00986B51" w:rsidRPr="002B548E" w:rsidRDefault="00986B51">
      <w:pPr>
        <w:pStyle w:val="CommentText"/>
        <w:rPr>
          <w:lang w:val="en-US"/>
        </w:rPr>
      </w:pPr>
      <w:r w:rsidRPr="000F7951">
        <w:rPr>
          <w:rStyle w:val="CommentReference"/>
          <w:highlight w:val="green"/>
        </w:rPr>
        <w:annotationRef/>
      </w:r>
      <w:r w:rsidRPr="000F7951">
        <w:rPr>
          <w:highlight w:val="green"/>
          <w:lang w:val="en-US"/>
        </w:rPr>
        <w:t>Ok to remove the text that was here?</w:t>
      </w:r>
    </w:p>
  </w:comment>
  <w:comment w:id="773" w:author="Max Lindmark" w:date="2020-09-14T10:23:00Z" w:initials="ML">
    <w:p w14:paraId="129888A1" w14:textId="287C7388" w:rsidR="004D10A4" w:rsidRPr="004D10A4" w:rsidRDefault="004D10A4">
      <w:pPr>
        <w:pStyle w:val="CommentText"/>
        <w:rPr>
          <w:lang w:val="en-US"/>
        </w:rPr>
      </w:pPr>
      <w:r w:rsidRPr="004D10A4">
        <w:rPr>
          <w:rStyle w:val="CommentReference"/>
          <w:highlight w:val="green"/>
        </w:rPr>
        <w:annotationRef/>
      </w:r>
      <w:proofErr w:type="gramStart"/>
      <w:r w:rsidRPr="004D10A4">
        <w:rPr>
          <w:highlight w:val="green"/>
          <w:lang w:val="en-US"/>
        </w:rPr>
        <w:t>Jan</w:t>
      </w:r>
      <w:proofErr w:type="gramEnd"/>
      <w:r w:rsidRPr="004D10A4">
        <w:rPr>
          <w:highlight w:val="green"/>
          <w:lang w:val="en-US"/>
        </w:rPr>
        <w:t xml:space="preserve"> I added the Christensen paper here</w:t>
      </w:r>
    </w:p>
  </w:comment>
  <w:comment w:id="777" w:author="Anna Gårdmark" w:date="2020-06-24T15:36:00Z" w:initials="AG">
    <w:p w14:paraId="1636BF5E" w14:textId="42DF1235" w:rsidR="00986B51" w:rsidRPr="00CB0AD6" w:rsidRDefault="00986B51">
      <w:pPr>
        <w:pStyle w:val="CommentText"/>
        <w:rPr>
          <w:lang w:val="en-GB"/>
        </w:rPr>
      </w:pPr>
      <w:r>
        <w:rPr>
          <w:rStyle w:val="CommentReference"/>
        </w:rPr>
        <w:annotationRef/>
      </w:r>
      <w:r w:rsidRPr="00CB0AD6">
        <w:rPr>
          <w:lang w:val="en-GB"/>
        </w:rPr>
        <w:t xml:space="preserve">as you </w:t>
      </w:r>
      <w:proofErr w:type="gramStart"/>
      <w:r w:rsidRPr="00CB0AD6">
        <w:rPr>
          <w:lang w:val="en-GB"/>
        </w:rPr>
        <w:t>had ”effect</w:t>
      </w:r>
      <w:proofErr w:type="gramEnd"/>
      <w:r w:rsidRPr="00CB0AD6">
        <w:rPr>
          <w:lang w:val="en-GB"/>
        </w:rPr>
        <w:t xml:space="preserve"> size” recently</w:t>
      </w:r>
    </w:p>
  </w:comment>
  <w:comment w:id="802" w:author="Max Lindmark" w:date="2020-08-17T12:12:00Z" w:initials="ML">
    <w:p w14:paraId="7200181F" w14:textId="77777777" w:rsidR="00C506AF" w:rsidRPr="00332688" w:rsidRDefault="00C506AF" w:rsidP="00C506AF">
      <w:pPr>
        <w:pStyle w:val="CommentText"/>
        <w:rPr>
          <w:lang w:val="en-US"/>
        </w:rPr>
      </w:pPr>
      <w:r w:rsidRPr="007C183B">
        <w:rPr>
          <w:rStyle w:val="CommentReference"/>
          <w:highlight w:val="green"/>
        </w:rPr>
        <w:annotationRef/>
      </w:r>
      <w:r w:rsidRPr="007C183B">
        <w:rPr>
          <w:highlight w:val="green"/>
          <w:lang w:val="en-US"/>
        </w:rPr>
        <w:t>I move this info to the appendix to save words in the main text</w:t>
      </w:r>
    </w:p>
  </w:comment>
  <w:comment w:id="804" w:author="Max Lindmark" w:date="2020-07-27T15:44:00Z" w:initials="ML">
    <w:p w14:paraId="08AA6230" w14:textId="77777777" w:rsidR="00C506AF" w:rsidRPr="00C24576" w:rsidRDefault="00C506AF" w:rsidP="00C506AF">
      <w:pPr>
        <w:pStyle w:val="CommentText"/>
        <w:rPr>
          <w:lang w:val="en-US"/>
        </w:rPr>
      </w:pPr>
      <w:r w:rsidRPr="00F716C6">
        <w:rPr>
          <w:rStyle w:val="CommentReference"/>
          <w:highlight w:val="green"/>
          <w:lang w:val="en-US"/>
        </w:rPr>
        <w:t>See e-mail!</w:t>
      </w:r>
    </w:p>
  </w:comment>
  <w:comment w:id="805" w:author="Jan Ohlberger" w:date="2020-05-22T13:05:00Z" w:initials="Ca">
    <w:p w14:paraId="0B8587E8" w14:textId="77777777" w:rsidR="00C506AF" w:rsidRPr="00AE4A5F" w:rsidRDefault="00C506AF" w:rsidP="00C506AF">
      <w:pPr>
        <w:pStyle w:val="CommentText"/>
        <w:rPr>
          <w:lang w:val="en-GB"/>
        </w:rPr>
      </w:pPr>
      <w:r>
        <w:rPr>
          <w:rStyle w:val="CommentReference"/>
        </w:rPr>
        <w:annotationRef/>
      </w:r>
      <w:r w:rsidRPr="00AE4A5F">
        <w:rPr>
          <w:lang w:val="en-GB"/>
        </w:rPr>
        <w:t>Somewhere we should probably explain the symbols – here or in the appendix. Could just be one sentence, like “Here, * means … and $ means …”  - what do you think?</w:t>
      </w:r>
    </w:p>
  </w:comment>
  <w:comment w:id="806" w:author="Max Lindmark" w:date="2020-07-28T13:55:00Z" w:initials="ML">
    <w:p w14:paraId="1CBB992A" w14:textId="77777777" w:rsidR="00C506AF" w:rsidRPr="00D53555" w:rsidRDefault="00C506AF" w:rsidP="00C506AF">
      <w:pPr>
        <w:pStyle w:val="CommentText"/>
        <w:rPr>
          <w:lang w:val="en-US"/>
        </w:rPr>
      </w:pPr>
      <w:r w:rsidRPr="00324F29">
        <w:rPr>
          <w:rStyle w:val="CommentReference"/>
          <w:highlight w:val="green"/>
        </w:rPr>
        <w:annotationRef/>
      </w:r>
      <w:r w:rsidRPr="00324F29">
        <w:rPr>
          <w:highlight w:val="green"/>
          <w:lang w:val="en-US"/>
        </w:rPr>
        <w:t>Ok! Added * here, see e-mail about $ and why I removed it…</w:t>
      </w:r>
      <w:r>
        <w:rPr>
          <w:lang w:val="en-US"/>
        </w:rPr>
        <w:t xml:space="preserve"> </w:t>
      </w:r>
    </w:p>
  </w:comment>
  <w:comment w:id="807" w:author="Jan Ohlberger" w:date="2020-05-22T13:05:00Z" w:initials="Ca">
    <w:p w14:paraId="63EF977A" w14:textId="77777777" w:rsidR="00C506AF" w:rsidRPr="00AE4A5F" w:rsidRDefault="00C506AF" w:rsidP="00C506AF">
      <w:pPr>
        <w:pStyle w:val="CommentText"/>
        <w:rPr>
          <w:lang w:val="en-GB"/>
        </w:rPr>
      </w:pPr>
      <w:r>
        <w:rPr>
          <w:rStyle w:val="CommentReference"/>
        </w:rPr>
        <w:annotationRef/>
      </w:r>
      <w:r w:rsidRPr="00AE4A5F">
        <w:rPr>
          <w:lang w:val="en-GB"/>
        </w:rPr>
        <w:t>Is that true? On the other hand, we wanted to find everything that is relevant right? This way it sounds a bit arbitrary</w:t>
      </w:r>
    </w:p>
  </w:comment>
  <w:comment w:id="808" w:author="Anna Gårdmark" w:date="2020-06-18T20:17:00Z" w:initials="AG">
    <w:p w14:paraId="79931E80" w14:textId="77777777" w:rsidR="00C506AF" w:rsidRPr="00925CBB" w:rsidRDefault="00C506AF" w:rsidP="00C506AF">
      <w:pPr>
        <w:pStyle w:val="CommentText"/>
        <w:rPr>
          <w:lang w:val="en-GB"/>
        </w:rPr>
      </w:pPr>
      <w:r>
        <w:rPr>
          <w:rStyle w:val="CommentReference"/>
        </w:rPr>
        <w:annotationRef/>
      </w:r>
      <w:r w:rsidRPr="00925CBB">
        <w:rPr>
          <w:lang w:val="en-GB"/>
        </w:rPr>
        <w:t>think we can just skip this sentence</w:t>
      </w:r>
    </w:p>
  </w:comment>
  <w:comment w:id="809" w:author="Max Lindmark" w:date="2020-07-28T13:56:00Z" w:initials="ML">
    <w:p w14:paraId="1C060605" w14:textId="77777777" w:rsidR="00C506AF" w:rsidRPr="00324F29" w:rsidRDefault="00C506AF" w:rsidP="00C506AF">
      <w:pPr>
        <w:pStyle w:val="CommentText"/>
        <w:rPr>
          <w:highlight w:val="green"/>
          <w:lang w:val="en-US"/>
        </w:rPr>
      </w:pPr>
      <w:r w:rsidRPr="00324F29">
        <w:rPr>
          <w:rStyle w:val="CommentReference"/>
          <w:highlight w:val="green"/>
        </w:rPr>
        <w:annotationRef/>
      </w:r>
      <w:r w:rsidRPr="00324F29">
        <w:rPr>
          <w:highlight w:val="green"/>
          <w:lang w:val="en-US"/>
        </w:rPr>
        <w:t>Hmm I agree it sounds a bit arbitrary, but it is somewhat arbitrary because it relates to the max # of titles we were willing to go through.</w:t>
      </w:r>
    </w:p>
    <w:p w14:paraId="2E21A87D" w14:textId="77777777" w:rsidR="00C506AF" w:rsidRPr="00324F29" w:rsidRDefault="00C506AF" w:rsidP="00C506AF">
      <w:pPr>
        <w:pStyle w:val="CommentText"/>
        <w:rPr>
          <w:highlight w:val="green"/>
          <w:lang w:val="en-US"/>
        </w:rPr>
      </w:pPr>
    </w:p>
    <w:p w14:paraId="5C497F80" w14:textId="77777777" w:rsidR="00C506AF" w:rsidRDefault="00C506AF" w:rsidP="00C506AF">
      <w:pPr>
        <w:pStyle w:val="CommentText"/>
        <w:rPr>
          <w:noProof/>
          <w:highlight w:val="green"/>
          <w:lang w:val="en-US"/>
        </w:rPr>
      </w:pPr>
      <w:r w:rsidRPr="00324F29">
        <w:rPr>
          <w:highlight w:val="green"/>
          <w:lang w:val="en-US"/>
        </w:rPr>
        <w:t xml:space="preserve">For instance, for consumption and growth, we could use the obvious search terms, but for metabolism we couldn’t include metabolism or metabolic rate or anything like that because then the # of hits would skyrocket! So, it can be argued that based on the search terms alone, </w:t>
      </w:r>
    </w:p>
    <w:p w14:paraId="0AAD4545" w14:textId="77777777" w:rsidR="00C506AF" w:rsidRDefault="00C506AF" w:rsidP="00C506AF">
      <w:pPr>
        <w:pStyle w:val="CommentText"/>
        <w:rPr>
          <w:noProof/>
          <w:highlight w:val="green"/>
          <w:lang w:val="en-US"/>
        </w:rPr>
      </w:pPr>
    </w:p>
    <w:p w14:paraId="34470D88" w14:textId="77777777" w:rsidR="00C506AF" w:rsidRPr="00324F29" w:rsidRDefault="00C506AF" w:rsidP="00C506AF">
      <w:pPr>
        <w:pStyle w:val="CommentText"/>
        <w:rPr>
          <w:highlight w:val="green"/>
          <w:lang w:val="en-US"/>
        </w:rPr>
      </w:pPr>
      <w:r w:rsidRPr="00324F29">
        <w:rPr>
          <w:highlight w:val="green"/>
          <w:lang w:val="en-US"/>
        </w:rPr>
        <w:t xml:space="preserve">feeding and growth is already broader because metabolism is only searched for with oxygen consumption. For metabolism we had to trim the searches even after using only two search strings, whereas for growth and feeding we could use all the search terms we wanted and include all relevant subjects. This is arbitrary because we didn’t know how many hits our searches would </w:t>
      </w:r>
      <w:proofErr w:type="gramStart"/>
      <w:r w:rsidRPr="00324F29">
        <w:rPr>
          <w:highlight w:val="green"/>
          <w:lang w:val="en-US"/>
        </w:rPr>
        <w:t>get</w:t>
      </w:r>
      <w:proofErr w:type="gramEnd"/>
      <w:r w:rsidRPr="00324F29">
        <w:rPr>
          <w:highlight w:val="green"/>
          <w:lang w:val="en-US"/>
        </w:rPr>
        <w:t xml:space="preserve"> and different researchers would put different limits to # of hits!</w:t>
      </w:r>
    </w:p>
    <w:p w14:paraId="24DEED5B" w14:textId="77777777" w:rsidR="00C506AF" w:rsidRPr="00324F29" w:rsidRDefault="00C506AF" w:rsidP="00C506AF">
      <w:pPr>
        <w:pStyle w:val="CommentText"/>
        <w:rPr>
          <w:highlight w:val="green"/>
          <w:lang w:val="en-US"/>
        </w:rPr>
      </w:pPr>
    </w:p>
    <w:p w14:paraId="17447276" w14:textId="77777777" w:rsidR="00C506AF" w:rsidRPr="00DA33A5" w:rsidRDefault="00C506AF" w:rsidP="00C506AF">
      <w:pPr>
        <w:pStyle w:val="CommentText"/>
        <w:rPr>
          <w:lang w:val="en-US"/>
        </w:rPr>
      </w:pPr>
      <w:r w:rsidRPr="00324F29">
        <w:rPr>
          <w:highlight w:val="green"/>
          <w:lang w:val="en-US"/>
        </w:rPr>
        <w:t>I think mentioning the subject categories is important and then there’s the obvious question about why they differ! I would also be happy to put all of this in the appendix.</w:t>
      </w:r>
    </w:p>
  </w:comment>
  <w:comment w:id="819" w:author="Jan Ohlberger" w:date="2020-05-22T13:08:00Z" w:initials="Ca">
    <w:p w14:paraId="37E7C766" w14:textId="77777777" w:rsidR="00C506AF" w:rsidRPr="00AE4A5F" w:rsidRDefault="00C506AF" w:rsidP="00C506AF">
      <w:pPr>
        <w:pStyle w:val="CommentText"/>
        <w:rPr>
          <w:lang w:val="en-GB"/>
        </w:rPr>
      </w:pPr>
      <w:r>
        <w:rPr>
          <w:rStyle w:val="CommentReference"/>
        </w:rPr>
        <w:annotationRef/>
      </w:r>
      <w:r w:rsidRPr="00AE4A5F">
        <w:rPr>
          <w:lang w:val="en-GB"/>
        </w:rPr>
        <w:t>Should be ‘and’ right?</w:t>
      </w:r>
    </w:p>
  </w:comment>
  <w:comment w:id="820" w:author="Max Lindmark" w:date="2020-07-28T14:21:00Z" w:initials="ML">
    <w:p w14:paraId="51D9662D" w14:textId="77777777" w:rsidR="00C506AF" w:rsidRPr="00604705" w:rsidRDefault="00C506AF" w:rsidP="00C506AF">
      <w:pPr>
        <w:pStyle w:val="CommentText"/>
        <w:rPr>
          <w:lang w:val="en-US"/>
        </w:rPr>
      </w:pPr>
      <w:r w:rsidRPr="00892AB1">
        <w:rPr>
          <w:rStyle w:val="CommentReference"/>
          <w:highlight w:val="green"/>
        </w:rPr>
        <w:annotationRef/>
      </w:r>
      <w:r w:rsidRPr="00892AB1">
        <w:rPr>
          <w:highlight w:val="green"/>
          <w:lang w:val="en-US"/>
        </w:rPr>
        <w:t>Yes! thanks</w:t>
      </w:r>
    </w:p>
  </w:comment>
  <w:comment w:id="831" w:author="Jan Ohlberger" w:date="2020-05-22T13:11:00Z" w:initials="Ca">
    <w:p w14:paraId="1C31A930" w14:textId="77777777" w:rsidR="00C506AF" w:rsidRPr="00AE4A5F" w:rsidRDefault="00C506AF" w:rsidP="00C506AF">
      <w:pPr>
        <w:pStyle w:val="CommentText"/>
        <w:rPr>
          <w:lang w:val="en-GB"/>
        </w:rPr>
      </w:pPr>
      <w:r>
        <w:rPr>
          <w:rStyle w:val="CommentReference"/>
        </w:rPr>
        <w:annotationRef/>
      </w:r>
      <w:r w:rsidRPr="00AE4A5F">
        <w:rPr>
          <w:lang w:val="en-GB"/>
        </w:rPr>
        <w:t>In terms of size or time?</w:t>
      </w:r>
    </w:p>
  </w:comment>
  <w:comment w:id="832" w:author="Max Lindmark" w:date="2020-07-28T14:32:00Z" w:initials="ML">
    <w:p w14:paraId="38344BF0" w14:textId="77777777" w:rsidR="00C506AF" w:rsidRPr="007C67C9" w:rsidRDefault="00C506AF" w:rsidP="00C506AF">
      <w:pPr>
        <w:pStyle w:val="CommentText"/>
        <w:rPr>
          <w:highlight w:val="green"/>
          <w:lang w:val="en-US"/>
        </w:rPr>
      </w:pPr>
      <w:r w:rsidRPr="007C67C9">
        <w:rPr>
          <w:highlight w:val="green"/>
          <w:lang w:val="en-US"/>
        </w:rPr>
        <w:t xml:space="preserve">Hmm I wonder if we shouldn’t rewrite this. If it was a size argument we should have gone for a size-threshold, not life stage threshold. </w:t>
      </w:r>
    </w:p>
    <w:p w14:paraId="49520430" w14:textId="77777777" w:rsidR="00C506AF" w:rsidRPr="007C67C9" w:rsidRDefault="00C506AF" w:rsidP="00C506AF">
      <w:pPr>
        <w:pStyle w:val="CommentText"/>
        <w:rPr>
          <w:highlight w:val="green"/>
          <w:lang w:val="en-US"/>
        </w:rPr>
      </w:pPr>
    </w:p>
    <w:p w14:paraId="6A7782A5" w14:textId="405573AF" w:rsidR="00C506AF" w:rsidRPr="002E311E" w:rsidRDefault="00C506AF" w:rsidP="00C506AF">
      <w:pPr>
        <w:pStyle w:val="CommentText"/>
        <w:rPr>
          <w:lang w:val="en-US"/>
        </w:rPr>
      </w:pPr>
      <w:r w:rsidRPr="007C67C9">
        <w:rPr>
          <w:rStyle w:val="CommentReference"/>
          <w:highlight w:val="green"/>
        </w:rPr>
        <w:annotationRef/>
      </w:r>
      <w:r w:rsidRPr="007C67C9">
        <w:rPr>
          <w:rStyle w:val="CommentReference"/>
          <w:highlight w:val="green"/>
        </w:rPr>
        <w:annotationRef/>
      </w:r>
      <w:r w:rsidRPr="007C67C9">
        <w:rPr>
          <w:highlight w:val="green"/>
          <w:lang w:val="en-US"/>
        </w:rPr>
        <w:t xml:space="preserve">Interesting how none of the major papers on the intraspecific papers (Clark &amp; </w:t>
      </w:r>
      <w:proofErr w:type="spellStart"/>
      <w:r w:rsidRPr="007C67C9">
        <w:rPr>
          <w:highlight w:val="green"/>
          <w:lang w:val="en-US"/>
        </w:rPr>
        <w:t>Johntson</w:t>
      </w:r>
      <w:proofErr w:type="spellEnd"/>
      <w:r w:rsidRPr="007C67C9">
        <w:rPr>
          <w:highlight w:val="green"/>
          <w:lang w:val="en-US"/>
        </w:rPr>
        <w:t xml:space="preserve">, Killen, </w:t>
      </w:r>
      <w:proofErr w:type="spellStart"/>
      <w:r w:rsidRPr="007C67C9">
        <w:rPr>
          <w:highlight w:val="green"/>
          <w:lang w:val="en-US"/>
        </w:rPr>
        <w:t>Jerde</w:t>
      </w:r>
      <w:proofErr w:type="spellEnd"/>
      <w:r w:rsidRPr="007C67C9">
        <w:rPr>
          <w:highlight w:val="green"/>
          <w:lang w:val="en-US"/>
        </w:rPr>
        <w:t xml:space="preserve">) give a motivation for why. </w:t>
      </w:r>
      <w:r w:rsidR="007C67C9" w:rsidRPr="007C67C9">
        <w:rPr>
          <w:highlight w:val="green"/>
          <w:lang w:val="en-US"/>
        </w:rPr>
        <w:t>Let me know if this works!</w:t>
      </w:r>
    </w:p>
  </w:comment>
  <w:comment w:id="836" w:author="Jan Ohlberger" w:date="2020-05-22T13:21:00Z" w:initials="Ca">
    <w:p w14:paraId="05DBF2A6" w14:textId="77777777" w:rsidR="00C506AF" w:rsidRPr="00AE4A5F" w:rsidRDefault="00C506AF" w:rsidP="00C506AF">
      <w:pPr>
        <w:pStyle w:val="CommentText"/>
        <w:rPr>
          <w:lang w:val="en-GB"/>
        </w:rPr>
      </w:pPr>
      <w:r>
        <w:rPr>
          <w:rStyle w:val="CommentReference"/>
        </w:rPr>
        <w:annotationRef/>
      </w:r>
      <w:r w:rsidRPr="00AE4A5F">
        <w:rPr>
          <w:lang w:val="en-GB"/>
        </w:rPr>
        <w:t>I think we should try to be consistent with the terms to be as clear as possible, and my preference would be either “optimum temperature for growth” or “optimum growth temperature”</w:t>
      </w:r>
    </w:p>
  </w:comment>
  <w:comment w:id="837" w:author="Anna Gårdmark" w:date="2020-06-21T08:13:00Z" w:initials="AG">
    <w:p w14:paraId="61F883B3" w14:textId="77777777" w:rsidR="00C506AF" w:rsidRPr="002621BA" w:rsidRDefault="00C506AF" w:rsidP="00C506AF">
      <w:pPr>
        <w:pStyle w:val="CommentText"/>
        <w:rPr>
          <w:lang w:val="en-GB"/>
        </w:rPr>
      </w:pPr>
      <w:r>
        <w:rPr>
          <w:rStyle w:val="CommentReference"/>
        </w:rPr>
        <w:annotationRef/>
      </w:r>
      <w:r w:rsidRPr="002621BA">
        <w:rPr>
          <w:lang w:val="en-GB"/>
        </w:rPr>
        <w:t xml:space="preserve">optimum temperature for growth is my </w:t>
      </w:r>
      <w:proofErr w:type="spellStart"/>
      <w:r w:rsidRPr="002621BA">
        <w:rPr>
          <w:lang w:val="en-GB"/>
        </w:rPr>
        <w:t>pref</w:t>
      </w:r>
      <w:proofErr w:type="spellEnd"/>
      <w:r w:rsidRPr="002621BA">
        <w:rPr>
          <w:lang w:val="en-GB"/>
        </w:rPr>
        <w:t xml:space="preserve"> </w:t>
      </w:r>
    </w:p>
  </w:comment>
  <w:comment w:id="838" w:author="Max Lindmark" w:date="2020-08-17T12:58:00Z" w:initials="ML">
    <w:p w14:paraId="15E1491D" w14:textId="77777777" w:rsidR="00C506AF" w:rsidRPr="00782F2C" w:rsidRDefault="00C506AF" w:rsidP="00C506AF">
      <w:pPr>
        <w:pStyle w:val="CommentText"/>
        <w:rPr>
          <w:lang w:val="en-US"/>
        </w:rPr>
      </w:pPr>
      <w:r w:rsidRPr="001C5A1B">
        <w:rPr>
          <w:rStyle w:val="CommentReference"/>
          <w:highlight w:val="green"/>
        </w:rPr>
        <w:annotationRef/>
      </w:r>
      <w:r w:rsidRPr="001C5A1B">
        <w:rPr>
          <w:highlight w:val="green"/>
          <w:lang w:val="en-US"/>
        </w:rPr>
        <w:t>Ok! But I prefer optimum growth temperature because it’s more concise</w:t>
      </w:r>
    </w:p>
  </w:comment>
  <w:comment w:id="845" w:author="Max Lindmark" w:date="2020-09-12T12:18:00Z" w:initials="ML">
    <w:p w14:paraId="7EBEA444" w14:textId="77777777" w:rsidR="00C506AF" w:rsidRPr="00B7555A" w:rsidRDefault="00C506AF" w:rsidP="00C506AF">
      <w:pPr>
        <w:pStyle w:val="CommentText"/>
        <w:rPr>
          <w:lang w:val="en-US"/>
        </w:rPr>
      </w:pPr>
      <w:r w:rsidRPr="00B7555A">
        <w:rPr>
          <w:rStyle w:val="CommentReference"/>
          <w:highlight w:val="green"/>
        </w:rPr>
        <w:annotationRef/>
      </w:r>
      <w:r w:rsidRPr="00B7555A">
        <w:rPr>
          <w:highlight w:val="green"/>
          <w:lang w:val="en-US"/>
        </w:rPr>
        <w:t xml:space="preserve">Perhaps diverse is not the best word. Still focus on species in the northern hemisphere </w:t>
      </w:r>
      <w:proofErr w:type="spellStart"/>
      <w:r w:rsidRPr="00B7555A">
        <w:rPr>
          <w:highlight w:val="green"/>
          <w:lang w:val="en-US"/>
        </w:rPr>
        <w:t>etc</w:t>
      </w:r>
      <w:proofErr w:type="spellEnd"/>
      <w:r w:rsidRPr="00B7555A">
        <w:rPr>
          <w:highlight w:val="green"/>
          <w:lang w:val="en-US"/>
        </w:rPr>
        <w:t>…</w:t>
      </w:r>
      <w:r>
        <w:rPr>
          <w:lang w:val="en-US"/>
        </w:rPr>
        <w:t xml:space="preserve"> </w:t>
      </w:r>
    </w:p>
  </w:comment>
  <w:comment w:id="858" w:author="Max Lindmark" w:date="2020-07-29T11:33:00Z" w:initials="ML">
    <w:p w14:paraId="72B0B086" w14:textId="77777777" w:rsidR="00C506AF" w:rsidRPr="00BE1C62" w:rsidRDefault="00C506AF" w:rsidP="00C506AF">
      <w:pPr>
        <w:pStyle w:val="CommentText"/>
        <w:rPr>
          <w:rFonts w:ascii="Times New Roman" w:hAnsi="Times New Roman" w:cs="Times New Roman"/>
          <w:lang w:val="en-US"/>
        </w:rPr>
      </w:pPr>
      <w:r w:rsidRPr="00300AE5">
        <w:rPr>
          <w:rStyle w:val="CommentReference"/>
          <w:rFonts w:cs="Times New Roman"/>
          <w:highlight w:val="green"/>
        </w:rPr>
        <w:annotationRef/>
      </w:r>
      <w:r w:rsidRPr="00300AE5">
        <w:rPr>
          <w:rFonts w:ascii="Times New Roman" w:hAnsi="Times New Roman" w:cs="Times New Roman"/>
          <w:highlight w:val="green"/>
          <w:lang w:val="en-US"/>
        </w:rPr>
        <w:t xml:space="preserve">This is the random intercept model, which all models have in common. So instead of repeating this I write it once, and then in each subheading I describe the </w:t>
      </w:r>
      <w:r>
        <w:rPr>
          <w:rFonts w:ascii="Times New Roman" w:hAnsi="Times New Roman" w:cs="Times New Roman"/>
          <w:highlight w:val="green"/>
          <w:lang w:val="en-US"/>
        </w:rPr>
        <w:t>independent and dependent variables</w:t>
      </w:r>
      <w:r w:rsidRPr="00300AE5">
        <w:rPr>
          <w:rFonts w:ascii="Times New Roman" w:hAnsi="Times New Roman" w:cs="Times New Roman"/>
          <w:highlight w:val="green"/>
          <w:lang w:val="en-US"/>
        </w:rPr>
        <w:t>.</w:t>
      </w:r>
    </w:p>
  </w:comment>
  <w:comment w:id="862" w:author="Max Lindmark" w:date="2020-07-29T16:47:00Z" w:initials="ML">
    <w:p w14:paraId="7F70ED33" w14:textId="77777777" w:rsidR="00C506AF" w:rsidRPr="00345077" w:rsidRDefault="00C506AF" w:rsidP="00C506AF">
      <w:pPr>
        <w:pStyle w:val="CommentText"/>
        <w:rPr>
          <w:rFonts w:ascii="Times New Roman" w:hAnsi="Times New Roman" w:cs="Times New Roman"/>
          <w:lang w:val="en-US"/>
        </w:rPr>
      </w:pPr>
      <w:r w:rsidRPr="00162DF3">
        <w:rPr>
          <w:rStyle w:val="CommentReference"/>
          <w:rFonts w:cs="Times New Roman"/>
          <w:highlight w:val="green"/>
        </w:rPr>
        <w:annotationRef/>
      </w:r>
      <w:r w:rsidRPr="00162DF3">
        <w:rPr>
          <w:rFonts w:ascii="Times New Roman" w:hAnsi="Times New Roman" w:cs="Times New Roman"/>
          <w:highlight w:val="green"/>
          <w:lang w:val="en-US"/>
        </w:rPr>
        <w:t xml:space="preserve">This is to show that the intercept is not included here, because </w:t>
      </w:r>
      <m:oMath>
        <m:sSub>
          <m:sSubPr>
            <m:ctrlPr>
              <w:rPr>
                <w:rFonts w:ascii="Cambria Math" w:hAnsi="Cambria Math" w:cs="Times New Roman"/>
                <w:bCs/>
                <w:i/>
                <w:iCs/>
                <w:sz w:val="22"/>
                <w:szCs w:val="22"/>
                <w:highlight w:val="green"/>
              </w:rPr>
            </m:ctrlPr>
          </m:sSubPr>
          <m:e>
            <m:r>
              <w:rPr>
                <w:rFonts w:ascii="Cambria Math" w:hAnsi="Cambria Math" w:cs="Times New Roman"/>
                <w:sz w:val="22"/>
                <w:szCs w:val="22"/>
                <w:highlight w:val="green"/>
              </w:rPr>
              <m:t>β</m:t>
            </m:r>
          </m:e>
          <m:sub>
            <m:r>
              <w:rPr>
                <w:rFonts w:ascii="Cambria Math" w:hAnsi="Cambria Math" w:cs="Times New Roman"/>
                <w:sz w:val="22"/>
                <w:szCs w:val="22"/>
                <w:highlight w:val="green"/>
              </w:rPr>
              <m:t>0j</m:t>
            </m:r>
          </m:sub>
        </m:sSub>
      </m:oMath>
      <w:r w:rsidRPr="00162DF3">
        <w:rPr>
          <w:rFonts w:ascii="Times New Roman" w:eastAsiaTheme="minorEastAsia" w:hAnsi="Times New Roman" w:cs="Times New Roman"/>
          <w:bCs/>
          <w:iCs/>
          <w:sz w:val="22"/>
          <w:szCs w:val="22"/>
          <w:highlight w:val="green"/>
          <w:lang w:val="en-US"/>
        </w:rPr>
        <w:t xml:space="preserve"> is included in all models, we never have it </w:t>
      </w:r>
      <w:proofErr w:type="gramStart"/>
      <w:r w:rsidRPr="00162DF3">
        <w:rPr>
          <w:rFonts w:ascii="Times New Roman" w:eastAsiaTheme="minorEastAsia" w:hAnsi="Times New Roman" w:cs="Times New Roman"/>
          <w:bCs/>
          <w:iCs/>
          <w:sz w:val="22"/>
          <w:szCs w:val="22"/>
          <w:highlight w:val="green"/>
          <w:lang w:val="en-US"/>
        </w:rPr>
        <w:t>not-random</w:t>
      </w:r>
      <w:proofErr w:type="gramEnd"/>
    </w:p>
  </w:comment>
  <w:comment w:id="864" w:author="Max Lindmark" w:date="2020-09-14T08:17:00Z" w:initials="ML">
    <w:p w14:paraId="01CCAD16" w14:textId="4548F5C2" w:rsidR="00280129" w:rsidRPr="00280129" w:rsidRDefault="00280129">
      <w:pPr>
        <w:pStyle w:val="CommentText"/>
        <w:rPr>
          <w:lang w:val="en-US"/>
        </w:rPr>
      </w:pPr>
      <w:r w:rsidRPr="004E65B9">
        <w:rPr>
          <w:rStyle w:val="CommentReference"/>
          <w:highlight w:val="green"/>
        </w:rPr>
        <w:annotationRef/>
      </w:r>
      <w:r w:rsidRPr="004E65B9">
        <w:rPr>
          <w:rStyle w:val="CommentReference"/>
          <w:highlight w:val="green"/>
          <w:lang w:val="en-US"/>
        </w:rPr>
        <w:t>T</w:t>
      </w:r>
      <w:r w:rsidRPr="004E65B9">
        <w:rPr>
          <w:highlight w:val="green"/>
          <w:lang w:val="en-US"/>
        </w:rPr>
        <w:t>o make it easier to follow between math and code I use standard deviations instead of variances throughout (because the prior distribution is sigma, not sigma^2, so I don’t think there’s a point in using sigma^2 for the math equations of the model)</w:t>
      </w:r>
      <w:r w:rsidR="00EF3C46" w:rsidRPr="004E65B9">
        <w:rPr>
          <w:highlight w:val="green"/>
          <w:lang w:val="en-US"/>
        </w:rPr>
        <w:t>. Previously I had put variances, sigma^2, in the tables, but sigma seems better. Not sure if there’s any overall preference for either, do you know Jan?</w:t>
      </w:r>
      <w:r w:rsidR="004E65B9" w:rsidRPr="004E65B9">
        <w:rPr>
          <w:highlight w:val="green"/>
          <w:lang w:val="en-US"/>
        </w:rPr>
        <w:t xml:space="preserve"> </w:t>
      </w:r>
      <w:proofErr w:type="spellStart"/>
      <w:r w:rsidR="004E65B9" w:rsidRPr="004E65B9">
        <w:rPr>
          <w:highlight w:val="green"/>
          <w:lang w:val="en-US"/>
        </w:rPr>
        <w:t>s.d.</w:t>
      </w:r>
      <w:proofErr w:type="spellEnd"/>
      <w:r w:rsidR="004E65B9" w:rsidRPr="004E65B9">
        <w:rPr>
          <w:highlight w:val="green"/>
          <w:lang w:val="en-US"/>
        </w:rPr>
        <w:t xml:space="preserve"> is easier though since it’s on the same scale…</w:t>
      </w:r>
    </w:p>
  </w:comment>
  <w:comment w:id="904" w:author="Max Lindmark" w:date="2020-09-11T21:41:00Z" w:initials="ML">
    <w:p w14:paraId="2A48CCB8" w14:textId="67F7F7DD" w:rsidR="00C506AF" w:rsidRPr="002D5D1C" w:rsidRDefault="00C506AF" w:rsidP="00C506AF">
      <w:pPr>
        <w:pStyle w:val="CommentText"/>
        <w:rPr>
          <w:lang w:val="en-US"/>
        </w:rPr>
      </w:pPr>
      <w:r w:rsidRPr="002D5D1C">
        <w:rPr>
          <w:rStyle w:val="CommentReference"/>
          <w:highlight w:val="green"/>
        </w:rPr>
        <w:annotationRef/>
      </w:r>
      <w:r w:rsidRPr="002D5D1C">
        <w:rPr>
          <w:highlight w:val="green"/>
          <w:lang w:val="en-US"/>
        </w:rPr>
        <w:t xml:space="preserve">Do we really need this? I mean calling a generalized version of the AFS… We can also just say we assume it’s linear on a log </w:t>
      </w:r>
      <w:proofErr w:type="spellStart"/>
      <w:r w:rsidRPr="002D5D1C">
        <w:rPr>
          <w:highlight w:val="green"/>
          <w:lang w:val="en-US"/>
        </w:rPr>
        <w:t>log</w:t>
      </w:r>
      <w:proofErr w:type="spellEnd"/>
      <w:r w:rsidRPr="002D5D1C">
        <w:rPr>
          <w:highlight w:val="green"/>
          <w:lang w:val="en-US"/>
        </w:rPr>
        <w:t xml:space="preserve"> scale, the mass coefficient is the exponent and we add temperature as 1/</w:t>
      </w:r>
      <w:proofErr w:type="spellStart"/>
      <w:r w:rsidRPr="002D5D1C">
        <w:rPr>
          <w:highlight w:val="green"/>
          <w:lang w:val="en-US"/>
        </w:rPr>
        <w:t>kT</w:t>
      </w:r>
      <w:proofErr w:type="spellEnd"/>
      <w:r w:rsidRPr="002D5D1C">
        <w:rPr>
          <w:highlight w:val="green"/>
          <w:lang w:val="en-US"/>
        </w:rPr>
        <w:t xml:space="preserve"> so that </w:t>
      </w:r>
      <w:proofErr w:type="gramStart"/>
      <w:r w:rsidRPr="002D5D1C">
        <w:rPr>
          <w:highlight w:val="green"/>
          <w:lang w:val="en-US"/>
        </w:rPr>
        <w:t>it’s</w:t>
      </w:r>
      <w:proofErr w:type="gramEnd"/>
      <w:r w:rsidRPr="002D5D1C">
        <w:rPr>
          <w:highlight w:val="green"/>
          <w:lang w:val="en-US"/>
        </w:rPr>
        <w:t xml:space="preserve"> coefficient is the negative activation energy</w:t>
      </w:r>
      <w:r w:rsidRPr="000D21CA">
        <w:rPr>
          <w:highlight w:val="green"/>
          <w:lang w:val="en-US"/>
        </w:rPr>
        <w:t>, and simply cite them?</w:t>
      </w:r>
      <w:r w:rsidR="000D21CA" w:rsidRPr="000D21CA">
        <w:rPr>
          <w:highlight w:val="green"/>
          <w:lang w:val="en-US"/>
        </w:rPr>
        <w:t xml:space="preserve"> See previous comment on that (in the intro)</w:t>
      </w:r>
    </w:p>
  </w:comment>
  <w:comment w:id="908" w:author="Max Lindmark" w:date="2020-09-10T15:27:00Z" w:initials="ML">
    <w:p w14:paraId="45E266D1" w14:textId="77777777" w:rsidR="00C506AF" w:rsidRPr="00FC3953" w:rsidRDefault="00C506AF" w:rsidP="00C506AF">
      <w:pPr>
        <w:pStyle w:val="CommentText"/>
        <w:rPr>
          <w:highlight w:val="green"/>
          <w:lang w:val="en-US"/>
        </w:rPr>
      </w:pPr>
      <w:r w:rsidRPr="00FE0EAA">
        <w:rPr>
          <w:rStyle w:val="CommentReference"/>
          <w:highlight w:val="green"/>
        </w:rPr>
        <w:annotationRef/>
      </w:r>
      <w:r w:rsidRPr="00FE0EAA">
        <w:rPr>
          <w:highlight w:val="green"/>
          <w:lang w:val="en-US"/>
        </w:rPr>
        <w:t>Now that I no longer write out the full equation exactly but use a more generalized form, do I need to specify that the first predictor is mass, second is temp and third interaction? Or does that follow from the order I present them in</w:t>
      </w:r>
      <w:r>
        <w:rPr>
          <w:highlight w:val="green"/>
          <w:lang w:val="en-US"/>
        </w:rPr>
        <w:t xml:space="preserve"> (and table S2)</w:t>
      </w:r>
      <w:r w:rsidRPr="00FE0EAA">
        <w:rPr>
          <w:highlight w:val="green"/>
          <w:lang w:val="en-US"/>
        </w:rPr>
        <w:t>?</w:t>
      </w:r>
    </w:p>
  </w:comment>
  <w:comment w:id="914" w:author="Max Lindmark" w:date="2020-07-28T16:00:00Z" w:initials="ML">
    <w:p w14:paraId="198F2DB4" w14:textId="77777777" w:rsidR="00C506AF" w:rsidRPr="00CC1534" w:rsidRDefault="00C506AF" w:rsidP="00C506AF">
      <w:pPr>
        <w:pStyle w:val="CommentText"/>
        <w:rPr>
          <w:lang w:val="en-US"/>
        </w:rPr>
      </w:pPr>
      <w:r w:rsidRPr="00B96466">
        <w:rPr>
          <w:rStyle w:val="CommentReference"/>
          <w:highlight w:val="green"/>
        </w:rPr>
        <w:annotationRef/>
      </w:r>
      <w:r w:rsidRPr="00B96466">
        <w:rPr>
          <w:highlight w:val="green"/>
          <w:lang w:val="en-US"/>
        </w:rPr>
        <w:t>The definition of g (geometric mean or size class has been put in the appendix together with the data-describing table). I think the unit is the most important thing here.</w:t>
      </w:r>
    </w:p>
  </w:comment>
  <w:comment w:id="921" w:author="Max Lindmark" w:date="2020-09-10T12:50:00Z" w:initials="ML">
    <w:p w14:paraId="24D91AB3" w14:textId="77777777" w:rsidR="00C506AF" w:rsidRPr="00EC23BD" w:rsidRDefault="00C506AF" w:rsidP="00C506AF">
      <w:pPr>
        <w:pStyle w:val="CommentText"/>
        <w:rPr>
          <w:lang w:val="en-US"/>
        </w:rPr>
      </w:pPr>
      <w:r w:rsidRPr="00EC23BD">
        <w:rPr>
          <w:rStyle w:val="CommentReference"/>
          <w:highlight w:val="green"/>
        </w:rPr>
        <w:annotationRef/>
      </w:r>
      <w:r w:rsidRPr="00EC23BD">
        <w:rPr>
          <w:highlight w:val="green"/>
          <w:lang w:val="en-US"/>
        </w:rPr>
        <w:t xml:space="preserve">I’m calling all these </w:t>
      </w:r>
      <w:proofErr w:type="gramStart"/>
      <w:r w:rsidRPr="00EC23BD">
        <w:rPr>
          <w:highlight w:val="green"/>
          <w:lang w:val="en-US"/>
        </w:rPr>
        <w:t>models</w:t>
      </w:r>
      <w:proofErr w:type="gramEnd"/>
      <w:r w:rsidRPr="00EC23BD">
        <w:rPr>
          <w:highlight w:val="green"/>
          <w:lang w:val="en-US"/>
        </w:rPr>
        <w:t xml:space="preserve"> polynomial (second or third degree) – so you don’t get confused when I use the quadratic model but talk about polynomials</w:t>
      </w:r>
    </w:p>
  </w:comment>
  <w:comment w:id="923" w:author="Max Lindmark" w:date="2020-05-06T14:31:00Z" w:initials="ML">
    <w:p w14:paraId="37E2035E" w14:textId="77777777" w:rsidR="00C506AF" w:rsidRPr="00AE4A5F" w:rsidRDefault="00C506AF" w:rsidP="00C506AF">
      <w:pPr>
        <w:pStyle w:val="CommentText"/>
        <w:rPr>
          <w:lang w:val="en-GB"/>
        </w:rPr>
      </w:pPr>
      <w:r w:rsidRPr="001A2BBB">
        <w:rPr>
          <w:rStyle w:val="CommentReference"/>
          <w:highlight w:val="yellow"/>
        </w:rPr>
        <w:annotationRef/>
      </w:r>
      <w:r w:rsidRPr="00AE4A5F">
        <w:rPr>
          <w:highlight w:val="yellow"/>
          <w:lang w:val="en-GB"/>
        </w:rPr>
        <w:t xml:space="preserve">Do you think there should be an </w:t>
      </w:r>
      <w:proofErr w:type="spellStart"/>
      <w:r w:rsidRPr="00AE4A5F">
        <w:rPr>
          <w:highlight w:val="yellow"/>
          <w:lang w:val="en-GB"/>
        </w:rPr>
        <w:t>i</w:t>
      </w:r>
      <w:proofErr w:type="spellEnd"/>
      <w:r w:rsidRPr="00AE4A5F">
        <w:rPr>
          <w:highlight w:val="yellow"/>
          <w:lang w:val="en-GB"/>
        </w:rPr>
        <w:t xml:space="preserve"> here as well? It’s one mean per species (</w:t>
      </w:r>
      <w:proofErr w:type="gramStart"/>
      <w:r w:rsidRPr="00AE4A5F">
        <w:rPr>
          <w:highlight w:val="yellow"/>
          <w:lang w:val="en-GB"/>
        </w:rPr>
        <w:t>this questions</w:t>
      </w:r>
      <w:proofErr w:type="gramEnd"/>
      <w:r w:rsidRPr="00AE4A5F">
        <w:rPr>
          <w:highlight w:val="yellow"/>
          <w:lang w:val="en-GB"/>
        </w:rPr>
        <w:t xml:space="preserve"> if also for the next model)</w:t>
      </w:r>
    </w:p>
  </w:comment>
  <w:comment w:id="924" w:author="Anna Gårdmark" w:date="2020-06-21T09:09:00Z" w:initials="AG">
    <w:p w14:paraId="74A80BC8" w14:textId="77777777" w:rsidR="00C506AF" w:rsidRPr="00861E30" w:rsidRDefault="00C506AF" w:rsidP="00C506AF">
      <w:pPr>
        <w:pStyle w:val="CommentText"/>
        <w:rPr>
          <w:lang w:val="en-GB"/>
        </w:rPr>
      </w:pPr>
      <w:r>
        <w:rPr>
          <w:rStyle w:val="CommentReference"/>
        </w:rPr>
        <w:annotationRef/>
      </w:r>
      <w:r w:rsidRPr="00861E30">
        <w:rPr>
          <w:lang w:val="en-GB"/>
        </w:rPr>
        <w:t>nope, is fine like that – looks like a capital J though?</w:t>
      </w:r>
    </w:p>
  </w:comment>
  <w:comment w:id="925" w:author="Max Lindmark" w:date="2020-07-28T15:51:00Z" w:initials="ML">
    <w:p w14:paraId="6DD8E14D" w14:textId="77777777" w:rsidR="00C506AF" w:rsidRPr="00D75178" w:rsidRDefault="00C506AF" w:rsidP="00C506AF">
      <w:pPr>
        <w:pStyle w:val="CommentText"/>
        <w:rPr>
          <w:lang w:val="en-US"/>
        </w:rPr>
      </w:pPr>
      <w:r w:rsidRPr="00A31BC6">
        <w:rPr>
          <w:rStyle w:val="CommentReference"/>
          <w:highlight w:val="green"/>
        </w:rPr>
        <w:annotationRef/>
      </w:r>
      <w:r w:rsidRPr="00A31BC6">
        <w:rPr>
          <w:highlight w:val="green"/>
          <w:lang w:val="en-US"/>
        </w:rPr>
        <w:t>It’s because of the hat, you can’t see the dot. I am annoyed by this and don’t want to be forced to use a subscript without a dot over it because word can’t display it properly!</w:t>
      </w:r>
    </w:p>
  </w:comment>
  <w:comment w:id="929" w:author="Max Lindmark" w:date="2020-02-06T10:15:00Z" w:initials="ML">
    <w:p w14:paraId="34484BAC" w14:textId="77777777" w:rsidR="00C506AF" w:rsidRPr="00457D7E" w:rsidRDefault="00C506AF" w:rsidP="00C506AF">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926" w:author="Max Lindmark" w:date="2020-05-11T11:43:00Z" w:initials="ML">
    <w:p w14:paraId="548BD355" w14:textId="77777777" w:rsidR="00C506AF" w:rsidRPr="00AE4A5F" w:rsidRDefault="00C506AF" w:rsidP="00C506AF">
      <w:pPr>
        <w:pStyle w:val="CommentText"/>
        <w:rPr>
          <w:lang w:val="en-GB"/>
        </w:rPr>
      </w:pPr>
      <w:r w:rsidRPr="00AB1BD7">
        <w:rPr>
          <w:rStyle w:val="CommentReference"/>
          <w:highlight w:val="yellow"/>
        </w:rPr>
        <w:annotationRef/>
      </w:r>
      <w:r w:rsidRPr="00AE4A5F">
        <w:rPr>
          <w:highlight w:val="yellow"/>
          <w:lang w:val="en-GB"/>
        </w:rPr>
        <w:t xml:space="preserve">Maybe this shouldn’t even </w:t>
      </w:r>
      <w:proofErr w:type="spellStart"/>
      <w:r w:rsidRPr="00AE4A5F">
        <w:rPr>
          <w:highlight w:val="yellow"/>
          <w:lang w:val="en-GB"/>
        </w:rPr>
        <w:t>bu</w:t>
      </w:r>
      <w:proofErr w:type="spellEnd"/>
      <w:r w:rsidRPr="00AE4A5F">
        <w:rPr>
          <w:highlight w:val="yellow"/>
          <w:lang w:val="en-GB"/>
        </w:rPr>
        <w:t xml:space="preserve"> subscripted? See comment above</w:t>
      </w:r>
    </w:p>
  </w:comment>
  <w:comment w:id="927" w:author="Anna Gårdmark" w:date="2020-06-21T09:12:00Z" w:initials="AG">
    <w:p w14:paraId="13375985" w14:textId="77777777" w:rsidR="00C506AF" w:rsidRPr="00C1547F" w:rsidRDefault="00C506AF" w:rsidP="00C506AF">
      <w:pPr>
        <w:pStyle w:val="CommentText"/>
        <w:rPr>
          <w:lang w:val="en-GB"/>
        </w:rPr>
      </w:pPr>
      <w:r>
        <w:rPr>
          <w:rStyle w:val="CommentReference"/>
        </w:rPr>
        <w:annotationRef/>
      </w:r>
      <w:r w:rsidRPr="00C1547F">
        <w:rPr>
          <w:lang w:val="en-GB"/>
        </w:rPr>
        <w:t>if the mean isn’t subscripted, it’s understood as the very grand mean, of all observed weights across all species – is that what you’ve done</w:t>
      </w:r>
      <w:r>
        <w:rPr>
          <w:lang w:val="en-GB"/>
        </w:rPr>
        <w:t>?  if it’s by species, you need a species subscript j</w:t>
      </w:r>
    </w:p>
  </w:comment>
  <w:comment w:id="928" w:author="Max Lindmark" w:date="2020-07-28T15:54:00Z" w:initials="ML">
    <w:p w14:paraId="4D71FD89" w14:textId="77777777" w:rsidR="00C506AF" w:rsidRPr="00D323B7" w:rsidRDefault="00C506AF" w:rsidP="00C506AF">
      <w:pPr>
        <w:pStyle w:val="CommentText"/>
        <w:rPr>
          <w:lang w:val="en-US"/>
        </w:rPr>
      </w:pPr>
      <w:r w:rsidRPr="00D8112E">
        <w:rPr>
          <w:rStyle w:val="CommentReference"/>
          <w:highlight w:val="green"/>
        </w:rPr>
        <w:annotationRef/>
      </w:r>
      <w:r w:rsidRPr="00D8112E">
        <w:rPr>
          <w:highlight w:val="green"/>
          <w:lang w:val="en-US"/>
        </w:rPr>
        <w:t>correct, it</w:t>
      </w:r>
      <w:r>
        <w:rPr>
          <w:highlight w:val="green"/>
          <w:lang w:val="en-US"/>
        </w:rPr>
        <w:t xml:space="preserve"> is and should be</w:t>
      </w:r>
      <w:r w:rsidRPr="00D8112E">
        <w:rPr>
          <w:highlight w:val="green"/>
          <w:lang w:val="en-US"/>
        </w:rPr>
        <w:t xml:space="preserve"> the grand mean</w:t>
      </w:r>
      <w:r>
        <w:rPr>
          <w:highlight w:val="green"/>
          <w:lang w:val="en-US"/>
        </w:rPr>
        <w:t>, because we think larger fish eat more also on the absolute scale not only relative</w:t>
      </w:r>
    </w:p>
  </w:comment>
  <w:comment w:id="938" w:author="Jan Ohlberger" w:date="2020-05-22T13:58:00Z" w:initials="Ca">
    <w:p w14:paraId="29184FC8" w14:textId="77777777" w:rsidR="00C506AF" w:rsidRPr="00AE4A5F" w:rsidRDefault="00C506AF" w:rsidP="00C506AF">
      <w:pPr>
        <w:pStyle w:val="CommentText"/>
        <w:rPr>
          <w:lang w:val="en-GB"/>
        </w:rPr>
      </w:pPr>
      <w:r>
        <w:rPr>
          <w:rStyle w:val="CommentReference"/>
        </w:rPr>
        <w:annotationRef/>
      </w:r>
      <w:r w:rsidRPr="00AE4A5F">
        <w:rPr>
          <w:lang w:val="en-GB"/>
        </w:rPr>
        <w:t>I’d either say ‘other studies’ or cite more examples.</w:t>
      </w:r>
    </w:p>
  </w:comment>
  <w:comment w:id="966" w:author="Anna Gårdmark" w:date="2020-06-21T09:18:00Z" w:initials="AG">
    <w:p w14:paraId="24B96B6C" w14:textId="77777777" w:rsidR="00C506AF" w:rsidRPr="00CD0AB3" w:rsidRDefault="00C506AF" w:rsidP="00C506AF">
      <w:pPr>
        <w:pStyle w:val="CommentText"/>
        <w:rPr>
          <w:lang w:val="en-GB"/>
        </w:rPr>
      </w:pPr>
      <w:r>
        <w:rPr>
          <w:rStyle w:val="CommentReference"/>
        </w:rPr>
        <w:annotationRef/>
      </w:r>
      <w:r w:rsidRPr="00CD0AB3">
        <w:rPr>
          <w:lang w:val="en-GB"/>
        </w:rPr>
        <w:t xml:space="preserve">unit? </w:t>
      </w:r>
      <m:oMath>
        <m:r>
          <w:rPr>
            <w:rFonts w:ascii="Cambria Math" w:eastAsiaTheme="minorEastAsia" w:hAnsi="Cambria Math" w:cstheme="minorHAnsi"/>
            <w:lang w:val="en-GB"/>
          </w:rPr>
          <m:t>℃?  (also below)</m:t>
        </m:r>
      </m:oMath>
    </w:p>
  </w:comment>
  <w:comment w:id="965" w:author="Max Lindmark" w:date="2020-09-10T14:55:00Z" w:initials="ML">
    <w:p w14:paraId="785AD7D0" w14:textId="77777777" w:rsidR="00C506AF" w:rsidRPr="00201570" w:rsidRDefault="00C506AF" w:rsidP="00C506AF">
      <w:pPr>
        <w:pStyle w:val="CommentText"/>
        <w:rPr>
          <w:rStyle w:val="CommentReference"/>
          <w:highlight w:val="green"/>
          <w:lang w:val="en-US"/>
        </w:rPr>
      </w:pPr>
      <w:r w:rsidRPr="00201570">
        <w:rPr>
          <w:rStyle w:val="CommentReference"/>
          <w:highlight w:val="green"/>
          <w:lang w:val="en-US"/>
        </w:rPr>
        <w:t xml:space="preserve">Is this needed really? </w:t>
      </w:r>
      <w:proofErr w:type="gramStart"/>
      <w:r w:rsidRPr="00201570">
        <w:rPr>
          <w:rStyle w:val="CommentReference"/>
          <w:highlight w:val="green"/>
          <w:lang w:val="en-US"/>
        </w:rPr>
        <w:t>First</w:t>
      </w:r>
      <w:proofErr w:type="gramEnd"/>
      <w:r w:rsidRPr="00201570">
        <w:rPr>
          <w:rStyle w:val="CommentReference"/>
          <w:highlight w:val="green"/>
          <w:lang w:val="en-US"/>
        </w:rPr>
        <w:t xml:space="preserve"> we get the rates in the same unit and use the allometric function without temperature.</w:t>
      </w:r>
    </w:p>
    <w:p w14:paraId="50162EA3" w14:textId="77777777" w:rsidR="00C506AF" w:rsidRPr="00201570" w:rsidRDefault="00C506AF" w:rsidP="00C506AF">
      <w:pPr>
        <w:pStyle w:val="CommentText"/>
        <w:rPr>
          <w:rStyle w:val="CommentReference"/>
          <w:highlight w:val="green"/>
          <w:lang w:val="en-US"/>
        </w:rPr>
      </w:pPr>
    </w:p>
    <w:p w14:paraId="7E080897" w14:textId="77777777" w:rsidR="00C506AF" w:rsidRPr="00201570" w:rsidRDefault="00C506AF" w:rsidP="00C506AF">
      <w:pPr>
        <w:pStyle w:val="CommentText"/>
        <w:rPr>
          <w:rStyle w:val="CommentReference"/>
          <w:highlight w:val="green"/>
          <w:lang w:val="en-US"/>
        </w:rPr>
      </w:pPr>
      <w:r w:rsidRPr="00201570">
        <w:rPr>
          <w:rStyle w:val="CommentReference"/>
          <w:highlight w:val="green"/>
          <w:lang w:val="en-US"/>
        </w:rPr>
        <w:t xml:space="preserve">Then we define a temperature-scalar that =1 at 19C. Then we multiply them. </w:t>
      </w:r>
    </w:p>
    <w:p w14:paraId="153E7FD8" w14:textId="77777777" w:rsidR="00C506AF" w:rsidRPr="00201570" w:rsidRDefault="00C506AF" w:rsidP="00C506AF">
      <w:pPr>
        <w:pStyle w:val="CommentText"/>
        <w:rPr>
          <w:rStyle w:val="CommentReference"/>
          <w:highlight w:val="green"/>
          <w:lang w:val="en-US"/>
        </w:rPr>
      </w:pPr>
    </w:p>
    <w:p w14:paraId="19BB4608" w14:textId="77777777" w:rsidR="00C506AF" w:rsidRPr="00D7469F" w:rsidRDefault="00C506AF" w:rsidP="00C506AF">
      <w:pPr>
        <w:pStyle w:val="CommentText"/>
        <w:rPr>
          <w:lang w:val="en-US"/>
        </w:rPr>
      </w:pPr>
      <w:r>
        <w:rPr>
          <w:rStyle w:val="CommentReference"/>
          <w:highlight w:val="green"/>
          <w:lang w:val="en-US"/>
        </w:rPr>
        <w:t>Hence</w:t>
      </w:r>
      <w:r w:rsidRPr="00201570">
        <w:rPr>
          <w:rStyle w:val="CommentReference"/>
          <w:highlight w:val="green"/>
          <w:lang w:val="en-US"/>
        </w:rPr>
        <w:t xml:space="preserve"> the unit is not important to know here</w:t>
      </w:r>
      <w:r>
        <w:rPr>
          <w:rStyle w:val="CommentReference"/>
          <w:highlight w:val="green"/>
          <w:lang w:val="en-US"/>
        </w:rPr>
        <w:t xml:space="preserve"> (it’s given in the sections which unit of temp is used for fitting). Here we anyway </w:t>
      </w:r>
      <w:r w:rsidRPr="00201570">
        <w:rPr>
          <w:rStyle w:val="CommentReference"/>
          <w:highlight w:val="green"/>
          <w:lang w:val="en-US"/>
        </w:rPr>
        <w:t>plot them on the same scale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DCD220" w15:done="0"/>
  <w15:commentEx w15:paraId="46F7263B" w15:done="0"/>
  <w15:commentEx w15:paraId="5357B589" w15:paraIdParent="46F7263B" w15:done="0"/>
  <w15:commentEx w15:paraId="4F557E12" w15:paraIdParent="46F7263B" w15:done="0"/>
  <w15:commentEx w15:paraId="039EDCD0" w15:paraIdParent="46F7263B" w15:done="0"/>
  <w15:commentEx w15:paraId="5DC046EE" w15:paraIdParent="46F7263B" w15:done="0"/>
  <w15:commentEx w15:paraId="655EF640" w15:done="0"/>
  <w15:commentEx w15:paraId="70EB16E0" w15:paraIdParent="655EF640" w15:done="0"/>
  <w15:commentEx w15:paraId="05D97F66" w15:paraIdParent="655EF640" w15:done="0"/>
  <w15:commentEx w15:paraId="2826F49A" w15:paraIdParent="655EF640" w15:done="0"/>
  <w15:commentEx w15:paraId="79826F50" w15:paraIdParent="655EF640" w15:done="0"/>
  <w15:commentEx w15:paraId="094D9B8E" w15:done="0"/>
  <w15:commentEx w15:paraId="41482212" w15:done="0"/>
  <w15:commentEx w15:paraId="090E8D15" w15:done="0"/>
  <w15:commentEx w15:paraId="13CBCC92" w15:done="0"/>
  <w15:commentEx w15:paraId="45593155" w15:done="0"/>
  <w15:commentEx w15:paraId="74D6E451" w15:done="0"/>
  <w15:commentEx w15:paraId="34753AF3" w15:done="0"/>
  <w15:commentEx w15:paraId="1746C1C2" w15:paraIdParent="34753AF3" w15:done="0"/>
  <w15:commentEx w15:paraId="5D7E46FF" w15:done="0"/>
  <w15:commentEx w15:paraId="1C55C4EE" w15:paraIdParent="5D7E46FF" w15:done="0"/>
  <w15:commentEx w15:paraId="3D73D9EA" w15:done="0"/>
  <w15:commentEx w15:paraId="09B0D18A" w15:done="0"/>
  <w15:commentEx w15:paraId="3A0C0594" w15:done="0"/>
  <w15:commentEx w15:paraId="0CE71E62" w15:paraIdParent="3A0C0594" w15:done="0"/>
  <w15:commentEx w15:paraId="046D66BF" w15:done="0"/>
  <w15:commentEx w15:paraId="51D3A9C1" w15:done="0"/>
  <w15:commentEx w15:paraId="2D8BED02" w15:paraIdParent="51D3A9C1" w15:done="0"/>
  <w15:commentEx w15:paraId="357E20E3" w15:done="0"/>
  <w15:commentEx w15:paraId="52A1431F" w15:paraIdParent="357E20E3" w15:done="0"/>
  <w15:commentEx w15:paraId="501C0F6D" w15:done="0"/>
  <w15:commentEx w15:paraId="374B0E7D" w15:done="0"/>
  <w15:commentEx w15:paraId="05B3073F" w15:paraIdParent="374B0E7D" w15:done="0"/>
  <w15:commentEx w15:paraId="6394BB64" w15:done="0"/>
  <w15:commentEx w15:paraId="5BE5D08E" w15:paraIdParent="6394BB64" w15:done="0"/>
  <w15:commentEx w15:paraId="63566340" w15:done="0"/>
  <w15:commentEx w15:paraId="413F9E59" w15:done="0"/>
  <w15:commentEx w15:paraId="740CFEC2" w15:paraIdParent="413F9E59" w15:done="0"/>
  <w15:commentEx w15:paraId="4E274BEC" w15:done="0"/>
  <w15:commentEx w15:paraId="3BB5E607" w15:paraIdParent="4E274BEC" w15:done="0"/>
  <w15:commentEx w15:paraId="4F322B04" w15:done="0"/>
  <w15:commentEx w15:paraId="5AA9BC55" w15:paraIdParent="4F322B04" w15:done="0"/>
  <w15:commentEx w15:paraId="6546EF56" w15:done="0"/>
  <w15:commentEx w15:paraId="5D1C1CB0" w15:done="0"/>
  <w15:commentEx w15:paraId="00332037" w15:paraIdParent="5D1C1CB0" w15:done="0"/>
  <w15:commentEx w15:paraId="5C473F2C" w15:done="0"/>
  <w15:commentEx w15:paraId="42BEFD5E" w15:paraIdParent="5C473F2C" w15:done="0"/>
  <w15:commentEx w15:paraId="35410160" w15:done="0"/>
  <w15:commentEx w15:paraId="4443FF64" w15:done="0"/>
  <w15:commentEx w15:paraId="7FA97AAA" w15:paraIdParent="4443FF64" w15:done="0"/>
  <w15:commentEx w15:paraId="23D3B5B5" w15:paraIdParent="4443FF64" w15:done="0"/>
  <w15:commentEx w15:paraId="0BEEB49A" w15:paraIdParent="4443FF64" w15:done="0"/>
  <w15:commentEx w15:paraId="2F4B168E" w15:done="0"/>
  <w15:commentEx w15:paraId="585C2ABC" w15:paraIdParent="2F4B168E" w15:done="0"/>
  <w15:commentEx w15:paraId="433FE2D7" w15:done="0"/>
  <w15:commentEx w15:paraId="76166717" w15:done="0"/>
  <w15:commentEx w15:paraId="00B5C620" w15:done="0"/>
  <w15:commentEx w15:paraId="432C8539" w15:done="0"/>
  <w15:commentEx w15:paraId="732D9E88" w15:done="0"/>
  <w15:commentEx w15:paraId="2DFFB79C" w15:paraIdParent="732D9E88" w15:done="0"/>
  <w15:commentEx w15:paraId="4FF46488" w15:done="0"/>
  <w15:commentEx w15:paraId="1E73A8E4" w15:done="0"/>
  <w15:commentEx w15:paraId="2DC2B301" w15:paraIdParent="1E73A8E4" w15:done="0"/>
  <w15:commentEx w15:paraId="1FA796F6" w15:paraIdParent="1E73A8E4" w15:done="0"/>
  <w15:commentEx w15:paraId="3A567EAB" w15:done="0"/>
  <w15:commentEx w15:paraId="4961FE80" w15:paraIdParent="3A567EAB" w15:done="0"/>
  <w15:commentEx w15:paraId="650FA7B3" w15:paraIdParent="3A567EAB" w15:done="0"/>
  <w15:commentEx w15:paraId="0FC42970" w15:done="0"/>
  <w15:commentEx w15:paraId="24D3DCE9" w15:done="0"/>
  <w15:commentEx w15:paraId="12E58D26" w15:paraIdParent="24D3DCE9" w15:done="0"/>
  <w15:commentEx w15:paraId="0A60FFDE" w15:paraIdParent="24D3DCE9" w15:done="0"/>
  <w15:commentEx w15:paraId="75D118A7" w15:paraIdParent="24D3DCE9" w15:done="0"/>
  <w15:commentEx w15:paraId="28148644" w15:done="0"/>
  <w15:commentEx w15:paraId="362109FE" w15:paraIdParent="28148644" w15:done="0"/>
  <w15:commentEx w15:paraId="0331034C" w15:paraIdParent="28148644" w15:done="0"/>
  <w15:commentEx w15:paraId="6CD82E87" w15:done="0"/>
  <w15:commentEx w15:paraId="3D223E6F" w15:paraIdParent="6CD82E87" w15:done="0"/>
  <w15:commentEx w15:paraId="32CB201C" w15:done="0"/>
  <w15:commentEx w15:paraId="71B2F5F7" w15:paraIdParent="32CB201C" w15:done="0"/>
  <w15:commentEx w15:paraId="203A55C3" w15:done="0"/>
  <w15:commentEx w15:paraId="0305A4D4" w15:paraIdParent="203A55C3" w15:done="0"/>
  <w15:commentEx w15:paraId="7B9C0B78" w15:done="0"/>
  <w15:commentEx w15:paraId="20D1D82F" w15:paraIdParent="7B9C0B78" w15:done="0"/>
  <w15:commentEx w15:paraId="32E01787" w15:done="0"/>
  <w15:commentEx w15:paraId="25694559" w15:paraIdParent="32E01787" w15:done="0"/>
  <w15:commentEx w15:paraId="198DE98E" w15:paraIdParent="32E01787" w15:done="0"/>
  <w15:commentEx w15:paraId="104DA3B1" w15:done="0"/>
  <w15:commentEx w15:paraId="3EC870C4" w15:paraIdParent="104DA3B1" w15:done="0"/>
  <w15:commentEx w15:paraId="2473BACC" w15:paraIdParent="104DA3B1" w15:done="0"/>
  <w15:commentEx w15:paraId="4E090E20" w15:done="0"/>
  <w15:commentEx w15:paraId="13734723" w15:paraIdParent="4E090E20" w15:done="0"/>
  <w15:commentEx w15:paraId="1C13EF18" w15:done="0"/>
  <w15:commentEx w15:paraId="04695A57" w15:done="0"/>
  <w15:commentEx w15:paraId="2139FD56" w15:paraIdParent="04695A57" w15:done="0"/>
  <w15:commentEx w15:paraId="6E375429" w15:done="0"/>
  <w15:commentEx w15:paraId="3EDB20CA" w15:paraIdParent="6E375429" w15:done="0"/>
  <w15:commentEx w15:paraId="73EB81E9" w15:done="0"/>
  <w15:commentEx w15:paraId="446A747E" w15:paraIdParent="73EB81E9" w15:done="0"/>
  <w15:commentEx w15:paraId="60BFEC15" w15:paraIdParent="73EB81E9" w15:done="0"/>
  <w15:commentEx w15:paraId="36564AC2" w15:done="0"/>
  <w15:commentEx w15:paraId="0A83B8AE" w15:paraIdParent="36564AC2" w15:done="0"/>
  <w15:commentEx w15:paraId="1D0B061A" w15:done="0"/>
  <w15:commentEx w15:paraId="4C22DE67" w15:done="0"/>
  <w15:commentEx w15:paraId="1F089F51" w15:paraIdParent="4C22DE67" w15:done="0"/>
  <w15:commentEx w15:paraId="21D7F143" w15:done="0"/>
  <w15:commentEx w15:paraId="20217A91" w15:done="0"/>
  <w15:commentEx w15:paraId="7BF4756E" w15:done="0"/>
  <w15:commentEx w15:paraId="636E9514" w15:done="0"/>
  <w15:commentEx w15:paraId="23237237" w15:done="0"/>
  <w15:commentEx w15:paraId="1A641268" w15:done="0"/>
  <w15:commentEx w15:paraId="68F654EB" w15:done="0"/>
  <w15:commentEx w15:paraId="67CD0B53" w15:paraIdParent="68F654EB" w15:done="0"/>
  <w15:commentEx w15:paraId="24D5804A" w15:done="0"/>
  <w15:commentEx w15:paraId="46F8AB50" w15:done="0"/>
  <w15:commentEx w15:paraId="5DF49D1C" w15:paraIdParent="46F8AB50" w15:done="0"/>
  <w15:commentEx w15:paraId="0B24EAB7" w15:done="0"/>
  <w15:commentEx w15:paraId="6DDC28A7" w15:paraIdParent="0B24EAB7" w15:done="0"/>
  <w15:commentEx w15:paraId="0907CDCF" w15:done="0"/>
  <w15:commentEx w15:paraId="0EC5B51F" w15:paraIdParent="0907CDCF" w15:done="0"/>
  <w15:commentEx w15:paraId="7075AB92" w15:done="0"/>
  <w15:commentEx w15:paraId="6D440556" w15:done="0"/>
  <w15:commentEx w15:paraId="658D9379" w15:paraIdParent="6D440556" w15:done="0"/>
  <w15:commentEx w15:paraId="7289A2BC" w15:done="0"/>
  <w15:commentEx w15:paraId="37825B8F" w15:paraIdParent="7289A2BC" w15:done="0"/>
  <w15:commentEx w15:paraId="3200EF19" w15:paraIdParent="7289A2BC" w15:done="0"/>
  <w15:commentEx w15:paraId="0BBC9960" w15:paraIdParent="7289A2BC" w15:done="0"/>
  <w15:commentEx w15:paraId="1A359993" w15:done="0"/>
  <w15:commentEx w15:paraId="129888A1" w15:done="0"/>
  <w15:commentEx w15:paraId="1636BF5E" w15:done="0"/>
  <w15:commentEx w15:paraId="7200181F" w15:done="0"/>
  <w15:commentEx w15:paraId="08AA6230" w15:done="0"/>
  <w15:commentEx w15:paraId="0B8587E8" w15:done="0"/>
  <w15:commentEx w15:paraId="1CBB992A" w15:paraIdParent="0B8587E8" w15:done="0"/>
  <w15:commentEx w15:paraId="63EF977A" w15:done="0"/>
  <w15:commentEx w15:paraId="79931E80" w15:paraIdParent="63EF977A" w15:done="0"/>
  <w15:commentEx w15:paraId="17447276" w15:paraIdParent="63EF977A" w15:done="0"/>
  <w15:commentEx w15:paraId="37E7C766" w15:done="0"/>
  <w15:commentEx w15:paraId="51D9662D" w15:paraIdParent="37E7C766" w15:done="0"/>
  <w15:commentEx w15:paraId="1C31A930" w15:done="0"/>
  <w15:commentEx w15:paraId="6A7782A5" w15:paraIdParent="1C31A930" w15:done="0"/>
  <w15:commentEx w15:paraId="05DBF2A6" w15:done="0"/>
  <w15:commentEx w15:paraId="61F883B3" w15:paraIdParent="05DBF2A6" w15:done="0"/>
  <w15:commentEx w15:paraId="15E1491D" w15:paraIdParent="05DBF2A6" w15:done="0"/>
  <w15:commentEx w15:paraId="7EBEA444" w15:done="0"/>
  <w15:commentEx w15:paraId="72B0B086" w15:done="0"/>
  <w15:commentEx w15:paraId="7F70ED33" w15:done="0"/>
  <w15:commentEx w15:paraId="01CCAD16" w15:done="0"/>
  <w15:commentEx w15:paraId="2A48CCB8" w15:done="0"/>
  <w15:commentEx w15:paraId="45E266D1" w15:done="0"/>
  <w15:commentEx w15:paraId="198F2DB4" w15:done="0"/>
  <w15:commentEx w15:paraId="24D91AB3" w15:done="0"/>
  <w15:commentEx w15:paraId="37E2035E" w15:done="0"/>
  <w15:commentEx w15:paraId="74A80BC8" w15:paraIdParent="37E2035E" w15:done="0"/>
  <w15:commentEx w15:paraId="6DD8E14D" w15:paraIdParent="37E2035E" w15:done="0"/>
  <w15:commentEx w15:paraId="34484BAC" w15:done="0"/>
  <w15:commentEx w15:paraId="548BD355" w15:paraIdParent="34484BAC" w15:done="0"/>
  <w15:commentEx w15:paraId="13375985" w15:paraIdParent="34484BAC" w15:done="0"/>
  <w15:commentEx w15:paraId="4D71FD89" w15:paraIdParent="34484BAC" w15:done="0"/>
  <w15:commentEx w15:paraId="29184FC8" w15:done="0"/>
  <w15:commentEx w15:paraId="24B96B6C" w15:done="0"/>
  <w15:commentEx w15:paraId="19BB46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A55E" w16cex:dateUtc="2020-09-14T06:14:00Z"/>
  <w16cex:commentExtensible w16cex:durableId="22C939F7" w16cex:dateUtc="2020-07-27T09:33:00Z"/>
  <w16cex:commentExtensible w16cex:durableId="22C93F60" w16cex:dateUtc="2020-07-27T09:33:00Z"/>
  <w16cex:commentExtensible w16cex:durableId="23033A76" w16cex:dateUtc="2020-09-09T09:26:00Z"/>
  <w16cex:commentExtensible w16cex:durableId="22C93E22" w16cex:dateUtc="2020-07-27T09:50:00Z"/>
  <w16cex:commentExtensible w16cex:durableId="2304E111" w16cex:dateUtc="2020-09-10T15:27:00Z"/>
  <w16cex:commentExtensible w16cex:durableId="230609AE" w16cex:dateUtc="2020-09-11T12:35:00Z"/>
  <w16cex:commentExtensible w16cex:durableId="2304B4D0" w16cex:dateUtc="2020-09-10T12:21:00Z"/>
  <w16cex:commentExtensible w16cex:durableId="22CA7469" w16cex:dateUtc="2020-07-28T07:54:00Z"/>
  <w16cex:commentExtensible w16cex:durableId="22C94121" w16cex:dateUtc="2020-07-27T10:03:00Z"/>
  <w16cex:commentExtensible w16cex:durableId="22C942AA" w16cex:dateUtc="2020-07-27T10:10:00Z"/>
  <w16cex:commentExtensible w16cex:durableId="23060D60" w16cex:dateUtc="2020-09-11T12:51:00Z"/>
  <w16cex:commentExtensible w16cex:durableId="22C94810" w16cex:dateUtc="2020-07-27T10:33:00Z"/>
  <w16cex:commentExtensible w16cex:durableId="2309C3AD" w16cex:dateUtc="2020-09-14T08:25:00Z"/>
  <w16cex:commentExtensible w16cex:durableId="22C95AE8" w16cex:dateUtc="2020-07-27T11:53:00Z"/>
  <w16cex:commentExtensible w16cex:durableId="22C961D4" w16cex:dateUtc="2020-07-27T12:23:00Z"/>
  <w16cex:commentExtensible w16cex:durableId="22C962C8" w16cex:dateUtc="2020-07-27T12:27:00Z"/>
  <w16cex:commentExtensible w16cex:durableId="22C95E9B" w16cex:dateUtc="2020-07-27T12:09:00Z"/>
  <w16cex:commentExtensible w16cex:durableId="22C96801" w16cex:dateUtc="2020-07-27T12:46:00Z"/>
  <w16cex:commentExtensible w16cex:durableId="23066E26" w16cex:dateUtc="2020-09-11T19:44:00Z"/>
  <w16cex:commentExtensible w16cex:durableId="22C9673D" w16cex:dateUtc="2020-07-27T12:46:00Z"/>
  <w16cex:commentExtensible w16cex:durableId="22C96711" w16cex:dateUtc="2020-07-27T12:45:00Z"/>
  <w16cex:commentExtensible w16cex:durableId="22C96857" w16cex:dateUtc="2020-07-27T12:51:00Z"/>
  <w16cex:commentExtensible w16cex:durableId="22C96889" w16cex:dateUtc="2020-07-27T12:51:00Z"/>
  <w16cex:commentExtensible w16cex:durableId="22E4F20C" w16cex:dateUtc="2020-08-17T10:07:00Z"/>
  <w16cex:commentExtensible w16cex:durableId="2309B42A" w16cex:dateUtc="2020-09-14T07:19:00Z"/>
  <w16cex:commentExtensible w16cex:durableId="2308C505" w16cex:dateUtc="2020-07-30T08:17:00Z"/>
  <w16cex:commentExtensible w16cex:durableId="22CC2ED5" w16cex:dateUtc="2020-07-29T15:22:00Z"/>
  <w16cex:commentExtensible w16cex:durableId="2309A652" w16cex:dateUtc="2020-09-14T06:20:00Z"/>
  <w16cex:commentExtensible w16cex:durableId="2308C47F" w16cex:dateUtc="2020-09-13T14:17:00Z"/>
  <w16cex:commentExtensible w16cex:durableId="22CD0228" w16cex:dateUtc="2020-07-30T06:24:00Z"/>
  <w16cex:commentExtensible w16cex:durableId="2309A69F" w16cex:dateUtc="2020-09-14T06:21:00Z"/>
  <w16cex:commentExtensible w16cex:durableId="22CD01ED" w16cex:dateUtc="2020-07-30T06:23:00Z"/>
  <w16cex:commentExtensible w16cex:durableId="22CD0263" w16cex:dateUtc="2020-07-30T06:25:00Z"/>
  <w16cex:commentExtensible w16cex:durableId="22CD1CA2" w16cex:dateUtc="2020-07-30T08:17:00Z"/>
  <w16cex:commentExtensible w16cex:durableId="23033B4B" w16cex:dateUtc="2020-09-09T09:30:00Z"/>
  <w16cex:commentExtensible w16cex:durableId="22CEC356" w16cex:dateUtc="2020-07-31T14:20:00Z"/>
  <w16cex:commentExtensible w16cex:durableId="22CD1D1F" w16cex:dateUtc="2020-07-30T08:19:00Z"/>
  <w16cex:commentExtensible w16cex:durableId="22CD1D5E" w16cex:dateUtc="2020-07-30T08:20:00Z"/>
  <w16cex:commentExtensible w16cex:durableId="23032B85" w16cex:dateUtc="2020-09-09T08:23:00Z"/>
  <w16cex:commentExtensible w16cex:durableId="22CAE794" w16cex:dateUtc="2020-07-28T16:06:00Z"/>
  <w16cex:commentExtensible w16cex:durableId="22CEC447" w16cex:dateUtc="2020-07-31T14:24:00Z"/>
  <w16cex:commentExtensible w16cex:durableId="22CEC54B" w16cex:dateUtc="2020-07-31T14:28:00Z"/>
  <w16cex:commentExtensible w16cex:durableId="22CEC5E7" w16cex:dateUtc="2020-07-31T14:31:00Z"/>
  <w16cex:commentExtensible w16cex:durableId="22CEC654" w16cex:dateUtc="2020-07-31T14:33:00Z"/>
  <w16cex:commentExtensible w16cex:durableId="22CEC683" w16cex:dateUtc="2020-07-31T14:34:00Z"/>
  <w16cex:commentExtensible w16cex:durableId="22CEC795" w16cex:dateUtc="2020-07-31T14:38:00Z"/>
  <w16cex:commentExtensible w16cex:durableId="22CEC902" w16cex:dateUtc="2020-07-31T14:44:00Z"/>
  <w16cex:commentExtensible w16cex:durableId="2304F0A7" w16cex:dateUtc="2020-09-10T16:36:00Z"/>
  <w16cex:commentExtensible w16cex:durableId="22CEC92E" w16cex:dateUtc="2020-07-31T14:45:00Z"/>
  <w16cex:commentExtensible w16cex:durableId="2304F575" w16cex:dateUtc="2020-09-10T16:56:00Z"/>
  <w16cex:commentExtensible w16cex:durableId="22CEC969" w16cex:dateUtc="2020-07-31T14:46:00Z"/>
  <w16cex:commentExtensible w16cex:durableId="22CEC985" w16cex:dateUtc="2020-07-31T14:47:00Z"/>
  <w16cex:commentExtensible w16cex:durableId="22CECC20" w16cex:dateUtc="2020-07-31T14:58:00Z"/>
  <w16cex:commentExtensible w16cex:durableId="2304F090" w16cex:dateUtc="2020-07-31T14:45:00Z"/>
  <w16cex:commentExtensible w16cex:durableId="22CAB1E7" w16cex:dateUtc="2020-07-28T12:17:00Z"/>
  <w16cex:commentExtensible w16cex:durableId="2305169B" w16cex:dateUtc="2020-09-10T19:18:00Z"/>
  <w16cex:commentExtensible w16cex:durableId="2309C315" w16cex:dateUtc="2020-09-14T08:23:00Z"/>
  <w16cex:commentExtensible w16cex:durableId="22E4F2C6" w16cex:dateUtc="2020-08-17T10:12:00Z"/>
  <w16cex:commentExtensible w16cex:durableId="22C974F4" w16cex:dateUtc="2020-07-27T13:44:00Z"/>
  <w16cex:commentExtensible w16cex:durableId="22CAACD9" w16cex:dateUtc="2020-07-28T11:55:00Z"/>
  <w16cex:commentExtensible w16cex:durableId="22CAAD15" w16cex:dateUtc="2020-07-28T11:56:00Z"/>
  <w16cex:commentExtensible w16cex:durableId="22CAB2D8" w16cex:dateUtc="2020-07-28T12:21:00Z"/>
  <w16cex:commentExtensible w16cex:durableId="22CAB58C" w16cex:dateUtc="2020-07-28T12:32:00Z"/>
  <w16cex:commentExtensible w16cex:durableId="22E4FD6C" w16cex:dateUtc="2020-08-17T10:58:00Z"/>
  <w16cex:commentExtensible w16cex:durableId="23073B25" w16cex:dateUtc="2020-09-12T10:18:00Z"/>
  <w16cex:commentExtensible w16cex:durableId="22CBDD24" w16cex:dateUtc="2020-07-29T09:33:00Z"/>
  <w16cex:commentExtensible w16cex:durableId="22CC26AB" w16cex:dateUtc="2020-07-29T14:47:00Z"/>
  <w16cex:commentExtensible w16cex:durableId="2309A5D5" w16cex:dateUtc="2020-09-14T06:17:00Z"/>
  <w16cex:commentExtensible w16cex:durableId="23066D71" w16cex:dateUtc="2020-09-11T19:41:00Z"/>
  <w16cex:commentExtensible w16cex:durableId="2304C44C" w16cex:dateUtc="2020-09-10T13:27:00Z"/>
  <w16cex:commentExtensible w16cex:durableId="22CACA02" w16cex:dateUtc="2020-07-28T14:00:00Z"/>
  <w16cex:commentExtensible w16cex:durableId="23049F94" w16cex:dateUtc="2020-09-10T10:50:00Z"/>
  <w16cex:commentExtensible w16cex:durableId="22CAC7FB" w16cex:dateUtc="2020-07-28T13:51:00Z"/>
  <w16cex:commentExtensible w16cex:durableId="22CAC8A8" w16cex:dateUtc="2020-07-28T13:54:00Z"/>
  <w16cex:commentExtensible w16cex:durableId="2304BCCE" w16cex:dateUtc="2020-09-10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DCD220" w16cid:durableId="2309A55E"/>
  <w16cid:commentId w16cid:paraId="46F7263B" w16cid:durableId="22C9393F"/>
  <w16cid:commentId w16cid:paraId="5357B589" w16cid:durableId="22C93940"/>
  <w16cid:commentId w16cid:paraId="4F557E12" w16cid:durableId="22C93941"/>
  <w16cid:commentId w16cid:paraId="039EDCD0" w16cid:durableId="22C93942"/>
  <w16cid:commentId w16cid:paraId="5DC046EE" w16cid:durableId="22C939F7"/>
  <w16cid:commentId w16cid:paraId="655EF640" w16cid:durableId="22C93F64"/>
  <w16cid:commentId w16cid:paraId="70EB16E0" w16cid:durableId="22C93F63"/>
  <w16cid:commentId w16cid:paraId="05D97F66" w16cid:durableId="22C93F62"/>
  <w16cid:commentId w16cid:paraId="2826F49A" w16cid:durableId="22C93F61"/>
  <w16cid:commentId w16cid:paraId="79826F50" w16cid:durableId="22C93F60"/>
  <w16cid:commentId w16cid:paraId="094D9B8E" w16cid:durableId="23033A76"/>
  <w16cid:commentId w16cid:paraId="41482212" w16cid:durableId="22C93E22"/>
  <w16cid:commentId w16cid:paraId="090E8D15" w16cid:durableId="2304E111"/>
  <w16cid:commentId w16cid:paraId="13CBCC92" w16cid:durableId="230609AE"/>
  <w16cid:commentId w16cid:paraId="45593155" w16cid:durableId="2304B4D0"/>
  <w16cid:commentId w16cid:paraId="74D6E451" w16cid:durableId="22CA7469"/>
  <w16cid:commentId w16cid:paraId="34753AF3" w16cid:durableId="22C93943"/>
  <w16cid:commentId w16cid:paraId="1746C1C2" w16cid:durableId="22C94121"/>
  <w16cid:commentId w16cid:paraId="5D7E46FF" w16cid:durableId="22C9394D"/>
  <w16cid:commentId w16cid:paraId="1C55C4EE" w16cid:durableId="22C942AA"/>
  <w16cid:commentId w16cid:paraId="3D73D9EA" w16cid:durableId="22C9394E"/>
  <w16cid:commentId w16cid:paraId="09B0D18A" w16cid:durableId="23060D60"/>
  <w16cid:commentId w16cid:paraId="3A0C0594" w16cid:durableId="22C93950"/>
  <w16cid:commentId w16cid:paraId="0CE71E62" w16cid:durableId="22C94810"/>
  <w16cid:commentId w16cid:paraId="046D66BF" w16cid:durableId="2309C3AD"/>
  <w16cid:commentId w16cid:paraId="51D3A9C1" w16cid:durableId="22C93953"/>
  <w16cid:commentId w16cid:paraId="2D8BED02" w16cid:durableId="22C95AE8"/>
  <w16cid:commentId w16cid:paraId="357E20E3" w16cid:durableId="22C93955"/>
  <w16cid:commentId w16cid:paraId="52A1431F" w16cid:durableId="22C961D4"/>
  <w16cid:commentId w16cid:paraId="501C0F6D" w16cid:durableId="22C962C8"/>
  <w16cid:commentId w16cid:paraId="374B0E7D" w16cid:durableId="22C93956"/>
  <w16cid:commentId w16cid:paraId="05B3073F" w16cid:durableId="22C95E9B"/>
  <w16cid:commentId w16cid:paraId="6394BB64" w16cid:durableId="22C96802"/>
  <w16cid:commentId w16cid:paraId="5BE5D08E" w16cid:durableId="22C96801"/>
  <w16cid:commentId w16cid:paraId="63566340" w16cid:durableId="23066E26"/>
  <w16cid:commentId w16cid:paraId="413F9E59" w16cid:durableId="22C93959"/>
  <w16cid:commentId w16cid:paraId="740CFEC2" w16cid:durableId="22C9673D"/>
  <w16cid:commentId w16cid:paraId="4E274BEC" w16cid:durableId="22C9395A"/>
  <w16cid:commentId w16cid:paraId="3BB5E607" w16cid:durableId="22C96711"/>
  <w16cid:commentId w16cid:paraId="4F322B04" w16cid:durableId="22C9395B"/>
  <w16cid:commentId w16cid:paraId="5AA9BC55" w16cid:durableId="22C9395C"/>
  <w16cid:commentId w16cid:paraId="6546EF56" w16cid:durableId="22C96857"/>
  <w16cid:commentId w16cid:paraId="5D1C1CB0" w16cid:durableId="22C9395D"/>
  <w16cid:commentId w16cid:paraId="00332037" w16cid:durableId="22C96889"/>
  <w16cid:commentId w16cid:paraId="5C473F2C" w16cid:durableId="22C9395E"/>
  <w16cid:commentId w16cid:paraId="42BEFD5E" w16cid:durableId="22E4F20C"/>
  <w16cid:commentId w16cid:paraId="35410160" w16cid:durableId="2309B42A"/>
  <w16cid:commentId w16cid:paraId="4443FF64" w16cid:durableId="2308C508"/>
  <w16cid:commentId w16cid:paraId="7FA97AAA" w16cid:durableId="2308C507"/>
  <w16cid:commentId w16cid:paraId="23D3B5B5" w16cid:durableId="2308C506"/>
  <w16cid:commentId w16cid:paraId="0BEEB49A" w16cid:durableId="2308C505"/>
  <w16cid:commentId w16cid:paraId="2F4B168E" w16cid:durableId="22C9399E"/>
  <w16cid:commentId w16cid:paraId="585C2ABC" w16cid:durableId="22CC2ED5"/>
  <w16cid:commentId w16cid:paraId="433FE2D7" w16cid:durableId="2309A652"/>
  <w16cid:commentId w16cid:paraId="76166717" w16cid:durableId="2308C47F"/>
  <w16cid:commentId w16cid:paraId="00B5C620" w16cid:durableId="22C939A0"/>
  <w16cid:commentId w16cid:paraId="432C8539" w16cid:durableId="22C939A1"/>
  <w16cid:commentId w16cid:paraId="732D9E88" w16cid:durableId="22C939A3"/>
  <w16cid:commentId w16cid:paraId="2DFFB79C" w16cid:durableId="22CD0228"/>
  <w16cid:commentId w16cid:paraId="4FF46488" w16cid:durableId="2309A69F"/>
  <w16cid:commentId w16cid:paraId="1E73A8E4" w16cid:durableId="22C939A6"/>
  <w16cid:commentId w16cid:paraId="2DC2B301" w16cid:durableId="22C939A7"/>
  <w16cid:commentId w16cid:paraId="1FA796F6" w16cid:durableId="22CD01ED"/>
  <w16cid:commentId w16cid:paraId="3A567EAB" w16cid:durableId="22C939A8"/>
  <w16cid:commentId w16cid:paraId="4961FE80" w16cid:durableId="22C939A9"/>
  <w16cid:commentId w16cid:paraId="650FA7B3" w16cid:durableId="22CD0263"/>
  <w16cid:commentId w16cid:paraId="0FC42970" w16cid:durableId="22C939AB"/>
  <w16cid:commentId w16cid:paraId="24D3DCE9" w16cid:durableId="22C939AC"/>
  <w16cid:commentId w16cid:paraId="12E58D26" w16cid:durableId="22C939AD"/>
  <w16cid:commentId w16cid:paraId="0A60FFDE" w16cid:durableId="22C939AE"/>
  <w16cid:commentId w16cid:paraId="75D118A7" w16cid:durableId="22CD1CA2"/>
  <w16cid:commentId w16cid:paraId="28148644" w16cid:durableId="22C939B1"/>
  <w16cid:commentId w16cid:paraId="362109FE" w16cid:durableId="22C939B2"/>
  <w16cid:commentId w16cid:paraId="0331034C" w16cid:durableId="23033B4B"/>
  <w16cid:commentId w16cid:paraId="6CD82E87" w16cid:durableId="22C939B3"/>
  <w16cid:commentId w16cid:paraId="3D223E6F" w16cid:durableId="22CEC356"/>
  <w16cid:commentId w16cid:paraId="32CB201C" w16cid:durableId="22C939B6"/>
  <w16cid:commentId w16cid:paraId="71B2F5F7" w16cid:durableId="22CD1D1F"/>
  <w16cid:commentId w16cid:paraId="203A55C3" w16cid:durableId="22C939B7"/>
  <w16cid:commentId w16cid:paraId="0305A4D4" w16cid:durableId="22CD1D5E"/>
  <w16cid:commentId w16cid:paraId="7B9C0B78" w16cid:durableId="22C939B8"/>
  <w16cid:commentId w16cid:paraId="20D1D82F" w16cid:durableId="23032B85"/>
  <w16cid:commentId w16cid:paraId="32E01787" w16cid:durableId="22C939C4"/>
  <w16cid:commentId w16cid:paraId="25694559" w16cid:durableId="22C939C5"/>
  <w16cid:commentId w16cid:paraId="198DE98E" w16cid:durableId="22CAE794"/>
  <w16cid:commentId w16cid:paraId="104DA3B1" w16cid:durableId="22C939C6"/>
  <w16cid:commentId w16cid:paraId="3EC870C4" w16cid:durableId="22C939C7"/>
  <w16cid:commentId w16cid:paraId="2473BACC" w16cid:durableId="22CEC447"/>
  <w16cid:commentId w16cid:paraId="4E090E20" w16cid:durableId="22C939CA"/>
  <w16cid:commentId w16cid:paraId="13734723" w16cid:durableId="22C939CB"/>
  <w16cid:commentId w16cid:paraId="1C13EF18" w16cid:durableId="22C939CC"/>
  <w16cid:commentId w16cid:paraId="04695A57" w16cid:durableId="22C939CD"/>
  <w16cid:commentId w16cid:paraId="2139FD56" w16cid:durableId="22CEC54B"/>
  <w16cid:commentId w16cid:paraId="6E375429" w16cid:durableId="22C939CE"/>
  <w16cid:commentId w16cid:paraId="3EDB20CA" w16cid:durableId="22CEC5E7"/>
  <w16cid:commentId w16cid:paraId="73EB81E9" w16cid:durableId="22C939CF"/>
  <w16cid:commentId w16cid:paraId="446A747E" w16cid:durableId="22C939D0"/>
  <w16cid:commentId w16cid:paraId="60BFEC15" w16cid:durableId="22CEC654"/>
  <w16cid:commentId w16cid:paraId="36564AC2" w16cid:durableId="22C939D1"/>
  <w16cid:commentId w16cid:paraId="0A83B8AE" w16cid:durableId="22CEC683"/>
  <w16cid:commentId w16cid:paraId="1D0B061A" w16cid:durableId="22C939D5"/>
  <w16cid:commentId w16cid:paraId="4C22DE67" w16cid:durableId="22C939D7"/>
  <w16cid:commentId w16cid:paraId="1F089F51" w16cid:durableId="22CEC795"/>
  <w16cid:commentId w16cid:paraId="21D7F143" w16cid:durableId="22CEC902"/>
  <w16cid:commentId w16cid:paraId="20217A91" w16cid:durableId="22C939D8"/>
  <w16cid:commentId w16cid:paraId="7BF4756E" w16cid:durableId="22C939D9"/>
  <w16cid:commentId w16cid:paraId="636E9514" w16cid:durableId="22C939DA"/>
  <w16cid:commentId w16cid:paraId="23237237" w16cid:durableId="2304F0A7"/>
  <w16cid:commentId w16cid:paraId="1A641268" w16cid:durableId="22C939DB"/>
  <w16cid:commentId w16cid:paraId="68F654EB" w16cid:durableId="22C939DC"/>
  <w16cid:commentId w16cid:paraId="67CD0B53" w16cid:durableId="22CEC92E"/>
  <w16cid:commentId w16cid:paraId="24D5804A" w16cid:durableId="2304F575"/>
  <w16cid:commentId w16cid:paraId="46F8AB50" w16cid:durableId="22C939DD"/>
  <w16cid:commentId w16cid:paraId="5DF49D1C" w16cid:durableId="22CEC969"/>
  <w16cid:commentId w16cid:paraId="0B24EAB7" w16cid:durableId="22C939DE"/>
  <w16cid:commentId w16cid:paraId="6DDC28A7" w16cid:durableId="22CEC985"/>
  <w16cid:commentId w16cid:paraId="0907CDCF" w16cid:durableId="22C939E0"/>
  <w16cid:commentId w16cid:paraId="0EC5B51F" w16cid:durableId="22CECC20"/>
  <w16cid:commentId w16cid:paraId="7075AB92" w16cid:durableId="2304F092"/>
  <w16cid:commentId w16cid:paraId="6D440556" w16cid:durableId="2304F091"/>
  <w16cid:commentId w16cid:paraId="658D9379" w16cid:durableId="2304F090"/>
  <w16cid:commentId w16cid:paraId="7289A2BC" w16cid:durableId="22C939E2"/>
  <w16cid:commentId w16cid:paraId="37825B8F" w16cid:durableId="22C939E3"/>
  <w16cid:commentId w16cid:paraId="3200EF19" w16cid:durableId="22C939E4"/>
  <w16cid:commentId w16cid:paraId="0BBC9960" w16cid:durableId="22CAB1E7"/>
  <w16cid:commentId w16cid:paraId="1A359993" w16cid:durableId="2305169B"/>
  <w16cid:commentId w16cid:paraId="129888A1" w16cid:durableId="2309C315"/>
  <w16cid:commentId w16cid:paraId="1636BF5E" w16cid:durableId="22C939E6"/>
  <w16cid:commentId w16cid:paraId="7200181F" w16cid:durableId="22E4F2C6"/>
  <w16cid:commentId w16cid:paraId="08AA6230" w16cid:durableId="22C974F4"/>
  <w16cid:commentId w16cid:paraId="0B8587E8" w16cid:durableId="22C93962"/>
  <w16cid:commentId w16cid:paraId="1CBB992A" w16cid:durableId="22CAACD9"/>
  <w16cid:commentId w16cid:paraId="63EF977A" w16cid:durableId="22C93964"/>
  <w16cid:commentId w16cid:paraId="79931E80" w16cid:durableId="22C93965"/>
  <w16cid:commentId w16cid:paraId="17447276" w16cid:durableId="22CAAD15"/>
  <w16cid:commentId w16cid:paraId="37E7C766" w16cid:durableId="22C93967"/>
  <w16cid:commentId w16cid:paraId="51D9662D" w16cid:durableId="22CAB2D8"/>
  <w16cid:commentId w16cid:paraId="1C31A930" w16cid:durableId="22C93968"/>
  <w16cid:commentId w16cid:paraId="6A7782A5" w16cid:durableId="22CAB58C"/>
  <w16cid:commentId w16cid:paraId="05DBF2A6" w16cid:durableId="22C9396F"/>
  <w16cid:commentId w16cid:paraId="61F883B3" w16cid:durableId="22C93970"/>
  <w16cid:commentId w16cid:paraId="15E1491D" w16cid:durableId="22E4FD6C"/>
  <w16cid:commentId w16cid:paraId="7EBEA444" w16cid:durableId="23073B25"/>
  <w16cid:commentId w16cid:paraId="72B0B086" w16cid:durableId="22CBDD24"/>
  <w16cid:commentId w16cid:paraId="7F70ED33" w16cid:durableId="22CC26AB"/>
  <w16cid:commentId w16cid:paraId="01CCAD16" w16cid:durableId="2309A5D5"/>
  <w16cid:commentId w16cid:paraId="2A48CCB8" w16cid:durableId="23066D71"/>
  <w16cid:commentId w16cid:paraId="45E266D1" w16cid:durableId="2304C44C"/>
  <w16cid:commentId w16cid:paraId="198F2DB4" w16cid:durableId="22CACA02"/>
  <w16cid:commentId w16cid:paraId="24D91AB3" w16cid:durableId="23049F94"/>
  <w16cid:commentId w16cid:paraId="37E2035E" w16cid:durableId="22C93986"/>
  <w16cid:commentId w16cid:paraId="74A80BC8" w16cid:durableId="22C93987"/>
  <w16cid:commentId w16cid:paraId="6DD8E14D" w16cid:durableId="22CAC7FB"/>
  <w16cid:commentId w16cid:paraId="34484BAC" w16cid:durableId="22C93988"/>
  <w16cid:commentId w16cid:paraId="548BD355" w16cid:durableId="22C93989"/>
  <w16cid:commentId w16cid:paraId="13375985" w16cid:durableId="22C9398A"/>
  <w16cid:commentId w16cid:paraId="4D71FD89" w16cid:durableId="22CAC8A8"/>
  <w16cid:commentId w16cid:paraId="29184FC8" w16cid:durableId="22C93991"/>
  <w16cid:commentId w16cid:paraId="24B96B6C" w16cid:durableId="22C93992"/>
  <w16cid:commentId w16cid:paraId="19BB4608" w16cid:durableId="2304BC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AE626" w14:textId="77777777" w:rsidR="009A53B8" w:rsidRDefault="009A53B8" w:rsidP="00B65B3A">
      <w:r>
        <w:separator/>
      </w:r>
    </w:p>
    <w:p w14:paraId="140BE473" w14:textId="77777777" w:rsidR="009A53B8" w:rsidRDefault="009A53B8"/>
  </w:endnote>
  <w:endnote w:type="continuationSeparator" w:id="0">
    <w:p w14:paraId="0614D20F" w14:textId="77777777" w:rsidR="009A53B8" w:rsidRDefault="009A53B8" w:rsidP="00B65B3A">
      <w:r>
        <w:continuationSeparator/>
      </w:r>
    </w:p>
    <w:p w14:paraId="67CB33DB" w14:textId="77777777" w:rsidR="009A53B8" w:rsidRDefault="009A53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Content>
      <w:p w14:paraId="44D71C08" w14:textId="470418E5" w:rsidR="00986B51" w:rsidRDefault="00986B51"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986B51" w:rsidRDefault="00986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Content>
      <w:p w14:paraId="2401ADF2" w14:textId="5343BE82" w:rsidR="00986B51" w:rsidRDefault="00986B51"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1</w:t>
        </w:r>
        <w:r>
          <w:rPr>
            <w:rStyle w:val="PageNumber"/>
          </w:rPr>
          <w:fldChar w:fldCharType="end"/>
        </w:r>
      </w:p>
    </w:sdtContent>
  </w:sdt>
  <w:p w14:paraId="00D5C560" w14:textId="77777777" w:rsidR="00986B51" w:rsidRDefault="00986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0D7943" w14:textId="77777777" w:rsidR="009A53B8" w:rsidRDefault="009A53B8" w:rsidP="00B65B3A">
      <w:r>
        <w:separator/>
      </w:r>
    </w:p>
  </w:footnote>
  <w:footnote w:type="continuationSeparator" w:id="0">
    <w:p w14:paraId="3AA50AC1" w14:textId="77777777" w:rsidR="009A53B8" w:rsidRDefault="009A53B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986B51" w:rsidRDefault="00986B51" w:rsidP="00B65B3A">
    <w:pPr>
      <w:pStyle w:val="Header"/>
      <w:spacing w:before="240" w:after="276"/>
    </w:pPr>
  </w:p>
  <w:p w14:paraId="3F805A8E" w14:textId="77777777" w:rsidR="00986B51" w:rsidRDefault="00986B51" w:rsidP="00B65B3A">
    <w:pPr>
      <w:spacing w:after="276"/>
    </w:pPr>
  </w:p>
  <w:p w14:paraId="3A1ECCFB" w14:textId="77777777" w:rsidR="00986B51" w:rsidRDefault="00986B51"/>
  <w:p w14:paraId="4AAA9964" w14:textId="77777777" w:rsidR="00986B51" w:rsidRDefault="00986B5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986B51" w:rsidRPr="00B30794" w:rsidRDefault="00986B51"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0D5E"/>
    <w:rsid w:val="0000109F"/>
    <w:rsid w:val="000014B2"/>
    <w:rsid w:val="0000176F"/>
    <w:rsid w:val="00001830"/>
    <w:rsid w:val="0000196C"/>
    <w:rsid w:val="000019B2"/>
    <w:rsid w:val="00001A7F"/>
    <w:rsid w:val="00001A89"/>
    <w:rsid w:val="00001BAE"/>
    <w:rsid w:val="00001E01"/>
    <w:rsid w:val="00001E0B"/>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61"/>
    <w:rsid w:val="000045B2"/>
    <w:rsid w:val="000045C1"/>
    <w:rsid w:val="000046C3"/>
    <w:rsid w:val="00004A88"/>
    <w:rsid w:val="00004AE0"/>
    <w:rsid w:val="00004AFC"/>
    <w:rsid w:val="00004CD5"/>
    <w:rsid w:val="00004E36"/>
    <w:rsid w:val="00004E6F"/>
    <w:rsid w:val="00004EAA"/>
    <w:rsid w:val="00004FD8"/>
    <w:rsid w:val="00005029"/>
    <w:rsid w:val="0000510E"/>
    <w:rsid w:val="0000521B"/>
    <w:rsid w:val="0000538E"/>
    <w:rsid w:val="000055EE"/>
    <w:rsid w:val="00005835"/>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B2C"/>
    <w:rsid w:val="00007C50"/>
    <w:rsid w:val="00007CE0"/>
    <w:rsid w:val="00007DC2"/>
    <w:rsid w:val="00007DF0"/>
    <w:rsid w:val="00007F4C"/>
    <w:rsid w:val="00007FED"/>
    <w:rsid w:val="000102A5"/>
    <w:rsid w:val="000104E9"/>
    <w:rsid w:val="00010628"/>
    <w:rsid w:val="00010656"/>
    <w:rsid w:val="000107CF"/>
    <w:rsid w:val="00010D71"/>
    <w:rsid w:val="00010DA1"/>
    <w:rsid w:val="00010E10"/>
    <w:rsid w:val="00011015"/>
    <w:rsid w:val="00011149"/>
    <w:rsid w:val="000112A0"/>
    <w:rsid w:val="000113D8"/>
    <w:rsid w:val="000114DC"/>
    <w:rsid w:val="000118B5"/>
    <w:rsid w:val="00011ACC"/>
    <w:rsid w:val="00011B94"/>
    <w:rsid w:val="00011C80"/>
    <w:rsid w:val="00012066"/>
    <w:rsid w:val="00012083"/>
    <w:rsid w:val="0001212D"/>
    <w:rsid w:val="0001267C"/>
    <w:rsid w:val="000128C9"/>
    <w:rsid w:val="00012B53"/>
    <w:rsid w:val="00012D37"/>
    <w:rsid w:val="00012D53"/>
    <w:rsid w:val="00012DA1"/>
    <w:rsid w:val="00012E7A"/>
    <w:rsid w:val="00012FAC"/>
    <w:rsid w:val="0001300F"/>
    <w:rsid w:val="000130B1"/>
    <w:rsid w:val="00013125"/>
    <w:rsid w:val="0001335E"/>
    <w:rsid w:val="000134EB"/>
    <w:rsid w:val="00013835"/>
    <w:rsid w:val="00013938"/>
    <w:rsid w:val="000139CD"/>
    <w:rsid w:val="00013C5D"/>
    <w:rsid w:val="00013DDC"/>
    <w:rsid w:val="00013F4F"/>
    <w:rsid w:val="00013FF2"/>
    <w:rsid w:val="000141B2"/>
    <w:rsid w:val="000141B9"/>
    <w:rsid w:val="0001426A"/>
    <w:rsid w:val="00014401"/>
    <w:rsid w:val="000145FC"/>
    <w:rsid w:val="00014623"/>
    <w:rsid w:val="000149DE"/>
    <w:rsid w:val="00014A1D"/>
    <w:rsid w:val="00014B37"/>
    <w:rsid w:val="00014C71"/>
    <w:rsid w:val="00014D82"/>
    <w:rsid w:val="00015173"/>
    <w:rsid w:val="0001518A"/>
    <w:rsid w:val="00015533"/>
    <w:rsid w:val="00015711"/>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89"/>
    <w:rsid w:val="00023ED3"/>
    <w:rsid w:val="00023FCB"/>
    <w:rsid w:val="0002422B"/>
    <w:rsid w:val="0002424F"/>
    <w:rsid w:val="00024527"/>
    <w:rsid w:val="00024775"/>
    <w:rsid w:val="000248A4"/>
    <w:rsid w:val="00024997"/>
    <w:rsid w:val="00024B8D"/>
    <w:rsid w:val="00024FA6"/>
    <w:rsid w:val="0002502B"/>
    <w:rsid w:val="0002507D"/>
    <w:rsid w:val="00025501"/>
    <w:rsid w:val="00025644"/>
    <w:rsid w:val="000256B7"/>
    <w:rsid w:val="00025758"/>
    <w:rsid w:val="000257E7"/>
    <w:rsid w:val="000259D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BA"/>
    <w:rsid w:val="0002742F"/>
    <w:rsid w:val="000277A7"/>
    <w:rsid w:val="00027BB6"/>
    <w:rsid w:val="00027C0F"/>
    <w:rsid w:val="00027E39"/>
    <w:rsid w:val="00027FE7"/>
    <w:rsid w:val="000300AF"/>
    <w:rsid w:val="000300F3"/>
    <w:rsid w:val="00030166"/>
    <w:rsid w:val="000302A8"/>
    <w:rsid w:val="000302B8"/>
    <w:rsid w:val="000303B0"/>
    <w:rsid w:val="0003045B"/>
    <w:rsid w:val="00030492"/>
    <w:rsid w:val="000308A8"/>
    <w:rsid w:val="000309D1"/>
    <w:rsid w:val="00030D4B"/>
    <w:rsid w:val="00030E80"/>
    <w:rsid w:val="00030F1A"/>
    <w:rsid w:val="0003103E"/>
    <w:rsid w:val="00031112"/>
    <w:rsid w:val="00031253"/>
    <w:rsid w:val="0003125C"/>
    <w:rsid w:val="00031533"/>
    <w:rsid w:val="000316C3"/>
    <w:rsid w:val="000316DE"/>
    <w:rsid w:val="000316E7"/>
    <w:rsid w:val="000319C2"/>
    <w:rsid w:val="00031FD4"/>
    <w:rsid w:val="00032079"/>
    <w:rsid w:val="0003251A"/>
    <w:rsid w:val="00032D21"/>
    <w:rsid w:val="00032D82"/>
    <w:rsid w:val="00032FB8"/>
    <w:rsid w:val="0003321A"/>
    <w:rsid w:val="0003325E"/>
    <w:rsid w:val="00033627"/>
    <w:rsid w:val="00033728"/>
    <w:rsid w:val="00033AA6"/>
    <w:rsid w:val="00033D1A"/>
    <w:rsid w:val="00033D8C"/>
    <w:rsid w:val="00033FD3"/>
    <w:rsid w:val="0003404E"/>
    <w:rsid w:val="00034175"/>
    <w:rsid w:val="00034317"/>
    <w:rsid w:val="000344B8"/>
    <w:rsid w:val="00034C0E"/>
    <w:rsid w:val="00034C53"/>
    <w:rsid w:val="00034D06"/>
    <w:rsid w:val="00034DBC"/>
    <w:rsid w:val="00035088"/>
    <w:rsid w:val="000351A2"/>
    <w:rsid w:val="000351F5"/>
    <w:rsid w:val="00035338"/>
    <w:rsid w:val="0003540D"/>
    <w:rsid w:val="00035630"/>
    <w:rsid w:val="00035651"/>
    <w:rsid w:val="000359D4"/>
    <w:rsid w:val="00035A34"/>
    <w:rsid w:val="00035B28"/>
    <w:rsid w:val="00035C66"/>
    <w:rsid w:val="00035DD6"/>
    <w:rsid w:val="00035FE5"/>
    <w:rsid w:val="00036117"/>
    <w:rsid w:val="000361AC"/>
    <w:rsid w:val="000366D3"/>
    <w:rsid w:val="00036A70"/>
    <w:rsid w:val="00036CE3"/>
    <w:rsid w:val="00036D8F"/>
    <w:rsid w:val="00036F71"/>
    <w:rsid w:val="000371F5"/>
    <w:rsid w:val="0003722E"/>
    <w:rsid w:val="0003726A"/>
    <w:rsid w:val="0003742D"/>
    <w:rsid w:val="0003761B"/>
    <w:rsid w:val="000376E2"/>
    <w:rsid w:val="00037764"/>
    <w:rsid w:val="00037A18"/>
    <w:rsid w:val="00037ABB"/>
    <w:rsid w:val="00037B1A"/>
    <w:rsid w:val="00037B3B"/>
    <w:rsid w:val="00037D4A"/>
    <w:rsid w:val="0004083A"/>
    <w:rsid w:val="000408BD"/>
    <w:rsid w:val="0004099B"/>
    <w:rsid w:val="00040B01"/>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2A"/>
    <w:rsid w:val="00043899"/>
    <w:rsid w:val="0004393B"/>
    <w:rsid w:val="000439C6"/>
    <w:rsid w:val="00043CC3"/>
    <w:rsid w:val="00043D6F"/>
    <w:rsid w:val="00043E99"/>
    <w:rsid w:val="00043F45"/>
    <w:rsid w:val="00044402"/>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644"/>
    <w:rsid w:val="00046889"/>
    <w:rsid w:val="00046A6A"/>
    <w:rsid w:val="00046A75"/>
    <w:rsid w:val="000471E6"/>
    <w:rsid w:val="00047458"/>
    <w:rsid w:val="00047601"/>
    <w:rsid w:val="0004772A"/>
    <w:rsid w:val="00047884"/>
    <w:rsid w:val="000479A2"/>
    <w:rsid w:val="00047B55"/>
    <w:rsid w:val="00047BFA"/>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1CE8"/>
    <w:rsid w:val="00051D81"/>
    <w:rsid w:val="0005256E"/>
    <w:rsid w:val="000528C4"/>
    <w:rsid w:val="00052921"/>
    <w:rsid w:val="00052C06"/>
    <w:rsid w:val="00052D6E"/>
    <w:rsid w:val="00052EA7"/>
    <w:rsid w:val="00052F18"/>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43E"/>
    <w:rsid w:val="000566F2"/>
    <w:rsid w:val="000567B3"/>
    <w:rsid w:val="0005697D"/>
    <w:rsid w:val="00056B0A"/>
    <w:rsid w:val="00056B0D"/>
    <w:rsid w:val="00056C4C"/>
    <w:rsid w:val="00056CAF"/>
    <w:rsid w:val="00056F2F"/>
    <w:rsid w:val="00056F8C"/>
    <w:rsid w:val="00057835"/>
    <w:rsid w:val="00057840"/>
    <w:rsid w:val="00057BB6"/>
    <w:rsid w:val="00057C3A"/>
    <w:rsid w:val="000601AF"/>
    <w:rsid w:val="00060282"/>
    <w:rsid w:val="00060522"/>
    <w:rsid w:val="000608D1"/>
    <w:rsid w:val="000609ED"/>
    <w:rsid w:val="00060B95"/>
    <w:rsid w:val="00060EA7"/>
    <w:rsid w:val="00061004"/>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69"/>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E6A"/>
    <w:rsid w:val="00064FE2"/>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254"/>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DE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16"/>
    <w:rsid w:val="00075EAE"/>
    <w:rsid w:val="00075ED9"/>
    <w:rsid w:val="000761CA"/>
    <w:rsid w:val="0007624C"/>
    <w:rsid w:val="00076414"/>
    <w:rsid w:val="0007649F"/>
    <w:rsid w:val="00076B00"/>
    <w:rsid w:val="00076C98"/>
    <w:rsid w:val="00076FA9"/>
    <w:rsid w:val="000771AE"/>
    <w:rsid w:val="000772A5"/>
    <w:rsid w:val="000772B9"/>
    <w:rsid w:val="0007746C"/>
    <w:rsid w:val="000774F3"/>
    <w:rsid w:val="00077522"/>
    <w:rsid w:val="00077527"/>
    <w:rsid w:val="000777AB"/>
    <w:rsid w:val="000779F9"/>
    <w:rsid w:val="00077A77"/>
    <w:rsid w:val="00077D10"/>
    <w:rsid w:val="00080146"/>
    <w:rsid w:val="0008020F"/>
    <w:rsid w:val="00080241"/>
    <w:rsid w:val="000802E7"/>
    <w:rsid w:val="00080422"/>
    <w:rsid w:val="00080486"/>
    <w:rsid w:val="0008049A"/>
    <w:rsid w:val="0008050D"/>
    <w:rsid w:val="000806AE"/>
    <w:rsid w:val="000808A3"/>
    <w:rsid w:val="000808C7"/>
    <w:rsid w:val="00080EF8"/>
    <w:rsid w:val="00080F3E"/>
    <w:rsid w:val="0008116D"/>
    <w:rsid w:val="000814E1"/>
    <w:rsid w:val="000819F0"/>
    <w:rsid w:val="00081C5D"/>
    <w:rsid w:val="00081DBA"/>
    <w:rsid w:val="00081DFE"/>
    <w:rsid w:val="00081E1E"/>
    <w:rsid w:val="0008221C"/>
    <w:rsid w:val="0008247C"/>
    <w:rsid w:val="0008272B"/>
    <w:rsid w:val="0008283D"/>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021"/>
    <w:rsid w:val="00087434"/>
    <w:rsid w:val="00087B64"/>
    <w:rsid w:val="00087C31"/>
    <w:rsid w:val="00087CB5"/>
    <w:rsid w:val="00087CEF"/>
    <w:rsid w:val="00087DDF"/>
    <w:rsid w:val="00087E83"/>
    <w:rsid w:val="0009000C"/>
    <w:rsid w:val="00090087"/>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E6B"/>
    <w:rsid w:val="00092010"/>
    <w:rsid w:val="00092102"/>
    <w:rsid w:val="00092195"/>
    <w:rsid w:val="00092202"/>
    <w:rsid w:val="000926A8"/>
    <w:rsid w:val="00092A75"/>
    <w:rsid w:val="00092F61"/>
    <w:rsid w:val="00092F99"/>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B5"/>
    <w:rsid w:val="00094EC0"/>
    <w:rsid w:val="000950A4"/>
    <w:rsid w:val="000953BC"/>
    <w:rsid w:val="000958E4"/>
    <w:rsid w:val="00095A51"/>
    <w:rsid w:val="00095A7D"/>
    <w:rsid w:val="00095C4D"/>
    <w:rsid w:val="00095DB3"/>
    <w:rsid w:val="00095EFB"/>
    <w:rsid w:val="00095FB7"/>
    <w:rsid w:val="0009679F"/>
    <w:rsid w:val="00096A76"/>
    <w:rsid w:val="00096B7F"/>
    <w:rsid w:val="00097224"/>
    <w:rsid w:val="00097348"/>
    <w:rsid w:val="00097605"/>
    <w:rsid w:val="000976AF"/>
    <w:rsid w:val="00097956"/>
    <w:rsid w:val="00097DF4"/>
    <w:rsid w:val="000A0119"/>
    <w:rsid w:val="000A0217"/>
    <w:rsid w:val="000A0235"/>
    <w:rsid w:val="000A04E8"/>
    <w:rsid w:val="000A087F"/>
    <w:rsid w:val="000A09B0"/>
    <w:rsid w:val="000A0A31"/>
    <w:rsid w:val="000A0A6D"/>
    <w:rsid w:val="000A0A75"/>
    <w:rsid w:val="000A0AC1"/>
    <w:rsid w:val="000A0C20"/>
    <w:rsid w:val="000A0D7E"/>
    <w:rsid w:val="000A0DA7"/>
    <w:rsid w:val="000A0EEF"/>
    <w:rsid w:val="000A1005"/>
    <w:rsid w:val="000A1106"/>
    <w:rsid w:val="000A1A3A"/>
    <w:rsid w:val="000A1E8F"/>
    <w:rsid w:val="000A1EE4"/>
    <w:rsid w:val="000A2143"/>
    <w:rsid w:val="000A2161"/>
    <w:rsid w:val="000A2227"/>
    <w:rsid w:val="000A242E"/>
    <w:rsid w:val="000A2443"/>
    <w:rsid w:val="000A245E"/>
    <w:rsid w:val="000A2575"/>
    <w:rsid w:val="000A257E"/>
    <w:rsid w:val="000A2667"/>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F55"/>
    <w:rsid w:val="000A5FC6"/>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627"/>
    <w:rsid w:val="000B069D"/>
    <w:rsid w:val="000B07A2"/>
    <w:rsid w:val="000B088D"/>
    <w:rsid w:val="000B0C7B"/>
    <w:rsid w:val="000B0ED6"/>
    <w:rsid w:val="000B0EEB"/>
    <w:rsid w:val="000B12D8"/>
    <w:rsid w:val="000B1740"/>
    <w:rsid w:val="000B1949"/>
    <w:rsid w:val="000B1B03"/>
    <w:rsid w:val="000B1CC2"/>
    <w:rsid w:val="000B2125"/>
    <w:rsid w:val="000B225A"/>
    <w:rsid w:val="000B23E0"/>
    <w:rsid w:val="000B2612"/>
    <w:rsid w:val="000B27E6"/>
    <w:rsid w:val="000B2A7B"/>
    <w:rsid w:val="000B2B42"/>
    <w:rsid w:val="000B2D97"/>
    <w:rsid w:val="000B2F93"/>
    <w:rsid w:val="000B2FAE"/>
    <w:rsid w:val="000B32A6"/>
    <w:rsid w:val="000B34DD"/>
    <w:rsid w:val="000B35EA"/>
    <w:rsid w:val="000B36F4"/>
    <w:rsid w:val="000B3A25"/>
    <w:rsid w:val="000B3E86"/>
    <w:rsid w:val="000B3EFF"/>
    <w:rsid w:val="000B4413"/>
    <w:rsid w:val="000B444E"/>
    <w:rsid w:val="000B446A"/>
    <w:rsid w:val="000B45B9"/>
    <w:rsid w:val="000B4795"/>
    <w:rsid w:val="000B4B43"/>
    <w:rsid w:val="000B4B62"/>
    <w:rsid w:val="000B4B68"/>
    <w:rsid w:val="000B4E31"/>
    <w:rsid w:val="000B504A"/>
    <w:rsid w:val="000B5050"/>
    <w:rsid w:val="000B5140"/>
    <w:rsid w:val="000B5162"/>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7460"/>
    <w:rsid w:val="000B749C"/>
    <w:rsid w:val="000B74B9"/>
    <w:rsid w:val="000B76C5"/>
    <w:rsid w:val="000B7715"/>
    <w:rsid w:val="000B77D0"/>
    <w:rsid w:val="000B7976"/>
    <w:rsid w:val="000B7BF7"/>
    <w:rsid w:val="000B7D1E"/>
    <w:rsid w:val="000B7D20"/>
    <w:rsid w:val="000B7DBC"/>
    <w:rsid w:val="000B7F7E"/>
    <w:rsid w:val="000C00DF"/>
    <w:rsid w:val="000C05F6"/>
    <w:rsid w:val="000C076D"/>
    <w:rsid w:val="000C0781"/>
    <w:rsid w:val="000C0818"/>
    <w:rsid w:val="000C0CD4"/>
    <w:rsid w:val="000C0D8A"/>
    <w:rsid w:val="000C0E3E"/>
    <w:rsid w:val="000C1444"/>
    <w:rsid w:val="000C1642"/>
    <w:rsid w:val="000C166F"/>
    <w:rsid w:val="000C1675"/>
    <w:rsid w:val="000C1682"/>
    <w:rsid w:val="000C1766"/>
    <w:rsid w:val="000C180F"/>
    <w:rsid w:val="000C18F9"/>
    <w:rsid w:val="000C19A1"/>
    <w:rsid w:val="000C1C17"/>
    <w:rsid w:val="000C1FCF"/>
    <w:rsid w:val="000C25F7"/>
    <w:rsid w:val="000C2BCE"/>
    <w:rsid w:val="000C2CF1"/>
    <w:rsid w:val="000C2DC6"/>
    <w:rsid w:val="000C306B"/>
    <w:rsid w:val="000C3185"/>
    <w:rsid w:val="000C3215"/>
    <w:rsid w:val="000C324B"/>
    <w:rsid w:val="000C32E0"/>
    <w:rsid w:val="000C34DD"/>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A49"/>
    <w:rsid w:val="000C4B33"/>
    <w:rsid w:val="000C4B79"/>
    <w:rsid w:val="000C4D51"/>
    <w:rsid w:val="000C4EC5"/>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2C4"/>
    <w:rsid w:val="000C6716"/>
    <w:rsid w:val="000C6769"/>
    <w:rsid w:val="000C69F2"/>
    <w:rsid w:val="000C6A1F"/>
    <w:rsid w:val="000C6AB5"/>
    <w:rsid w:val="000C6C0B"/>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21B"/>
    <w:rsid w:val="000D1497"/>
    <w:rsid w:val="000D14F3"/>
    <w:rsid w:val="000D1971"/>
    <w:rsid w:val="000D1A5F"/>
    <w:rsid w:val="000D21CA"/>
    <w:rsid w:val="000D2AAE"/>
    <w:rsid w:val="000D2B3D"/>
    <w:rsid w:val="000D2D23"/>
    <w:rsid w:val="000D328D"/>
    <w:rsid w:val="000D3370"/>
    <w:rsid w:val="000D33DE"/>
    <w:rsid w:val="000D3447"/>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6A6"/>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40"/>
    <w:rsid w:val="000D7CB0"/>
    <w:rsid w:val="000D7DAB"/>
    <w:rsid w:val="000D7E76"/>
    <w:rsid w:val="000D7F87"/>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3FE"/>
    <w:rsid w:val="000E29F1"/>
    <w:rsid w:val="000E2A9D"/>
    <w:rsid w:val="000E2AC2"/>
    <w:rsid w:val="000E2CA3"/>
    <w:rsid w:val="000E30B6"/>
    <w:rsid w:val="000E3152"/>
    <w:rsid w:val="000E3409"/>
    <w:rsid w:val="000E3535"/>
    <w:rsid w:val="000E364D"/>
    <w:rsid w:val="000E36BF"/>
    <w:rsid w:val="000E3B75"/>
    <w:rsid w:val="000E40AD"/>
    <w:rsid w:val="000E41EA"/>
    <w:rsid w:val="000E42C1"/>
    <w:rsid w:val="000E43D3"/>
    <w:rsid w:val="000E4429"/>
    <w:rsid w:val="000E4530"/>
    <w:rsid w:val="000E466C"/>
    <w:rsid w:val="000E4885"/>
    <w:rsid w:val="000E49D4"/>
    <w:rsid w:val="000E4AD1"/>
    <w:rsid w:val="000E4B74"/>
    <w:rsid w:val="000E4F9E"/>
    <w:rsid w:val="000E502C"/>
    <w:rsid w:val="000E5320"/>
    <w:rsid w:val="000E54E2"/>
    <w:rsid w:val="000E556B"/>
    <w:rsid w:val="000E592F"/>
    <w:rsid w:val="000E594F"/>
    <w:rsid w:val="000E5B6F"/>
    <w:rsid w:val="000E5B87"/>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7A4"/>
    <w:rsid w:val="000E784A"/>
    <w:rsid w:val="000E7B4C"/>
    <w:rsid w:val="000E7B85"/>
    <w:rsid w:val="000E7C23"/>
    <w:rsid w:val="000E7C7D"/>
    <w:rsid w:val="000E7E7C"/>
    <w:rsid w:val="000F00D2"/>
    <w:rsid w:val="000F024A"/>
    <w:rsid w:val="000F069E"/>
    <w:rsid w:val="000F0712"/>
    <w:rsid w:val="000F0E4B"/>
    <w:rsid w:val="000F1449"/>
    <w:rsid w:val="000F1792"/>
    <w:rsid w:val="000F198F"/>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723"/>
    <w:rsid w:val="000F48DB"/>
    <w:rsid w:val="000F493A"/>
    <w:rsid w:val="000F515A"/>
    <w:rsid w:val="000F545D"/>
    <w:rsid w:val="000F5828"/>
    <w:rsid w:val="000F5B0C"/>
    <w:rsid w:val="000F5C07"/>
    <w:rsid w:val="000F5D28"/>
    <w:rsid w:val="000F5E03"/>
    <w:rsid w:val="000F5ED8"/>
    <w:rsid w:val="000F5F1B"/>
    <w:rsid w:val="000F5FEA"/>
    <w:rsid w:val="000F6030"/>
    <w:rsid w:val="000F63EC"/>
    <w:rsid w:val="000F6473"/>
    <w:rsid w:val="000F6592"/>
    <w:rsid w:val="000F68D6"/>
    <w:rsid w:val="000F69AA"/>
    <w:rsid w:val="000F6B1D"/>
    <w:rsid w:val="000F6F47"/>
    <w:rsid w:val="000F70CE"/>
    <w:rsid w:val="000F7111"/>
    <w:rsid w:val="000F7215"/>
    <w:rsid w:val="000F7342"/>
    <w:rsid w:val="000F7533"/>
    <w:rsid w:val="000F783B"/>
    <w:rsid w:val="000F7951"/>
    <w:rsid w:val="000F7D26"/>
    <w:rsid w:val="001004D7"/>
    <w:rsid w:val="00100813"/>
    <w:rsid w:val="00100C87"/>
    <w:rsid w:val="00100E9B"/>
    <w:rsid w:val="00100F2B"/>
    <w:rsid w:val="001011E1"/>
    <w:rsid w:val="001012E9"/>
    <w:rsid w:val="0010183E"/>
    <w:rsid w:val="00101C9F"/>
    <w:rsid w:val="00101EA4"/>
    <w:rsid w:val="00101EB7"/>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1AF"/>
    <w:rsid w:val="0010623B"/>
    <w:rsid w:val="00106383"/>
    <w:rsid w:val="001063E0"/>
    <w:rsid w:val="00106423"/>
    <w:rsid w:val="00106440"/>
    <w:rsid w:val="00106BED"/>
    <w:rsid w:val="00106C68"/>
    <w:rsid w:val="00106E71"/>
    <w:rsid w:val="001074FE"/>
    <w:rsid w:val="00107715"/>
    <w:rsid w:val="00107C02"/>
    <w:rsid w:val="00107D11"/>
    <w:rsid w:val="00107D48"/>
    <w:rsid w:val="00107D97"/>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2089"/>
    <w:rsid w:val="001120B2"/>
    <w:rsid w:val="0011226B"/>
    <w:rsid w:val="0011277E"/>
    <w:rsid w:val="001128B2"/>
    <w:rsid w:val="00112976"/>
    <w:rsid w:val="00112ABD"/>
    <w:rsid w:val="00112CDD"/>
    <w:rsid w:val="00112F4F"/>
    <w:rsid w:val="00113216"/>
    <w:rsid w:val="001135B6"/>
    <w:rsid w:val="00113A42"/>
    <w:rsid w:val="00113EAB"/>
    <w:rsid w:val="00113FEA"/>
    <w:rsid w:val="00114186"/>
    <w:rsid w:val="0011420E"/>
    <w:rsid w:val="001144C2"/>
    <w:rsid w:val="001145A4"/>
    <w:rsid w:val="00114AE7"/>
    <w:rsid w:val="00114D03"/>
    <w:rsid w:val="00114DAE"/>
    <w:rsid w:val="00114F8D"/>
    <w:rsid w:val="001152C4"/>
    <w:rsid w:val="0011532E"/>
    <w:rsid w:val="001153AE"/>
    <w:rsid w:val="0011586E"/>
    <w:rsid w:val="0011593B"/>
    <w:rsid w:val="001159DE"/>
    <w:rsid w:val="001159E5"/>
    <w:rsid w:val="00115ABC"/>
    <w:rsid w:val="00115AFB"/>
    <w:rsid w:val="00116136"/>
    <w:rsid w:val="00116389"/>
    <w:rsid w:val="0011654C"/>
    <w:rsid w:val="00116670"/>
    <w:rsid w:val="001167D6"/>
    <w:rsid w:val="001168E0"/>
    <w:rsid w:val="00116910"/>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A8C"/>
    <w:rsid w:val="00117C19"/>
    <w:rsid w:val="00117C34"/>
    <w:rsid w:val="00117CF0"/>
    <w:rsid w:val="00120346"/>
    <w:rsid w:val="0012049C"/>
    <w:rsid w:val="00120618"/>
    <w:rsid w:val="0012070D"/>
    <w:rsid w:val="0012082A"/>
    <w:rsid w:val="0012087E"/>
    <w:rsid w:val="001209AD"/>
    <w:rsid w:val="001209CD"/>
    <w:rsid w:val="00120C13"/>
    <w:rsid w:val="00120D22"/>
    <w:rsid w:val="00120FA6"/>
    <w:rsid w:val="001210A2"/>
    <w:rsid w:val="00121167"/>
    <w:rsid w:val="0012123D"/>
    <w:rsid w:val="001212C9"/>
    <w:rsid w:val="00121614"/>
    <w:rsid w:val="00121691"/>
    <w:rsid w:val="0012193E"/>
    <w:rsid w:val="00121AF8"/>
    <w:rsid w:val="00121D51"/>
    <w:rsid w:val="00121FCF"/>
    <w:rsid w:val="00122745"/>
    <w:rsid w:val="00122C86"/>
    <w:rsid w:val="00122CF6"/>
    <w:rsid w:val="00122D15"/>
    <w:rsid w:val="001231E4"/>
    <w:rsid w:val="0012334D"/>
    <w:rsid w:val="001233B5"/>
    <w:rsid w:val="00123455"/>
    <w:rsid w:val="00123471"/>
    <w:rsid w:val="001236A3"/>
    <w:rsid w:val="0012373B"/>
    <w:rsid w:val="0012376D"/>
    <w:rsid w:val="00123980"/>
    <w:rsid w:val="001239EE"/>
    <w:rsid w:val="00123D19"/>
    <w:rsid w:val="00123DD1"/>
    <w:rsid w:val="00123F31"/>
    <w:rsid w:val="001241CE"/>
    <w:rsid w:val="00124666"/>
    <w:rsid w:val="0012489B"/>
    <w:rsid w:val="00124C1F"/>
    <w:rsid w:val="0012511E"/>
    <w:rsid w:val="00125356"/>
    <w:rsid w:val="001253B5"/>
    <w:rsid w:val="0012557B"/>
    <w:rsid w:val="001255DB"/>
    <w:rsid w:val="001258AD"/>
    <w:rsid w:val="001258FE"/>
    <w:rsid w:val="00125A25"/>
    <w:rsid w:val="00125ABF"/>
    <w:rsid w:val="00125D23"/>
    <w:rsid w:val="00125F07"/>
    <w:rsid w:val="00125F96"/>
    <w:rsid w:val="00125FF0"/>
    <w:rsid w:val="00126103"/>
    <w:rsid w:val="001261F1"/>
    <w:rsid w:val="00126247"/>
    <w:rsid w:val="00126949"/>
    <w:rsid w:val="001269BC"/>
    <w:rsid w:val="00126A15"/>
    <w:rsid w:val="00126C4E"/>
    <w:rsid w:val="00126EF2"/>
    <w:rsid w:val="00126F00"/>
    <w:rsid w:val="001272A8"/>
    <w:rsid w:val="00127728"/>
    <w:rsid w:val="00127745"/>
    <w:rsid w:val="001278E6"/>
    <w:rsid w:val="00127B8B"/>
    <w:rsid w:val="00127BFB"/>
    <w:rsid w:val="00127DF6"/>
    <w:rsid w:val="00127E55"/>
    <w:rsid w:val="00127E99"/>
    <w:rsid w:val="00127EF9"/>
    <w:rsid w:val="00130276"/>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263"/>
    <w:rsid w:val="001324A4"/>
    <w:rsid w:val="001324BF"/>
    <w:rsid w:val="0013270E"/>
    <w:rsid w:val="00132736"/>
    <w:rsid w:val="001327F8"/>
    <w:rsid w:val="00132A40"/>
    <w:rsid w:val="001337DF"/>
    <w:rsid w:val="001338CE"/>
    <w:rsid w:val="00133B20"/>
    <w:rsid w:val="00133CAD"/>
    <w:rsid w:val="00133D5F"/>
    <w:rsid w:val="00133EC1"/>
    <w:rsid w:val="001340A8"/>
    <w:rsid w:val="001341C4"/>
    <w:rsid w:val="0013443F"/>
    <w:rsid w:val="001345E1"/>
    <w:rsid w:val="00134936"/>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37EE2"/>
    <w:rsid w:val="0014027E"/>
    <w:rsid w:val="001402C2"/>
    <w:rsid w:val="001403C1"/>
    <w:rsid w:val="001406CC"/>
    <w:rsid w:val="001408FE"/>
    <w:rsid w:val="001409CE"/>
    <w:rsid w:val="00140B4B"/>
    <w:rsid w:val="00140D67"/>
    <w:rsid w:val="00140E2C"/>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73D"/>
    <w:rsid w:val="001437ED"/>
    <w:rsid w:val="00143804"/>
    <w:rsid w:val="00143805"/>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9C8"/>
    <w:rsid w:val="00146C07"/>
    <w:rsid w:val="00146C84"/>
    <w:rsid w:val="00146D89"/>
    <w:rsid w:val="00146FF4"/>
    <w:rsid w:val="00147207"/>
    <w:rsid w:val="001472B6"/>
    <w:rsid w:val="001472FD"/>
    <w:rsid w:val="0014731E"/>
    <w:rsid w:val="001473B7"/>
    <w:rsid w:val="00147638"/>
    <w:rsid w:val="0014772B"/>
    <w:rsid w:val="001477F1"/>
    <w:rsid w:val="00147F73"/>
    <w:rsid w:val="00150249"/>
    <w:rsid w:val="001505E8"/>
    <w:rsid w:val="001509BE"/>
    <w:rsid w:val="001509EA"/>
    <w:rsid w:val="00150B2C"/>
    <w:rsid w:val="00150B72"/>
    <w:rsid w:val="00150D3C"/>
    <w:rsid w:val="00151016"/>
    <w:rsid w:val="00151051"/>
    <w:rsid w:val="0015140D"/>
    <w:rsid w:val="001514B7"/>
    <w:rsid w:val="001515DF"/>
    <w:rsid w:val="00151647"/>
    <w:rsid w:val="001518BB"/>
    <w:rsid w:val="00151967"/>
    <w:rsid w:val="001519A5"/>
    <w:rsid w:val="00151CC2"/>
    <w:rsid w:val="00151CD7"/>
    <w:rsid w:val="00152176"/>
    <w:rsid w:val="001522BB"/>
    <w:rsid w:val="00152309"/>
    <w:rsid w:val="00152861"/>
    <w:rsid w:val="00152AEA"/>
    <w:rsid w:val="00152C1E"/>
    <w:rsid w:val="00152F16"/>
    <w:rsid w:val="00152F4A"/>
    <w:rsid w:val="00152FA9"/>
    <w:rsid w:val="00153304"/>
    <w:rsid w:val="00153495"/>
    <w:rsid w:val="001534DF"/>
    <w:rsid w:val="001534E6"/>
    <w:rsid w:val="0015381A"/>
    <w:rsid w:val="00153A33"/>
    <w:rsid w:val="00153D1C"/>
    <w:rsid w:val="00153DAF"/>
    <w:rsid w:val="00153EAC"/>
    <w:rsid w:val="00153F6D"/>
    <w:rsid w:val="001540AA"/>
    <w:rsid w:val="00154246"/>
    <w:rsid w:val="00154298"/>
    <w:rsid w:val="00154997"/>
    <w:rsid w:val="00154EB8"/>
    <w:rsid w:val="0015508A"/>
    <w:rsid w:val="001550AE"/>
    <w:rsid w:val="00155149"/>
    <w:rsid w:val="001551A2"/>
    <w:rsid w:val="001555D2"/>
    <w:rsid w:val="0015577B"/>
    <w:rsid w:val="0015596B"/>
    <w:rsid w:val="00155A20"/>
    <w:rsid w:val="00155EDF"/>
    <w:rsid w:val="001562C2"/>
    <w:rsid w:val="00156451"/>
    <w:rsid w:val="0015657A"/>
    <w:rsid w:val="001565BF"/>
    <w:rsid w:val="00156BC5"/>
    <w:rsid w:val="00156D9D"/>
    <w:rsid w:val="00156DAE"/>
    <w:rsid w:val="001570ED"/>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83"/>
    <w:rsid w:val="001612E8"/>
    <w:rsid w:val="0016140A"/>
    <w:rsid w:val="001614D3"/>
    <w:rsid w:val="0016151A"/>
    <w:rsid w:val="0016155A"/>
    <w:rsid w:val="00161624"/>
    <w:rsid w:val="0016166A"/>
    <w:rsid w:val="001616F0"/>
    <w:rsid w:val="0016177D"/>
    <w:rsid w:val="00161B3D"/>
    <w:rsid w:val="00161BD4"/>
    <w:rsid w:val="00161C85"/>
    <w:rsid w:val="00162027"/>
    <w:rsid w:val="001621C0"/>
    <w:rsid w:val="00162290"/>
    <w:rsid w:val="00162444"/>
    <w:rsid w:val="001624C7"/>
    <w:rsid w:val="001626EE"/>
    <w:rsid w:val="001626F6"/>
    <w:rsid w:val="00162DF3"/>
    <w:rsid w:val="00162F58"/>
    <w:rsid w:val="001631A3"/>
    <w:rsid w:val="00163314"/>
    <w:rsid w:val="00163459"/>
    <w:rsid w:val="0016356A"/>
    <w:rsid w:val="00163740"/>
    <w:rsid w:val="001637B1"/>
    <w:rsid w:val="00163824"/>
    <w:rsid w:val="00163891"/>
    <w:rsid w:val="001638B4"/>
    <w:rsid w:val="00163F85"/>
    <w:rsid w:val="001643BA"/>
    <w:rsid w:val="0016441D"/>
    <w:rsid w:val="001648F0"/>
    <w:rsid w:val="00164A22"/>
    <w:rsid w:val="00164AD0"/>
    <w:rsid w:val="00164C3E"/>
    <w:rsid w:val="00164CA5"/>
    <w:rsid w:val="00164CB0"/>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AC"/>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67"/>
    <w:rsid w:val="001756F0"/>
    <w:rsid w:val="001757D0"/>
    <w:rsid w:val="00175AF1"/>
    <w:rsid w:val="00175E19"/>
    <w:rsid w:val="00175FBF"/>
    <w:rsid w:val="001761D6"/>
    <w:rsid w:val="00176B5D"/>
    <w:rsid w:val="00176B7E"/>
    <w:rsid w:val="00176BAF"/>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E09"/>
    <w:rsid w:val="00177E11"/>
    <w:rsid w:val="001800B3"/>
    <w:rsid w:val="0018027C"/>
    <w:rsid w:val="00180280"/>
    <w:rsid w:val="00180349"/>
    <w:rsid w:val="00180434"/>
    <w:rsid w:val="001804AA"/>
    <w:rsid w:val="00180552"/>
    <w:rsid w:val="001805ED"/>
    <w:rsid w:val="00180840"/>
    <w:rsid w:val="00180D07"/>
    <w:rsid w:val="00180DA2"/>
    <w:rsid w:val="00180ED9"/>
    <w:rsid w:val="00180F48"/>
    <w:rsid w:val="00180FCE"/>
    <w:rsid w:val="0018109A"/>
    <w:rsid w:val="001810E1"/>
    <w:rsid w:val="001812BC"/>
    <w:rsid w:val="0018147A"/>
    <w:rsid w:val="00181554"/>
    <w:rsid w:val="0018156C"/>
    <w:rsid w:val="001816D3"/>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210"/>
    <w:rsid w:val="001843A1"/>
    <w:rsid w:val="00184538"/>
    <w:rsid w:val="0018454F"/>
    <w:rsid w:val="0018483B"/>
    <w:rsid w:val="00184AC0"/>
    <w:rsid w:val="00184CE5"/>
    <w:rsid w:val="00184CFE"/>
    <w:rsid w:val="00184E03"/>
    <w:rsid w:val="00184ECE"/>
    <w:rsid w:val="0018504A"/>
    <w:rsid w:val="0018519A"/>
    <w:rsid w:val="00185302"/>
    <w:rsid w:val="0018536B"/>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9E3"/>
    <w:rsid w:val="00186B7E"/>
    <w:rsid w:val="00186C66"/>
    <w:rsid w:val="00186C9B"/>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88A"/>
    <w:rsid w:val="001908E2"/>
    <w:rsid w:val="001909A3"/>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B01"/>
    <w:rsid w:val="00194BBB"/>
    <w:rsid w:val="00194EA6"/>
    <w:rsid w:val="00195029"/>
    <w:rsid w:val="00195278"/>
    <w:rsid w:val="001952AC"/>
    <w:rsid w:val="001957BF"/>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3E7"/>
    <w:rsid w:val="001974ED"/>
    <w:rsid w:val="001975B1"/>
    <w:rsid w:val="0019761D"/>
    <w:rsid w:val="0019762D"/>
    <w:rsid w:val="001977E2"/>
    <w:rsid w:val="00197CAD"/>
    <w:rsid w:val="00197D81"/>
    <w:rsid w:val="001A0200"/>
    <w:rsid w:val="001A02B4"/>
    <w:rsid w:val="001A0303"/>
    <w:rsid w:val="001A040A"/>
    <w:rsid w:val="001A04A4"/>
    <w:rsid w:val="001A04E6"/>
    <w:rsid w:val="001A05BD"/>
    <w:rsid w:val="001A0833"/>
    <w:rsid w:val="001A09F5"/>
    <w:rsid w:val="001A0AA2"/>
    <w:rsid w:val="001A0B3D"/>
    <w:rsid w:val="001A1271"/>
    <w:rsid w:val="001A14AA"/>
    <w:rsid w:val="001A16F6"/>
    <w:rsid w:val="001A1712"/>
    <w:rsid w:val="001A194F"/>
    <w:rsid w:val="001A19A3"/>
    <w:rsid w:val="001A1BBF"/>
    <w:rsid w:val="001A1BF1"/>
    <w:rsid w:val="001A1D69"/>
    <w:rsid w:val="001A1EE1"/>
    <w:rsid w:val="001A1F63"/>
    <w:rsid w:val="001A1F66"/>
    <w:rsid w:val="001A1FB2"/>
    <w:rsid w:val="001A2085"/>
    <w:rsid w:val="001A208D"/>
    <w:rsid w:val="001A20EA"/>
    <w:rsid w:val="001A229F"/>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0B6"/>
    <w:rsid w:val="001A58EF"/>
    <w:rsid w:val="001A597D"/>
    <w:rsid w:val="001A5B75"/>
    <w:rsid w:val="001A5B85"/>
    <w:rsid w:val="001A5B87"/>
    <w:rsid w:val="001A5DBD"/>
    <w:rsid w:val="001A5E70"/>
    <w:rsid w:val="001A5FD8"/>
    <w:rsid w:val="001A6223"/>
    <w:rsid w:val="001A622F"/>
    <w:rsid w:val="001A654F"/>
    <w:rsid w:val="001A666F"/>
    <w:rsid w:val="001A69DF"/>
    <w:rsid w:val="001A6A01"/>
    <w:rsid w:val="001A6B56"/>
    <w:rsid w:val="001A6B7F"/>
    <w:rsid w:val="001A76A4"/>
    <w:rsid w:val="001A7894"/>
    <w:rsid w:val="001A7F8B"/>
    <w:rsid w:val="001B0738"/>
    <w:rsid w:val="001B0B2D"/>
    <w:rsid w:val="001B0B54"/>
    <w:rsid w:val="001B108D"/>
    <w:rsid w:val="001B1296"/>
    <w:rsid w:val="001B149A"/>
    <w:rsid w:val="001B14AD"/>
    <w:rsid w:val="001B155A"/>
    <w:rsid w:val="001B155F"/>
    <w:rsid w:val="001B15C0"/>
    <w:rsid w:val="001B1657"/>
    <w:rsid w:val="001B181C"/>
    <w:rsid w:val="001B197A"/>
    <w:rsid w:val="001B2028"/>
    <w:rsid w:val="001B2053"/>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C6F"/>
    <w:rsid w:val="001B4E27"/>
    <w:rsid w:val="001B4E53"/>
    <w:rsid w:val="001B5454"/>
    <w:rsid w:val="001B54EE"/>
    <w:rsid w:val="001B5A3D"/>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976"/>
    <w:rsid w:val="001C29BE"/>
    <w:rsid w:val="001C2A89"/>
    <w:rsid w:val="001C2C66"/>
    <w:rsid w:val="001C2D8B"/>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349"/>
    <w:rsid w:val="001C6523"/>
    <w:rsid w:val="001C656A"/>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AC5"/>
    <w:rsid w:val="001D0CB0"/>
    <w:rsid w:val="001D107C"/>
    <w:rsid w:val="001D173D"/>
    <w:rsid w:val="001D1845"/>
    <w:rsid w:val="001D1A1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B9E"/>
    <w:rsid w:val="001D3DCF"/>
    <w:rsid w:val="001D3DE1"/>
    <w:rsid w:val="001D3E6B"/>
    <w:rsid w:val="001D40DD"/>
    <w:rsid w:val="001D4200"/>
    <w:rsid w:val="001D4835"/>
    <w:rsid w:val="001D4856"/>
    <w:rsid w:val="001D4A86"/>
    <w:rsid w:val="001D4D29"/>
    <w:rsid w:val="001D4E4E"/>
    <w:rsid w:val="001D559A"/>
    <w:rsid w:val="001D5621"/>
    <w:rsid w:val="001D562E"/>
    <w:rsid w:val="001D5816"/>
    <w:rsid w:val="001D5CA0"/>
    <w:rsid w:val="001D5D5D"/>
    <w:rsid w:val="001D5D90"/>
    <w:rsid w:val="001D5F99"/>
    <w:rsid w:val="001D6000"/>
    <w:rsid w:val="001D631B"/>
    <w:rsid w:val="001D6465"/>
    <w:rsid w:val="001D69CF"/>
    <w:rsid w:val="001D6B31"/>
    <w:rsid w:val="001D6D48"/>
    <w:rsid w:val="001D6E01"/>
    <w:rsid w:val="001D6E0F"/>
    <w:rsid w:val="001D70F4"/>
    <w:rsid w:val="001D73BC"/>
    <w:rsid w:val="001D73C3"/>
    <w:rsid w:val="001D74B3"/>
    <w:rsid w:val="001D76CC"/>
    <w:rsid w:val="001D77BD"/>
    <w:rsid w:val="001D7880"/>
    <w:rsid w:val="001D7896"/>
    <w:rsid w:val="001D78E7"/>
    <w:rsid w:val="001D7B01"/>
    <w:rsid w:val="001D7CE1"/>
    <w:rsid w:val="001D7F2A"/>
    <w:rsid w:val="001D7FC1"/>
    <w:rsid w:val="001E0138"/>
    <w:rsid w:val="001E06F7"/>
    <w:rsid w:val="001E0A2F"/>
    <w:rsid w:val="001E0C17"/>
    <w:rsid w:val="001E0DC0"/>
    <w:rsid w:val="001E13C3"/>
    <w:rsid w:val="001E13F3"/>
    <w:rsid w:val="001E16CD"/>
    <w:rsid w:val="001E1830"/>
    <w:rsid w:val="001E19C7"/>
    <w:rsid w:val="001E1A50"/>
    <w:rsid w:val="001E1EDC"/>
    <w:rsid w:val="001E20CC"/>
    <w:rsid w:val="001E2A5A"/>
    <w:rsid w:val="001E2CCB"/>
    <w:rsid w:val="001E3285"/>
    <w:rsid w:val="001E3296"/>
    <w:rsid w:val="001E33A0"/>
    <w:rsid w:val="001E34A2"/>
    <w:rsid w:val="001E34C8"/>
    <w:rsid w:val="001E36ED"/>
    <w:rsid w:val="001E3716"/>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EB2"/>
    <w:rsid w:val="001E5F97"/>
    <w:rsid w:val="001E63C8"/>
    <w:rsid w:val="001E63D5"/>
    <w:rsid w:val="001E6444"/>
    <w:rsid w:val="001E6743"/>
    <w:rsid w:val="001E68C6"/>
    <w:rsid w:val="001E68EF"/>
    <w:rsid w:val="001E69AD"/>
    <w:rsid w:val="001E6B6F"/>
    <w:rsid w:val="001E7640"/>
    <w:rsid w:val="001E7916"/>
    <w:rsid w:val="001E7972"/>
    <w:rsid w:val="001E7C7C"/>
    <w:rsid w:val="001E7F06"/>
    <w:rsid w:val="001F0011"/>
    <w:rsid w:val="001F04BD"/>
    <w:rsid w:val="001F05EC"/>
    <w:rsid w:val="001F0831"/>
    <w:rsid w:val="001F0941"/>
    <w:rsid w:val="001F0A16"/>
    <w:rsid w:val="001F0B71"/>
    <w:rsid w:val="001F0F2A"/>
    <w:rsid w:val="001F1267"/>
    <w:rsid w:val="001F126B"/>
    <w:rsid w:val="001F131F"/>
    <w:rsid w:val="001F1494"/>
    <w:rsid w:val="001F1657"/>
    <w:rsid w:val="001F16D3"/>
    <w:rsid w:val="001F1749"/>
    <w:rsid w:val="001F1788"/>
    <w:rsid w:val="001F1C64"/>
    <w:rsid w:val="001F1D8C"/>
    <w:rsid w:val="001F2038"/>
    <w:rsid w:val="001F203A"/>
    <w:rsid w:val="001F2062"/>
    <w:rsid w:val="001F20CD"/>
    <w:rsid w:val="001F235E"/>
    <w:rsid w:val="001F23A8"/>
    <w:rsid w:val="001F2546"/>
    <w:rsid w:val="001F2750"/>
    <w:rsid w:val="001F29A3"/>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60"/>
    <w:rsid w:val="001F5A97"/>
    <w:rsid w:val="001F5C48"/>
    <w:rsid w:val="001F5DB4"/>
    <w:rsid w:val="001F5E15"/>
    <w:rsid w:val="001F5F2C"/>
    <w:rsid w:val="001F60A1"/>
    <w:rsid w:val="001F60E7"/>
    <w:rsid w:val="001F613A"/>
    <w:rsid w:val="001F64A3"/>
    <w:rsid w:val="001F64BB"/>
    <w:rsid w:val="001F64BC"/>
    <w:rsid w:val="001F69FE"/>
    <w:rsid w:val="001F6A09"/>
    <w:rsid w:val="001F6C9F"/>
    <w:rsid w:val="001F7038"/>
    <w:rsid w:val="001F706E"/>
    <w:rsid w:val="001F785D"/>
    <w:rsid w:val="001F78F5"/>
    <w:rsid w:val="001F78FE"/>
    <w:rsid w:val="001F7AC6"/>
    <w:rsid w:val="001F7CCE"/>
    <w:rsid w:val="001F7DE9"/>
    <w:rsid w:val="00200157"/>
    <w:rsid w:val="00200158"/>
    <w:rsid w:val="002001AA"/>
    <w:rsid w:val="002003DB"/>
    <w:rsid w:val="00200574"/>
    <w:rsid w:val="00200615"/>
    <w:rsid w:val="002006DC"/>
    <w:rsid w:val="00200753"/>
    <w:rsid w:val="00200788"/>
    <w:rsid w:val="0020088E"/>
    <w:rsid w:val="0020088F"/>
    <w:rsid w:val="00200924"/>
    <w:rsid w:val="00200EBC"/>
    <w:rsid w:val="00200F5A"/>
    <w:rsid w:val="00201404"/>
    <w:rsid w:val="002014A2"/>
    <w:rsid w:val="00201570"/>
    <w:rsid w:val="0020182D"/>
    <w:rsid w:val="00201BDD"/>
    <w:rsid w:val="00201CEC"/>
    <w:rsid w:val="00201D4C"/>
    <w:rsid w:val="00201EF2"/>
    <w:rsid w:val="00201F3A"/>
    <w:rsid w:val="002021D4"/>
    <w:rsid w:val="00202256"/>
    <w:rsid w:val="002022AA"/>
    <w:rsid w:val="002026D8"/>
    <w:rsid w:val="00202876"/>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612B"/>
    <w:rsid w:val="00206156"/>
    <w:rsid w:val="00206649"/>
    <w:rsid w:val="0020680A"/>
    <w:rsid w:val="002068D4"/>
    <w:rsid w:val="00206A07"/>
    <w:rsid w:val="00206C89"/>
    <w:rsid w:val="00206E7F"/>
    <w:rsid w:val="0020741B"/>
    <w:rsid w:val="00207CBF"/>
    <w:rsid w:val="00207CC0"/>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CFD"/>
    <w:rsid w:val="00212F27"/>
    <w:rsid w:val="00212F62"/>
    <w:rsid w:val="002132C2"/>
    <w:rsid w:val="0021343A"/>
    <w:rsid w:val="002137EB"/>
    <w:rsid w:val="002137F8"/>
    <w:rsid w:val="0021388A"/>
    <w:rsid w:val="00213A58"/>
    <w:rsid w:val="00213C72"/>
    <w:rsid w:val="00213EA7"/>
    <w:rsid w:val="00214153"/>
    <w:rsid w:val="002144DB"/>
    <w:rsid w:val="00214641"/>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4B0"/>
    <w:rsid w:val="0021657A"/>
    <w:rsid w:val="0021662C"/>
    <w:rsid w:val="00216832"/>
    <w:rsid w:val="002169D8"/>
    <w:rsid w:val="00216B7D"/>
    <w:rsid w:val="00216BC9"/>
    <w:rsid w:val="00216C3A"/>
    <w:rsid w:val="00216DC2"/>
    <w:rsid w:val="00216E90"/>
    <w:rsid w:val="00216EA5"/>
    <w:rsid w:val="00216ED9"/>
    <w:rsid w:val="00217069"/>
    <w:rsid w:val="0021716C"/>
    <w:rsid w:val="002171C2"/>
    <w:rsid w:val="002175AE"/>
    <w:rsid w:val="002176CC"/>
    <w:rsid w:val="00217701"/>
    <w:rsid w:val="00217B60"/>
    <w:rsid w:val="00217B7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6B4"/>
    <w:rsid w:val="00224956"/>
    <w:rsid w:val="00224A07"/>
    <w:rsid w:val="0022525B"/>
    <w:rsid w:val="00225791"/>
    <w:rsid w:val="00225846"/>
    <w:rsid w:val="002258A8"/>
    <w:rsid w:val="002258BB"/>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7EB"/>
    <w:rsid w:val="00227A8E"/>
    <w:rsid w:val="00227C16"/>
    <w:rsid w:val="00227C69"/>
    <w:rsid w:val="00227EF0"/>
    <w:rsid w:val="00227F58"/>
    <w:rsid w:val="00230088"/>
    <w:rsid w:val="00230277"/>
    <w:rsid w:val="002303D8"/>
    <w:rsid w:val="00230776"/>
    <w:rsid w:val="00230C6D"/>
    <w:rsid w:val="00230CC5"/>
    <w:rsid w:val="0023123D"/>
    <w:rsid w:val="00231490"/>
    <w:rsid w:val="002315CA"/>
    <w:rsid w:val="002317D6"/>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C43"/>
    <w:rsid w:val="00233F10"/>
    <w:rsid w:val="00233FF9"/>
    <w:rsid w:val="00234472"/>
    <w:rsid w:val="002344C6"/>
    <w:rsid w:val="00234A27"/>
    <w:rsid w:val="00234B94"/>
    <w:rsid w:val="00234BBD"/>
    <w:rsid w:val="00234C3C"/>
    <w:rsid w:val="00234FEA"/>
    <w:rsid w:val="00235082"/>
    <w:rsid w:val="002350AC"/>
    <w:rsid w:val="002350C0"/>
    <w:rsid w:val="002352F7"/>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0FEA"/>
    <w:rsid w:val="00241032"/>
    <w:rsid w:val="002410D2"/>
    <w:rsid w:val="00241159"/>
    <w:rsid w:val="00241356"/>
    <w:rsid w:val="002413A9"/>
    <w:rsid w:val="002416F3"/>
    <w:rsid w:val="00241767"/>
    <w:rsid w:val="002418B3"/>
    <w:rsid w:val="00241C52"/>
    <w:rsid w:val="00241D12"/>
    <w:rsid w:val="0024258D"/>
    <w:rsid w:val="002426C8"/>
    <w:rsid w:val="0024274E"/>
    <w:rsid w:val="0024287D"/>
    <w:rsid w:val="00242CF1"/>
    <w:rsid w:val="00242F96"/>
    <w:rsid w:val="00242FC8"/>
    <w:rsid w:val="00242FE9"/>
    <w:rsid w:val="00243135"/>
    <w:rsid w:val="0024319F"/>
    <w:rsid w:val="002431CC"/>
    <w:rsid w:val="002431E0"/>
    <w:rsid w:val="0024331B"/>
    <w:rsid w:val="00243485"/>
    <w:rsid w:val="00243620"/>
    <w:rsid w:val="0024387A"/>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507"/>
    <w:rsid w:val="002527B3"/>
    <w:rsid w:val="0025294A"/>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DE0"/>
    <w:rsid w:val="00256E0F"/>
    <w:rsid w:val="00256E36"/>
    <w:rsid w:val="00256FDA"/>
    <w:rsid w:val="0025728C"/>
    <w:rsid w:val="0025737A"/>
    <w:rsid w:val="002573FC"/>
    <w:rsid w:val="00257496"/>
    <w:rsid w:val="002576CA"/>
    <w:rsid w:val="002579C2"/>
    <w:rsid w:val="00257C95"/>
    <w:rsid w:val="00257DC7"/>
    <w:rsid w:val="00257E49"/>
    <w:rsid w:val="00257E4B"/>
    <w:rsid w:val="00260583"/>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6"/>
    <w:rsid w:val="002619E6"/>
    <w:rsid w:val="00261B01"/>
    <w:rsid w:val="00261B3B"/>
    <w:rsid w:val="00261CF4"/>
    <w:rsid w:val="00261ED2"/>
    <w:rsid w:val="0026218B"/>
    <w:rsid w:val="002621BA"/>
    <w:rsid w:val="00262220"/>
    <w:rsid w:val="00262541"/>
    <w:rsid w:val="002625CD"/>
    <w:rsid w:val="0026293B"/>
    <w:rsid w:val="00262944"/>
    <w:rsid w:val="00262BCB"/>
    <w:rsid w:val="00263052"/>
    <w:rsid w:val="00263268"/>
    <w:rsid w:val="0026333D"/>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913"/>
    <w:rsid w:val="00264AA4"/>
    <w:rsid w:val="00264D99"/>
    <w:rsid w:val="00264FF4"/>
    <w:rsid w:val="002650B7"/>
    <w:rsid w:val="00265136"/>
    <w:rsid w:val="0026519A"/>
    <w:rsid w:val="00265530"/>
    <w:rsid w:val="002656BD"/>
    <w:rsid w:val="002656D2"/>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46B"/>
    <w:rsid w:val="002705FA"/>
    <w:rsid w:val="002709C8"/>
    <w:rsid w:val="00270FD8"/>
    <w:rsid w:val="00271086"/>
    <w:rsid w:val="002711B5"/>
    <w:rsid w:val="00271376"/>
    <w:rsid w:val="00271521"/>
    <w:rsid w:val="00271576"/>
    <w:rsid w:val="00271681"/>
    <w:rsid w:val="002716D3"/>
    <w:rsid w:val="002716D6"/>
    <w:rsid w:val="00271B4D"/>
    <w:rsid w:val="00271BD5"/>
    <w:rsid w:val="00271CF9"/>
    <w:rsid w:val="00272129"/>
    <w:rsid w:val="00272145"/>
    <w:rsid w:val="00272255"/>
    <w:rsid w:val="00272265"/>
    <w:rsid w:val="00272409"/>
    <w:rsid w:val="0027246A"/>
    <w:rsid w:val="0027256B"/>
    <w:rsid w:val="00272671"/>
    <w:rsid w:val="0027275A"/>
    <w:rsid w:val="00272859"/>
    <w:rsid w:val="00272963"/>
    <w:rsid w:val="002729AB"/>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1FD"/>
    <w:rsid w:val="00274328"/>
    <w:rsid w:val="00274560"/>
    <w:rsid w:val="002746FD"/>
    <w:rsid w:val="002749CE"/>
    <w:rsid w:val="00274B18"/>
    <w:rsid w:val="0027501B"/>
    <w:rsid w:val="00275153"/>
    <w:rsid w:val="00275286"/>
    <w:rsid w:val="002753F9"/>
    <w:rsid w:val="00275549"/>
    <w:rsid w:val="002759FE"/>
    <w:rsid w:val="00275DEA"/>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77F79"/>
    <w:rsid w:val="00280129"/>
    <w:rsid w:val="002803C5"/>
    <w:rsid w:val="002804F7"/>
    <w:rsid w:val="00280505"/>
    <w:rsid w:val="002806E0"/>
    <w:rsid w:val="002806F4"/>
    <w:rsid w:val="00280A2E"/>
    <w:rsid w:val="00280D77"/>
    <w:rsid w:val="00280DA1"/>
    <w:rsid w:val="00280E48"/>
    <w:rsid w:val="00281252"/>
    <w:rsid w:val="00281399"/>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AF"/>
    <w:rsid w:val="00282844"/>
    <w:rsid w:val="0028295D"/>
    <w:rsid w:val="00282DEC"/>
    <w:rsid w:val="00282F1F"/>
    <w:rsid w:val="0028301A"/>
    <w:rsid w:val="00283042"/>
    <w:rsid w:val="00283150"/>
    <w:rsid w:val="0028337B"/>
    <w:rsid w:val="002833B5"/>
    <w:rsid w:val="002833B8"/>
    <w:rsid w:val="00283425"/>
    <w:rsid w:val="002837D0"/>
    <w:rsid w:val="00283919"/>
    <w:rsid w:val="00283978"/>
    <w:rsid w:val="00283C2A"/>
    <w:rsid w:val="00283CDF"/>
    <w:rsid w:val="00283D25"/>
    <w:rsid w:val="00283E85"/>
    <w:rsid w:val="00283F66"/>
    <w:rsid w:val="00284227"/>
    <w:rsid w:val="002843A1"/>
    <w:rsid w:val="0028454F"/>
    <w:rsid w:val="00284BDC"/>
    <w:rsid w:val="00284E05"/>
    <w:rsid w:val="00284FB4"/>
    <w:rsid w:val="00284FDC"/>
    <w:rsid w:val="00285400"/>
    <w:rsid w:val="00285668"/>
    <w:rsid w:val="0028576C"/>
    <w:rsid w:val="002857A0"/>
    <w:rsid w:val="00285819"/>
    <w:rsid w:val="002858C1"/>
    <w:rsid w:val="00285B1B"/>
    <w:rsid w:val="00285CF9"/>
    <w:rsid w:val="00285D51"/>
    <w:rsid w:val="00285D63"/>
    <w:rsid w:val="00285DFF"/>
    <w:rsid w:val="002865F9"/>
    <w:rsid w:val="00286706"/>
    <w:rsid w:val="002868F6"/>
    <w:rsid w:val="0028696E"/>
    <w:rsid w:val="00286B02"/>
    <w:rsid w:val="00286C93"/>
    <w:rsid w:val="00286D6A"/>
    <w:rsid w:val="00286D7C"/>
    <w:rsid w:val="00286F05"/>
    <w:rsid w:val="00286FE9"/>
    <w:rsid w:val="00287167"/>
    <w:rsid w:val="0028727F"/>
    <w:rsid w:val="0028740C"/>
    <w:rsid w:val="00287509"/>
    <w:rsid w:val="002877B7"/>
    <w:rsid w:val="00287903"/>
    <w:rsid w:val="00287990"/>
    <w:rsid w:val="00287EA3"/>
    <w:rsid w:val="00290030"/>
    <w:rsid w:val="0029037C"/>
    <w:rsid w:val="00290568"/>
    <w:rsid w:val="00290659"/>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E29"/>
    <w:rsid w:val="00293E5E"/>
    <w:rsid w:val="00293F3A"/>
    <w:rsid w:val="00293F78"/>
    <w:rsid w:val="0029407C"/>
    <w:rsid w:val="00294087"/>
    <w:rsid w:val="002941CE"/>
    <w:rsid w:val="00294273"/>
    <w:rsid w:val="002942EB"/>
    <w:rsid w:val="0029471A"/>
    <w:rsid w:val="002947FA"/>
    <w:rsid w:val="00294A11"/>
    <w:rsid w:val="00294C3A"/>
    <w:rsid w:val="00294E82"/>
    <w:rsid w:val="00294EEE"/>
    <w:rsid w:val="00294EFA"/>
    <w:rsid w:val="002951F3"/>
    <w:rsid w:val="0029538A"/>
    <w:rsid w:val="002953F8"/>
    <w:rsid w:val="0029575C"/>
    <w:rsid w:val="00295C3B"/>
    <w:rsid w:val="00295D67"/>
    <w:rsid w:val="00295DA2"/>
    <w:rsid w:val="00295DBB"/>
    <w:rsid w:val="00295DF6"/>
    <w:rsid w:val="00295E8F"/>
    <w:rsid w:val="00296307"/>
    <w:rsid w:val="00296320"/>
    <w:rsid w:val="00296465"/>
    <w:rsid w:val="00296634"/>
    <w:rsid w:val="0029680D"/>
    <w:rsid w:val="00296864"/>
    <w:rsid w:val="00296C65"/>
    <w:rsid w:val="00296C9A"/>
    <w:rsid w:val="00296CC1"/>
    <w:rsid w:val="00296E85"/>
    <w:rsid w:val="00297092"/>
    <w:rsid w:val="002970A7"/>
    <w:rsid w:val="002970B6"/>
    <w:rsid w:val="0029716F"/>
    <w:rsid w:val="00297209"/>
    <w:rsid w:val="00297264"/>
    <w:rsid w:val="00297ABC"/>
    <w:rsid w:val="00297B5E"/>
    <w:rsid w:val="00297B8F"/>
    <w:rsid w:val="00297D1F"/>
    <w:rsid w:val="00297E5F"/>
    <w:rsid w:val="00297FFE"/>
    <w:rsid w:val="002A00A1"/>
    <w:rsid w:val="002A0350"/>
    <w:rsid w:val="002A0422"/>
    <w:rsid w:val="002A05AA"/>
    <w:rsid w:val="002A0AF0"/>
    <w:rsid w:val="002A0D38"/>
    <w:rsid w:val="002A13EA"/>
    <w:rsid w:val="002A1665"/>
    <w:rsid w:val="002A1AB5"/>
    <w:rsid w:val="002A1F24"/>
    <w:rsid w:val="002A1FC9"/>
    <w:rsid w:val="002A2371"/>
    <w:rsid w:val="002A2452"/>
    <w:rsid w:val="002A248C"/>
    <w:rsid w:val="002A2526"/>
    <w:rsid w:val="002A2594"/>
    <w:rsid w:val="002A264A"/>
    <w:rsid w:val="002A28C4"/>
    <w:rsid w:val="002A28EA"/>
    <w:rsid w:val="002A2BD3"/>
    <w:rsid w:val="002A2E96"/>
    <w:rsid w:val="002A2FF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5317"/>
    <w:rsid w:val="002A5434"/>
    <w:rsid w:val="002A56AF"/>
    <w:rsid w:val="002A590E"/>
    <w:rsid w:val="002A5A04"/>
    <w:rsid w:val="002A5C8E"/>
    <w:rsid w:val="002A5F65"/>
    <w:rsid w:val="002A60B3"/>
    <w:rsid w:val="002A62E5"/>
    <w:rsid w:val="002A6389"/>
    <w:rsid w:val="002A6529"/>
    <w:rsid w:val="002A666A"/>
    <w:rsid w:val="002A6754"/>
    <w:rsid w:val="002A6914"/>
    <w:rsid w:val="002A6B73"/>
    <w:rsid w:val="002A6C12"/>
    <w:rsid w:val="002A6E0F"/>
    <w:rsid w:val="002A7018"/>
    <w:rsid w:val="002A7291"/>
    <w:rsid w:val="002A73A0"/>
    <w:rsid w:val="002A73E0"/>
    <w:rsid w:val="002A755E"/>
    <w:rsid w:val="002A772F"/>
    <w:rsid w:val="002A7995"/>
    <w:rsid w:val="002A7B77"/>
    <w:rsid w:val="002A7B9E"/>
    <w:rsid w:val="002A7D35"/>
    <w:rsid w:val="002A7E80"/>
    <w:rsid w:val="002A7F29"/>
    <w:rsid w:val="002A7F87"/>
    <w:rsid w:val="002B02D9"/>
    <w:rsid w:val="002B0444"/>
    <w:rsid w:val="002B0461"/>
    <w:rsid w:val="002B0692"/>
    <w:rsid w:val="002B06E9"/>
    <w:rsid w:val="002B098F"/>
    <w:rsid w:val="002B0F15"/>
    <w:rsid w:val="002B14CD"/>
    <w:rsid w:val="002B19C2"/>
    <w:rsid w:val="002B1BCE"/>
    <w:rsid w:val="002B1BD7"/>
    <w:rsid w:val="002B1C6B"/>
    <w:rsid w:val="002B1D57"/>
    <w:rsid w:val="002B1D61"/>
    <w:rsid w:val="002B1D9C"/>
    <w:rsid w:val="002B1F02"/>
    <w:rsid w:val="002B240B"/>
    <w:rsid w:val="002B242A"/>
    <w:rsid w:val="002B253F"/>
    <w:rsid w:val="002B25CC"/>
    <w:rsid w:val="002B2916"/>
    <w:rsid w:val="002B29D8"/>
    <w:rsid w:val="002B2C17"/>
    <w:rsid w:val="002B302C"/>
    <w:rsid w:val="002B343F"/>
    <w:rsid w:val="002B378D"/>
    <w:rsid w:val="002B3859"/>
    <w:rsid w:val="002B385D"/>
    <w:rsid w:val="002B3BC7"/>
    <w:rsid w:val="002B3C4B"/>
    <w:rsid w:val="002B3CC3"/>
    <w:rsid w:val="002B3E10"/>
    <w:rsid w:val="002B3EF8"/>
    <w:rsid w:val="002B4209"/>
    <w:rsid w:val="002B45FF"/>
    <w:rsid w:val="002B472B"/>
    <w:rsid w:val="002B48A4"/>
    <w:rsid w:val="002B48A9"/>
    <w:rsid w:val="002B49A9"/>
    <w:rsid w:val="002B4B9F"/>
    <w:rsid w:val="002B4C5E"/>
    <w:rsid w:val="002B4DF5"/>
    <w:rsid w:val="002B50CD"/>
    <w:rsid w:val="002B5150"/>
    <w:rsid w:val="002B5378"/>
    <w:rsid w:val="002B546C"/>
    <w:rsid w:val="002B548E"/>
    <w:rsid w:val="002B54D4"/>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7D4"/>
    <w:rsid w:val="002B7877"/>
    <w:rsid w:val="002B7981"/>
    <w:rsid w:val="002B7A33"/>
    <w:rsid w:val="002B7B0A"/>
    <w:rsid w:val="002B7B1B"/>
    <w:rsid w:val="002B7B50"/>
    <w:rsid w:val="002B7CF7"/>
    <w:rsid w:val="002B7FD8"/>
    <w:rsid w:val="002C0155"/>
    <w:rsid w:val="002C02B5"/>
    <w:rsid w:val="002C0562"/>
    <w:rsid w:val="002C07EE"/>
    <w:rsid w:val="002C0828"/>
    <w:rsid w:val="002C0983"/>
    <w:rsid w:val="002C099F"/>
    <w:rsid w:val="002C0D3C"/>
    <w:rsid w:val="002C0EA8"/>
    <w:rsid w:val="002C1042"/>
    <w:rsid w:val="002C14C2"/>
    <w:rsid w:val="002C1549"/>
    <w:rsid w:val="002C162A"/>
    <w:rsid w:val="002C1699"/>
    <w:rsid w:val="002C191D"/>
    <w:rsid w:val="002C19F5"/>
    <w:rsid w:val="002C1C08"/>
    <w:rsid w:val="002C1CDF"/>
    <w:rsid w:val="002C1DE9"/>
    <w:rsid w:val="002C1EC1"/>
    <w:rsid w:val="002C1F0B"/>
    <w:rsid w:val="002C222D"/>
    <w:rsid w:val="002C2252"/>
    <w:rsid w:val="002C2269"/>
    <w:rsid w:val="002C232B"/>
    <w:rsid w:val="002C29D2"/>
    <w:rsid w:val="002C2AE3"/>
    <w:rsid w:val="002C2C9D"/>
    <w:rsid w:val="002C2E6E"/>
    <w:rsid w:val="002C2FF4"/>
    <w:rsid w:val="002C3232"/>
    <w:rsid w:val="002C3358"/>
    <w:rsid w:val="002C38D7"/>
    <w:rsid w:val="002C3A66"/>
    <w:rsid w:val="002C3B04"/>
    <w:rsid w:val="002C3B62"/>
    <w:rsid w:val="002C3E39"/>
    <w:rsid w:val="002C408F"/>
    <w:rsid w:val="002C422E"/>
    <w:rsid w:val="002C422F"/>
    <w:rsid w:val="002C4C2E"/>
    <w:rsid w:val="002C4C70"/>
    <w:rsid w:val="002C4D8F"/>
    <w:rsid w:val="002C4E2F"/>
    <w:rsid w:val="002C4E80"/>
    <w:rsid w:val="002C4F2A"/>
    <w:rsid w:val="002C4FCA"/>
    <w:rsid w:val="002C540D"/>
    <w:rsid w:val="002C57E9"/>
    <w:rsid w:val="002C5859"/>
    <w:rsid w:val="002C5E07"/>
    <w:rsid w:val="002C5FB1"/>
    <w:rsid w:val="002C6178"/>
    <w:rsid w:val="002C63A2"/>
    <w:rsid w:val="002C65E1"/>
    <w:rsid w:val="002C67C1"/>
    <w:rsid w:val="002C6895"/>
    <w:rsid w:val="002C6951"/>
    <w:rsid w:val="002C6ACF"/>
    <w:rsid w:val="002C6D9E"/>
    <w:rsid w:val="002C705E"/>
    <w:rsid w:val="002C721E"/>
    <w:rsid w:val="002C73B9"/>
    <w:rsid w:val="002C74A6"/>
    <w:rsid w:val="002C74CA"/>
    <w:rsid w:val="002C75D6"/>
    <w:rsid w:val="002C76EC"/>
    <w:rsid w:val="002C7BCD"/>
    <w:rsid w:val="002C7C37"/>
    <w:rsid w:val="002C7DE9"/>
    <w:rsid w:val="002C7E0B"/>
    <w:rsid w:val="002C7F34"/>
    <w:rsid w:val="002C7FF2"/>
    <w:rsid w:val="002D00D8"/>
    <w:rsid w:val="002D0101"/>
    <w:rsid w:val="002D03E3"/>
    <w:rsid w:val="002D04B2"/>
    <w:rsid w:val="002D0961"/>
    <w:rsid w:val="002D0A9E"/>
    <w:rsid w:val="002D1025"/>
    <w:rsid w:val="002D106C"/>
    <w:rsid w:val="002D1145"/>
    <w:rsid w:val="002D11E4"/>
    <w:rsid w:val="002D13A8"/>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F20"/>
    <w:rsid w:val="002D2F45"/>
    <w:rsid w:val="002D2FD2"/>
    <w:rsid w:val="002D3165"/>
    <w:rsid w:val="002D3200"/>
    <w:rsid w:val="002D357C"/>
    <w:rsid w:val="002D35C9"/>
    <w:rsid w:val="002D3839"/>
    <w:rsid w:val="002D3890"/>
    <w:rsid w:val="002D39D1"/>
    <w:rsid w:val="002D3B52"/>
    <w:rsid w:val="002D3B9C"/>
    <w:rsid w:val="002D3CBF"/>
    <w:rsid w:val="002D3E7D"/>
    <w:rsid w:val="002D3E93"/>
    <w:rsid w:val="002D3EBF"/>
    <w:rsid w:val="002D3F39"/>
    <w:rsid w:val="002D3F93"/>
    <w:rsid w:val="002D4572"/>
    <w:rsid w:val="002D4672"/>
    <w:rsid w:val="002D48AB"/>
    <w:rsid w:val="002D4961"/>
    <w:rsid w:val="002D4AFC"/>
    <w:rsid w:val="002D4B83"/>
    <w:rsid w:val="002D4BEE"/>
    <w:rsid w:val="002D5019"/>
    <w:rsid w:val="002D507D"/>
    <w:rsid w:val="002D5168"/>
    <w:rsid w:val="002D5388"/>
    <w:rsid w:val="002D5662"/>
    <w:rsid w:val="002D5947"/>
    <w:rsid w:val="002D5A7D"/>
    <w:rsid w:val="002D5C65"/>
    <w:rsid w:val="002D5C6C"/>
    <w:rsid w:val="002D5D1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4C9"/>
    <w:rsid w:val="002E056F"/>
    <w:rsid w:val="002E05C8"/>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33A"/>
    <w:rsid w:val="002E281F"/>
    <w:rsid w:val="002E2949"/>
    <w:rsid w:val="002E29A0"/>
    <w:rsid w:val="002E2CC9"/>
    <w:rsid w:val="002E2EE6"/>
    <w:rsid w:val="002E311E"/>
    <w:rsid w:val="002E3379"/>
    <w:rsid w:val="002E33BA"/>
    <w:rsid w:val="002E340A"/>
    <w:rsid w:val="002E350A"/>
    <w:rsid w:val="002E3563"/>
    <w:rsid w:val="002E37A1"/>
    <w:rsid w:val="002E3884"/>
    <w:rsid w:val="002E390D"/>
    <w:rsid w:val="002E391B"/>
    <w:rsid w:val="002E3950"/>
    <w:rsid w:val="002E398D"/>
    <w:rsid w:val="002E3E3A"/>
    <w:rsid w:val="002E412E"/>
    <w:rsid w:val="002E4326"/>
    <w:rsid w:val="002E43FD"/>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7B6"/>
    <w:rsid w:val="002E688B"/>
    <w:rsid w:val="002E6966"/>
    <w:rsid w:val="002E6AE3"/>
    <w:rsid w:val="002E6FB8"/>
    <w:rsid w:val="002E72F0"/>
    <w:rsid w:val="002E744D"/>
    <w:rsid w:val="002E75F2"/>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78B"/>
    <w:rsid w:val="002F383D"/>
    <w:rsid w:val="002F3858"/>
    <w:rsid w:val="002F387C"/>
    <w:rsid w:val="002F39E7"/>
    <w:rsid w:val="002F3A17"/>
    <w:rsid w:val="002F3AC6"/>
    <w:rsid w:val="002F3B27"/>
    <w:rsid w:val="002F3B48"/>
    <w:rsid w:val="002F3BA6"/>
    <w:rsid w:val="002F3C08"/>
    <w:rsid w:val="002F3F5E"/>
    <w:rsid w:val="002F4082"/>
    <w:rsid w:val="002F4555"/>
    <w:rsid w:val="002F4582"/>
    <w:rsid w:val="002F463E"/>
    <w:rsid w:val="002F4648"/>
    <w:rsid w:val="002F480B"/>
    <w:rsid w:val="002F4B47"/>
    <w:rsid w:val="002F4B60"/>
    <w:rsid w:val="002F4CEA"/>
    <w:rsid w:val="002F4D38"/>
    <w:rsid w:val="002F4D71"/>
    <w:rsid w:val="002F4E40"/>
    <w:rsid w:val="002F4E5C"/>
    <w:rsid w:val="002F4E9B"/>
    <w:rsid w:val="002F5013"/>
    <w:rsid w:val="002F510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BE7"/>
    <w:rsid w:val="002F7C2A"/>
    <w:rsid w:val="002F7E09"/>
    <w:rsid w:val="0030007B"/>
    <w:rsid w:val="00300147"/>
    <w:rsid w:val="0030036A"/>
    <w:rsid w:val="003005F0"/>
    <w:rsid w:val="003008EC"/>
    <w:rsid w:val="00300AE5"/>
    <w:rsid w:val="00300C06"/>
    <w:rsid w:val="00300E89"/>
    <w:rsid w:val="00300F54"/>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63"/>
    <w:rsid w:val="0030418E"/>
    <w:rsid w:val="0030435F"/>
    <w:rsid w:val="0030447D"/>
    <w:rsid w:val="0030460D"/>
    <w:rsid w:val="003048BC"/>
    <w:rsid w:val="00304C7C"/>
    <w:rsid w:val="00304D22"/>
    <w:rsid w:val="00304F0F"/>
    <w:rsid w:val="00304F55"/>
    <w:rsid w:val="00305439"/>
    <w:rsid w:val="003054D4"/>
    <w:rsid w:val="00305732"/>
    <w:rsid w:val="00305901"/>
    <w:rsid w:val="00305CD5"/>
    <w:rsid w:val="00305EE3"/>
    <w:rsid w:val="00305F58"/>
    <w:rsid w:val="00306072"/>
    <w:rsid w:val="003060AA"/>
    <w:rsid w:val="00306209"/>
    <w:rsid w:val="0030633B"/>
    <w:rsid w:val="0030636D"/>
    <w:rsid w:val="00306524"/>
    <w:rsid w:val="00306751"/>
    <w:rsid w:val="003068D9"/>
    <w:rsid w:val="00306A33"/>
    <w:rsid w:val="00306B9D"/>
    <w:rsid w:val="003070D6"/>
    <w:rsid w:val="00307169"/>
    <w:rsid w:val="00307177"/>
    <w:rsid w:val="003071E9"/>
    <w:rsid w:val="0030720B"/>
    <w:rsid w:val="00307532"/>
    <w:rsid w:val="0030756B"/>
    <w:rsid w:val="0030764C"/>
    <w:rsid w:val="0030778F"/>
    <w:rsid w:val="003077F1"/>
    <w:rsid w:val="00307CF4"/>
    <w:rsid w:val="003100F7"/>
    <w:rsid w:val="00310107"/>
    <w:rsid w:val="0031021A"/>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366"/>
    <w:rsid w:val="003113EC"/>
    <w:rsid w:val="003115EB"/>
    <w:rsid w:val="00311741"/>
    <w:rsid w:val="0031174D"/>
    <w:rsid w:val="00311795"/>
    <w:rsid w:val="00311872"/>
    <w:rsid w:val="003118AA"/>
    <w:rsid w:val="00311E65"/>
    <w:rsid w:val="00311EEB"/>
    <w:rsid w:val="00312103"/>
    <w:rsid w:val="003121F5"/>
    <w:rsid w:val="003122DC"/>
    <w:rsid w:val="00312353"/>
    <w:rsid w:val="003124B3"/>
    <w:rsid w:val="003126B6"/>
    <w:rsid w:val="003126F4"/>
    <w:rsid w:val="00312A7C"/>
    <w:rsid w:val="00312D49"/>
    <w:rsid w:val="00312DB4"/>
    <w:rsid w:val="00312F37"/>
    <w:rsid w:val="00313098"/>
    <w:rsid w:val="003130F0"/>
    <w:rsid w:val="003131EB"/>
    <w:rsid w:val="00313265"/>
    <w:rsid w:val="003132CE"/>
    <w:rsid w:val="0031330D"/>
    <w:rsid w:val="00313374"/>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52C4"/>
    <w:rsid w:val="003153FC"/>
    <w:rsid w:val="00315505"/>
    <w:rsid w:val="00315DF1"/>
    <w:rsid w:val="00315EFC"/>
    <w:rsid w:val="003160DB"/>
    <w:rsid w:val="003163C5"/>
    <w:rsid w:val="00316513"/>
    <w:rsid w:val="0031658F"/>
    <w:rsid w:val="00316595"/>
    <w:rsid w:val="003167ED"/>
    <w:rsid w:val="00316864"/>
    <w:rsid w:val="00316874"/>
    <w:rsid w:val="00316947"/>
    <w:rsid w:val="00316A08"/>
    <w:rsid w:val="00316A97"/>
    <w:rsid w:val="00316CA0"/>
    <w:rsid w:val="00316D82"/>
    <w:rsid w:val="00316D89"/>
    <w:rsid w:val="00316FF1"/>
    <w:rsid w:val="0031708F"/>
    <w:rsid w:val="003170D7"/>
    <w:rsid w:val="0031725E"/>
    <w:rsid w:val="00317395"/>
    <w:rsid w:val="003173DF"/>
    <w:rsid w:val="003176E1"/>
    <w:rsid w:val="00317779"/>
    <w:rsid w:val="003179CE"/>
    <w:rsid w:val="00317ABB"/>
    <w:rsid w:val="00317AEE"/>
    <w:rsid w:val="00317DCE"/>
    <w:rsid w:val="00317DF2"/>
    <w:rsid w:val="00317E39"/>
    <w:rsid w:val="00317FC7"/>
    <w:rsid w:val="003202EE"/>
    <w:rsid w:val="0032039C"/>
    <w:rsid w:val="00320508"/>
    <w:rsid w:val="00320760"/>
    <w:rsid w:val="00320A6B"/>
    <w:rsid w:val="00320A8C"/>
    <w:rsid w:val="00320B61"/>
    <w:rsid w:val="00320DB5"/>
    <w:rsid w:val="00321803"/>
    <w:rsid w:val="003218F7"/>
    <w:rsid w:val="003219D1"/>
    <w:rsid w:val="00321B36"/>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C68"/>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D19"/>
    <w:rsid w:val="00324D4D"/>
    <w:rsid w:val="00324F29"/>
    <w:rsid w:val="0032573E"/>
    <w:rsid w:val="00325822"/>
    <w:rsid w:val="003259E4"/>
    <w:rsid w:val="00325C15"/>
    <w:rsid w:val="0032618C"/>
    <w:rsid w:val="00326298"/>
    <w:rsid w:val="00326476"/>
    <w:rsid w:val="00326581"/>
    <w:rsid w:val="0032666A"/>
    <w:rsid w:val="003266BF"/>
    <w:rsid w:val="00326705"/>
    <w:rsid w:val="003267AE"/>
    <w:rsid w:val="003267F2"/>
    <w:rsid w:val="003269AA"/>
    <w:rsid w:val="003273F4"/>
    <w:rsid w:val="00327725"/>
    <w:rsid w:val="0033065D"/>
    <w:rsid w:val="003306BF"/>
    <w:rsid w:val="00330AA0"/>
    <w:rsid w:val="00330CD8"/>
    <w:rsid w:val="00330D12"/>
    <w:rsid w:val="00330D26"/>
    <w:rsid w:val="00330E71"/>
    <w:rsid w:val="00330EE3"/>
    <w:rsid w:val="00331091"/>
    <w:rsid w:val="00331156"/>
    <w:rsid w:val="0033118B"/>
    <w:rsid w:val="003316A2"/>
    <w:rsid w:val="00331728"/>
    <w:rsid w:val="003317AC"/>
    <w:rsid w:val="00331869"/>
    <w:rsid w:val="0033191D"/>
    <w:rsid w:val="00331953"/>
    <w:rsid w:val="00331DB5"/>
    <w:rsid w:val="00331F49"/>
    <w:rsid w:val="00331F5E"/>
    <w:rsid w:val="00331FBA"/>
    <w:rsid w:val="003323ED"/>
    <w:rsid w:val="00332688"/>
    <w:rsid w:val="00332743"/>
    <w:rsid w:val="003329A7"/>
    <w:rsid w:val="00332ADC"/>
    <w:rsid w:val="00332EE6"/>
    <w:rsid w:val="00332F80"/>
    <w:rsid w:val="00333071"/>
    <w:rsid w:val="00333201"/>
    <w:rsid w:val="0033323E"/>
    <w:rsid w:val="00333244"/>
    <w:rsid w:val="00333342"/>
    <w:rsid w:val="003336DC"/>
    <w:rsid w:val="00333952"/>
    <w:rsid w:val="003339BB"/>
    <w:rsid w:val="00333B64"/>
    <w:rsid w:val="00333BB3"/>
    <w:rsid w:val="00333CB2"/>
    <w:rsid w:val="00333DF8"/>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591"/>
    <w:rsid w:val="00336DDD"/>
    <w:rsid w:val="00336EDA"/>
    <w:rsid w:val="00336EE1"/>
    <w:rsid w:val="0033715E"/>
    <w:rsid w:val="003371F5"/>
    <w:rsid w:val="00337241"/>
    <w:rsid w:val="00337439"/>
    <w:rsid w:val="00337466"/>
    <w:rsid w:val="00337A00"/>
    <w:rsid w:val="00337A86"/>
    <w:rsid w:val="00337C4C"/>
    <w:rsid w:val="00337CC2"/>
    <w:rsid w:val="00337E2A"/>
    <w:rsid w:val="00337F50"/>
    <w:rsid w:val="003401CB"/>
    <w:rsid w:val="0034031A"/>
    <w:rsid w:val="0034039C"/>
    <w:rsid w:val="003403AD"/>
    <w:rsid w:val="00340412"/>
    <w:rsid w:val="0034056F"/>
    <w:rsid w:val="0034070D"/>
    <w:rsid w:val="003407E9"/>
    <w:rsid w:val="00340860"/>
    <w:rsid w:val="00340AB0"/>
    <w:rsid w:val="00340B7B"/>
    <w:rsid w:val="00340BD9"/>
    <w:rsid w:val="00340E8D"/>
    <w:rsid w:val="00340E9A"/>
    <w:rsid w:val="00340F56"/>
    <w:rsid w:val="003410E0"/>
    <w:rsid w:val="003410FC"/>
    <w:rsid w:val="00341295"/>
    <w:rsid w:val="003415BE"/>
    <w:rsid w:val="00341782"/>
    <w:rsid w:val="00341A06"/>
    <w:rsid w:val="00341A29"/>
    <w:rsid w:val="00341A7B"/>
    <w:rsid w:val="00341A82"/>
    <w:rsid w:val="00341D9D"/>
    <w:rsid w:val="00341FCC"/>
    <w:rsid w:val="003420D1"/>
    <w:rsid w:val="003421A8"/>
    <w:rsid w:val="003424A6"/>
    <w:rsid w:val="0034262F"/>
    <w:rsid w:val="00342696"/>
    <w:rsid w:val="00342828"/>
    <w:rsid w:val="00342CB3"/>
    <w:rsid w:val="00342CC2"/>
    <w:rsid w:val="00342E98"/>
    <w:rsid w:val="00342E9C"/>
    <w:rsid w:val="00342FB1"/>
    <w:rsid w:val="0034369C"/>
    <w:rsid w:val="0034370B"/>
    <w:rsid w:val="0034381F"/>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EA0"/>
    <w:rsid w:val="00345FB8"/>
    <w:rsid w:val="003462D8"/>
    <w:rsid w:val="003464BF"/>
    <w:rsid w:val="00346555"/>
    <w:rsid w:val="00346684"/>
    <w:rsid w:val="00346952"/>
    <w:rsid w:val="00346AC4"/>
    <w:rsid w:val="00346B15"/>
    <w:rsid w:val="00346BD2"/>
    <w:rsid w:val="00346D6B"/>
    <w:rsid w:val="00346D93"/>
    <w:rsid w:val="00346DB9"/>
    <w:rsid w:val="00346E5A"/>
    <w:rsid w:val="00346FD3"/>
    <w:rsid w:val="00347015"/>
    <w:rsid w:val="003470E7"/>
    <w:rsid w:val="003471A8"/>
    <w:rsid w:val="003472BC"/>
    <w:rsid w:val="003473C3"/>
    <w:rsid w:val="00347585"/>
    <w:rsid w:val="00347678"/>
    <w:rsid w:val="003477E3"/>
    <w:rsid w:val="00347847"/>
    <w:rsid w:val="00347888"/>
    <w:rsid w:val="00347F39"/>
    <w:rsid w:val="00350005"/>
    <w:rsid w:val="003500C8"/>
    <w:rsid w:val="00350176"/>
    <w:rsid w:val="003502F9"/>
    <w:rsid w:val="0035032F"/>
    <w:rsid w:val="00350B05"/>
    <w:rsid w:val="00350D95"/>
    <w:rsid w:val="00350DA2"/>
    <w:rsid w:val="00350E0D"/>
    <w:rsid w:val="00350F0D"/>
    <w:rsid w:val="00351117"/>
    <w:rsid w:val="003512C5"/>
    <w:rsid w:val="003512D4"/>
    <w:rsid w:val="0035144A"/>
    <w:rsid w:val="00351594"/>
    <w:rsid w:val="0035160C"/>
    <w:rsid w:val="00351731"/>
    <w:rsid w:val="0035178A"/>
    <w:rsid w:val="00351A15"/>
    <w:rsid w:val="00351CB6"/>
    <w:rsid w:val="00351E78"/>
    <w:rsid w:val="00352095"/>
    <w:rsid w:val="0035230A"/>
    <w:rsid w:val="0035243B"/>
    <w:rsid w:val="003526B5"/>
    <w:rsid w:val="0035286B"/>
    <w:rsid w:val="00352E3F"/>
    <w:rsid w:val="0035306D"/>
    <w:rsid w:val="003534A6"/>
    <w:rsid w:val="00353881"/>
    <w:rsid w:val="0035399D"/>
    <w:rsid w:val="00353A32"/>
    <w:rsid w:val="00353BA1"/>
    <w:rsid w:val="00353DDA"/>
    <w:rsid w:val="003540DA"/>
    <w:rsid w:val="00354212"/>
    <w:rsid w:val="003544E4"/>
    <w:rsid w:val="0035481C"/>
    <w:rsid w:val="00354B7D"/>
    <w:rsid w:val="00354C6A"/>
    <w:rsid w:val="00354D8E"/>
    <w:rsid w:val="00354ED6"/>
    <w:rsid w:val="00355180"/>
    <w:rsid w:val="003551F1"/>
    <w:rsid w:val="0035531A"/>
    <w:rsid w:val="00355383"/>
    <w:rsid w:val="0035538F"/>
    <w:rsid w:val="00355460"/>
    <w:rsid w:val="00355495"/>
    <w:rsid w:val="00355578"/>
    <w:rsid w:val="003556FD"/>
    <w:rsid w:val="003557D5"/>
    <w:rsid w:val="0035591B"/>
    <w:rsid w:val="003559CB"/>
    <w:rsid w:val="00355AC9"/>
    <w:rsid w:val="00355BCD"/>
    <w:rsid w:val="00355C30"/>
    <w:rsid w:val="003562E2"/>
    <w:rsid w:val="0035660C"/>
    <w:rsid w:val="00356884"/>
    <w:rsid w:val="00356C25"/>
    <w:rsid w:val="00356E40"/>
    <w:rsid w:val="003570FB"/>
    <w:rsid w:val="003571C2"/>
    <w:rsid w:val="0035796F"/>
    <w:rsid w:val="003579E7"/>
    <w:rsid w:val="00357A9D"/>
    <w:rsid w:val="00357C81"/>
    <w:rsid w:val="00357FB4"/>
    <w:rsid w:val="00360292"/>
    <w:rsid w:val="00360333"/>
    <w:rsid w:val="0036040A"/>
    <w:rsid w:val="00360626"/>
    <w:rsid w:val="003607BF"/>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76"/>
    <w:rsid w:val="0036264A"/>
    <w:rsid w:val="00362988"/>
    <w:rsid w:val="00362C04"/>
    <w:rsid w:val="00362C2A"/>
    <w:rsid w:val="00362C7B"/>
    <w:rsid w:val="00362DDC"/>
    <w:rsid w:val="003630AD"/>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5A2"/>
    <w:rsid w:val="003645E1"/>
    <w:rsid w:val="00364903"/>
    <w:rsid w:val="00364999"/>
    <w:rsid w:val="00364D0F"/>
    <w:rsid w:val="003650BD"/>
    <w:rsid w:val="003650FC"/>
    <w:rsid w:val="00365474"/>
    <w:rsid w:val="00365476"/>
    <w:rsid w:val="003657F9"/>
    <w:rsid w:val="003658DA"/>
    <w:rsid w:val="003659E5"/>
    <w:rsid w:val="00365B75"/>
    <w:rsid w:val="00365FB4"/>
    <w:rsid w:val="0036602D"/>
    <w:rsid w:val="0036606D"/>
    <w:rsid w:val="00366238"/>
    <w:rsid w:val="00366369"/>
    <w:rsid w:val="003666CB"/>
    <w:rsid w:val="003668E1"/>
    <w:rsid w:val="003669CD"/>
    <w:rsid w:val="00366CF2"/>
    <w:rsid w:val="00366EF6"/>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179"/>
    <w:rsid w:val="003701D1"/>
    <w:rsid w:val="003702B1"/>
    <w:rsid w:val="0037071E"/>
    <w:rsid w:val="00370874"/>
    <w:rsid w:val="0037098A"/>
    <w:rsid w:val="00370B63"/>
    <w:rsid w:val="00370DE5"/>
    <w:rsid w:val="00370FC7"/>
    <w:rsid w:val="00371046"/>
    <w:rsid w:val="0037152B"/>
    <w:rsid w:val="00371559"/>
    <w:rsid w:val="0037173B"/>
    <w:rsid w:val="0037187E"/>
    <w:rsid w:val="00371A80"/>
    <w:rsid w:val="00371B8E"/>
    <w:rsid w:val="00371CC0"/>
    <w:rsid w:val="00372170"/>
    <w:rsid w:val="00372190"/>
    <w:rsid w:val="003721E1"/>
    <w:rsid w:val="0037238E"/>
    <w:rsid w:val="003724D9"/>
    <w:rsid w:val="00372684"/>
    <w:rsid w:val="00372693"/>
    <w:rsid w:val="00372699"/>
    <w:rsid w:val="003727FD"/>
    <w:rsid w:val="0037292C"/>
    <w:rsid w:val="00372E45"/>
    <w:rsid w:val="00372F95"/>
    <w:rsid w:val="00373056"/>
    <w:rsid w:val="003734B1"/>
    <w:rsid w:val="003736D6"/>
    <w:rsid w:val="00373994"/>
    <w:rsid w:val="00373A80"/>
    <w:rsid w:val="00373B3C"/>
    <w:rsid w:val="00373CBE"/>
    <w:rsid w:val="00373D51"/>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7CC"/>
    <w:rsid w:val="0037587D"/>
    <w:rsid w:val="00375B17"/>
    <w:rsid w:val="00375CEC"/>
    <w:rsid w:val="00375D1B"/>
    <w:rsid w:val="00375E0A"/>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EE5"/>
    <w:rsid w:val="00377F6A"/>
    <w:rsid w:val="00380067"/>
    <w:rsid w:val="003800D5"/>
    <w:rsid w:val="003801BB"/>
    <w:rsid w:val="003801D0"/>
    <w:rsid w:val="003802AA"/>
    <w:rsid w:val="00380382"/>
    <w:rsid w:val="003805DD"/>
    <w:rsid w:val="00380B4B"/>
    <w:rsid w:val="00380C75"/>
    <w:rsid w:val="00380CA1"/>
    <w:rsid w:val="00381009"/>
    <w:rsid w:val="00381020"/>
    <w:rsid w:val="00381111"/>
    <w:rsid w:val="003814F0"/>
    <w:rsid w:val="00381A59"/>
    <w:rsid w:val="0038258E"/>
    <w:rsid w:val="00382665"/>
    <w:rsid w:val="00382929"/>
    <w:rsid w:val="00382A69"/>
    <w:rsid w:val="00382AD0"/>
    <w:rsid w:val="00382BBC"/>
    <w:rsid w:val="00382C33"/>
    <w:rsid w:val="00382C52"/>
    <w:rsid w:val="00382E28"/>
    <w:rsid w:val="00382EF1"/>
    <w:rsid w:val="00382F17"/>
    <w:rsid w:val="00382F5A"/>
    <w:rsid w:val="00383125"/>
    <w:rsid w:val="00383337"/>
    <w:rsid w:val="00383523"/>
    <w:rsid w:val="003839BF"/>
    <w:rsid w:val="003839D4"/>
    <w:rsid w:val="00383ACD"/>
    <w:rsid w:val="00383C67"/>
    <w:rsid w:val="00383E12"/>
    <w:rsid w:val="00383F04"/>
    <w:rsid w:val="0038403B"/>
    <w:rsid w:val="0038411A"/>
    <w:rsid w:val="00384142"/>
    <w:rsid w:val="003844C9"/>
    <w:rsid w:val="0038450B"/>
    <w:rsid w:val="00384642"/>
    <w:rsid w:val="003849B5"/>
    <w:rsid w:val="00384B79"/>
    <w:rsid w:val="00384C8B"/>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C75"/>
    <w:rsid w:val="00385D03"/>
    <w:rsid w:val="00385DC1"/>
    <w:rsid w:val="00385F1D"/>
    <w:rsid w:val="00386322"/>
    <w:rsid w:val="003866F7"/>
    <w:rsid w:val="00386766"/>
    <w:rsid w:val="00386920"/>
    <w:rsid w:val="00386949"/>
    <w:rsid w:val="00386BDE"/>
    <w:rsid w:val="00386CC7"/>
    <w:rsid w:val="00386CE4"/>
    <w:rsid w:val="00386E94"/>
    <w:rsid w:val="00386EF7"/>
    <w:rsid w:val="00386F88"/>
    <w:rsid w:val="003872A1"/>
    <w:rsid w:val="00387317"/>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1DC"/>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747"/>
    <w:rsid w:val="003A37A0"/>
    <w:rsid w:val="003A3A90"/>
    <w:rsid w:val="003A3AC9"/>
    <w:rsid w:val="003A3B3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2C"/>
    <w:rsid w:val="003B13B2"/>
    <w:rsid w:val="003B1507"/>
    <w:rsid w:val="003B16D2"/>
    <w:rsid w:val="003B181A"/>
    <w:rsid w:val="003B1A25"/>
    <w:rsid w:val="003B1AED"/>
    <w:rsid w:val="003B1D61"/>
    <w:rsid w:val="003B1D70"/>
    <w:rsid w:val="003B1D87"/>
    <w:rsid w:val="003B1D8B"/>
    <w:rsid w:val="003B1E05"/>
    <w:rsid w:val="003B1F1C"/>
    <w:rsid w:val="003B22E5"/>
    <w:rsid w:val="003B26C6"/>
    <w:rsid w:val="003B26C7"/>
    <w:rsid w:val="003B2766"/>
    <w:rsid w:val="003B2AAB"/>
    <w:rsid w:val="003B2D53"/>
    <w:rsid w:val="003B2E9D"/>
    <w:rsid w:val="003B2F29"/>
    <w:rsid w:val="003B2F68"/>
    <w:rsid w:val="003B3003"/>
    <w:rsid w:val="003B3214"/>
    <w:rsid w:val="003B3300"/>
    <w:rsid w:val="003B3342"/>
    <w:rsid w:val="003B334D"/>
    <w:rsid w:val="003B336C"/>
    <w:rsid w:val="003B3425"/>
    <w:rsid w:val="003B34CC"/>
    <w:rsid w:val="003B38E8"/>
    <w:rsid w:val="003B3918"/>
    <w:rsid w:val="003B3CF3"/>
    <w:rsid w:val="003B3E87"/>
    <w:rsid w:val="003B3F6A"/>
    <w:rsid w:val="003B4008"/>
    <w:rsid w:val="003B4283"/>
    <w:rsid w:val="003B443B"/>
    <w:rsid w:val="003B4601"/>
    <w:rsid w:val="003B47A7"/>
    <w:rsid w:val="003B49BD"/>
    <w:rsid w:val="003B4A42"/>
    <w:rsid w:val="003B4E89"/>
    <w:rsid w:val="003B50A8"/>
    <w:rsid w:val="003B5137"/>
    <w:rsid w:val="003B538A"/>
    <w:rsid w:val="003B53E0"/>
    <w:rsid w:val="003B5542"/>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0D"/>
    <w:rsid w:val="003B6E1A"/>
    <w:rsid w:val="003B6E95"/>
    <w:rsid w:val="003B6F6E"/>
    <w:rsid w:val="003B6F7F"/>
    <w:rsid w:val="003B7027"/>
    <w:rsid w:val="003B7248"/>
    <w:rsid w:val="003B74CE"/>
    <w:rsid w:val="003B76BD"/>
    <w:rsid w:val="003B7B3F"/>
    <w:rsid w:val="003B7DD1"/>
    <w:rsid w:val="003B7F77"/>
    <w:rsid w:val="003C020F"/>
    <w:rsid w:val="003C0261"/>
    <w:rsid w:val="003C0478"/>
    <w:rsid w:val="003C0524"/>
    <w:rsid w:val="003C08E7"/>
    <w:rsid w:val="003C0905"/>
    <w:rsid w:val="003C0BD0"/>
    <w:rsid w:val="003C0DF9"/>
    <w:rsid w:val="003C0E03"/>
    <w:rsid w:val="003C0FC8"/>
    <w:rsid w:val="003C1081"/>
    <w:rsid w:val="003C154A"/>
    <w:rsid w:val="003C177B"/>
    <w:rsid w:val="003C19BF"/>
    <w:rsid w:val="003C1CC4"/>
    <w:rsid w:val="003C1DEB"/>
    <w:rsid w:val="003C1E20"/>
    <w:rsid w:val="003C1E52"/>
    <w:rsid w:val="003C1EBD"/>
    <w:rsid w:val="003C1F37"/>
    <w:rsid w:val="003C1FC7"/>
    <w:rsid w:val="003C20BC"/>
    <w:rsid w:val="003C22F9"/>
    <w:rsid w:val="003C27B9"/>
    <w:rsid w:val="003C2910"/>
    <w:rsid w:val="003C2B61"/>
    <w:rsid w:val="003C2BA8"/>
    <w:rsid w:val="003C2F1A"/>
    <w:rsid w:val="003C3482"/>
    <w:rsid w:val="003C3557"/>
    <w:rsid w:val="003C3682"/>
    <w:rsid w:val="003C3BA5"/>
    <w:rsid w:val="003C3C85"/>
    <w:rsid w:val="003C3E35"/>
    <w:rsid w:val="003C3E72"/>
    <w:rsid w:val="003C41BC"/>
    <w:rsid w:val="003C4538"/>
    <w:rsid w:val="003C4767"/>
    <w:rsid w:val="003C4BAA"/>
    <w:rsid w:val="003C4E10"/>
    <w:rsid w:val="003C508A"/>
    <w:rsid w:val="003C50FD"/>
    <w:rsid w:val="003C5273"/>
    <w:rsid w:val="003C5321"/>
    <w:rsid w:val="003C53F7"/>
    <w:rsid w:val="003C5524"/>
    <w:rsid w:val="003C5847"/>
    <w:rsid w:val="003C593B"/>
    <w:rsid w:val="003C5BCB"/>
    <w:rsid w:val="003C5E70"/>
    <w:rsid w:val="003C5F5F"/>
    <w:rsid w:val="003C61B3"/>
    <w:rsid w:val="003C6474"/>
    <w:rsid w:val="003C64D4"/>
    <w:rsid w:val="003C6594"/>
    <w:rsid w:val="003C669F"/>
    <w:rsid w:val="003C6A43"/>
    <w:rsid w:val="003C6B39"/>
    <w:rsid w:val="003C6B54"/>
    <w:rsid w:val="003C6BC7"/>
    <w:rsid w:val="003C6C35"/>
    <w:rsid w:val="003C6E42"/>
    <w:rsid w:val="003C7122"/>
    <w:rsid w:val="003C7209"/>
    <w:rsid w:val="003C7515"/>
    <w:rsid w:val="003C76F6"/>
    <w:rsid w:val="003C7800"/>
    <w:rsid w:val="003C7B12"/>
    <w:rsid w:val="003C7FBD"/>
    <w:rsid w:val="003D0140"/>
    <w:rsid w:val="003D0185"/>
    <w:rsid w:val="003D075E"/>
    <w:rsid w:val="003D080A"/>
    <w:rsid w:val="003D08F2"/>
    <w:rsid w:val="003D0988"/>
    <w:rsid w:val="003D0A07"/>
    <w:rsid w:val="003D0B87"/>
    <w:rsid w:val="003D0C18"/>
    <w:rsid w:val="003D0E34"/>
    <w:rsid w:val="003D0E91"/>
    <w:rsid w:val="003D0E9F"/>
    <w:rsid w:val="003D1001"/>
    <w:rsid w:val="003D12AE"/>
    <w:rsid w:val="003D1620"/>
    <w:rsid w:val="003D1628"/>
    <w:rsid w:val="003D16A4"/>
    <w:rsid w:val="003D179B"/>
    <w:rsid w:val="003D1919"/>
    <w:rsid w:val="003D1A25"/>
    <w:rsid w:val="003D1CE6"/>
    <w:rsid w:val="003D2228"/>
    <w:rsid w:val="003D23A7"/>
    <w:rsid w:val="003D263F"/>
    <w:rsid w:val="003D29D8"/>
    <w:rsid w:val="003D2C3F"/>
    <w:rsid w:val="003D2D8B"/>
    <w:rsid w:val="003D2F35"/>
    <w:rsid w:val="003D314E"/>
    <w:rsid w:val="003D32C8"/>
    <w:rsid w:val="003D3405"/>
    <w:rsid w:val="003D35F3"/>
    <w:rsid w:val="003D3738"/>
    <w:rsid w:val="003D3784"/>
    <w:rsid w:val="003D3F36"/>
    <w:rsid w:val="003D418A"/>
    <w:rsid w:val="003D4299"/>
    <w:rsid w:val="003D4325"/>
    <w:rsid w:val="003D4330"/>
    <w:rsid w:val="003D441A"/>
    <w:rsid w:val="003D470D"/>
    <w:rsid w:val="003D492D"/>
    <w:rsid w:val="003D492E"/>
    <w:rsid w:val="003D4A50"/>
    <w:rsid w:val="003D4E1C"/>
    <w:rsid w:val="003D4EC0"/>
    <w:rsid w:val="003D4F35"/>
    <w:rsid w:val="003D4FBA"/>
    <w:rsid w:val="003D51C8"/>
    <w:rsid w:val="003D52FB"/>
    <w:rsid w:val="003D551D"/>
    <w:rsid w:val="003D5640"/>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B86"/>
    <w:rsid w:val="003E0C0A"/>
    <w:rsid w:val="003E0EC5"/>
    <w:rsid w:val="003E1119"/>
    <w:rsid w:val="003E1266"/>
    <w:rsid w:val="003E127B"/>
    <w:rsid w:val="003E19B5"/>
    <w:rsid w:val="003E1BB7"/>
    <w:rsid w:val="003E1D22"/>
    <w:rsid w:val="003E1D4D"/>
    <w:rsid w:val="003E1F6E"/>
    <w:rsid w:val="003E1FE5"/>
    <w:rsid w:val="003E21C2"/>
    <w:rsid w:val="003E21CE"/>
    <w:rsid w:val="003E24E9"/>
    <w:rsid w:val="003E256F"/>
    <w:rsid w:val="003E26BA"/>
    <w:rsid w:val="003E2726"/>
    <w:rsid w:val="003E2BF4"/>
    <w:rsid w:val="003E2CA1"/>
    <w:rsid w:val="003E3004"/>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827"/>
    <w:rsid w:val="003F08D6"/>
    <w:rsid w:val="003F0ABC"/>
    <w:rsid w:val="003F0BE9"/>
    <w:rsid w:val="003F0CCC"/>
    <w:rsid w:val="003F0D36"/>
    <w:rsid w:val="003F0F87"/>
    <w:rsid w:val="003F13F1"/>
    <w:rsid w:val="003F17D5"/>
    <w:rsid w:val="003F182B"/>
    <w:rsid w:val="003F1E70"/>
    <w:rsid w:val="003F208B"/>
    <w:rsid w:val="003F22FA"/>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05"/>
    <w:rsid w:val="003F5D28"/>
    <w:rsid w:val="003F5E46"/>
    <w:rsid w:val="003F6209"/>
    <w:rsid w:val="003F642E"/>
    <w:rsid w:val="003F659B"/>
    <w:rsid w:val="003F65FD"/>
    <w:rsid w:val="003F6675"/>
    <w:rsid w:val="003F677A"/>
    <w:rsid w:val="003F679C"/>
    <w:rsid w:val="003F693C"/>
    <w:rsid w:val="003F722F"/>
    <w:rsid w:val="003F74AE"/>
    <w:rsid w:val="003F74D4"/>
    <w:rsid w:val="003F76F8"/>
    <w:rsid w:val="003F772D"/>
    <w:rsid w:val="003F7AD1"/>
    <w:rsid w:val="003F7BFB"/>
    <w:rsid w:val="003F7E4A"/>
    <w:rsid w:val="003F7FF4"/>
    <w:rsid w:val="0040007B"/>
    <w:rsid w:val="00400080"/>
    <w:rsid w:val="004001C2"/>
    <w:rsid w:val="004002CD"/>
    <w:rsid w:val="00400510"/>
    <w:rsid w:val="0040058B"/>
    <w:rsid w:val="00400863"/>
    <w:rsid w:val="00400D7E"/>
    <w:rsid w:val="00400D91"/>
    <w:rsid w:val="00400D96"/>
    <w:rsid w:val="00400E23"/>
    <w:rsid w:val="00401034"/>
    <w:rsid w:val="00401068"/>
    <w:rsid w:val="004010FB"/>
    <w:rsid w:val="0040111E"/>
    <w:rsid w:val="004015B1"/>
    <w:rsid w:val="0040177E"/>
    <w:rsid w:val="00401866"/>
    <w:rsid w:val="004019DB"/>
    <w:rsid w:val="00401AEC"/>
    <w:rsid w:val="00401B37"/>
    <w:rsid w:val="00401B75"/>
    <w:rsid w:val="00401CFB"/>
    <w:rsid w:val="00402313"/>
    <w:rsid w:val="00402396"/>
    <w:rsid w:val="00402478"/>
    <w:rsid w:val="0040248A"/>
    <w:rsid w:val="00402687"/>
    <w:rsid w:val="00402690"/>
    <w:rsid w:val="004028A6"/>
    <w:rsid w:val="004029A5"/>
    <w:rsid w:val="00402B1A"/>
    <w:rsid w:val="00402C1E"/>
    <w:rsid w:val="00402C87"/>
    <w:rsid w:val="004030FF"/>
    <w:rsid w:val="00403371"/>
    <w:rsid w:val="004037BB"/>
    <w:rsid w:val="004038DD"/>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5BE8"/>
    <w:rsid w:val="00406140"/>
    <w:rsid w:val="0040646E"/>
    <w:rsid w:val="00406510"/>
    <w:rsid w:val="0040655E"/>
    <w:rsid w:val="004065CE"/>
    <w:rsid w:val="00406904"/>
    <w:rsid w:val="004069DE"/>
    <w:rsid w:val="00406A1A"/>
    <w:rsid w:val="00406D5E"/>
    <w:rsid w:val="00406E05"/>
    <w:rsid w:val="00406E74"/>
    <w:rsid w:val="00406F4F"/>
    <w:rsid w:val="00406F9F"/>
    <w:rsid w:val="00407195"/>
    <w:rsid w:val="004072A4"/>
    <w:rsid w:val="0040758C"/>
    <w:rsid w:val="004077E0"/>
    <w:rsid w:val="004079E7"/>
    <w:rsid w:val="00407A11"/>
    <w:rsid w:val="00407C72"/>
    <w:rsid w:val="00407D87"/>
    <w:rsid w:val="0041006F"/>
    <w:rsid w:val="0041016A"/>
    <w:rsid w:val="0041039A"/>
    <w:rsid w:val="00410426"/>
    <w:rsid w:val="00410723"/>
    <w:rsid w:val="0041094F"/>
    <w:rsid w:val="00410A96"/>
    <w:rsid w:val="00410B71"/>
    <w:rsid w:val="00410BC0"/>
    <w:rsid w:val="00410D1F"/>
    <w:rsid w:val="00410DB4"/>
    <w:rsid w:val="00411080"/>
    <w:rsid w:val="0041109D"/>
    <w:rsid w:val="00411831"/>
    <w:rsid w:val="00411B23"/>
    <w:rsid w:val="00411BB9"/>
    <w:rsid w:val="00411C6C"/>
    <w:rsid w:val="004121E9"/>
    <w:rsid w:val="00412230"/>
    <w:rsid w:val="0041242E"/>
    <w:rsid w:val="004125EE"/>
    <w:rsid w:val="004126C1"/>
    <w:rsid w:val="00412732"/>
    <w:rsid w:val="004127B7"/>
    <w:rsid w:val="00412866"/>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3DE"/>
    <w:rsid w:val="00414453"/>
    <w:rsid w:val="00414632"/>
    <w:rsid w:val="004147B2"/>
    <w:rsid w:val="00414A41"/>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94"/>
    <w:rsid w:val="00416A20"/>
    <w:rsid w:val="00416B8A"/>
    <w:rsid w:val="00417061"/>
    <w:rsid w:val="004170E5"/>
    <w:rsid w:val="0041722B"/>
    <w:rsid w:val="00417395"/>
    <w:rsid w:val="00417573"/>
    <w:rsid w:val="00417604"/>
    <w:rsid w:val="0041769B"/>
    <w:rsid w:val="0041775A"/>
    <w:rsid w:val="00417967"/>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3003"/>
    <w:rsid w:val="00423294"/>
    <w:rsid w:val="004232CE"/>
    <w:rsid w:val="0042338E"/>
    <w:rsid w:val="004233BA"/>
    <w:rsid w:val="004237A8"/>
    <w:rsid w:val="004238D2"/>
    <w:rsid w:val="00423970"/>
    <w:rsid w:val="00423A3D"/>
    <w:rsid w:val="00423AFD"/>
    <w:rsid w:val="00423C92"/>
    <w:rsid w:val="00423EB0"/>
    <w:rsid w:val="004245B5"/>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81A"/>
    <w:rsid w:val="0042597F"/>
    <w:rsid w:val="00425A25"/>
    <w:rsid w:val="00425D35"/>
    <w:rsid w:val="00425EB9"/>
    <w:rsid w:val="00425F8C"/>
    <w:rsid w:val="004261E4"/>
    <w:rsid w:val="00426221"/>
    <w:rsid w:val="00426412"/>
    <w:rsid w:val="0042646A"/>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6F7"/>
    <w:rsid w:val="004307BB"/>
    <w:rsid w:val="004309AD"/>
    <w:rsid w:val="00430A73"/>
    <w:rsid w:val="00430B38"/>
    <w:rsid w:val="00430BF0"/>
    <w:rsid w:val="00430CF5"/>
    <w:rsid w:val="00430DD5"/>
    <w:rsid w:val="004311DA"/>
    <w:rsid w:val="0043149B"/>
    <w:rsid w:val="004316D4"/>
    <w:rsid w:val="00431774"/>
    <w:rsid w:val="00431D49"/>
    <w:rsid w:val="00431E0B"/>
    <w:rsid w:val="0043264E"/>
    <w:rsid w:val="00432937"/>
    <w:rsid w:val="0043299D"/>
    <w:rsid w:val="00432A9B"/>
    <w:rsid w:val="004332BF"/>
    <w:rsid w:val="004333D3"/>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EBD"/>
    <w:rsid w:val="00436066"/>
    <w:rsid w:val="00436319"/>
    <w:rsid w:val="004363B6"/>
    <w:rsid w:val="00436652"/>
    <w:rsid w:val="00436687"/>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F22"/>
    <w:rsid w:val="00440F2E"/>
    <w:rsid w:val="00440FE0"/>
    <w:rsid w:val="00441150"/>
    <w:rsid w:val="004412FF"/>
    <w:rsid w:val="00441390"/>
    <w:rsid w:val="004414F5"/>
    <w:rsid w:val="004415DC"/>
    <w:rsid w:val="0044169B"/>
    <w:rsid w:val="004418BB"/>
    <w:rsid w:val="004419CA"/>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AA"/>
    <w:rsid w:val="0044321F"/>
    <w:rsid w:val="0044335C"/>
    <w:rsid w:val="0044342F"/>
    <w:rsid w:val="004434A5"/>
    <w:rsid w:val="00443540"/>
    <w:rsid w:val="00443661"/>
    <w:rsid w:val="00443689"/>
    <w:rsid w:val="00443943"/>
    <w:rsid w:val="00443E13"/>
    <w:rsid w:val="00443EDF"/>
    <w:rsid w:val="0044434A"/>
    <w:rsid w:val="0044458F"/>
    <w:rsid w:val="00444613"/>
    <w:rsid w:val="0044463E"/>
    <w:rsid w:val="00444693"/>
    <w:rsid w:val="00444A44"/>
    <w:rsid w:val="00444A65"/>
    <w:rsid w:val="00444A9D"/>
    <w:rsid w:val="00444AB6"/>
    <w:rsid w:val="00444B79"/>
    <w:rsid w:val="004455DE"/>
    <w:rsid w:val="0044564E"/>
    <w:rsid w:val="004459D2"/>
    <w:rsid w:val="00445C29"/>
    <w:rsid w:val="00445DD5"/>
    <w:rsid w:val="00445FDF"/>
    <w:rsid w:val="004460D6"/>
    <w:rsid w:val="004460FD"/>
    <w:rsid w:val="0044629E"/>
    <w:rsid w:val="00446334"/>
    <w:rsid w:val="004464F7"/>
    <w:rsid w:val="004468B5"/>
    <w:rsid w:val="00446F3D"/>
    <w:rsid w:val="00447343"/>
    <w:rsid w:val="004474AF"/>
    <w:rsid w:val="00447C22"/>
    <w:rsid w:val="00447C88"/>
    <w:rsid w:val="00447E87"/>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23"/>
    <w:rsid w:val="00451DA6"/>
    <w:rsid w:val="00452198"/>
    <w:rsid w:val="004521B7"/>
    <w:rsid w:val="004522E4"/>
    <w:rsid w:val="00452481"/>
    <w:rsid w:val="00452887"/>
    <w:rsid w:val="00452E1D"/>
    <w:rsid w:val="00452EB6"/>
    <w:rsid w:val="00452EC6"/>
    <w:rsid w:val="004530A8"/>
    <w:rsid w:val="0045333D"/>
    <w:rsid w:val="00453341"/>
    <w:rsid w:val="00453A43"/>
    <w:rsid w:val="00453B48"/>
    <w:rsid w:val="00453D1F"/>
    <w:rsid w:val="00453DBB"/>
    <w:rsid w:val="00454300"/>
    <w:rsid w:val="0045434E"/>
    <w:rsid w:val="0045485A"/>
    <w:rsid w:val="004548C0"/>
    <w:rsid w:val="004549AD"/>
    <w:rsid w:val="00454CDA"/>
    <w:rsid w:val="00454DDF"/>
    <w:rsid w:val="00454E0B"/>
    <w:rsid w:val="00454F2A"/>
    <w:rsid w:val="00454F53"/>
    <w:rsid w:val="00454F82"/>
    <w:rsid w:val="004553A5"/>
    <w:rsid w:val="004553BE"/>
    <w:rsid w:val="0045571D"/>
    <w:rsid w:val="004559BC"/>
    <w:rsid w:val="00455AD3"/>
    <w:rsid w:val="00455BA2"/>
    <w:rsid w:val="00455DB1"/>
    <w:rsid w:val="00455E63"/>
    <w:rsid w:val="004561BC"/>
    <w:rsid w:val="0045634C"/>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E50"/>
    <w:rsid w:val="00461E94"/>
    <w:rsid w:val="004620EE"/>
    <w:rsid w:val="004625E1"/>
    <w:rsid w:val="00462A9C"/>
    <w:rsid w:val="00462C21"/>
    <w:rsid w:val="00462EEE"/>
    <w:rsid w:val="00462FE9"/>
    <w:rsid w:val="0046317A"/>
    <w:rsid w:val="004631C7"/>
    <w:rsid w:val="004633DE"/>
    <w:rsid w:val="004633EB"/>
    <w:rsid w:val="0046349B"/>
    <w:rsid w:val="00463513"/>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66"/>
    <w:rsid w:val="00471C74"/>
    <w:rsid w:val="00471CC6"/>
    <w:rsid w:val="00471EC7"/>
    <w:rsid w:val="00471F44"/>
    <w:rsid w:val="0047221C"/>
    <w:rsid w:val="00472247"/>
    <w:rsid w:val="00472662"/>
    <w:rsid w:val="004726CB"/>
    <w:rsid w:val="00472821"/>
    <w:rsid w:val="00472908"/>
    <w:rsid w:val="00472952"/>
    <w:rsid w:val="00472CD9"/>
    <w:rsid w:val="00472D56"/>
    <w:rsid w:val="004732AC"/>
    <w:rsid w:val="00473348"/>
    <w:rsid w:val="0047394E"/>
    <w:rsid w:val="00473983"/>
    <w:rsid w:val="00473A3F"/>
    <w:rsid w:val="00473BC3"/>
    <w:rsid w:val="00473BE6"/>
    <w:rsid w:val="00473C23"/>
    <w:rsid w:val="00473FDA"/>
    <w:rsid w:val="00474099"/>
    <w:rsid w:val="0047413E"/>
    <w:rsid w:val="004742A8"/>
    <w:rsid w:val="0047451D"/>
    <w:rsid w:val="00474537"/>
    <w:rsid w:val="00474887"/>
    <w:rsid w:val="004748E4"/>
    <w:rsid w:val="00474DC6"/>
    <w:rsid w:val="00474DF8"/>
    <w:rsid w:val="0047512C"/>
    <w:rsid w:val="00475609"/>
    <w:rsid w:val="0047565B"/>
    <w:rsid w:val="004756A7"/>
    <w:rsid w:val="004756E8"/>
    <w:rsid w:val="00475959"/>
    <w:rsid w:val="00475977"/>
    <w:rsid w:val="00475A5F"/>
    <w:rsid w:val="00475AD8"/>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6D2"/>
    <w:rsid w:val="004806E1"/>
    <w:rsid w:val="0048095A"/>
    <w:rsid w:val="00480C42"/>
    <w:rsid w:val="00480DF7"/>
    <w:rsid w:val="00481024"/>
    <w:rsid w:val="0048107A"/>
    <w:rsid w:val="00481092"/>
    <w:rsid w:val="00481187"/>
    <w:rsid w:val="0048131C"/>
    <w:rsid w:val="004814AD"/>
    <w:rsid w:val="00481513"/>
    <w:rsid w:val="00481A0F"/>
    <w:rsid w:val="00481CC6"/>
    <w:rsid w:val="00481E12"/>
    <w:rsid w:val="00482237"/>
    <w:rsid w:val="004822B3"/>
    <w:rsid w:val="004823EA"/>
    <w:rsid w:val="0048240B"/>
    <w:rsid w:val="0048299E"/>
    <w:rsid w:val="00482A77"/>
    <w:rsid w:val="00482AB0"/>
    <w:rsid w:val="00482E43"/>
    <w:rsid w:val="00482EB9"/>
    <w:rsid w:val="00483049"/>
    <w:rsid w:val="004830CC"/>
    <w:rsid w:val="00483405"/>
    <w:rsid w:val="00483486"/>
    <w:rsid w:val="004835BD"/>
    <w:rsid w:val="0048363D"/>
    <w:rsid w:val="004836E4"/>
    <w:rsid w:val="00483907"/>
    <w:rsid w:val="004839F5"/>
    <w:rsid w:val="00483A60"/>
    <w:rsid w:val="00483C78"/>
    <w:rsid w:val="00483FB0"/>
    <w:rsid w:val="0048412C"/>
    <w:rsid w:val="004841B8"/>
    <w:rsid w:val="004842B0"/>
    <w:rsid w:val="00484B0A"/>
    <w:rsid w:val="00484BB8"/>
    <w:rsid w:val="00484C04"/>
    <w:rsid w:val="00484C57"/>
    <w:rsid w:val="00484C7B"/>
    <w:rsid w:val="00484E39"/>
    <w:rsid w:val="00484ED1"/>
    <w:rsid w:val="00485168"/>
    <w:rsid w:val="00485332"/>
    <w:rsid w:val="004858BE"/>
    <w:rsid w:val="004859FB"/>
    <w:rsid w:val="00485B21"/>
    <w:rsid w:val="004865A5"/>
    <w:rsid w:val="004865F1"/>
    <w:rsid w:val="00486889"/>
    <w:rsid w:val="0048694A"/>
    <w:rsid w:val="00486BF4"/>
    <w:rsid w:val="00486FB6"/>
    <w:rsid w:val="0048735A"/>
    <w:rsid w:val="00487493"/>
    <w:rsid w:val="004878D5"/>
    <w:rsid w:val="004879A7"/>
    <w:rsid w:val="00487D92"/>
    <w:rsid w:val="004903CA"/>
    <w:rsid w:val="00490414"/>
    <w:rsid w:val="00490799"/>
    <w:rsid w:val="00490A91"/>
    <w:rsid w:val="00490AB4"/>
    <w:rsid w:val="00490BD6"/>
    <w:rsid w:val="00491199"/>
    <w:rsid w:val="004914CE"/>
    <w:rsid w:val="00491DC8"/>
    <w:rsid w:val="00491F03"/>
    <w:rsid w:val="00491F12"/>
    <w:rsid w:val="00492101"/>
    <w:rsid w:val="0049249C"/>
    <w:rsid w:val="00492533"/>
    <w:rsid w:val="004926B6"/>
    <w:rsid w:val="00492823"/>
    <w:rsid w:val="00492B2C"/>
    <w:rsid w:val="00492C20"/>
    <w:rsid w:val="00492D69"/>
    <w:rsid w:val="00492F42"/>
    <w:rsid w:val="004931C6"/>
    <w:rsid w:val="00493276"/>
    <w:rsid w:val="00493286"/>
    <w:rsid w:val="004933DE"/>
    <w:rsid w:val="004934AE"/>
    <w:rsid w:val="00493724"/>
    <w:rsid w:val="00493989"/>
    <w:rsid w:val="00493B3C"/>
    <w:rsid w:val="00493C1E"/>
    <w:rsid w:val="00493DE4"/>
    <w:rsid w:val="004941D4"/>
    <w:rsid w:val="00494443"/>
    <w:rsid w:val="00494446"/>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6198"/>
    <w:rsid w:val="004962FC"/>
    <w:rsid w:val="0049632D"/>
    <w:rsid w:val="004967A1"/>
    <w:rsid w:val="00496908"/>
    <w:rsid w:val="00496924"/>
    <w:rsid w:val="00496A68"/>
    <w:rsid w:val="00496B53"/>
    <w:rsid w:val="00496C65"/>
    <w:rsid w:val="00496D5C"/>
    <w:rsid w:val="00496E09"/>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364"/>
    <w:rsid w:val="004A23A6"/>
    <w:rsid w:val="004A23DB"/>
    <w:rsid w:val="004A2454"/>
    <w:rsid w:val="004A255D"/>
    <w:rsid w:val="004A267A"/>
    <w:rsid w:val="004A27CC"/>
    <w:rsid w:val="004A288B"/>
    <w:rsid w:val="004A2AE2"/>
    <w:rsid w:val="004A2CB5"/>
    <w:rsid w:val="004A2D32"/>
    <w:rsid w:val="004A2D67"/>
    <w:rsid w:val="004A2EA6"/>
    <w:rsid w:val="004A332C"/>
    <w:rsid w:val="004A34E9"/>
    <w:rsid w:val="004A37AB"/>
    <w:rsid w:val="004A3987"/>
    <w:rsid w:val="004A3B46"/>
    <w:rsid w:val="004A3BFE"/>
    <w:rsid w:val="004A3D51"/>
    <w:rsid w:val="004A3D81"/>
    <w:rsid w:val="004A4061"/>
    <w:rsid w:val="004A406C"/>
    <w:rsid w:val="004A41B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6E1"/>
    <w:rsid w:val="004A56F2"/>
    <w:rsid w:val="004A5B59"/>
    <w:rsid w:val="004A5BAA"/>
    <w:rsid w:val="004A5E3D"/>
    <w:rsid w:val="004A5F0A"/>
    <w:rsid w:val="004A6020"/>
    <w:rsid w:val="004A616E"/>
    <w:rsid w:val="004A621D"/>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BF"/>
    <w:rsid w:val="004A7557"/>
    <w:rsid w:val="004A7812"/>
    <w:rsid w:val="004A795B"/>
    <w:rsid w:val="004A7D32"/>
    <w:rsid w:val="004A7F47"/>
    <w:rsid w:val="004B05DC"/>
    <w:rsid w:val="004B0737"/>
    <w:rsid w:val="004B0777"/>
    <w:rsid w:val="004B096A"/>
    <w:rsid w:val="004B0F54"/>
    <w:rsid w:val="004B178C"/>
    <w:rsid w:val="004B1839"/>
    <w:rsid w:val="004B1956"/>
    <w:rsid w:val="004B1985"/>
    <w:rsid w:val="004B1A04"/>
    <w:rsid w:val="004B1A52"/>
    <w:rsid w:val="004B1C6B"/>
    <w:rsid w:val="004B1D12"/>
    <w:rsid w:val="004B1F56"/>
    <w:rsid w:val="004B209B"/>
    <w:rsid w:val="004B2297"/>
    <w:rsid w:val="004B26A4"/>
    <w:rsid w:val="004B2A5F"/>
    <w:rsid w:val="004B2AE8"/>
    <w:rsid w:val="004B2FA1"/>
    <w:rsid w:val="004B31C0"/>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6BF"/>
    <w:rsid w:val="004B679F"/>
    <w:rsid w:val="004B6999"/>
    <w:rsid w:val="004B69A7"/>
    <w:rsid w:val="004B6B51"/>
    <w:rsid w:val="004B6B95"/>
    <w:rsid w:val="004B6BA1"/>
    <w:rsid w:val="004B6D76"/>
    <w:rsid w:val="004B6D8D"/>
    <w:rsid w:val="004B6F78"/>
    <w:rsid w:val="004B7049"/>
    <w:rsid w:val="004B708E"/>
    <w:rsid w:val="004B7401"/>
    <w:rsid w:val="004B7510"/>
    <w:rsid w:val="004B7568"/>
    <w:rsid w:val="004B7A46"/>
    <w:rsid w:val="004B7C3C"/>
    <w:rsid w:val="004B7CF3"/>
    <w:rsid w:val="004B7EAC"/>
    <w:rsid w:val="004C03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526"/>
    <w:rsid w:val="004C2735"/>
    <w:rsid w:val="004C27C8"/>
    <w:rsid w:val="004C2FF6"/>
    <w:rsid w:val="004C308D"/>
    <w:rsid w:val="004C33DE"/>
    <w:rsid w:val="004C35D7"/>
    <w:rsid w:val="004C3634"/>
    <w:rsid w:val="004C3979"/>
    <w:rsid w:val="004C3AE6"/>
    <w:rsid w:val="004C3CE8"/>
    <w:rsid w:val="004C3DB9"/>
    <w:rsid w:val="004C3E4C"/>
    <w:rsid w:val="004C3ED8"/>
    <w:rsid w:val="004C4232"/>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3B5"/>
    <w:rsid w:val="004D09DC"/>
    <w:rsid w:val="004D0B3E"/>
    <w:rsid w:val="004D0C76"/>
    <w:rsid w:val="004D0E28"/>
    <w:rsid w:val="004D0E55"/>
    <w:rsid w:val="004D0F55"/>
    <w:rsid w:val="004D0FAD"/>
    <w:rsid w:val="004D10A4"/>
    <w:rsid w:val="004D1210"/>
    <w:rsid w:val="004D1285"/>
    <w:rsid w:val="004D1331"/>
    <w:rsid w:val="004D14D0"/>
    <w:rsid w:val="004D17A7"/>
    <w:rsid w:val="004D194C"/>
    <w:rsid w:val="004D1D80"/>
    <w:rsid w:val="004D21AB"/>
    <w:rsid w:val="004D240D"/>
    <w:rsid w:val="004D2464"/>
    <w:rsid w:val="004D2710"/>
    <w:rsid w:val="004D2A2E"/>
    <w:rsid w:val="004D2B94"/>
    <w:rsid w:val="004D2C48"/>
    <w:rsid w:val="004D2C89"/>
    <w:rsid w:val="004D2E4C"/>
    <w:rsid w:val="004D3016"/>
    <w:rsid w:val="004D317A"/>
    <w:rsid w:val="004D32EA"/>
    <w:rsid w:val="004D3308"/>
    <w:rsid w:val="004D335B"/>
    <w:rsid w:val="004D3477"/>
    <w:rsid w:val="004D3666"/>
    <w:rsid w:val="004D3717"/>
    <w:rsid w:val="004D3778"/>
    <w:rsid w:val="004D3DF2"/>
    <w:rsid w:val="004D410B"/>
    <w:rsid w:val="004D42CC"/>
    <w:rsid w:val="004D438D"/>
    <w:rsid w:val="004D43A3"/>
    <w:rsid w:val="004D43FF"/>
    <w:rsid w:val="004D450D"/>
    <w:rsid w:val="004D4759"/>
    <w:rsid w:val="004D4EB3"/>
    <w:rsid w:val="004D4EEC"/>
    <w:rsid w:val="004D50F0"/>
    <w:rsid w:val="004D5301"/>
    <w:rsid w:val="004D537D"/>
    <w:rsid w:val="004D53BE"/>
    <w:rsid w:val="004D54DF"/>
    <w:rsid w:val="004D5769"/>
    <w:rsid w:val="004D57C2"/>
    <w:rsid w:val="004D59C3"/>
    <w:rsid w:val="004D5A39"/>
    <w:rsid w:val="004D6249"/>
    <w:rsid w:val="004D62A5"/>
    <w:rsid w:val="004D62EE"/>
    <w:rsid w:val="004D6309"/>
    <w:rsid w:val="004D6322"/>
    <w:rsid w:val="004D63B8"/>
    <w:rsid w:val="004D645F"/>
    <w:rsid w:val="004D694B"/>
    <w:rsid w:val="004D6AFF"/>
    <w:rsid w:val="004D6B54"/>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563"/>
    <w:rsid w:val="004E15C5"/>
    <w:rsid w:val="004E17E9"/>
    <w:rsid w:val="004E1949"/>
    <w:rsid w:val="004E1BF2"/>
    <w:rsid w:val="004E1DCC"/>
    <w:rsid w:val="004E1E3C"/>
    <w:rsid w:val="004E2144"/>
    <w:rsid w:val="004E21F7"/>
    <w:rsid w:val="004E226E"/>
    <w:rsid w:val="004E23D8"/>
    <w:rsid w:val="004E2699"/>
    <w:rsid w:val="004E26C1"/>
    <w:rsid w:val="004E27FD"/>
    <w:rsid w:val="004E2D01"/>
    <w:rsid w:val="004E2D64"/>
    <w:rsid w:val="004E2D77"/>
    <w:rsid w:val="004E2F1A"/>
    <w:rsid w:val="004E2F54"/>
    <w:rsid w:val="004E32AD"/>
    <w:rsid w:val="004E33B6"/>
    <w:rsid w:val="004E3442"/>
    <w:rsid w:val="004E35C6"/>
    <w:rsid w:val="004E3623"/>
    <w:rsid w:val="004E3679"/>
    <w:rsid w:val="004E373D"/>
    <w:rsid w:val="004E38C6"/>
    <w:rsid w:val="004E3A06"/>
    <w:rsid w:val="004E3B26"/>
    <w:rsid w:val="004E400B"/>
    <w:rsid w:val="004E4427"/>
    <w:rsid w:val="004E485B"/>
    <w:rsid w:val="004E4871"/>
    <w:rsid w:val="004E4D07"/>
    <w:rsid w:val="004E50A9"/>
    <w:rsid w:val="004E50B0"/>
    <w:rsid w:val="004E52FA"/>
    <w:rsid w:val="004E59A6"/>
    <w:rsid w:val="004E5CE0"/>
    <w:rsid w:val="004E5CF3"/>
    <w:rsid w:val="004E5DF1"/>
    <w:rsid w:val="004E65B6"/>
    <w:rsid w:val="004E65B9"/>
    <w:rsid w:val="004E68ED"/>
    <w:rsid w:val="004E6A84"/>
    <w:rsid w:val="004E71D3"/>
    <w:rsid w:val="004E72C2"/>
    <w:rsid w:val="004E744F"/>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7"/>
    <w:rsid w:val="004F0C9A"/>
    <w:rsid w:val="004F0D45"/>
    <w:rsid w:val="004F0E36"/>
    <w:rsid w:val="004F0ECB"/>
    <w:rsid w:val="004F1723"/>
    <w:rsid w:val="004F189A"/>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7EE"/>
    <w:rsid w:val="004F3AFF"/>
    <w:rsid w:val="004F3C68"/>
    <w:rsid w:val="004F3D87"/>
    <w:rsid w:val="004F3D9C"/>
    <w:rsid w:val="004F4050"/>
    <w:rsid w:val="004F40BB"/>
    <w:rsid w:val="004F452C"/>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94B"/>
    <w:rsid w:val="004F5A85"/>
    <w:rsid w:val="004F5C1E"/>
    <w:rsid w:val="004F5CC5"/>
    <w:rsid w:val="004F5E62"/>
    <w:rsid w:val="004F5ECE"/>
    <w:rsid w:val="004F6238"/>
    <w:rsid w:val="004F62B4"/>
    <w:rsid w:val="004F676E"/>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C4C"/>
    <w:rsid w:val="00501E41"/>
    <w:rsid w:val="00501F06"/>
    <w:rsid w:val="00501F86"/>
    <w:rsid w:val="00502145"/>
    <w:rsid w:val="00502256"/>
    <w:rsid w:val="005022A3"/>
    <w:rsid w:val="00502339"/>
    <w:rsid w:val="0050281B"/>
    <w:rsid w:val="0050282D"/>
    <w:rsid w:val="00502A9E"/>
    <w:rsid w:val="00502E67"/>
    <w:rsid w:val="00502F98"/>
    <w:rsid w:val="00502FB6"/>
    <w:rsid w:val="0050310D"/>
    <w:rsid w:val="00503274"/>
    <w:rsid w:val="0050348F"/>
    <w:rsid w:val="00503613"/>
    <w:rsid w:val="00503784"/>
    <w:rsid w:val="00503929"/>
    <w:rsid w:val="00503B6F"/>
    <w:rsid w:val="00503BA1"/>
    <w:rsid w:val="00503BBD"/>
    <w:rsid w:val="00503C78"/>
    <w:rsid w:val="00503E88"/>
    <w:rsid w:val="00503F8F"/>
    <w:rsid w:val="0050410A"/>
    <w:rsid w:val="005042B9"/>
    <w:rsid w:val="00504470"/>
    <w:rsid w:val="005045D9"/>
    <w:rsid w:val="00504667"/>
    <w:rsid w:val="0050497F"/>
    <w:rsid w:val="00504C2A"/>
    <w:rsid w:val="00504EE2"/>
    <w:rsid w:val="00505038"/>
    <w:rsid w:val="00505276"/>
    <w:rsid w:val="00505315"/>
    <w:rsid w:val="005053E3"/>
    <w:rsid w:val="00505551"/>
    <w:rsid w:val="00505579"/>
    <w:rsid w:val="0050559F"/>
    <w:rsid w:val="0050592A"/>
    <w:rsid w:val="0050598E"/>
    <w:rsid w:val="005060BA"/>
    <w:rsid w:val="005064E6"/>
    <w:rsid w:val="005068B1"/>
    <w:rsid w:val="00506A95"/>
    <w:rsid w:val="00506FC2"/>
    <w:rsid w:val="00506FFE"/>
    <w:rsid w:val="00507133"/>
    <w:rsid w:val="005072C7"/>
    <w:rsid w:val="005076A4"/>
    <w:rsid w:val="005076E4"/>
    <w:rsid w:val="0050786C"/>
    <w:rsid w:val="00507B4F"/>
    <w:rsid w:val="00507BD5"/>
    <w:rsid w:val="00507BED"/>
    <w:rsid w:val="00507F86"/>
    <w:rsid w:val="0051006C"/>
    <w:rsid w:val="005106E3"/>
    <w:rsid w:val="00510745"/>
    <w:rsid w:val="0051085D"/>
    <w:rsid w:val="00510A6D"/>
    <w:rsid w:val="00510A9B"/>
    <w:rsid w:val="00510DB2"/>
    <w:rsid w:val="00510DC8"/>
    <w:rsid w:val="00510E2D"/>
    <w:rsid w:val="00510F17"/>
    <w:rsid w:val="00510F8A"/>
    <w:rsid w:val="0051102B"/>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3591"/>
    <w:rsid w:val="00513D25"/>
    <w:rsid w:val="00513D3D"/>
    <w:rsid w:val="00514084"/>
    <w:rsid w:val="005147AA"/>
    <w:rsid w:val="005149B3"/>
    <w:rsid w:val="00514C73"/>
    <w:rsid w:val="00514F8B"/>
    <w:rsid w:val="00515394"/>
    <w:rsid w:val="00515818"/>
    <w:rsid w:val="00515AFC"/>
    <w:rsid w:val="00515B64"/>
    <w:rsid w:val="00515B85"/>
    <w:rsid w:val="00515C25"/>
    <w:rsid w:val="00515C37"/>
    <w:rsid w:val="005161C5"/>
    <w:rsid w:val="005163DA"/>
    <w:rsid w:val="005164CE"/>
    <w:rsid w:val="00516640"/>
    <w:rsid w:val="005166A0"/>
    <w:rsid w:val="005167FF"/>
    <w:rsid w:val="00516825"/>
    <w:rsid w:val="00516905"/>
    <w:rsid w:val="00516BAA"/>
    <w:rsid w:val="0051714C"/>
    <w:rsid w:val="0051727F"/>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43F"/>
    <w:rsid w:val="00523598"/>
    <w:rsid w:val="00523852"/>
    <w:rsid w:val="00523A73"/>
    <w:rsid w:val="00523B40"/>
    <w:rsid w:val="00523BAB"/>
    <w:rsid w:val="00523F9D"/>
    <w:rsid w:val="005240F7"/>
    <w:rsid w:val="00524113"/>
    <w:rsid w:val="005243B9"/>
    <w:rsid w:val="00524456"/>
    <w:rsid w:val="005246FD"/>
    <w:rsid w:val="0052484B"/>
    <w:rsid w:val="00524BFB"/>
    <w:rsid w:val="00524D1F"/>
    <w:rsid w:val="00524EF5"/>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45F"/>
    <w:rsid w:val="0053080A"/>
    <w:rsid w:val="0053086E"/>
    <w:rsid w:val="005309A0"/>
    <w:rsid w:val="00530CA7"/>
    <w:rsid w:val="00530DED"/>
    <w:rsid w:val="00530E62"/>
    <w:rsid w:val="00531190"/>
    <w:rsid w:val="00531791"/>
    <w:rsid w:val="00531C08"/>
    <w:rsid w:val="00531D91"/>
    <w:rsid w:val="00531DB3"/>
    <w:rsid w:val="00531E2C"/>
    <w:rsid w:val="00531EF2"/>
    <w:rsid w:val="0053201D"/>
    <w:rsid w:val="005321D5"/>
    <w:rsid w:val="005323AA"/>
    <w:rsid w:val="005323D1"/>
    <w:rsid w:val="005325DB"/>
    <w:rsid w:val="00532649"/>
    <w:rsid w:val="0053295C"/>
    <w:rsid w:val="00532987"/>
    <w:rsid w:val="00532D52"/>
    <w:rsid w:val="00532D9D"/>
    <w:rsid w:val="00532E68"/>
    <w:rsid w:val="0053318A"/>
    <w:rsid w:val="005332DE"/>
    <w:rsid w:val="005337D3"/>
    <w:rsid w:val="00533927"/>
    <w:rsid w:val="00533E70"/>
    <w:rsid w:val="00533F3E"/>
    <w:rsid w:val="00534074"/>
    <w:rsid w:val="00534169"/>
    <w:rsid w:val="0053418A"/>
    <w:rsid w:val="00534206"/>
    <w:rsid w:val="005342A4"/>
    <w:rsid w:val="005342E3"/>
    <w:rsid w:val="0053454D"/>
    <w:rsid w:val="005347B9"/>
    <w:rsid w:val="005348A4"/>
    <w:rsid w:val="00534991"/>
    <w:rsid w:val="00534A60"/>
    <w:rsid w:val="00534B79"/>
    <w:rsid w:val="00534E17"/>
    <w:rsid w:val="00534E22"/>
    <w:rsid w:val="005356A3"/>
    <w:rsid w:val="005358ED"/>
    <w:rsid w:val="0053593B"/>
    <w:rsid w:val="00535A57"/>
    <w:rsid w:val="00535DF3"/>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843"/>
    <w:rsid w:val="00537EA6"/>
    <w:rsid w:val="00540402"/>
    <w:rsid w:val="00540906"/>
    <w:rsid w:val="00540CFB"/>
    <w:rsid w:val="00540E3B"/>
    <w:rsid w:val="00540F5D"/>
    <w:rsid w:val="00541781"/>
    <w:rsid w:val="00541908"/>
    <w:rsid w:val="00541B90"/>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7C8"/>
    <w:rsid w:val="005438AD"/>
    <w:rsid w:val="00543C4E"/>
    <w:rsid w:val="00543C55"/>
    <w:rsid w:val="00543F76"/>
    <w:rsid w:val="00544018"/>
    <w:rsid w:val="0054403C"/>
    <w:rsid w:val="0054414C"/>
    <w:rsid w:val="005446B4"/>
    <w:rsid w:val="0054477A"/>
    <w:rsid w:val="005448DE"/>
    <w:rsid w:val="0054494D"/>
    <w:rsid w:val="00544CFC"/>
    <w:rsid w:val="00545433"/>
    <w:rsid w:val="005454DA"/>
    <w:rsid w:val="005456D5"/>
    <w:rsid w:val="00545BEE"/>
    <w:rsid w:val="00546209"/>
    <w:rsid w:val="00546543"/>
    <w:rsid w:val="0054659B"/>
    <w:rsid w:val="005467D2"/>
    <w:rsid w:val="00546B18"/>
    <w:rsid w:val="00546CB8"/>
    <w:rsid w:val="0054731D"/>
    <w:rsid w:val="00547482"/>
    <w:rsid w:val="005475C4"/>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786"/>
    <w:rsid w:val="00551A0C"/>
    <w:rsid w:val="00551F52"/>
    <w:rsid w:val="00551FCC"/>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CE4"/>
    <w:rsid w:val="00554E9A"/>
    <w:rsid w:val="00554F74"/>
    <w:rsid w:val="00555010"/>
    <w:rsid w:val="005550B2"/>
    <w:rsid w:val="0055525D"/>
    <w:rsid w:val="00555332"/>
    <w:rsid w:val="00555492"/>
    <w:rsid w:val="00555607"/>
    <w:rsid w:val="00555F17"/>
    <w:rsid w:val="00555F62"/>
    <w:rsid w:val="005560D3"/>
    <w:rsid w:val="005561F7"/>
    <w:rsid w:val="00556307"/>
    <w:rsid w:val="00556508"/>
    <w:rsid w:val="00556A83"/>
    <w:rsid w:val="00556C32"/>
    <w:rsid w:val="00556CD7"/>
    <w:rsid w:val="00556E8C"/>
    <w:rsid w:val="0055735B"/>
    <w:rsid w:val="0055744B"/>
    <w:rsid w:val="005575B1"/>
    <w:rsid w:val="00557658"/>
    <w:rsid w:val="0055773C"/>
    <w:rsid w:val="00557969"/>
    <w:rsid w:val="00557B2F"/>
    <w:rsid w:val="00557D4E"/>
    <w:rsid w:val="00557F4C"/>
    <w:rsid w:val="0056015C"/>
    <w:rsid w:val="005602D8"/>
    <w:rsid w:val="005604E3"/>
    <w:rsid w:val="005604F6"/>
    <w:rsid w:val="00560608"/>
    <w:rsid w:val="00560610"/>
    <w:rsid w:val="00560669"/>
    <w:rsid w:val="0056138C"/>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5B2"/>
    <w:rsid w:val="00564659"/>
    <w:rsid w:val="005646F6"/>
    <w:rsid w:val="005651BE"/>
    <w:rsid w:val="00565213"/>
    <w:rsid w:val="00565865"/>
    <w:rsid w:val="00565A12"/>
    <w:rsid w:val="00565AC3"/>
    <w:rsid w:val="00565D0F"/>
    <w:rsid w:val="00565EDB"/>
    <w:rsid w:val="0056646D"/>
    <w:rsid w:val="005664D4"/>
    <w:rsid w:val="00566506"/>
    <w:rsid w:val="0056667E"/>
    <w:rsid w:val="00566710"/>
    <w:rsid w:val="005669CF"/>
    <w:rsid w:val="00566A6F"/>
    <w:rsid w:val="00566BC6"/>
    <w:rsid w:val="005670B7"/>
    <w:rsid w:val="005671CF"/>
    <w:rsid w:val="005671D5"/>
    <w:rsid w:val="005671FA"/>
    <w:rsid w:val="0056745B"/>
    <w:rsid w:val="00567774"/>
    <w:rsid w:val="0056797C"/>
    <w:rsid w:val="00567B81"/>
    <w:rsid w:val="00567CDE"/>
    <w:rsid w:val="00567E8A"/>
    <w:rsid w:val="005701A1"/>
    <w:rsid w:val="005703B3"/>
    <w:rsid w:val="005703D7"/>
    <w:rsid w:val="00570D4B"/>
    <w:rsid w:val="00570E34"/>
    <w:rsid w:val="00571065"/>
    <w:rsid w:val="005717EC"/>
    <w:rsid w:val="00571894"/>
    <w:rsid w:val="00571D00"/>
    <w:rsid w:val="005721D3"/>
    <w:rsid w:val="0057238E"/>
    <w:rsid w:val="005724AA"/>
    <w:rsid w:val="005726BB"/>
    <w:rsid w:val="005727FF"/>
    <w:rsid w:val="005729DF"/>
    <w:rsid w:val="005729E9"/>
    <w:rsid w:val="00572A03"/>
    <w:rsid w:val="00572AA2"/>
    <w:rsid w:val="00572BCB"/>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D4F"/>
    <w:rsid w:val="00573D78"/>
    <w:rsid w:val="00573FD9"/>
    <w:rsid w:val="0057410B"/>
    <w:rsid w:val="00574117"/>
    <w:rsid w:val="00574274"/>
    <w:rsid w:val="005743FB"/>
    <w:rsid w:val="00574711"/>
    <w:rsid w:val="0057495B"/>
    <w:rsid w:val="00574A1B"/>
    <w:rsid w:val="00574B3B"/>
    <w:rsid w:val="00574C4D"/>
    <w:rsid w:val="00574CAE"/>
    <w:rsid w:val="00574D48"/>
    <w:rsid w:val="00574DC8"/>
    <w:rsid w:val="00574E1E"/>
    <w:rsid w:val="0057500E"/>
    <w:rsid w:val="005751FB"/>
    <w:rsid w:val="0057542E"/>
    <w:rsid w:val="005755A5"/>
    <w:rsid w:val="005755AF"/>
    <w:rsid w:val="00575824"/>
    <w:rsid w:val="005758DB"/>
    <w:rsid w:val="00575A98"/>
    <w:rsid w:val="00575ACE"/>
    <w:rsid w:val="00575AF8"/>
    <w:rsid w:val="00575B00"/>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77D62"/>
    <w:rsid w:val="00580194"/>
    <w:rsid w:val="00580457"/>
    <w:rsid w:val="00580504"/>
    <w:rsid w:val="0058054B"/>
    <w:rsid w:val="0058078C"/>
    <w:rsid w:val="00580C07"/>
    <w:rsid w:val="00580CA3"/>
    <w:rsid w:val="00580D52"/>
    <w:rsid w:val="00580D73"/>
    <w:rsid w:val="00580D9D"/>
    <w:rsid w:val="00580FD8"/>
    <w:rsid w:val="00581014"/>
    <w:rsid w:val="00581065"/>
    <w:rsid w:val="00581069"/>
    <w:rsid w:val="00581380"/>
    <w:rsid w:val="005814CF"/>
    <w:rsid w:val="005814F2"/>
    <w:rsid w:val="0058172E"/>
    <w:rsid w:val="005818A7"/>
    <w:rsid w:val="00581A21"/>
    <w:rsid w:val="00581C00"/>
    <w:rsid w:val="00581CA9"/>
    <w:rsid w:val="00582099"/>
    <w:rsid w:val="005822E8"/>
    <w:rsid w:val="005822FA"/>
    <w:rsid w:val="005824C6"/>
    <w:rsid w:val="0058263F"/>
    <w:rsid w:val="00582718"/>
    <w:rsid w:val="005827B8"/>
    <w:rsid w:val="00582B27"/>
    <w:rsid w:val="005830AD"/>
    <w:rsid w:val="005832FF"/>
    <w:rsid w:val="0058340F"/>
    <w:rsid w:val="005834F1"/>
    <w:rsid w:val="00583954"/>
    <w:rsid w:val="00583C09"/>
    <w:rsid w:val="00583C48"/>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55B"/>
    <w:rsid w:val="0058681A"/>
    <w:rsid w:val="0058690B"/>
    <w:rsid w:val="00586A0A"/>
    <w:rsid w:val="00586AC1"/>
    <w:rsid w:val="00586D1A"/>
    <w:rsid w:val="00586D37"/>
    <w:rsid w:val="00586E59"/>
    <w:rsid w:val="005871C1"/>
    <w:rsid w:val="00587212"/>
    <w:rsid w:val="0058733B"/>
    <w:rsid w:val="0058746C"/>
    <w:rsid w:val="00587497"/>
    <w:rsid w:val="0058749B"/>
    <w:rsid w:val="00587684"/>
    <w:rsid w:val="0058770D"/>
    <w:rsid w:val="005877D7"/>
    <w:rsid w:val="005879D1"/>
    <w:rsid w:val="00587DBC"/>
    <w:rsid w:val="00587E6E"/>
    <w:rsid w:val="005900BA"/>
    <w:rsid w:val="00590175"/>
    <w:rsid w:val="00590346"/>
    <w:rsid w:val="005905F1"/>
    <w:rsid w:val="0059061E"/>
    <w:rsid w:val="0059068A"/>
    <w:rsid w:val="005906B3"/>
    <w:rsid w:val="00590755"/>
    <w:rsid w:val="0059087F"/>
    <w:rsid w:val="00590A02"/>
    <w:rsid w:val="00590A3D"/>
    <w:rsid w:val="00590B54"/>
    <w:rsid w:val="00590B64"/>
    <w:rsid w:val="00590C7A"/>
    <w:rsid w:val="00590CB2"/>
    <w:rsid w:val="00590D3A"/>
    <w:rsid w:val="00591013"/>
    <w:rsid w:val="00591036"/>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431"/>
    <w:rsid w:val="005966C9"/>
    <w:rsid w:val="005966D5"/>
    <w:rsid w:val="005969A4"/>
    <w:rsid w:val="00596A09"/>
    <w:rsid w:val="00596B71"/>
    <w:rsid w:val="00596C5F"/>
    <w:rsid w:val="00596DC0"/>
    <w:rsid w:val="005973ED"/>
    <w:rsid w:val="005976DF"/>
    <w:rsid w:val="005976ED"/>
    <w:rsid w:val="005977B7"/>
    <w:rsid w:val="00597801"/>
    <w:rsid w:val="00597952"/>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6FD"/>
    <w:rsid w:val="005A27F4"/>
    <w:rsid w:val="005A281A"/>
    <w:rsid w:val="005A31D6"/>
    <w:rsid w:val="005A3296"/>
    <w:rsid w:val="005A33BF"/>
    <w:rsid w:val="005A3602"/>
    <w:rsid w:val="005A3894"/>
    <w:rsid w:val="005A3B1F"/>
    <w:rsid w:val="005A4069"/>
    <w:rsid w:val="005A4251"/>
    <w:rsid w:val="005A437C"/>
    <w:rsid w:val="005A46BB"/>
    <w:rsid w:val="005A48C1"/>
    <w:rsid w:val="005A4A1D"/>
    <w:rsid w:val="005A4BD1"/>
    <w:rsid w:val="005A50BB"/>
    <w:rsid w:val="005A518B"/>
    <w:rsid w:val="005A5248"/>
    <w:rsid w:val="005A55B0"/>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AD4"/>
    <w:rsid w:val="005A7B69"/>
    <w:rsid w:val="005A7BFC"/>
    <w:rsid w:val="005A7C84"/>
    <w:rsid w:val="005A7F35"/>
    <w:rsid w:val="005A7FDB"/>
    <w:rsid w:val="005B0203"/>
    <w:rsid w:val="005B03F1"/>
    <w:rsid w:val="005B0740"/>
    <w:rsid w:val="005B07C2"/>
    <w:rsid w:val="005B09CD"/>
    <w:rsid w:val="005B0BAB"/>
    <w:rsid w:val="005B0BB0"/>
    <w:rsid w:val="005B0F8B"/>
    <w:rsid w:val="005B1145"/>
    <w:rsid w:val="005B12EA"/>
    <w:rsid w:val="005B13CB"/>
    <w:rsid w:val="005B1437"/>
    <w:rsid w:val="005B1524"/>
    <w:rsid w:val="005B1655"/>
    <w:rsid w:val="005B16CE"/>
    <w:rsid w:val="005B1846"/>
    <w:rsid w:val="005B1C42"/>
    <w:rsid w:val="005B1DF6"/>
    <w:rsid w:val="005B1EF3"/>
    <w:rsid w:val="005B1FF0"/>
    <w:rsid w:val="005B219D"/>
    <w:rsid w:val="005B23B0"/>
    <w:rsid w:val="005B2891"/>
    <w:rsid w:val="005B2A72"/>
    <w:rsid w:val="005B2C04"/>
    <w:rsid w:val="005B2EBF"/>
    <w:rsid w:val="005B309A"/>
    <w:rsid w:val="005B316E"/>
    <w:rsid w:val="005B3192"/>
    <w:rsid w:val="005B34B6"/>
    <w:rsid w:val="005B370D"/>
    <w:rsid w:val="005B3AA3"/>
    <w:rsid w:val="005B3B4B"/>
    <w:rsid w:val="005B3DE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3D"/>
    <w:rsid w:val="005B6DAD"/>
    <w:rsid w:val="005B6F08"/>
    <w:rsid w:val="005B6FF1"/>
    <w:rsid w:val="005B7111"/>
    <w:rsid w:val="005B714F"/>
    <w:rsid w:val="005B72B2"/>
    <w:rsid w:val="005B7463"/>
    <w:rsid w:val="005B7468"/>
    <w:rsid w:val="005B7848"/>
    <w:rsid w:val="005B7AC3"/>
    <w:rsid w:val="005B7F24"/>
    <w:rsid w:val="005C0116"/>
    <w:rsid w:val="005C02FE"/>
    <w:rsid w:val="005C050F"/>
    <w:rsid w:val="005C0595"/>
    <w:rsid w:val="005C06EB"/>
    <w:rsid w:val="005C085E"/>
    <w:rsid w:val="005C0B51"/>
    <w:rsid w:val="005C0B90"/>
    <w:rsid w:val="005C0D84"/>
    <w:rsid w:val="005C0DB5"/>
    <w:rsid w:val="005C1289"/>
    <w:rsid w:val="005C1543"/>
    <w:rsid w:val="005C1668"/>
    <w:rsid w:val="005C16B6"/>
    <w:rsid w:val="005C18D4"/>
    <w:rsid w:val="005C1BB4"/>
    <w:rsid w:val="005C210B"/>
    <w:rsid w:val="005C218B"/>
    <w:rsid w:val="005C2361"/>
    <w:rsid w:val="005C23E9"/>
    <w:rsid w:val="005C2437"/>
    <w:rsid w:val="005C26A1"/>
    <w:rsid w:val="005C2861"/>
    <w:rsid w:val="005C2BF5"/>
    <w:rsid w:val="005C2D3C"/>
    <w:rsid w:val="005C2DD6"/>
    <w:rsid w:val="005C2F45"/>
    <w:rsid w:val="005C2F93"/>
    <w:rsid w:val="005C3226"/>
    <w:rsid w:val="005C328C"/>
    <w:rsid w:val="005C33C0"/>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C9B"/>
    <w:rsid w:val="005D0FAE"/>
    <w:rsid w:val="005D10B8"/>
    <w:rsid w:val="005D123C"/>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F5D"/>
    <w:rsid w:val="005D3143"/>
    <w:rsid w:val="005D31E8"/>
    <w:rsid w:val="005D3226"/>
    <w:rsid w:val="005D3256"/>
    <w:rsid w:val="005D335B"/>
    <w:rsid w:val="005D3703"/>
    <w:rsid w:val="005D3E2F"/>
    <w:rsid w:val="005D4100"/>
    <w:rsid w:val="005D41EF"/>
    <w:rsid w:val="005D4204"/>
    <w:rsid w:val="005D425E"/>
    <w:rsid w:val="005D43C2"/>
    <w:rsid w:val="005D45E9"/>
    <w:rsid w:val="005D4799"/>
    <w:rsid w:val="005D493F"/>
    <w:rsid w:val="005D4ADC"/>
    <w:rsid w:val="005D5039"/>
    <w:rsid w:val="005D50ED"/>
    <w:rsid w:val="005D51A5"/>
    <w:rsid w:val="005D5407"/>
    <w:rsid w:val="005D547B"/>
    <w:rsid w:val="005D5585"/>
    <w:rsid w:val="005D589C"/>
    <w:rsid w:val="005D5A0F"/>
    <w:rsid w:val="005D5AE2"/>
    <w:rsid w:val="005D5B0D"/>
    <w:rsid w:val="005D5B5D"/>
    <w:rsid w:val="005D5BC4"/>
    <w:rsid w:val="005D5C01"/>
    <w:rsid w:val="005D5CCC"/>
    <w:rsid w:val="005D5D72"/>
    <w:rsid w:val="005D5DBF"/>
    <w:rsid w:val="005D5E7C"/>
    <w:rsid w:val="005D64A0"/>
    <w:rsid w:val="005D668C"/>
    <w:rsid w:val="005D6706"/>
    <w:rsid w:val="005D678E"/>
    <w:rsid w:val="005D695E"/>
    <w:rsid w:val="005D6CD3"/>
    <w:rsid w:val="005D6DE2"/>
    <w:rsid w:val="005D703F"/>
    <w:rsid w:val="005D70C1"/>
    <w:rsid w:val="005D711D"/>
    <w:rsid w:val="005D7241"/>
    <w:rsid w:val="005D747D"/>
    <w:rsid w:val="005D7565"/>
    <w:rsid w:val="005D7BAC"/>
    <w:rsid w:val="005D7EB3"/>
    <w:rsid w:val="005D7F85"/>
    <w:rsid w:val="005D7FA3"/>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5F0"/>
    <w:rsid w:val="005E263D"/>
    <w:rsid w:val="005E2793"/>
    <w:rsid w:val="005E282A"/>
    <w:rsid w:val="005E28EE"/>
    <w:rsid w:val="005E29F9"/>
    <w:rsid w:val="005E2C0E"/>
    <w:rsid w:val="005E2DC0"/>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281"/>
    <w:rsid w:val="005E640B"/>
    <w:rsid w:val="005E643C"/>
    <w:rsid w:val="005E643D"/>
    <w:rsid w:val="005E657F"/>
    <w:rsid w:val="005E6CDC"/>
    <w:rsid w:val="005E6E95"/>
    <w:rsid w:val="005E6FB6"/>
    <w:rsid w:val="005E702E"/>
    <w:rsid w:val="005E7314"/>
    <w:rsid w:val="005E7332"/>
    <w:rsid w:val="005E7444"/>
    <w:rsid w:val="005E7827"/>
    <w:rsid w:val="005E7CCB"/>
    <w:rsid w:val="005E7DC9"/>
    <w:rsid w:val="005E7DE4"/>
    <w:rsid w:val="005E7EAB"/>
    <w:rsid w:val="005F003B"/>
    <w:rsid w:val="005F01A7"/>
    <w:rsid w:val="005F0303"/>
    <w:rsid w:val="005F0378"/>
    <w:rsid w:val="005F037A"/>
    <w:rsid w:val="005F03E6"/>
    <w:rsid w:val="005F0599"/>
    <w:rsid w:val="005F06E7"/>
    <w:rsid w:val="005F077D"/>
    <w:rsid w:val="005F0847"/>
    <w:rsid w:val="005F09E2"/>
    <w:rsid w:val="005F0ABE"/>
    <w:rsid w:val="005F0B48"/>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B39"/>
    <w:rsid w:val="005F2F0C"/>
    <w:rsid w:val="005F300F"/>
    <w:rsid w:val="005F302E"/>
    <w:rsid w:val="005F35E1"/>
    <w:rsid w:val="005F3651"/>
    <w:rsid w:val="005F3984"/>
    <w:rsid w:val="005F398F"/>
    <w:rsid w:val="005F3BE8"/>
    <w:rsid w:val="005F3CEF"/>
    <w:rsid w:val="005F3F6E"/>
    <w:rsid w:val="005F409E"/>
    <w:rsid w:val="005F466B"/>
    <w:rsid w:val="005F46DE"/>
    <w:rsid w:val="005F4878"/>
    <w:rsid w:val="005F4914"/>
    <w:rsid w:val="005F4C7A"/>
    <w:rsid w:val="005F4C96"/>
    <w:rsid w:val="005F502C"/>
    <w:rsid w:val="005F50B0"/>
    <w:rsid w:val="005F52B1"/>
    <w:rsid w:val="005F53B6"/>
    <w:rsid w:val="005F56F1"/>
    <w:rsid w:val="005F5749"/>
    <w:rsid w:val="005F5804"/>
    <w:rsid w:val="005F591D"/>
    <w:rsid w:val="005F5DD5"/>
    <w:rsid w:val="005F5DED"/>
    <w:rsid w:val="005F5F76"/>
    <w:rsid w:val="005F601D"/>
    <w:rsid w:val="005F643C"/>
    <w:rsid w:val="005F669D"/>
    <w:rsid w:val="005F67A7"/>
    <w:rsid w:val="005F67D4"/>
    <w:rsid w:val="005F6945"/>
    <w:rsid w:val="005F6A51"/>
    <w:rsid w:val="005F6B20"/>
    <w:rsid w:val="005F6DAA"/>
    <w:rsid w:val="005F6DCF"/>
    <w:rsid w:val="005F6EB0"/>
    <w:rsid w:val="005F6FA2"/>
    <w:rsid w:val="005F70CF"/>
    <w:rsid w:val="005F7159"/>
    <w:rsid w:val="005F7B37"/>
    <w:rsid w:val="0060012C"/>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744"/>
    <w:rsid w:val="00601C07"/>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B83"/>
    <w:rsid w:val="00604BEA"/>
    <w:rsid w:val="00604CC6"/>
    <w:rsid w:val="00604D0B"/>
    <w:rsid w:val="00604E38"/>
    <w:rsid w:val="00605060"/>
    <w:rsid w:val="00605200"/>
    <w:rsid w:val="006054E5"/>
    <w:rsid w:val="00605559"/>
    <w:rsid w:val="00605AB6"/>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945"/>
    <w:rsid w:val="00607A4E"/>
    <w:rsid w:val="00607A79"/>
    <w:rsid w:val="00607B73"/>
    <w:rsid w:val="00607D31"/>
    <w:rsid w:val="00607DD1"/>
    <w:rsid w:val="00607DEA"/>
    <w:rsid w:val="00610794"/>
    <w:rsid w:val="00610B18"/>
    <w:rsid w:val="00610B92"/>
    <w:rsid w:val="00610BE4"/>
    <w:rsid w:val="00610BF9"/>
    <w:rsid w:val="00610CC2"/>
    <w:rsid w:val="00610D06"/>
    <w:rsid w:val="006110E7"/>
    <w:rsid w:val="00611323"/>
    <w:rsid w:val="006114A3"/>
    <w:rsid w:val="006114ED"/>
    <w:rsid w:val="006116CE"/>
    <w:rsid w:val="00611C86"/>
    <w:rsid w:val="00611DC4"/>
    <w:rsid w:val="00612490"/>
    <w:rsid w:val="006125FE"/>
    <w:rsid w:val="00612627"/>
    <w:rsid w:val="00612BC9"/>
    <w:rsid w:val="00612C2E"/>
    <w:rsid w:val="00612CC3"/>
    <w:rsid w:val="00612D8A"/>
    <w:rsid w:val="0061304B"/>
    <w:rsid w:val="00613083"/>
    <w:rsid w:val="006132D0"/>
    <w:rsid w:val="006132DE"/>
    <w:rsid w:val="006132E1"/>
    <w:rsid w:val="006133DB"/>
    <w:rsid w:val="006135EC"/>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878"/>
    <w:rsid w:val="0061496E"/>
    <w:rsid w:val="00614AA9"/>
    <w:rsid w:val="00614F47"/>
    <w:rsid w:val="00615084"/>
    <w:rsid w:val="006152A4"/>
    <w:rsid w:val="006154DE"/>
    <w:rsid w:val="00615664"/>
    <w:rsid w:val="006156A3"/>
    <w:rsid w:val="006156A5"/>
    <w:rsid w:val="00615D75"/>
    <w:rsid w:val="00615E1D"/>
    <w:rsid w:val="00615F63"/>
    <w:rsid w:val="00616176"/>
    <w:rsid w:val="0061653E"/>
    <w:rsid w:val="006166FA"/>
    <w:rsid w:val="00616825"/>
    <w:rsid w:val="00616A9B"/>
    <w:rsid w:val="00616D6B"/>
    <w:rsid w:val="00616D92"/>
    <w:rsid w:val="00616F60"/>
    <w:rsid w:val="0061715D"/>
    <w:rsid w:val="00617237"/>
    <w:rsid w:val="006176DB"/>
    <w:rsid w:val="006177E0"/>
    <w:rsid w:val="00617978"/>
    <w:rsid w:val="00617AC7"/>
    <w:rsid w:val="00617AC8"/>
    <w:rsid w:val="00617DC3"/>
    <w:rsid w:val="00617DEC"/>
    <w:rsid w:val="00617E9C"/>
    <w:rsid w:val="00617EC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16"/>
    <w:rsid w:val="00623567"/>
    <w:rsid w:val="00623669"/>
    <w:rsid w:val="006238F9"/>
    <w:rsid w:val="00623938"/>
    <w:rsid w:val="00623D97"/>
    <w:rsid w:val="00623DE1"/>
    <w:rsid w:val="00623DF2"/>
    <w:rsid w:val="00623EC4"/>
    <w:rsid w:val="00624111"/>
    <w:rsid w:val="00624297"/>
    <w:rsid w:val="006246CB"/>
    <w:rsid w:val="00624780"/>
    <w:rsid w:val="006248FA"/>
    <w:rsid w:val="00624A37"/>
    <w:rsid w:val="00624C49"/>
    <w:rsid w:val="00624E9D"/>
    <w:rsid w:val="0062532D"/>
    <w:rsid w:val="00625350"/>
    <w:rsid w:val="006253F7"/>
    <w:rsid w:val="006254BA"/>
    <w:rsid w:val="0062569F"/>
    <w:rsid w:val="00625786"/>
    <w:rsid w:val="0062598C"/>
    <w:rsid w:val="00625BA6"/>
    <w:rsid w:val="00625C15"/>
    <w:rsid w:val="00625DD6"/>
    <w:rsid w:val="00625DEF"/>
    <w:rsid w:val="00625E20"/>
    <w:rsid w:val="00625E5D"/>
    <w:rsid w:val="00625F6C"/>
    <w:rsid w:val="006262BE"/>
    <w:rsid w:val="0062671F"/>
    <w:rsid w:val="006267C1"/>
    <w:rsid w:val="006268C8"/>
    <w:rsid w:val="00626A0E"/>
    <w:rsid w:val="00626FF1"/>
    <w:rsid w:val="006271C8"/>
    <w:rsid w:val="006271E4"/>
    <w:rsid w:val="00627320"/>
    <w:rsid w:val="006274CD"/>
    <w:rsid w:val="00627F23"/>
    <w:rsid w:val="0063022C"/>
    <w:rsid w:val="006306AA"/>
    <w:rsid w:val="00630AFC"/>
    <w:rsid w:val="00630B68"/>
    <w:rsid w:val="00630FCF"/>
    <w:rsid w:val="006312B2"/>
    <w:rsid w:val="006314B2"/>
    <w:rsid w:val="0063178A"/>
    <w:rsid w:val="00631956"/>
    <w:rsid w:val="006319A6"/>
    <w:rsid w:val="00631B27"/>
    <w:rsid w:val="00631CF5"/>
    <w:rsid w:val="006323DC"/>
    <w:rsid w:val="0063246E"/>
    <w:rsid w:val="006327D0"/>
    <w:rsid w:val="00632D18"/>
    <w:rsid w:val="00632D24"/>
    <w:rsid w:val="0063326E"/>
    <w:rsid w:val="00633363"/>
    <w:rsid w:val="0063348E"/>
    <w:rsid w:val="00633537"/>
    <w:rsid w:val="0063359D"/>
    <w:rsid w:val="006338CB"/>
    <w:rsid w:val="00633A57"/>
    <w:rsid w:val="00633A6E"/>
    <w:rsid w:val="00633C6E"/>
    <w:rsid w:val="00633CA8"/>
    <w:rsid w:val="00633CC3"/>
    <w:rsid w:val="00633F86"/>
    <w:rsid w:val="006340D8"/>
    <w:rsid w:val="00634188"/>
    <w:rsid w:val="00634288"/>
    <w:rsid w:val="006343D0"/>
    <w:rsid w:val="00634861"/>
    <w:rsid w:val="006348EE"/>
    <w:rsid w:val="006349A5"/>
    <w:rsid w:val="00634A68"/>
    <w:rsid w:val="00634A72"/>
    <w:rsid w:val="00634A8E"/>
    <w:rsid w:val="00634ADE"/>
    <w:rsid w:val="00634C55"/>
    <w:rsid w:val="00634D66"/>
    <w:rsid w:val="00634D6D"/>
    <w:rsid w:val="00635070"/>
    <w:rsid w:val="0063545E"/>
    <w:rsid w:val="00635818"/>
    <w:rsid w:val="006358C7"/>
    <w:rsid w:val="00635A67"/>
    <w:rsid w:val="00635B68"/>
    <w:rsid w:val="00635BA9"/>
    <w:rsid w:val="00635CB1"/>
    <w:rsid w:val="00635D4C"/>
    <w:rsid w:val="00635E77"/>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4C6"/>
    <w:rsid w:val="0063768A"/>
    <w:rsid w:val="00637CA9"/>
    <w:rsid w:val="00637D70"/>
    <w:rsid w:val="006400D1"/>
    <w:rsid w:val="00640339"/>
    <w:rsid w:val="006404CF"/>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5E5"/>
    <w:rsid w:val="00642686"/>
    <w:rsid w:val="006426AB"/>
    <w:rsid w:val="006426AE"/>
    <w:rsid w:val="0064291A"/>
    <w:rsid w:val="006429AC"/>
    <w:rsid w:val="00642BA2"/>
    <w:rsid w:val="00642CF2"/>
    <w:rsid w:val="006430EE"/>
    <w:rsid w:val="00643183"/>
    <w:rsid w:val="00643293"/>
    <w:rsid w:val="0064355F"/>
    <w:rsid w:val="00643830"/>
    <w:rsid w:val="00643967"/>
    <w:rsid w:val="00643A3B"/>
    <w:rsid w:val="00643AE5"/>
    <w:rsid w:val="00643BF6"/>
    <w:rsid w:val="00643CC1"/>
    <w:rsid w:val="00644019"/>
    <w:rsid w:val="00644515"/>
    <w:rsid w:val="006446C9"/>
    <w:rsid w:val="00644CE7"/>
    <w:rsid w:val="00644E92"/>
    <w:rsid w:val="0064522F"/>
    <w:rsid w:val="006452A7"/>
    <w:rsid w:val="00645475"/>
    <w:rsid w:val="006454E6"/>
    <w:rsid w:val="00645B13"/>
    <w:rsid w:val="00645C2B"/>
    <w:rsid w:val="00645EF7"/>
    <w:rsid w:val="00645F97"/>
    <w:rsid w:val="006463A4"/>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34E"/>
    <w:rsid w:val="00650359"/>
    <w:rsid w:val="006504EE"/>
    <w:rsid w:val="006507ED"/>
    <w:rsid w:val="00650801"/>
    <w:rsid w:val="00650BD0"/>
    <w:rsid w:val="00650D64"/>
    <w:rsid w:val="0065115F"/>
    <w:rsid w:val="006511A6"/>
    <w:rsid w:val="00651315"/>
    <w:rsid w:val="006514DF"/>
    <w:rsid w:val="00651629"/>
    <w:rsid w:val="0065177E"/>
    <w:rsid w:val="00651A8E"/>
    <w:rsid w:val="00651BAA"/>
    <w:rsid w:val="006523B9"/>
    <w:rsid w:val="00652413"/>
    <w:rsid w:val="00652503"/>
    <w:rsid w:val="00652779"/>
    <w:rsid w:val="00652A5A"/>
    <w:rsid w:val="00652CB0"/>
    <w:rsid w:val="00652CC6"/>
    <w:rsid w:val="0065306D"/>
    <w:rsid w:val="00653177"/>
    <w:rsid w:val="006533C4"/>
    <w:rsid w:val="0065377B"/>
    <w:rsid w:val="006537C0"/>
    <w:rsid w:val="0065384A"/>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C86"/>
    <w:rsid w:val="00654E04"/>
    <w:rsid w:val="006550A0"/>
    <w:rsid w:val="00655487"/>
    <w:rsid w:val="006558A9"/>
    <w:rsid w:val="00655919"/>
    <w:rsid w:val="00655C36"/>
    <w:rsid w:val="00655E75"/>
    <w:rsid w:val="00655F46"/>
    <w:rsid w:val="00656247"/>
    <w:rsid w:val="006569B3"/>
    <w:rsid w:val="00656B36"/>
    <w:rsid w:val="00657000"/>
    <w:rsid w:val="006570FD"/>
    <w:rsid w:val="00657527"/>
    <w:rsid w:val="00657750"/>
    <w:rsid w:val="006577A6"/>
    <w:rsid w:val="00657895"/>
    <w:rsid w:val="00657A99"/>
    <w:rsid w:val="00657B7B"/>
    <w:rsid w:val="00657C9D"/>
    <w:rsid w:val="00657E29"/>
    <w:rsid w:val="00657EB6"/>
    <w:rsid w:val="00660084"/>
    <w:rsid w:val="006602AE"/>
    <w:rsid w:val="0066034B"/>
    <w:rsid w:val="00660627"/>
    <w:rsid w:val="006606C1"/>
    <w:rsid w:val="0066075A"/>
    <w:rsid w:val="006608AC"/>
    <w:rsid w:val="00660A5F"/>
    <w:rsid w:val="00660B57"/>
    <w:rsid w:val="00660D1C"/>
    <w:rsid w:val="00660E8E"/>
    <w:rsid w:val="0066144C"/>
    <w:rsid w:val="00661469"/>
    <w:rsid w:val="006614E0"/>
    <w:rsid w:val="00661550"/>
    <w:rsid w:val="0066163F"/>
    <w:rsid w:val="00661B3D"/>
    <w:rsid w:val="006620D0"/>
    <w:rsid w:val="00662123"/>
    <w:rsid w:val="00662490"/>
    <w:rsid w:val="0066249F"/>
    <w:rsid w:val="006625E8"/>
    <w:rsid w:val="0066297E"/>
    <w:rsid w:val="00662C59"/>
    <w:rsid w:val="00662CF6"/>
    <w:rsid w:val="00662D65"/>
    <w:rsid w:val="00662E07"/>
    <w:rsid w:val="0066307E"/>
    <w:rsid w:val="0066323F"/>
    <w:rsid w:val="006632E6"/>
    <w:rsid w:val="0066382C"/>
    <w:rsid w:val="0066396F"/>
    <w:rsid w:val="00663ABB"/>
    <w:rsid w:val="00663B07"/>
    <w:rsid w:val="00663B95"/>
    <w:rsid w:val="0066410F"/>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842"/>
    <w:rsid w:val="00667A38"/>
    <w:rsid w:val="00667B5B"/>
    <w:rsid w:val="00667BA6"/>
    <w:rsid w:val="00667BCB"/>
    <w:rsid w:val="00667CE9"/>
    <w:rsid w:val="00667D58"/>
    <w:rsid w:val="006703E4"/>
    <w:rsid w:val="00670482"/>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27F"/>
    <w:rsid w:val="006737D1"/>
    <w:rsid w:val="0067380F"/>
    <w:rsid w:val="00673847"/>
    <w:rsid w:val="006739A6"/>
    <w:rsid w:val="00673BCF"/>
    <w:rsid w:val="00673D04"/>
    <w:rsid w:val="00673F8A"/>
    <w:rsid w:val="006741BD"/>
    <w:rsid w:val="006744B5"/>
    <w:rsid w:val="0067453B"/>
    <w:rsid w:val="0067491B"/>
    <w:rsid w:val="00674967"/>
    <w:rsid w:val="00674A19"/>
    <w:rsid w:val="00674A47"/>
    <w:rsid w:val="00674AB6"/>
    <w:rsid w:val="00674BB1"/>
    <w:rsid w:val="00674D52"/>
    <w:rsid w:val="00674FC4"/>
    <w:rsid w:val="006750E1"/>
    <w:rsid w:val="00675179"/>
    <w:rsid w:val="0067543D"/>
    <w:rsid w:val="00675544"/>
    <w:rsid w:val="006756B2"/>
    <w:rsid w:val="0067597B"/>
    <w:rsid w:val="00675BE2"/>
    <w:rsid w:val="00675D3C"/>
    <w:rsid w:val="00675FA7"/>
    <w:rsid w:val="00676055"/>
    <w:rsid w:val="006763AE"/>
    <w:rsid w:val="006763E6"/>
    <w:rsid w:val="00676547"/>
    <w:rsid w:val="00676577"/>
    <w:rsid w:val="006766BA"/>
    <w:rsid w:val="00676BB5"/>
    <w:rsid w:val="00676F2B"/>
    <w:rsid w:val="00676F33"/>
    <w:rsid w:val="006770A5"/>
    <w:rsid w:val="006771E3"/>
    <w:rsid w:val="00677272"/>
    <w:rsid w:val="0067727E"/>
    <w:rsid w:val="006772E4"/>
    <w:rsid w:val="0067737B"/>
    <w:rsid w:val="00677399"/>
    <w:rsid w:val="006774F4"/>
    <w:rsid w:val="00677919"/>
    <w:rsid w:val="00677986"/>
    <w:rsid w:val="006779ED"/>
    <w:rsid w:val="00677B83"/>
    <w:rsid w:val="006800CD"/>
    <w:rsid w:val="00680110"/>
    <w:rsid w:val="00680274"/>
    <w:rsid w:val="006803CA"/>
    <w:rsid w:val="00680528"/>
    <w:rsid w:val="006805BF"/>
    <w:rsid w:val="006806A7"/>
    <w:rsid w:val="006807C5"/>
    <w:rsid w:val="00680AA8"/>
    <w:rsid w:val="00680C0F"/>
    <w:rsid w:val="00680FF4"/>
    <w:rsid w:val="006812EE"/>
    <w:rsid w:val="00681304"/>
    <w:rsid w:val="006814D8"/>
    <w:rsid w:val="00681AD0"/>
    <w:rsid w:val="00681B34"/>
    <w:rsid w:val="00681BE3"/>
    <w:rsid w:val="00681C6E"/>
    <w:rsid w:val="00681D3B"/>
    <w:rsid w:val="00681FE3"/>
    <w:rsid w:val="00682160"/>
    <w:rsid w:val="00682212"/>
    <w:rsid w:val="006824DB"/>
    <w:rsid w:val="0068252C"/>
    <w:rsid w:val="00682627"/>
    <w:rsid w:val="0068268D"/>
    <w:rsid w:val="00682726"/>
    <w:rsid w:val="006827DC"/>
    <w:rsid w:val="006828DA"/>
    <w:rsid w:val="00682902"/>
    <w:rsid w:val="00682981"/>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A27"/>
    <w:rsid w:val="00686B29"/>
    <w:rsid w:val="00686DA2"/>
    <w:rsid w:val="00686DF5"/>
    <w:rsid w:val="00686FE3"/>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FEC"/>
    <w:rsid w:val="00691125"/>
    <w:rsid w:val="00691150"/>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5EF"/>
    <w:rsid w:val="0069381B"/>
    <w:rsid w:val="0069393E"/>
    <w:rsid w:val="00693B2A"/>
    <w:rsid w:val="00693F25"/>
    <w:rsid w:val="00693FD4"/>
    <w:rsid w:val="00694138"/>
    <w:rsid w:val="006941B5"/>
    <w:rsid w:val="00694738"/>
    <w:rsid w:val="00694892"/>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9A"/>
    <w:rsid w:val="00696AD4"/>
    <w:rsid w:val="00696CBE"/>
    <w:rsid w:val="00696D41"/>
    <w:rsid w:val="00696D6F"/>
    <w:rsid w:val="00696DC9"/>
    <w:rsid w:val="00697046"/>
    <w:rsid w:val="00697102"/>
    <w:rsid w:val="00697121"/>
    <w:rsid w:val="006974C4"/>
    <w:rsid w:val="00697922"/>
    <w:rsid w:val="006979FE"/>
    <w:rsid w:val="00697B77"/>
    <w:rsid w:val="006A007E"/>
    <w:rsid w:val="006A03D1"/>
    <w:rsid w:val="006A046C"/>
    <w:rsid w:val="006A0489"/>
    <w:rsid w:val="006A0669"/>
    <w:rsid w:val="006A06E8"/>
    <w:rsid w:val="006A084A"/>
    <w:rsid w:val="006A087B"/>
    <w:rsid w:val="006A0904"/>
    <w:rsid w:val="006A0B21"/>
    <w:rsid w:val="006A0BCE"/>
    <w:rsid w:val="006A0DEF"/>
    <w:rsid w:val="006A0FAB"/>
    <w:rsid w:val="006A0FFB"/>
    <w:rsid w:val="006A1339"/>
    <w:rsid w:val="006A13B7"/>
    <w:rsid w:val="006A172F"/>
    <w:rsid w:val="006A17B5"/>
    <w:rsid w:val="006A187A"/>
    <w:rsid w:val="006A1A0C"/>
    <w:rsid w:val="006A1C7F"/>
    <w:rsid w:val="006A1E67"/>
    <w:rsid w:val="006A1E90"/>
    <w:rsid w:val="006A1EC5"/>
    <w:rsid w:val="006A2009"/>
    <w:rsid w:val="006A228A"/>
    <w:rsid w:val="006A232F"/>
    <w:rsid w:val="006A23B9"/>
    <w:rsid w:val="006A247E"/>
    <w:rsid w:val="006A2686"/>
    <w:rsid w:val="006A27FF"/>
    <w:rsid w:val="006A2D44"/>
    <w:rsid w:val="006A2D4F"/>
    <w:rsid w:val="006A305F"/>
    <w:rsid w:val="006A346F"/>
    <w:rsid w:val="006A3B71"/>
    <w:rsid w:val="006A3BF2"/>
    <w:rsid w:val="006A3F0A"/>
    <w:rsid w:val="006A404F"/>
    <w:rsid w:val="006A4327"/>
    <w:rsid w:val="006A46AB"/>
    <w:rsid w:val="006A48FA"/>
    <w:rsid w:val="006A4B17"/>
    <w:rsid w:val="006A4D03"/>
    <w:rsid w:val="006A4D31"/>
    <w:rsid w:val="006A5514"/>
    <w:rsid w:val="006A5A34"/>
    <w:rsid w:val="006A610C"/>
    <w:rsid w:val="006A61DB"/>
    <w:rsid w:val="006A6277"/>
    <w:rsid w:val="006A62D1"/>
    <w:rsid w:val="006A6578"/>
    <w:rsid w:val="006A6630"/>
    <w:rsid w:val="006A6812"/>
    <w:rsid w:val="006A68A7"/>
    <w:rsid w:val="006A6C60"/>
    <w:rsid w:val="006A6D37"/>
    <w:rsid w:val="006A6D9B"/>
    <w:rsid w:val="006A6EFB"/>
    <w:rsid w:val="006A6FC3"/>
    <w:rsid w:val="006A7305"/>
    <w:rsid w:val="006A73FA"/>
    <w:rsid w:val="006A750F"/>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8F2"/>
    <w:rsid w:val="006B2A5A"/>
    <w:rsid w:val="006B2A93"/>
    <w:rsid w:val="006B2B6E"/>
    <w:rsid w:val="006B2B8C"/>
    <w:rsid w:val="006B2C60"/>
    <w:rsid w:val="006B2D71"/>
    <w:rsid w:val="006B3273"/>
    <w:rsid w:val="006B3326"/>
    <w:rsid w:val="006B339E"/>
    <w:rsid w:val="006B36AD"/>
    <w:rsid w:val="006B3B23"/>
    <w:rsid w:val="006B3B6B"/>
    <w:rsid w:val="006B4A1B"/>
    <w:rsid w:val="006B4BD8"/>
    <w:rsid w:val="006B4F25"/>
    <w:rsid w:val="006B5029"/>
    <w:rsid w:val="006B5158"/>
    <w:rsid w:val="006B546E"/>
    <w:rsid w:val="006B5670"/>
    <w:rsid w:val="006B5849"/>
    <w:rsid w:val="006B5892"/>
    <w:rsid w:val="006B5CBC"/>
    <w:rsid w:val="006B5E08"/>
    <w:rsid w:val="006B5E4F"/>
    <w:rsid w:val="006B5E92"/>
    <w:rsid w:val="006B5EF6"/>
    <w:rsid w:val="006B6462"/>
    <w:rsid w:val="006B646F"/>
    <w:rsid w:val="006B653C"/>
    <w:rsid w:val="006B69EA"/>
    <w:rsid w:val="006B6A1A"/>
    <w:rsid w:val="006B6B3D"/>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78"/>
    <w:rsid w:val="006C088A"/>
    <w:rsid w:val="006C091D"/>
    <w:rsid w:val="006C0A56"/>
    <w:rsid w:val="006C134F"/>
    <w:rsid w:val="006C1831"/>
    <w:rsid w:val="006C1878"/>
    <w:rsid w:val="006C1B66"/>
    <w:rsid w:val="006C1E35"/>
    <w:rsid w:val="006C1E49"/>
    <w:rsid w:val="006C259F"/>
    <w:rsid w:val="006C25BC"/>
    <w:rsid w:val="006C25DE"/>
    <w:rsid w:val="006C30D7"/>
    <w:rsid w:val="006C3165"/>
    <w:rsid w:val="006C3193"/>
    <w:rsid w:val="006C36C4"/>
    <w:rsid w:val="006C37DD"/>
    <w:rsid w:val="006C37EA"/>
    <w:rsid w:val="006C38F0"/>
    <w:rsid w:val="006C3E1C"/>
    <w:rsid w:val="006C3E66"/>
    <w:rsid w:val="006C4313"/>
    <w:rsid w:val="006C436B"/>
    <w:rsid w:val="006C4556"/>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78"/>
    <w:rsid w:val="006C68C7"/>
    <w:rsid w:val="006C698D"/>
    <w:rsid w:val="006C69BF"/>
    <w:rsid w:val="006C69EC"/>
    <w:rsid w:val="006C6BD7"/>
    <w:rsid w:val="006C6EB5"/>
    <w:rsid w:val="006C6F78"/>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D03D1"/>
    <w:rsid w:val="006D0829"/>
    <w:rsid w:val="006D091E"/>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DC4"/>
    <w:rsid w:val="006D1E53"/>
    <w:rsid w:val="006D200B"/>
    <w:rsid w:val="006D204B"/>
    <w:rsid w:val="006D228B"/>
    <w:rsid w:val="006D23B7"/>
    <w:rsid w:val="006D263F"/>
    <w:rsid w:val="006D2647"/>
    <w:rsid w:val="006D26E9"/>
    <w:rsid w:val="006D2E1E"/>
    <w:rsid w:val="006D2E95"/>
    <w:rsid w:val="006D30F4"/>
    <w:rsid w:val="006D318E"/>
    <w:rsid w:val="006D343A"/>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A10"/>
    <w:rsid w:val="006D4AF6"/>
    <w:rsid w:val="006D4B57"/>
    <w:rsid w:val="006D4BE2"/>
    <w:rsid w:val="006D4F0E"/>
    <w:rsid w:val="006D5018"/>
    <w:rsid w:val="006D5205"/>
    <w:rsid w:val="006D5495"/>
    <w:rsid w:val="006D5770"/>
    <w:rsid w:val="006D57AE"/>
    <w:rsid w:val="006D5853"/>
    <w:rsid w:val="006D5F98"/>
    <w:rsid w:val="006D61A2"/>
    <w:rsid w:val="006D6408"/>
    <w:rsid w:val="006D655D"/>
    <w:rsid w:val="006D65DD"/>
    <w:rsid w:val="006D6631"/>
    <w:rsid w:val="006D670C"/>
    <w:rsid w:val="006D6A89"/>
    <w:rsid w:val="006D6B4D"/>
    <w:rsid w:val="006D6BA8"/>
    <w:rsid w:val="006D702B"/>
    <w:rsid w:val="006D70AE"/>
    <w:rsid w:val="006D7121"/>
    <w:rsid w:val="006D7357"/>
    <w:rsid w:val="006D7369"/>
    <w:rsid w:val="006D78AB"/>
    <w:rsid w:val="006D79E6"/>
    <w:rsid w:val="006D7A61"/>
    <w:rsid w:val="006D7B81"/>
    <w:rsid w:val="006D7E73"/>
    <w:rsid w:val="006D7F8D"/>
    <w:rsid w:val="006E036B"/>
    <w:rsid w:val="006E0705"/>
    <w:rsid w:val="006E0740"/>
    <w:rsid w:val="006E07A7"/>
    <w:rsid w:val="006E0A6E"/>
    <w:rsid w:val="006E0BF8"/>
    <w:rsid w:val="006E10C2"/>
    <w:rsid w:val="006E11A2"/>
    <w:rsid w:val="006E11B4"/>
    <w:rsid w:val="006E12DB"/>
    <w:rsid w:val="006E12ED"/>
    <w:rsid w:val="006E134B"/>
    <w:rsid w:val="006E16EE"/>
    <w:rsid w:val="006E198E"/>
    <w:rsid w:val="006E1D8D"/>
    <w:rsid w:val="006E1DAC"/>
    <w:rsid w:val="006E2059"/>
    <w:rsid w:val="006E2290"/>
    <w:rsid w:val="006E23DD"/>
    <w:rsid w:val="006E24EB"/>
    <w:rsid w:val="006E2553"/>
    <w:rsid w:val="006E26C2"/>
    <w:rsid w:val="006E2854"/>
    <w:rsid w:val="006E2F1A"/>
    <w:rsid w:val="006E2F9B"/>
    <w:rsid w:val="006E30CF"/>
    <w:rsid w:val="006E3123"/>
    <w:rsid w:val="006E3202"/>
    <w:rsid w:val="006E3420"/>
    <w:rsid w:val="006E35B4"/>
    <w:rsid w:val="006E3710"/>
    <w:rsid w:val="006E397B"/>
    <w:rsid w:val="006E3AFE"/>
    <w:rsid w:val="006E4110"/>
    <w:rsid w:val="006E4176"/>
    <w:rsid w:val="006E4473"/>
    <w:rsid w:val="006E456D"/>
    <w:rsid w:val="006E48B8"/>
    <w:rsid w:val="006E48C8"/>
    <w:rsid w:val="006E4A56"/>
    <w:rsid w:val="006E4C41"/>
    <w:rsid w:val="006E4CC4"/>
    <w:rsid w:val="006E4CD3"/>
    <w:rsid w:val="006E507A"/>
    <w:rsid w:val="006E5506"/>
    <w:rsid w:val="006E56B7"/>
    <w:rsid w:val="006E57D1"/>
    <w:rsid w:val="006E5A3B"/>
    <w:rsid w:val="006E5A5F"/>
    <w:rsid w:val="006E5C7F"/>
    <w:rsid w:val="006E62C1"/>
    <w:rsid w:val="006E6368"/>
    <w:rsid w:val="006E64F8"/>
    <w:rsid w:val="006E660E"/>
    <w:rsid w:val="006E6618"/>
    <w:rsid w:val="006E6770"/>
    <w:rsid w:val="006E67E8"/>
    <w:rsid w:val="006E6A76"/>
    <w:rsid w:val="006E6C6F"/>
    <w:rsid w:val="006E6DB2"/>
    <w:rsid w:val="006E6DD7"/>
    <w:rsid w:val="006E74E9"/>
    <w:rsid w:val="006E7C81"/>
    <w:rsid w:val="006E7D1A"/>
    <w:rsid w:val="006E7DD4"/>
    <w:rsid w:val="006E7DFE"/>
    <w:rsid w:val="006F013B"/>
    <w:rsid w:val="006F043D"/>
    <w:rsid w:val="006F08EC"/>
    <w:rsid w:val="006F0D75"/>
    <w:rsid w:val="006F0E42"/>
    <w:rsid w:val="006F1134"/>
    <w:rsid w:val="006F1232"/>
    <w:rsid w:val="006F128C"/>
    <w:rsid w:val="006F1360"/>
    <w:rsid w:val="006F1411"/>
    <w:rsid w:val="006F19F3"/>
    <w:rsid w:val="006F1A41"/>
    <w:rsid w:val="006F1A5E"/>
    <w:rsid w:val="006F1C26"/>
    <w:rsid w:val="006F1D72"/>
    <w:rsid w:val="006F1D8E"/>
    <w:rsid w:val="006F1F2E"/>
    <w:rsid w:val="006F2033"/>
    <w:rsid w:val="006F222C"/>
    <w:rsid w:val="006F223F"/>
    <w:rsid w:val="006F241F"/>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34B"/>
    <w:rsid w:val="006F44AC"/>
    <w:rsid w:val="006F44D7"/>
    <w:rsid w:val="006F44F4"/>
    <w:rsid w:val="006F4991"/>
    <w:rsid w:val="006F4B30"/>
    <w:rsid w:val="006F4BA8"/>
    <w:rsid w:val="006F4C6B"/>
    <w:rsid w:val="006F4D47"/>
    <w:rsid w:val="006F4D9D"/>
    <w:rsid w:val="006F5047"/>
    <w:rsid w:val="006F5228"/>
    <w:rsid w:val="006F53C1"/>
    <w:rsid w:val="006F5442"/>
    <w:rsid w:val="006F556A"/>
    <w:rsid w:val="006F55E1"/>
    <w:rsid w:val="006F58A2"/>
    <w:rsid w:val="006F5968"/>
    <w:rsid w:val="006F5A9E"/>
    <w:rsid w:val="006F5E92"/>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ED6"/>
    <w:rsid w:val="007002D7"/>
    <w:rsid w:val="007003DE"/>
    <w:rsid w:val="00700427"/>
    <w:rsid w:val="00700645"/>
    <w:rsid w:val="0070084C"/>
    <w:rsid w:val="00700AF1"/>
    <w:rsid w:val="00700E87"/>
    <w:rsid w:val="00700F00"/>
    <w:rsid w:val="00700F87"/>
    <w:rsid w:val="00700FB2"/>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30B3"/>
    <w:rsid w:val="007031A4"/>
    <w:rsid w:val="0070323D"/>
    <w:rsid w:val="007032FB"/>
    <w:rsid w:val="00703561"/>
    <w:rsid w:val="007036EA"/>
    <w:rsid w:val="00703B1E"/>
    <w:rsid w:val="00703C7B"/>
    <w:rsid w:val="00703C86"/>
    <w:rsid w:val="00703D3A"/>
    <w:rsid w:val="00703D6B"/>
    <w:rsid w:val="00703DC1"/>
    <w:rsid w:val="0070431C"/>
    <w:rsid w:val="007043D6"/>
    <w:rsid w:val="00704622"/>
    <w:rsid w:val="007046C1"/>
    <w:rsid w:val="00704A61"/>
    <w:rsid w:val="00704B3C"/>
    <w:rsid w:val="00704CEB"/>
    <w:rsid w:val="00704E54"/>
    <w:rsid w:val="00705025"/>
    <w:rsid w:val="007051E6"/>
    <w:rsid w:val="007052AC"/>
    <w:rsid w:val="00705372"/>
    <w:rsid w:val="007055F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6F13"/>
    <w:rsid w:val="00707314"/>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240"/>
    <w:rsid w:val="007147BD"/>
    <w:rsid w:val="00714D4F"/>
    <w:rsid w:val="00714DD1"/>
    <w:rsid w:val="00714F22"/>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E5D"/>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DFE"/>
    <w:rsid w:val="00723E79"/>
    <w:rsid w:val="0072404B"/>
    <w:rsid w:val="007240FB"/>
    <w:rsid w:val="00724155"/>
    <w:rsid w:val="00724316"/>
    <w:rsid w:val="00724729"/>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AF0"/>
    <w:rsid w:val="00726CA2"/>
    <w:rsid w:val="00726D23"/>
    <w:rsid w:val="00727316"/>
    <w:rsid w:val="007274F4"/>
    <w:rsid w:val="00727509"/>
    <w:rsid w:val="00727583"/>
    <w:rsid w:val="0072797E"/>
    <w:rsid w:val="00727A39"/>
    <w:rsid w:val="00727E26"/>
    <w:rsid w:val="00727E9F"/>
    <w:rsid w:val="007301E7"/>
    <w:rsid w:val="007302D9"/>
    <w:rsid w:val="00730540"/>
    <w:rsid w:val="00730543"/>
    <w:rsid w:val="00730817"/>
    <w:rsid w:val="00730A15"/>
    <w:rsid w:val="00730AFC"/>
    <w:rsid w:val="00730BF0"/>
    <w:rsid w:val="00730CB8"/>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784"/>
    <w:rsid w:val="007327F0"/>
    <w:rsid w:val="00732AC3"/>
    <w:rsid w:val="00732AE6"/>
    <w:rsid w:val="00732AEE"/>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5C5"/>
    <w:rsid w:val="00736AC8"/>
    <w:rsid w:val="00736B06"/>
    <w:rsid w:val="00736F23"/>
    <w:rsid w:val="00736FF6"/>
    <w:rsid w:val="00737014"/>
    <w:rsid w:val="00737114"/>
    <w:rsid w:val="007373DA"/>
    <w:rsid w:val="007373DC"/>
    <w:rsid w:val="007374A5"/>
    <w:rsid w:val="0073772C"/>
    <w:rsid w:val="007378F6"/>
    <w:rsid w:val="00737B25"/>
    <w:rsid w:val="00737D39"/>
    <w:rsid w:val="00737DA7"/>
    <w:rsid w:val="007401FA"/>
    <w:rsid w:val="007405E1"/>
    <w:rsid w:val="00740F6A"/>
    <w:rsid w:val="0074105B"/>
    <w:rsid w:val="0074124F"/>
    <w:rsid w:val="00741478"/>
    <w:rsid w:val="00741506"/>
    <w:rsid w:val="00741802"/>
    <w:rsid w:val="007418F4"/>
    <w:rsid w:val="00741D57"/>
    <w:rsid w:val="0074204B"/>
    <w:rsid w:val="007420B2"/>
    <w:rsid w:val="0074234E"/>
    <w:rsid w:val="007425D5"/>
    <w:rsid w:val="007425E3"/>
    <w:rsid w:val="0074266B"/>
    <w:rsid w:val="007426A8"/>
    <w:rsid w:val="0074280B"/>
    <w:rsid w:val="007428D8"/>
    <w:rsid w:val="007429B7"/>
    <w:rsid w:val="00742A43"/>
    <w:rsid w:val="00742ED5"/>
    <w:rsid w:val="00743587"/>
    <w:rsid w:val="0074366B"/>
    <w:rsid w:val="00743929"/>
    <w:rsid w:val="00743955"/>
    <w:rsid w:val="00743C4E"/>
    <w:rsid w:val="00743F3B"/>
    <w:rsid w:val="00743FC3"/>
    <w:rsid w:val="00744232"/>
    <w:rsid w:val="00744340"/>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0ED4"/>
    <w:rsid w:val="00750FDF"/>
    <w:rsid w:val="00751047"/>
    <w:rsid w:val="007510FE"/>
    <w:rsid w:val="00751339"/>
    <w:rsid w:val="007518EE"/>
    <w:rsid w:val="00751960"/>
    <w:rsid w:val="00751C7D"/>
    <w:rsid w:val="00751DBC"/>
    <w:rsid w:val="00751E84"/>
    <w:rsid w:val="00752062"/>
    <w:rsid w:val="00752554"/>
    <w:rsid w:val="00752A3E"/>
    <w:rsid w:val="00752A44"/>
    <w:rsid w:val="00752C01"/>
    <w:rsid w:val="00752CEF"/>
    <w:rsid w:val="00753168"/>
    <w:rsid w:val="0075321E"/>
    <w:rsid w:val="0075326F"/>
    <w:rsid w:val="00753294"/>
    <w:rsid w:val="00753363"/>
    <w:rsid w:val="007533D7"/>
    <w:rsid w:val="0075340D"/>
    <w:rsid w:val="00753671"/>
    <w:rsid w:val="007537A1"/>
    <w:rsid w:val="0075399F"/>
    <w:rsid w:val="00753A17"/>
    <w:rsid w:val="00753A7B"/>
    <w:rsid w:val="00753B23"/>
    <w:rsid w:val="00753C58"/>
    <w:rsid w:val="00753E94"/>
    <w:rsid w:val="007540A1"/>
    <w:rsid w:val="00754794"/>
    <w:rsid w:val="0075479E"/>
    <w:rsid w:val="0075484D"/>
    <w:rsid w:val="00754912"/>
    <w:rsid w:val="00754A8F"/>
    <w:rsid w:val="00754CA1"/>
    <w:rsid w:val="00754DD1"/>
    <w:rsid w:val="00754DEF"/>
    <w:rsid w:val="00754FCE"/>
    <w:rsid w:val="00754FD4"/>
    <w:rsid w:val="00755084"/>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82"/>
    <w:rsid w:val="00757185"/>
    <w:rsid w:val="0075725D"/>
    <w:rsid w:val="007572F4"/>
    <w:rsid w:val="0075741D"/>
    <w:rsid w:val="00757772"/>
    <w:rsid w:val="0075784B"/>
    <w:rsid w:val="0075799F"/>
    <w:rsid w:val="00757B85"/>
    <w:rsid w:val="00757BD8"/>
    <w:rsid w:val="007602DA"/>
    <w:rsid w:val="00760375"/>
    <w:rsid w:val="00760582"/>
    <w:rsid w:val="00760768"/>
    <w:rsid w:val="00760B76"/>
    <w:rsid w:val="00760C1A"/>
    <w:rsid w:val="00760C51"/>
    <w:rsid w:val="00760EAD"/>
    <w:rsid w:val="007610C5"/>
    <w:rsid w:val="007614B0"/>
    <w:rsid w:val="0076181D"/>
    <w:rsid w:val="007618A3"/>
    <w:rsid w:val="007618E0"/>
    <w:rsid w:val="007619D2"/>
    <w:rsid w:val="00761BFC"/>
    <w:rsid w:val="007620CB"/>
    <w:rsid w:val="00762224"/>
    <w:rsid w:val="00762292"/>
    <w:rsid w:val="007622AD"/>
    <w:rsid w:val="00762446"/>
    <w:rsid w:val="0076248C"/>
    <w:rsid w:val="007624C2"/>
    <w:rsid w:val="007624DE"/>
    <w:rsid w:val="00762507"/>
    <w:rsid w:val="0076287C"/>
    <w:rsid w:val="0076293E"/>
    <w:rsid w:val="00762970"/>
    <w:rsid w:val="00762AE1"/>
    <w:rsid w:val="00762B8D"/>
    <w:rsid w:val="00762BBE"/>
    <w:rsid w:val="00762BEA"/>
    <w:rsid w:val="00762D8C"/>
    <w:rsid w:val="00762F82"/>
    <w:rsid w:val="0076307D"/>
    <w:rsid w:val="007631DF"/>
    <w:rsid w:val="0076339E"/>
    <w:rsid w:val="0076341A"/>
    <w:rsid w:val="007634B2"/>
    <w:rsid w:val="00763504"/>
    <w:rsid w:val="007637B7"/>
    <w:rsid w:val="00763910"/>
    <w:rsid w:val="00763AA9"/>
    <w:rsid w:val="00763B4F"/>
    <w:rsid w:val="00763B6F"/>
    <w:rsid w:val="00763BFB"/>
    <w:rsid w:val="00764092"/>
    <w:rsid w:val="007640F6"/>
    <w:rsid w:val="007641A0"/>
    <w:rsid w:val="007642DC"/>
    <w:rsid w:val="0076446C"/>
    <w:rsid w:val="007644B1"/>
    <w:rsid w:val="007645C5"/>
    <w:rsid w:val="00764798"/>
    <w:rsid w:val="0076483E"/>
    <w:rsid w:val="007649C5"/>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780"/>
    <w:rsid w:val="00767798"/>
    <w:rsid w:val="007679FD"/>
    <w:rsid w:val="00767D30"/>
    <w:rsid w:val="00767E3B"/>
    <w:rsid w:val="00767E58"/>
    <w:rsid w:val="00767E65"/>
    <w:rsid w:val="00770035"/>
    <w:rsid w:val="0077068C"/>
    <w:rsid w:val="007708B9"/>
    <w:rsid w:val="007708C1"/>
    <w:rsid w:val="00770AB8"/>
    <w:rsid w:val="00770B38"/>
    <w:rsid w:val="00770C08"/>
    <w:rsid w:val="00770F8D"/>
    <w:rsid w:val="007710AE"/>
    <w:rsid w:val="007710B5"/>
    <w:rsid w:val="00771153"/>
    <w:rsid w:val="0077125B"/>
    <w:rsid w:val="0077126C"/>
    <w:rsid w:val="007712E9"/>
    <w:rsid w:val="007713E3"/>
    <w:rsid w:val="007714C2"/>
    <w:rsid w:val="007716E6"/>
    <w:rsid w:val="007717BF"/>
    <w:rsid w:val="0077196A"/>
    <w:rsid w:val="00771B71"/>
    <w:rsid w:val="00771BF5"/>
    <w:rsid w:val="00771D06"/>
    <w:rsid w:val="00771E35"/>
    <w:rsid w:val="00771EBE"/>
    <w:rsid w:val="00771F8D"/>
    <w:rsid w:val="00771FE6"/>
    <w:rsid w:val="0077213E"/>
    <w:rsid w:val="00772189"/>
    <w:rsid w:val="007722B8"/>
    <w:rsid w:val="007722C0"/>
    <w:rsid w:val="007722F4"/>
    <w:rsid w:val="007724D5"/>
    <w:rsid w:val="0077255B"/>
    <w:rsid w:val="007729D3"/>
    <w:rsid w:val="00772B22"/>
    <w:rsid w:val="00772C0D"/>
    <w:rsid w:val="00772E54"/>
    <w:rsid w:val="00773298"/>
    <w:rsid w:val="007734FA"/>
    <w:rsid w:val="007735C4"/>
    <w:rsid w:val="007735EA"/>
    <w:rsid w:val="0077378A"/>
    <w:rsid w:val="00773A27"/>
    <w:rsid w:val="00773BB3"/>
    <w:rsid w:val="00773DDA"/>
    <w:rsid w:val="00773F1A"/>
    <w:rsid w:val="00773F90"/>
    <w:rsid w:val="0077411A"/>
    <w:rsid w:val="007742A0"/>
    <w:rsid w:val="00774662"/>
    <w:rsid w:val="00774A91"/>
    <w:rsid w:val="00774BCE"/>
    <w:rsid w:val="00774D3B"/>
    <w:rsid w:val="00774DA5"/>
    <w:rsid w:val="00774DDE"/>
    <w:rsid w:val="00774E20"/>
    <w:rsid w:val="00774F73"/>
    <w:rsid w:val="00774FF2"/>
    <w:rsid w:val="007755FE"/>
    <w:rsid w:val="00775B86"/>
    <w:rsid w:val="007760D9"/>
    <w:rsid w:val="00776157"/>
    <w:rsid w:val="007763B9"/>
    <w:rsid w:val="00776548"/>
    <w:rsid w:val="00776733"/>
    <w:rsid w:val="007767D2"/>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10B4"/>
    <w:rsid w:val="0078118D"/>
    <w:rsid w:val="00781407"/>
    <w:rsid w:val="00781416"/>
    <w:rsid w:val="0078142F"/>
    <w:rsid w:val="00781570"/>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80"/>
    <w:rsid w:val="00783A35"/>
    <w:rsid w:val="00783F94"/>
    <w:rsid w:val="007841A0"/>
    <w:rsid w:val="007842C8"/>
    <w:rsid w:val="007844BF"/>
    <w:rsid w:val="007846D8"/>
    <w:rsid w:val="00784869"/>
    <w:rsid w:val="00784918"/>
    <w:rsid w:val="0078497C"/>
    <w:rsid w:val="00784A3E"/>
    <w:rsid w:val="00784F7A"/>
    <w:rsid w:val="0078507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6D"/>
    <w:rsid w:val="00791AB2"/>
    <w:rsid w:val="00791B48"/>
    <w:rsid w:val="00791BD7"/>
    <w:rsid w:val="00791DB8"/>
    <w:rsid w:val="00792323"/>
    <w:rsid w:val="007923F3"/>
    <w:rsid w:val="00792465"/>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EDD"/>
    <w:rsid w:val="00793EE9"/>
    <w:rsid w:val="00793F14"/>
    <w:rsid w:val="007941D7"/>
    <w:rsid w:val="00794220"/>
    <w:rsid w:val="0079422D"/>
    <w:rsid w:val="0079447C"/>
    <w:rsid w:val="0079449B"/>
    <w:rsid w:val="00794755"/>
    <w:rsid w:val="00794767"/>
    <w:rsid w:val="007947DC"/>
    <w:rsid w:val="00794C9D"/>
    <w:rsid w:val="00794C9F"/>
    <w:rsid w:val="007955F7"/>
    <w:rsid w:val="00795637"/>
    <w:rsid w:val="0079569E"/>
    <w:rsid w:val="007956B9"/>
    <w:rsid w:val="007957D3"/>
    <w:rsid w:val="0079585B"/>
    <w:rsid w:val="007965C6"/>
    <w:rsid w:val="007967F1"/>
    <w:rsid w:val="0079690F"/>
    <w:rsid w:val="00796EB5"/>
    <w:rsid w:val="00797017"/>
    <w:rsid w:val="00797063"/>
    <w:rsid w:val="0079717E"/>
    <w:rsid w:val="007973E7"/>
    <w:rsid w:val="00797C96"/>
    <w:rsid w:val="00797CA0"/>
    <w:rsid w:val="00797D05"/>
    <w:rsid w:val="00797E7C"/>
    <w:rsid w:val="00797F40"/>
    <w:rsid w:val="007A0018"/>
    <w:rsid w:val="007A0254"/>
    <w:rsid w:val="007A0363"/>
    <w:rsid w:val="007A0414"/>
    <w:rsid w:val="007A0553"/>
    <w:rsid w:val="007A0757"/>
    <w:rsid w:val="007A0A81"/>
    <w:rsid w:val="007A0C26"/>
    <w:rsid w:val="007A0E30"/>
    <w:rsid w:val="007A0F1E"/>
    <w:rsid w:val="007A0F83"/>
    <w:rsid w:val="007A107D"/>
    <w:rsid w:val="007A124D"/>
    <w:rsid w:val="007A1347"/>
    <w:rsid w:val="007A15FA"/>
    <w:rsid w:val="007A174B"/>
    <w:rsid w:val="007A190D"/>
    <w:rsid w:val="007A1E9B"/>
    <w:rsid w:val="007A1F1C"/>
    <w:rsid w:val="007A200D"/>
    <w:rsid w:val="007A21AD"/>
    <w:rsid w:val="007A21DC"/>
    <w:rsid w:val="007A231E"/>
    <w:rsid w:val="007A2563"/>
    <w:rsid w:val="007A2C08"/>
    <w:rsid w:val="007A2E10"/>
    <w:rsid w:val="007A2E37"/>
    <w:rsid w:val="007A31BD"/>
    <w:rsid w:val="007A31EA"/>
    <w:rsid w:val="007A33BA"/>
    <w:rsid w:val="007A3645"/>
    <w:rsid w:val="007A3A0B"/>
    <w:rsid w:val="007A4220"/>
    <w:rsid w:val="007A436C"/>
    <w:rsid w:val="007A4665"/>
    <w:rsid w:val="007A46B2"/>
    <w:rsid w:val="007A4C6B"/>
    <w:rsid w:val="007A4D34"/>
    <w:rsid w:val="007A4D67"/>
    <w:rsid w:val="007A4E07"/>
    <w:rsid w:val="007A500F"/>
    <w:rsid w:val="007A5153"/>
    <w:rsid w:val="007A5202"/>
    <w:rsid w:val="007A52EE"/>
    <w:rsid w:val="007A54D2"/>
    <w:rsid w:val="007A565B"/>
    <w:rsid w:val="007A56E1"/>
    <w:rsid w:val="007A5878"/>
    <w:rsid w:val="007A58D4"/>
    <w:rsid w:val="007A58E9"/>
    <w:rsid w:val="007A5C33"/>
    <w:rsid w:val="007A5C5F"/>
    <w:rsid w:val="007A5FD9"/>
    <w:rsid w:val="007A6056"/>
    <w:rsid w:val="007A6370"/>
    <w:rsid w:val="007A645C"/>
    <w:rsid w:val="007A64BB"/>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F58"/>
    <w:rsid w:val="007B0172"/>
    <w:rsid w:val="007B03F1"/>
    <w:rsid w:val="007B05C5"/>
    <w:rsid w:val="007B0682"/>
    <w:rsid w:val="007B0974"/>
    <w:rsid w:val="007B0B01"/>
    <w:rsid w:val="007B0B94"/>
    <w:rsid w:val="007B0F06"/>
    <w:rsid w:val="007B0F18"/>
    <w:rsid w:val="007B10DC"/>
    <w:rsid w:val="007B1185"/>
    <w:rsid w:val="007B1195"/>
    <w:rsid w:val="007B1341"/>
    <w:rsid w:val="007B138C"/>
    <w:rsid w:val="007B14B8"/>
    <w:rsid w:val="007B14CE"/>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A18"/>
    <w:rsid w:val="007B4B28"/>
    <w:rsid w:val="007B4C7A"/>
    <w:rsid w:val="007B4C8D"/>
    <w:rsid w:val="007B4CA4"/>
    <w:rsid w:val="007B4E8A"/>
    <w:rsid w:val="007B51BE"/>
    <w:rsid w:val="007B51FB"/>
    <w:rsid w:val="007B547D"/>
    <w:rsid w:val="007B54D6"/>
    <w:rsid w:val="007B55F4"/>
    <w:rsid w:val="007B5702"/>
    <w:rsid w:val="007B57A2"/>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93"/>
    <w:rsid w:val="007C1346"/>
    <w:rsid w:val="007C13D9"/>
    <w:rsid w:val="007C1425"/>
    <w:rsid w:val="007C1449"/>
    <w:rsid w:val="007C147A"/>
    <w:rsid w:val="007C1671"/>
    <w:rsid w:val="007C168C"/>
    <w:rsid w:val="007C183B"/>
    <w:rsid w:val="007C190F"/>
    <w:rsid w:val="007C1972"/>
    <w:rsid w:val="007C1F39"/>
    <w:rsid w:val="007C2028"/>
    <w:rsid w:val="007C236A"/>
    <w:rsid w:val="007C2534"/>
    <w:rsid w:val="007C26C2"/>
    <w:rsid w:val="007C26D9"/>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7AF"/>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E04"/>
    <w:rsid w:val="007C6190"/>
    <w:rsid w:val="007C6394"/>
    <w:rsid w:val="007C64B6"/>
    <w:rsid w:val="007C65C5"/>
    <w:rsid w:val="007C67C9"/>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6B8"/>
    <w:rsid w:val="007D0742"/>
    <w:rsid w:val="007D07B1"/>
    <w:rsid w:val="007D09AC"/>
    <w:rsid w:val="007D0A55"/>
    <w:rsid w:val="007D0C12"/>
    <w:rsid w:val="007D0C47"/>
    <w:rsid w:val="007D0E07"/>
    <w:rsid w:val="007D110B"/>
    <w:rsid w:val="007D121C"/>
    <w:rsid w:val="007D1246"/>
    <w:rsid w:val="007D1467"/>
    <w:rsid w:val="007D14CA"/>
    <w:rsid w:val="007D1504"/>
    <w:rsid w:val="007D153A"/>
    <w:rsid w:val="007D166C"/>
    <w:rsid w:val="007D1821"/>
    <w:rsid w:val="007D18FD"/>
    <w:rsid w:val="007D1B0E"/>
    <w:rsid w:val="007D2008"/>
    <w:rsid w:val="007D21A2"/>
    <w:rsid w:val="007D2597"/>
    <w:rsid w:val="007D2A67"/>
    <w:rsid w:val="007D2C2B"/>
    <w:rsid w:val="007D2C33"/>
    <w:rsid w:val="007D3017"/>
    <w:rsid w:val="007D30C7"/>
    <w:rsid w:val="007D322A"/>
    <w:rsid w:val="007D345A"/>
    <w:rsid w:val="007D3468"/>
    <w:rsid w:val="007D36CA"/>
    <w:rsid w:val="007D37A1"/>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03A"/>
    <w:rsid w:val="007D6451"/>
    <w:rsid w:val="007D645A"/>
    <w:rsid w:val="007D6556"/>
    <w:rsid w:val="007D66E7"/>
    <w:rsid w:val="007D683F"/>
    <w:rsid w:val="007D6A59"/>
    <w:rsid w:val="007D6B2F"/>
    <w:rsid w:val="007D6CBD"/>
    <w:rsid w:val="007D6E08"/>
    <w:rsid w:val="007D6E64"/>
    <w:rsid w:val="007D7381"/>
    <w:rsid w:val="007D751F"/>
    <w:rsid w:val="007D76F2"/>
    <w:rsid w:val="007D7D29"/>
    <w:rsid w:val="007D7D99"/>
    <w:rsid w:val="007D7F1B"/>
    <w:rsid w:val="007E07CB"/>
    <w:rsid w:val="007E091A"/>
    <w:rsid w:val="007E0D4D"/>
    <w:rsid w:val="007E0FD4"/>
    <w:rsid w:val="007E1807"/>
    <w:rsid w:val="007E199C"/>
    <w:rsid w:val="007E1BE4"/>
    <w:rsid w:val="007E1E83"/>
    <w:rsid w:val="007E22B8"/>
    <w:rsid w:val="007E24BC"/>
    <w:rsid w:val="007E259E"/>
    <w:rsid w:val="007E27EA"/>
    <w:rsid w:val="007E27F0"/>
    <w:rsid w:val="007E2C09"/>
    <w:rsid w:val="007E2CA9"/>
    <w:rsid w:val="007E2D27"/>
    <w:rsid w:val="007E2E6D"/>
    <w:rsid w:val="007E2F4D"/>
    <w:rsid w:val="007E309A"/>
    <w:rsid w:val="007E30B2"/>
    <w:rsid w:val="007E31B1"/>
    <w:rsid w:val="007E31C8"/>
    <w:rsid w:val="007E31D4"/>
    <w:rsid w:val="007E353D"/>
    <w:rsid w:val="007E3543"/>
    <w:rsid w:val="007E3C1B"/>
    <w:rsid w:val="007E3CE5"/>
    <w:rsid w:val="007E3D13"/>
    <w:rsid w:val="007E3ED6"/>
    <w:rsid w:val="007E4345"/>
    <w:rsid w:val="007E4536"/>
    <w:rsid w:val="007E4639"/>
    <w:rsid w:val="007E47AC"/>
    <w:rsid w:val="007E47DA"/>
    <w:rsid w:val="007E50E9"/>
    <w:rsid w:val="007E51F4"/>
    <w:rsid w:val="007E5309"/>
    <w:rsid w:val="007E54FA"/>
    <w:rsid w:val="007E5559"/>
    <w:rsid w:val="007E5750"/>
    <w:rsid w:val="007E5782"/>
    <w:rsid w:val="007E59DC"/>
    <w:rsid w:val="007E5D7F"/>
    <w:rsid w:val="007E5E74"/>
    <w:rsid w:val="007E60E7"/>
    <w:rsid w:val="007E632B"/>
    <w:rsid w:val="007E65CE"/>
    <w:rsid w:val="007E66AD"/>
    <w:rsid w:val="007E6A3C"/>
    <w:rsid w:val="007E6B10"/>
    <w:rsid w:val="007E6B84"/>
    <w:rsid w:val="007E6BCC"/>
    <w:rsid w:val="007E6CB0"/>
    <w:rsid w:val="007E7027"/>
    <w:rsid w:val="007E7445"/>
    <w:rsid w:val="007E747D"/>
    <w:rsid w:val="007E7706"/>
    <w:rsid w:val="007E77C4"/>
    <w:rsid w:val="007E79E1"/>
    <w:rsid w:val="007E7BD5"/>
    <w:rsid w:val="007E7CC9"/>
    <w:rsid w:val="007E7ED8"/>
    <w:rsid w:val="007F061C"/>
    <w:rsid w:val="007F0722"/>
    <w:rsid w:val="007F08ED"/>
    <w:rsid w:val="007F0A4A"/>
    <w:rsid w:val="007F0C50"/>
    <w:rsid w:val="007F0D7E"/>
    <w:rsid w:val="007F0F1E"/>
    <w:rsid w:val="007F0F2B"/>
    <w:rsid w:val="007F1179"/>
    <w:rsid w:val="007F125A"/>
    <w:rsid w:val="007F128D"/>
    <w:rsid w:val="007F141C"/>
    <w:rsid w:val="007F18DF"/>
    <w:rsid w:val="007F2700"/>
    <w:rsid w:val="007F277E"/>
    <w:rsid w:val="007F2B8B"/>
    <w:rsid w:val="007F2CD1"/>
    <w:rsid w:val="007F2EBE"/>
    <w:rsid w:val="007F2FA2"/>
    <w:rsid w:val="007F358F"/>
    <w:rsid w:val="007F38B0"/>
    <w:rsid w:val="007F3A3E"/>
    <w:rsid w:val="007F3AB0"/>
    <w:rsid w:val="007F3EAC"/>
    <w:rsid w:val="007F3F68"/>
    <w:rsid w:val="007F430B"/>
    <w:rsid w:val="007F47D3"/>
    <w:rsid w:val="007F4956"/>
    <w:rsid w:val="007F4967"/>
    <w:rsid w:val="007F49AD"/>
    <w:rsid w:val="007F49DE"/>
    <w:rsid w:val="007F4AB7"/>
    <w:rsid w:val="007F525A"/>
    <w:rsid w:val="007F52C8"/>
    <w:rsid w:val="007F5517"/>
    <w:rsid w:val="007F584D"/>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496"/>
    <w:rsid w:val="007F769E"/>
    <w:rsid w:val="007F779B"/>
    <w:rsid w:val="007F780E"/>
    <w:rsid w:val="007F7A80"/>
    <w:rsid w:val="007F7E69"/>
    <w:rsid w:val="007F7F74"/>
    <w:rsid w:val="0080012A"/>
    <w:rsid w:val="00800308"/>
    <w:rsid w:val="00800320"/>
    <w:rsid w:val="0080032E"/>
    <w:rsid w:val="00800340"/>
    <w:rsid w:val="008005EC"/>
    <w:rsid w:val="00800634"/>
    <w:rsid w:val="00800928"/>
    <w:rsid w:val="008009BB"/>
    <w:rsid w:val="00800AB4"/>
    <w:rsid w:val="00800EE7"/>
    <w:rsid w:val="00800F36"/>
    <w:rsid w:val="0080125A"/>
    <w:rsid w:val="008018EB"/>
    <w:rsid w:val="008019FC"/>
    <w:rsid w:val="00801CD5"/>
    <w:rsid w:val="00801D00"/>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618"/>
    <w:rsid w:val="0080366B"/>
    <w:rsid w:val="008037FC"/>
    <w:rsid w:val="0080399A"/>
    <w:rsid w:val="00803B5E"/>
    <w:rsid w:val="00803EDD"/>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9"/>
    <w:rsid w:val="008055E7"/>
    <w:rsid w:val="00805742"/>
    <w:rsid w:val="00805B75"/>
    <w:rsid w:val="00805DAF"/>
    <w:rsid w:val="00805F8B"/>
    <w:rsid w:val="00806264"/>
    <w:rsid w:val="008062BF"/>
    <w:rsid w:val="00806782"/>
    <w:rsid w:val="008067FB"/>
    <w:rsid w:val="008069DD"/>
    <w:rsid w:val="008069EB"/>
    <w:rsid w:val="00806AA2"/>
    <w:rsid w:val="00806E48"/>
    <w:rsid w:val="008072D5"/>
    <w:rsid w:val="00807342"/>
    <w:rsid w:val="008074AD"/>
    <w:rsid w:val="008074C5"/>
    <w:rsid w:val="008074DF"/>
    <w:rsid w:val="008078B7"/>
    <w:rsid w:val="00807A3F"/>
    <w:rsid w:val="00807A48"/>
    <w:rsid w:val="00807DBB"/>
    <w:rsid w:val="00810280"/>
    <w:rsid w:val="00810323"/>
    <w:rsid w:val="0081069E"/>
    <w:rsid w:val="0081079E"/>
    <w:rsid w:val="00810A43"/>
    <w:rsid w:val="00810C39"/>
    <w:rsid w:val="00810C76"/>
    <w:rsid w:val="00810FBE"/>
    <w:rsid w:val="00811382"/>
    <w:rsid w:val="00811383"/>
    <w:rsid w:val="008114BE"/>
    <w:rsid w:val="0081174C"/>
    <w:rsid w:val="00811803"/>
    <w:rsid w:val="00811CB0"/>
    <w:rsid w:val="008122BF"/>
    <w:rsid w:val="008122DB"/>
    <w:rsid w:val="0081231A"/>
    <w:rsid w:val="0081260B"/>
    <w:rsid w:val="0081280A"/>
    <w:rsid w:val="00812912"/>
    <w:rsid w:val="00812BDB"/>
    <w:rsid w:val="00812C3D"/>
    <w:rsid w:val="00812C85"/>
    <w:rsid w:val="00812D19"/>
    <w:rsid w:val="00813275"/>
    <w:rsid w:val="00813780"/>
    <w:rsid w:val="00813868"/>
    <w:rsid w:val="0081390C"/>
    <w:rsid w:val="0081390F"/>
    <w:rsid w:val="00813A73"/>
    <w:rsid w:val="00813AB2"/>
    <w:rsid w:val="00813DE6"/>
    <w:rsid w:val="008140A9"/>
    <w:rsid w:val="008140D4"/>
    <w:rsid w:val="008141C8"/>
    <w:rsid w:val="0081422C"/>
    <w:rsid w:val="0081429A"/>
    <w:rsid w:val="008142DD"/>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66C"/>
    <w:rsid w:val="0081706A"/>
    <w:rsid w:val="00817173"/>
    <w:rsid w:val="00817415"/>
    <w:rsid w:val="0081752D"/>
    <w:rsid w:val="008178E2"/>
    <w:rsid w:val="00817A11"/>
    <w:rsid w:val="00817D7D"/>
    <w:rsid w:val="008204E8"/>
    <w:rsid w:val="00820BE1"/>
    <w:rsid w:val="00820D99"/>
    <w:rsid w:val="00821035"/>
    <w:rsid w:val="0082107A"/>
    <w:rsid w:val="008211C2"/>
    <w:rsid w:val="00821494"/>
    <w:rsid w:val="008216C5"/>
    <w:rsid w:val="00821A55"/>
    <w:rsid w:val="00821C98"/>
    <w:rsid w:val="00821EDF"/>
    <w:rsid w:val="00822023"/>
    <w:rsid w:val="008222CC"/>
    <w:rsid w:val="00822370"/>
    <w:rsid w:val="0082271D"/>
    <w:rsid w:val="00822A42"/>
    <w:rsid w:val="00822B81"/>
    <w:rsid w:val="00823225"/>
    <w:rsid w:val="008234BD"/>
    <w:rsid w:val="008235B3"/>
    <w:rsid w:val="00823706"/>
    <w:rsid w:val="00823793"/>
    <w:rsid w:val="0082388F"/>
    <w:rsid w:val="008240E2"/>
    <w:rsid w:val="008241A7"/>
    <w:rsid w:val="0082430A"/>
    <w:rsid w:val="00824373"/>
    <w:rsid w:val="00824542"/>
    <w:rsid w:val="0082455B"/>
    <w:rsid w:val="008245E6"/>
    <w:rsid w:val="008247F2"/>
    <w:rsid w:val="008248CE"/>
    <w:rsid w:val="008249BD"/>
    <w:rsid w:val="00824A3F"/>
    <w:rsid w:val="00824A5B"/>
    <w:rsid w:val="00824C24"/>
    <w:rsid w:val="00824E2F"/>
    <w:rsid w:val="00824E80"/>
    <w:rsid w:val="00824F15"/>
    <w:rsid w:val="00825390"/>
    <w:rsid w:val="008254C2"/>
    <w:rsid w:val="0082550A"/>
    <w:rsid w:val="0082557B"/>
    <w:rsid w:val="008255F4"/>
    <w:rsid w:val="008257EE"/>
    <w:rsid w:val="00825A6C"/>
    <w:rsid w:val="00825D83"/>
    <w:rsid w:val="00825DF6"/>
    <w:rsid w:val="00825FC5"/>
    <w:rsid w:val="00826061"/>
    <w:rsid w:val="0082623C"/>
    <w:rsid w:val="008262EB"/>
    <w:rsid w:val="00826547"/>
    <w:rsid w:val="00826621"/>
    <w:rsid w:val="008268CD"/>
    <w:rsid w:val="00826934"/>
    <w:rsid w:val="008269FD"/>
    <w:rsid w:val="00826A5F"/>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891"/>
    <w:rsid w:val="008329B8"/>
    <w:rsid w:val="00832D26"/>
    <w:rsid w:val="0083302E"/>
    <w:rsid w:val="00833110"/>
    <w:rsid w:val="0083331A"/>
    <w:rsid w:val="0083363A"/>
    <w:rsid w:val="00833779"/>
    <w:rsid w:val="00833A6E"/>
    <w:rsid w:val="00833C00"/>
    <w:rsid w:val="00833C86"/>
    <w:rsid w:val="00833CC9"/>
    <w:rsid w:val="00833F1D"/>
    <w:rsid w:val="00834266"/>
    <w:rsid w:val="00834464"/>
    <w:rsid w:val="00834DF9"/>
    <w:rsid w:val="00835093"/>
    <w:rsid w:val="008350C8"/>
    <w:rsid w:val="0083511A"/>
    <w:rsid w:val="0083558A"/>
    <w:rsid w:val="00835743"/>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7F0"/>
    <w:rsid w:val="0083688D"/>
    <w:rsid w:val="00836D92"/>
    <w:rsid w:val="0083708F"/>
    <w:rsid w:val="008371AE"/>
    <w:rsid w:val="0083740E"/>
    <w:rsid w:val="00837952"/>
    <w:rsid w:val="00837AD6"/>
    <w:rsid w:val="00837B36"/>
    <w:rsid w:val="00837BCD"/>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19"/>
    <w:rsid w:val="00841148"/>
    <w:rsid w:val="00841215"/>
    <w:rsid w:val="008412EF"/>
    <w:rsid w:val="0084131F"/>
    <w:rsid w:val="008414B8"/>
    <w:rsid w:val="0084179B"/>
    <w:rsid w:val="008417FC"/>
    <w:rsid w:val="008418F5"/>
    <w:rsid w:val="00841914"/>
    <w:rsid w:val="00841994"/>
    <w:rsid w:val="00841BB5"/>
    <w:rsid w:val="00841EAD"/>
    <w:rsid w:val="00842095"/>
    <w:rsid w:val="0084220C"/>
    <w:rsid w:val="008422CD"/>
    <w:rsid w:val="00842419"/>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ED8"/>
    <w:rsid w:val="00843F63"/>
    <w:rsid w:val="00843F6F"/>
    <w:rsid w:val="00843FBB"/>
    <w:rsid w:val="0084414C"/>
    <w:rsid w:val="0084471F"/>
    <w:rsid w:val="00844B81"/>
    <w:rsid w:val="00844C79"/>
    <w:rsid w:val="00844CCF"/>
    <w:rsid w:val="00844CD2"/>
    <w:rsid w:val="00844D81"/>
    <w:rsid w:val="00844DDD"/>
    <w:rsid w:val="00844E54"/>
    <w:rsid w:val="00844ECD"/>
    <w:rsid w:val="00844F2F"/>
    <w:rsid w:val="008450D7"/>
    <w:rsid w:val="0084537E"/>
    <w:rsid w:val="008457AB"/>
    <w:rsid w:val="00845B5F"/>
    <w:rsid w:val="00845BA9"/>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9C"/>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F24"/>
    <w:rsid w:val="00852F85"/>
    <w:rsid w:val="0085327F"/>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09D"/>
    <w:rsid w:val="00855191"/>
    <w:rsid w:val="00855193"/>
    <w:rsid w:val="008554BC"/>
    <w:rsid w:val="00855684"/>
    <w:rsid w:val="00855685"/>
    <w:rsid w:val="0085586B"/>
    <w:rsid w:val="00855973"/>
    <w:rsid w:val="00855DF5"/>
    <w:rsid w:val="00855F7E"/>
    <w:rsid w:val="008561FE"/>
    <w:rsid w:val="008565A5"/>
    <w:rsid w:val="00856761"/>
    <w:rsid w:val="00856A6C"/>
    <w:rsid w:val="00856ABF"/>
    <w:rsid w:val="00856AC5"/>
    <w:rsid w:val="00856B17"/>
    <w:rsid w:val="00856D02"/>
    <w:rsid w:val="00856D3A"/>
    <w:rsid w:val="00856F0C"/>
    <w:rsid w:val="00856F10"/>
    <w:rsid w:val="00856F24"/>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551"/>
    <w:rsid w:val="00860857"/>
    <w:rsid w:val="00860935"/>
    <w:rsid w:val="00860A62"/>
    <w:rsid w:val="00860B13"/>
    <w:rsid w:val="008611BC"/>
    <w:rsid w:val="008612E5"/>
    <w:rsid w:val="008614F7"/>
    <w:rsid w:val="008617ED"/>
    <w:rsid w:val="00861A98"/>
    <w:rsid w:val="00861E30"/>
    <w:rsid w:val="00861FA8"/>
    <w:rsid w:val="0086210F"/>
    <w:rsid w:val="008621F4"/>
    <w:rsid w:val="00862510"/>
    <w:rsid w:val="0086255A"/>
    <w:rsid w:val="00862926"/>
    <w:rsid w:val="00862E67"/>
    <w:rsid w:val="00862EB6"/>
    <w:rsid w:val="00862F0C"/>
    <w:rsid w:val="008630CF"/>
    <w:rsid w:val="008630F0"/>
    <w:rsid w:val="00863261"/>
    <w:rsid w:val="00863565"/>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89D"/>
    <w:rsid w:val="00864952"/>
    <w:rsid w:val="00864ABE"/>
    <w:rsid w:val="00864BE8"/>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D0"/>
    <w:rsid w:val="00866B81"/>
    <w:rsid w:val="008671DD"/>
    <w:rsid w:val="0086727F"/>
    <w:rsid w:val="008674ED"/>
    <w:rsid w:val="00867706"/>
    <w:rsid w:val="00867709"/>
    <w:rsid w:val="00867A46"/>
    <w:rsid w:val="00867CCF"/>
    <w:rsid w:val="00867D3C"/>
    <w:rsid w:val="00867EF8"/>
    <w:rsid w:val="008700A7"/>
    <w:rsid w:val="008701DE"/>
    <w:rsid w:val="008704EC"/>
    <w:rsid w:val="008706B5"/>
    <w:rsid w:val="008707B9"/>
    <w:rsid w:val="008709BC"/>
    <w:rsid w:val="00870A57"/>
    <w:rsid w:val="00870C0E"/>
    <w:rsid w:val="00870F88"/>
    <w:rsid w:val="00871072"/>
    <w:rsid w:val="008710E7"/>
    <w:rsid w:val="00871173"/>
    <w:rsid w:val="008711A8"/>
    <w:rsid w:val="00871409"/>
    <w:rsid w:val="008716D6"/>
    <w:rsid w:val="0087176D"/>
    <w:rsid w:val="00871775"/>
    <w:rsid w:val="008717DC"/>
    <w:rsid w:val="00871838"/>
    <w:rsid w:val="00871BD7"/>
    <w:rsid w:val="00871D1F"/>
    <w:rsid w:val="00871D7A"/>
    <w:rsid w:val="00871F28"/>
    <w:rsid w:val="0087213A"/>
    <w:rsid w:val="008722B1"/>
    <w:rsid w:val="008726AC"/>
    <w:rsid w:val="0087276B"/>
    <w:rsid w:val="008727BA"/>
    <w:rsid w:val="00872C1C"/>
    <w:rsid w:val="00872D77"/>
    <w:rsid w:val="00872EE1"/>
    <w:rsid w:val="00872F13"/>
    <w:rsid w:val="008730D1"/>
    <w:rsid w:val="00873276"/>
    <w:rsid w:val="008734AD"/>
    <w:rsid w:val="008737CD"/>
    <w:rsid w:val="00873851"/>
    <w:rsid w:val="008739D3"/>
    <w:rsid w:val="00873D4D"/>
    <w:rsid w:val="00873E6F"/>
    <w:rsid w:val="0087409B"/>
    <w:rsid w:val="008742E8"/>
    <w:rsid w:val="00874403"/>
    <w:rsid w:val="0087452B"/>
    <w:rsid w:val="00874548"/>
    <w:rsid w:val="008747D1"/>
    <w:rsid w:val="00874A9C"/>
    <w:rsid w:val="00874BF4"/>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C29"/>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7C2"/>
    <w:rsid w:val="00881939"/>
    <w:rsid w:val="00881E39"/>
    <w:rsid w:val="00881ECC"/>
    <w:rsid w:val="00881EEF"/>
    <w:rsid w:val="00882034"/>
    <w:rsid w:val="0088222B"/>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2A5"/>
    <w:rsid w:val="008856B5"/>
    <w:rsid w:val="0088570E"/>
    <w:rsid w:val="0088581A"/>
    <w:rsid w:val="00885A00"/>
    <w:rsid w:val="00885A22"/>
    <w:rsid w:val="00885E35"/>
    <w:rsid w:val="00885ECA"/>
    <w:rsid w:val="00885FD7"/>
    <w:rsid w:val="00886C00"/>
    <w:rsid w:val="00886D51"/>
    <w:rsid w:val="00886F8C"/>
    <w:rsid w:val="008874FB"/>
    <w:rsid w:val="0088750B"/>
    <w:rsid w:val="00887694"/>
    <w:rsid w:val="00887779"/>
    <w:rsid w:val="00887A14"/>
    <w:rsid w:val="00887AF4"/>
    <w:rsid w:val="00887D07"/>
    <w:rsid w:val="00890481"/>
    <w:rsid w:val="008907A0"/>
    <w:rsid w:val="00890B5B"/>
    <w:rsid w:val="00890BA7"/>
    <w:rsid w:val="00890C79"/>
    <w:rsid w:val="00890CE8"/>
    <w:rsid w:val="008912B4"/>
    <w:rsid w:val="008912D0"/>
    <w:rsid w:val="00891408"/>
    <w:rsid w:val="008915D9"/>
    <w:rsid w:val="00891981"/>
    <w:rsid w:val="00891C25"/>
    <w:rsid w:val="00891C26"/>
    <w:rsid w:val="00891C8A"/>
    <w:rsid w:val="00891D79"/>
    <w:rsid w:val="00891ED8"/>
    <w:rsid w:val="00892044"/>
    <w:rsid w:val="008923E3"/>
    <w:rsid w:val="008924C2"/>
    <w:rsid w:val="008926E3"/>
    <w:rsid w:val="00892839"/>
    <w:rsid w:val="00892947"/>
    <w:rsid w:val="0089299C"/>
    <w:rsid w:val="008929A5"/>
    <w:rsid w:val="008929D3"/>
    <w:rsid w:val="00892AB1"/>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1E"/>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3E5"/>
    <w:rsid w:val="008A049A"/>
    <w:rsid w:val="008A05A8"/>
    <w:rsid w:val="008A069E"/>
    <w:rsid w:val="008A107C"/>
    <w:rsid w:val="008A11F5"/>
    <w:rsid w:val="008A138F"/>
    <w:rsid w:val="008A13F7"/>
    <w:rsid w:val="008A1400"/>
    <w:rsid w:val="008A14FE"/>
    <w:rsid w:val="008A1680"/>
    <w:rsid w:val="008A18AC"/>
    <w:rsid w:val="008A19FA"/>
    <w:rsid w:val="008A24A3"/>
    <w:rsid w:val="008A24C6"/>
    <w:rsid w:val="008A2685"/>
    <w:rsid w:val="008A2939"/>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4B"/>
    <w:rsid w:val="008A7B8E"/>
    <w:rsid w:val="008A7C33"/>
    <w:rsid w:val="008A7EC0"/>
    <w:rsid w:val="008B06AD"/>
    <w:rsid w:val="008B0D58"/>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EB6"/>
    <w:rsid w:val="008B4FF6"/>
    <w:rsid w:val="008B5046"/>
    <w:rsid w:val="008B51F7"/>
    <w:rsid w:val="008B5527"/>
    <w:rsid w:val="008B589A"/>
    <w:rsid w:val="008B5963"/>
    <w:rsid w:val="008B5A42"/>
    <w:rsid w:val="008B5C7F"/>
    <w:rsid w:val="008B5DC4"/>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3B7"/>
    <w:rsid w:val="008C15F2"/>
    <w:rsid w:val="008C1749"/>
    <w:rsid w:val="008C17F6"/>
    <w:rsid w:val="008C1A6A"/>
    <w:rsid w:val="008C1B31"/>
    <w:rsid w:val="008C1D0A"/>
    <w:rsid w:val="008C1E03"/>
    <w:rsid w:val="008C1ED6"/>
    <w:rsid w:val="008C2113"/>
    <w:rsid w:val="008C2194"/>
    <w:rsid w:val="008C2247"/>
    <w:rsid w:val="008C2256"/>
    <w:rsid w:val="008C249C"/>
    <w:rsid w:val="008C25DE"/>
    <w:rsid w:val="008C2A32"/>
    <w:rsid w:val="008C2CC5"/>
    <w:rsid w:val="008C2D20"/>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F9"/>
    <w:rsid w:val="008C4D1E"/>
    <w:rsid w:val="008C4FE1"/>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2CA"/>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4F7"/>
    <w:rsid w:val="008D0937"/>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5F8"/>
    <w:rsid w:val="008D2C42"/>
    <w:rsid w:val="008D2CA6"/>
    <w:rsid w:val="008D2E75"/>
    <w:rsid w:val="008D2EF6"/>
    <w:rsid w:val="008D2F31"/>
    <w:rsid w:val="008D2FD2"/>
    <w:rsid w:val="008D3370"/>
    <w:rsid w:val="008D33FF"/>
    <w:rsid w:val="008D340F"/>
    <w:rsid w:val="008D3451"/>
    <w:rsid w:val="008D3491"/>
    <w:rsid w:val="008D3594"/>
    <w:rsid w:val="008D35BC"/>
    <w:rsid w:val="008D35D5"/>
    <w:rsid w:val="008D3696"/>
    <w:rsid w:val="008D3C74"/>
    <w:rsid w:val="008D3CF3"/>
    <w:rsid w:val="008D3D3D"/>
    <w:rsid w:val="008D3D95"/>
    <w:rsid w:val="008D40AD"/>
    <w:rsid w:val="008D4287"/>
    <w:rsid w:val="008D440A"/>
    <w:rsid w:val="008D46C2"/>
    <w:rsid w:val="008D4CF5"/>
    <w:rsid w:val="008D4DAC"/>
    <w:rsid w:val="008D4E78"/>
    <w:rsid w:val="008D54E8"/>
    <w:rsid w:val="008D5521"/>
    <w:rsid w:val="008D565D"/>
    <w:rsid w:val="008D5750"/>
    <w:rsid w:val="008D5828"/>
    <w:rsid w:val="008D5889"/>
    <w:rsid w:val="008D5A7E"/>
    <w:rsid w:val="008D5AD9"/>
    <w:rsid w:val="008D5B5D"/>
    <w:rsid w:val="008D5E00"/>
    <w:rsid w:val="008D5E4E"/>
    <w:rsid w:val="008D62C9"/>
    <w:rsid w:val="008D6C61"/>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881"/>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70"/>
    <w:rsid w:val="008E1F46"/>
    <w:rsid w:val="008E1FE1"/>
    <w:rsid w:val="008E2480"/>
    <w:rsid w:val="008E24F5"/>
    <w:rsid w:val="008E2630"/>
    <w:rsid w:val="008E2639"/>
    <w:rsid w:val="008E26B3"/>
    <w:rsid w:val="008E2963"/>
    <w:rsid w:val="008E2971"/>
    <w:rsid w:val="008E2ACA"/>
    <w:rsid w:val="008E2BE6"/>
    <w:rsid w:val="008E2C57"/>
    <w:rsid w:val="008E2E9B"/>
    <w:rsid w:val="008E2EAD"/>
    <w:rsid w:val="008E2F01"/>
    <w:rsid w:val="008E2F68"/>
    <w:rsid w:val="008E2FED"/>
    <w:rsid w:val="008E3148"/>
    <w:rsid w:val="008E316A"/>
    <w:rsid w:val="008E327B"/>
    <w:rsid w:val="008E333D"/>
    <w:rsid w:val="008E33D2"/>
    <w:rsid w:val="008E381D"/>
    <w:rsid w:val="008E387B"/>
    <w:rsid w:val="008E3A47"/>
    <w:rsid w:val="008E3E86"/>
    <w:rsid w:val="008E3E9D"/>
    <w:rsid w:val="008E3F0A"/>
    <w:rsid w:val="008E4037"/>
    <w:rsid w:val="008E418E"/>
    <w:rsid w:val="008E4195"/>
    <w:rsid w:val="008E41A2"/>
    <w:rsid w:val="008E432F"/>
    <w:rsid w:val="008E453B"/>
    <w:rsid w:val="008E4684"/>
    <w:rsid w:val="008E47AA"/>
    <w:rsid w:val="008E492D"/>
    <w:rsid w:val="008E4B41"/>
    <w:rsid w:val="008E4EC0"/>
    <w:rsid w:val="008E4FA3"/>
    <w:rsid w:val="008E510D"/>
    <w:rsid w:val="008E5365"/>
    <w:rsid w:val="008E5625"/>
    <w:rsid w:val="008E5660"/>
    <w:rsid w:val="008E58F2"/>
    <w:rsid w:val="008E5A2C"/>
    <w:rsid w:val="008E5A64"/>
    <w:rsid w:val="008E5ABB"/>
    <w:rsid w:val="008E5CD7"/>
    <w:rsid w:val="008E5D98"/>
    <w:rsid w:val="008E619A"/>
    <w:rsid w:val="008E626A"/>
    <w:rsid w:val="008E6590"/>
    <w:rsid w:val="008E65E7"/>
    <w:rsid w:val="008E66DF"/>
    <w:rsid w:val="008E675D"/>
    <w:rsid w:val="008E67F5"/>
    <w:rsid w:val="008E6815"/>
    <w:rsid w:val="008E6AA1"/>
    <w:rsid w:val="008E6B7A"/>
    <w:rsid w:val="008E6F00"/>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7B9"/>
    <w:rsid w:val="008F183A"/>
    <w:rsid w:val="008F1870"/>
    <w:rsid w:val="008F1954"/>
    <w:rsid w:val="008F19EA"/>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807"/>
    <w:rsid w:val="008F3D3D"/>
    <w:rsid w:val="008F3D76"/>
    <w:rsid w:val="008F4052"/>
    <w:rsid w:val="008F4316"/>
    <w:rsid w:val="008F43C7"/>
    <w:rsid w:val="008F440D"/>
    <w:rsid w:val="008F4953"/>
    <w:rsid w:val="008F4AA3"/>
    <w:rsid w:val="008F4B29"/>
    <w:rsid w:val="008F4B76"/>
    <w:rsid w:val="008F4CA1"/>
    <w:rsid w:val="008F4DCA"/>
    <w:rsid w:val="008F52B8"/>
    <w:rsid w:val="008F55C8"/>
    <w:rsid w:val="008F5652"/>
    <w:rsid w:val="008F58D9"/>
    <w:rsid w:val="008F5902"/>
    <w:rsid w:val="008F5937"/>
    <w:rsid w:val="008F59B6"/>
    <w:rsid w:val="008F5A82"/>
    <w:rsid w:val="008F5BCB"/>
    <w:rsid w:val="008F5C59"/>
    <w:rsid w:val="008F6184"/>
    <w:rsid w:val="008F679A"/>
    <w:rsid w:val="008F6F1D"/>
    <w:rsid w:val="008F708F"/>
    <w:rsid w:val="008F7364"/>
    <w:rsid w:val="008F7405"/>
    <w:rsid w:val="008F7552"/>
    <w:rsid w:val="008F7730"/>
    <w:rsid w:val="008F7919"/>
    <w:rsid w:val="008F7BE3"/>
    <w:rsid w:val="008F7D23"/>
    <w:rsid w:val="00900101"/>
    <w:rsid w:val="009001B8"/>
    <w:rsid w:val="0090030B"/>
    <w:rsid w:val="00900452"/>
    <w:rsid w:val="00900553"/>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1F3F"/>
    <w:rsid w:val="009022CD"/>
    <w:rsid w:val="00902474"/>
    <w:rsid w:val="0090254C"/>
    <w:rsid w:val="009025CA"/>
    <w:rsid w:val="009025CF"/>
    <w:rsid w:val="0090267E"/>
    <w:rsid w:val="00902913"/>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30E"/>
    <w:rsid w:val="009043D9"/>
    <w:rsid w:val="00904426"/>
    <w:rsid w:val="009046F9"/>
    <w:rsid w:val="00904717"/>
    <w:rsid w:val="00904830"/>
    <w:rsid w:val="00904BF1"/>
    <w:rsid w:val="00904C16"/>
    <w:rsid w:val="00904E3E"/>
    <w:rsid w:val="00905058"/>
    <w:rsid w:val="0090532D"/>
    <w:rsid w:val="0090535B"/>
    <w:rsid w:val="00905870"/>
    <w:rsid w:val="00905DA6"/>
    <w:rsid w:val="00905E10"/>
    <w:rsid w:val="00905EA1"/>
    <w:rsid w:val="00905F7B"/>
    <w:rsid w:val="0090621C"/>
    <w:rsid w:val="009063CD"/>
    <w:rsid w:val="00906915"/>
    <w:rsid w:val="00907387"/>
    <w:rsid w:val="00907463"/>
    <w:rsid w:val="009075C8"/>
    <w:rsid w:val="00907D3F"/>
    <w:rsid w:val="00907D81"/>
    <w:rsid w:val="00907DE6"/>
    <w:rsid w:val="00907E1D"/>
    <w:rsid w:val="00907FE6"/>
    <w:rsid w:val="009102BA"/>
    <w:rsid w:val="0091093E"/>
    <w:rsid w:val="0091098B"/>
    <w:rsid w:val="009109E8"/>
    <w:rsid w:val="00910A68"/>
    <w:rsid w:val="00910AD8"/>
    <w:rsid w:val="00910CB8"/>
    <w:rsid w:val="00911387"/>
    <w:rsid w:val="00911481"/>
    <w:rsid w:val="009114BA"/>
    <w:rsid w:val="00911660"/>
    <w:rsid w:val="00911692"/>
    <w:rsid w:val="00911877"/>
    <w:rsid w:val="0091188E"/>
    <w:rsid w:val="00911AB3"/>
    <w:rsid w:val="00911CAE"/>
    <w:rsid w:val="00911CF1"/>
    <w:rsid w:val="00911E20"/>
    <w:rsid w:val="00912072"/>
    <w:rsid w:val="009122F5"/>
    <w:rsid w:val="00912457"/>
    <w:rsid w:val="009124BA"/>
    <w:rsid w:val="009126BE"/>
    <w:rsid w:val="00912711"/>
    <w:rsid w:val="0091274E"/>
    <w:rsid w:val="0091293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496"/>
    <w:rsid w:val="0091477E"/>
    <w:rsid w:val="0091482F"/>
    <w:rsid w:val="009148A8"/>
    <w:rsid w:val="009148D1"/>
    <w:rsid w:val="00914A50"/>
    <w:rsid w:val="00914B7A"/>
    <w:rsid w:val="00914DF9"/>
    <w:rsid w:val="00914E1D"/>
    <w:rsid w:val="0091508C"/>
    <w:rsid w:val="00915092"/>
    <w:rsid w:val="00915129"/>
    <w:rsid w:val="00915204"/>
    <w:rsid w:val="009152C1"/>
    <w:rsid w:val="0091560D"/>
    <w:rsid w:val="009158C7"/>
    <w:rsid w:val="009159B6"/>
    <w:rsid w:val="00915BF0"/>
    <w:rsid w:val="00915D28"/>
    <w:rsid w:val="00915DAD"/>
    <w:rsid w:val="00915E38"/>
    <w:rsid w:val="00915E9A"/>
    <w:rsid w:val="00915F42"/>
    <w:rsid w:val="00915F93"/>
    <w:rsid w:val="00916040"/>
    <w:rsid w:val="00916173"/>
    <w:rsid w:val="0091656B"/>
    <w:rsid w:val="009165C2"/>
    <w:rsid w:val="009166AA"/>
    <w:rsid w:val="00916A7C"/>
    <w:rsid w:val="00916AAB"/>
    <w:rsid w:val="00916BF5"/>
    <w:rsid w:val="00916CCB"/>
    <w:rsid w:val="00916E44"/>
    <w:rsid w:val="00916F60"/>
    <w:rsid w:val="00917650"/>
    <w:rsid w:val="009176AF"/>
    <w:rsid w:val="009176E3"/>
    <w:rsid w:val="00917A5D"/>
    <w:rsid w:val="00920267"/>
    <w:rsid w:val="0092059E"/>
    <w:rsid w:val="009207C5"/>
    <w:rsid w:val="00920875"/>
    <w:rsid w:val="00920992"/>
    <w:rsid w:val="00920B5A"/>
    <w:rsid w:val="00920B9C"/>
    <w:rsid w:val="00920F30"/>
    <w:rsid w:val="009214D4"/>
    <w:rsid w:val="009215F0"/>
    <w:rsid w:val="009216D9"/>
    <w:rsid w:val="00921823"/>
    <w:rsid w:val="00921CE6"/>
    <w:rsid w:val="00921DE5"/>
    <w:rsid w:val="00922040"/>
    <w:rsid w:val="009223C1"/>
    <w:rsid w:val="009223EA"/>
    <w:rsid w:val="00922412"/>
    <w:rsid w:val="00922644"/>
    <w:rsid w:val="009229E9"/>
    <w:rsid w:val="00922BB0"/>
    <w:rsid w:val="00922BEE"/>
    <w:rsid w:val="00923128"/>
    <w:rsid w:val="00923889"/>
    <w:rsid w:val="00923A1F"/>
    <w:rsid w:val="00923E73"/>
    <w:rsid w:val="00924137"/>
    <w:rsid w:val="009244BF"/>
    <w:rsid w:val="00924561"/>
    <w:rsid w:val="009246F4"/>
    <w:rsid w:val="0092475F"/>
    <w:rsid w:val="00924E1D"/>
    <w:rsid w:val="00924EE6"/>
    <w:rsid w:val="00924FB7"/>
    <w:rsid w:val="0092529A"/>
    <w:rsid w:val="0092532C"/>
    <w:rsid w:val="0092533E"/>
    <w:rsid w:val="0092557C"/>
    <w:rsid w:val="0092571F"/>
    <w:rsid w:val="0092593A"/>
    <w:rsid w:val="00925A06"/>
    <w:rsid w:val="00925B48"/>
    <w:rsid w:val="00925CBB"/>
    <w:rsid w:val="00925F98"/>
    <w:rsid w:val="009261DD"/>
    <w:rsid w:val="0092648B"/>
    <w:rsid w:val="0092655A"/>
    <w:rsid w:val="009268BB"/>
    <w:rsid w:val="00926A17"/>
    <w:rsid w:val="00926A20"/>
    <w:rsid w:val="00926A9D"/>
    <w:rsid w:val="00926D39"/>
    <w:rsid w:val="0092705F"/>
    <w:rsid w:val="0092717A"/>
    <w:rsid w:val="0092721D"/>
    <w:rsid w:val="009272C6"/>
    <w:rsid w:val="00927350"/>
    <w:rsid w:val="009276B5"/>
    <w:rsid w:val="009279D3"/>
    <w:rsid w:val="00927A17"/>
    <w:rsid w:val="00927D2E"/>
    <w:rsid w:val="00927E3F"/>
    <w:rsid w:val="00927ED3"/>
    <w:rsid w:val="00927F45"/>
    <w:rsid w:val="00930454"/>
    <w:rsid w:val="00930583"/>
    <w:rsid w:val="00930989"/>
    <w:rsid w:val="00930A50"/>
    <w:rsid w:val="00930B9E"/>
    <w:rsid w:val="00930F7D"/>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D47"/>
    <w:rsid w:val="00932E00"/>
    <w:rsid w:val="00932F1B"/>
    <w:rsid w:val="00932F84"/>
    <w:rsid w:val="00933271"/>
    <w:rsid w:val="009333B8"/>
    <w:rsid w:val="00933486"/>
    <w:rsid w:val="009336FA"/>
    <w:rsid w:val="00933855"/>
    <w:rsid w:val="00933AD1"/>
    <w:rsid w:val="00933CFE"/>
    <w:rsid w:val="00933FBE"/>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63DA"/>
    <w:rsid w:val="009364EC"/>
    <w:rsid w:val="0093659A"/>
    <w:rsid w:val="009366A4"/>
    <w:rsid w:val="00936A24"/>
    <w:rsid w:val="00936A6C"/>
    <w:rsid w:val="00936A9B"/>
    <w:rsid w:val="00936B92"/>
    <w:rsid w:val="00936CE0"/>
    <w:rsid w:val="00936EB0"/>
    <w:rsid w:val="009371FB"/>
    <w:rsid w:val="00937253"/>
    <w:rsid w:val="00937274"/>
    <w:rsid w:val="00937345"/>
    <w:rsid w:val="00937346"/>
    <w:rsid w:val="009376B0"/>
    <w:rsid w:val="00937E58"/>
    <w:rsid w:val="00937E6C"/>
    <w:rsid w:val="00937F82"/>
    <w:rsid w:val="009401D1"/>
    <w:rsid w:val="0094025D"/>
    <w:rsid w:val="00940299"/>
    <w:rsid w:val="0094044C"/>
    <w:rsid w:val="00940731"/>
    <w:rsid w:val="0094074C"/>
    <w:rsid w:val="00940778"/>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B"/>
    <w:rsid w:val="009432CF"/>
    <w:rsid w:val="0094346D"/>
    <w:rsid w:val="00943543"/>
    <w:rsid w:val="00943A13"/>
    <w:rsid w:val="00943D91"/>
    <w:rsid w:val="00943E8F"/>
    <w:rsid w:val="00944066"/>
    <w:rsid w:val="00944088"/>
    <w:rsid w:val="009440D1"/>
    <w:rsid w:val="00944157"/>
    <w:rsid w:val="00944AE1"/>
    <w:rsid w:val="00944BDB"/>
    <w:rsid w:val="00944D5E"/>
    <w:rsid w:val="00945113"/>
    <w:rsid w:val="00945495"/>
    <w:rsid w:val="00945527"/>
    <w:rsid w:val="009457B9"/>
    <w:rsid w:val="009457EF"/>
    <w:rsid w:val="0094581D"/>
    <w:rsid w:val="00945862"/>
    <w:rsid w:val="00945A0F"/>
    <w:rsid w:val="00945A42"/>
    <w:rsid w:val="00945B60"/>
    <w:rsid w:val="00945C84"/>
    <w:rsid w:val="00946082"/>
    <w:rsid w:val="009461D4"/>
    <w:rsid w:val="009465BC"/>
    <w:rsid w:val="009469A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7C9"/>
    <w:rsid w:val="0095291C"/>
    <w:rsid w:val="00952A61"/>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E5A"/>
    <w:rsid w:val="00954EF4"/>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7090"/>
    <w:rsid w:val="009572F8"/>
    <w:rsid w:val="00957391"/>
    <w:rsid w:val="00957675"/>
    <w:rsid w:val="00957BAC"/>
    <w:rsid w:val="00957D60"/>
    <w:rsid w:val="00957E51"/>
    <w:rsid w:val="009600FB"/>
    <w:rsid w:val="009601CA"/>
    <w:rsid w:val="009601EA"/>
    <w:rsid w:val="00960565"/>
    <w:rsid w:val="00960690"/>
    <w:rsid w:val="0096072A"/>
    <w:rsid w:val="0096076A"/>
    <w:rsid w:val="00960BFF"/>
    <w:rsid w:val="00960D16"/>
    <w:rsid w:val="00960D81"/>
    <w:rsid w:val="00960E59"/>
    <w:rsid w:val="009611F8"/>
    <w:rsid w:val="009613E4"/>
    <w:rsid w:val="009616AC"/>
    <w:rsid w:val="009616E9"/>
    <w:rsid w:val="00961AE9"/>
    <w:rsid w:val="00961C71"/>
    <w:rsid w:val="00961EEB"/>
    <w:rsid w:val="00961F02"/>
    <w:rsid w:val="00962156"/>
    <w:rsid w:val="009625BE"/>
    <w:rsid w:val="0096283A"/>
    <w:rsid w:val="00962863"/>
    <w:rsid w:val="009629B8"/>
    <w:rsid w:val="00962A85"/>
    <w:rsid w:val="00962A99"/>
    <w:rsid w:val="00962CC4"/>
    <w:rsid w:val="009630A8"/>
    <w:rsid w:val="009630D1"/>
    <w:rsid w:val="00963104"/>
    <w:rsid w:val="0096313F"/>
    <w:rsid w:val="0096318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64"/>
    <w:rsid w:val="009667BA"/>
    <w:rsid w:val="009667F3"/>
    <w:rsid w:val="0096681A"/>
    <w:rsid w:val="00966C7B"/>
    <w:rsid w:val="00966D5B"/>
    <w:rsid w:val="00966EBE"/>
    <w:rsid w:val="00966FC5"/>
    <w:rsid w:val="00966FFA"/>
    <w:rsid w:val="0096709D"/>
    <w:rsid w:val="009671E2"/>
    <w:rsid w:val="00967271"/>
    <w:rsid w:val="009673DB"/>
    <w:rsid w:val="009673E5"/>
    <w:rsid w:val="00967498"/>
    <w:rsid w:val="009674AC"/>
    <w:rsid w:val="00967649"/>
    <w:rsid w:val="00967854"/>
    <w:rsid w:val="0096788F"/>
    <w:rsid w:val="00967DA3"/>
    <w:rsid w:val="00967DEB"/>
    <w:rsid w:val="00967E0D"/>
    <w:rsid w:val="0097017C"/>
    <w:rsid w:val="009701D2"/>
    <w:rsid w:val="00970780"/>
    <w:rsid w:val="0097087A"/>
    <w:rsid w:val="009709CD"/>
    <w:rsid w:val="009714C8"/>
    <w:rsid w:val="009715C8"/>
    <w:rsid w:val="009717EC"/>
    <w:rsid w:val="00971852"/>
    <w:rsid w:val="0097229B"/>
    <w:rsid w:val="009722A8"/>
    <w:rsid w:val="00972477"/>
    <w:rsid w:val="00972563"/>
    <w:rsid w:val="00972734"/>
    <w:rsid w:val="009727D8"/>
    <w:rsid w:val="00972AE8"/>
    <w:rsid w:val="00972B83"/>
    <w:rsid w:val="00972BA5"/>
    <w:rsid w:val="00972C7F"/>
    <w:rsid w:val="00972DB1"/>
    <w:rsid w:val="00972E7B"/>
    <w:rsid w:val="00972F81"/>
    <w:rsid w:val="00973156"/>
    <w:rsid w:val="00973174"/>
    <w:rsid w:val="009731DC"/>
    <w:rsid w:val="00973605"/>
    <w:rsid w:val="00973727"/>
    <w:rsid w:val="00973CD8"/>
    <w:rsid w:val="00973D53"/>
    <w:rsid w:val="00973E6B"/>
    <w:rsid w:val="00973F1F"/>
    <w:rsid w:val="009740A5"/>
    <w:rsid w:val="00974468"/>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4C0"/>
    <w:rsid w:val="00980758"/>
    <w:rsid w:val="0098078F"/>
    <w:rsid w:val="00980B2F"/>
    <w:rsid w:val="00980B8D"/>
    <w:rsid w:val="00980CFE"/>
    <w:rsid w:val="00980DA6"/>
    <w:rsid w:val="00980FC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7180"/>
    <w:rsid w:val="00987347"/>
    <w:rsid w:val="00987402"/>
    <w:rsid w:val="00987493"/>
    <w:rsid w:val="009874E9"/>
    <w:rsid w:val="009876EB"/>
    <w:rsid w:val="0098771E"/>
    <w:rsid w:val="00987C59"/>
    <w:rsid w:val="00987CB3"/>
    <w:rsid w:val="00987CC3"/>
    <w:rsid w:val="00987D10"/>
    <w:rsid w:val="00990015"/>
    <w:rsid w:val="00990105"/>
    <w:rsid w:val="00990128"/>
    <w:rsid w:val="009901DF"/>
    <w:rsid w:val="0099028C"/>
    <w:rsid w:val="009903D4"/>
    <w:rsid w:val="0099040E"/>
    <w:rsid w:val="0099045B"/>
    <w:rsid w:val="009905C8"/>
    <w:rsid w:val="009908B0"/>
    <w:rsid w:val="009909E6"/>
    <w:rsid w:val="00990A76"/>
    <w:rsid w:val="00991341"/>
    <w:rsid w:val="009913F1"/>
    <w:rsid w:val="00991524"/>
    <w:rsid w:val="0099161B"/>
    <w:rsid w:val="00991882"/>
    <w:rsid w:val="00991E25"/>
    <w:rsid w:val="009920CF"/>
    <w:rsid w:val="009922EA"/>
    <w:rsid w:val="009925A0"/>
    <w:rsid w:val="0099264D"/>
    <w:rsid w:val="009927EB"/>
    <w:rsid w:val="00992904"/>
    <w:rsid w:val="00992930"/>
    <w:rsid w:val="00992A9B"/>
    <w:rsid w:val="00992D20"/>
    <w:rsid w:val="00992D5C"/>
    <w:rsid w:val="00992DB1"/>
    <w:rsid w:val="00992EBD"/>
    <w:rsid w:val="00992ED6"/>
    <w:rsid w:val="00992F07"/>
    <w:rsid w:val="009930B4"/>
    <w:rsid w:val="00993502"/>
    <w:rsid w:val="00993706"/>
    <w:rsid w:val="00993940"/>
    <w:rsid w:val="00993A88"/>
    <w:rsid w:val="00993B25"/>
    <w:rsid w:val="00993C67"/>
    <w:rsid w:val="00993CE8"/>
    <w:rsid w:val="00993D47"/>
    <w:rsid w:val="0099405B"/>
    <w:rsid w:val="0099434F"/>
    <w:rsid w:val="009944EB"/>
    <w:rsid w:val="009946FF"/>
    <w:rsid w:val="00994810"/>
    <w:rsid w:val="00994DAE"/>
    <w:rsid w:val="00995345"/>
    <w:rsid w:val="0099538B"/>
    <w:rsid w:val="00995809"/>
    <w:rsid w:val="009958F7"/>
    <w:rsid w:val="00995962"/>
    <w:rsid w:val="009963C5"/>
    <w:rsid w:val="0099679B"/>
    <w:rsid w:val="00996BB8"/>
    <w:rsid w:val="00996FD9"/>
    <w:rsid w:val="009974DC"/>
    <w:rsid w:val="009975FD"/>
    <w:rsid w:val="00997841"/>
    <w:rsid w:val="00997FF0"/>
    <w:rsid w:val="009A01E8"/>
    <w:rsid w:val="009A0364"/>
    <w:rsid w:val="009A039B"/>
    <w:rsid w:val="009A0BCA"/>
    <w:rsid w:val="009A0CCE"/>
    <w:rsid w:val="009A0E73"/>
    <w:rsid w:val="009A1159"/>
    <w:rsid w:val="009A11CD"/>
    <w:rsid w:val="009A12C6"/>
    <w:rsid w:val="009A1549"/>
    <w:rsid w:val="009A21D2"/>
    <w:rsid w:val="009A2467"/>
    <w:rsid w:val="009A2650"/>
    <w:rsid w:val="009A26C4"/>
    <w:rsid w:val="009A2868"/>
    <w:rsid w:val="009A2B4D"/>
    <w:rsid w:val="009A2BA2"/>
    <w:rsid w:val="009A2C4C"/>
    <w:rsid w:val="009A2DD6"/>
    <w:rsid w:val="009A3040"/>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5124"/>
    <w:rsid w:val="009A5193"/>
    <w:rsid w:val="009A53B8"/>
    <w:rsid w:val="009A541E"/>
    <w:rsid w:val="009A5664"/>
    <w:rsid w:val="009A56B1"/>
    <w:rsid w:val="009A5715"/>
    <w:rsid w:val="009A573D"/>
    <w:rsid w:val="009A57EC"/>
    <w:rsid w:val="009A58A7"/>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BF6"/>
    <w:rsid w:val="009B2E46"/>
    <w:rsid w:val="009B345A"/>
    <w:rsid w:val="009B35D3"/>
    <w:rsid w:val="009B35F9"/>
    <w:rsid w:val="009B3817"/>
    <w:rsid w:val="009B3893"/>
    <w:rsid w:val="009B3967"/>
    <w:rsid w:val="009B3E65"/>
    <w:rsid w:val="009B3F8F"/>
    <w:rsid w:val="009B3FAF"/>
    <w:rsid w:val="009B4159"/>
    <w:rsid w:val="009B415A"/>
    <w:rsid w:val="009B441F"/>
    <w:rsid w:val="009B44DF"/>
    <w:rsid w:val="009B46FE"/>
    <w:rsid w:val="009B47CB"/>
    <w:rsid w:val="009B4A04"/>
    <w:rsid w:val="009B4AC0"/>
    <w:rsid w:val="009B4DC9"/>
    <w:rsid w:val="009B4E8D"/>
    <w:rsid w:val="009B5328"/>
    <w:rsid w:val="009B53BD"/>
    <w:rsid w:val="009B545F"/>
    <w:rsid w:val="009B55D2"/>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9BA"/>
    <w:rsid w:val="009B7CB6"/>
    <w:rsid w:val="009C07FC"/>
    <w:rsid w:val="009C0A04"/>
    <w:rsid w:val="009C0DAC"/>
    <w:rsid w:val="009C0F28"/>
    <w:rsid w:val="009C1000"/>
    <w:rsid w:val="009C12FD"/>
    <w:rsid w:val="009C1345"/>
    <w:rsid w:val="009C13FC"/>
    <w:rsid w:val="009C1744"/>
    <w:rsid w:val="009C1866"/>
    <w:rsid w:val="009C188E"/>
    <w:rsid w:val="009C1E05"/>
    <w:rsid w:val="009C1F71"/>
    <w:rsid w:val="009C20CB"/>
    <w:rsid w:val="009C214A"/>
    <w:rsid w:val="009C2179"/>
    <w:rsid w:val="009C21EE"/>
    <w:rsid w:val="009C241A"/>
    <w:rsid w:val="009C242F"/>
    <w:rsid w:val="009C2662"/>
    <w:rsid w:val="009C2D38"/>
    <w:rsid w:val="009C3244"/>
    <w:rsid w:val="009C331C"/>
    <w:rsid w:val="009C348E"/>
    <w:rsid w:val="009C3524"/>
    <w:rsid w:val="009C375B"/>
    <w:rsid w:val="009C3971"/>
    <w:rsid w:val="009C3AD7"/>
    <w:rsid w:val="009C3EF8"/>
    <w:rsid w:val="009C40B2"/>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2ED"/>
    <w:rsid w:val="009C72FF"/>
    <w:rsid w:val="009C73FE"/>
    <w:rsid w:val="009C799F"/>
    <w:rsid w:val="009C7A9F"/>
    <w:rsid w:val="009C7D3B"/>
    <w:rsid w:val="009C7E6B"/>
    <w:rsid w:val="009C7EAD"/>
    <w:rsid w:val="009D0069"/>
    <w:rsid w:val="009D0078"/>
    <w:rsid w:val="009D019D"/>
    <w:rsid w:val="009D054A"/>
    <w:rsid w:val="009D0584"/>
    <w:rsid w:val="009D08CE"/>
    <w:rsid w:val="009D0B98"/>
    <w:rsid w:val="009D113B"/>
    <w:rsid w:val="009D1513"/>
    <w:rsid w:val="009D1755"/>
    <w:rsid w:val="009D1809"/>
    <w:rsid w:val="009D18BF"/>
    <w:rsid w:val="009D19EC"/>
    <w:rsid w:val="009D1B6E"/>
    <w:rsid w:val="009D1EF7"/>
    <w:rsid w:val="009D2020"/>
    <w:rsid w:val="009D211D"/>
    <w:rsid w:val="009D2183"/>
    <w:rsid w:val="009D2A0D"/>
    <w:rsid w:val="009D2D5C"/>
    <w:rsid w:val="009D2F6F"/>
    <w:rsid w:val="009D311F"/>
    <w:rsid w:val="009D31F8"/>
    <w:rsid w:val="009D32D4"/>
    <w:rsid w:val="009D36F9"/>
    <w:rsid w:val="009D3700"/>
    <w:rsid w:val="009D3801"/>
    <w:rsid w:val="009D390C"/>
    <w:rsid w:val="009D394A"/>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6025"/>
    <w:rsid w:val="009D62A0"/>
    <w:rsid w:val="009D63A4"/>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A5"/>
    <w:rsid w:val="009E0348"/>
    <w:rsid w:val="009E0386"/>
    <w:rsid w:val="009E0402"/>
    <w:rsid w:val="009E0594"/>
    <w:rsid w:val="009E0631"/>
    <w:rsid w:val="009E07A8"/>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38"/>
    <w:rsid w:val="009E2FBF"/>
    <w:rsid w:val="009E30F2"/>
    <w:rsid w:val="009E334E"/>
    <w:rsid w:val="009E3408"/>
    <w:rsid w:val="009E3B41"/>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3B0"/>
    <w:rsid w:val="009E6517"/>
    <w:rsid w:val="009E6B1B"/>
    <w:rsid w:val="009E6C76"/>
    <w:rsid w:val="009E6D2D"/>
    <w:rsid w:val="009E6DA4"/>
    <w:rsid w:val="009E7226"/>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B92"/>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157"/>
    <w:rsid w:val="009F315C"/>
    <w:rsid w:val="009F31A4"/>
    <w:rsid w:val="009F31EA"/>
    <w:rsid w:val="009F321A"/>
    <w:rsid w:val="009F3246"/>
    <w:rsid w:val="009F3318"/>
    <w:rsid w:val="009F334F"/>
    <w:rsid w:val="009F38E5"/>
    <w:rsid w:val="009F395E"/>
    <w:rsid w:val="009F398A"/>
    <w:rsid w:val="009F39CF"/>
    <w:rsid w:val="009F39FD"/>
    <w:rsid w:val="009F3AA9"/>
    <w:rsid w:val="009F3CB0"/>
    <w:rsid w:val="009F3CC0"/>
    <w:rsid w:val="009F3E2E"/>
    <w:rsid w:val="009F3F05"/>
    <w:rsid w:val="009F3FC1"/>
    <w:rsid w:val="009F43F7"/>
    <w:rsid w:val="009F44ED"/>
    <w:rsid w:val="009F456D"/>
    <w:rsid w:val="009F458B"/>
    <w:rsid w:val="009F45B4"/>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626C"/>
    <w:rsid w:val="009F6404"/>
    <w:rsid w:val="009F6463"/>
    <w:rsid w:val="009F6490"/>
    <w:rsid w:val="009F6803"/>
    <w:rsid w:val="009F684B"/>
    <w:rsid w:val="009F6868"/>
    <w:rsid w:val="009F6BB1"/>
    <w:rsid w:val="009F6F8A"/>
    <w:rsid w:val="009F6FFE"/>
    <w:rsid w:val="009F703F"/>
    <w:rsid w:val="009F70E4"/>
    <w:rsid w:val="009F724F"/>
    <w:rsid w:val="009F7531"/>
    <w:rsid w:val="009F75E0"/>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301"/>
    <w:rsid w:val="00A01333"/>
    <w:rsid w:val="00A0165A"/>
    <w:rsid w:val="00A01928"/>
    <w:rsid w:val="00A01A2B"/>
    <w:rsid w:val="00A01B59"/>
    <w:rsid w:val="00A01C7A"/>
    <w:rsid w:val="00A01D0B"/>
    <w:rsid w:val="00A01E33"/>
    <w:rsid w:val="00A01F49"/>
    <w:rsid w:val="00A020AC"/>
    <w:rsid w:val="00A02298"/>
    <w:rsid w:val="00A0241D"/>
    <w:rsid w:val="00A027A1"/>
    <w:rsid w:val="00A0290D"/>
    <w:rsid w:val="00A029BF"/>
    <w:rsid w:val="00A02A57"/>
    <w:rsid w:val="00A02C52"/>
    <w:rsid w:val="00A02C88"/>
    <w:rsid w:val="00A02DC2"/>
    <w:rsid w:val="00A02FA6"/>
    <w:rsid w:val="00A03129"/>
    <w:rsid w:val="00A0366C"/>
    <w:rsid w:val="00A036EB"/>
    <w:rsid w:val="00A03724"/>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5EE"/>
    <w:rsid w:val="00A078EC"/>
    <w:rsid w:val="00A07925"/>
    <w:rsid w:val="00A07A2F"/>
    <w:rsid w:val="00A07AC3"/>
    <w:rsid w:val="00A07B31"/>
    <w:rsid w:val="00A07EA4"/>
    <w:rsid w:val="00A1013C"/>
    <w:rsid w:val="00A102A4"/>
    <w:rsid w:val="00A10535"/>
    <w:rsid w:val="00A10964"/>
    <w:rsid w:val="00A10AE0"/>
    <w:rsid w:val="00A10CE0"/>
    <w:rsid w:val="00A10E45"/>
    <w:rsid w:val="00A10F2F"/>
    <w:rsid w:val="00A11038"/>
    <w:rsid w:val="00A11238"/>
    <w:rsid w:val="00A113F0"/>
    <w:rsid w:val="00A114A8"/>
    <w:rsid w:val="00A116CD"/>
    <w:rsid w:val="00A116D2"/>
    <w:rsid w:val="00A11769"/>
    <w:rsid w:val="00A11980"/>
    <w:rsid w:val="00A11A27"/>
    <w:rsid w:val="00A11C1B"/>
    <w:rsid w:val="00A11DC6"/>
    <w:rsid w:val="00A11F01"/>
    <w:rsid w:val="00A123B4"/>
    <w:rsid w:val="00A123C9"/>
    <w:rsid w:val="00A127E0"/>
    <w:rsid w:val="00A12A6D"/>
    <w:rsid w:val="00A12ABA"/>
    <w:rsid w:val="00A12B83"/>
    <w:rsid w:val="00A12BA7"/>
    <w:rsid w:val="00A12C51"/>
    <w:rsid w:val="00A12EA5"/>
    <w:rsid w:val="00A12ED3"/>
    <w:rsid w:val="00A12F62"/>
    <w:rsid w:val="00A13063"/>
    <w:rsid w:val="00A130A1"/>
    <w:rsid w:val="00A130CC"/>
    <w:rsid w:val="00A1335B"/>
    <w:rsid w:val="00A133DF"/>
    <w:rsid w:val="00A135C2"/>
    <w:rsid w:val="00A135C6"/>
    <w:rsid w:val="00A13670"/>
    <w:rsid w:val="00A136B2"/>
    <w:rsid w:val="00A13771"/>
    <w:rsid w:val="00A13AB1"/>
    <w:rsid w:val="00A13B3E"/>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C55"/>
    <w:rsid w:val="00A15F5D"/>
    <w:rsid w:val="00A1604D"/>
    <w:rsid w:val="00A16122"/>
    <w:rsid w:val="00A1638A"/>
    <w:rsid w:val="00A1638D"/>
    <w:rsid w:val="00A16433"/>
    <w:rsid w:val="00A164D5"/>
    <w:rsid w:val="00A16798"/>
    <w:rsid w:val="00A16870"/>
    <w:rsid w:val="00A168D4"/>
    <w:rsid w:val="00A16E25"/>
    <w:rsid w:val="00A16EFE"/>
    <w:rsid w:val="00A1707B"/>
    <w:rsid w:val="00A1727C"/>
    <w:rsid w:val="00A17690"/>
    <w:rsid w:val="00A176D9"/>
    <w:rsid w:val="00A1790E"/>
    <w:rsid w:val="00A1793C"/>
    <w:rsid w:val="00A179F3"/>
    <w:rsid w:val="00A17B60"/>
    <w:rsid w:val="00A17B96"/>
    <w:rsid w:val="00A17C22"/>
    <w:rsid w:val="00A17D0A"/>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5D7"/>
    <w:rsid w:val="00A229A7"/>
    <w:rsid w:val="00A22A18"/>
    <w:rsid w:val="00A22A93"/>
    <w:rsid w:val="00A22B35"/>
    <w:rsid w:val="00A22E51"/>
    <w:rsid w:val="00A23567"/>
    <w:rsid w:val="00A236AE"/>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565"/>
    <w:rsid w:val="00A26824"/>
    <w:rsid w:val="00A269D1"/>
    <w:rsid w:val="00A26B2D"/>
    <w:rsid w:val="00A26F06"/>
    <w:rsid w:val="00A26FF7"/>
    <w:rsid w:val="00A27064"/>
    <w:rsid w:val="00A27381"/>
    <w:rsid w:val="00A274F4"/>
    <w:rsid w:val="00A2789B"/>
    <w:rsid w:val="00A27A06"/>
    <w:rsid w:val="00A27A6E"/>
    <w:rsid w:val="00A27B59"/>
    <w:rsid w:val="00A27BA4"/>
    <w:rsid w:val="00A300C3"/>
    <w:rsid w:val="00A302A6"/>
    <w:rsid w:val="00A3059C"/>
    <w:rsid w:val="00A3088B"/>
    <w:rsid w:val="00A30D71"/>
    <w:rsid w:val="00A30E55"/>
    <w:rsid w:val="00A30E90"/>
    <w:rsid w:val="00A30F45"/>
    <w:rsid w:val="00A30FFA"/>
    <w:rsid w:val="00A31029"/>
    <w:rsid w:val="00A311EB"/>
    <w:rsid w:val="00A314D6"/>
    <w:rsid w:val="00A31970"/>
    <w:rsid w:val="00A31976"/>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2F3"/>
    <w:rsid w:val="00A333BC"/>
    <w:rsid w:val="00A33896"/>
    <w:rsid w:val="00A3438A"/>
    <w:rsid w:val="00A34596"/>
    <w:rsid w:val="00A34664"/>
    <w:rsid w:val="00A3495A"/>
    <w:rsid w:val="00A349DE"/>
    <w:rsid w:val="00A34AEC"/>
    <w:rsid w:val="00A34DAA"/>
    <w:rsid w:val="00A34DDB"/>
    <w:rsid w:val="00A34E60"/>
    <w:rsid w:val="00A34F38"/>
    <w:rsid w:val="00A34F53"/>
    <w:rsid w:val="00A3500D"/>
    <w:rsid w:val="00A35269"/>
    <w:rsid w:val="00A352CC"/>
    <w:rsid w:val="00A35302"/>
    <w:rsid w:val="00A359D9"/>
    <w:rsid w:val="00A35B35"/>
    <w:rsid w:val="00A35B97"/>
    <w:rsid w:val="00A35EFE"/>
    <w:rsid w:val="00A3602A"/>
    <w:rsid w:val="00A361D7"/>
    <w:rsid w:val="00A362B3"/>
    <w:rsid w:val="00A3634F"/>
    <w:rsid w:val="00A366D2"/>
    <w:rsid w:val="00A36821"/>
    <w:rsid w:val="00A36A06"/>
    <w:rsid w:val="00A36B82"/>
    <w:rsid w:val="00A36C63"/>
    <w:rsid w:val="00A37530"/>
    <w:rsid w:val="00A3753F"/>
    <w:rsid w:val="00A375D3"/>
    <w:rsid w:val="00A375EC"/>
    <w:rsid w:val="00A3799E"/>
    <w:rsid w:val="00A379CF"/>
    <w:rsid w:val="00A37AE5"/>
    <w:rsid w:val="00A37F71"/>
    <w:rsid w:val="00A4042B"/>
    <w:rsid w:val="00A4089B"/>
    <w:rsid w:val="00A40C68"/>
    <w:rsid w:val="00A40FCB"/>
    <w:rsid w:val="00A410EA"/>
    <w:rsid w:val="00A4133A"/>
    <w:rsid w:val="00A41575"/>
    <w:rsid w:val="00A41592"/>
    <w:rsid w:val="00A41686"/>
    <w:rsid w:val="00A41707"/>
    <w:rsid w:val="00A41A41"/>
    <w:rsid w:val="00A41EDE"/>
    <w:rsid w:val="00A41F07"/>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36A"/>
    <w:rsid w:val="00A454FC"/>
    <w:rsid w:val="00A458C9"/>
    <w:rsid w:val="00A45B57"/>
    <w:rsid w:val="00A45CA7"/>
    <w:rsid w:val="00A45D3D"/>
    <w:rsid w:val="00A45E13"/>
    <w:rsid w:val="00A45FA2"/>
    <w:rsid w:val="00A464B1"/>
    <w:rsid w:val="00A469D8"/>
    <w:rsid w:val="00A46B03"/>
    <w:rsid w:val="00A46B2B"/>
    <w:rsid w:val="00A46B89"/>
    <w:rsid w:val="00A46F4A"/>
    <w:rsid w:val="00A46FB0"/>
    <w:rsid w:val="00A471FF"/>
    <w:rsid w:val="00A47397"/>
    <w:rsid w:val="00A47A74"/>
    <w:rsid w:val="00A47B6C"/>
    <w:rsid w:val="00A47DC5"/>
    <w:rsid w:val="00A47E94"/>
    <w:rsid w:val="00A47ECE"/>
    <w:rsid w:val="00A50144"/>
    <w:rsid w:val="00A501B1"/>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C0"/>
    <w:rsid w:val="00A55DEF"/>
    <w:rsid w:val="00A55E82"/>
    <w:rsid w:val="00A55EBE"/>
    <w:rsid w:val="00A566A4"/>
    <w:rsid w:val="00A5673C"/>
    <w:rsid w:val="00A569DC"/>
    <w:rsid w:val="00A56F90"/>
    <w:rsid w:val="00A5700E"/>
    <w:rsid w:val="00A57100"/>
    <w:rsid w:val="00A5765A"/>
    <w:rsid w:val="00A5792A"/>
    <w:rsid w:val="00A579A2"/>
    <w:rsid w:val="00A57EF7"/>
    <w:rsid w:val="00A57F68"/>
    <w:rsid w:val="00A60121"/>
    <w:rsid w:val="00A601F0"/>
    <w:rsid w:val="00A601FE"/>
    <w:rsid w:val="00A6061D"/>
    <w:rsid w:val="00A609AF"/>
    <w:rsid w:val="00A60ADD"/>
    <w:rsid w:val="00A60B04"/>
    <w:rsid w:val="00A60BB9"/>
    <w:rsid w:val="00A60C55"/>
    <w:rsid w:val="00A60CC6"/>
    <w:rsid w:val="00A60D22"/>
    <w:rsid w:val="00A61135"/>
    <w:rsid w:val="00A61137"/>
    <w:rsid w:val="00A613E7"/>
    <w:rsid w:val="00A61458"/>
    <w:rsid w:val="00A6152D"/>
    <w:rsid w:val="00A615DB"/>
    <w:rsid w:val="00A6191F"/>
    <w:rsid w:val="00A619D3"/>
    <w:rsid w:val="00A61BF9"/>
    <w:rsid w:val="00A61C0A"/>
    <w:rsid w:val="00A61D11"/>
    <w:rsid w:val="00A61EB0"/>
    <w:rsid w:val="00A61EB4"/>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1C6"/>
    <w:rsid w:val="00A64519"/>
    <w:rsid w:val="00A64522"/>
    <w:rsid w:val="00A64ACC"/>
    <w:rsid w:val="00A64BA0"/>
    <w:rsid w:val="00A64E21"/>
    <w:rsid w:val="00A64FBC"/>
    <w:rsid w:val="00A655CD"/>
    <w:rsid w:val="00A65683"/>
    <w:rsid w:val="00A6588A"/>
    <w:rsid w:val="00A65A69"/>
    <w:rsid w:val="00A66185"/>
    <w:rsid w:val="00A66196"/>
    <w:rsid w:val="00A661B8"/>
    <w:rsid w:val="00A662E2"/>
    <w:rsid w:val="00A66323"/>
    <w:rsid w:val="00A66451"/>
    <w:rsid w:val="00A665FF"/>
    <w:rsid w:val="00A66911"/>
    <w:rsid w:val="00A66995"/>
    <w:rsid w:val="00A66BD8"/>
    <w:rsid w:val="00A66C08"/>
    <w:rsid w:val="00A66E27"/>
    <w:rsid w:val="00A672A1"/>
    <w:rsid w:val="00A674C0"/>
    <w:rsid w:val="00A6770C"/>
    <w:rsid w:val="00A677AA"/>
    <w:rsid w:val="00A67834"/>
    <w:rsid w:val="00A67AAF"/>
    <w:rsid w:val="00A67B9D"/>
    <w:rsid w:val="00A67C13"/>
    <w:rsid w:val="00A67C6A"/>
    <w:rsid w:val="00A700E9"/>
    <w:rsid w:val="00A70567"/>
    <w:rsid w:val="00A7057D"/>
    <w:rsid w:val="00A70A77"/>
    <w:rsid w:val="00A7120E"/>
    <w:rsid w:val="00A712A0"/>
    <w:rsid w:val="00A71431"/>
    <w:rsid w:val="00A714F4"/>
    <w:rsid w:val="00A71604"/>
    <w:rsid w:val="00A71DEB"/>
    <w:rsid w:val="00A71E1F"/>
    <w:rsid w:val="00A71E3A"/>
    <w:rsid w:val="00A71F8C"/>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DB"/>
    <w:rsid w:val="00A72DF4"/>
    <w:rsid w:val="00A73162"/>
    <w:rsid w:val="00A73167"/>
    <w:rsid w:val="00A731A4"/>
    <w:rsid w:val="00A7338A"/>
    <w:rsid w:val="00A739ED"/>
    <w:rsid w:val="00A73D48"/>
    <w:rsid w:val="00A74310"/>
    <w:rsid w:val="00A743A7"/>
    <w:rsid w:val="00A74469"/>
    <w:rsid w:val="00A7457E"/>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8B"/>
    <w:rsid w:val="00A77899"/>
    <w:rsid w:val="00A77961"/>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624"/>
    <w:rsid w:val="00A8167E"/>
    <w:rsid w:val="00A816AC"/>
    <w:rsid w:val="00A816AD"/>
    <w:rsid w:val="00A81728"/>
    <w:rsid w:val="00A81D25"/>
    <w:rsid w:val="00A81DEF"/>
    <w:rsid w:val="00A82164"/>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70"/>
    <w:rsid w:val="00A838BF"/>
    <w:rsid w:val="00A83A09"/>
    <w:rsid w:val="00A83A80"/>
    <w:rsid w:val="00A83A99"/>
    <w:rsid w:val="00A83C4B"/>
    <w:rsid w:val="00A841C4"/>
    <w:rsid w:val="00A842FF"/>
    <w:rsid w:val="00A84B1D"/>
    <w:rsid w:val="00A84B8E"/>
    <w:rsid w:val="00A84BE8"/>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AEF"/>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559"/>
    <w:rsid w:val="00A97653"/>
    <w:rsid w:val="00A9768A"/>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90E"/>
    <w:rsid w:val="00AA1966"/>
    <w:rsid w:val="00AA1A63"/>
    <w:rsid w:val="00AA214D"/>
    <w:rsid w:val="00AA24DF"/>
    <w:rsid w:val="00AA2669"/>
    <w:rsid w:val="00AA26AB"/>
    <w:rsid w:val="00AA2A28"/>
    <w:rsid w:val="00AA2B5F"/>
    <w:rsid w:val="00AA2C64"/>
    <w:rsid w:val="00AA2F4D"/>
    <w:rsid w:val="00AA2F58"/>
    <w:rsid w:val="00AA2F94"/>
    <w:rsid w:val="00AA320F"/>
    <w:rsid w:val="00AA3278"/>
    <w:rsid w:val="00AA3837"/>
    <w:rsid w:val="00AA38AE"/>
    <w:rsid w:val="00AA38CD"/>
    <w:rsid w:val="00AA3C78"/>
    <w:rsid w:val="00AA3CA6"/>
    <w:rsid w:val="00AA3D08"/>
    <w:rsid w:val="00AA4187"/>
    <w:rsid w:val="00AA425B"/>
    <w:rsid w:val="00AA4260"/>
    <w:rsid w:val="00AA4310"/>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7F"/>
    <w:rsid w:val="00AA6B85"/>
    <w:rsid w:val="00AA6BC3"/>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E38"/>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3BA5"/>
    <w:rsid w:val="00AB3E0F"/>
    <w:rsid w:val="00AB3F5D"/>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25"/>
    <w:rsid w:val="00AC0487"/>
    <w:rsid w:val="00AC049D"/>
    <w:rsid w:val="00AC062F"/>
    <w:rsid w:val="00AC08C7"/>
    <w:rsid w:val="00AC0BC2"/>
    <w:rsid w:val="00AC0D0F"/>
    <w:rsid w:val="00AC0EC0"/>
    <w:rsid w:val="00AC1209"/>
    <w:rsid w:val="00AC1339"/>
    <w:rsid w:val="00AC147D"/>
    <w:rsid w:val="00AC14A2"/>
    <w:rsid w:val="00AC1705"/>
    <w:rsid w:val="00AC1D07"/>
    <w:rsid w:val="00AC21E6"/>
    <w:rsid w:val="00AC257E"/>
    <w:rsid w:val="00AC25AB"/>
    <w:rsid w:val="00AC2671"/>
    <w:rsid w:val="00AC284B"/>
    <w:rsid w:val="00AC2882"/>
    <w:rsid w:val="00AC28CB"/>
    <w:rsid w:val="00AC292E"/>
    <w:rsid w:val="00AC2AC3"/>
    <w:rsid w:val="00AC2B43"/>
    <w:rsid w:val="00AC2D58"/>
    <w:rsid w:val="00AC2F7F"/>
    <w:rsid w:val="00AC329E"/>
    <w:rsid w:val="00AC3800"/>
    <w:rsid w:val="00AC389E"/>
    <w:rsid w:val="00AC3A4F"/>
    <w:rsid w:val="00AC3C9E"/>
    <w:rsid w:val="00AC3E58"/>
    <w:rsid w:val="00AC4025"/>
    <w:rsid w:val="00AC420E"/>
    <w:rsid w:val="00AC431E"/>
    <w:rsid w:val="00AC4341"/>
    <w:rsid w:val="00AC4586"/>
    <w:rsid w:val="00AC4843"/>
    <w:rsid w:val="00AC4C48"/>
    <w:rsid w:val="00AC4E19"/>
    <w:rsid w:val="00AC51F2"/>
    <w:rsid w:val="00AC5667"/>
    <w:rsid w:val="00AC569E"/>
    <w:rsid w:val="00AC57B5"/>
    <w:rsid w:val="00AC5856"/>
    <w:rsid w:val="00AC58F3"/>
    <w:rsid w:val="00AC5A06"/>
    <w:rsid w:val="00AC5C7D"/>
    <w:rsid w:val="00AC5E45"/>
    <w:rsid w:val="00AC649C"/>
    <w:rsid w:val="00AC64BC"/>
    <w:rsid w:val="00AC6959"/>
    <w:rsid w:val="00AC6A70"/>
    <w:rsid w:val="00AC6B36"/>
    <w:rsid w:val="00AC6C66"/>
    <w:rsid w:val="00AC6E2C"/>
    <w:rsid w:val="00AC6FC9"/>
    <w:rsid w:val="00AC7070"/>
    <w:rsid w:val="00AC71DA"/>
    <w:rsid w:val="00AC7316"/>
    <w:rsid w:val="00AC76A9"/>
    <w:rsid w:val="00AC78BC"/>
    <w:rsid w:val="00AC78D1"/>
    <w:rsid w:val="00AC79AA"/>
    <w:rsid w:val="00AC7A96"/>
    <w:rsid w:val="00AC7A9A"/>
    <w:rsid w:val="00AC7BDA"/>
    <w:rsid w:val="00AC7C25"/>
    <w:rsid w:val="00AC7C28"/>
    <w:rsid w:val="00AC7D2B"/>
    <w:rsid w:val="00AC7E93"/>
    <w:rsid w:val="00AC7FB6"/>
    <w:rsid w:val="00AD01DA"/>
    <w:rsid w:val="00AD0217"/>
    <w:rsid w:val="00AD02AD"/>
    <w:rsid w:val="00AD0453"/>
    <w:rsid w:val="00AD06DD"/>
    <w:rsid w:val="00AD0743"/>
    <w:rsid w:val="00AD082E"/>
    <w:rsid w:val="00AD087A"/>
    <w:rsid w:val="00AD0A46"/>
    <w:rsid w:val="00AD0E0F"/>
    <w:rsid w:val="00AD10DB"/>
    <w:rsid w:val="00AD11BD"/>
    <w:rsid w:val="00AD1320"/>
    <w:rsid w:val="00AD1A0A"/>
    <w:rsid w:val="00AD1B0D"/>
    <w:rsid w:val="00AD1B87"/>
    <w:rsid w:val="00AD1DA4"/>
    <w:rsid w:val="00AD1EC7"/>
    <w:rsid w:val="00AD1F10"/>
    <w:rsid w:val="00AD229E"/>
    <w:rsid w:val="00AD24B8"/>
    <w:rsid w:val="00AD25DE"/>
    <w:rsid w:val="00AD2609"/>
    <w:rsid w:val="00AD27B6"/>
    <w:rsid w:val="00AD292F"/>
    <w:rsid w:val="00AD2A9D"/>
    <w:rsid w:val="00AD2C4F"/>
    <w:rsid w:val="00AD2C8D"/>
    <w:rsid w:val="00AD2EB1"/>
    <w:rsid w:val="00AD2F9C"/>
    <w:rsid w:val="00AD3287"/>
    <w:rsid w:val="00AD3398"/>
    <w:rsid w:val="00AD342D"/>
    <w:rsid w:val="00AD3510"/>
    <w:rsid w:val="00AD361D"/>
    <w:rsid w:val="00AD3E1F"/>
    <w:rsid w:val="00AD3E75"/>
    <w:rsid w:val="00AD416B"/>
    <w:rsid w:val="00AD4232"/>
    <w:rsid w:val="00AD44D0"/>
    <w:rsid w:val="00AD4C20"/>
    <w:rsid w:val="00AD4FCF"/>
    <w:rsid w:val="00AD50AC"/>
    <w:rsid w:val="00AD5594"/>
    <w:rsid w:val="00AD5742"/>
    <w:rsid w:val="00AD5773"/>
    <w:rsid w:val="00AD5946"/>
    <w:rsid w:val="00AD5A16"/>
    <w:rsid w:val="00AD5B39"/>
    <w:rsid w:val="00AD5B9E"/>
    <w:rsid w:val="00AD5C8A"/>
    <w:rsid w:val="00AD5CE7"/>
    <w:rsid w:val="00AD5D13"/>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82"/>
    <w:rsid w:val="00AE098C"/>
    <w:rsid w:val="00AE0E2F"/>
    <w:rsid w:val="00AE12EE"/>
    <w:rsid w:val="00AE1356"/>
    <w:rsid w:val="00AE1507"/>
    <w:rsid w:val="00AE1561"/>
    <w:rsid w:val="00AE1723"/>
    <w:rsid w:val="00AE1808"/>
    <w:rsid w:val="00AE1924"/>
    <w:rsid w:val="00AE1A84"/>
    <w:rsid w:val="00AE2025"/>
    <w:rsid w:val="00AE2170"/>
    <w:rsid w:val="00AE2217"/>
    <w:rsid w:val="00AE2321"/>
    <w:rsid w:val="00AE2355"/>
    <w:rsid w:val="00AE2544"/>
    <w:rsid w:val="00AE2579"/>
    <w:rsid w:val="00AE287F"/>
    <w:rsid w:val="00AE28A1"/>
    <w:rsid w:val="00AE2A96"/>
    <w:rsid w:val="00AE2B91"/>
    <w:rsid w:val="00AE2C3A"/>
    <w:rsid w:val="00AE2E5E"/>
    <w:rsid w:val="00AE3157"/>
    <w:rsid w:val="00AE3163"/>
    <w:rsid w:val="00AE33C5"/>
    <w:rsid w:val="00AE3D1D"/>
    <w:rsid w:val="00AE3EE7"/>
    <w:rsid w:val="00AE4179"/>
    <w:rsid w:val="00AE4188"/>
    <w:rsid w:val="00AE43E9"/>
    <w:rsid w:val="00AE4459"/>
    <w:rsid w:val="00AE4684"/>
    <w:rsid w:val="00AE46BF"/>
    <w:rsid w:val="00AE4736"/>
    <w:rsid w:val="00AE477D"/>
    <w:rsid w:val="00AE489F"/>
    <w:rsid w:val="00AE4A5F"/>
    <w:rsid w:val="00AE4AF5"/>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6A9"/>
    <w:rsid w:val="00AE68A4"/>
    <w:rsid w:val="00AE68F9"/>
    <w:rsid w:val="00AE6A55"/>
    <w:rsid w:val="00AE6C47"/>
    <w:rsid w:val="00AE6CB8"/>
    <w:rsid w:val="00AE7032"/>
    <w:rsid w:val="00AE7080"/>
    <w:rsid w:val="00AE73DE"/>
    <w:rsid w:val="00AE7572"/>
    <w:rsid w:val="00AE7656"/>
    <w:rsid w:val="00AE7811"/>
    <w:rsid w:val="00AE7821"/>
    <w:rsid w:val="00AE7A35"/>
    <w:rsid w:val="00AE7BBF"/>
    <w:rsid w:val="00AE7CA4"/>
    <w:rsid w:val="00AE7D72"/>
    <w:rsid w:val="00AF010F"/>
    <w:rsid w:val="00AF0246"/>
    <w:rsid w:val="00AF0252"/>
    <w:rsid w:val="00AF043B"/>
    <w:rsid w:val="00AF05C4"/>
    <w:rsid w:val="00AF068F"/>
    <w:rsid w:val="00AF0763"/>
    <w:rsid w:val="00AF0CA3"/>
    <w:rsid w:val="00AF0DF9"/>
    <w:rsid w:val="00AF0FE2"/>
    <w:rsid w:val="00AF10EE"/>
    <w:rsid w:val="00AF1391"/>
    <w:rsid w:val="00AF152D"/>
    <w:rsid w:val="00AF18FC"/>
    <w:rsid w:val="00AF1C19"/>
    <w:rsid w:val="00AF22A5"/>
    <w:rsid w:val="00AF24B0"/>
    <w:rsid w:val="00AF2710"/>
    <w:rsid w:val="00AF29BE"/>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40A3"/>
    <w:rsid w:val="00AF40A8"/>
    <w:rsid w:val="00AF4111"/>
    <w:rsid w:val="00AF4139"/>
    <w:rsid w:val="00AF4184"/>
    <w:rsid w:val="00AF42E0"/>
    <w:rsid w:val="00AF459A"/>
    <w:rsid w:val="00AF45C2"/>
    <w:rsid w:val="00AF45C5"/>
    <w:rsid w:val="00AF46DF"/>
    <w:rsid w:val="00AF4F5E"/>
    <w:rsid w:val="00AF501D"/>
    <w:rsid w:val="00AF5375"/>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75F"/>
    <w:rsid w:val="00B007FE"/>
    <w:rsid w:val="00B008F5"/>
    <w:rsid w:val="00B009A3"/>
    <w:rsid w:val="00B00A9A"/>
    <w:rsid w:val="00B00C37"/>
    <w:rsid w:val="00B00D2F"/>
    <w:rsid w:val="00B00E3F"/>
    <w:rsid w:val="00B011B0"/>
    <w:rsid w:val="00B0144F"/>
    <w:rsid w:val="00B015AB"/>
    <w:rsid w:val="00B01689"/>
    <w:rsid w:val="00B01C3C"/>
    <w:rsid w:val="00B01C86"/>
    <w:rsid w:val="00B01DDA"/>
    <w:rsid w:val="00B01F8E"/>
    <w:rsid w:val="00B02002"/>
    <w:rsid w:val="00B02122"/>
    <w:rsid w:val="00B0233F"/>
    <w:rsid w:val="00B02702"/>
    <w:rsid w:val="00B02A2E"/>
    <w:rsid w:val="00B02D6D"/>
    <w:rsid w:val="00B02E6D"/>
    <w:rsid w:val="00B032C5"/>
    <w:rsid w:val="00B03354"/>
    <w:rsid w:val="00B03475"/>
    <w:rsid w:val="00B03595"/>
    <w:rsid w:val="00B03681"/>
    <w:rsid w:val="00B03C9C"/>
    <w:rsid w:val="00B03DEA"/>
    <w:rsid w:val="00B03EC4"/>
    <w:rsid w:val="00B0435E"/>
    <w:rsid w:val="00B0437D"/>
    <w:rsid w:val="00B04587"/>
    <w:rsid w:val="00B0495F"/>
    <w:rsid w:val="00B04BFE"/>
    <w:rsid w:val="00B04E84"/>
    <w:rsid w:val="00B04F21"/>
    <w:rsid w:val="00B05263"/>
    <w:rsid w:val="00B05288"/>
    <w:rsid w:val="00B05322"/>
    <w:rsid w:val="00B054F9"/>
    <w:rsid w:val="00B0592B"/>
    <w:rsid w:val="00B05A0A"/>
    <w:rsid w:val="00B05B3A"/>
    <w:rsid w:val="00B05DA5"/>
    <w:rsid w:val="00B05F43"/>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D8A"/>
    <w:rsid w:val="00B13E5F"/>
    <w:rsid w:val="00B13E7D"/>
    <w:rsid w:val="00B13EE8"/>
    <w:rsid w:val="00B13F3E"/>
    <w:rsid w:val="00B142AE"/>
    <w:rsid w:val="00B14610"/>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EAD"/>
    <w:rsid w:val="00B17FD2"/>
    <w:rsid w:val="00B20029"/>
    <w:rsid w:val="00B20045"/>
    <w:rsid w:val="00B20121"/>
    <w:rsid w:val="00B2041C"/>
    <w:rsid w:val="00B204F2"/>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BD"/>
    <w:rsid w:val="00B22234"/>
    <w:rsid w:val="00B222A2"/>
    <w:rsid w:val="00B223E5"/>
    <w:rsid w:val="00B2252B"/>
    <w:rsid w:val="00B22577"/>
    <w:rsid w:val="00B2269E"/>
    <w:rsid w:val="00B22824"/>
    <w:rsid w:val="00B22970"/>
    <w:rsid w:val="00B22A79"/>
    <w:rsid w:val="00B22B80"/>
    <w:rsid w:val="00B22C2A"/>
    <w:rsid w:val="00B22C3D"/>
    <w:rsid w:val="00B22F1C"/>
    <w:rsid w:val="00B230C2"/>
    <w:rsid w:val="00B23434"/>
    <w:rsid w:val="00B23485"/>
    <w:rsid w:val="00B23497"/>
    <w:rsid w:val="00B234F2"/>
    <w:rsid w:val="00B23506"/>
    <w:rsid w:val="00B23507"/>
    <w:rsid w:val="00B2355A"/>
    <w:rsid w:val="00B236EE"/>
    <w:rsid w:val="00B23737"/>
    <w:rsid w:val="00B23839"/>
    <w:rsid w:val="00B23932"/>
    <w:rsid w:val="00B23A46"/>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D72"/>
    <w:rsid w:val="00B27EE8"/>
    <w:rsid w:val="00B27FF1"/>
    <w:rsid w:val="00B3068C"/>
    <w:rsid w:val="00B306FA"/>
    <w:rsid w:val="00B30794"/>
    <w:rsid w:val="00B30878"/>
    <w:rsid w:val="00B30B8D"/>
    <w:rsid w:val="00B30BEC"/>
    <w:rsid w:val="00B30CF1"/>
    <w:rsid w:val="00B31203"/>
    <w:rsid w:val="00B3130F"/>
    <w:rsid w:val="00B315A7"/>
    <w:rsid w:val="00B31715"/>
    <w:rsid w:val="00B3188D"/>
    <w:rsid w:val="00B31965"/>
    <w:rsid w:val="00B319E9"/>
    <w:rsid w:val="00B31A79"/>
    <w:rsid w:val="00B31B38"/>
    <w:rsid w:val="00B31DA8"/>
    <w:rsid w:val="00B320B6"/>
    <w:rsid w:val="00B3214E"/>
    <w:rsid w:val="00B324D0"/>
    <w:rsid w:val="00B32BA1"/>
    <w:rsid w:val="00B32CD5"/>
    <w:rsid w:val="00B32E2B"/>
    <w:rsid w:val="00B3317F"/>
    <w:rsid w:val="00B33258"/>
    <w:rsid w:val="00B332E3"/>
    <w:rsid w:val="00B33C2F"/>
    <w:rsid w:val="00B33C9F"/>
    <w:rsid w:val="00B33CF8"/>
    <w:rsid w:val="00B33E43"/>
    <w:rsid w:val="00B34498"/>
    <w:rsid w:val="00B348CB"/>
    <w:rsid w:val="00B34920"/>
    <w:rsid w:val="00B34B75"/>
    <w:rsid w:val="00B34F92"/>
    <w:rsid w:val="00B35341"/>
    <w:rsid w:val="00B35A5A"/>
    <w:rsid w:val="00B35AA2"/>
    <w:rsid w:val="00B35BE5"/>
    <w:rsid w:val="00B35D9D"/>
    <w:rsid w:val="00B35ED2"/>
    <w:rsid w:val="00B3678B"/>
    <w:rsid w:val="00B369F1"/>
    <w:rsid w:val="00B36BAA"/>
    <w:rsid w:val="00B36ECA"/>
    <w:rsid w:val="00B37063"/>
    <w:rsid w:val="00B37646"/>
    <w:rsid w:val="00B37E14"/>
    <w:rsid w:val="00B402B4"/>
    <w:rsid w:val="00B402FA"/>
    <w:rsid w:val="00B40C8B"/>
    <w:rsid w:val="00B41327"/>
    <w:rsid w:val="00B41BA3"/>
    <w:rsid w:val="00B4205A"/>
    <w:rsid w:val="00B422C4"/>
    <w:rsid w:val="00B4244A"/>
    <w:rsid w:val="00B42523"/>
    <w:rsid w:val="00B42997"/>
    <w:rsid w:val="00B42E60"/>
    <w:rsid w:val="00B42FE0"/>
    <w:rsid w:val="00B43115"/>
    <w:rsid w:val="00B4319C"/>
    <w:rsid w:val="00B436BC"/>
    <w:rsid w:val="00B43858"/>
    <w:rsid w:val="00B4392B"/>
    <w:rsid w:val="00B43B93"/>
    <w:rsid w:val="00B43D98"/>
    <w:rsid w:val="00B43FE2"/>
    <w:rsid w:val="00B442D0"/>
    <w:rsid w:val="00B44319"/>
    <w:rsid w:val="00B44691"/>
    <w:rsid w:val="00B4474C"/>
    <w:rsid w:val="00B44B18"/>
    <w:rsid w:val="00B44DDB"/>
    <w:rsid w:val="00B44EF8"/>
    <w:rsid w:val="00B44F81"/>
    <w:rsid w:val="00B4517D"/>
    <w:rsid w:val="00B4593D"/>
    <w:rsid w:val="00B459BE"/>
    <w:rsid w:val="00B45B3D"/>
    <w:rsid w:val="00B45B9A"/>
    <w:rsid w:val="00B45F03"/>
    <w:rsid w:val="00B46026"/>
    <w:rsid w:val="00B46084"/>
    <w:rsid w:val="00B4608D"/>
    <w:rsid w:val="00B461C6"/>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AFD"/>
    <w:rsid w:val="00B50D82"/>
    <w:rsid w:val="00B510AB"/>
    <w:rsid w:val="00B5117A"/>
    <w:rsid w:val="00B51380"/>
    <w:rsid w:val="00B51434"/>
    <w:rsid w:val="00B51473"/>
    <w:rsid w:val="00B5152A"/>
    <w:rsid w:val="00B515E1"/>
    <w:rsid w:val="00B51749"/>
    <w:rsid w:val="00B51857"/>
    <w:rsid w:val="00B51951"/>
    <w:rsid w:val="00B519E5"/>
    <w:rsid w:val="00B51F95"/>
    <w:rsid w:val="00B5227A"/>
    <w:rsid w:val="00B525C3"/>
    <w:rsid w:val="00B525E6"/>
    <w:rsid w:val="00B52935"/>
    <w:rsid w:val="00B529BD"/>
    <w:rsid w:val="00B52AED"/>
    <w:rsid w:val="00B52B9C"/>
    <w:rsid w:val="00B52E35"/>
    <w:rsid w:val="00B52EC9"/>
    <w:rsid w:val="00B53104"/>
    <w:rsid w:val="00B53244"/>
    <w:rsid w:val="00B537CC"/>
    <w:rsid w:val="00B538E5"/>
    <w:rsid w:val="00B53A3F"/>
    <w:rsid w:val="00B53FCE"/>
    <w:rsid w:val="00B54036"/>
    <w:rsid w:val="00B54A87"/>
    <w:rsid w:val="00B54BD0"/>
    <w:rsid w:val="00B54D19"/>
    <w:rsid w:val="00B54D54"/>
    <w:rsid w:val="00B550C3"/>
    <w:rsid w:val="00B550F4"/>
    <w:rsid w:val="00B553AB"/>
    <w:rsid w:val="00B5556A"/>
    <w:rsid w:val="00B5565B"/>
    <w:rsid w:val="00B5572B"/>
    <w:rsid w:val="00B558C9"/>
    <w:rsid w:val="00B5592C"/>
    <w:rsid w:val="00B559B2"/>
    <w:rsid w:val="00B55ABF"/>
    <w:rsid w:val="00B55BE2"/>
    <w:rsid w:val="00B55CCF"/>
    <w:rsid w:val="00B56055"/>
    <w:rsid w:val="00B56076"/>
    <w:rsid w:val="00B56300"/>
    <w:rsid w:val="00B56427"/>
    <w:rsid w:val="00B56DB0"/>
    <w:rsid w:val="00B56E05"/>
    <w:rsid w:val="00B56E4A"/>
    <w:rsid w:val="00B56EB8"/>
    <w:rsid w:val="00B56EC1"/>
    <w:rsid w:val="00B5721B"/>
    <w:rsid w:val="00B5730C"/>
    <w:rsid w:val="00B573AB"/>
    <w:rsid w:val="00B57556"/>
    <w:rsid w:val="00B57779"/>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DB7"/>
    <w:rsid w:val="00B61EF8"/>
    <w:rsid w:val="00B61F6C"/>
    <w:rsid w:val="00B61FD9"/>
    <w:rsid w:val="00B623DB"/>
    <w:rsid w:val="00B625A7"/>
    <w:rsid w:val="00B62846"/>
    <w:rsid w:val="00B62A85"/>
    <w:rsid w:val="00B635FF"/>
    <w:rsid w:val="00B63780"/>
    <w:rsid w:val="00B637F1"/>
    <w:rsid w:val="00B63824"/>
    <w:rsid w:val="00B638AE"/>
    <w:rsid w:val="00B639AB"/>
    <w:rsid w:val="00B63ADE"/>
    <w:rsid w:val="00B63B6A"/>
    <w:rsid w:val="00B63C88"/>
    <w:rsid w:val="00B63EF7"/>
    <w:rsid w:val="00B64000"/>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A0"/>
    <w:rsid w:val="00B662C8"/>
    <w:rsid w:val="00B662F8"/>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C24"/>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5A0"/>
    <w:rsid w:val="00B73810"/>
    <w:rsid w:val="00B739EE"/>
    <w:rsid w:val="00B73BBC"/>
    <w:rsid w:val="00B73C16"/>
    <w:rsid w:val="00B73F2A"/>
    <w:rsid w:val="00B7425A"/>
    <w:rsid w:val="00B7433B"/>
    <w:rsid w:val="00B7437C"/>
    <w:rsid w:val="00B746DD"/>
    <w:rsid w:val="00B746EC"/>
    <w:rsid w:val="00B748BE"/>
    <w:rsid w:val="00B749D0"/>
    <w:rsid w:val="00B74E7D"/>
    <w:rsid w:val="00B74EEA"/>
    <w:rsid w:val="00B74F19"/>
    <w:rsid w:val="00B74FFE"/>
    <w:rsid w:val="00B751DE"/>
    <w:rsid w:val="00B754EF"/>
    <w:rsid w:val="00B7555A"/>
    <w:rsid w:val="00B757E8"/>
    <w:rsid w:val="00B75898"/>
    <w:rsid w:val="00B75924"/>
    <w:rsid w:val="00B75A31"/>
    <w:rsid w:val="00B75B7A"/>
    <w:rsid w:val="00B75C51"/>
    <w:rsid w:val="00B75CCE"/>
    <w:rsid w:val="00B75EB2"/>
    <w:rsid w:val="00B7608D"/>
    <w:rsid w:val="00B76519"/>
    <w:rsid w:val="00B76623"/>
    <w:rsid w:val="00B76837"/>
    <w:rsid w:val="00B76843"/>
    <w:rsid w:val="00B768F0"/>
    <w:rsid w:val="00B76D81"/>
    <w:rsid w:val="00B76DA8"/>
    <w:rsid w:val="00B76DAE"/>
    <w:rsid w:val="00B76F7A"/>
    <w:rsid w:val="00B77176"/>
    <w:rsid w:val="00B771E1"/>
    <w:rsid w:val="00B7726F"/>
    <w:rsid w:val="00B773AC"/>
    <w:rsid w:val="00B776E6"/>
    <w:rsid w:val="00B7792D"/>
    <w:rsid w:val="00B77C15"/>
    <w:rsid w:val="00B77FA9"/>
    <w:rsid w:val="00B8001A"/>
    <w:rsid w:val="00B80865"/>
    <w:rsid w:val="00B808E0"/>
    <w:rsid w:val="00B808F8"/>
    <w:rsid w:val="00B80CF5"/>
    <w:rsid w:val="00B80D6C"/>
    <w:rsid w:val="00B80E9B"/>
    <w:rsid w:val="00B80EF0"/>
    <w:rsid w:val="00B80F25"/>
    <w:rsid w:val="00B80F58"/>
    <w:rsid w:val="00B80FF6"/>
    <w:rsid w:val="00B817F2"/>
    <w:rsid w:val="00B8185F"/>
    <w:rsid w:val="00B81924"/>
    <w:rsid w:val="00B81957"/>
    <w:rsid w:val="00B81D85"/>
    <w:rsid w:val="00B81EB6"/>
    <w:rsid w:val="00B822F7"/>
    <w:rsid w:val="00B826CA"/>
    <w:rsid w:val="00B82729"/>
    <w:rsid w:val="00B827A0"/>
    <w:rsid w:val="00B82856"/>
    <w:rsid w:val="00B8292A"/>
    <w:rsid w:val="00B82A40"/>
    <w:rsid w:val="00B82A50"/>
    <w:rsid w:val="00B82B83"/>
    <w:rsid w:val="00B82C8D"/>
    <w:rsid w:val="00B82F9A"/>
    <w:rsid w:val="00B830D7"/>
    <w:rsid w:val="00B831C3"/>
    <w:rsid w:val="00B83368"/>
    <w:rsid w:val="00B834F9"/>
    <w:rsid w:val="00B83627"/>
    <w:rsid w:val="00B83686"/>
    <w:rsid w:val="00B838A6"/>
    <w:rsid w:val="00B83B14"/>
    <w:rsid w:val="00B83F52"/>
    <w:rsid w:val="00B83FB3"/>
    <w:rsid w:val="00B840AE"/>
    <w:rsid w:val="00B842C9"/>
    <w:rsid w:val="00B84383"/>
    <w:rsid w:val="00B84452"/>
    <w:rsid w:val="00B84655"/>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155"/>
    <w:rsid w:val="00B921FB"/>
    <w:rsid w:val="00B924C7"/>
    <w:rsid w:val="00B92707"/>
    <w:rsid w:val="00B928EF"/>
    <w:rsid w:val="00B92A3D"/>
    <w:rsid w:val="00B92A43"/>
    <w:rsid w:val="00B92F4F"/>
    <w:rsid w:val="00B931C2"/>
    <w:rsid w:val="00B9336F"/>
    <w:rsid w:val="00B93514"/>
    <w:rsid w:val="00B93549"/>
    <w:rsid w:val="00B93674"/>
    <w:rsid w:val="00B93688"/>
    <w:rsid w:val="00B9369E"/>
    <w:rsid w:val="00B93CB8"/>
    <w:rsid w:val="00B94213"/>
    <w:rsid w:val="00B94250"/>
    <w:rsid w:val="00B9437E"/>
    <w:rsid w:val="00B94397"/>
    <w:rsid w:val="00B94633"/>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4FD"/>
    <w:rsid w:val="00B95664"/>
    <w:rsid w:val="00B9571A"/>
    <w:rsid w:val="00B95729"/>
    <w:rsid w:val="00B95888"/>
    <w:rsid w:val="00B959EA"/>
    <w:rsid w:val="00B95A17"/>
    <w:rsid w:val="00B95CC8"/>
    <w:rsid w:val="00B95EAB"/>
    <w:rsid w:val="00B95EC4"/>
    <w:rsid w:val="00B95FCE"/>
    <w:rsid w:val="00B96165"/>
    <w:rsid w:val="00B9639B"/>
    <w:rsid w:val="00B96466"/>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97F45"/>
    <w:rsid w:val="00BA0059"/>
    <w:rsid w:val="00BA00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9DD"/>
    <w:rsid w:val="00BA2AB0"/>
    <w:rsid w:val="00BA2C25"/>
    <w:rsid w:val="00BA2E4E"/>
    <w:rsid w:val="00BA30A9"/>
    <w:rsid w:val="00BA3154"/>
    <w:rsid w:val="00BA31DF"/>
    <w:rsid w:val="00BA36C3"/>
    <w:rsid w:val="00BA3914"/>
    <w:rsid w:val="00BA3938"/>
    <w:rsid w:val="00BA3B73"/>
    <w:rsid w:val="00BA3D5F"/>
    <w:rsid w:val="00BA3DC0"/>
    <w:rsid w:val="00BA3DF6"/>
    <w:rsid w:val="00BA3F73"/>
    <w:rsid w:val="00BA44AF"/>
    <w:rsid w:val="00BA44BA"/>
    <w:rsid w:val="00BA44D6"/>
    <w:rsid w:val="00BA44FB"/>
    <w:rsid w:val="00BA4583"/>
    <w:rsid w:val="00BA472F"/>
    <w:rsid w:val="00BA4839"/>
    <w:rsid w:val="00BA483F"/>
    <w:rsid w:val="00BA4A75"/>
    <w:rsid w:val="00BA4B2D"/>
    <w:rsid w:val="00BA4E1B"/>
    <w:rsid w:val="00BA4EBE"/>
    <w:rsid w:val="00BA503C"/>
    <w:rsid w:val="00BA52D2"/>
    <w:rsid w:val="00BA52EC"/>
    <w:rsid w:val="00BA54AA"/>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743C"/>
    <w:rsid w:val="00BA757F"/>
    <w:rsid w:val="00BA7623"/>
    <w:rsid w:val="00BA76E6"/>
    <w:rsid w:val="00BA77BD"/>
    <w:rsid w:val="00BA79AB"/>
    <w:rsid w:val="00BA7A7F"/>
    <w:rsid w:val="00BA7C9D"/>
    <w:rsid w:val="00BA7CC9"/>
    <w:rsid w:val="00BA7D4A"/>
    <w:rsid w:val="00BA7DA3"/>
    <w:rsid w:val="00BA7EA1"/>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207A"/>
    <w:rsid w:val="00BB21DD"/>
    <w:rsid w:val="00BB2241"/>
    <w:rsid w:val="00BB239B"/>
    <w:rsid w:val="00BB2524"/>
    <w:rsid w:val="00BB2931"/>
    <w:rsid w:val="00BB2BD3"/>
    <w:rsid w:val="00BB2D39"/>
    <w:rsid w:val="00BB2DF8"/>
    <w:rsid w:val="00BB2F68"/>
    <w:rsid w:val="00BB305E"/>
    <w:rsid w:val="00BB32BB"/>
    <w:rsid w:val="00BB3445"/>
    <w:rsid w:val="00BB37C1"/>
    <w:rsid w:val="00BB3896"/>
    <w:rsid w:val="00BB38CF"/>
    <w:rsid w:val="00BB401D"/>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3"/>
    <w:rsid w:val="00BB556B"/>
    <w:rsid w:val="00BB5753"/>
    <w:rsid w:val="00BB5999"/>
    <w:rsid w:val="00BB599D"/>
    <w:rsid w:val="00BB5AE2"/>
    <w:rsid w:val="00BB5CA7"/>
    <w:rsid w:val="00BB6046"/>
    <w:rsid w:val="00BB609C"/>
    <w:rsid w:val="00BB6174"/>
    <w:rsid w:val="00BB61FA"/>
    <w:rsid w:val="00BB62EE"/>
    <w:rsid w:val="00BB667B"/>
    <w:rsid w:val="00BB674B"/>
    <w:rsid w:val="00BB689E"/>
    <w:rsid w:val="00BB69FC"/>
    <w:rsid w:val="00BB6A74"/>
    <w:rsid w:val="00BB6BE4"/>
    <w:rsid w:val="00BB6D4A"/>
    <w:rsid w:val="00BB6DA8"/>
    <w:rsid w:val="00BB6E2A"/>
    <w:rsid w:val="00BB6E2C"/>
    <w:rsid w:val="00BB6FD9"/>
    <w:rsid w:val="00BB720A"/>
    <w:rsid w:val="00BB79BB"/>
    <w:rsid w:val="00BB7B3C"/>
    <w:rsid w:val="00BB7BDC"/>
    <w:rsid w:val="00BC0094"/>
    <w:rsid w:val="00BC0232"/>
    <w:rsid w:val="00BC03A8"/>
    <w:rsid w:val="00BC0403"/>
    <w:rsid w:val="00BC0557"/>
    <w:rsid w:val="00BC05E8"/>
    <w:rsid w:val="00BC0679"/>
    <w:rsid w:val="00BC0710"/>
    <w:rsid w:val="00BC0C3F"/>
    <w:rsid w:val="00BC0E96"/>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6E0D"/>
    <w:rsid w:val="00BC70AD"/>
    <w:rsid w:val="00BC731F"/>
    <w:rsid w:val="00BC73B8"/>
    <w:rsid w:val="00BC75A8"/>
    <w:rsid w:val="00BC77C3"/>
    <w:rsid w:val="00BC77C8"/>
    <w:rsid w:val="00BC7CB6"/>
    <w:rsid w:val="00BD03A2"/>
    <w:rsid w:val="00BD03B1"/>
    <w:rsid w:val="00BD040E"/>
    <w:rsid w:val="00BD05A1"/>
    <w:rsid w:val="00BD08E7"/>
    <w:rsid w:val="00BD0B55"/>
    <w:rsid w:val="00BD0F2F"/>
    <w:rsid w:val="00BD1078"/>
    <w:rsid w:val="00BD14AA"/>
    <w:rsid w:val="00BD16D5"/>
    <w:rsid w:val="00BD1722"/>
    <w:rsid w:val="00BD173E"/>
    <w:rsid w:val="00BD1759"/>
    <w:rsid w:val="00BD17BF"/>
    <w:rsid w:val="00BD193E"/>
    <w:rsid w:val="00BD1967"/>
    <w:rsid w:val="00BD1AE4"/>
    <w:rsid w:val="00BD1B92"/>
    <w:rsid w:val="00BD1C5C"/>
    <w:rsid w:val="00BD1CB0"/>
    <w:rsid w:val="00BD2028"/>
    <w:rsid w:val="00BD22D6"/>
    <w:rsid w:val="00BD2651"/>
    <w:rsid w:val="00BD281F"/>
    <w:rsid w:val="00BD2904"/>
    <w:rsid w:val="00BD29C7"/>
    <w:rsid w:val="00BD2F62"/>
    <w:rsid w:val="00BD2FAB"/>
    <w:rsid w:val="00BD301D"/>
    <w:rsid w:val="00BD3093"/>
    <w:rsid w:val="00BD31ED"/>
    <w:rsid w:val="00BD33E6"/>
    <w:rsid w:val="00BD33FF"/>
    <w:rsid w:val="00BD3419"/>
    <w:rsid w:val="00BD390E"/>
    <w:rsid w:val="00BD3AB2"/>
    <w:rsid w:val="00BD3AD9"/>
    <w:rsid w:val="00BD3CCA"/>
    <w:rsid w:val="00BD3D66"/>
    <w:rsid w:val="00BD3E2A"/>
    <w:rsid w:val="00BD3EEA"/>
    <w:rsid w:val="00BD4162"/>
    <w:rsid w:val="00BD423C"/>
    <w:rsid w:val="00BD42B8"/>
    <w:rsid w:val="00BD4513"/>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185"/>
    <w:rsid w:val="00BD7A67"/>
    <w:rsid w:val="00BD7C54"/>
    <w:rsid w:val="00BD7D6F"/>
    <w:rsid w:val="00BD7EC4"/>
    <w:rsid w:val="00BD7ECA"/>
    <w:rsid w:val="00BE02D0"/>
    <w:rsid w:val="00BE02D9"/>
    <w:rsid w:val="00BE03F9"/>
    <w:rsid w:val="00BE068F"/>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F55"/>
    <w:rsid w:val="00BE30C9"/>
    <w:rsid w:val="00BE3132"/>
    <w:rsid w:val="00BE32DF"/>
    <w:rsid w:val="00BE335B"/>
    <w:rsid w:val="00BE3543"/>
    <w:rsid w:val="00BE371F"/>
    <w:rsid w:val="00BE3733"/>
    <w:rsid w:val="00BE37B2"/>
    <w:rsid w:val="00BE3981"/>
    <w:rsid w:val="00BE39AC"/>
    <w:rsid w:val="00BE3AB7"/>
    <w:rsid w:val="00BE3C26"/>
    <w:rsid w:val="00BE3CF4"/>
    <w:rsid w:val="00BE446A"/>
    <w:rsid w:val="00BE4AD9"/>
    <w:rsid w:val="00BE4B04"/>
    <w:rsid w:val="00BE4BC8"/>
    <w:rsid w:val="00BE550F"/>
    <w:rsid w:val="00BE568D"/>
    <w:rsid w:val="00BE57AD"/>
    <w:rsid w:val="00BE57E2"/>
    <w:rsid w:val="00BE5AC2"/>
    <w:rsid w:val="00BE5BBD"/>
    <w:rsid w:val="00BE5D1E"/>
    <w:rsid w:val="00BE5FD0"/>
    <w:rsid w:val="00BE61C1"/>
    <w:rsid w:val="00BE641B"/>
    <w:rsid w:val="00BE65F6"/>
    <w:rsid w:val="00BE6886"/>
    <w:rsid w:val="00BE6C2C"/>
    <w:rsid w:val="00BE6C2F"/>
    <w:rsid w:val="00BE6CE8"/>
    <w:rsid w:val="00BE6D08"/>
    <w:rsid w:val="00BE7182"/>
    <w:rsid w:val="00BE7206"/>
    <w:rsid w:val="00BE7297"/>
    <w:rsid w:val="00BE7390"/>
    <w:rsid w:val="00BE73CB"/>
    <w:rsid w:val="00BE76E4"/>
    <w:rsid w:val="00BE7702"/>
    <w:rsid w:val="00BE7816"/>
    <w:rsid w:val="00BE7817"/>
    <w:rsid w:val="00BE7D79"/>
    <w:rsid w:val="00BF015F"/>
    <w:rsid w:val="00BF03EA"/>
    <w:rsid w:val="00BF0668"/>
    <w:rsid w:val="00BF09CD"/>
    <w:rsid w:val="00BF0AC1"/>
    <w:rsid w:val="00BF0B21"/>
    <w:rsid w:val="00BF0B5A"/>
    <w:rsid w:val="00BF0DA3"/>
    <w:rsid w:val="00BF0E86"/>
    <w:rsid w:val="00BF1046"/>
    <w:rsid w:val="00BF17AD"/>
    <w:rsid w:val="00BF195E"/>
    <w:rsid w:val="00BF1E0B"/>
    <w:rsid w:val="00BF1EF8"/>
    <w:rsid w:val="00BF1FEB"/>
    <w:rsid w:val="00BF213E"/>
    <w:rsid w:val="00BF21C5"/>
    <w:rsid w:val="00BF2342"/>
    <w:rsid w:val="00BF2427"/>
    <w:rsid w:val="00BF243F"/>
    <w:rsid w:val="00BF29B6"/>
    <w:rsid w:val="00BF2A56"/>
    <w:rsid w:val="00BF2CB5"/>
    <w:rsid w:val="00BF2CD2"/>
    <w:rsid w:val="00BF2D0B"/>
    <w:rsid w:val="00BF2DB3"/>
    <w:rsid w:val="00BF3A66"/>
    <w:rsid w:val="00BF3D48"/>
    <w:rsid w:val="00BF3DFD"/>
    <w:rsid w:val="00BF4061"/>
    <w:rsid w:val="00BF418C"/>
    <w:rsid w:val="00BF4257"/>
    <w:rsid w:val="00BF4585"/>
    <w:rsid w:val="00BF4857"/>
    <w:rsid w:val="00BF4924"/>
    <w:rsid w:val="00BF4DBE"/>
    <w:rsid w:val="00BF4F97"/>
    <w:rsid w:val="00BF518B"/>
    <w:rsid w:val="00BF51C3"/>
    <w:rsid w:val="00BF5242"/>
    <w:rsid w:val="00BF52BC"/>
    <w:rsid w:val="00BF56D6"/>
    <w:rsid w:val="00BF5CD8"/>
    <w:rsid w:val="00BF5D22"/>
    <w:rsid w:val="00BF5DD6"/>
    <w:rsid w:val="00BF5DE3"/>
    <w:rsid w:val="00BF5EBE"/>
    <w:rsid w:val="00BF5F9E"/>
    <w:rsid w:val="00BF6326"/>
    <w:rsid w:val="00BF65C8"/>
    <w:rsid w:val="00BF69F5"/>
    <w:rsid w:val="00BF6C10"/>
    <w:rsid w:val="00BF72DF"/>
    <w:rsid w:val="00BF749B"/>
    <w:rsid w:val="00BF74CE"/>
    <w:rsid w:val="00BF74F8"/>
    <w:rsid w:val="00BF7892"/>
    <w:rsid w:val="00BF7A0E"/>
    <w:rsid w:val="00BF7AD0"/>
    <w:rsid w:val="00BF7AFF"/>
    <w:rsid w:val="00BF7E1A"/>
    <w:rsid w:val="00BF7EDC"/>
    <w:rsid w:val="00BF7EEC"/>
    <w:rsid w:val="00C000BA"/>
    <w:rsid w:val="00C0036C"/>
    <w:rsid w:val="00C009B1"/>
    <w:rsid w:val="00C00AA1"/>
    <w:rsid w:val="00C01119"/>
    <w:rsid w:val="00C016A3"/>
    <w:rsid w:val="00C0198B"/>
    <w:rsid w:val="00C01B18"/>
    <w:rsid w:val="00C01DD9"/>
    <w:rsid w:val="00C01F85"/>
    <w:rsid w:val="00C0209B"/>
    <w:rsid w:val="00C020E4"/>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39"/>
    <w:rsid w:val="00C03E55"/>
    <w:rsid w:val="00C03F2D"/>
    <w:rsid w:val="00C04151"/>
    <w:rsid w:val="00C0417E"/>
    <w:rsid w:val="00C041E2"/>
    <w:rsid w:val="00C04384"/>
    <w:rsid w:val="00C0478A"/>
    <w:rsid w:val="00C04A44"/>
    <w:rsid w:val="00C04BEF"/>
    <w:rsid w:val="00C04D47"/>
    <w:rsid w:val="00C0515F"/>
    <w:rsid w:val="00C052D9"/>
    <w:rsid w:val="00C0530E"/>
    <w:rsid w:val="00C05414"/>
    <w:rsid w:val="00C054AF"/>
    <w:rsid w:val="00C057CF"/>
    <w:rsid w:val="00C05B59"/>
    <w:rsid w:val="00C05BCA"/>
    <w:rsid w:val="00C05C3F"/>
    <w:rsid w:val="00C05D12"/>
    <w:rsid w:val="00C06017"/>
    <w:rsid w:val="00C06155"/>
    <w:rsid w:val="00C06267"/>
    <w:rsid w:val="00C06642"/>
    <w:rsid w:val="00C0669E"/>
    <w:rsid w:val="00C0687E"/>
    <w:rsid w:val="00C07176"/>
    <w:rsid w:val="00C071D8"/>
    <w:rsid w:val="00C07219"/>
    <w:rsid w:val="00C07313"/>
    <w:rsid w:val="00C07692"/>
    <w:rsid w:val="00C07F66"/>
    <w:rsid w:val="00C07F69"/>
    <w:rsid w:val="00C07F6E"/>
    <w:rsid w:val="00C1033D"/>
    <w:rsid w:val="00C10596"/>
    <w:rsid w:val="00C1097D"/>
    <w:rsid w:val="00C10A18"/>
    <w:rsid w:val="00C10B2D"/>
    <w:rsid w:val="00C10BB4"/>
    <w:rsid w:val="00C10D1E"/>
    <w:rsid w:val="00C10E44"/>
    <w:rsid w:val="00C10F45"/>
    <w:rsid w:val="00C11013"/>
    <w:rsid w:val="00C111E9"/>
    <w:rsid w:val="00C111FA"/>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2EEA"/>
    <w:rsid w:val="00C131CB"/>
    <w:rsid w:val="00C13493"/>
    <w:rsid w:val="00C1386F"/>
    <w:rsid w:val="00C1389F"/>
    <w:rsid w:val="00C1391E"/>
    <w:rsid w:val="00C139A9"/>
    <w:rsid w:val="00C13DA8"/>
    <w:rsid w:val="00C13E03"/>
    <w:rsid w:val="00C13E73"/>
    <w:rsid w:val="00C13F34"/>
    <w:rsid w:val="00C13F95"/>
    <w:rsid w:val="00C143B0"/>
    <w:rsid w:val="00C14557"/>
    <w:rsid w:val="00C146EB"/>
    <w:rsid w:val="00C14C0E"/>
    <w:rsid w:val="00C14E97"/>
    <w:rsid w:val="00C14EBC"/>
    <w:rsid w:val="00C14F57"/>
    <w:rsid w:val="00C1517D"/>
    <w:rsid w:val="00C1547F"/>
    <w:rsid w:val="00C15535"/>
    <w:rsid w:val="00C15623"/>
    <w:rsid w:val="00C15676"/>
    <w:rsid w:val="00C15829"/>
    <w:rsid w:val="00C1584A"/>
    <w:rsid w:val="00C158DA"/>
    <w:rsid w:val="00C158F0"/>
    <w:rsid w:val="00C15A25"/>
    <w:rsid w:val="00C15AC3"/>
    <w:rsid w:val="00C15B2F"/>
    <w:rsid w:val="00C15D48"/>
    <w:rsid w:val="00C15ECF"/>
    <w:rsid w:val="00C15F85"/>
    <w:rsid w:val="00C16117"/>
    <w:rsid w:val="00C1615A"/>
    <w:rsid w:val="00C161EE"/>
    <w:rsid w:val="00C16327"/>
    <w:rsid w:val="00C1632C"/>
    <w:rsid w:val="00C164D4"/>
    <w:rsid w:val="00C164F0"/>
    <w:rsid w:val="00C16658"/>
    <w:rsid w:val="00C1674C"/>
    <w:rsid w:val="00C16767"/>
    <w:rsid w:val="00C16AC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2F3"/>
    <w:rsid w:val="00C205B8"/>
    <w:rsid w:val="00C2072C"/>
    <w:rsid w:val="00C2072F"/>
    <w:rsid w:val="00C2078D"/>
    <w:rsid w:val="00C20984"/>
    <w:rsid w:val="00C20CC4"/>
    <w:rsid w:val="00C20D03"/>
    <w:rsid w:val="00C20F1B"/>
    <w:rsid w:val="00C20F38"/>
    <w:rsid w:val="00C20F5B"/>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9C4"/>
    <w:rsid w:val="00C24A79"/>
    <w:rsid w:val="00C24AD4"/>
    <w:rsid w:val="00C24CB7"/>
    <w:rsid w:val="00C25038"/>
    <w:rsid w:val="00C2505F"/>
    <w:rsid w:val="00C25257"/>
    <w:rsid w:val="00C25272"/>
    <w:rsid w:val="00C25323"/>
    <w:rsid w:val="00C255F9"/>
    <w:rsid w:val="00C2591C"/>
    <w:rsid w:val="00C25C2A"/>
    <w:rsid w:val="00C25DF0"/>
    <w:rsid w:val="00C26240"/>
    <w:rsid w:val="00C267B4"/>
    <w:rsid w:val="00C26870"/>
    <w:rsid w:val="00C26923"/>
    <w:rsid w:val="00C26AB5"/>
    <w:rsid w:val="00C26C96"/>
    <w:rsid w:val="00C26C97"/>
    <w:rsid w:val="00C26C9C"/>
    <w:rsid w:val="00C270A4"/>
    <w:rsid w:val="00C2716A"/>
    <w:rsid w:val="00C274EF"/>
    <w:rsid w:val="00C276BF"/>
    <w:rsid w:val="00C2783F"/>
    <w:rsid w:val="00C278E8"/>
    <w:rsid w:val="00C27A61"/>
    <w:rsid w:val="00C27D6E"/>
    <w:rsid w:val="00C30352"/>
    <w:rsid w:val="00C303B0"/>
    <w:rsid w:val="00C3043C"/>
    <w:rsid w:val="00C305A3"/>
    <w:rsid w:val="00C30725"/>
    <w:rsid w:val="00C309E6"/>
    <w:rsid w:val="00C309FE"/>
    <w:rsid w:val="00C30CBC"/>
    <w:rsid w:val="00C30D74"/>
    <w:rsid w:val="00C31245"/>
    <w:rsid w:val="00C3132B"/>
    <w:rsid w:val="00C317EE"/>
    <w:rsid w:val="00C31814"/>
    <w:rsid w:val="00C3186B"/>
    <w:rsid w:val="00C31B68"/>
    <w:rsid w:val="00C31BAE"/>
    <w:rsid w:val="00C31C95"/>
    <w:rsid w:val="00C31F4F"/>
    <w:rsid w:val="00C31FCF"/>
    <w:rsid w:val="00C3209C"/>
    <w:rsid w:val="00C3219F"/>
    <w:rsid w:val="00C322DA"/>
    <w:rsid w:val="00C32351"/>
    <w:rsid w:val="00C32904"/>
    <w:rsid w:val="00C32925"/>
    <w:rsid w:val="00C32E09"/>
    <w:rsid w:val="00C32E67"/>
    <w:rsid w:val="00C32F5D"/>
    <w:rsid w:val="00C33108"/>
    <w:rsid w:val="00C33397"/>
    <w:rsid w:val="00C33496"/>
    <w:rsid w:val="00C335DA"/>
    <w:rsid w:val="00C33A81"/>
    <w:rsid w:val="00C33BAB"/>
    <w:rsid w:val="00C33E1A"/>
    <w:rsid w:val="00C34276"/>
    <w:rsid w:val="00C342BE"/>
    <w:rsid w:val="00C343D9"/>
    <w:rsid w:val="00C34579"/>
    <w:rsid w:val="00C3464F"/>
    <w:rsid w:val="00C34707"/>
    <w:rsid w:val="00C34780"/>
    <w:rsid w:val="00C34BAF"/>
    <w:rsid w:val="00C34E28"/>
    <w:rsid w:val="00C34F22"/>
    <w:rsid w:val="00C35357"/>
    <w:rsid w:val="00C3540F"/>
    <w:rsid w:val="00C354CB"/>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5"/>
    <w:rsid w:val="00C424C9"/>
    <w:rsid w:val="00C425A9"/>
    <w:rsid w:val="00C42710"/>
    <w:rsid w:val="00C4282D"/>
    <w:rsid w:val="00C42851"/>
    <w:rsid w:val="00C428D8"/>
    <w:rsid w:val="00C42A60"/>
    <w:rsid w:val="00C42B8A"/>
    <w:rsid w:val="00C42D40"/>
    <w:rsid w:val="00C431FD"/>
    <w:rsid w:val="00C4340B"/>
    <w:rsid w:val="00C434B6"/>
    <w:rsid w:val="00C435EA"/>
    <w:rsid w:val="00C4361D"/>
    <w:rsid w:val="00C4365F"/>
    <w:rsid w:val="00C43990"/>
    <w:rsid w:val="00C44006"/>
    <w:rsid w:val="00C441D3"/>
    <w:rsid w:val="00C4423E"/>
    <w:rsid w:val="00C44243"/>
    <w:rsid w:val="00C44290"/>
    <w:rsid w:val="00C44404"/>
    <w:rsid w:val="00C444CD"/>
    <w:rsid w:val="00C445FE"/>
    <w:rsid w:val="00C44776"/>
    <w:rsid w:val="00C45049"/>
    <w:rsid w:val="00C450BF"/>
    <w:rsid w:val="00C45786"/>
    <w:rsid w:val="00C45B1E"/>
    <w:rsid w:val="00C45B47"/>
    <w:rsid w:val="00C45DC2"/>
    <w:rsid w:val="00C45E87"/>
    <w:rsid w:val="00C45FEC"/>
    <w:rsid w:val="00C462E1"/>
    <w:rsid w:val="00C462FA"/>
    <w:rsid w:val="00C4665C"/>
    <w:rsid w:val="00C46660"/>
    <w:rsid w:val="00C46B18"/>
    <w:rsid w:val="00C46C9C"/>
    <w:rsid w:val="00C46EA8"/>
    <w:rsid w:val="00C46F0B"/>
    <w:rsid w:val="00C470CD"/>
    <w:rsid w:val="00C47512"/>
    <w:rsid w:val="00C47778"/>
    <w:rsid w:val="00C47865"/>
    <w:rsid w:val="00C4791D"/>
    <w:rsid w:val="00C47948"/>
    <w:rsid w:val="00C47A31"/>
    <w:rsid w:val="00C47A7A"/>
    <w:rsid w:val="00C47C0A"/>
    <w:rsid w:val="00C47C9C"/>
    <w:rsid w:val="00C47EB9"/>
    <w:rsid w:val="00C50046"/>
    <w:rsid w:val="00C506AF"/>
    <w:rsid w:val="00C509E4"/>
    <w:rsid w:val="00C50A7E"/>
    <w:rsid w:val="00C50AA4"/>
    <w:rsid w:val="00C50C03"/>
    <w:rsid w:val="00C50E5D"/>
    <w:rsid w:val="00C50EA8"/>
    <w:rsid w:val="00C50EEC"/>
    <w:rsid w:val="00C51095"/>
    <w:rsid w:val="00C513BB"/>
    <w:rsid w:val="00C514F6"/>
    <w:rsid w:val="00C51B1B"/>
    <w:rsid w:val="00C51B78"/>
    <w:rsid w:val="00C51BA1"/>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7B"/>
    <w:rsid w:val="00C53645"/>
    <w:rsid w:val="00C537D7"/>
    <w:rsid w:val="00C53878"/>
    <w:rsid w:val="00C53924"/>
    <w:rsid w:val="00C53950"/>
    <w:rsid w:val="00C53A41"/>
    <w:rsid w:val="00C53B26"/>
    <w:rsid w:val="00C53CED"/>
    <w:rsid w:val="00C53D3B"/>
    <w:rsid w:val="00C53E97"/>
    <w:rsid w:val="00C53EB5"/>
    <w:rsid w:val="00C53FDE"/>
    <w:rsid w:val="00C54244"/>
    <w:rsid w:val="00C54492"/>
    <w:rsid w:val="00C54607"/>
    <w:rsid w:val="00C54717"/>
    <w:rsid w:val="00C548EC"/>
    <w:rsid w:val="00C549E4"/>
    <w:rsid w:val="00C549F2"/>
    <w:rsid w:val="00C54BBC"/>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7C"/>
    <w:rsid w:val="00C55EAE"/>
    <w:rsid w:val="00C560AA"/>
    <w:rsid w:val="00C560C2"/>
    <w:rsid w:val="00C5621A"/>
    <w:rsid w:val="00C5621F"/>
    <w:rsid w:val="00C5623D"/>
    <w:rsid w:val="00C56561"/>
    <w:rsid w:val="00C565EC"/>
    <w:rsid w:val="00C56726"/>
    <w:rsid w:val="00C56733"/>
    <w:rsid w:val="00C56952"/>
    <w:rsid w:val="00C5696C"/>
    <w:rsid w:val="00C56A53"/>
    <w:rsid w:val="00C56C63"/>
    <w:rsid w:val="00C56D4E"/>
    <w:rsid w:val="00C5702B"/>
    <w:rsid w:val="00C5735C"/>
    <w:rsid w:val="00C5756E"/>
    <w:rsid w:val="00C5761B"/>
    <w:rsid w:val="00C57682"/>
    <w:rsid w:val="00C579E2"/>
    <w:rsid w:val="00C57D8A"/>
    <w:rsid w:val="00C6012D"/>
    <w:rsid w:val="00C60351"/>
    <w:rsid w:val="00C60382"/>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E6"/>
    <w:rsid w:val="00C61D07"/>
    <w:rsid w:val="00C61ECF"/>
    <w:rsid w:val="00C61F21"/>
    <w:rsid w:val="00C622BE"/>
    <w:rsid w:val="00C62793"/>
    <w:rsid w:val="00C62AB9"/>
    <w:rsid w:val="00C62AD7"/>
    <w:rsid w:val="00C63160"/>
    <w:rsid w:val="00C6322E"/>
    <w:rsid w:val="00C63272"/>
    <w:rsid w:val="00C63349"/>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3E9"/>
    <w:rsid w:val="00C6541D"/>
    <w:rsid w:val="00C6559F"/>
    <w:rsid w:val="00C65681"/>
    <w:rsid w:val="00C6577A"/>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1E3E"/>
    <w:rsid w:val="00C7262F"/>
    <w:rsid w:val="00C72631"/>
    <w:rsid w:val="00C72750"/>
    <w:rsid w:val="00C727D9"/>
    <w:rsid w:val="00C72864"/>
    <w:rsid w:val="00C728FA"/>
    <w:rsid w:val="00C734C7"/>
    <w:rsid w:val="00C735C2"/>
    <w:rsid w:val="00C73BCD"/>
    <w:rsid w:val="00C740ED"/>
    <w:rsid w:val="00C7418F"/>
    <w:rsid w:val="00C7479B"/>
    <w:rsid w:val="00C7495F"/>
    <w:rsid w:val="00C74AE2"/>
    <w:rsid w:val="00C74D7A"/>
    <w:rsid w:val="00C74EBE"/>
    <w:rsid w:val="00C7511F"/>
    <w:rsid w:val="00C753AF"/>
    <w:rsid w:val="00C7556B"/>
    <w:rsid w:val="00C75918"/>
    <w:rsid w:val="00C75920"/>
    <w:rsid w:val="00C75940"/>
    <w:rsid w:val="00C75AFC"/>
    <w:rsid w:val="00C75B5F"/>
    <w:rsid w:val="00C75D2B"/>
    <w:rsid w:val="00C75D3C"/>
    <w:rsid w:val="00C75DCF"/>
    <w:rsid w:val="00C75F5E"/>
    <w:rsid w:val="00C75FDF"/>
    <w:rsid w:val="00C7604A"/>
    <w:rsid w:val="00C7605D"/>
    <w:rsid w:val="00C7623B"/>
    <w:rsid w:val="00C7623D"/>
    <w:rsid w:val="00C762B7"/>
    <w:rsid w:val="00C762E5"/>
    <w:rsid w:val="00C768FF"/>
    <w:rsid w:val="00C76C65"/>
    <w:rsid w:val="00C76CCB"/>
    <w:rsid w:val="00C77233"/>
    <w:rsid w:val="00C77684"/>
    <w:rsid w:val="00C7779E"/>
    <w:rsid w:val="00C7792C"/>
    <w:rsid w:val="00C77BCF"/>
    <w:rsid w:val="00C77BF1"/>
    <w:rsid w:val="00C77C55"/>
    <w:rsid w:val="00C77D1A"/>
    <w:rsid w:val="00C80076"/>
    <w:rsid w:val="00C80146"/>
    <w:rsid w:val="00C802B9"/>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336"/>
    <w:rsid w:val="00C82371"/>
    <w:rsid w:val="00C825B5"/>
    <w:rsid w:val="00C828B9"/>
    <w:rsid w:val="00C8292D"/>
    <w:rsid w:val="00C82939"/>
    <w:rsid w:val="00C82A08"/>
    <w:rsid w:val="00C82AE9"/>
    <w:rsid w:val="00C82E4F"/>
    <w:rsid w:val="00C82FAC"/>
    <w:rsid w:val="00C83139"/>
    <w:rsid w:val="00C831C6"/>
    <w:rsid w:val="00C83365"/>
    <w:rsid w:val="00C833C1"/>
    <w:rsid w:val="00C83514"/>
    <w:rsid w:val="00C8353A"/>
    <w:rsid w:val="00C8353C"/>
    <w:rsid w:val="00C83C7E"/>
    <w:rsid w:val="00C842ED"/>
    <w:rsid w:val="00C84378"/>
    <w:rsid w:val="00C84384"/>
    <w:rsid w:val="00C84533"/>
    <w:rsid w:val="00C845E1"/>
    <w:rsid w:val="00C8471B"/>
    <w:rsid w:val="00C84B73"/>
    <w:rsid w:val="00C84F5D"/>
    <w:rsid w:val="00C84F62"/>
    <w:rsid w:val="00C85037"/>
    <w:rsid w:val="00C8516F"/>
    <w:rsid w:val="00C854B1"/>
    <w:rsid w:val="00C85D7F"/>
    <w:rsid w:val="00C85F29"/>
    <w:rsid w:val="00C86161"/>
    <w:rsid w:val="00C862AE"/>
    <w:rsid w:val="00C86368"/>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50"/>
    <w:rsid w:val="00C87DE7"/>
    <w:rsid w:val="00C87F3C"/>
    <w:rsid w:val="00C9008D"/>
    <w:rsid w:val="00C90215"/>
    <w:rsid w:val="00C9024C"/>
    <w:rsid w:val="00C90310"/>
    <w:rsid w:val="00C903A5"/>
    <w:rsid w:val="00C905EC"/>
    <w:rsid w:val="00C90736"/>
    <w:rsid w:val="00C90857"/>
    <w:rsid w:val="00C90ACA"/>
    <w:rsid w:val="00C90CEC"/>
    <w:rsid w:val="00C91348"/>
    <w:rsid w:val="00C914E9"/>
    <w:rsid w:val="00C91565"/>
    <w:rsid w:val="00C916B9"/>
    <w:rsid w:val="00C9192C"/>
    <w:rsid w:val="00C9199D"/>
    <w:rsid w:val="00C91E30"/>
    <w:rsid w:val="00C91ED4"/>
    <w:rsid w:val="00C91FC4"/>
    <w:rsid w:val="00C91FE2"/>
    <w:rsid w:val="00C92085"/>
    <w:rsid w:val="00C920D7"/>
    <w:rsid w:val="00C921BA"/>
    <w:rsid w:val="00C9234D"/>
    <w:rsid w:val="00C92C08"/>
    <w:rsid w:val="00C92D5E"/>
    <w:rsid w:val="00C92F7E"/>
    <w:rsid w:val="00C9315B"/>
    <w:rsid w:val="00C9358B"/>
    <w:rsid w:val="00C935C3"/>
    <w:rsid w:val="00C93D30"/>
    <w:rsid w:val="00C93D52"/>
    <w:rsid w:val="00C93E96"/>
    <w:rsid w:val="00C93F6A"/>
    <w:rsid w:val="00C946E3"/>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37F"/>
    <w:rsid w:val="00C963D8"/>
    <w:rsid w:val="00C965A9"/>
    <w:rsid w:val="00C9677E"/>
    <w:rsid w:val="00C96839"/>
    <w:rsid w:val="00C96A5E"/>
    <w:rsid w:val="00C96A8B"/>
    <w:rsid w:val="00C96ABF"/>
    <w:rsid w:val="00C96B0A"/>
    <w:rsid w:val="00C96C9E"/>
    <w:rsid w:val="00C96CB0"/>
    <w:rsid w:val="00C96CF7"/>
    <w:rsid w:val="00C96D4F"/>
    <w:rsid w:val="00C96D88"/>
    <w:rsid w:val="00C96EB2"/>
    <w:rsid w:val="00C9723F"/>
    <w:rsid w:val="00C972F4"/>
    <w:rsid w:val="00C9761E"/>
    <w:rsid w:val="00C97660"/>
    <w:rsid w:val="00C9787A"/>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A72"/>
    <w:rsid w:val="00CA1D73"/>
    <w:rsid w:val="00CA2004"/>
    <w:rsid w:val="00CA2030"/>
    <w:rsid w:val="00CA2127"/>
    <w:rsid w:val="00CA237D"/>
    <w:rsid w:val="00CA2501"/>
    <w:rsid w:val="00CA2689"/>
    <w:rsid w:val="00CA26E0"/>
    <w:rsid w:val="00CA28E0"/>
    <w:rsid w:val="00CA2C54"/>
    <w:rsid w:val="00CA2C62"/>
    <w:rsid w:val="00CA2C72"/>
    <w:rsid w:val="00CA306A"/>
    <w:rsid w:val="00CA31ED"/>
    <w:rsid w:val="00CA345D"/>
    <w:rsid w:val="00CA3569"/>
    <w:rsid w:val="00CA36BC"/>
    <w:rsid w:val="00CA37FC"/>
    <w:rsid w:val="00CA3ADA"/>
    <w:rsid w:val="00CA3BF3"/>
    <w:rsid w:val="00CA3DCD"/>
    <w:rsid w:val="00CA3F61"/>
    <w:rsid w:val="00CA3F84"/>
    <w:rsid w:val="00CA4043"/>
    <w:rsid w:val="00CA40B6"/>
    <w:rsid w:val="00CA4116"/>
    <w:rsid w:val="00CA4191"/>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C4"/>
    <w:rsid w:val="00CA6481"/>
    <w:rsid w:val="00CA6850"/>
    <w:rsid w:val="00CA6861"/>
    <w:rsid w:val="00CA69B0"/>
    <w:rsid w:val="00CA6A13"/>
    <w:rsid w:val="00CA6AB9"/>
    <w:rsid w:val="00CA6C15"/>
    <w:rsid w:val="00CA6D4F"/>
    <w:rsid w:val="00CA6D61"/>
    <w:rsid w:val="00CA6E64"/>
    <w:rsid w:val="00CA7411"/>
    <w:rsid w:val="00CA7541"/>
    <w:rsid w:val="00CA79A5"/>
    <w:rsid w:val="00CA7A19"/>
    <w:rsid w:val="00CA7ACA"/>
    <w:rsid w:val="00CA7B5D"/>
    <w:rsid w:val="00CA7BE7"/>
    <w:rsid w:val="00CA7EA7"/>
    <w:rsid w:val="00CA7FD2"/>
    <w:rsid w:val="00CB01E0"/>
    <w:rsid w:val="00CB02BA"/>
    <w:rsid w:val="00CB0399"/>
    <w:rsid w:val="00CB0550"/>
    <w:rsid w:val="00CB07B6"/>
    <w:rsid w:val="00CB080B"/>
    <w:rsid w:val="00CB08F3"/>
    <w:rsid w:val="00CB09DB"/>
    <w:rsid w:val="00CB0AD6"/>
    <w:rsid w:val="00CB0C70"/>
    <w:rsid w:val="00CB0F62"/>
    <w:rsid w:val="00CB0FB5"/>
    <w:rsid w:val="00CB0FD8"/>
    <w:rsid w:val="00CB0FFD"/>
    <w:rsid w:val="00CB100D"/>
    <w:rsid w:val="00CB10BF"/>
    <w:rsid w:val="00CB12D1"/>
    <w:rsid w:val="00CB18CC"/>
    <w:rsid w:val="00CB1A02"/>
    <w:rsid w:val="00CB1A4C"/>
    <w:rsid w:val="00CB1C04"/>
    <w:rsid w:val="00CB1CAF"/>
    <w:rsid w:val="00CB1F11"/>
    <w:rsid w:val="00CB2066"/>
    <w:rsid w:val="00CB214D"/>
    <w:rsid w:val="00CB2173"/>
    <w:rsid w:val="00CB2303"/>
    <w:rsid w:val="00CB25B9"/>
    <w:rsid w:val="00CB2622"/>
    <w:rsid w:val="00CB26D7"/>
    <w:rsid w:val="00CB2B3E"/>
    <w:rsid w:val="00CB2DAE"/>
    <w:rsid w:val="00CB2EE5"/>
    <w:rsid w:val="00CB33BB"/>
    <w:rsid w:val="00CB3616"/>
    <w:rsid w:val="00CB3839"/>
    <w:rsid w:val="00CB394F"/>
    <w:rsid w:val="00CB3A2B"/>
    <w:rsid w:val="00CB3A3C"/>
    <w:rsid w:val="00CB3CA6"/>
    <w:rsid w:val="00CB3D00"/>
    <w:rsid w:val="00CB3D72"/>
    <w:rsid w:val="00CB3D7B"/>
    <w:rsid w:val="00CB41B7"/>
    <w:rsid w:val="00CB424E"/>
    <w:rsid w:val="00CB42A7"/>
    <w:rsid w:val="00CB432A"/>
    <w:rsid w:val="00CB4A4B"/>
    <w:rsid w:val="00CB4A55"/>
    <w:rsid w:val="00CB4F5A"/>
    <w:rsid w:val="00CB50B8"/>
    <w:rsid w:val="00CB522C"/>
    <w:rsid w:val="00CB53FF"/>
    <w:rsid w:val="00CB5449"/>
    <w:rsid w:val="00CB5528"/>
    <w:rsid w:val="00CB5564"/>
    <w:rsid w:val="00CB55B9"/>
    <w:rsid w:val="00CB57EA"/>
    <w:rsid w:val="00CB5B56"/>
    <w:rsid w:val="00CB5BBD"/>
    <w:rsid w:val="00CB5C79"/>
    <w:rsid w:val="00CB5E44"/>
    <w:rsid w:val="00CB5FFC"/>
    <w:rsid w:val="00CB6005"/>
    <w:rsid w:val="00CB6183"/>
    <w:rsid w:val="00CB6518"/>
    <w:rsid w:val="00CB65AF"/>
    <w:rsid w:val="00CB67B8"/>
    <w:rsid w:val="00CB67F7"/>
    <w:rsid w:val="00CB68F0"/>
    <w:rsid w:val="00CB751B"/>
    <w:rsid w:val="00CB7909"/>
    <w:rsid w:val="00CB79C0"/>
    <w:rsid w:val="00CB7FF3"/>
    <w:rsid w:val="00CC01A9"/>
    <w:rsid w:val="00CC0301"/>
    <w:rsid w:val="00CC03E4"/>
    <w:rsid w:val="00CC0613"/>
    <w:rsid w:val="00CC06A0"/>
    <w:rsid w:val="00CC0774"/>
    <w:rsid w:val="00CC082D"/>
    <w:rsid w:val="00CC09F3"/>
    <w:rsid w:val="00CC0BF4"/>
    <w:rsid w:val="00CC0CDD"/>
    <w:rsid w:val="00CC0F71"/>
    <w:rsid w:val="00CC1244"/>
    <w:rsid w:val="00CC1534"/>
    <w:rsid w:val="00CC1692"/>
    <w:rsid w:val="00CC1ACD"/>
    <w:rsid w:val="00CC1C50"/>
    <w:rsid w:val="00CC1D90"/>
    <w:rsid w:val="00CC1FE0"/>
    <w:rsid w:val="00CC209F"/>
    <w:rsid w:val="00CC2127"/>
    <w:rsid w:val="00CC246F"/>
    <w:rsid w:val="00CC279B"/>
    <w:rsid w:val="00CC2873"/>
    <w:rsid w:val="00CC2894"/>
    <w:rsid w:val="00CC2A8D"/>
    <w:rsid w:val="00CC2D37"/>
    <w:rsid w:val="00CC2FBD"/>
    <w:rsid w:val="00CC2FD7"/>
    <w:rsid w:val="00CC31D7"/>
    <w:rsid w:val="00CC33F2"/>
    <w:rsid w:val="00CC3519"/>
    <w:rsid w:val="00CC3551"/>
    <w:rsid w:val="00CC35BB"/>
    <w:rsid w:val="00CC3889"/>
    <w:rsid w:val="00CC3AC7"/>
    <w:rsid w:val="00CC3ADF"/>
    <w:rsid w:val="00CC3C92"/>
    <w:rsid w:val="00CC4095"/>
    <w:rsid w:val="00CC40F4"/>
    <w:rsid w:val="00CC429F"/>
    <w:rsid w:val="00CC43AF"/>
    <w:rsid w:val="00CC4726"/>
    <w:rsid w:val="00CC476D"/>
    <w:rsid w:val="00CC484C"/>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05"/>
    <w:rsid w:val="00CC572F"/>
    <w:rsid w:val="00CC5829"/>
    <w:rsid w:val="00CC596C"/>
    <w:rsid w:val="00CC5B97"/>
    <w:rsid w:val="00CC5F36"/>
    <w:rsid w:val="00CC5F50"/>
    <w:rsid w:val="00CC61CA"/>
    <w:rsid w:val="00CC6291"/>
    <w:rsid w:val="00CC6552"/>
    <w:rsid w:val="00CC6673"/>
    <w:rsid w:val="00CC667C"/>
    <w:rsid w:val="00CC66BE"/>
    <w:rsid w:val="00CC66DD"/>
    <w:rsid w:val="00CC6760"/>
    <w:rsid w:val="00CC69F2"/>
    <w:rsid w:val="00CC6A5E"/>
    <w:rsid w:val="00CC6A67"/>
    <w:rsid w:val="00CC6C73"/>
    <w:rsid w:val="00CC6EB6"/>
    <w:rsid w:val="00CC6ED7"/>
    <w:rsid w:val="00CC6F48"/>
    <w:rsid w:val="00CC72CD"/>
    <w:rsid w:val="00CC78D1"/>
    <w:rsid w:val="00CC7931"/>
    <w:rsid w:val="00CC7AB9"/>
    <w:rsid w:val="00CC7AE3"/>
    <w:rsid w:val="00CD01C0"/>
    <w:rsid w:val="00CD02A6"/>
    <w:rsid w:val="00CD0353"/>
    <w:rsid w:val="00CD03D5"/>
    <w:rsid w:val="00CD047E"/>
    <w:rsid w:val="00CD066D"/>
    <w:rsid w:val="00CD0860"/>
    <w:rsid w:val="00CD086B"/>
    <w:rsid w:val="00CD08BE"/>
    <w:rsid w:val="00CD092E"/>
    <w:rsid w:val="00CD09C8"/>
    <w:rsid w:val="00CD0AB3"/>
    <w:rsid w:val="00CD0C6B"/>
    <w:rsid w:val="00CD0D80"/>
    <w:rsid w:val="00CD0D9F"/>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847"/>
    <w:rsid w:val="00CD4912"/>
    <w:rsid w:val="00CD4943"/>
    <w:rsid w:val="00CD4A4A"/>
    <w:rsid w:val="00CD4A95"/>
    <w:rsid w:val="00CD4B85"/>
    <w:rsid w:val="00CD4BFF"/>
    <w:rsid w:val="00CD4CDB"/>
    <w:rsid w:val="00CD534E"/>
    <w:rsid w:val="00CD53BA"/>
    <w:rsid w:val="00CD5468"/>
    <w:rsid w:val="00CD5511"/>
    <w:rsid w:val="00CD5A69"/>
    <w:rsid w:val="00CD5B79"/>
    <w:rsid w:val="00CD5CAF"/>
    <w:rsid w:val="00CD5CB0"/>
    <w:rsid w:val="00CD61AD"/>
    <w:rsid w:val="00CD6558"/>
    <w:rsid w:val="00CD663E"/>
    <w:rsid w:val="00CD67B8"/>
    <w:rsid w:val="00CD6959"/>
    <w:rsid w:val="00CD6A3E"/>
    <w:rsid w:val="00CD6B25"/>
    <w:rsid w:val="00CD6EBC"/>
    <w:rsid w:val="00CD6EC5"/>
    <w:rsid w:val="00CD6EFE"/>
    <w:rsid w:val="00CD6F5B"/>
    <w:rsid w:val="00CD726E"/>
    <w:rsid w:val="00CD7303"/>
    <w:rsid w:val="00CD758C"/>
    <w:rsid w:val="00CD78CB"/>
    <w:rsid w:val="00CD7D67"/>
    <w:rsid w:val="00CD7F56"/>
    <w:rsid w:val="00CE01C1"/>
    <w:rsid w:val="00CE082F"/>
    <w:rsid w:val="00CE0D53"/>
    <w:rsid w:val="00CE0FDD"/>
    <w:rsid w:val="00CE1049"/>
    <w:rsid w:val="00CE10F6"/>
    <w:rsid w:val="00CE1106"/>
    <w:rsid w:val="00CE1277"/>
    <w:rsid w:val="00CE12BF"/>
    <w:rsid w:val="00CE18BF"/>
    <w:rsid w:val="00CE1B19"/>
    <w:rsid w:val="00CE1C62"/>
    <w:rsid w:val="00CE1CA2"/>
    <w:rsid w:val="00CE1DBB"/>
    <w:rsid w:val="00CE1EAB"/>
    <w:rsid w:val="00CE1ED8"/>
    <w:rsid w:val="00CE2280"/>
    <w:rsid w:val="00CE22AD"/>
    <w:rsid w:val="00CE23C1"/>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023"/>
    <w:rsid w:val="00CE63B5"/>
    <w:rsid w:val="00CE6849"/>
    <w:rsid w:val="00CE691B"/>
    <w:rsid w:val="00CE6956"/>
    <w:rsid w:val="00CE6B3E"/>
    <w:rsid w:val="00CE6DBA"/>
    <w:rsid w:val="00CE6DD0"/>
    <w:rsid w:val="00CE6EF1"/>
    <w:rsid w:val="00CE73C5"/>
    <w:rsid w:val="00CE74D2"/>
    <w:rsid w:val="00CE7A36"/>
    <w:rsid w:val="00CF02BE"/>
    <w:rsid w:val="00CF037B"/>
    <w:rsid w:val="00CF052A"/>
    <w:rsid w:val="00CF061E"/>
    <w:rsid w:val="00CF0753"/>
    <w:rsid w:val="00CF08AE"/>
    <w:rsid w:val="00CF0DE4"/>
    <w:rsid w:val="00CF0EC2"/>
    <w:rsid w:val="00CF112A"/>
    <w:rsid w:val="00CF1245"/>
    <w:rsid w:val="00CF1290"/>
    <w:rsid w:val="00CF192F"/>
    <w:rsid w:val="00CF1952"/>
    <w:rsid w:val="00CF1E54"/>
    <w:rsid w:val="00CF2150"/>
    <w:rsid w:val="00CF2160"/>
    <w:rsid w:val="00CF242A"/>
    <w:rsid w:val="00CF252C"/>
    <w:rsid w:val="00CF2551"/>
    <w:rsid w:val="00CF272B"/>
    <w:rsid w:val="00CF30D0"/>
    <w:rsid w:val="00CF312E"/>
    <w:rsid w:val="00CF322D"/>
    <w:rsid w:val="00CF3609"/>
    <w:rsid w:val="00CF3716"/>
    <w:rsid w:val="00CF37C7"/>
    <w:rsid w:val="00CF3C98"/>
    <w:rsid w:val="00CF3DCA"/>
    <w:rsid w:val="00CF4288"/>
    <w:rsid w:val="00CF46CB"/>
    <w:rsid w:val="00CF4880"/>
    <w:rsid w:val="00CF4BE0"/>
    <w:rsid w:val="00CF4C0B"/>
    <w:rsid w:val="00CF4D8E"/>
    <w:rsid w:val="00CF4DF7"/>
    <w:rsid w:val="00CF4EC1"/>
    <w:rsid w:val="00CF5017"/>
    <w:rsid w:val="00CF509A"/>
    <w:rsid w:val="00CF5B53"/>
    <w:rsid w:val="00CF5C58"/>
    <w:rsid w:val="00CF5C6D"/>
    <w:rsid w:val="00CF5DE1"/>
    <w:rsid w:val="00CF6163"/>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D5E"/>
    <w:rsid w:val="00CF7E0E"/>
    <w:rsid w:val="00CF7F64"/>
    <w:rsid w:val="00CF7FBD"/>
    <w:rsid w:val="00D0004D"/>
    <w:rsid w:val="00D0020D"/>
    <w:rsid w:val="00D0038B"/>
    <w:rsid w:val="00D0045C"/>
    <w:rsid w:val="00D004D1"/>
    <w:rsid w:val="00D005BA"/>
    <w:rsid w:val="00D00BC0"/>
    <w:rsid w:val="00D00BD9"/>
    <w:rsid w:val="00D00E93"/>
    <w:rsid w:val="00D0110B"/>
    <w:rsid w:val="00D01556"/>
    <w:rsid w:val="00D01842"/>
    <w:rsid w:val="00D0195F"/>
    <w:rsid w:val="00D019F5"/>
    <w:rsid w:val="00D01BD6"/>
    <w:rsid w:val="00D01BF4"/>
    <w:rsid w:val="00D01BF5"/>
    <w:rsid w:val="00D01D39"/>
    <w:rsid w:val="00D01E0D"/>
    <w:rsid w:val="00D01F03"/>
    <w:rsid w:val="00D01F24"/>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A71"/>
    <w:rsid w:val="00D05B24"/>
    <w:rsid w:val="00D05E66"/>
    <w:rsid w:val="00D05EB5"/>
    <w:rsid w:val="00D06265"/>
    <w:rsid w:val="00D06534"/>
    <w:rsid w:val="00D066BC"/>
    <w:rsid w:val="00D06707"/>
    <w:rsid w:val="00D067A0"/>
    <w:rsid w:val="00D06806"/>
    <w:rsid w:val="00D068B3"/>
    <w:rsid w:val="00D069A8"/>
    <w:rsid w:val="00D069F2"/>
    <w:rsid w:val="00D06A53"/>
    <w:rsid w:val="00D06A74"/>
    <w:rsid w:val="00D06D12"/>
    <w:rsid w:val="00D06E81"/>
    <w:rsid w:val="00D06F47"/>
    <w:rsid w:val="00D07172"/>
    <w:rsid w:val="00D07359"/>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2B"/>
    <w:rsid w:val="00D112BA"/>
    <w:rsid w:val="00D117B0"/>
    <w:rsid w:val="00D11920"/>
    <w:rsid w:val="00D11AC1"/>
    <w:rsid w:val="00D11C0A"/>
    <w:rsid w:val="00D11D33"/>
    <w:rsid w:val="00D1213B"/>
    <w:rsid w:val="00D121D0"/>
    <w:rsid w:val="00D12263"/>
    <w:rsid w:val="00D122E7"/>
    <w:rsid w:val="00D1230D"/>
    <w:rsid w:val="00D124F2"/>
    <w:rsid w:val="00D12516"/>
    <w:rsid w:val="00D12B8B"/>
    <w:rsid w:val="00D12C55"/>
    <w:rsid w:val="00D12FD5"/>
    <w:rsid w:val="00D1331F"/>
    <w:rsid w:val="00D13362"/>
    <w:rsid w:val="00D13509"/>
    <w:rsid w:val="00D135B9"/>
    <w:rsid w:val="00D13846"/>
    <w:rsid w:val="00D138B7"/>
    <w:rsid w:val="00D1396C"/>
    <w:rsid w:val="00D139CB"/>
    <w:rsid w:val="00D13E1B"/>
    <w:rsid w:val="00D13E27"/>
    <w:rsid w:val="00D1409A"/>
    <w:rsid w:val="00D144F6"/>
    <w:rsid w:val="00D14537"/>
    <w:rsid w:val="00D14847"/>
    <w:rsid w:val="00D1484B"/>
    <w:rsid w:val="00D14A77"/>
    <w:rsid w:val="00D14A8C"/>
    <w:rsid w:val="00D14B05"/>
    <w:rsid w:val="00D14DDE"/>
    <w:rsid w:val="00D15101"/>
    <w:rsid w:val="00D15427"/>
    <w:rsid w:val="00D155F5"/>
    <w:rsid w:val="00D15A37"/>
    <w:rsid w:val="00D15EF3"/>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7A1"/>
    <w:rsid w:val="00D208D3"/>
    <w:rsid w:val="00D20A76"/>
    <w:rsid w:val="00D20A8F"/>
    <w:rsid w:val="00D20CC1"/>
    <w:rsid w:val="00D20D38"/>
    <w:rsid w:val="00D20D43"/>
    <w:rsid w:val="00D20FB3"/>
    <w:rsid w:val="00D210D0"/>
    <w:rsid w:val="00D212E8"/>
    <w:rsid w:val="00D214EE"/>
    <w:rsid w:val="00D2162B"/>
    <w:rsid w:val="00D216DC"/>
    <w:rsid w:val="00D2171C"/>
    <w:rsid w:val="00D2180A"/>
    <w:rsid w:val="00D21879"/>
    <w:rsid w:val="00D21AB6"/>
    <w:rsid w:val="00D21ACF"/>
    <w:rsid w:val="00D21E29"/>
    <w:rsid w:val="00D21E4A"/>
    <w:rsid w:val="00D21EA4"/>
    <w:rsid w:val="00D21F4F"/>
    <w:rsid w:val="00D220C6"/>
    <w:rsid w:val="00D220FB"/>
    <w:rsid w:val="00D22534"/>
    <w:rsid w:val="00D226EA"/>
    <w:rsid w:val="00D22802"/>
    <w:rsid w:val="00D22AC3"/>
    <w:rsid w:val="00D22C6E"/>
    <w:rsid w:val="00D2324B"/>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EF9"/>
    <w:rsid w:val="00D254EC"/>
    <w:rsid w:val="00D255D1"/>
    <w:rsid w:val="00D25605"/>
    <w:rsid w:val="00D25F63"/>
    <w:rsid w:val="00D25F6D"/>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C1"/>
    <w:rsid w:val="00D27CD3"/>
    <w:rsid w:val="00D27D8F"/>
    <w:rsid w:val="00D27E42"/>
    <w:rsid w:val="00D27FBB"/>
    <w:rsid w:val="00D27FD8"/>
    <w:rsid w:val="00D3007A"/>
    <w:rsid w:val="00D3021D"/>
    <w:rsid w:val="00D3023B"/>
    <w:rsid w:val="00D3038A"/>
    <w:rsid w:val="00D3040D"/>
    <w:rsid w:val="00D30532"/>
    <w:rsid w:val="00D305FB"/>
    <w:rsid w:val="00D3061A"/>
    <w:rsid w:val="00D30823"/>
    <w:rsid w:val="00D308C9"/>
    <w:rsid w:val="00D30912"/>
    <w:rsid w:val="00D30B7D"/>
    <w:rsid w:val="00D30C17"/>
    <w:rsid w:val="00D30CC8"/>
    <w:rsid w:val="00D30D51"/>
    <w:rsid w:val="00D30FF2"/>
    <w:rsid w:val="00D311DD"/>
    <w:rsid w:val="00D31283"/>
    <w:rsid w:val="00D31360"/>
    <w:rsid w:val="00D31389"/>
    <w:rsid w:val="00D316A1"/>
    <w:rsid w:val="00D31B82"/>
    <w:rsid w:val="00D323B7"/>
    <w:rsid w:val="00D328AD"/>
    <w:rsid w:val="00D3297D"/>
    <w:rsid w:val="00D32E76"/>
    <w:rsid w:val="00D32FE4"/>
    <w:rsid w:val="00D33126"/>
    <w:rsid w:val="00D331B7"/>
    <w:rsid w:val="00D33878"/>
    <w:rsid w:val="00D338CB"/>
    <w:rsid w:val="00D338E8"/>
    <w:rsid w:val="00D33D80"/>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A27"/>
    <w:rsid w:val="00D35CE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B0D"/>
    <w:rsid w:val="00D37D91"/>
    <w:rsid w:val="00D401A1"/>
    <w:rsid w:val="00D40430"/>
    <w:rsid w:val="00D4043D"/>
    <w:rsid w:val="00D4051E"/>
    <w:rsid w:val="00D40737"/>
    <w:rsid w:val="00D407DC"/>
    <w:rsid w:val="00D40926"/>
    <w:rsid w:val="00D4096D"/>
    <w:rsid w:val="00D40B95"/>
    <w:rsid w:val="00D41080"/>
    <w:rsid w:val="00D411FC"/>
    <w:rsid w:val="00D413C4"/>
    <w:rsid w:val="00D41567"/>
    <w:rsid w:val="00D4158A"/>
    <w:rsid w:val="00D4170F"/>
    <w:rsid w:val="00D41778"/>
    <w:rsid w:val="00D41E76"/>
    <w:rsid w:val="00D41F04"/>
    <w:rsid w:val="00D42228"/>
    <w:rsid w:val="00D422C1"/>
    <w:rsid w:val="00D4255F"/>
    <w:rsid w:val="00D42670"/>
    <w:rsid w:val="00D4290C"/>
    <w:rsid w:val="00D42959"/>
    <w:rsid w:val="00D42968"/>
    <w:rsid w:val="00D42EBA"/>
    <w:rsid w:val="00D42F18"/>
    <w:rsid w:val="00D43455"/>
    <w:rsid w:val="00D434CA"/>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0E7"/>
    <w:rsid w:val="00D462DB"/>
    <w:rsid w:val="00D462DC"/>
    <w:rsid w:val="00D46791"/>
    <w:rsid w:val="00D469B8"/>
    <w:rsid w:val="00D46A59"/>
    <w:rsid w:val="00D46ADE"/>
    <w:rsid w:val="00D46DA0"/>
    <w:rsid w:val="00D46FC3"/>
    <w:rsid w:val="00D473EB"/>
    <w:rsid w:val="00D475B4"/>
    <w:rsid w:val="00D4775C"/>
    <w:rsid w:val="00D47B3E"/>
    <w:rsid w:val="00D50310"/>
    <w:rsid w:val="00D5041B"/>
    <w:rsid w:val="00D5067C"/>
    <w:rsid w:val="00D507C6"/>
    <w:rsid w:val="00D50967"/>
    <w:rsid w:val="00D50DB6"/>
    <w:rsid w:val="00D50FCD"/>
    <w:rsid w:val="00D51364"/>
    <w:rsid w:val="00D51880"/>
    <w:rsid w:val="00D51C68"/>
    <w:rsid w:val="00D51CF9"/>
    <w:rsid w:val="00D51DF7"/>
    <w:rsid w:val="00D51E79"/>
    <w:rsid w:val="00D51F00"/>
    <w:rsid w:val="00D52077"/>
    <w:rsid w:val="00D5218C"/>
    <w:rsid w:val="00D52645"/>
    <w:rsid w:val="00D52738"/>
    <w:rsid w:val="00D528EA"/>
    <w:rsid w:val="00D5291C"/>
    <w:rsid w:val="00D52A74"/>
    <w:rsid w:val="00D52B95"/>
    <w:rsid w:val="00D52BC6"/>
    <w:rsid w:val="00D52DEA"/>
    <w:rsid w:val="00D52EC6"/>
    <w:rsid w:val="00D530C2"/>
    <w:rsid w:val="00D5351A"/>
    <w:rsid w:val="00D5353B"/>
    <w:rsid w:val="00D53555"/>
    <w:rsid w:val="00D53C9D"/>
    <w:rsid w:val="00D53D33"/>
    <w:rsid w:val="00D53F01"/>
    <w:rsid w:val="00D54057"/>
    <w:rsid w:val="00D54458"/>
    <w:rsid w:val="00D54667"/>
    <w:rsid w:val="00D5487A"/>
    <w:rsid w:val="00D54B1F"/>
    <w:rsid w:val="00D54E46"/>
    <w:rsid w:val="00D5511F"/>
    <w:rsid w:val="00D55250"/>
    <w:rsid w:val="00D553E2"/>
    <w:rsid w:val="00D556DE"/>
    <w:rsid w:val="00D556FA"/>
    <w:rsid w:val="00D5586E"/>
    <w:rsid w:val="00D55B6D"/>
    <w:rsid w:val="00D55E69"/>
    <w:rsid w:val="00D55EC4"/>
    <w:rsid w:val="00D56737"/>
    <w:rsid w:val="00D567DE"/>
    <w:rsid w:val="00D5699E"/>
    <w:rsid w:val="00D56D48"/>
    <w:rsid w:val="00D56D6E"/>
    <w:rsid w:val="00D56FB2"/>
    <w:rsid w:val="00D5728D"/>
    <w:rsid w:val="00D576F2"/>
    <w:rsid w:val="00D578E1"/>
    <w:rsid w:val="00D5793B"/>
    <w:rsid w:val="00D5793E"/>
    <w:rsid w:val="00D579C4"/>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3D"/>
    <w:rsid w:val="00D61354"/>
    <w:rsid w:val="00D61578"/>
    <w:rsid w:val="00D61C9E"/>
    <w:rsid w:val="00D61EBB"/>
    <w:rsid w:val="00D61ED5"/>
    <w:rsid w:val="00D6209D"/>
    <w:rsid w:val="00D62743"/>
    <w:rsid w:val="00D6282C"/>
    <w:rsid w:val="00D62ABB"/>
    <w:rsid w:val="00D62D20"/>
    <w:rsid w:val="00D63456"/>
    <w:rsid w:val="00D6349C"/>
    <w:rsid w:val="00D634C2"/>
    <w:rsid w:val="00D63710"/>
    <w:rsid w:val="00D63769"/>
    <w:rsid w:val="00D63A62"/>
    <w:rsid w:val="00D63AE7"/>
    <w:rsid w:val="00D63C85"/>
    <w:rsid w:val="00D64090"/>
    <w:rsid w:val="00D6415A"/>
    <w:rsid w:val="00D644E9"/>
    <w:rsid w:val="00D64999"/>
    <w:rsid w:val="00D64A37"/>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125"/>
    <w:rsid w:val="00D67684"/>
    <w:rsid w:val="00D67826"/>
    <w:rsid w:val="00D67861"/>
    <w:rsid w:val="00D67879"/>
    <w:rsid w:val="00D678FE"/>
    <w:rsid w:val="00D67A33"/>
    <w:rsid w:val="00D67AE8"/>
    <w:rsid w:val="00D67B3F"/>
    <w:rsid w:val="00D67C6C"/>
    <w:rsid w:val="00D67E60"/>
    <w:rsid w:val="00D702E8"/>
    <w:rsid w:val="00D70609"/>
    <w:rsid w:val="00D7076A"/>
    <w:rsid w:val="00D70D75"/>
    <w:rsid w:val="00D70DE3"/>
    <w:rsid w:val="00D71081"/>
    <w:rsid w:val="00D712AE"/>
    <w:rsid w:val="00D712D3"/>
    <w:rsid w:val="00D715D6"/>
    <w:rsid w:val="00D716C5"/>
    <w:rsid w:val="00D716D9"/>
    <w:rsid w:val="00D71D52"/>
    <w:rsid w:val="00D71E47"/>
    <w:rsid w:val="00D71EF1"/>
    <w:rsid w:val="00D7236F"/>
    <w:rsid w:val="00D72535"/>
    <w:rsid w:val="00D726D1"/>
    <w:rsid w:val="00D7290D"/>
    <w:rsid w:val="00D72B59"/>
    <w:rsid w:val="00D72CDA"/>
    <w:rsid w:val="00D72F12"/>
    <w:rsid w:val="00D72FCE"/>
    <w:rsid w:val="00D7325D"/>
    <w:rsid w:val="00D73300"/>
    <w:rsid w:val="00D7330F"/>
    <w:rsid w:val="00D7333C"/>
    <w:rsid w:val="00D7347F"/>
    <w:rsid w:val="00D735BE"/>
    <w:rsid w:val="00D73709"/>
    <w:rsid w:val="00D738F4"/>
    <w:rsid w:val="00D73A06"/>
    <w:rsid w:val="00D73A9F"/>
    <w:rsid w:val="00D73D3C"/>
    <w:rsid w:val="00D73E30"/>
    <w:rsid w:val="00D742E8"/>
    <w:rsid w:val="00D7469F"/>
    <w:rsid w:val="00D748E2"/>
    <w:rsid w:val="00D7494A"/>
    <w:rsid w:val="00D74B71"/>
    <w:rsid w:val="00D74D07"/>
    <w:rsid w:val="00D75178"/>
    <w:rsid w:val="00D75256"/>
    <w:rsid w:val="00D752ED"/>
    <w:rsid w:val="00D757AA"/>
    <w:rsid w:val="00D75BEC"/>
    <w:rsid w:val="00D760F2"/>
    <w:rsid w:val="00D761B4"/>
    <w:rsid w:val="00D7636E"/>
    <w:rsid w:val="00D76466"/>
    <w:rsid w:val="00D764E3"/>
    <w:rsid w:val="00D7651C"/>
    <w:rsid w:val="00D765BD"/>
    <w:rsid w:val="00D7688C"/>
    <w:rsid w:val="00D769F1"/>
    <w:rsid w:val="00D76A5B"/>
    <w:rsid w:val="00D76AAC"/>
    <w:rsid w:val="00D77264"/>
    <w:rsid w:val="00D77317"/>
    <w:rsid w:val="00D77420"/>
    <w:rsid w:val="00D77AC1"/>
    <w:rsid w:val="00D77E21"/>
    <w:rsid w:val="00D77F68"/>
    <w:rsid w:val="00D80267"/>
    <w:rsid w:val="00D80CEB"/>
    <w:rsid w:val="00D80FB6"/>
    <w:rsid w:val="00D81127"/>
    <w:rsid w:val="00D8112E"/>
    <w:rsid w:val="00D813F7"/>
    <w:rsid w:val="00D815E0"/>
    <w:rsid w:val="00D81845"/>
    <w:rsid w:val="00D81D21"/>
    <w:rsid w:val="00D81D2E"/>
    <w:rsid w:val="00D81DE6"/>
    <w:rsid w:val="00D81F0F"/>
    <w:rsid w:val="00D81FDF"/>
    <w:rsid w:val="00D82071"/>
    <w:rsid w:val="00D82207"/>
    <w:rsid w:val="00D82216"/>
    <w:rsid w:val="00D8237B"/>
    <w:rsid w:val="00D82591"/>
    <w:rsid w:val="00D828C8"/>
    <w:rsid w:val="00D82A9C"/>
    <w:rsid w:val="00D82B05"/>
    <w:rsid w:val="00D82ECC"/>
    <w:rsid w:val="00D831CA"/>
    <w:rsid w:val="00D8328B"/>
    <w:rsid w:val="00D836D9"/>
    <w:rsid w:val="00D83839"/>
    <w:rsid w:val="00D83925"/>
    <w:rsid w:val="00D83999"/>
    <w:rsid w:val="00D83C1D"/>
    <w:rsid w:val="00D84157"/>
    <w:rsid w:val="00D84546"/>
    <w:rsid w:val="00D8456B"/>
    <w:rsid w:val="00D8466B"/>
    <w:rsid w:val="00D84764"/>
    <w:rsid w:val="00D8485D"/>
    <w:rsid w:val="00D848CF"/>
    <w:rsid w:val="00D84B69"/>
    <w:rsid w:val="00D84B75"/>
    <w:rsid w:val="00D84C4B"/>
    <w:rsid w:val="00D84F96"/>
    <w:rsid w:val="00D84FA8"/>
    <w:rsid w:val="00D85087"/>
    <w:rsid w:val="00D8509E"/>
    <w:rsid w:val="00D8511B"/>
    <w:rsid w:val="00D85289"/>
    <w:rsid w:val="00D857B9"/>
    <w:rsid w:val="00D85938"/>
    <w:rsid w:val="00D8595F"/>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92F"/>
    <w:rsid w:val="00D87FEC"/>
    <w:rsid w:val="00D9021F"/>
    <w:rsid w:val="00D904DB"/>
    <w:rsid w:val="00D90552"/>
    <w:rsid w:val="00D90647"/>
    <w:rsid w:val="00D90CF8"/>
    <w:rsid w:val="00D90F10"/>
    <w:rsid w:val="00D90F42"/>
    <w:rsid w:val="00D90FEB"/>
    <w:rsid w:val="00D911CF"/>
    <w:rsid w:val="00D91242"/>
    <w:rsid w:val="00D913FF"/>
    <w:rsid w:val="00D915EC"/>
    <w:rsid w:val="00D91862"/>
    <w:rsid w:val="00D91BBE"/>
    <w:rsid w:val="00D91BE4"/>
    <w:rsid w:val="00D91F28"/>
    <w:rsid w:val="00D9210A"/>
    <w:rsid w:val="00D9223A"/>
    <w:rsid w:val="00D92436"/>
    <w:rsid w:val="00D924B8"/>
    <w:rsid w:val="00D924FD"/>
    <w:rsid w:val="00D9252D"/>
    <w:rsid w:val="00D92550"/>
    <w:rsid w:val="00D927A6"/>
    <w:rsid w:val="00D9286A"/>
    <w:rsid w:val="00D92982"/>
    <w:rsid w:val="00D92AF2"/>
    <w:rsid w:val="00D92C1D"/>
    <w:rsid w:val="00D92E8B"/>
    <w:rsid w:val="00D931F9"/>
    <w:rsid w:val="00D93333"/>
    <w:rsid w:val="00D93391"/>
    <w:rsid w:val="00D937DD"/>
    <w:rsid w:val="00D93916"/>
    <w:rsid w:val="00D93918"/>
    <w:rsid w:val="00D93C21"/>
    <w:rsid w:val="00D93DCB"/>
    <w:rsid w:val="00D93E7B"/>
    <w:rsid w:val="00D93E84"/>
    <w:rsid w:val="00D93E88"/>
    <w:rsid w:val="00D93EF6"/>
    <w:rsid w:val="00D93F2F"/>
    <w:rsid w:val="00D94333"/>
    <w:rsid w:val="00D94433"/>
    <w:rsid w:val="00D944AF"/>
    <w:rsid w:val="00D9467C"/>
    <w:rsid w:val="00D9497C"/>
    <w:rsid w:val="00D94AAB"/>
    <w:rsid w:val="00D94CB4"/>
    <w:rsid w:val="00D94D87"/>
    <w:rsid w:val="00D94DAB"/>
    <w:rsid w:val="00D950D0"/>
    <w:rsid w:val="00D95216"/>
    <w:rsid w:val="00D9528D"/>
    <w:rsid w:val="00D95893"/>
    <w:rsid w:val="00D958EA"/>
    <w:rsid w:val="00D958FF"/>
    <w:rsid w:val="00D95CF1"/>
    <w:rsid w:val="00D95EC5"/>
    <w:rsid w:val="00D960CF"/>
    <w:rsid w:val="00D9660B"/>
    <w:rsid w:val="00D96811"/>
    <w:rsid w:val="00D96CB2"/>
    <w:rsid w:val="00D96FD8"/>
    <w:rsid w:val="00D96FDD"/>
    <w:rsid w:val="00D9708C"/>
    <w:rsid w:val="00D970DE"/>
    <w:rsid w:val="00D973BA"/>
    <w:rsid w:val="00D9759C"/>
    <w:rsid w:val="00D977F4"/>
    <w:rsid w:val="00D9797E"/>
    <w:rsid w:val="00D97A16"/>
    <w:rsid w:val="00D97D9F"/>
    <w:rsid w:val="00D97F38"/>
    <w:rsid w:val="00DA0028"/>
    <w:rsid w:val="00DA0379"/>
    <w:rsid w:val="00DA04BF"/>
    <w:rsid w:val="00DA0620"/>
    <w:rsid w:val="00DA0701"/>
    <w:rsid w:val="00DA0A93"/>
    <w:rsid w:val="00DA0C93"/>
    <w:rsid w:val="00DA11BB"/>
    <w:rsid w:val="00DA127C"/>
    <w:rsid w:val="00DA15B3"/>
    <w:rsid w:val="00DA16BE"/>
    <w:rsid w:val="00DA190B"/>
    <w:rsid w:val="00DA19CC"/>
    <w:rsid w:val="00DA1A8B"/>
    <w:rsid w:val="00DA1F81"/>
    <w:rsid w:val="00DA205D"/>
    <w:rsid w:val="00DA217E"/>
    <w:rsid w:val="00DA22E7"/>
    <w:rsid w:val="00DA2A40"/>
    <w:rsid w:val="00DA2C8E"/>
    <w:rsid w:val="00DA2F7A"/>
    <w:rsid w:val="00DA2FD9"/>
    <w:rsid w:val="00DA3029"/>
    <w:rsid w:val="00DA3170"/>
    <w:rsid w:val="00DA32C4"/>
    <w:rsid w:val="00DA33A5"/>
    <w:rsid w:val="00DA3795"/>
    <w:rsid w:val="00DA3836"/>
    <w:rsid w:val="00DA39C9"/>
    <w:rsid w:val="00DA3ADD"/>
    <w:rsid w:val="00DA3C60"/>
    <w:rsid w:val="00DA3E4F"/>
    <w:rsid w:val="00DA3E5D"/>
    <w:rsid w:val="00DA4251"/>
    <w:rsid w:val="00DA434A"/>
    <w:rsid w:val="00DA49AE"/>
    <w:rsid w:val="00DA49B5"/>
    <w:rsid w:val="00DA4C64"/>
    <w:rsid w:val="00DA4D3C"/>
    <w:rsid w:val="00DA4F62"/>
    <w:rsid w:val="00DA4FC1"/>
    <w:rsid w:val="00DA50B3"/>
    <w:rsid w:val="00DA5167"/>
    <w:rsid w:val="00DA520B"/>
    <w:rsid w:val="00DA52CC"/>
    <w:rsid w:val="00DA547A"/>
    <w:rsid w:val="00DA5585"/>
    <w:rsid w:val="00DA572C"/>
    <w:rsid w:val="00DA58A4"/>
    <w:rsid w:val="00DA5968"/>
    <w:rsid w:val="00DA5AD0"/>
    <w:rsid w:val="00DA5B47"/>
    <w:rsid w:val="00DA5BD4"/>
    <w:rsid w:val="00DA5DE1"/>
    <w:rsid w:val="00DA5EB1"/>
    <w:rsid w:val="00DA6093"/>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1A7"/>
    <w:rsid w:val="00DB1238"/>
    <w:rsid w:val="00DB187A"/>
    <w:rsid w:val="00DB19CD"/>
    <w:rsid w:val="00DB1BC5"/>
    <w:rsid w:val="00DB1CEB"/>
    <w:rsid w:val="00DB20D3"/>
    <w:rsid w:val="00DB21DF"/>
    <w:rsid w:val="00DB2337"/>
    <w:rsid w:val="00DB236F"/>
    <w:rsid w:val="00DB26BF"/>
    <w:rsid w:val="00DB2C59"/>
    <w:rsid w:val="00DB2CA0"/>
    <w:rsid w:val="00DB3151"/>
    <w:rsid w:val="00DB3199"/>
    <w:rsid w:val="00DB32F7"/>
    <w:rsid w:val="00DB35F0"/>
    <w:rsid w:val="00DB35FC"/>
    <w:rsid w:val="00DB3722"/>
    <w:rsid w:val="00DB3A44"/>
    <w:rsid w:val="00DB3AAB"/>
    <w:rsid w:val="00DB3BA8"/>
    <w:rsid w:val="00DB3BDC"/>
    <w:rsid w:val="00DB415D"/>
    <w:rsid w:val="00DB42A9"/>
    <w:rsid w:val="00DB450D"/>
    <w:rsid w:val="00DB4527"/>
    <w:rsid w:val="00DB4534"/>
    <w:rsid w:val="00DB4773"/>
    <w:rsid w:val="00DB48DA"/>
    <w:rsid w:val="00DB4AC1"/>
    <w:rsid w:val="00DB4AD8"/>
    <w:rsid w:val="00DB4B6E"/>
    <w:rsid w:val="00DB4C5A"/>
    <w:rsid w:val="00DB4E41"/>
    <w:rsid w:val="00DB4E92"/>
    <w:rsid w:val="00DB50D2"/>
    <w:rsid w:val="00DB518F"/>
    <w:rsid w:val="00DB5444"/>
    <w:rsid w:val="00DB5464"/>
    <w:rsid w:val="00DB556B"/>
    <w:rsid w:val="00DB587D"/>
    <w:rsid w:val="00DB5D79"/>
    <w:rsid w:val="00DB5E16"/>
    <w:rsid w:val="00DB5E2C"/>
    <w:rsid w:val="00DB5E82"/>
    <w:rsid w:val="00DB6116"/>
    <w:rsid w:val="00DB6142"/>
    <w:rsid w:val="00DB62B2"/>
    <w:rsid w:val="00DB63D5"/>
    <w:rsid w:val="00DB6490"/>
    <w:rsid w:val="00DB64B9"/>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EC4"/>
    <w:rsid w:val="00DC0F87"/>
    <w:rsid w:val="00DC108C"/>
    <w:rsid w:val="00DC1437"/>
    <w:rsid w:val="00DC168F"/>
    <w:rsid w:val="00DC193A"/>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4CD"/>
    <w:rsid w:val="00DC579A"/>
    <w:rsid w:val="00DC59EC"/>
    <w:rsid w:val="00DC5AF1"/>
    <w:rsid w:val="00DC5C11"/>
    <w:rsid w:val="00DC5C52"/>
    <w:rsid w:val="00DC5CBC"/>
    <w:rsid w:val="00DC5EA2"/>
    <w:rsid w:val="00DC5EA8"/>
    <w:rsid w:val="00DC5FA0"/>
    <w:rsid w:val="00DC6142"/>
    <w:rsid w:val="00DC6934"/>
    <w:rsid w:val="00DC6BD8"/>
    <w:rsid w:val="00DC6D41"/>
    <w:rsid w:val="00DC6E2C"/>
    <w:rsid w:val="00DC6E6F"/>
    <w:rsid w:val="00DC72E2"/>
    <w:rsid w:val="00DC7594"/>
    <w:rsid w:val="00DC7724"/>
    <w:rsid w:val="00DC79AE"/>
    <w:rsid w:val="00DC79F9"/>
    <w:rsid w:val="00DC7BC2"/>
    <w:rsid w:val="00DC7E6A"/>
    <w:rsid w:val="00DC7E97"/>
    <w:rsid w:val="00DC7FE8"/>
    <w:rsid w:val="00DD00C2"/>
    <w:rsid w:val="00DD0136"/>
    <w:rsid w:val="00DD01EC"/>
    <w:rsid w:val="00DD052C"/>
    <w:rsid w:val="00DD0621"/>
    <w:rsid w:val="00DD0658"/>
    <w:rsid w:val="00DD077E"/>
    <w:rsid w:val="00DD0814"/>
    <w:rsid w:val="00DD0A4D"/>
    <w:rsid w:val="00DD0C64"/>
    <w:rsid w:val="00DD0C99"/>
    <w:rsid w:val="00DD0D81"/>
    <w:rsid w:val="00DD0F69"/>
    <w:rsid w:val="00DD1253"/>
    <w:rsid w:val="00DD12A0"/>
    <w:rsid w:val="00DD1301"/>
    <w:rsid w:val="00DD1366"/>
    <w:rsid w:val="00DD147E"/>
    <w:rsid w:val="00DD16EB"/>
    <w:rsid w:val="00DD186B"/>
    <w:rsid w:val="00DD187A"/>
    <w:rsid w:val="00DD189D"/>
    <w:rsid w:val="00DD1BED"/>
    <w:rsid w:val="00DD1EED"/>
    <w:rsid w:val="00DD1FA5"/>
    <w:rsid w:val="00DD1FFD"/>
    <w:rsid w:val="00DD2263"/>
    <w:rsid w:val="00DD2542"/>
    <w:rsid w:val="00DD2838"/>
    <w:rsid w:val="00DD2A74"/>
    <w:rsid w:val="00DD2D79"/>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223"/>
    <w:rsid w:val="00DD435C"/>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071"/>
    <w:rsid w:val="00DD7368"/>
    <w:rsid w:val="00DD752B"/>
    <w:rsid w:val="00DD7655"/>
    <w:rsid w:val="00DD76BD"/>
    <w:rsid w:val="00DD785F"/>
    <w:rsid w:val="00DD78DE"/>
    <w:rsid w:val="00DD7E41"/>
    <w:rsid w:val="00DD7E4A"/>
    <w:rsid w:val="00DE0027"/>
    <w:rsid w:val="00DE05A4"/>
    <w:rsid w:val="00DE0602"/>
    <w:rsid w:val="00DE0C1F"/>
    <w:rsid w:val="00DE0E54"/>
    <w:rsid w:val="00DE12D1"/>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E88"/>
    <w:rsid w:val="00DE2FE3"/>
    <w:rsid w:val="00DE31C9"/>
    <w:rsid w:val="00DE3277"/>
    <w:rsid w:val="00DE330B"/>
    <w:rsid w:val="00DE3531"/>
    <w:rsid w:val="00DE38E0"/>
    <w:rsid w:val="00DE3952"/>
    <w:rsid w:val="00DE3B82"/>
    <w:rsid w:val="00DE3D23"/>
    <w:rsid w:val="00DE3E00"/>
    <w:rsid w:val="00DE3E78"/>
    <w:rsid w:val="00DE3EB3"/>
    <w:rsid w:val="00DE49F8"/>
    <w:rsid w:val="00DE4AFD"/>
    <w:rsid w:val="00DE4D19"/>
    <w:rsid w:val="00DE4E1E"/>
    <w:rsid w:val="00DE4ECC"/>
    <w:rsid w:val="00DE4F40"/>
    <w:rsid w:val="00DE52EE"/>
    <w:rsid w:val="00DE5323"/>
    <w:rsid w:val="00DE5465"/>
    <w:rsid w:val="00DE5771"/>
    <w:rsid w:val="00DE5AC8"/>
    <w:rsid w:val="00DE5ADB"/>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B4"/>
    <w:rsid w:val="00DF074B"/>
    <w:rsid w:val="00DF0750"/>
    <w:rsid w:val="00DF07BE"/>
    <w:rsid w:val="00DF081E"/>
    <w:rsid w:val="00DF086A"/>
    <w:rsid w:val="00DF09DA"/>
    <w:rsid w:val="00DF0A27"/>
    <w:rsid w:val="00DF0A47"/>
    <w:rsid w:val="00DF0F28"/>
    <w:rsid w:val="00DF1278"/>
    <w:rsid w:val="00DF12C2"/>
    <w:rsid w:val="00DF13A4"/>
    <w:rsid w:val="00DF13EF"/>
    <w:rsid w:val="00DF14CB"/>
    <w:rsid w:val="00DF150E"/>
    <w:rsid w:val="00DF15EB"/>
    <w:rsid w:val="00DF1964"/>
    <w:rsid w:val="00DF1DA5"/>
    <w:rsid w:val="00DF2761"/>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7156"/>
    <w:rsid w:val="00DF720B"/>
    <w:rsid w:val="00DF72D8"/>
    <w:rsid w:val="00DF736A"/>
    <w:rsid w:val="00DF74CC"/>
    <w:rsid w:val="00DF760F"/>
    <w:rsid w:val="00DF76E9"/>
    <w:rsid w:val="00DF7897"/>
    <w:rsid w:val="00DF7A6E"/>
    <w:rsid w:val="00DF7CC5"/>
    <w:rsid w:val="00DF7EE5"/>
    <w:rsid w:val="00DF7F94"/>
    <w:rsid w:val="00E00014"/>
    <w:rsid w:val="00E0010A"/>
    <w:rsid w:val="00E00263"/>
    <w:rsid w:val="00E0032E"/>
    <w:rsid w:val="00E00700"/>
    <w:rsid w:val="00E0071D"/>
    <w:rsid w:val="00E008A2"/>
    <w:rsid w:val="00E00AC1"/>
    <w:rsid w:val="00E00BDA"/>
    <w:rsid w:val="00E00C23"/>
    <w:rsid w:val="00E00C60"/>
    <w:rsid w:val="00E00E37"/>
    <w:rsid w:val="00E00EA5"/>
    <w:rsid w:val="00E01370"/>
    <w:rsid w:val="00E016CD"/>
    <w:rsid w:val="00E016DC"/>
    <w:rsid w:val="00E01711"/>
    <w:rsid w:val="00E019EE"/>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2FDD"/>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A3B"/>
    <w:rsid w:val="00E04C7D"/>
    <w:rsid w:val="00E04E81"/>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1F1"/>
    <w:rsid w:val="00E07226"/>
    <w:rsid w:val="00E074C3"/>
    <w:rsid w:val="00E07590"/>
    <w:rsid w:val="00E07BBF"/>
    <w:rsid w:val="00E10090"/>
    <w:rsid w:val="00E101E0"/>
    <w:rsid w:val="00E10208"/>
    <w:rsid w:val="00E103AC"/>
    <w:rsid w:val="00E103FB"/>
    <w:rsid w:val="00E10417"/>
    <w:rsid w:val="00E10450"/>
    <w:rsid w:val="00E1047A"/>
    <w:rsid w:val="00E10761"/>
    <w:rsid w:val="00E10EED"/>
    <w:rsid w:val="00E110A1"/>
    <w:rsid w:val="00E111A3"/>
    <w:rsid w:val="00E114C2"/>
    <w:rsid w:val="00E11743"/>
    <w:rsid w:val="00E1176B"/>
    <w:rsid w:val="00E119EA"/>
    <w:rsid w:val="00E11BD3"/>
    <w:rsid w:val="00E11D7F"/>
    <w:rsid w:val="00E123AE"/>
    <w:rsid w:val="00E12C32"/>
    <w:rsid w:val="00E135EA"/>
    <w:rsid w:val="00E1383F"/>
    <w:rsid w:val="00E13846"/>
    <w:rsid w:val="00E1391D"/>
    <w:rsid w:val="00E13A41"/>
    <w:rsid w:val="00E13B38"/>
    <w:rsid w:val="00E13CE6"/>
    <w:rsid w:val="00E13E06"/>
    <w:rsid w:val="00E14084"/>
    <w:rsid w:val="00E141C3"/>
    <w:rsid w:val="00E14382"/>
    <w:rsid w:val="00E145C6"/>
    <w:rsid w:val="00E14C09"/>
    <w:rsid w:val="00E14C48"/>
    <w:rsid w:val="00E14F1C"/>
    <w:rsid w:val="00E151A0"/>
    <w:rsid w:val="00E15982"/>
    <w:rsid w:val="00E15A1A"/>
    <w:rsid w:val="00E15DE7"/>
    <w:rsid w:val="00E16069"/>
    <w:rsid w:val="00E1608C"/>
    <w:rsid w:val="00E16195"/>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414"/>
    <w:rsid w:val="00E20658"/>
    <w:rsid w:val="00E20807"/>
    <w:rsid w:val="00E20900"/>
    <w:rsid w:val="00E20A0F"/>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624"/>
    <w:rsid w:val="00E2285F"/>
    <w:rsid w:val="00E22B24"/>
    <w:rsid w:val="00E22D66"/>
    <w:rsid w:val="00E22E5E"/>
    <w:rsid w:val="00E22F66"/>
    <w:rsid w:val="00E2311C"/>
    <w:rsid w:val="00E2350B"/>
    <w:rsid w:val="00E23B79"/>
    <w:rsid w:val="00E23D2F"/>
    <w:rsid w:val="00E23E5D"/>
    <w:rsid w:val="00E23EF5"/>
    <w:rsid w:val="00E23F73"/>
    <w:rsid w:val="00E240AF"/>
    <w:rsid w:val="00E246AC"/>
    <w:rsid w:val="00E24904"/>
    <w:rsid w:val="00E24A8B"/>
    <w:rsid w:val="00E24D8D"/>
    <w:rsid w:val="00E24EEE"/>
    <w:rsid w:val="00E2511F"/>
    <w:rsid w:val="00E2529C"/>
    <w:rsid w:val="00E25327"/>
    <w:rsid w:val="00E2538B"/>
    <w:rsid w:val="00E255B2"/>
    <w:rsid w:val="00E25A32"/>
    <w:rsid w:val="00E25E88"/>
    <w:rsid w:val="00E2603D"/>
    <w:rsid w:val="00E26150"/>
    <w:rsid w:val="00E26273"/>
    <w:rsid w:val="00E26504"/>
    <w:rsid w:val="00E2665E"/>
    <w:rsid w:val="00E26893"/>
    <w:rsid w:val="00E26A0A"/>
    <w:rsid w:val="00E26CD9"/>
    <w:rsid w:val="00E26E5C"/>
    <w:rsid w:val="00E26F71"/>
    <w:rsid w:val="00E27604"/>
    <w:rsid w:val="00E277A0"/>
    <w:rsid w:val="00E27889"/>
    <w:rsid w:val="00E27B93"/>
    <w:rsid w:val="00E27CED"/>
    <w:rsid w:val="00E3015C"/>
    <w:rsid w:val="00E305A1"/>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B69"/>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E58"/>
    <w:rsid w:val="00E35297"/>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85"/>
    <w:rsid w:val="00E368FA"/>
    <w:rsid w:val="00E36B69"/>
    <w:rsid w:val="00E36EFB"/>
    <w:rsid w:val="00E37100"/>
    <w:rsid w:val="00E374D5"/>
    <w:rsid w:val="00E37771"/>
    <w:rsid w:val="00E37983"/>
    <w:rsid w:val="00E379CD"/>
    <w:rsid w:val="00E37A7F"/>
    <w:rsid w:val="00E37AD1"/>
    <w:rsid w:val="00E37AD9"/>
    <w:rsid w:val="00E37B94"/>
    <w:rsid w:val="00E37E33"/>
    <w:rsid w:val="00E402E1"/>
    <w:rsid w:val="00E402FB"/>
    <w:rsid w:val="00E40535"/>
    <w:rsid w:val="00E40548"/>
    <w:rsid w:val="00E40566"/>
    <w:rsid w:val="00E4073A"/>
    <w:rsid w:val="00E40894"/>
    <w:rsid w:val="00E408E4"/>
    <w:rsid w:val="00E409D8"/>
    <w:rsid w:val="00E40BE3"/>
    <w:rsid w:val="00E40D36"/>
    <w:rsid w:val="00E40E6B"/>
    <w:rsid w:val="00E40FD7"/>
    <w:rsid w:val="00E4121F"/>
    <w:rsid w:val="00E412B7"/>
    <w:rsid w:val="00E41371"/>
    <w:rsid w:val="00E413D0"/>
    <w:rsid w:val="00E41AB6"/>
    <w:rsid w:val="00E41B63"/>
    <w:rsid w:val="00E41B7C"/>
    <w:rsid w:val="00E41DF8"/>
    <w:rsid w:val="00E41EA4"/>
    <w:rsid w:val="00E421FA"/>
    <w:rsid w:val="00E42317"/>
    <w:rsid w:val="00E4247F"/>
    <w:rsid w:val="00E42643"/>
    <w:rsid w:val="00E426C1"/>
    <w:rsid w:val="00E426C7"/>
    <w:rsid w:val="00E42A7F"/>
    <w:rsid w:val="00E43330"/>
    <w:rsid w:val="00E434C1"/>
    <w:rsid w:val="00E43768"/>
    <w:rsid w:val="00E43779"/>
    <w:rsid w:val="00E43C1E"/>
    <w:rsid w:val="00E43DB7"/>
    <w:rsid w:val="00E43E37"/>
    <w:rsid w:val="00E44253"/>
    <w:rsid w:val="00E445F9"/>
    <w:rsid w:val="00E44B05"/>
    <w:rsid w:val="00E44E1A"/>
    <w:rsid w:val="00E4507A"/>
    <w:rsid w:val="00E450E9"/>
    <w:rsid w:val="00E451CB"/>
    <w:rsid w:val="00E4535B"/>
    <w:rsid w:val="00E454F5"/>
    <w:rsid w:val="00E45581"/>
    <w:rsid w:val="00E4569D"/>
    <w:rsid w:val="00E4571C"/>
    <w:rsid w:val="00E45779"/>
    <w:rsid w:val="00E45A80"/>
    <w:rsid w:val="00E45B12"/>
    <w:rsid w:val="00E45B1C"/>
    <w:rsid w:val="00E45C4F"/>
    <w:rsid w:val="00E45C75"/>
    <w:rsid w:val="00E45CD2"/>
    <w:rsid w:val="00E45E03"/>
    <w:rsid w:val="00E45E85"/>
    <w:rsid w:val="00E45F99"/>
    <w:rsid w:val="00E46073"/>
    <w:rsid w:val="00E462D3"/>
    <w:rsid w:val="00E4640F"/>
    <w:rsid w:val="00E464B3"/>
    <w:rsid w:val="00E46616"/>
    <w:rsid w:val="00E46711"/>
    <w:rsid w:val="00E4678B"/>
    <w:rsid w:val="00E46F6A"/>
    <w:rsid w:val="00E4711F"/>
    <w:rsid w:val="00E4720E"/>
    <w:rsid w:val="00E47410"/>
    <w:rsid w:val="00E4742E"/>
    <w:rsid w:val="00E47563"/>
    <w:rsid w:val="00E47596"/>
    <w:rsid w:val="00E478F0"/>
    <w:rsid w:val="00E47964"/>
    <w:rsid w:val="00E502DA"/>
    <w:rsid w:val="00E503CA"/>
    <w:rsid w:val="00E5044B"/>
    <w:rsid w:val="00E507C8"/>
    <w:rsid w:val="00E509A5"/>
    <w:rsid w:val="00E50A3E"/>
    <w:rsid w:val="00E512AB"/>
    <w:rsid w:val="00E51415"/>
    <w:rsid w:val="00E51752"/>
    <w:rsid w:val="00E517A5"/>
    <w:rsid w:val="00E51BB1"/>
    <w:rsid w:val="00E51C3E"/>
    <w:rsid w:val="00E51E78"/>
    <w:rsid w:val="00E52291"/>
    <w:rsid w:val="00E52532"/>
    <w:rsid w:val="00E5258F"/>
    <w:rsid w:val="00E5269C"/>
    <w:rsid w:val="00E52836"/>
    <w:rsid w:val="00E528FE"/>
    <w:rsid w:val="00E52A2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DBB"/>
    <w:rsid w:val="00E54E24"/>
    <w:rsid w:val="00E55174"/>
    <w:rsid w:val="00E551AD"/>
    <w:rsid w:val="00E55233"/>
    <w:rsid w:val="00E55392"/>
    <w:rsid w:val="00E55486"/>
    <w:rsid w:val="00E55612"/>
    <w:rsid w:val="00E55702"/>
    <w:rsid w:val="00E557D0"/>
    <w:rsid w:val="00E55984"/>
    <w:rsid w:val="00E55E5B"/>
    <w:rsid w:val="00E560CC"/>
    <w:rsid w:val="00E560DB"/>
    <w:rsid w:val="00E56456"/>
    <w:rsid w:val="00E5647B"/>
    <w:rsid w:val="00E56673"/>
    <w:rsid w:val="00E566E2"/>
    <w:rsid w:val="00E567C0"/>
    <w:rsid w:val="00E56839"/>
    <w:rsid w:val="00E5686F"/>
    <w:rsid w:val="00E569BD"/>
    <w:rsid w:val="00E56DFF"/>
    <w:rsid w:val="00E57546"/>
    <w:rsid w:val="00E5765F"/>
    <w:rsid w:val="00E576B4"/>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DD"/>
    <w:rsid w:val="00E61847"/>
    <w:rsid w:val="00E61864"/>
    <w:rsid w:val="00E61969"/>
    <w:rsid w:val="00E619CE"/>
    <w:rsid w:val="00E61AD7"/>
    <w:rsid w:val="00E61CE8"/>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8B0"/>
    <w:rsid w:val="00E63905"/>
    <w:rsid w:val="00E63965"/>
    <w:rsid w:val="00E63B28"/>
    <w:rsid w:val="00E63D01"/>
    <w:rsid w:val="00E63DC7"/>
    <w:rsid w:val="00E63DD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B29"/>
    <w:rsid w:val="00E65CEB"/>
    <w:rsid w:val="00E65DF0"/>
    <w:rsid w:val="00E661C5"/>
    <w:rsid w:val="00E66275"/>
    <w:rsid w:val="00E6641C"/>
    <w:rsid w:val="00E6684F"/>
    <w:rsid w:val="00E668C7"/>
    <w:rsid w:val="00E669D6"/>
    <w:rsid w:val="00E66B26"/>
    <w:rsid w:val="00E66B29"/>
    <w:rsid w:val="00E66BFA"/>
    <w:rsid w:val="00E66E66"/>
    <w:rsid w:val="00E66F50"/>
    <w:rsid w:val="00E670B2"/>
    <w:rsid w:val="00E6712C"/>
    <w:rsid w:val="00E6722A"/>
    <w:rsid w:val="00E672FA"/>
    <w:rsid w:val="00E67359"/>
    <w:rsid w:val="00E6745A"/>
    <w:rsid w:val="00E67483"/>
    <w:rsid w:val="00E67A08"/>
    <w:rsid w:val="00E67CBF"/>
    <w:rsid w:val="00E67D88"/>
    <w:rsid w:val="00E67EBE"/>
    <w:rsid w:val="00E7018D"/>
    <w:rsid w:val="00E703B6"/>
    <w:rsid w:val="00E7047F"/>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CEC"/>
    <w:rsid w:val="00E71D88"/>
    <w:rsid w:val="00E71DDE"/>
    <w:rsid w:val="00E723CA"/>
    <w:rsid w:val="00E723D6"/>
    <w:rsid w:val="00E72611"/>
    <w:rsid w:val="00E726E2"/>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555"/>
    <w:rsid w:val="00E74623"/>
    <w:rsid w:val="00E74650"/>
    <w:rsid w:val="00E74C99"/>
    <w:rsid w:val="00E74D55"/>
    <w:rsid w:val="00E74E3E"/>
    <w:rsid w:val="00E74E99"/>
    <w:rsid w:val="00E74EA4"/>
    <w:rsid w:val="00E74F55"/>
    <w:rsid w:val="00E7514D"/>
    <w:rsid w:val="00E7515A"/>
    <w:rsid w:val="00E75248"/>
    <w:rsid w:val="00E75276"/>
    <w:rsid w:val="00E752FE"/>
    <w:rsid w:val="00E755BC"/>
    <w:rsid w:val="00E75C17"/>
    <w:rsid w:val="00E75C7C"/>
    <w:rsid w:val="00E75CC7"/>
    <w:rsid w:val="00E76211"/>
    <w:rsid w:val="00E76320"/>
    <w:rsid w:val="00E7635A"/>
    <w:rsid w:val="00E764E4"/>
    <w:rsid w:val="00E76749"/>
    <w:rsid w:val="00E768D6"/>
    <w:rsid w:val="00E76C50"/>
    <w:rsid w:val="00E76F1A"/>
    <w:rsid w:val="00E770FA"/>
    <w:rsid w:val="00E7710C"/>
    <w:rsid w:val="00E77120"/>
    <w:rsid w:val="00E772BF"/>
    <w:rsid w:val="00E775BE"/>
    <w:rsid w:val="00E775E6"/>
    <w:rsid w:val="00E7769A"/>
    <w:rsid w:val="00E77989"/>
    <w:rsid w:val="00E77A69"/>
    <w:rsid w:val="00E77DC5"/>
    <w:rsid w:val="00E77FC9"/>
    <w:rsid w:val="00E8000B"/>
    <w:rsid w:val="00E80114"/>
    <w:rsid w:val="00E80225"/>
    <w:rsid w:val="00E8027C"/>
    <w:rsid w:val="00E8049A"/>
    <w:rsid w:val="00E80509"/>
    <w:rsid w:val="00E807EF"/>
    <w:rsid w:val="00E80AD3"/>
    <w:rsid w:val="00E80F39"/>
    <w:rsid w:val="00E8108B"/>
    <w:rsid w:val="00E810CD"/>
    <w:rsid w:val="00E811F6"/>
    <w:rsid w:val="00E813A1"/>
    <w:rsid w:val="00E81465"/>
    <w:rsid w:val="00E81A5E"/>
    <w:rsid w:val="00E81A8E"/>
    <w:rsid w:val="00E81E5C"/>
    <w:rsid w:val="00E81EA0"/>
    <w:rsid w:val="00E82561"/>
    <w:rsid w:val="00E827C2"/>
    <w:rsid w:val="00E82909"/>
    <w:rsid w:val="00E82E33"/>
    <w:rsid w:val="00E82E93"/>
    <w:rsid w:val="00E83344"/>
    <w:rsid w:val="00E836A4"/>
    <w:rsid w:val="00E836F6"/>
    <w:rsid w:val="00E83740"/>
    <w:rsid w:val="00E83CA1"/>
    <w:rsid w:val="00E841DD"/>
    <w:rsid w:val="00E84587"/>
    <w:rsid w:val="00E845A9"/>
    <w:rsid w:val="00E84698"/>
    <w:rsid w:val="00E84706"/>
    <w:rsid w:val="00E8485C"/>
    <w:rsid w:val="00E84F87"/>
    <w:rsid w:val="00E85128"/>
    <w:rsid w:val="00E85141"/>
    <w:rsid w:val="00E8529D"/>
    <w:rsid w:val="00E85395"/>
    <w:rsid w:val="00E854B4"/>
    <w:rsid w:val="00E85566"/>
    <w:rsid w:val="00E85AED"/>
    <w:rsid w:val="00E85B56"/>
    <w:rsid w:val="00E85E5E"/>
    <w:rsid w:val="00E85F66"/>
    <w:rsid w:val="00E860FA"/>
    <w:rsid w:val="00E8635D"/>
    <w:rsid w:val="00E86677"/>
    <w:rsid w:val="00E866D1"/>
    <w:rsid w:val="00E86760"/>
    <w:rsid w:val="00E86A8F"/>
    <w:rsid w:val="00E86BDD"/>
    <w:rsid w:val="00E86C7C"/>
    <w:rsid w:val="00E86E5F"/>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210B"/>
    <w:rsid w:val="00E922B8"/>
    <w:rsid w:val="00E9247F"/>
    <w:rsid w:val="00E92620"/>
    <w:rsid w:val="00E927F5"/>
    <w:rsid w:val="00E92882"/>
    <w:rsid w:val="00E9296E"/>
    <w:rsid w:val="00E929BC"/>
    <w:rsid w:val="00E92ACD"/>
    <w:rsid w:val="00E92E32"/>
    <w:rsid w:val="00E92E58"/>
    <w:rsid w:val="00E93247"/>
    <w:rsid w:val="00E9328B"/>
    <w:rsid w:val="00E9342B"/>
    <w:rsid w:val="00E936C7"/>
    <w:rsid w:val="00E93B0E"/>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6A97"/>
    <w:rsid w:val="00E970CE"/>
    <w:rsid w:val="00E9719A"/>
    <w:rsid w:val="00E974C2"/>
    <w:rsid w:val="00E97562"/>
    <w:rsid w:val="00E977A1"/>
    <w:rsid w:val="00E97827"/>
    <w:rsid w:val="00E97862"/>
    <w:rsid w:val="00E978BB"/>
    <w:rsid w:val="00E97902"/>
    <w:rsid w:val="00E97A45"/>
    <w:rsid w:val="00E97B59"/>
    <w:rsid w:val="00E97E74"/>
    <w:rsid w:val="00EA0718"/>
    <w:rsid w:val="00EA086D"/>
    <w:rsid w:val="00EA0AC9"/>
    <w:rsid w:val="00EA0C56"/>
    <w:rsid w:val="00EA0E68"/>
    <w:rsid w:val="00EA0F7D"/>
    <w:rsid w:val="00EA10B3"/>
    <w:rsid w:val="00EA116D"/>
    <w:rsid w:val="00EA141D"/>
    <w:rsid w:val="00EA1600"/>
    <w:rsid w:val="00EA16BD"/>
    <w:rsid w:val="00EA1A84"/>
    <w:rsid w:val="00EA1AFC"/>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ECA"/>
    <w:rsid w:val="00EA535D"/>
    <w:rsid w:val="00EA5756"/>
    <w:rsid w:val="00EA5877"/>
    <w:rsid w:val="00EA5A07"/>
    <w:rsid w:val="00EA5A16"/>
    <w:rsid w:val="00EA5AB9"/>
    <w:rsid w:val="00EA5CFC"/>
    <w:rsid w:val="00EA5D2A"/>
    <w:rsid w:val="00EA5F9E"/>
    <w:rsid w:val="00EA611B"/>
    <w:rsid w:val="00EA61EE"/>
    <w:rsid w:val="00EA62E1"/>
    <w:rsid w:val="00EA630D"/>
    <w:rsid w:val="00EA65E4"/>
    <w:rsid w:val="00EA664C"/>
    <w:rsid w:val="00EA68C2"/>
    <w:rsid w:val="00EA6AA4"/>
    <w:rsid w:val="00EA6B8A"/>
    <w:rsid w:val="00EA6E27"/>
    <w:rsid w:val="00EA707A"/>
    <w:rsid w:val="00EA7193"/>
    <w:rsid w:val="00EA72C9"/>
    <w:rsid w:val="00EA72D4"/>
    <w:rsid w:val="00EA744E"/>
    <w:rsid w:val="00EA7701"/>
    <w:rsid w:val="00EA782C"/>
    <w:rsid w:val="00EA7A12"/>
    <w:rsid w:val="00EA7C2E"/>
    <w:rsid w:val="00EB0051"/>
    <w:rsid w:val="00EB00D5"/>
    <w:rsid w:val="00EB06A2"/>
    <w:rsid w:val="00EB09C9"/>
    <w:rsid w:val="00EB0A27"/>
    <w:rsid w:val="00EB0AAA"/>
    <w:rsid w:val="00EB0AE4"/>
    <w:rsid w:val="00EB0CB5"/>
    <w:rsid w:val="00EB0E87"/>
    <w:rsid w:val="00EB0F82"/>
    <w:rsid w:val="00EB1395"/>
    <w:rsid w:val="00EB1739"/>
    <w:rsid w:val="00EB177D"/>
    <w:rsid w:val="00EB17B1"/>
    <w:rsid w:val="00EB1827"/>
    <w:rsid w:val="00EB1913"/>
    <w:rsid w:val="00EB1A0A"/>
    <w:rsid w:val="00EB1CEA"/>
    <w:rsid w:val="00EB2273"/>
    <w:rsid w:val="00EB2461"/>
    <w:rsid w:val="00EB26A8"/>
    <w:rsid w:val="00EB2988"/>
    <w:rsid w:val="00EB2A2C"/>
    <w:rsid w:val="00EB30B2"/>
    <w:rsid w:val="00EB3108"/>
    <w:rsid w:val="00EB326D"/>
    <w:rsid w:val="00EB33AA"/>
    <w:rsid w:val="00EB35B2"/>
    <w:rsid w:val="00EB3826"/>
    <w:rsid w:val="00EB3871"/>
    <w:rsid w:val="00EB3886"/>
    <w:rsid w:val="00EB3A7C"/>
    <w:rsid w:val="00EB3B4F"/>
    <w:rsid w:val="00EB3D14"/>
    <w:rsid w:val="00EB3EAA"/>
    <w:rsid w:val="00EB3FAD"/>
    <w:rsid w:val="00EB425E"/>
    <w:rsid w:val="00EB457D"/>
    <w:rsid w:val="00EB45C4"/>
    <w:rsid w:val="00EB485E"/>
    <w:rsid w:val="00EB49F2"/>
    <w:rsid w:val="00EB4AE8"/>
    <w:rsid w:val="00EB4C0A"/>
    <w:rsid w:val="00EB4C8C"/>
    <w:rsid w:val="00EB4D15"/>
    <w:rsid w:val="00EB50B6"/>
    <w:rsid w:val="00EB513C"/>
    <w:rsid w:val="00EB5148"/>
    <w:rsid w:val="00EB5475"/>
    <w:rsid w:val="00EB5693"/>
    <w:rsid w:val="00EB58CC"/>
    <w:rsid w:val="00EB5A2E"/>
    <w:rsid w:val="00EB5DC7"/>
    <w:rsid w:val="00EB5E0F"/>
    <w:rsid w:val="00EB5EEA"/>
    <w:rsid w:val="00EB6227"/>
    <w:rsid w:val="00EB62AD"/>
    <w:rsid w:val="00EB62F3"/>
    <w:rsid w:val="00EB635E"/>
    <w:rsid w:val="00EB63F8"/>
    <w:rsid w:val="00EB6461"/>
    <w:rsid w:val="00EB670C"/>
    <w:rsid w:val="00EB68AE"/>
    <w:rsid w:val="00EB6DE5"/>
    <w:rsid w:val="00EB7199"/>
    <w:rsid w:val="00EB7206"/>
    <w:rsid w:val="00EB7219"/>
    <w:rsid w:val="00EB7399"/>
    <w:rsid w:val="00EB769D"/>
    <w:rsid w:val="00EB789D"/>
    <w:rsid w:val="00EB7942"/>
    <w:rsid w:val="00EB7A8F"/>
    <w:rsid w:val="00EB7AFB"/>
    <w:rsid w:val="00EB7B58"/>
    <w:rsid w:val="00EB7BB9"/>
    <w:rsid w:val="00EB7C13"/>
    <w:rsid w:val="00EB7D60"/>
    <w:rsid w:val="00EB7EFA"/>
    <w:rsid w:val="00EC01D5"/>
    <w:rsid w:val="00EC02A2"/>
    <w:rsid w:val="00EC02F9"/>
    <w:rsid w:val="00EC08AD"/>
    <w:rsid w:val="00EC0954"/>
    <w:rsid w:val="00EC0996"/>
    <w:rsid w:val="00EC09ED"/>
    <w:rsid w:val="00EC0E7A"/>
    <w:rsid w:val="00EC0F96"/>
    <w:rsid w:val="00EC1497"/>
    <w:rsid w:val="00EC1540"/>
    <w:rsid w:val="00EC1550"/>
    <w:rsid w:val="00EC1780"/>
    <w:rsid w:val="00EC17A5"/>
    <w:rsid w:val="00EC19C5"/>
    <w:rsid w:val="00EC19CE"/>
    <w:rsid w:val="00EC1B22"/>
    <w:rsid w:val="00EC1C49"/>
    <w:rsid w:val="00EC23BD"/>
    <w:rsid w:val="00EC2CEF"/>
    <w:rsid w:val="00EC2D8F"/>
    <w:rsid w:val="00EC2DAC"/>
    <w:rsid w:val="00EC3069"/>
    <w:rsid w:val="00EC30F3"/>
    <w:rsid w:val="00EC313C"/>
    <w:rsid w:val="00EC3346"/>
    <w:rsid w:val="00EC3354"/>
    <w:rsid w:val="00EC3B60"/>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AD"/>
    <w:rsid w:val="00EC68D3"/>
    <w:rsid w:val="00EC6B25"/>
    <w:rsid w:val="00EC6B52"/>
    <w:rsid w:val="00EC70EE"/>
    <w:rsid w:val="00EC727F"/>
    <w:rsid w:val="00EC7362"/>
    <w:rsid w:val="00EC73BB"/>
    <w:rsid w:val="00EC75EC"/>
    <w:rsid w:val="00EC7A3D"/>
    <w:rsid w:val="00EC7AE9"/>
    <w:rsid w:val="00ED00B2"/>
    <w:rsid w:val="00ED0586"/>
    <w:rsid w:val="00ED05ED"/>
    <w:rsid w:val="00ED09A0"/>
    <w:rsid w:val="00ED09FC"/>
    <w:rsid w:val="00ED0A75"/>
    <w:rsid w:val="00ED11E7"/>
    <w:rsid w:val="00ED1262"/>
    <w:rsid w:val="00ED1499"/>
    <w:rsid w:val="00ED150C"/>
    <w:rsid w:val="00ED1771"/>
    <w:rsid w:val="00ED1923"/>
    <w:rsid w:val="00ED194A"/>
    <w:rsid w:val="00ED1AD4"/>
    <w:rsid w:val="00ED1B7A"/>
    <w:rsid w:val="00ED1F96"/>
    <w:rsid w:val="00ED223A"/>
    <w:rsid w:val="00ED2337"/>
    <w:rsid w:val="00ED233D"/>
    <w:rsid w:val="00ED2442"/>
    <w:rsid w:val="00ED2707"/>
    <w:rsid w:val="00ED281C"/>
    <w:rsid w:val="00ED2839"/>
    <w:rsid w:val="00ED2843"/>
    <w:rsid w:val="00ED2D11"/>
    <w:rsid w:val="00ED2ECD"/>
    <w:rsid w:val="00ED304E"/>
    <w:rsid w:val="00ED32B7"/>
    <w:rsid w:val="00ED33B6"/>
    <w:rsid w:val="00ED34F8"/>
    <w:rsid w:val="00ED385A"/>
    <w:rsid w:val="00ED3B77"/>
    <w:rsid w:val="00ED3D73"/>
    <w:rsid w:val="00ED3D8B"/>
    <w:rsid w:val="00ED3E77"/>
    <w:rsid w:val="00ED402C"/>
    <w:rsid w:val="00ED4193"/>
    <w:rsid w:val="00ED43EC"/>
    <w:rsid w:val="00ED47D7"/>
    <w:rsid w:val="00ED47DA"/>
    <w:rsid w:val="00ED4AA4"/>
    <w:rsid w:val="00ED4B8A"/>
    <w:rsid w:val="00ED4D49"/>
    <w:rsid w:val="00ED4E2C"/>
    <w:rsid w:val="00ED500E"/>
    <w:rsid w:val="00ED50FA"/>
    <w:rsid w:val="00ED5206"/>
    <w:rsid w:val="00ED5270"/>
    <w:rsid w:val="00ED541D"/>
    <w:rsid w:val="00ED57BA"/>
    <w:rsid w:val="00ED57EE"/>
    <w:rsid w:val="00ED58C9"/>
    <w:rsid w:val="00ED5A25"/>
    <w:rsid w:val="00ED5DB2"/>
    <w:rsid w:val="00ED5ECA"/>
    <w:rsid w:val="00ED600E"/>
    <w:rsid w:val="00ED6335"/>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68F"/>
    <w:rsid w:val="00EE16A6"/>
    <w:rsid w:val="00EE18BC"/>
    <w:rsid w:val="00EE19A6"/>
    <w:rsid w:val="00EE1E66"/>
    <w:rsid w:val="00EE208F"/>
    <w:rsid w:val="00EE217F"/>
    <w:rsid w:val="00EE22BF"/>
    <w:rsid w:val="00EE246C"/>
    <w:rsid w:val="00EE25E3"/>
    <w:rsid w:val="00EE2756"/>
    <w:rsid w:val="00EE2AB2"/>
    <w:rsid w:val="00EE2AD4"/>
    <w:rsid w:val="00EE2B78"/>
    <w:rsid w:val="00EE2C16"/>
    <w:rsid w:val="00EE2D87"/>
    <w:rsid w:val="00EE2F91"/>
    <w:rsid w:val="00EE3178"/>
    <w:rsid w:val="00EE31F5"/>
    <w:rsid w:val="00EE3221"/>
    <w:rsid w:val="00EE3626"/>
    <w:rsid w:val="00EE3683"/>
    <w:rsid w:val="00EE382A"/>
    <w:rsid w:val="00EE4076"/>
    <w:rsid w:val="00EE4085"/>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AA4"/>
    <w:rsid w:val="00EE5B78"/>
    <w:rsid w:val="00EE5BA8"/>
    <w:rsid w:val="00EE5C9F"/>
    <w:rsid w:val="00EE5D9F"/>
    <w:rsid w:val="00EE5E97"/>
    <w:rsid w:val="00EE5FA7"/>
    <w:rsid w:val="00EE644C"/>
    <w:rsid w:val="00EE6B9A"/>
    <w:rsid w:val="00EE6CD0"/>
    <w:rsid w:val="00EE6F69"/>
    <w:rsid w:val="00EE70CA"/>
    <w:rsid w:val="00EE712D"/>
    <w:rsid w:val="00EE7544"/>
    <w:rsid w:val="00EE79E9"/>
    <w:rsid w:val="00EE7E09"/>
    <w:rsid w:val="00EE7F2E"/>
    <w:rsid w:val="00EF0041"/>
    <w:rsid w:val="00EF060C"/>
    <w:rsid w:val="00EF0853"/>
    <w:rsid w:val="00EF0A6C"/>
    <w:rsid w:val="00EF0C08"/>
    <w:rsid w:val="00EF0EBB"/>
    <w:rsid w:val="00EF102B"/>
    <w:rsid w:val="00EF14B3"/>
    <w:rsid w:val="00EF1629"/>
    <w:rsid w:val="00EF1637"/>
    <w:rsid w:val="00EF1645"/>
    <w:rsid w:val="00EF191B"/>
    <w:rsid w:val="00EF1C35"/>
    <w:rsid w:val="00EF1DE9"/>
    <w:rsid w:val="00EF1E28"/>
    <w:rsid w:val="00EF1ED0"/>
    <w:rsid w:val="00EF1F2B"/>
    <w:rsid w:val="00EF1F2C"/>
    <w:rsid w:val="00EF1F3C"/>
    <w:rsid w:val="00EF1F47"/>
    <w:rsid w:val="00EF2176"/>
    <w:rsid w:val="00EF21FF"/>
    <w:rsid w:val="00EF2393"/>
    <w:rsid w:val="00EF2408"/>
    <w:rsid w:val="00EF268B"/>
    <w:rsid w:val="00EF270D"/>
    <w:rsid w:val="00EF2724"/>
    <w:rsid w:val="00EF2C2A"/>
    <w:rsid w:val="00EF304B"/>
    <w:rsid w:val="00EF3138"/>
    <w:rsid w:val="00EF3446"/>
    <w:rsid w:val="00EF37AB"/>
    <w:rsid w:val="00EF38C0"/>
    <w:rsid w:val="00EF3979"/>
    <w:rsid w:val="00EF3C31"/>
    <w:rsid w:val="00EF3C46"/>
    <w:rsid w:val="00EF3D11"/>
    <w:rsid w:val="00EF44A9"/>
    <w:rsid w:val="00EF4869"/>
    <w:rsid w:val="00EF48C8"/>
    <w:rsid w:val="00EF4AC6"/>
    <w:rsid w:val="00EF4C76"/>
    <w:rsid w:val="00EF501E"/>
    <w:rsid w:val="00EF519B"/>
    <w:rsid w:val="00EF519C"/>
    <w:rsid w:val="00EF5637"/>
    <w:rsid w:val="00EF58CC"/>
    <w:rsid w:val="00EF5BF7"/>
    <w:rsid w:val="00EF5CB7"/>
    <w:rsid w:val="00EF5E76"/>
    <w:rsid w:val="00EF5EF4"/>
    <w:rsid w:val="00EF603F"/>
    <w:rsid w:val="00EF61C7"/>
    <w:rsid w:val="00EF636C"/>
    <w:rsid w:val="00EF6646"/>
    <w:rsid w:val="00EF67F8"/>
    <w:rsid w:val="00EF6980"/>
    <w:rsid w:val="00EF69FC"/>
    <w:rsid w:val="00EF6A6F"/>
    <w:rsid w:val="00EF6C79"/>
    <w:rsid w:val="00EF6DFC"/>
    <w:rsid w:val="00EF6F30"/>
    <w:rsid w:val="00EF703E"/>
    <w:rsid w:val="00EF7128"/>
    <w:rsid w:val="00EF71D0"/>
    <w:rsid w:val="00EF741E"/>
    <w:rsid w:val="00EF75C1"/>
    <w:rsid w:val="00EF76D8"/>
    <w:rsid w:val="00EF7C19"/>
    <w:rsid w:val="00EF7FE2"/>
    <w:rsid w:val="00F000A0"/>
    <w:rsid w:val="00F00132"/>
    <w:rsid w:val="00F004BC"/>
    <w:rsid w:val="00F00586"/>
    <w:rsid w:val="00F005DE"/>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C2C"/>
    <w:rsid w:val="00F03C68"/>
    <w:rsid w:val="00F04171"/>
    <w:rsid w:val="00F041C6"/>
    <w:rsid w:val="00F0421E"/>
    <w:rsid w:val="00F043B5"/>
    <w:rsid w:val="00F045C3"/>
    <w:rsid w:val="00F04E71"/>
    <w:rsid w:val="00F05532"/>
    <w:rsid w:val="00F05540"/>
    <w:rsid w:val="00F05593"/>
    <w:rsid w:val="00F055F3"/>
    <w:rsid w:val="00F05ACF"/>
    <w:rsid w:val="00F05B25"/>
    <w:rsid w:val="00F05D1F"/>
    <w:rsid w:val="00F05FC2"/>
    <w:rsid w:val="00F06107"/>
    <w:rsid w:val="00F0624D"/>
    <w:rsid w:val="00F0633E"/>
    <w:rsid w:val="00F0636A"/>
    <w:rsid w:val="00F06563"/>
    <w:rsid w:val="00F065F5"/>
    <w:rsid w:val="00F066F1"/>
    <w:rsid w:val="00F068E6"/>
    <w:rsid w:val="00F06903"/>
    <w:rsid w:val="00F06A4D"/>
    <w:rsid w:val="00F06F23"/>
    <w:rsid w:val="00F071D9"/>
    <w:rsid w:val="00F07402"/>
    <w:rsid w:val="00F075BD"/>
    <w:rsid w:val="00F077BA"/>
    <w:rsid w:val="00F07811"/>
    <w:rsid w:val="00F07C8D"/>
    <w:rsid w:val="00F07CB5"/>
    <w:rsid w:val="00F07E07"/>
    <w:rsid w:val="00F07E18"/>
    <w:rsid w:val="00F100BD"/>
    <w:rsid w:val="00F1010E"/>
    <w:rsid w:val="00F10971"/>
    <w:rsid w:val="00F109DC"/>
    <w:rsid w:val="00F10A97"/>
    <w:rsid w:val="00F10BF8"/>
    <w:rsid w:val="00F11620"/>
    <w:rsid w:val="00F1191A"/>
    <w:rsid w:val="00F11A00"/>
    <w:rsid w:val="00F11EF2"/>
    <w:rsid w:val="00F12000"/>
    <w:rsid w:val="00F1220A"/>
    <w:rsid w:val="00F1223D"/>
    <w:rsid w:val="00F125C3"/>
    <w:rsid w:val="00F12A3A"/>
    <w:rsid w:val="00F12C9A"/>
    <w:rsid w:val="00F12E84"/>
    <w:rsid w:val="00F12FC2"/>
    <w:rsid w:val="00F13095"/>
    <w:rsid w:val="00F130D9"/>
    <w:rsid w:val="00F1318D"/>
    <w:rsid w:val="00F131AB"/>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CD"/>
    <w:rsid w:val="00F14FE5"/>
    <w:rsid w:val="00F150C7"/>
    <w:rsid w:val="00F150CA"/>
    <w:rsid w:val="00F150F0"/>
    <w:rsid w:val="00F153CC"/>
    <w:rsid w:val="00F1543F"/>
    <w:rsid w:val="00F155B7"/>
    <w:rsid w:val="00F15D47"/>
    <w:rsid w:val="00F15EAC"/>
    <w:rsid w:val="00F1604A"/>
    <w:rsid w:val="00F163A2"/>
    <w:rsid w:val="00F16566"/>
    <w:rsid w:val="00F1695A"/>
    <w:rsid w:val="00F169B2"/>
    <w:rsid w:val="00F16B26"/>
    <w:rsid w:val="00F16C59"/>
    <w:rsid w:val="00F16E3D"/>
    <w:rsid w:val="00F16E86"/>
    <w:rsid w:val="00F16F86"/>
    <w:rsid w:val="00F170EF"/>
    <w:rsid w:val="00F17146"/>
    <w:rsid w:val="00F17197"/>
    <w:rsid w:val="00F171CE"/>
    <w:rsid w:val="00F171D0"/>
    <w:rsid w:val="00F17436"/>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8F4"/>
    <w:rsid w:val="00F2094E"/>
    <w:rsid w:val="00F20964"/>
    <w:rsid w:val="00F20BD1"/>
    <w:rsid w:val="00F20CA2"/>
    <w:rsid w:val="00F20DB7"/>
    <w:rsid w:val="00F20E70"/>
    <w:rsid w:val="00F21062"/>
    <w:rsid w:val="00F2133A"/>
    <w:rsid w:val="00F215A8"/>
    <w:rsid w:val="00F2174E"/>
    <w:rsid w:val="00F21834"/>
    <w:rsid w:val="00F2188F"/>
    <w:rsid w:val="00F2194E"/>
    <w:rsid w:val="00F21CB7"/>
    <w:rsid w:val="00F21DF6"/>
    <w:rsid w:val="00F21F1B"/>
    <w:rsid w:val="00F22039"/>
    <w:rsid w:val="00F22362"/>
    <w:rsid w:val="00F2242C"/>
    <w:rsid w:val="00F22751"/>
    <w:rsid w:val="00F2293F"/>
    <w:rsid w:val="00F22950"/>
    <w:rsid w:val="00F229C7"/>
    <w:rsid w:val="00F22B8D"/>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4D7"/>
    <w:rsid w:val="00F26526"/>
    <w:rsid w:val="00F2661E"/>
    <w:rsid w:val="00F2667B"/>
    <w:rsid w:val="00F266D6"/>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C57"/>
    <w:rsid w:val="00F31E5D"/>
    <w:rsid w:val="00F32346"/>
    <w:rsid w:val="00F324B8"/>
    <w:rsid w:val="00F328D9"/>
    <w:rsid w:val="00F329CB"/>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105"/>
    <w:rsid w:val="00F351C8"/>
    <w:rsid w:val="00F35329"/>
    <w:rsid w:val="00F3569B"/>
    <w:rsid w:val="00F357D4"/>
    <w:rsid w:val="00F35B11"/>
    <w:rsid w:val="00F362B2"/>
    <w:rsid w:val="00F364AD"/>
    <w:rsid w:val="00F36535"/>
    <w:rsid w:val="00F36555"/>
    <w:rsid w:val="00F36C69"/>
    <w:rsid w:val="00F36D53"/>
    <w:rsid w:val="00F36FA8"/>
    <w:rsid w:val="00F370B7"/>
    <w:rsid w:val="00F3717D"/>
    <w:rsid w:val="00F373CC"/>
    <w:rsid w:val="00F375C0"/>
    <w:rsid w:val="00F377FF"/>
    <w:rsid w:val="00F37AFD"/>
    <w:rsid w:val="00F37B1E"/>
    <w:rsid w:val="00F37B7E"/>
    <w:rsid w:val="00F37BEC"/>
    <w:rsid w:val="00F37CC0"/>
    <w:rsid w:val="00F37D4B"/>
    <w:rsid w:val="00F37EE9"/>
    <w:rsid w:val="00F4001C"/>
    <w:rsid w:val="00F400FE"/>
    <w:rsid w:val="00F4025D"/>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736"/>
    <w:rsid w:val="00F42A3C"/>
    <w:rsid w:val="00F42B0E"/>
    <w:rsid w:val="00F42BF3"/>
    <w:rsid w:val="00F42CDC"/>
    <w:rsid w:val="00F42E31"/>
    <w:rsid w:val="00F42F0A"/>
    <w:rsid w:val="00F42F97"/>
    <w:rsid w:val="00F42FE6"/>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0CD"/>
    <w:rsid w:val="00F442A3"/>
    <w:rsid w:val="00F44315"/>
    <w:rsid w:val="00F443DB"/>
    <w:rsid w:val="00F4446A"/>
    <w:rsid w:val="00F446EC"/>
    <w:rsid w:val="00F44760"/>
    <w:rsid w:val="00F44DB6"/>
    <w:rsid w:val="00F45054"/>
    <w:rsid w:val="00F452F5"/>
    <w:rsid w:val="00F45313"/>
    <w:rsid w:val="00F455E5"/>
    <w:rsid w:val="00F45739"/>
    <w:rsid w:val="00F45A25"/>
    <w:rsid w:val="00F45AA9"/>
    <w:rsid w:val="00F45B9C"/>
    <w:rsid w:val="00F45D57"/>
    <w:rsid w:val="00F45D5C"/>
    <w:rsid w:val="00F461D5"/>
    <w:rsid w:val="00F462EF"/>
    <w:rsid w:val="00F465E0"/>
    <w:rsid w:val="00F46610"/>
    <w:rsid w:val="00F467A5"/>
    <w:rsid w:val="00F467C0"/>
    <w:rsid w:val="00F468B7"/>
    <w:rsid w:val="00F46964"/>
    <w:rsid w:val="00F46A49"/>
    <w:rsid w:val="00F46B33"/>
    <w:rsid w:val="00F46F8A"/>
    <w:rsid w:val="00F47072"/>
    <w:rsid w:val="00F475CB"/>
    <w:rsid w:val="00F4785D"/>
    <w:rsid w:val="00F47B03"/>
    <w:rsid w:val="00F47D6E"/>
    <w:rsid w:val="00F47E57"/>
    <w:rsid w:val="00F500DA"/>
    <w:rsid w:val="00F5023A"/>
    <w:rsid w:val="00F50345"/>
    <w:rsid w:val="00F50546"/>
    <w:rsid w:val="00F50809"/>
    <w:rsid w:val="00F50A4D"/>
    <w:rsid w:val="00F50C4D"/>
    <w:rsid w:val="00F50D8B"/>
    <w:rsid w:val="00F510C9"/>
    <w:rsid w:val="00F51376"/>
    <w:rsid w:val="00F51607"/>
    <w:rsid w:val="00F5171B"/>
    <w:rsid w:val="00F51926"/>
    <w:rsid w:val="00F51943"/>
    <w:rsid w:val="00F51AF4"/>
    <w:rsid w:val="00F51B6A"/>
    <w:rsid w:val="00F522CD"/>
    <w:rsid w:val="00F52653"/>
    <w:rsid w:val="00F52664"/>
    <w:rsid w:val="00F526D7"/>
    <w:rsid w:val="00F52866"/>
    <w:rsid w:val="00F5289B"/>
    <w:rsid w:val="00F52A9D"/>
    <w:rsid w:val="00F52ACC"/>
    <w:rsid w:val="00F52B1E"/>
    <w:rsid w:val="00F52C3B"/>
    <w:rsid w:val="00F52F19"/>
    <w:rsid w:val="00F53101"/>
    <w:rsid w:val="00F5311D"/>
    <w:rsid w:val="00F533D4"/>
    <w:rsid w:val="00F5352C"/>
    <w:rsid w:val="00F53652"/>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51A"/>
    <w:rsid w:val="00F55767"/>
    <w:rsid w:val="00F559A2"/>
    <w:rsid w:val="00F55CBE"/>
    <w:rsid w:val="00F55E70"/>
    <w:rsid w:val="00F5627B"/>
    <w:rsid w:val="00F56361"/>
    <w:rsid w:val="00F56877"/>
    <w:rsid w:val="00F568DE"/>
    <w:rsid w:val="00F56A16"/>
    <w:rsid w:val="00F56B97"/>
    <w:rsid w:val="00F56BED"/>
    <w:rsid w:val="00F56C13"/>
    <w:rsid w:val="00F56C27"/>
    <w:rsid w:val="00F56C52"/>
    <w:rsid w:val="00F56C60"/>
    <w:rsid w:val="00F56FA5"/>
    <w:rsid w:val="00F57051"/>
    <w:rsid w:val="00F57251"/>
    <w:rsid w:val="00F57606"/>
    <w:rsid w:val="00F57835"/>
    <w:rsid w:val="00F57A6A"/>
    <w:rsid w:val="00F57ABD"/>
    <w:rsid w:val="00F57ACE"/>
    <w:rsid w:val="00F57BFD"/>
    <w:rsid w:val="00F57C6A"/>
    <w:rsid w:val="00F57CB0"/>
    <w:rsid w:val="00F57CE5"/>
    <w:rsid w:val="00F57EBF"/>
    <w:rsid w:val="00F6002C"/>
    <w:rsid w:val="00F600A4"/>
    <w:rsid w:val="00F600BB"/>
    <w:rsid w:val="00F601BD"/>
    <w:rsid w:val="00F60400"/>
    <w:rsid w:val="00F60413"/>
    <w:rsid w:val="00F6044E"/>
    <w:rsid w:val="00F6054E"/>
    <w:rsid w:val="00F60569"/>
    <w:rsid w:val="00F60A0E"/>
    <w:rsid w:val="00F60A1C"/>
    <w:rsid w:val="00F60C28"/>
    <w:rsid w:val="00F60D4F"/>
    <w:rsid w:val="00F60E11"/>
    <w:rsid w:val="00F60F8E"/>
    <w:rsid w:val="00F61099"/>
    <w:rsid w:val="00F61179"/>
    <w:rsid w:val="00F611FC"/>
    <w:rsid w:val="00F613FC"/>
    <w:rsid w:val="00F6162D"/>
    <w:rsid w:val="00F61646"/>
    <w:rsid w:val="00F61675"/>
    <w:rsid w:val="00F61695"/>
    <w:rsid w:val="00F616BD"/>
    <w:rsid w:val="00F616DB"/>
    <w:rsid w:val="00F6180E"/>
    <w:rsid w:val="00F61E89"/>
    <w:rsid w:val="00F62068"/>
    <w:rsid w:val="00F62185"/>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3DA6"/>
    <w:rsid w:val="00F6437C"/>
    <w:rsid w:val="00F64778"/>
    <w:rsid w:val="00F6490B"/>
    <w:rsid w:val="00F64CD9"/>
    <w:rsid w:val="00F64CF9"/>
    <w:rsid w:val="00F64D02"/>
    <w:rsid w:val="00F64F73"/>
    <w:rsid w:val="00F650DC"/>
    <w:rsid w:val="00F656A3"/>
    <w:rsid w:val="00F656B1"/>
    <w:rsid w:val="00F657BF"/>
    <w:rsid w:val="00F65CED"/>
    <w:rsid w:val="00F660BD"/>
    <w:rsid w:val="00F66391"/>
    <w:rsid w:val="00F66442"/>
    <w:rsid w:val="00F66942"/>
    <w:rsid w:val="00F66A85"/>
    <w:rsid w:val="00F66AFB"/>
    <w:rsid w:val="00F66D46"/>
    <w:rsid w:val="00F66E2E"/>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896"/>
    <w:rsid w:val="00F70A03"/>
    <w:rsid w:val="00F70AE9"/>
    <w:rsid w:val="00F70C1E"/>
    <w:rsid w:val="00F70CF2"/>
    <w:rsid w:val="00F70DFF"/>
    <w:rsid w:val="00F70F67"/>
    <w:rsid w:val="00F710AB"/>
    <w:rsid w:val="00F7141B"/>
    <w:rsid w:val="00F714F5"/>
    <w:rsid w:val="00F716C6"/>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324"/>
    <w:rsid w:val="00F75326"/>
    <w:rsid w:val="00F757F0"/>
    <w:rsid w:val="00F75882"/>
    <w:rsid w:val="00F759B1"/>
    <w:rsid w:val="00F75D79"/>
    <w:rsid w:val="00F75E30"/>
    <w:rsid w:val="00F75E75"/>
    <w:rsid w:val="00F765D4"/>
    <w:rsid w:val="00F76C6A"/>
    <w:rsid w:val="00F76FB1"/>
    <w:rsid w:val="00F770F0"/>
    <w:rsid w:val="00F77147"/>
    <w:rsid w:val="00F7736F"/>
    <w:rsid w:val="00F773FB"/>
    <w:rsid w:val="00F773FF"/>
    <w:rsid w:val="00F77665"/>
    <w:rsid w:val="00F779B4"/>
    <w:rsid w:val="00F77B15"/>
    <w:rsid w:val="00F77D5D"/>
    <w:rsid w:val="00F77DA9"/>
    <w:rsid w:val="00F77F8A"/>
    <w:rsid w:val="00F802B6"/>
    <w:rsid w:val="00F802C7"/>
    <w:rsid w:val="00F805A1"/>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C51"/>
    <w:rsid w:val="00F81C78"/>
    <w:rsid w:val="00F81E6F"/>
    <w:rsid w:val="00F82040"/>
    <w:rsid w:val="00F82166"/>
    <w:rsid w:val="00F82443"/>
    <w:rsid w:val="00F829DD"/>
    <w:rsid w:val="00F82BB5"/>
    <w:rsid w:val="00F82F5A"/>
    <w:rsid w:val="00F833F5"/>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5F99"/>
    <w:rsid w:val="00F860BD"/>
    <w:rsid w:val="00F86114"/>
    <w:rsid w:val="00F863C1"/>
    <w:rsid w:val="00F867DC"/>
    <w:rsid w:val="00F86A07"/>
    <w:rsid w:val="00F86CB5"/>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636"/>
    <w:rsid w:val="00F90731"/>
    <w:rsid w:val="00F90975"/>
    <w:rsid w:val="00F90B97"/>
    <w:rsid w:val="00F90D5C"/>
    <w:rsid w:val="00F90DE8"/>
    <w:rsid w:val="00F90E60"/>
    <w:rsid w:val="00F90F9B"/>
    <w:rsid w:val="00F91125"/>
    <w:rsid w:val="00F91439"/>
    <w:rsid w:val="00F91990"/>
    <w:rsid w:val="00F91BDD"/>
    <w:rsid w:val="00F91DBB"/>
    <w:rsid w:val="00F91F4C"/>
    <w:rsid w:val="00F91F58"/>
    <w:rsid w:val="00F91FD8"/>
    <w:rsid w:val="00F920BC"/>
    <w:rsid w:val="00F92C39"/>
    <w:rsid w:val="00F92CEF"/>
    <w:rsid w:val="00F92D2F"/>
    <w:rsid w:val="00F930A4"/>
    <w:rsid w:val="00F930CD"/>
    <w:rsid w:val="00F93152"/>
    <w:rsid w:val="00F9317B"/>
    <w:rsid w:val="00F9325D"/>
    <w:rsid w:val="00F93456"/>
    <w:rsid w:val="00F934C4"/>
    <w:rsid w:val="00F935D6"/>
    <w:rsid w:val="00F935D8"/>
    <w:rsid w:val="00F93841"/>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361"/>
    <w:rsid w:val="00F955DD"/>
    <w:rsid w:val="00F9574D"/>
    <w:rsid w:val="00F95D8B"/>
    <w:rsid w:val="00F95E78"/>
    <w:rsid w:val="00F95F5A"/>
    <w:rsid w:val="00F95FEE"/>
    <w:rsid w:val="00F9606C"/>
    <w:rsid w:val="00F9616E"/>
    <w:rsid w:val="00F96673"/>
    <w:rsid w:val="00F96D26"/>
    <w:rsid w:val="00F96DB8"/>
    <w:rsid w:val="00F96ECE"/>
    <w:rsid w:val="00F96F2A"/>
    <w:rsid w:val="00F97214"/>
    <w:rsid w:val="00F9790C"/>
    <w:rsid w:val="00F9796D"/>
    <w:rsid w:val="00F97B62"/>
    <w:rsid w:val="00F97BF9"/>
    <w:rsid w:val="00F97C47"/>
    <w:rsid w:val="00FA0518"/>
    <w:rsid w:val="00FA064E"/>
    <w:rsid w:val="00FA075C"/>
    <w:rsid w:val="00FA08AA"/>
    <w:rsid w:val="00FA0973"/>
    <w:rsid w:val="00FA099C"/>
    <w:rsid w:val="00FA09F8"/>
    <w:rsid w:val="00FA0D7A"/>
    <w:rsid w:val="00FA10CF"/>
    <w:rsid w:val="00FA11B2"/>
    <w:rsid w:val="00FA11C6"/>
    <w:rsid w:val="00FA120F"/>
    <w:rsid w:val="00FA1388"/>
    <w:rsid w:val="00FA19C2"/>
    <w:rsid w:val="00FA1BD3"/>
    <w:rsid w:val="00FA20EA"/>
    <w:rsid w:val="00FA219F"/>
    <w:rsid w:val="00FA237F"/>
    <w:rsid w:val="00FA2543"/>
    <w:rsid w:val="00FA273C"/>
    <w:rsid w:val="00FA27F3"/>
    <w:rsid w:val="00FA2823"/>
    <w:rsid w:val="00FA2954"/>
    <w:rsid w:val="00FA2B1D"/>
    <w:rsid w:val="00FA2CBC"/>
    <w:rsid w:val="00FA2E7C"/>
    <w:rsid w:val="00FA333A"/>
    <w:rsid w:val="00FA338F"/>
    <w:rsid w:val="00FA3509"/>
    <w:rsid w:val="00FA3911"/>
    <w:rsid w:val="00FA39B2"/>
    <w:rsid w:val="00FA3B2F"/>
    <w:rsid w:val="00FA3C92"/>
    <w:rsid w:val="00FA3DC7"/>
    <w:rsid w:val="00FA3DF5"/>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D9"/>
    <w:rsid w:val="00FA74D0"/>
    <w:rsid w:val="00FA75A8"/>
    <w:rsid w:val="00FA76E5"/>
    <w:rsid w:val="00FA7712"/>
    <w:rsid w:val="00FA7718"/>
    <w:rsid w:val="00FA781C"/>
    <w:rsid w:val="00FA787D"/>
    <w:rsid w:val="00FA7A2E"/>
    <w:rsid w:val="00FA7B30"/>
    <w:rsid w:val="00FB00C8"/>
    <w:rsid w:val="00FB0533"/>
    <w:rsid w:val="00FB06C8"/>
    <w:rsid w:val="00FB095A"/>
    <w:rsid w:val="00FB0A44"/>
    <w:rsid w:val="00FB0DE4"/>
    <w:rsid w:val="00FB0E2A"/>
    <w:rsid w:val="00FB1123"/>
    <w:rsid w:val="00FB14D0"/>
    <w:rsid w:val="00FB1677"/>
    <w:rsid w:val="00FB1FBC"/>
    <w:rsid w:val="00FB20CC"/>
    <w:rsid w:val="00FB2120"/>
    <w:rsid w:val="00FB21AE"/>
    <w:rsid w:val="00FB2362"/>
    <w:rsid w:val="00FB252C"/>
    <w:rsid w:val="00FB2B65"/>
    <w:rsid w:val="00FB2D58"/>
    <w:rsid w:val="00FB2D6F"/>
    <w:rsid w:val="00FB2F2E"/>
    <w:rsid w:val="00FB3017"/>
    <w:rsid w:val="00FB3084"/>
    <w:rsid w:val="00FB3474"/>
    <w:rsid w:val="00FB356F"/>
    <w:rsid w:val="00FB386C"/>
    <w:rsid w:val="00FB38BA"/>
    <w:rsid w:val="00FB39A9"/>
    <w:rsid w:val="00FB3B1C"/>
    <w:rsid w:val="00FB3D17"/>
    <w:rsid w:val="00FB3DD8"/>
    <w:rsid w:val="00FB3F60"/>
    <w:rsid w:val="00FB410A"/>
    <w:rsid w:val="00FB4362"/>
    <w:rsid w:val="00FB4389"/>
    <w:rsid w:val="00FB4797"/>
    <w:rsid w:val="00FB4817"/>
    <w:rsid w:val="00FB49BC"/>
    <w:rsid w:val="00FB4DF3"/>
    <w:rsid w:val="00FB4EDA"/>
    <w:rsid w:val="00FB5235"/>
    <w:rsid w:val="00FB53A6"/>
    <w:rsid w:val="00FB541B"/>
    <w:rsid w:val="00FB571A"/>
    <w:rsid w:val="00FB59D6"/>
    <w:rsid w:val="00FB5B50"/>
    <w:rsid w:val="00FB5BD1"/>
    <w:rsid w:val="00FB5CD9"/>
    <w:rsid w:val="00FB5E0F"/>
    <w:rsid w:val="00FB6120"/>
    <w:rsid w:val="00FB6192"/>
    <w:rsid w:val="00FB62D9"/>
    <w:rsid w:val="00FB6452"/>
    <w:rsid w:val="00FB6A7E"/>
    <w:rsid w:val="00FB6B2B"/>
    <w:rsid w:val="00FB6EE2"/>
    <w:rsid w:val="00FB714B"/>
    <w:rsid w:val="00FB73FA"/>
    <w:rsid w:val="00FB74FA"/>
    <w:rsid w:val="00FB76AD"/>
    <w:rsid w:val="00FB775C"/>
    <w:rsid w:val="00FB7877"/>
    <w:rsid w:val="00FB799F"/>
    <w:rsid w:val="00FB79A1"/>
    <w:rsid w:val="00FB7E9C"/>
    <w:rsid w:val="00FB7EF0"/>
    <w:rsid w:val="00FC01A7"/>
    <w:rsid w:val="00FC033E"/>
    <w:rsid w:val="00FC0352"/>
    <w:rsid w:val="00FC06FA"/>
    <w:rsid w:val="00FC0B79"/>
    <w:rsid w:val="00FC0EF5"/>
    <w:rsid w:val="00FC1031"/>
    <w:rsid w:val="00FC1084"/>
    <w:rsid w:val="00FC11FF"/>
    <w:rsid w:val="00FC182A"/>
    <w:rsid w:val="00FC18FC"/>
    <w:rsid w:val="00FC1A69"/>
    <w:rsid w:val="00FC1C39"/>
    <w:rsid w:val="00FC1CC2"/>
    <w:rsid w:val="00FC1EE1"/>
    <w:rsid w:val="00FC200E"/>
    <w:rsid w:val="00FC2417"/>
    <w:rsid w:val="00FC2421"/>
    <w:rsid w:val="00FC27DF"/>
    <w:rsid w:val="00FC281D"/>
    <w:rsid w:val="00FC2A76"/>
    <w:rsid w:val="00FC2D22"/>
    <w:rsid w:val="00FC2D41"/>
    <w:rsid w:val="00FC2EBB"/>
    <w:rsid w:val="00FC31A3"/>
    <w:rsid w:val="00FC3440"/>
    <w:rsid w:val="00FC3493"/>
    <w:rsid w:val="00FC35BF"/>
    <w:rsid w:val="00FC35EA"/>
    <w:rsid w:val="00FC3727"/>
    <w:rsid w:val="00FC37C5"/>
    <w:rsid w:val="00FC37E7"/>
    <w:rsid w:val="00FC382E"/>
    <w:rsid w:val="00FC3953"/>
    <w:rsid w:val="00FC3C78"/>
    <w:rsid w:val="00FC3F20"/>
    <w:rsid w:val="00FC41B6"/>
    <w:rsid w:val="00FC42FD"/>
    <w:rsid w:val="00FC4834"/>
    <w:rsid w:val="00FC4840"/>
    <w:rsid w:val="00FC4B14"/>
    <w:rsid w:val="00FC4C9D"/>
    <w:rsid w:val="00FC4D7C"/>
    <w:rsid w:val="00FC4FDF"/>
    <w:rsid w:val="00FC517B"/>
    <w:rsid w:val="00FC522B"/>
    <w:rsid w:val="00FC538B"/>
    <w:rsid w:val="00FC5970"/>
    <w:rsid w:val="00FC59D8"/>
    <w:rsid w:val="00FC5B93"/>
    <w:rsid w:val="00FC5D4D"/>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747"/>
    <w:rsid w:val="00FC799D"/>
    <w:rsid w:val="00FC7CBD"/>
    <w:rsid w:val="00FD00AA"/>
    <w:rsid w:val="00FD06AE"/>
    <w:rsid w:val="00FD06C3"/>
    <w:rsid w:val="00FD0830"/>
    <w:rsid w:val="00FD0843"/>
    <w:rsid w:val="00FD0A11"/>
    <w:rsid w:val="00FD0A24"/>
    <w:rsid w:val="00FD0C20"/>
    <w:rsid w:val="00FD0DA6"/>
    <w:rsid w:val="00FD1129"/>
    <w:rsid w:val="00FD11AE"/>
    <w:rsid w:val="00FD11ED"/>
    <w:rsid w:val="00FD1327"/>
    <w:rsid w:val="00FD13DE"/>
    <w:rsid w:val="00FD1DD3"/>
    <w:rsid w:val="00FD1DDF"/>
    <w:rsid w:val="00FD2026"/>
    <w:rsid w:val="00FD2035"/>
    <w:rsid w:val="00FD20AC"/>
    <w:rsid w:val="00FD24BC"/>
    <w:rsid w:val="00FD2AD1"/>
    <w:rsid w:val="00FD2B53"/>
    <w:rsid w:val="00FD3081"/>
    <w:rsid w:val="00FD30B1"/>
    <w:rsid w:val="00FD32A8"/>
    <w:rsid w:val="00FD3338"/>
    <w:rsid w:val="00FD3399"/>
    <w:rsid w:val="00FD3DBB"/>
    <w:rsid w:val="00FD3F4C"/>
    <w:rsid w:val="00FD3FBE"/>
    <w:rsid w:val="00FD4241"/>
    <w:rsid w:val="00FD43D0"/>
    <w:rsid w:val="00FD4499"/>
    <w:rsid w:val="00FD47B9"/>
    <w:rsid w:val="00FD4921"/>
    <w:rsid w:val="00FD494D"/>
    <w:rsid w:val="00FD4998"/>
    <w:rsid w:val="00FD4E01"/>
    <w:rsid w:val="00FD4E40"/>
    <w:rsid w:val="00FD5190"/>
    <w:rsid w:val="00FD52E4"/>
    <w:rsid w:val="00FD562D"/>
    <w:rsid w:val="00FD5666"/>
    <w:rsid w:val="00FD5982"/>
    <w:rsid w:val="00FD5ADC"/>
    <w:rsid w:val="00FD5B63"/>
    <w:rsid w:val="00FD5DF5"/>
    <w:rsid w:val="00FD5E4F"/>
    <w:rsid w:val="00FD61A3"/>
    <w:rsid w:val="00FD62EB"/>
    <w:rsid w:val="00FD6332"/>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0EAA"/>
    <w:rsid w:val="00FE0F44"/>
    <w:rsid w:val="00FE0F5E"/>
    <w:rsid w:val="00FE116A"/>
    <w:rsid w:val="00FE139F"/>
    <w:rsid w:val="00FE1576"/>
    <w:rsid w:val="00FE1A07"/>
    <w:rsid w:val="00FE1EBF"/>
    <w:rsid w:val="00FE2033"/>
    <w:rsid w:val="00FE22DE"/>
    <w:rsid w:val="00FE236F"/>
    <w:rsid w:val="00FE245B"/>
    <w:rsid w:val="00FE265D"/>
    <w:rsid w:val="00FE29AD"/>
    <w:rsid w:val="00FE312A"/>
    <w:rsid w:val="00FE32C6"/>
    <w:rsid w:val="00FE34C8"/>
    <w:rsid w:val="00FE3706"/>
    <w:rsid w:val="00FE38A2"/>
    <w:rsid w:val="00FE3930"/>
    <w:rsid w:val="00FE3946"/>
    <w:rsid w:val="00FE3B62"/>
    <w:rsid w:val="00FE3BA1"/>
    <w:rsid w:val="00FE3BF0"/>
    <w:rsid w:val="00FE3F77"/>
    <w:rsid w:val="00FE4060"/>
    <w:rsid w:val="00FE42EB"/>
    <w:rsid w:val="00FE443A"/>
    <w:rsid w:val="00FE44E0"/>
    <w:rsid w:val="00FE4597"/>
    <w:rsid w:val="00FE471F"/>
    <w:rsid w:val="00FE47ED"/>
    <w:rsid w:val="00FE47F4"/>
    <w:rsid w:val="00FE49D6"/>
    <w:rsid w:val="00FE4E6D"/>
    <w:rsid w:val="00FE50D5"/>
    <w:rsid w:val="00FE55A2"/>
    <w:rsid w:val="00FE5709"/>
    <w:rsid w:val="00FE58AF"/>
    <w:rsid w:val="00FE58F7"/>
    <w:rsid w:val="00FE5CCD"/>
    <w:rsid w:val="00FE5E80"/>
    <w:rsid w:val="00FE5EF1"/>
    <w:rsid w:val="00FE6054"/>
    <w:rsid w:val="00FE613F"/>
    <w:rsid w:val="00FE6222"/>
    <w:rsid w:val="00FE6306"/>
    <w:rsid w:val="00FE669F"/>
    <w:rsid w:val="00FE684B"/>
    <w:rsid w:val="00FE685F"/>
    <w:rsid w:val="00FE6AE4"/>
    <w:rsid w:val="00FE6B1D"/>
    <w:rsid w:val="00FE6E36"/>
    <w:rsid w:val="00FE6EAD"/>
    <w:rsid w:val="00FE70C0"/>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0A1"/>
    <w:rsid w:val="00FF167C"/>
    <w:rsid w:val="00FF1781"/>
    <w:rsid w:val="00FF1B65"/>
    <w:rsid w:val="00FF1F2B"/>
    <w:rsid w:val="00FF2012"/>
    <w:rsid w:val="00FF2A77"/>
    <w:rsid w:val="00FF2E24"/>
    <w:rsid w:val="00FF2E40"/>
    <w:rsid w:val="00FF2E74"/>
    <w:rsid w:val="00FF3122"/>
    <w:rsid w:val="00FF3303"/>
    <w:rsid w:val="00FF379B"/>
    <w:rsid w:val="00FF39C8"/>
    <w:rsid w:val="00FF3B43"/>
    <w:rsid w:val="00FF3CC2"/>
    <w:rsid w:val="00FF3CE3"/>
    <w:rsid w:val="00FF40B9"/>
    <w:rsid w:val="00FF42E4"/>
    <w:rsid w:val="00FF4774"/>
    <w:rsid w:val="00FF47F4"/>
    <w:rsid w:val="00FF493F"/>
    <w:rsid w:val="00FF4CF9"/>
    <w:rsid w:val="00FF506A"/>
    <w:rsid w:val="00FF51D1"/>
    <w:rsid w:val="00FF51D8"/>
    <w:rsid w:val="00FF542C"/>
    <w:rsid w:val="00FF55BD"/>
    <w:rsid w:val="00FF5BFA"/>
    <w:rsid w:val="00FF5D09"/>
    <w:rsid w:val="00FF6110"/>
    <w:rsid w:val="00FF62FA"/>
    <w:rsid w:val="00FF630F"/>
    <w:rsid w:val="00FF6310"/>
    <w:rsid w:val="00FF66EA"/>
    <w:rsid w:val="00FF6734"/>
    <w:rsid w:val="00FF68E6"/>
    <w:rsid w:val="00FF698F"/>
    <w:rsid w:val="00FF6C2F"/>
    <w:rsid w:val="00FF71A1"/>
    <w:rsid w:val="00FF758E"/>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79BC1AB-1B9E-6247-B7A9-5525BE05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B39"/>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4F7F7E"/>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F7F7E"/>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F7F7E"/>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3C6B3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C6B39"/>
  </w:style>
  <w:style w:type="character" w:customStyle="1" w:styleId="Heading1Char">
    <w:name w:val="Heading 1 Char"/>
    <w:basedOn w:val="DefaultParagraphFont"/>
    <w:link w:val="Heading1"/>
    <w:uiPriority w:val="9"/>
    <w:rsid w:val="004F7F7E"/>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F7F7E"/>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F7F7E"/>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lang w:val="en-SE"/>
    </w:rPr>
  </w:style>
  <w:style w:type="character" w:styleId="UnresolvedMention">
    <w:name w:val="Unresolved Mention"/>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max.lindmark@slu.s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729A1ED3-E3FE-4E1E-AE0C-4A6AA814BBC9}">
  <ds:schemaRefs>
    <ds:schemaRef ds:uri="http://schemas.openxmlformats.org/officeDocument/2006/bibliography"/>
  </ds:schemaRefs>
</ds:datastoreItem>
</file>

<file path=customXml/itemProps5.xml><?xml version="1.0" encoding="utf-8"?>
<ds:datastoreItem xmlns:ds="http://schemas.openxmlformats.org/officeDocument/2006/customXml" ds:itemID="{14B571DE-9FEF-443E-BFEF-8D8A10FF54E4}">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32</Pages>
  <Words>65565</Words>
  <Characters>373724</Characters>
  <Application>Microsoft Office Word</Application>
  <DocSecurity>0</DocSecurity>
  <Lines>3114</Lines>
  <Paragraphs>876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438413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147</cp:revision>
  <cp:lastPrinted>2020-09-14T08:03:00Z</cp:lastPrinted>
  <dcterms:created xsi:type="dcterms:W3CDTF">2020-09-10T12:12:00Z</dcterms:created>
  <dcterms:modified xsi:type="dcterms:W3CDTF">2020-09-14T08:28:00Z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id="kre1J3Go"/&gt;&lt;style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