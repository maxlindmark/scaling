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3823DE" w14:textId="6B922218" w:rsidR="00660D1C" w:rsidRPr="00972C7F" w:rsidRDefault="00660D1C" w:rsidP="002E3379">
      <w:pPr>
        <w:spacing w:line="480" w:lineRule="auto"/>
        <w:contextualSpacing/>
        <w:jc w:val="both"/>
        <w:rPr>
          <w:rFonts w:cstheme="minorHAnsi"/>
          <w:i/>
          <w:sz w:val="28"/>
          <w:szCs w:val="44"/>
          <w:lang w:val="en-GB"/>
        </w:rPr>
      </w:pPr>
      <w:bookmarkStart w:id="0" w:name="_GoBack"/>
      <w:bookmarkEnd w:id="0"/>
      <w:commentRangeStart w:id="1"/>
      <w:commentRangeStart w:id="2"/>
      <w:commentRangeStart w:id="3"/>
      <w:commentRangeStart w:id="4"/>
      <w:r w:rsidRPr="00972C7F">
        <w:rPr>
          <w:rFonts w:cstheme="minorHAnsi"/>
          <w:i/>
          <w:sz w:val="28"/>
          <w:szCs w:val="44"/>
          <w:lang w:val="en-GB"/>
        </w:rPr>
        <w:t>Intraspecific scaling of individual growth, consumption and metabolism with temperature and body mass across fishes</w:t>
      </w:r>
      <w:commentRangeEnd w:id="1"/>
      <w:r w:rsidR="00AD3E75">
        <w:rPr>
          <w:rStyle w:val="Kommentarsreferens"/>
        </w:rPr>
        <w:commentReference w:id="1"/>
      </w:r>
      <w:commentRangeEnd w:id="2"/>
      <w:r w:rsidR="00465B18">
        <w:rPr>
          <w:rStyle w:val="Kommentarsreferens"/>
        </w:rPr>
        <w:commentReference w:id="2"/>
      </w:r>
      <w:commentRangeEnd w:id="3"/>
      <w:r w:rsidR="00603B4E">
        <w:rPr>
          <w:rStyle w:val="Kommentarsreferens"/>
        </w:rPr>
        <w:commentReference w:id="3"/>
      </w:r>
      <w:commentRangeEnd w:id="4"/>
      <w:r w:rsidR="00AE4A5F">
        <w:rPr>
          <w:rStyle w:val="Kommentarsreferens"/>
        </w:rPr>
        <w:commentReference w:id="4"/>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xml:space="preserve">, Jan </w:t>
      </w:r>
      <w:proofErr w:type="spellStart"/>
      <w:r w:rsidRPr="008A24A3">
        <w:rPr>
          <w:rFonts w:cstheme="minorHAnsi"/>
        </w:rPr>
        <w:t>Ohlberger</w:t>
      </w:r>
      <w:r w:rsidRPr="008A24A3">
        <w:rPr>
          <w:rFonts w:cstheme="minorHAnsi"/>
          <w:vertAlign w:val="superscript"/>
        </w:rPr>
        <w:t>b</w:t>
      </w:r>
      <w:proofErr w:type="spellEnd"/>
      <w:r w:rsidRPr="008A24A3">
        <w:rPr>
          <w:rFonts w:cstheme="minorHAnsi"/>
        </w:rPr>
        <w:t xml:space="preserve">, Anna </w:t>
      </w:r>
      <w:proofErr w:type="spellStart"/>
      <w:r w:rsidRPr="008A24A3">
        <w:rPr>
          <w:rFonts w:cstheme="minorHAnsi"/>
        </w:rPr>
        <w:t>Gårdmark</w:t>
      </w:r>
      <w:r w:rsidRPr="008A24A3">
        <w:rPr>
          <w:rFonts w:cstheme="minorHAnsi"/>
          <w:vertAlign w:val="superscript"/>
        </w:rPr>
        <w:t>c</w:t>
      </w:r>
      <w:proofErr w:type="spellEnd"/>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Öregrund, Sweden </w:t>
      </w:r>
    </w:p>
    <w:p w14:paraId="38B5859B" w14:textId="77777777" w:rsidR="00F274F5" w:rsidRPr="00972C7F" w:rsidRDefault="00F274F5" w:rsidP="002E3379">
      <w:pPr>
        <w:spacing w:line="480" w:lineRule="auto"/>
        <w:contextualSpacing/>
        <w:jc w:val="both"/>
        <w:rPr>
          <w:rFonts w:cstheme="minorHAnsi"/>
          <w:lang w:val="en-GB"/>
        </w:rPr>
      </w:pPr>
      <w:proofErr w:type="gramStart"/>
      <w:r w:rsidRPr="00972C7F">
        <w:rPr>
          <w:rFonts w:cstheme="minorHAnsi"/>
          <w:vertAlign w:val="superscript"/>
          <w:lang w:val="en-GB"/>
        </w:rPr>
        <w:t>1</w:t>
      </w:r>
      <w:proofErr w:type="gramEnd"/>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Öregrund 742 42, Sweden, Tel.: +46(0)104784137, email: </w:t>
      </w:r>
      <w:r w:rsidR="00AE4A5F">
        <w:fldChar w:fldCharType="begin"/>
      </w:r>
      <w:r w:rsidR="00AE4A5F" w:rsidRPr="00AE4A5F">
        <w:rPr>
          <w:lang w:val="en-GB"/>
          <w:rPrChange w:id="5" w:author="Anna Gårdmark" w:date="2020-05-27T11:34:00Z">
            <w:rPr/>
          </w:rPrChange>
        </w:rPr>
        <w:instrText xml:space="preserve"> HYPERLINK "mailto:max.lindmark@slu.se" </w:instrText>
      </w:r>
      <w:r w:rsidR="00AE4A5F">
        <w:fldChar w:fldCharType="separate"/>
      </w:r>
      <w:r w:rsidRPr="00972C7F">
        <w:rPr>
          <w:rStyle w:val="Hyperlnk"/>
          <w:rFonts w:cstheme="minorHAnsi"/>
          <w:lang w:val="en-GB"/>
        </w:rPr>
        <w:t>max.lindmark@slu.se</w:t>
      </w:r>
      <w:r w:rsidR="00AE4A5F">
        <w:rPr>
          <w:rStyle w:val="Hyperlnk"/>
          <w:rFonts w:cstheme="minorHAnsi"/>
          <w:lang w:val="en-GB"/>
        </w:rPr>
        <w:fldChar w:fldCharType="end"/>
      </w:r>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4796A2E5"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Abstract: </w:t>
      </w:r>
      <w:r w:rsidR="00DB4AD8" w:rsidRPr="002B6E23">
        <w:rPr>
          <w:rFonts w:cstheme="minorHAnsi"/>
          <w:shd w:val="clear" w:color="auto" w:fill="FFFFFF"/>
          <w:lang w:val="en-GB"/>
        </w:rPr>
        <w:t>~</w:t>
      </w:r>
      <w:r w:rsidR="000072CE" w:rsidRPr="002B6E23">
        <w:rPr>
          <w:rFonts w:cstheme="minorHAnsi"/>
          <w:shd w:val="clear" w:color="auto" w:fill="FFFFFF"/>
          <w:lang w:val="en-GB"/>
        </w:rPr>
        <w:t>2</w:t>
      </w:r>
      <w:r w:rsidR="009E7F41" w:rsidRPr="002B6E23">
        <w:rPr>
          <w:rFonts w:cstheme="minorHAnsi"/>
          <w:shd w:val="clear" w:color="auto" w:fill="FFFFFF"/>
          <w:lang w:val="en-GB"/>
        </w:rPr>
        <w:t>70</w:t>
      </w:r>
    </w:p>
    <w:p w14:paraId="01F65DA7" w14:textId="78F3FD29" w:rsidR="00387D02" w:rsidRPr="002B6E23" w:rsidRDefault="00E374D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Introduction: </w:t>
      </w:r>
      <w:r w:rsidR="00DB4AD8" w:rsidRPr="002B6E23">
        <w:rPr>
          <w:rFonts w:cstheme="minorHAnsi"/>
          <w:shd w:val="clear" w:color="auto" w:fill="FFFFFF"/>
          <w:lang w:val="en-GB"/>
        </w:rPr>
        <w:t>~</w:t>
      </w:r>
      <w:r w:rsidR="00136DE1" w:rsidRPr="002B6E23">
        <w:rPr>
          <w:rFonts w:cstheme="minorHAnsi"/>
          <w:shd w:val="clear" w:color="auto" w:fill="FFFFFF"/>
          <w:lang w:val="en-GB"/>
        </w:rPr>
        <w:t>1</w:t>
      </w:r>
      <w:r w:rsidR="00CF5DE1">
        <w:rPr>
          <w:rFonts w:cstheme="minorHAnsi"/>
          <w:shd w:val="clear" w:color="auto" w:fill="FFFFFF"/>
          <w:lang w:val="en-GB"/>
        </w:rPr>
        <w:t>3</w:t>
      </w:r>
      <w:r w:rsidR="00136DE1" w:rsidRPr="002B6E23">
        <w:rPr>
          <w:rFonts w:cstheme="minorHAnsi"/>
          <w:shd w:val="clear" w:color="auto" w:fill="FFFFFF"/>
          <w:lang w:val="en-GB"/>
        </w:rPr>
        <w:t>00</w:t>
      </w:r>
    </w:p>
    <w:p w14:paraId="68A5535C" w14:textId="43440328" w:rsidR="00387D02" w:rsidRPr="002B6E23" w:rsidRDefault="00125A25"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Methods: </w:t>
      </w:r>
      <w:r w:rsidR="00AE68F9" w:rsidRPr="002B6E23">
        <w:rPr>
          <w:rFonts w:cstheme="minorHAnsi"/>
          <w:shd w:val="clear" w:color="auto" w:fill="FFFFFF"/>
          <w:lang w:val="en-GB"/>
        </w:rPr>
        <w:t>~</w:t>
      </w:r>
      <w:r w:rsidR="00D33126" w:rsidRPr="002B6E23">
        <w:rPr>
          <w:rFonts w:cstheme="minorHAnsi"/>
          <w:shd w:val="clear" w:color="auto" w:fill="FFFFFF"/>
          <w:lang w:val="en-GB"/>
        </w:rPr>
        <w:t xml:space="preserve"> </w:t>
      </w:r>
      <w:r w:rsidR="00053460">
        <w:rPr>
          <w:rFonts w:cstheme="minorHAnsi"/>
          <w:shd w:val="clear" w:color="auto" w:fill="FFFFFF"/>
          <w:lang w:val="en-GB"/>
        </w:rPr>
        <w:t>1850</w:t>
      </w:r>
    </w:p>
    <w:p w14:paraId="6B8B38DB" w14:textId="022D8F57" w:rsidR="00387D02"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Results: </w:t>
      </w:r>
      <w:r w:rsidR="00762BEA" w:rsidRPr="002B6E23">
        <w:rPr>
          <w:rFonts w:cstheme="minorHAnsi"/>
          <w:shd w:val="clear" w:color="auto" w:fill="FFFFFF"/>
          <w:lang w:val="en-GB"/>
        </w:rPr>
        <w:t>~</w:t>
      </w:r>
      <w:r w:rsidR="003B5F90" w:rsidRPr="002B6E23">
        <w:rPr>
          <w:rFonts w:cstheme="minorHAnsi"/>
          <w:shd w:val="clear" w:color="auto" w:fill="FFFFFF"/>
          <w:lang w:val="en-GB"/>
        </w:rPr>
        <w:t>8</w:t>
      </w:r>
      <w:r w:rsidR="009A3146">
        <w:rPr>
          <w:rFonts w:cstheme="minorHAnsi"/>
          <w:shd w:val="clear" w:color="auto" w:fill="FFFFFF"/>
          <w:lang w:val="en-GB"/>
        </w:rPr>
        <w:t>50</w:t>
      </w:r>
    </w:p>
    <w:p w14:paraId="5EDE250F" w14:textId="1E091C9A" w:rsidR="007C13D9" w:rsidRPr="002B6E23" w:rsidRDefault="00BC0EF7"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Discussion: </w:t>
      </w:r>
      <w:r w:rsidR="00762BEA" w:rsidRPr="002B6E23">
        <w:rPr>
          <w:rFonts w:cstheme="minorHAnsi"/>
          <w:shd w:val="clear" w:color="auto" w:fill="FFFFFF"/>
          <w:lang w:val="en-GB"/>
        </w:rPr>
        <w:t>~</w:t>
      </w:r>
      <w:r w:rsidR="00D076D4" w:rsidRPr="002B6E23">
        <w:rPr>
          <w:rFonts w:cstheme="minorHAnsi"/>
          <w:shd w:val="clear" w:color="auto" w:fill="FFFFFF"/>
          <w:lang w:val="en-GB"/>
        </w:rPr>
        <w:t>2100</w:t>
      </w:r>
    </w:p>
    <w:p w14:paraId="35C98543" w14:textId="28E0B660" w:rsidR="00EF519B" w:rsidRPr="002B6E23" w:rsidRDefault="002564E8" w:rsidP="002E3379">
      <w:pPr>
        <w:spacing w:line="480" w:lineRule="auto"/>
        <w:contextualSpacing/>
        <w:jc w:val="both"/>
        <w:rPr>
          <w:rFonts w:cstheme="minorHAnsi"/>
          <w:shd w:val="clear" w:color="auto" w:fill="FFFFFF"/>
          <w:lang w:val="en-GB"/>
        </w:rPr>
      </w:pPr>
      <w:r w:rsidRPr="002B6E23">
        <w:rPr>
          <w:rFonts w:cstheme="minorHAnsi"/>
          <w:shd w:val="clear" w:color="auto" w:fill="FFFFFF"/>
          <w:lang w:val="en-GB"/>
        </w:rPr>
        <w:t xml:space="preserve">Total: ~ </w:t>
      </w:r>
      <w:r w:rsidR="00732AE6" w:rsidRPr="002B6E23">
        <w:rPr>
          <w:rFonts w:cstheme="minorHAnsi"/>
          <w:shd w:val="clear" w:color="auto" w:fill="FFFFFF"/>
          <w:lang w:val="en-GB"/>
        </w:rPr>
        <w:t>6</w:t>
      </w:r>
      <w:r w:rsidR="00F90DE8" w:rsidRPr="002B6E23">
        <w:rPr>
          <w:rFonts w:cstheme="minorHAnsi"/>
          <w:shd w:val="clear" w:color="auto" w:fill="FFFFFF"/>
          <w:lang w:val="en-GB"/>
        </w:rPr>
        <w:t>1</w:t>
      </w:r>
      <w:r w:rsidR="00081DFE" w:rsidRPr="002B6E23">
        <w:rPr>
          <w:rFonts w:cstheme="minorHAnsi"/>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t>Abstract</w:t>
      </w:r>
    </w:p>
    <w:p w14:paraId="7E99AF2C" w14:textId="6537B710" w:rsidR="00B73BBC" w:rsidRPr="00695423" w:rsidRDefault="007560DE" w:rsidP="004559BC">
      <w:pPr>
        <w:pStyle w:val="Liststycke"/>
        <w:spacing w:line="480" w:lineRule="auto"/>
        <w:ind w:left="0"/>
        <w:jc w:val="both"/>
        <w:rPr>
          <w:lang w:val="en-GB"/>
        </w:rPr>
      </w:pPr>
      <w:r w:rsidRPr="00C34579">
        <w:rPr>
          <w:rFonts w:cstheme="minorHAnsi"/>
          <w:lang w:val="en-GB"/>
        </w:rPr>
        <w:lastRenderedPageBreak/>
        <w:t xml:space="preserve">Warming of aquatic </w:t>
      </w:r>
      <w:r w:rsidR="002E6261">
        <w:rPr>
          <w:rFonts w:cstheme="minorHAnsi"/>
          <w:lang w:val="en-GB"/>
        </w:rPr>
        <w:t>ecosystems</w:t>
      </w:r>
      <w:r w:rsidR="002E6261" w:rsidRPr="00C34579">
        <w:rPr>
          <w:rFonts w:cstheme="minorHAnsi"/>
          <w:lang w:val="en-GB"/>
        </w:rPr>
        <w:t xml:space="preserve"> </w:t>
      </w:r>
      <w:proofErr w:type="gramStart"/>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predicted</w:t>
      </w:r>
      <w:proofErr w:type="gramEnd"/>
      <w:r w:rsidRPr="009A5AD0">
        <w:rPr>
          <w:rFonts w:cstheme="minorHAnsi"/>
          <w:lang w:val="en-GB"/>
        </w:rPr>
        <w:t xml:space="preserve">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r w:rsidR="00710923">
        <w:rPr>
          <w:rFonts w:cstheme="minorHAnsi"/>
          <w:lang w:val="en-GB"/>
        </w:rPr>
        <w:t xml:space="preserve">how </w:t>
      </w:r>
      <w:r w:rsidR="009E3FEF" w:rsidRPr="006C7603">
        <w:rPr>
          <w:rFonts w:cstheme="minorHAnsi"/>
          <w:lang w:val="en-GB"/>
        </w:rPr>
        <w:t>growth</w:t>
      </w:r>
      <w:r w:rsidR="009D408E" w:rsidRPr="006C7603">
        <w:rPr>
          <w:rFonts w:cstheme="minorHAnsi"/>
          <w:lang w:val="en-GB"/>
        </w:rPr>
        <w:t xml:space="preserve"> and </w:t>
      </w:r>
      <w:del w:id="6" w:author="Jan Ohlberger" w:date="2020-05-21T22:18:00Z">
        <w:r w:rsidR="006478C8" w:rsidRPr="006C7603" w:rsidDel="006E7C81">
          <w:rPr>
            <w:rFonts w:cstheme="minorHAnsi"/>
            <w:lang w:val="en-GB"/>
          </w:rPr>
          <w:delText xml:space="preserve">the </w:delText>
        </w:r>
      </w:del>
      <w:r w:rsidR="006478C8" w:rsidRPr="006C7603">
        <w:rPr>
          <w:rFonts w:cstheme="minorHAnsi"/>
          <w:lang w:val="en-GB"/>
        </w:rPr>
        <w:t xml:space="preserve">key processes affecting it </w:t>
      </w:r>
      <w:r w:rsidR="006478C8" w:rsidRPr="006C7603">
        <w:rPr>
          <w:lang w:val="en-GB"/>
        </w:rPr>
        <w:t xml:space="preserve">(e.g., metabolism and consumption) </w:t>
      </w:r>
      <w:r w:rsidR="00710923">
        <w:rPr>
          <w:rFonts w:cstheme="minorHAnsi"/>
          <w:lang w:val="en-GB"/>
        </w:rPr>
        <w:t>depend</w:t>
      </w:r>
      <w:del w:id="7" w:author="Jan Ohlberger" w:date="2020-05-21T22:18:00Z">
        <w:r w:rsidR="00710923" w:rsidDel="006E7C81">
          <w:rPr>
            <w:rFonts w:cstheme="minorHAnsi"/>
            <w:lang w:val="en-GB"/>
          </w:rPr>
          <w:delText>s</w:delText>
        </w:r>
      </w:del>
      <w:r w:rsidR="00710923">
        <w:rPr>
          <w:rFonts w:cstheme="minorHAnsi"/>
          <w:lang w:val="en-GB"/>
        </w:rPr>
        <w:t xml:space="preserve"> on </w:t>
      </w:r>
      <w:ins w:id="8" w:author="Anna Gårdmark" w:date="2020-05-27T11:54:00Z">
        <w:r w:rsidR="005475C4">
          <w:rPr>
            <w:rFonts w:cstheme="minorHAnsi"/>
            <w:lang w:val="en-GB"/>
          </w:rPr>
          <w:t xml:space="preserve">both </w:t>
        </w:r>
      </w:ins>
      <w:commentRangeStart w:id="9"/>
      <w:r w:rsidR="009E3FEF" w:rsidRPr="006C7603">
        <w:rPr>
          <w:rFonts w:cstheme="minorHAnsi"/>
          <w:lang w:val="en-GB"/>
        </w:rPr>
        <w:t xml:space="preserve">body mass </w:t>
      </w:r>
      <w:commentRangeEnd w:id="9"/>
      <w:r w:rsidR="005475C4">
        <w:rPr>
          <w:rStyle w:val="Kommentarsreferens"/>
        </w:rPr>
        <w:commentReference w:id="9"/>
      </w:r>
      <w:r w:rsidR="009E3FEF" w:rsidRPr="006C7603">
        <w:rPr>
          <w:rFonts w:cstheme="minorHAnsi"/>
          <w:lang w:val="en-GB"/>
        </w:rPr>
        <w:t xml:space="preserve">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w:t>
      </w:r>
      <w:commentRangeStart w:id="10"/>
      <w:r w:rsidR="00F44315" w:rsidRPr="006C7603">
        <w:rPr>
          <w:rFonts w:cstheme="minorHAnsi"/>
          <w:lang w:val="en-GB"/>
        </w:rPr>
        <w:t xml:space="preserve"> </w:t>
      </w:r>
      <w:commentRangeEnd w:id="10"/>
      <w:r w:rsidR="000E5B87">
        <w:rPr>
          <w:rStyle w:val="Kommentarsreferens"/>
        </w:rPr>
        <w:commentReference w:id="10"/>
      </w:r>
      <w:del w:id="11" w:author="Jan Ohlberger" w:date="2020-05-21T22:20:00Z">
        <w:r w:rsidR="009D2A0D" w:rsidRPr="006C7603" w:rsidDel="000E5B87">
          <w:rPr>
            <w:rFonts w:cstheme="minorHAnsi"/>
            <w:lang w:val="en-GB"/>
          </w:rPr>
          <w:delText xml:space="preserve">mechanistic </w:delText>
        </w:r>
      </w:del>
      <w:r w:rsidR="009D2A0D" w:rsidRPr="006C7603">
        <w:rPr>
          <w:rFonts w:cstheme="minorHAnsi"/>
          <w:lang w:val="en-GB"/>
        </w:rPr>
        <w:t>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w:t>
      </w:r>
      <w:ins w:id="12" w:author="Jan Ohlberger" w:date="2020-05-21T22:18:00Z">
        <w:r w:rsidR="006E7C81" w:rsidRPr="006C7603">
          <w:rPr>
            <w:rFonts w:cstheme="minorHAnsi"/>
            <w:lang w:val="en-GB"/>
          </w:rPr>
          <w:t xml:space="preserve">growth </w:t>
        </w:r>
      </w:ins>
      <w:r w:rsidR="00A10964" w:rsidRPr="006C7603">
        <w:rPr>
          <w:rFonts w:cstheme="minorHAnsi"/>
          <w:lang w:val="en-GB"/>
        </w:rPr>
        <w:t>patterns</w:t>
      </w:r>
      <w:ins w:id="13" w:author="Jan Ohlberger" w:date="2020-05-21T22:18:00Z">
        <w:r w:rsidR="006E7C81">
          <w:rPr>
            <w:rFonts w:cstheme="minorHAnsi"/>
            <w:lang w:val="en-GB"/>
          </w:rPr>
          <w:t>,</w:t>
        </w:r>
      </w:ins>
      <w:del w:id="14" w:author="Jan Ohlberger" w:date="2020-05-21T22:18:00Z">
        <w:r w:rsidR="00A10964" w:rsidRPr="006C7603" w:rsidDel="006E7C81">
          <w:rPr>
            <w:rFonts w:cstheme="minorHAnsi"/>
            <w:lang w:val="en-GB"/>
          </w:rPr>
          <w:delText xml:space="preserve"> of</w:delText>
        </w:r>
      </w:del>
      <w:r w:rsidR="00A10964" w:rsidRPr="006C7603">
        <w:rPr>
          <w:rFonts w:cstheme="minorHAnsi"/>
          <w:lang w:val="en-GB"/>
        </w:rPr>
        <w:t xml:space="preserve"> </w:t>
      </w:r>
      <w:del w:id="15" w:author="Jan Ohlberger" w:date="2020-05-21T22:18:00Z">
        <w:r w:rsidR="00A10964" w:rsidRPr="006C7603" w:rsidDel="006E7C81">
          <w:rPr>
            <w:rFonts w:cstheme="minorHAnsi"/>
            <w:lang w:val="en-GB"/>
          </w:rPr>
          <w:delText>growth</w:delText>
        </w:r>
        <w:r w:rsidR="00713311" w:rsidRPr="006C7603" w:rsidDel="006E7C81">
          <w:rPr>
            <w:rFonts w:cstheme="minorHAnsi"/>
            <w:lang w:val="en-GB"/>
          </w:rPr>
          <w:delText xml:space="preserve"> </w:delText>
        </w:r>
      </w:del>
      <w:r w:rsidR="00713311" w:rsidRPr="006C7603">
        <w:rPr>
          <w:rFonts w:cstheme="minorHAnsi"/>
          <w:lang w:val="en-GB"/>
        </w:rPr>
        <w:t>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del w:id="16" w:author="Anna Gårdmark" w:date="2020-05-27T11:47:00Z">
        <w:r w:rsidR="009C5D5C" w:rsidRPr="00C30352" w:rsidDel="0066528A">
          <w:rPr>
            <w:rFonts w:cstheme="minorHAnsi"/>
            <w:lang w:val="en-GB"/>
          </w:rPr>
          <w:delText>es</w:delText>
        </w:r>
        <w:r w:rsidR="009C5D5C" w:rsidRPr="00C34579" w:rsidDel="0066528A">
          <w:rPr>
            <w:rFonts w:cstheme="minorHAnsi"/>
            <w:lang w:val="en-GB"/>
          </w:rPr>
          <w:delText>timate</w:delText>
        </w:r>
        <w:r w:rsidR="00AF7644" w:rsidRPr="00C34579" w:rsidDel="0066528A">
          <w:rPr>
            <w:rFonts w:cstheme="minorHAnsi"/>
            <w:lang w:val="en-GB"/>
          </w:rPr>
          <w:delText xml:space="preserve"> </w:delText>
        </w:r>
      </w:del>
      <w:ins w:id="17" w:author="Anna Gårdmark" w:date="2020-05-27T11:47:00Z">
        <w:r w:rsidR="0066528A">
          <w:rPr>
            <w:rFonts w:cstheme="minorHAnsi"/>
            <w:lang w:val="en-GB"/>
          </w:rPr>
          <w:t>resolve</w:t>
        </w:r>
        <w:r w:rsidR="0066528A" w:rsidRPr="00C34579">
          <w:rPr>
            <w:rFonts w:cstheme="minorHAnsi"/>
            <w:lang w:val="en-GB"/>
          </w:rPr>
          <w:t xml:space="preserve"> </w:t>
        </w:r>
      </w:ins>
      <w:r w:rsidR="00A80603" w:rsidRPr="00C34579">
        <w:rPr>
          <w:rFonts w:cstheme="minorHAnsi"/>
          <w:lang w:val="en-GB"/>
        </w:rPr>
        <w:t xml:space="preserve">the </w:t>
      </w:r>
      <w:ins w:id="18" w:author="Anna Gårdmark" w:date="2020-05-27T12:01:00Z">
        <w:r w:rsidR="00BB2D39">
          <w:rPr>
            <w:rFonts w:cstheme="minorHAnsi"/>
            <w:lang w:val="en-GB"/>
          </w:rPr>
          <w:t xml:space="preserve">combined </w:t>
        </w:r>
      </w:ins>
      <w:r w:rsidR="00B537CC" w:rsidRPr="00C34579">
        <w:rPr>
          <w:rFonts w:cstheme="minorHAnsi"/>
          <w:lang w:val="en-GB"/>
        </w:rPr>
        <w:t>effect</w:t>
      </w:r>
      <w:ins w:id="19" w:author="Jan Ohlberger" w:date="2020-05-21T22:21:00Z">
        <w:r w:rsidR="00C66A35">
          <w:rPr>
            <w:rFonts w:cstheme="minorHAnsi"/>
            <w:lang w:val="en-GB"/>
          </w:rPr>
          <w:t>s</w:t>
        </w:r>
      </w:ins>
      <w:r w:rsidR="00B537CC" w:rsidRPr="00C34579">
        <w:rPr>
          <w:rFonts w:cstheme="minorHAnsi"/>
          <w:lang w:val="en-GB"/>
        </w:rPr>
        <w:t xml:space="preserve">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del w:id="20" w:author="Anna Gårdmark" w:date="2020-05-27T11:41:00Z">
        <w:r w:rsidR="00F348AC" w:rsidRPr="00C34579" w:rsidDel="0066528A">
          <w:rPr>
            <w:rFonts w:cstheme="minorHAnsi"/>
            <w:lang w:val="en-GB"/>
          </w:rPr>
          <w:delText xml:space="preserve">to </w:delText>
        </w:r>
      </w:del>
      <w:r w:rsidR="00717293" w:rsidRPr="00C34579">
        <w:rPr>
          <w:rFonts w:cstheme="minorHAnsi"/>
          <w:lang w:val="en-GB"/>
        </w:rPr>
        <w:t xml:space="preserve">examine </w:t>
      </w:r>
      <w:r w:rsidR="00303480" w:rsidRPr="00C34579">
        <w:rPr>
          <w:rFonts w:cstheme="minorHAnsi"/>
          <w:lang w:val="en-GB"/>
        </w:rPr>
        <w:t>the link between</w:t>
      </w:r>
      <w:del w:id="21" w:author="Anna Gårdmark" w:date="2020-05-27T12:02:00Z">
        <w:r w:rsidR="00303480" w:rsidRPr="00C34579" w:rsidDel="00BB2D39">
          <w:rPr>
            <w:rFonts w:cstheme="minorHAnsi"/>
            <w:lang w:val="en-GB"/>
          </w:rPr>
          <w:delText xml:space="preserve"> growth</w:delText>
        </w:r>
        <w:r w:rsidR="00D177B4" w:rsidDel="00BB2D39">
          <w:rPr>
            <w:rFonts w:cstheme="minorHAnsi"/>
            <w:lang w:val="en-GB"/>
          </w:rPr>
          <w:delText>,</w:delText>
        </w:r>
      </w:del>
      <w:r w:rsidR="00D177B4">
        <w:rPr>
          <w:rFonts w:cstheme="minorHAnsi"/>
          <w:lang w:val="en-GB"/>
        </w:rPr>
        <w:t xml:space="preserve"> </w:t>
      </w:r>
      <w:r w:rsidR="001E496D" w:rsidRPr="00C34579">
        <w:rPr>
          <w:rFonts w:cstheme="minorHAnsi"/>
          <w:lang w:val="en-GB"/>
        </w:rPr>
        <w:t>metaboli</w:t>
      </w:r>
      <w:r w:rsidR="00AD3E75" w:rsidRPr="00C34579">
        <w:rPr>
          <w:rFonts w:cstheme="minorHAnsi"/>
          <w:lang w:val="en-GB"/>
        </w:rPr>
        <w:t>sm</w:t>
      </w:r>
      <w:ins w:id="22" w:author="Jan Ohlberger" w:date="2020-05-21T22:21:00Z">
        <w:del w:id="23" w:author="Anna Gårdmark" w:date="2020-05-27T12:02:00Z">
          <w:r w:rsidR="00960E59" w:rsidDel="00BB2D39">
            <w:rPr>
              <w:rFonts w:cstheme="minorHAnsi"/>
              <w:lang w:val="en-GB"/>
            </w:rPr>
            <w:delText>,</w:delText>
          </w:r>
        </w:del>
      </w:ins>
      <w:ins w:id="24" w:author="Anna Gårdmark" w:date="2020-05-27T12:02:00Z">
        <w:r w:rsidR="00BB2D39">
          <w:rPr>
            <w:rFonts w:cstheme="minorHAnsi"/>
            <w:lang w:val="en-GB"/>
          </w:rPr>
          <w:t>,</w:t>
        </w:r>
      </w:ins>
      <w:del w:id="25" w:author="Anna Gårdmark" w:date="2020-05-27T12:02:00Z">
        <w:r w:rsidR="001E496D" w:rsidRPr="00C34579" w:rsidDel="00BB2D39">
          <w:rPr>
            <w:rFonts w:cstheme="minorHAnsi"/>
            <w:lang w:val="en-GB"/>
          </w:rPr>
          <w:delText xml:space="preserve"> and</w:delText>
        </w:r>
      </w:del>
      <w:r w:rsidR="001E496D" w:rsidRPr="00C34579">
        <w:rPr>
          <w:rFonts w:cstheme="minorHAnsi"/>
          <w:lang w:val="en-GB"/>
        </w:rPr>
        <w:t xml:space="preserve"> </w:t>
      </w:r>
      <w:commentRangeStart w:id="26"/>
      <w:ins w:id="27" w:author="Anna Gårdmark" w:date="2020-05-27T11:45:00Z">
        <w:r w:rsidR="0066528A">
          <w:rPr>
            <w:rFonts w:cstheme="minorHAnsi"/>
            <w:lang w:val="en-GB"/>
          </w:rPr>
          <w:t xml:space="preserve">maximum </w:t>
        </w:r>
        <w:commentRangeEnd w:id="26"/>
        <w:r w:rsidR="0066528A">
          <w:rPr>
            <w:rStyle w:val="Kommentarsreferens"/>
          </w:rPr>
          <w:commentReference w:id="26"/>
        </w:r>
      </w:ins>
      <w:r w:rsidR="001E496D" w:rsidRPr="00C34579">
        <w:rPr>
          <w:rFonts w:cstheme="minorHAnsi"/>
          <w:lang w:val="en-GB"/>
        </w:rPr>
        <w:t>consumption</w:t>
      </w:r>
      <w:ins w:id="28" w:author="Anna Gårdmark" w:date="2020-05-27T12:02:00Z">
        <w:r w:rsidR="00BB2D39">
          <w:rPr>
            <w:rFonts w:cstheme="minorHAnsi"/>
            <w:lang w:val="en-GB"/>
          </w:rPr>
          <w:t xml:space="preserve"> and body growth</w:t>
        </w:r>
      </w:ins>
      <w:r w:rsidR="0087276B" w:rsidRPr="00C34579">
        <w:rPr>
          <w:rFonts w:cstheme="minorHAnsi"/>
          <w:lang w:val="en-GB"/>
        </w:rPr>
        <w:t>,</w:t>
      </w:r>
      <w:r w:rsidR="008B60E2" w:rsidRPr="00C34579">
        <w:rPr>
          <w:rFonts w:cstheme="minorHAnsi"/>
          <w:lang w:val="en-GB"/>
        </w:rPr>
        <w:t xml:space="preserve"> we </w:t>
      </w:r>
      <w:del w:id="29" w:author="Jan Ohlberger" w:date="2020-05-21T22:21:00Z">
        <w:r w:rsidR="000256B7" w:rsidRPr="004559BC" w:rsidDel="00960E59">
          <w:rPr>
            <w:rFonts w:cstheme="minorHAnsi"/>
            <w:lang w:val="en-GB"/>
          </w:rPr>
          <w:delText>collated</w:delText>
        </w:r>
        <w:r w:rsidR="00A22E51" w:rsidRPr="00C34579" w:rsidDel="00960E59">
          <w:rPr>
            <w:rFonts w:cstheme="minorHAnsi"/>
            <w:lang w:val="en-GB"/>
          </w:rPr>
          <w:delText xml:space="preserve"> </w:delText>
        </w:r>
      </w:del>
      <w:ins w:id="30" w:author="Jan Ohlberger" w:date="2020-05-21T22:21:00Z">
        <w:r w:rsidR="00960E59">
          <w:rPr>
            <w:rFonts w:cstheme="minorHAnsi"/>
            <w:lang w:val="en-GB"/>
          </w:rPr>
          <w:t>compiled a large dataset of</w:t>
        </w:r>
        <w:r w:rsidR="00960E59" w:rsidRPr="00C34579">
          <w:rPr>
            <w:rFonts w:cstheme="minorHAnsi"/>
            <w:lang w:val="en-GB"/>
          </w:rPr>
          <w:t xml:space="preserve"> </w:t>
        </w:r>
      </w:ins>
      <w:r w:rsidR="002D16E3" w:rsidRPr="00C34579">
        <w:rPr>
          <w:rFonts w:cstheme="minorHAnsi"/>
          <w:lang w:val="en-GB"/>
        </w:rPr>
        <w:t xml:space="preserve">experimental </w:t>
      </w:r>
      <w:del w:id="31" w:author="Jan Ohlberger" w:date="2020-05-21T22:22:00Z">
        <w:r w:rsidR="00A22E51" w:rsidRPr="00C34579" w:rsidDel="00960E59">
          <w:rPr>
            <w:rFonts w:cstheme="minorHAnsi"/>
            <w:lang w:val="en-GB"/>
          </w:rPr>
          <w:delText xml:space="preserve">data </w:delText>
        </w:r>
        <w:r w:rsidR="002951F3" w:rsidRPr="00C34579" w:rsidDel="00960E59">
          <w:rPr>
            <w:rFonts w:cstheme="minorHAnsi"/>
            <w:lang w:val="en-GB"/>
          </w:rPr>
          <w:delText xml:space="preserve">through </w:delText>
        </w:r>
        <w:r w:rsidR="00A22E51" w:rsidRPr="00C34579" w:rsidDel="00960E59">
          <w:rPr>
            <w:rFonts w:cstheme="minorHAnsi"/>
            <w:lang w:val="en-GB"/>
          </w:rPr>
          <w:delText xml:space="preserve">a </w:delText>
        </w:r>
        <w:r w:rsidR="00B80EF0" w:rsidRPr="00C34579" w:rsidDel="00960E59">
          <w:rPr>
            <w:rFonts w:cstheme="minorHAnsi"/>
            <w:lang w:val="en-GB"/>
          </w:rPr>
          <w:delText xml:space="preserve">systematic </w:delText>
        </w:r>
        <w:r w:rsidR="002D16E3" w:rsidRPr="00C34579" w:rsidDel="00960E59">
          <w:rPr>
            <w:rFonts w:cstheme="minorHAnsi"/>
            <w:lang w:val="en-GB"/>
          </w:rPr>
          <w:delText xml:space="preserve">literature </w:delText>
        </w:r>
        <w:r w:rsidR="00B80EF0" w:rsidRPr="00C34579" w:rsidDel="00960E59">
          <w:rPr>
            <w:rFonts w:cstheme="minorHAnsi"/>
            <w:lang w:val="en-GB"/>
          </w:rPr>
          <w:delText>review</w:delText>
        </w:r>
        <w:r w:rsidR="00156D9D" w:rsidRPr="00C34579" w:rsidDel="00960E59">
          <w:rPr>
            <w:rFonts w:cstheme="minorHAnsi"/>
            <w:lang w:val="en-GB"/>
          </w:rPr>
          <w:delText xml:space="preserve">. We used only </w:delText>
        </w:r>
      </w:del>
      <w:ins w:id="32" w:author="Jan Ohlberger" w:date="2020-05-21T22:22:00Z">
        <w:r w:rsidR="00960E59">
          <w:rPr>
            <w:rFonts w:cstheme="minorHAnsi"/>
            <w:lang w:val="en-GB"/>
          </w:rPr>
          <w:t xml:space="preserve">results from </w:t>
        </w:r>
      </w:ins>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del w:id="33" w:author="Anna Gårdmark" w:date="2020-05-27T11:42:00Z">
        <w:r w:rsidR="00457D7E" w:rsidDel="0066528A">
          <w:rPr>
            <w:rFonts w:cstheme="minorHAnsi"/>
            <w:lang w:val="en-GB"/>
          </w:rPr>
          <w:delText xml:space="preserve"> </w:delText>
        </w:r>
        <w:commentRangeStart w:id="34"/>
        <w:commentRangeStart w:id="35"/>
        <w:r w:rsidR="00457D7E" w:rsidDel="0066528A">
          <w:rPr>
            <w:rFonts w:cstheme="minorHAnsi"/>
            <w:lang w:val="en-GB"/>
          </w:rPr>
          <w:delText>(in a factorial set-up)</w:delText>
        </w:r>
      </w:del>
      <w:commentRangeEnd w:id="34"/>
      <w:r w:rsidR="00C804B5">
        <w:rPr>
          <w:rStyle w:val="Kommentarsreferens"/>
        </w:rPr>
        <w:commentReference w:id="34"/>
      </w:r>
      <w:ins w:id="36" w:author="Anna Gårdmark" w:date="2020-05-27T11:46:00Z">
        <w:r w:rsidR="0066528A">
          <w:rPr>
            <w:rFonts w:cstheme="minorHAnsi"/>
            <w:lang w:val="en-GB"/>
          </w:rPr>
          <w:t>.</w:t>
        </w:r>
      </w:ins>
      <w:del w:id="37" w:author="Anna Gårdmark" w:date="2020-05-27T11:46:00Z">
        <w:r w:rsidR="002F1479" w:rsidRPr="004559BC" w:rsidDel="0066528A">
          <w:rPr>
            <w:rFonts w:cstheme="minorHAnsi"/>
            <w:lang w:val="en-GB"/>
          </w:rPr>
          <w:delText xml:space="preserve">, </w:delText>
        </w:r>
        <w:commentRangeEnd w:id="35"/>
        <w:r w:rsidR="001519A5" w:rsidDel="0066528A">
          <w:rPr>
            <w:rStyle w:val="Kommentarsreferens"/>
          </w:rPr>
          <w:commentReference w:id="35"/>
        </w:r>
        <w:r w:rsidR="002F1479" w:rsidRPr="004559BC" w:rsidDel="0066528A">
          <w:rPr>
            <w:rFonts w:cstheme="minorHAnsi"/>
            <w:lang w:val="en-GB"/>
          </w:rPr>
          <w:delText>and</w:delText>
        </w:r>
      </w:del>
      <w:ins w:id="38" w:author="Anna Gårdmark" w:date="2020-05-27T11:46:00Z">
        <w:r w:rsidR="0066528A">
          <w:rPr>
            <w:rFonts w:cstheme="minorHAnsi"/>
            <w:lang w:val="en-GB"/>
          </w:rPr>
          <w:t xml:space="preserve"> We</w:t>
        </w:r>
      </w:ins>
      <w:r w:rsidR="002F1479" w:rsidRPr="004559BC">
        <w:rPr>
          <w:rFonts w:cstheme="minorHAnsi"/>
          <w:lang w:val="en-GB"/>
        </w:rPr>
        <w:t xml:space="preserve"> </w:t>
      </w:r>
      <w:del w:id="39" w:author="Anna Gårdmark" w:date="2020-05-27T11:47:00Z">
        <w:r w:rsidR="008F16B3" w:rsidRPr="00C34579" w:rsidDel="0066528A">
          <w:rPr>
            <w:rFonts w:cstheme="minorHAnsi"/>
            <w:lang w:val="en-GB"/>
          </w:rPr>
          <w:delText xml:space="preserve">fit </w:delText>
        </w:r>
        <w:r w:rsidR="00D93E88" w:rsidRPr="00C34579" w:rsidDel="0066528A">
          <w:rPr>
            <w:rFonts w:cstheme="minorHAnsi"/>
            <w:lang w:val="en-GB"/>
          </w:rPr>
          <w:delText>hierarchical models</w:delText>
        </w:r>
        <w:r w:rsidR="002A4A91" w:rsidRPr="00C34579" w:rsidDel="0066528A">
          <w:rPr>
            <w:rFonts w:cstheme="minorHAnsi"/>
            <w:lang w:val="en-GB"/>
          </w:rPr>
          <w:delText xml:space="preserve"> </w:delText>
        </w:r>
        <w:commentRangeStart w:id="40"/>
        <w:commentRangeStart w:id="41"/>
        <w:r w:rsidR="002A4A91" w:rsidRPr="00C34579" w:rsidDel="0066528A">
          <w:rPr>
            <w:rFonts w:cstheme="minorHAnsi"/>
            <w:lang w:val="en-GB"/>
          </w:rPr>
          <w:delText xml:space="preserve">to </w:delText>
        </w:r>
      </w:del>
      <w:r w:rsidR="006E0740">
        <w:rPr>
          <w:rFonts w:cstheme="minorHAnsi"/>
          <w:lang w:val="en-GB"/>
        </w:rPr>
        <w:t>estimate</w:t>
      </w:r>
      <w:r w:rsidR="006E0740"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ins w:id="42" w:author="Anna Gårdmark" w:date="2020-05-27T11:47:00Z">
        <w:r w:rsidR="0066528A">
          <w:rPr>
            <w:rFonts w:cstheme="minorHAnsi"/>
            <w:lang w:val="en-GB"/>
          </w:rPr>
          <w:t>these three processes</w:t>
        </w:r>
      </w:ins>
      <w:del w:id="43" w:author="Anna Gårdmark" w:date="2020-05-27T11:47:00Z">
        <w:r w:rsidR="002A0422" w:rsidRPr="00C34579" w:rsidDel="0066528A">
          <w:rPr>
            <w:rFonts w:cstheme="minorHAnsi"/>
            <w:lang w:val="en-GB"/>
          </w:rPr>
          <w:delText xml:space="preserve">growth, metabolism and </w:delText>
        </w:r>
        <w:r w:rsidR="00BC53C0" w:rsidRPr="00C34579" w:rsidDel="0066528A">
          <w:rPr>
            <w:rFonts w:cstheme="minorHAnsi"/>
            <w:lang w:val="en-GB"/>
          </w:rPr>
          <w:delText xml:space="preserve">maximum </w:delText>
        </w:r>
        <w:r w:rsidR="002A0422" w:rsidRPr="00C34579" w:rsidDel="0066528A">
          <w:rPr>
            <w:rFonts w:cstheme="minorHAnsi"/>
            <w:lang w:val="en-GB"/>
          </w:rPr>
          <w:delText>consumption</w:delText>
        </w:r>
        <w:r w:rsidR="00BA7DA3" w:rsidRPr="00C34579" w:rsidDel="0066528A">
          <w:rPr>
            <w:rFonts w:cstheme="minorHAnsi"/>
            <w:lang w:val="en-GB"/>
          </w:rPr>
          <w:delText xml:space="preserve"> rate </w:delText>
        </w:r>
      </w:del>
      <w:ins w:id="44" w:author="Anna Gårdmark" w:date="2020-05-27T11:48:00Z">
        <w:r w:rsidR="0066528A">
          <w:rPr>
            <w:rFonts w:cstheme="minorHAnsi"/>
            <w:lang w:val="en-GB"/>
          </w:rPr>
          <w:t xml:space="preserve"> </w:t>
        </w:r>
      </w:ins>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del w:id="45" w:author="Anna Gårdmark" w:date="2020-05-27T11:50:00Z">
        <w:r w:rsidR="00976957" w:rsidRPr="00C34579" w:rsidDel="005475C4">
          <w:rPr>
            <w:rFonts w:cstheme="minorHAnsi"/>
            <w:lang w:val="en-GB"/>
          </w:rPr>
          <w:delText xml:space="preserve">mass and </w:delText>
        </w:r>
      </w:del>
      <w:r w:rsidR="00976957" w:rsidRPr="00C34579">
        <w:rPr>
          <w:rFonts w:cstheme="minorHAnsi"/>
          <w:lang w:val="en-GB"/>
        </w:rPr>
        <w:t xml:space="preserve">temperature </w:t>
      </w:r>
      <w:ins w:id="46" w:author="Anna Gårdmark" w:date="2020-05-27T11:49:00Z">
        <w:r w:rsidR="005475C4">
          <w:rPr>
            <w:rFonts w:cstheme="minorHAnsi"/>
            <w:lang w:val="en-GB"/>
          </w:rPr>
          <w:t xml:space="preserve">and </w:t>
        </w:r>
      </w:ins>
      <w:commentRangeStart w:id="47"/>
      <w:del w:id="48" w:author="Anna Gårdmark" w:date="2020-05-27T11:50:00Z">
        <w:r w:rsidR="003805DD" w:rsidRPr="00C34579" w:rsidDel="005475C4">
          <w:rPr>
            <w:rFonts w:cstheme="minorHAnsi"/>
            <w:lang w:val="en-GB"/>
          </w:rPr>
          <w:delText xml:space="preserve">within </w:delText>
        </w:r>
      </w:del>
      <w:commentRangeEnd w:id="47"/>
      <w:ins w:id="49" w:author="Anna Gårdmark" w:date="2020-05-27T11:50:00Z">
        <w:r w:rsidR="005475C4" w:rsidRPr="00C34579">
          <w:rPr>
            <w:rFonts w:cstheme="minorHAnsi"/>
            <w:lang w:val="en-GB"/>
          </w:rPr>
          <w:t>within</w:t>
        </w:r>
        <w:r w:rsidR="005475C4">
          <w:rPr>
            <w:rFonts w:cstheme="minorHAnsi"/>
            <w:lang w:val="en-GB"/>
          </w:rPr>
          <w:t>-</w:t>
        </w:r>
      </w:ins>
      <w:r w:rsidR="005475C4">
        <w:rPr>
          <w:rStyle w:val="Kommentarsreferens"/>
        </w:rPr>
        <w:commentReference w:id="47"/>
      </w:r>
      <w:r w:rsidR="003526B5" w:rsidRPr="00C34579">
        <w:rPr>
          <w:rFonts w:cstheme="minorHAnsi"/>
          <w:lang w:val="en-GB"/>
        </w:rPr>
        <w:t>species</w:t>
      </w:r>
      <w:commentRangeEnd w:id="40"/>
      <w:r w:rsidR="00960E59">
        <w:rPr>
          <w:rStyle w:val="Kommentarsreferens"/>
        </w:rPr>
        <w:commentReference w:id="40"/>
      </w:r>
      <w:commentRangeEnd w:id="41"/>
      <w:ins w:id="50" w:author="Anna Gårdmark" w:date="2020-05-27T11:49:00Z">
        <w:r w:rsidR="005475C4">
          <w:rPr>
            <w:rFonts w:cstheme="minorHAnsi"/>
            <w:lang w:val="en-GB"/>
          </w:rPr>
          <w:t xml:space="preserve"> body mass</w:t>
        </w:r>
      </w:ins>
      <w:r w:rsidR="0066528A">
        <w:rPr>
          <w:rStyle w:val="Kommentarsreferens"/>
        </w:rPr>
        <w:commentReference w:id="41"/>
      </w:r>
      <w:r w:rsidR="00C205B8" w:rsidRPr="00C34579">
        <w:rPr>
          <w:rFonts w:cstheme="minorHAnsi"/>
          <w:lang w:val="en-GB"/>
        </w:rPr>
        <w:t>,</w:t>
      </w:r>
      <w:r w:rsidR="003526B5" w:rsidRPr="00C34579">
        <w:rPr>
          <w:rFonts w:cstheme="minorHAnsi"/>
          <w:lang w:val="en-GB"/>
        </w:rPr>
        <w:t xml:space="preserve"> </w:t>
      </w:r>
      <w:ins w:id="51" w:author="Anna Gårdmark" w:date="2020-05-27T11:55:00Z">
        <w:r w:rsidR="005475C4">
          <w:rPr>
            <w:rFonts w:cstheme="minorHAnsi"/>
            <w:lang w:val="en-GB"/>
          </w:rPr>
          <w:t xml:space="preserve">by fitting hierarchical models </w:t>
        </w:r>
      </w:ins>
      <w:r w:rsidR="003526B5" w:rsidRPr="00C34579">
        <w:rPr>
          <w:rFonts w:cstheme="minorHAnsi"/>
          <w:lang w:val="en-GB"/>
        </w:rPr>
        <w:t>while accounting for variation between species.</w:t>
      </w:r>
      <w:r w:rsidR="00CC5B97" w:rsidRPr="00C34579">
        <w:rPr>
          <w:rFonts w:cstheme="minorHAnsi"/>
          <w:lang w:val="en-GB"/>
        </w:rPr>
        <w:t xml:space="preserve"> </w:t>
      </w:r>
      <w:del w:id="52" w:author="Anna Gårdmark" w:date="2020-05-27T11:55:00Z">
        <w:r w:rsidR="00C34579" w:rsidRPr="00C34579" w:rsidDel="005475C4">
          <w:rPr>
            <w:rFonts w:cstheme="minorHAnsi"/>
            <w:lang w:val="en-GB"/>
          </w:rPr>
          <w:delText xml:space="preserve"> </w:delText>
        </w:r>
      </w:del>
      <w:r w:rsidR="00695423">
        <w:rPr>
          <w:lang w:val="en-GB"/>
        </w:rPr>
        <w:t>M</w:t>
      </w:r>
      <w:r w:rsidR="00126EF2" w:rsidRPr="004559BC">
        <w:rPr>
          <w:lang w:val="en-GB"/>
        </w:rPr>
        <w:t xml:space="preserve">aximum consumption </w:t>
      </w:r>
      <w:r w:rsidR="00695423">
        <w:rPr>
          <w:lang w:val="en-GB"/>
        </w:rPr>
        <w:t>rate scale</w:t>
      </w:r>
      <w:ins w:id="53" w:author="Jan Ohlberger" w:date="2020-05-21T22:24:00Z">
        <w:r w:rsidR="00960E59">
          <w:rPr>
            <w:lang w:val="en-GB"/>
          </w:rPr>
          <w:t>d</w:t>
        </w:r>
      </w:ins>
      <w:del w:id="54" w:author="Jan Ohlberger" w:date="2020-05-21T22:24:00Z">
        <w:r w:rsidR="00291678" w:rsidDel="00960E59">
          <w:rPr>
            <w:lang w:val="en-GB"/>
          </w:rPr>
          <w:delText>s</w:delText>
        </w:r>
      </w:del>
      <w:r w:rsidR="00695423">
        <w:rPr>
          <w:lang w:val="en-GB"/>
        </w:rPr>
        <w:t xml:space="preserve"> with </w:t>
      </w:r>
      <w:r w:rsidR="001B71C2">
        <w:rPr>
          <w:lang w:val="en-GB"/>
        </w:rPr>
        <w:t xml:space="preserve">a </w:t>
      </w:r>
      <w:r w:rsidR="00695423">
        <w:rPr>
          <w:lang w:val="en-GB"/>
        </w:rPr>
        <w:t xml:space="preserve">mass exponent </w:t>
      </w:r>
      <w:del w:id="55" w:author="Jan Ohlberger" w:date="2020-05-21T22:24:00Z">
        <w:r w:rsidR="00695423" w:rsidDel="00960E59">
          <w:rPr>
            <w:lang w:val="en-GB"/>
          </w:rPr>
          <w:delText xml:space="preserve">that is </w:delText>
        </w:r>
      </w:del>
      <w:r w:rsidR="00695423">
        <w:rPr>
          <w:lang w:val="en-GB"/>
        </w:rPr>
        <w:t xml:space="preserve">smaller than </w:t>
      </w:r>
      <w:del w:id="56" w:author="Jan Ohlberger" w:date="2020-05-21T22:24:00Z">
        <w:r w:rsidR="0005047E" w:rsidDel="00960E59">
          <w:rPr>
            <w:lang w:val="en-GB"/>
          </w:rPr>
          <w:delText xml:space="preserve">both </w:delText>
        </w:r>
      </w:del>
      <w:del w:id="57" w:author="Anna Gårdmark" w:date="2020-05-27T11:56:00Z">
        <w:r w:rsidR="00763B4F" w:rsidDel="005475C4">
          <w:rPr>
            <w:lang w:val="en-GB"/>
          </w:rPr>
          <w:delText xml:space="preserve">the </w:delText>
        </w:r>
      </w:del>
      <w:ins w:id="58" w:author="Anna Gårdmark" w:date="2020-05-27T11:56:00Z">
        <w:r w:rsidR="005475C4">
          <w:rPr>
            <w:lang w:val="en-GB"/>
          </w:rPr>
          <w:t xml:space="preserve">for </w:t>
        </w:r>
      </w:ins>
      <w:r w:rsidR="00763B4F">
        <w:rPr>
          <w:lang w:val="en-GB"/>
        </w:rPr>
        <w:t>metabolism</w:t>
      </w:r>
      <w:del w:id="59" w:author="Anna Gårdmark" w:date="2020-05-27T11:56:00Z">
        <w:r w:rsidR="00763B4F" w:rsidDel="005475C4">
          <w:rPr>
            <w:lang w:val="en-GB"/>
          </w:rPr>
          <w:delText xml:space="preserve"> exponent </w:delText>
        </w:r>
      </w:del>
      <w:commentRangeStart w:id="60"/>
      <w:del w:id="61" w:author="Jan Ohlberger" w:date="2020-05-21T22:29:00Z">
        <w:r w:rsidR="00F364AD" w:rsidDel="00D11920">
          <w:rPr>
            <w:lang w:val="en-GB"/>
          </w:rPr>
          <w:delText xml:space="preserve">and </w:delText>
        </w:r>
        <w:r w:rsidR="00EB5475" w:rsidRPr="004559BC" w:rsidDel="00D11920">
          <w:rPr>
            <w:lang w:val="en-GB"/>
          </w:rPr>
          <w:delText xml:space="preserve">the predicted </w:delText>
        </w:r>
        <w:r w:rsidR="00953FE9" w:rsidRPr="004559BC" w:rsidDel="00D11920">
          <w:rPr>
            <w:lang w:val="en-GB"/>
          </w:rPr>
          <w:delText>¾</w:delText>
        </w:r>
      </w:del>
      <w:r w:rsidR="00523391">
        <w:rPr>
          <w:rFonts w:cstheme="minorHAnsi"/>
          <w:lang w:val="en-GB"/>
        </w:rPr>
        <w:t xml:space="preserve">, </w:t>
      </w:r>
      <w:commentRangeEnd w:id="60"/>
      <w:r w:rsidR="00960E59">
        <w:rPr>
          <w:rStyle w:val="Kommentarsreferens"/>
        </w:rPr>
        <w:commentReference w:id="60"/>
      </w:r>
      <w:ins w:id="62" w:author="Jan Ohlberger" w:date="2020-05-21T22:25:00Z">
        <w:r w:rsidR="00960E59">
          <w:rPr>
            <w:rFonts w:cstheme="minorHAnsi"/>
            <w:lang w:val="en-GB"/>
          </w:rPr>
          <w:t xml:space="preserve">and </w:t>
        </w:r>
      </w:ins>
      <w:del w:id="63" w:author="Jan Ohlberger" w:date="2020-05-21T22:25:00Z">
        <w:r w:rsidR="006F6B3D" w:rsidDel="00960E59">
          <w:rPr>
            <w:rFonts w:cstheme="minorHAnsi"/>
            <w:lang w:val="en-GB"/>
          </w:rPr>
          <w:delText>is</w:delText>
        </w:r>
        <w:r w:rsidR="00885FD7" w:rsidRPr="004559BC" w:rsidDel="00960E59">
          <w:rPr>
            <w:rFonts w:cstheme="minorHAnsi"/>
            <w:lang w:val="en-GB"/>
          </w:rPr>
          <w:delText xml:space="preserve"> </w:delText>
        </w:r>
        <w:r w:rsidR="004C2526" w:rsidDel="00960E59">
          <w:rPr>
            <w:rFonts w:cstheme="minorHAnsi"/>
            <w:lang w:val="en-GB"/>
          </w:rPr>
          <w:delText>in addition</w:delText>
        </w:r>
      </w:del>
      <w:ins w:id="64" w:author="Jan Ohlberger" w:date="2020-05-21T22:25:00Z">
        <w:r w:rsidR="00960E59">
          <w:rPr>
            <w:rFonts w:cstheme="minorHAnsi"/>
            <w:lang w:val="en-GB"/>
          </w:rPr>
          <w:t>was</w:t>
        </w:r>
      </w:ins>
      <w:r w:rsidR="004C2526">
        <w:rPr>
          <w:rFonts w:cstheme="minorHAnsi"/>
          <w:lang w:val="en-GB"/>
        </w:rPr>
        <w:t xml:space="preserve"> </w:t>
      </w:r>
      <w:r w:rsidR="00885FD7" w:rsidRPr="004559BC">
        <w:rPr>
          <w:rFonts w:cstheme="minorHAnsi"/>
          <w:lang w:val="en-GB"/>
        </w:rPr>
        <w:t xml:space="preserve">unimodal over the full temperature range. </w:t>
      </w:r>
      <w:r w:rsidR="00896FCB" w:rsidRPr="004559BC">
        <w:rPr>
          <w:rFonts w:cstheme="minorHAnsi"/>
          <w:lang w:val="en-GB"/>
        </w:rPr>
        <w:t>Th</w:t>
      </w:r>
      <w:r w:rsidR="005D0B6A">
        <w:rPr>
          <w:rFonts w:cstheme="minorHAnsi"/>
          <w:lang w:val="en-GB"/>
        </w:rPr>
        <w:t>e</w:t>
      </w:r>
      <w:r w:rsidR="00896FCB" w:rsidRPr="004559BC">
        <w:rPr>
          <w:rFonts w:cstheme="minorHAnsi"/>
          <w:lang w:val="en-GB"/>
        </w:rPr>
        <w:t>s</w:t>
      </w:r>
      <w:r w:rsidR="005D0B6A">
        <w:rPr>
          <w:rFonts w:cstheme="minorHAnsi"/>
          <w:lang w:val="en-GB"/>
        </w:rPr>
        <w:t xml:space="preserve">e features </w:t>
      </w:r>
      <w:r w:rsidR="00896FCB" w:rsidRPr="004559BC">
        <w:rPr>
          <w:rFonts w:cstheme="minorHAnsi"/>
          <w:lang w:val="en-GB"/>
        </w:rPr>
        <w:t xml:space="preserve">contribute to unimodal </w:t>
      </w:r>
      <w:r w:rsidR="00003C71" w:rsidRPr="004559BC">
        <w:rPr>
          <w:rFonts w:cstheme="minorHAnsi"/>
          <w:lang w:val="en-GB"/>
        </w:rPr>
        <w:t>thermal responses of growth</w:t>
      </w:r>
      <w:r w:rsidR="00751339">
        <w:rPr>
          <w:rFonts w:cstheme="minorHAnsi"/>
          <w:lang w:val="en-GB"/>
        </w:rPr>
        <w:t xml:space="preserve">, </w:t>
      </w:r>
      <w:del w:id="65" w:author="Anna Gårdmark" w:date="2020-05-27T11:58:00Z">
        <w:r w:rsidR="00751339" w:rsidDel="005475C4">
          <w:rPr>
            <w:rFonts w:cstheme="minorHAnsi"/>
            <w:lang w:val="en-GB"/>
          </w:rPr>
          <w:delText xml:space="preserve">which </w:delText>
        </w:r>
        <w:r w:rsidR="005D0B6A" w:rsidDel="005475C4">
          <w:rPr>
            <w:rFonts w:cstheme="minorHAnsi"/>
            <w:lang w:val="en-GB"/>
          </w:rPr>
          <w:delText xml:space="preserve">are </w:delText>
        </w:r>
      </w:del>
      <w:r w:rsidR="00805F8B" w:rsidRPr="004559BC">
        <w:rPr>
          <w:rFonts w:cstheme="minorHAnsi"/>
          <w:lang w:val="en-GB"/>
        </w:rPr>
        <w:t xml:space="preserve">characterized by </w:t>
      </w:r>
      <w:del w:id="66" w:author="Anna Gårdmark" w:date="2020-05-27T11:58:00Z">
        <w:r w:rsidR="00805F8B" w:rsidRPr="004559BC" w:rsidDel="00BB2D39">
          <w:rPr>
            <w:rFonts w:cstheme="minorHAnsi"/>
            <w:lang w:val="en-GB"/>
          </w:rPr>
          <w:delText xml:space="preserve">declining </w:delText>
        </w:r>
      </w:del>
      <w:commentRangeStart w:id="67"/>
      <w:commentRangeStart w:id="68"/>
      <w:r w:rsidR="005D0B6A">
        <w:rPr>
          <w:rFonts w:cstheme="minorHAnsi"/>
          <w:lang w:val="en-GB"/>
        </w:rPr>
        <w:t>peak</w:t>
      </w:r>
      <w:r w:rsidR="005D0B6A" w:rsidRPr="004559BC">
        <w:rPr>
          <w:rFonts w:cstheme="minorHAnsi"/>
          <w:lang w:val="en-GB"/>
        </w:rPr>
        <w:t xml:space="preserve"> </w:t>
      </w:r>
      <w:commentRangeEnd w:id="67"/>
      <w:r w:rsidR="00D1213B">
        <w:rPr>
          <w:rStyle w:val="Kommentarsreferens"/>
        </w:rPr>
        <w:commentReference w:id="67"/>
      </w:r>
      <w:commentRangeEnd w:id="68"/>
      <w:r w:rsidR="006E7C81">
        <w:rPr>
          <w:rStyle w:val="Kommentarsreferens"/>
        </w:rPr>
        <w:commentReference w:id="68"/>
      </w:r>
      <w:r w:rsidR="00805F8B" w:rsidRPr="004559BC">
        <w:rPr>
          <w:rFonts w:cstheme="minorHAnsi"/>
          <w:lang w:val="en-GB"/>
        </w:rPr>
        <w:t xml:space="preserve">temperatures for </w:t>
      </w:r>
      <w:del w:id="69" w:author="Jan Ohlberger" w:date="2020-05-21T22:27:00Z">
        <w:r w:rsidR="0024287D" w:rsidRPr="004559BC" w:rsidDel="00960E59">
          <w:rPr>
            <w:rFonts w:cstheme="minorHAnsi"/>
            <w:lang w:val="en-GB"/>
          </w:rPr>
          <w:delText xml:space="preserve">body </w:delText>
        </w:r>
      </w:del>
      <w:r w:rsidR="00805F8B" w:rsidRPr="004559BC">
        <w:rPr>
          <w:rFonts w:cstheme="minorHAnsi"/>
          <w:lang w:val="en-GB"/>
        </w:rPr>
        <w:t>growth</w:t>
      </w:r>
      <w:ins w:id="70" w:author="Anna Gårdmark" w:date="2020-05-27T11:58:00Z">
        <w:r w:rsidR="00BB2D39">
          <w:rPr>
            <w:rFonts w:cstheme="minorHAnsi"/>
            <w:lang w:val="en-GB"/>
          </w:rPr>
          <w:t xml:space="preserve"> declin</w:t>
        </w:r>
      </w:ins>
      <w:ins w:id="71" w:author="Anna Gårdmark" w:date="2020-05-27T12:03:00Z">
        <w:r w:rsidR="00BB2D39">
          <w:rPr>
            <w:rFonts w:cstheme="minorHAnsi"/>
            <w:lang w:val="en-GB"/>
          </w:rPr>
          <w:t>ing</w:t>
        </w:r>
      </w:ins>
      <w:ins w:id="72" w:author="Anna Gårdmark" w:date="2020-05-27T11:58:00Z">
        <w:r w:rsidR="00BB2D39">
          <w:rPr>
            <w:rFonts w:cstheme="minorHAnsi"/>
            <w:lang w:val="en-GB"/>
          </w:rPr>
          <w:t xml:space="preserve"> </w:t>
        </w:r>
        <w:r w:rsidR="00BB2D39" w:rsidRPr="00BB2D39">
          <w:rPr>
            <w:rFonts w:cstheme="minorHAnsi"/>
            <w:i/>
            <w:lang w:val="en-GB"/>
            <w:rPrChange w:id="73" w:author="Anna Gårdmark" w:date="2020-05-27T11:59:00Z">
              <w:rPr>
                <w:rFonts w:cstheme="minorHAnsi"/>
                <w:lang w:val="en-GB"/>
              </w:rPr>
            </w:rPrChange>
          </w:rPr>
          <w:t>within</w:t>
        </w:r>
        <w:r w:rsidR="00BB2D39">
          <w:rPr>
            <w:rFonts w:cstheme="minorHAnsi"/>
            <w:lang w:val="en-GB"/>
          </w:rPr>
          <w:t xml:space="preserve"> species</w:t>
        </w:r>
      </w:ins>
      <w:r w:rsidR="005D0B6A">
        <w:rPr>
          <w:rFonts w:cstheme="minorHAnsi"/>
          <w:lang w:val="en-GB"/>
        </w:rPr>
        <w:t xml:space="preserve"> with </w:t>
      </w:r>
      <w:ins w:id="74" w:author="Anna Gårdmark" w:date="2020-05-27T11:57:00Z">
        <w:r w:rsidR="005475C4">
          <w:rPr>
            <w:rStyle w:val="Kommentarsreferens"/>
          </w:rPr>
          <w:commentReference w:id="75"/>
        </w:r>
      </w:ins>
      <w:r w:rsidR="005D0B6A">
        <w:rPr>
          <w:rFonts w:cstheme="minorHAnsi"/>
          <w:lang w:val="en-GB"/>
        </w:rPr>
        <w:t>body mass</w:t>
      </w:r>
      <w:r w:rsidR="00710B5E">
        <w:rPr>
          <w:rFonts w:cstheme="minorHAnsi"/>
          <w:lang w:val="en-GB"/>
        </w:rPr>
        <w:t>.</w:t>
      </w:r>
      <w:r w:rsidR="003C1CC4">
        <w:rPr>
          <w:rFonts w:cstheme="minorHAnsi"/>
          <w:lang w:val="en-GB"/>
        </w:rPr>
        <w:t xml:space="preserve"> </w:t>
      </w:r>
      <w:del w:id="76" w:author="Anna Gårdmark" w:date="2020-05-27T12:00:00Z">
        <w:r w:rsidR="00F77DA9" w:rsidRPr="00C34579" w:rsidDel="00BB2D39">
          <w:rPr>
            <w:rFonts w:cstheme="minorHAnsi"/>
            <w:lang w:val="en-GB"/>
          </w:rPr>
          <w:delText xml:space="preserve">Thus, </w:delText>
        </w:r>
        <w:r w:rsidR="000E594F" w:rsidRPr="00C34579" w:rsidDel="00BB2D39">
          <w:rPr>
            <w:rFonts w:cstheme="minorHAnsi"/>
            <w:lang w:val="en-GB"/>
          </w:rPr>
          <w:delText>s</w:delText>
        </w:r>
      </w:del>
      <w:ins w:id="77" w:author="Anna Gårdmark" w:date="2020-05-27T12:00:00Z">
        <w:r w:rsidR="00BB2D39">
          <w:rPr>
            <w:rFonts w:cstheme="minorHAnsi"/>
            <w:lang w:val="en-GB"/>
          </w:rPr>
          <w:t>S</w:t>
        </w:r>
      </w:ins>
      <w:r w:rsidR="000E594F" w:rsidRPr="00C34579">
        <w:rPr>
          <w:rFonts w:cstheme="minorHAnsi"/>
          <w:lang w:val="en-GB"/>
        </w:rPr>
        <w:t xml:space="preserve">mall </w:t>
      </w:r>
      <w:r w:rsidR="00912DE5" w:rsidRPr="00C34579">
        <w:rPr>
          <w:rFonts w:cstheme="minorHAnsi"/>
          <w:lang w:val="en-GB"/>
        </w:rPr>
        <w:t xml:space="preserve">individuals </w:t>
      </w:r>
      <w:del w:id="78" w:author="Anna Gårdmark" w:date="2020-05-27T11:59:00Z">
        <w:r w:rsidR="00912DE5" w:rsidRPr="00C34579" w:rsidDel="00BB2D39">
          <w:rPr>
            <w:rFonts w:cstheme="minorHAnsi"/>
            <w:lang w:val="en-GB"/>
          </w:rPr>
          <w:delText xml:space="preserve">within a species </w:delText>
        </w:r>
      </w:del>
      <w:r w:rsidR="000E594F" w:rsidRPr="00C34579">
        <w:rPr>
          <w:rFonts w:cstheme="minorHAnsi"/>
          <w:lang w:val="en-GB"/>
        </w:rPr>
        <w:t xml:space="preserve">will </w:t>
      </w:r>
      <w:ins w:id="79" w:author="Anna Gårdmark" w:date="2020-05-27T12:00:00Z">
        <w:r w:rsidR="00BB2D39">
          <w:rPr>
            <w:rFonts w:cstheme="minorHAnsi"/>
            <w:lang w:val="en-GB"/>
          </w:rPr>
          <w:t xml:space="preserve">therefore </w:t>
        </w:r>
      </w:ins>
      <w:r w:rsidR="000E594F" w:rsidRPr="00C34579">
        <w:rPr>
          <w:rFonts w:cstheme="minorHAnsi"/>
          <w:lang w:val="en-GB"/>
        </w:rPr>
        <w:t>likely be able to increase their growth rates with initial warming</w:t>
      </w:r>
      <w:ins w:id="80" w:author="Anna Gårdmark" w:date="2020-05-27T12:00:00Z">
        <w:r w:rsidR="00BB2D39">
          <w:rPr>
            <w:rFonts w:cstheme="minorHAnsi"/>
            <w:lang w:val="en-GB"/>
          </w:rPr>
          <w:t>,</w:t>
        </w:r>
      </w:ins>
      <w:r w:rsidR="005D7FA3" w:rsidRPr="004559BC">
        <w:rPr>
          <w:rFonts w:cstheme="minorHAnsi"/>
          <w:lang w:val="en-GB"/>
        </w:rPr>
        <w:t xml:space="preserve"> </w:t>
      </w:r>
      <w:del w:id="81" w:author="Anna Gårdmark" w:date="2020-05-27T12:00:00Z">
        <w:r w:rsidR="005D7FA3" w:rsidRPr="004559BC" w:rsidDel="00BB2D39">
          <w:rPr>
            <w:rFonts w:cstheme="minorHAnsi"/>
            <w:lang w:val="en-GB"/>
          </w:rPr>
          <w:delText xml:space="preserve">and </w:delText>
        </w:r>
      </w:del>
      <w:ins w:id="82" w:author="Anna Gårdmark" w:date="2020-05-27T12:00:00Z">
        <w:r w:rsidR="00BB2D39">
          <w:rPr>
            <w:rFonts w:cstheme="minorHAnsi"/>
            <w:lang w:val="en-GB"/>
          </w:rPr>
          <w:t>whereas</w:t>
        </w:r>
        <w:r w:rsidR="00BB2D39" w:rsidRPr="004559BC">
          <w:rPr>
            <w:rFonts w:cstheme="minorHAnsi"/>
            <w:lang w:val="en-GB"/>
          </w:rPr>
          <w:t xml:space="preserve"> </w:t>
        </w:r>
      </w:ins>
      <w:r w:rsidR="005D7FA3" w:rsidRPr="004559BC">
        <w:rPr>
          <w:rFonts w:cstheme="minorHAnsi"/>
          <w:lang w:val="en-GB"/>
        </w:rPr>
        <w:t>l</w:t>
      </w:r>
      <w:r w:rsidR="000E594F" w:rsidRPr="00C34579">
        <w:rPr>
          <w:rFonts w:cstheme="minorHAnsi"/>
          <w:lang w:val="en-GB"/>
        </w:rPr>
        <w:t xml:space="preserve">arger individuals </w:t>
      </w:r>
      <w:ins w:id="83" w:author="Anna Gårdmark" w:date="2020-05-27T11:59:00Z">
        <w:r w:rsidR="00BB2D39">
          <w:rPr>
            <w:rFonts w:cstheme="minorHAnsi"/>
            <w:lang w:val="en-GB"/>
          </w:rPr>
          <w:t xml:space="preserve">of the same species </w:t>
        </w:r>
      </w:ins>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del w:id="84" w:author="Jan Ohlberger" w:date="2020-05-21T22:29:00Z">
        <w:r w:rsidR="00B73BBC" w:rsidRPr="00C34579" w:rsidDel="000E7B4C">
          <w:rPr>
            <w:rFonts w:cstheme="minorHAnsi"/>
            <w:lang w:val="en-GB"/>
          </w:rPr>
          <w:delText>We argue that s</w:delText>
        </w:r>
      </w:del>
      <w:ins w:id="85" w:author="Jan Ohlberger" w:date="2020-05-21T22:29:00Z">
        <w:r w:rsidR="000E7B4C">
          <w:rPr>
            <w:rFonts w:cstheme="minorHAnsi"/>
            <w:lang w:val="en-GB"/>
          </w:rPr>
          <w:t>S</w:t>
        </w:r>
      </w:ins>
      <w:r w:rsidR="00B73BBC" w:rsidRPr="00C34579">
        <w:rPr>
          <w:rFonts w:cstheme="minorHAnsi"/>
          <w:lang w:val="en-GB"/>
        </w:rPr>
        <w:t>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stycke"/>
        <w:spacing w:line="480" w:lineRule="auto"/>
        <w:ind w:left="360"/>
        <w:jc w:val="both"/>
        <w:rPr>
          <w:rFonts w:cstheme="minorHAnsi"/>
          <w:lang w:val="en-GB"/>
        </w:rPr>
      </w:pPr>
    </w:p>
    <w:p w14:paraId="2FF0EEB5" w14:textId="4D223083" w:rsidR="00465B18" w:rsidRDefault="00465B18" w:rsidP="00B73BBC">
      <w:pPr>
        <w:pStyle w:val="Liststycke"/>
        <w:spacing w:line="480" w:lineRule="auto"/>
        <w:ind w:left="360"/>
        <w:jc w:val="both"/>
        <w:rPr>
          <w:rFonts w:cstheme="minorHAnsi"/>
          <w:lang w:val="en-GB"/>
        </w:rPr>
      </w:pPr>
    </w:p>
    <w:p w14:paraId="33ABE882" w14:textId="77777777" w:rsidR="003668E1" w:rsidRDefault="003668E1" w:rsidP="00B73BBC">
      <w:pPr>
        <w:pStyle w:val="Liststycke"/>
        <w:spacing w:line="480" w:lineRule="auto"/>
        <w:ind w:left="360"/>
        <w:jc w:val="both"/>
        <w:rPr>
          <w:rFonts w:cstheme="minorHAnsi"/>
          <w:lang w:val="en-GB"/>
        </w:rPr>
      </w:pPr>
    </w:p>
    <w:p w14:paraId="71D34707" w14:textId="77777777" w:rsidR="00DC59EC" w:rsidRDefault="00DC59EC" w:rsidP="00B73BBC">
      <w:pPr>
        <w:pStyle w:val="Liststycke"/>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commentRangeStart w:id="86"/>
      <w:r w:rsidRPr="00972C7F">
        <w:rPr>
          <w:rFonts w:cstheme="minorHAnsi"/>
          <w:b/>
          <w:lang w:val="en-GB"/>
        </w:rPr>
        <w:t>Introduction</w:t>
      </w:r>
      <w:commentRangeEnd w:id="86"/>
      <w:r w:rsidR="0074280B">
        <w:rPr>
          <w:rStyle w:val="Kommentarsreferens"/>
        </w:rPr>
        <w:commentReference w:id="86"/>
      </w:r>
    </w:p>
    <w:p w14:paraId="7C5A97BD" w14:textId="5D1B61E8"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lang w:val="en-GB"/>
        </w:rPr>
        <w:t xml:space="preserve">(Brown </w:t>
      </w:r>
      <w:r w:rsidR="009C66FD" w:rsidRPr="009C66FD">
        <w:rPr>
          <w:i/>
          <w:iCs/>
          <w:lang w:val="en-GB"/>
        </w:rPr>
        <w:t>et al.</w:t>
      </w:r>
      <w:r w:rsidR="009C66FD" w:rsidRPr="009C66FD">
        <w:rPr>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w:t>
      </w:r>
      <w:del w:id="87" w:author="Jan Ohlberger" w:date="2020-05-22T06:33:00Z">
        <w:r w:rsidR="007051E6" w:rsidRPr="00972C7F" w:rsidDel="006544ED">
          <w:rPr>
            <w:rFonts w:eastAsiaTheme="minorEastAsia" w:cstheme="minorHAnsi"/>
            <w:lang w:val="en-GB"/>
          </w:rPr>
          <w:delText>s’</w:delText>
        </w:r>
      </w:del>
      <w:r w:rsidR="007051E6" w:rsidRPr="00972C7F">
        <w:rPr>
          <w:rFonts w:eastAsiaTheme="minorEastAsia" w:cstheme="minorHAnsi"/>
          <w:lang w:val="en-GB"/>
        </w:rPr>
        <w:t xml:space="preserve">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{"citationID":"hNb1pqTJ","properties":{"formattedCitation":"(Savage {\\i{}et al.} 2004)","plainCitation":"(Savage et al. 2004)","noteIndex":0},"citationItems":[{"id":"fdNyl4Ae/1pj86HRc","uris":["http://zotero.org/users/local/FTg3Qpza/items/5EKRHGLR"],"uri":["http://zotero.org/users/local/FTg3Qpza/items/5EKRHGLR"],"itemData":{"id":914,"type":"article-journal","title":"Effects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9927E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fdNyl4Ae/Nh7aGP0v","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lang w:val="en-GB"/>
        </w:rPr>
        <w:t xml:space="preserve">(Andersen </w:t>
      </w:r>
      <w:r w:rsidR="008F2D15" w:rsidRPr="008F2D15">
        <w:rPr>
          <w:i/>
          <w:iCs/>
          <w:lang w:val="en-GB"/>
        </w:rPr>
        <w:t>et al.</w:t>
      </w:r>
      <w:r w:rsidR="008F2D15" w:rsidRPr="008F2D15">
        <w:rPr>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nderstanding</w:t>
      </w:r>
      <w:r w:rsidR="0012082A" w:rsidRPr="00972C7F">
        <w:rPr>
          <w:rFonts w:eastAsiaTheme="minorEastAsia" w:cstheme="minorHAnsi"/>
          <w:lang w:val="en-GB"/>
        </w:rPr>
        <w:t xml:space="preserve"> how</w:t>
      </w:r>
      <w:ins w:id="88" w:author="Jan Ohlberger" w:date="2020-05-22T07:06:00Z">
        <w:r w:rsidR="00A01333">
          <w:rPr>
            <w:rFonts w:eastAsiaTheme="minorEastAsia" w:cstheme="minorHAnsi"/>
            <w:lang w:val="en-GB"/>
          </w:rPr>
          <w:t xml:space="preserve"> growth</w:t>
        </w:r>
      </w:ins>
      <w:del w:id="89" w:author="Jan Ohlberger" w:date="2020-05-22T07:06:00Z">
        <w:r w:rsidR="0012082A" w:rsidRPr="00972C7F" w:rsidDel="00A01333">
          <w:rPr>
            <w:rFonts w:eastAsiaTheme="minorEastAsia" w:cstheme="minorHAnsi"/>
            <w:lang w:val="en-GB"/>
          </w:rPr>
          <w:delText xml:space="preserve"> </w:delText>
        </w:r>
        <w:r w:rsidR="00E616DD" w:rsidRPr="004559BC" w:rsidDel="00A01333">
          <w:rPr>
            <w:rFonts w:eastAsiaTheme="minorEastAsia" w:cstheme="minorHAnsi"/>
            <w:lang w:val="en-GB"/>
          </w:rPr>
          <w:delText>it</w:delText>
        </w:r>
      </w:del>
      <w:r w:rsidR="00E616DD" w:rsidRPr="004559BC">
        <w:rPr>
          <w:rFonts w:eastAsiaTheme="minorEastAsia" w:cstheme="minorHAnsi"/>
          <w:lang w:val="en-GB"/>
        </w:rPr>
        <w:t xml:space="preserve">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342EC206" w:rsidR="006A7E11" w:rsidRDefault="00FE7846"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r w:rsidR="00591E94">
        <w:rPr>
          <w:rFonts w:eastAsiaTheme="minorEastAsia" w:cstheme="minorHAnsi"/>
          <w:lang w:val="en-GB"/>
        </w:rPr>
        <w:t>ing</w:t>
      </w:r>
      <w:r w:rsidR="005C06EB" w:rsidRPr="00972C7F">
        <w:rPr>
          <w:rFonts w:eastAsiaTheme="minorEastAsia" w:cstheme="minorHAnsi"/>
          <w:lang w:val="en-GB"/>
        </w:rPr>
        <w:t xml:space="preserve"> </w:t>
      </w:r>
      <w:r w:rsidRPr="00972C7F">
        <w:rPr>
          <w:rFonts w:eastAsiaTheme="minorEastAsia" w:cstheme="minorHAnsi"/>
          <w:lang w:val="en-GB"/>
        </w:rPr>
        <w:t>body size</w:t>
      </w:r>
      <w:r w:rsidR="00591E94">
        <w:rPr>
          <w:rFonts w:eastAsiaTheme="minorEastAsia" w:cstheme="minorHAnsi"/>
          <w:lang w:val="en-GB"/>
        </w:rPr>
        <w:t>s</w:t>
      </w:r>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lang w:val="en-GB"/>
        </w:rPr>
        <w:t xml:space="preserve">(Forster </w:t>
      </w:r>
      <w:r w:rsidR="00E10450" w:rsidRPr="00E10450">
        <w:rPr>
          <w:i/>
          <w:iCs/>
          <w:lang w:val="en-GB"/>
        </w:rPr>
        <w:t>et al.</w:t>
      </w:r>
      <w:r w:rsidR="00E10450" w:rsidRPr="00E10450">
        <w:rPr>
          <w:lang w:val="en-GB"/>
        </w:rPr>
        <w:t xml:space="preserve"> 2012; Horne </w:t>
      </w:r>
      <w:r w:rsidR="00E10450" w:rsidRPr="00E10450">
        <w:rPr>
          <w:i/>
          <w:iCs/>
          <w:lang w:val="en-GB"/>
        </w:rPr>
        <w:t>et al.</w:t>
      </w:r>
      <w:r w:rsidR="00E10450" w:rsidRPr="00E10450">
        <w:rPr>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963445">
        <w:rPr>
          <w:rFonts w:eastAsiaTheme="minorEastAsia" w:cstheme="minorHAnsi"/>
          <w:lang w:val="en-GB"/>
        </w:rPr>
        <w:t>In fishes, r</w:t>
      </w:r>
      <w:r w:rsidR="00E413D0" w:rsidRPr="00972C7F">
        <w:rPr>
          <w:rFonts w:eastAsiaTheme="minorEastAsia" w:cstheme="minorHAnsi"/>
          <w:lang w:val="en-GB"/>
        </w:rPr>
        <w:t xml:space="preserve">econstructed </w:t>
      </w:r>
      <w:r w:rsidR="008739D3">
        <w:rPr>
          <w:rFonts w:eastAsiaTheme="minorEastAsia" w:cstheme="minorHAnsi"/>
          <w:lang w:val="en-GB"/>
        </w:rPr>
        <w:t xml:space="preserve">individual </w:t>
      </w:r>
      <w:r w:rsidR="007A54D2" w:rsidRPr="00972C7F">
        <w:rPr>
          <w:rFonts w:eastAsiaTheme="minorEastAsia" w:cstheme="minorHAnsi"/>
          <w:lang w:val="en-GB"/>
        </w:rPr>
        <w:t xml:space="preserve">growth histories </w:t>
      </w:r>
      <w:r w:rsidR="00245899" w:rsidRPr="00972C7F">
        <w:rPr>
          <w:rFonts w:eastAsiaTheme="minorEastAsia" w:cstheme="minorHAnsi"/>
          <w:lang w:val="en-GB"/>
        </w:rPr>
        <w:t xml:space="preserve">often </w:t>
      </w:r>
      <w:r w:rsidR="00963445">
        <w:rPr>
          <w:rFonts w:eastAsiaTheme="minorEastAsia" w:cstheme="minorHAnsi"/>
          <w:lang w:val="en-GB"/>
        </w:rPr>
        <w:t>reveal</w:t>
      </w:r>
      <w:r w:rsidR="00963445" w:rsidRPr="00972C7F">
        <w:rPr>
          <w:rFonts w:eastAsiaTheme="minorEastAsia" w:cstheme="minorHAnsi"/>
          <w:lang w:val="en-GB"/>
        </w:rPr>
        <w:t xml:space="preserve"> </w:t>
      </w:r>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temperature</w:t>
      </w:r>
      <w:r w:rsidR="00BD5F2A">
        <w:rPr>
          <w:rFonts w:eastAsiaTheme="minorEastAsia" w:cstheme="minorHAnsi"/>
          <w:lang w:val="en-GB"/>
        </w:rPr>
        <w:t xml:space="preserve"> in natural systems</w:t>
      </w:r>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9927EB">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T"}],"issued":{"date-parts":[["2014"]]}}},{"id":"fdNyl4Ae/Eb4LwS8o","uris":["http://zotero.org/users/6116610/items/3XTZM82V"],"uri":["http://zotero.org/users/6116610/items/3XTZM82V"],"itemData":{"id":607,"type":"article-journal","abstract":"A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9927EB" w:rsidRPr="00E906BC">
        <w:rPr>
          <w:rFonts w:eastAsiaTheme="minorEastAsia" w:cstheme="minorHAnsi"/>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r w:rsidR="004A2364" w:rsidRPr="00AE4A5F">
        <w:rPr>
          <w:rFonts w:eastAsiaTheme="minorEastAsia" w:cstheme="minorHAnsi"/>
          <w:lang w:val="en-GB"/>
          <w:rPrChange w:id="90" w:author="Anna Gårdmark" w:date="2020-05-27T11:34:00Z">
            <w:rPr>
              <w:rFonts w:eastAsiaTheme="minorEastAsia" w:cstheme="minorHAnsi"/>
            </w:rPr>
          </w:rPrChange>
        </w:rPr>
        <w:t xml:space="preserve">This is in line with predictions, </w:t>
      </w:r>
      <w:r w:rsidR="007D3A89">
        <w:rPr>
          <w:rFonts w:eastAsiaTheme="minorEastAsia" w:cstheme="minorHAnsi"/>
          <w:lang w:val="en-GB"/>
        </w:rPr>
        <w:t xml:space="preserve">as growth rates </w:t>
      </w:r>
      <w:r w:rsidR="00723111" w:rsidRPr="00972C7F">
        <w:rPr>
          <w:rFonts w:eastAsiaTheme="minorEastAsia" w:cstheme="minorHAnsi"/>
          <w:lang w:val="en-GB"/>
        </w:rPr>
        <w:t>increase with temperature until a peak is reached</w:t>
      </w:r>
      <w:r w:rsidR="007D3A89">
        <w:rPr>
          <w:rFonts w:eastAsiaTheme="minorEastAsia" w:cstheme="minorHAnsi"/>
          <w:lang w:val="en-GB"/>
        </w:rPr>
        <w:t xml:space="preserve">, and species </w:t>
      </w:r>
      <w:r w:rsidR="00A26F06">
        <w:rPr>
          <w:rFonts w:eastAsiaTheme="minorEastAsia" w:cstheme="minorHAnsi"/>
          <w:lang w:val="en-GB"/>
        </w:rPr>
        <w:t xml:space="preserve">in general </w:t>
      </w:r>
      <w:r w:rsidR="007D3A89">
        <w:rPr>
          <w:rFonts w:eastAsiaTheme="minorEastAsia" w:cstheme="minorHAnsi"/>
          <w:lang w:val="en-GB"/>
        </w:rPr>
        <w:t xml:space="preserve">occupy habitats </w:t>
      </w:r>
      <w:ins w:id="91" w:author="Jan Ohlberger" w:date="2020-05-22T06:40:00Z">
        <w:r w:rsidR="00B223E5">
          <w:rPr>
            <w:rFonts w:eastAsiaTheme="minorEastAsia" w:cstheme="minorHAnsi"/>
            <w:lang w:val="en-GB"/>
          </w:rPr>
          <w:t xml:space="preserve">with average temperatures </w:t>
        </w:r>
      </w:ins>
      <w:r w:rsidR="007D3A89">
        <w:rPr>
          <w:rFonts w:eastAsiaTheme="minorEastAsia" w:cstheme="minorHAnsi"/>
          <w:lang w:val="en-GB"/>
        </w:rPr>
        <w:t xml:space="preserve">below their peak growth temperature </w:t>
      </w:r>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lang w:val="en-GB"/>
        </w:rPr>
        <w:t xml:space="preserve">(Brett </w:t>
      </w:r>
      <w:r w:rsidR="00FF40B9" w:rsidRPr="00FF40B9">
        <w:rPr>
          <w:i/>
          <w:iCs/>
          <w:lang w:val="en-GB"/>
        </w:rPr>
        <w:t>et al.</w:t>
      </w:r>
      <w:r w:rsidR="00FF40B9" w:rsidRPr="00FF40B9">
        <w:rPr>
          <w:lang w:val="en-GB"/>
        </w:rPr>
        <w:t xml:space="preserve"> 1969; Elliott &amp; Hurley 1995; Jobling 1997; Neuheimer </w:t>
      </w:r>
      <w:r w:rsidR="00FF40B9" w:rsidRPr="00FF40B9">
        <w:rPr>
          <w:i/>
          <w:iCs/>
          <w:lang w:val="en-GB"/>
        </w:rPr>
        <w:t>et al.</w:t>
      </w:r>
      <w:r w:rsidR="00FF40B9" w:rsidRPr="00FF40B9">
        <w:rPr>
          <w:lang w:val="en-GB"/>
        </w:rPr>
        <w:t xml:space="preserve"> 2011)</w:t>
      </w:r>
      <w:r w:rsidR="00723111" w:rsidRPr="004B4EFD">
        <w:rPr>
          <w:rFonts w:eastAsiaTheme="minorEastAsia" w:cstheme="minorHAnsi"/>
        </w:rPr>
        <w:fldChar w:fldCharType="end"/>
      </w:r>
      <w:r w:rsidR="00723111" w:rsidRPr="00AE4A5F">
        <w:rPr>
          <w:rFonts w:eastAsiaTheme="minorEastAsia" w:cstheme="minorHAnsi"/>
          <w:lang w:val="en-GB"/>
          <w:rPrChange w:id="92" w:author="Anna Gårdmark" w:date="2020-05-27T11:34:00Z">
            <w:rPr>
              <w:rFonts w:eastAsiaTheme="minorEastAsia" w:cstheme="minorHAnsi"/>
            </w:rPr>
          </w:rPrChange>
        </w:rPr>
        <w:t>.</w:t>
      </w:r>
      <w:r w:rsidR="00DD4FDE" w:rsidRPr="00AE4A5F">
        <w:rPr>
          <w:rFonts w:eastAsiaTheme="minorEastAsia" w:cstheme="minorHAnsi"/>
          <w:lang w:val="en-GB"/>
          <w:rPrChange w:id="93" w:author="Anna Gårdmark" w:date="2020-05-27T11:34:00Z">
            <w:rPr>
              <w:rFonts w:eastAsiaTheme="minorEastAsia" w:cstheme="minorHAnsi"/>
            </w:rPr>
          </w:rPrChange>
        </w:rPr>
        <w:t xml:space="preserve"> </w:t>
      </w:r>
      <w:commentRangeStart w:id="94"/>
      <w:r w:rsidR="00C15ECF" w:rsidRPr="00AE4A5F">
        <w:rPr>
          <w:rFonts w:eastAsiaTheme="minorEastAsia" w:cstheme="minorHAnsi"/>
          <w:lang w:val="en-GB"/>
          <w:rPrChange w:id="95" w:author="Anna Gårdmark" w:date="2020-05-27T11:34:00Z">
            <w:rPr>
              <w:rFonts w:eastAsiaTheme="minorEastAsia" w:cstheme="minorHAnsi"/>
            </w:rPr>
          </w:rPrChange>
        </w:rPr>
        <w:t>H</w:t>
      </w:r>
      <w:commentRangeStart w:id="96"/>
      <w:r w:rsidR="00C15ECF" w:rsidRPr="00AE4A5F">
        <w:rPr>
          <w:rFonts w:eastAsiaTheme="minorEastAsia" w:cstheme="minorHAnsi"/>
          <w:lang w:val="en-GB"/>
          <w:rPrChange w:id="97" w:author="Anna Gårdmark" w:date="2020-05-27T11:34:00Z">
            <w:rPr>
              <w:rFonts w:eastAsiaTheme="minorEastAsia" w:cstheme="minorHAnsi"/>
            </w:rPr>
          </w:rPrChange>
        </w:rPr>
        <w:t>owever, l</w:t>
      </w:r>
      <w:r w:rsidR="001E5CA8" w:rsidRPr="00972C7F">
        <w:rPr>
          <w:rFonts w:eastAsiaTheme="minorEastAsia" w:cstheme="minorHAnsi"/>
          <w:lang w:val="en-GB"/>
        </w:rPr>
        <w:t>ess clear</w:t>
      </w:r>
      <w:r w:rsidR="00DF15EB">
        <w:rPr>
          <w:rFonts w:eastAsiaTheme="minorEastAsia" w:cstheme="minorHAnsi"/>
          <w:lang w:val="en-GB"/>
        </w:rPr>
        <w:t xml:space="preserve"> </w:t>
      </w:r>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 xml:space="preserve">the growth </w:t>
      </w:r>
      <w:r w:rsidR="000E2AC2">
        <w:rPr>
          <w:rFonts w:eastAsiaTheme="minorEastAsia" w:cstheme="minorHAnsi"/>
          <w:lang w:val="en-GB"/>
        </w:rPr>
        <w:t xml:space="preserve">or size </w:t>
      </w:r>
      <w:r w:rsidR="00C52EDF" w:rsidRPr="00972C7F">
        <w:rPr>
          <w:rFonts w:eastAsiaTheme="minorEastAsia" w:cstheme="minorHAnsi"/>
          <w:lang w:val="en-GB"/>
        </w:rPr>
        <w:t>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w:t>
      </w:r>
      <w:ins w:id="98" w:author="Anna Gårdmark" w:date="2020-06-16T13:11:00Z">
        <w:r w:rsidR="0074280B">
          <w:rPr>
            <w:rFonts w:eastAsiaTheme="minorEastAsia" w:cstheme="minorHAnsi"/>
            <w:lang w:val="en-GB"/>
          </w:rPr>
          <w:t>r</w:t>
        </w:r>
      </w:ins>
      <w:r w:rsidR="007351B1" w:rsidRPr="004559BC">
        <w:rPr>
          <w:rFonts w:eastAsiaTheme="minorEastAsia" w:cstheme="minorHAnsi"/>
          <w:lang w:val="en-GB"/>
        </w:rPr>
        <w:t>o</w:t>
      </w:r>
      <w:del w:id="99" w:author="Anna Gårdmark" w:date="2020-06-16T13:11:00Z">
        <w:r w:rsidR="007351B1" w:rsidRPr="004559BC" w:rsidDel="0074280B">
          <w:rPr>
            <w:rFonts w:eastAsiaTheme="minorEastAsia" w:cstheme="minorHAnsi"/>
            <w:lang w:val="en-GB"/>
          </w:rPr>
          <w:delText>r</w:delText>
        </w:r>
      </w:del>
      <w:r w:rsidR="007351B1" w:rsidRPr="004559BC">
        <w:rPr>
          <w:rFonts w:eastAsiaTheme="minorEastAsia" w:cstheme="minorHAnsi"/>
          <w:lang w:val="en-GB"/>
        </w:rPr>
        <w:t>m the temperature size-rule</w:t>
      </w:r>
      <w:commentRangeEnd w:id="94"/>
      <w:r w:rsidR="00605AB6">
        <w:rPr>
          <w:rStyle w:val="Kommentarsreferens"/>
        </w:rPr>
        <w:commentReference w:id="94"/>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temperature</w:t>
      </w:r>
      <w:del w:id="100" w:author="Jan Ohlberger" w:date="2020-05-22T06:46:00Z">
        <w:r w:rsidR="00F303C9" w:rsidRPr="004559BC" w:rsidDel="00C25DF0">
          <w:rPr>
            <w:lang w:val="en-GB"/>
          </w:rPr>
          <w:delText>s</w:delText>
        </w:r>
      </w:del>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DD4FDE">
        <w:rPr>
          <w:lang w:val="en-GB"/>
        </w:rPr>
        <w:t>. However, other studies</w:t>
      </w:r>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 xml:space="preserve">relationship between </w:t>
      </w:r>
      <w:commentRangeStart w:id="101"/>
      <w:r w:rsidR="00E10450" w:rsidRPr="002D70E2">
        <w:rPr>
          <w:lang w:val="en-GB"/>
        </w:rPr>
        <w:t>maximum size</w:t>
      </w:r>
      <w:r w:rsidR="006F53C1" w:rsidRPr="004559BC">
        <w:rPr>
          <w:lang w:val="en-GB"/>
        </w:rPr>
        <w:t xml:space="preserve"> </w:t>
      </w:r>
      <w:r w:rsidR="00F802C7" w:rsidRPr="004559BC">
        <w:rPr>
          <w:lang w:val="en-GB"/>
        </w:rPr>
        <w:t xml:space="preserve">and temperature </w:t>
      </w:r>
      <w:r w:rsidR="003354C8">
        <w:fldChar w:fldCharType="begin"/>
      </w:r>
      <w:r w:rsidR="009927E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fdNyl4Ae/Eb4LwS8o","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9927EB" w:rsidRPr="00E906BC">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t xml:space="preserve">(Barneche </w:t>
      </w:r>
      <w:r w:rsidR="009D6C25" w:rsidRPr="009D6C25">
        <w:rPr>
          <w:i/>
          <w:iCs/>
        </w:rPr>
        <w:t>et al.</w:t>
      </w:r>
      <w:r w:rsidR="009D6C25" w:rsidRPr="009D6C25">
        <w:t xml:space="preserve"> 2019; Huss </w:t>
      </w:r>
      <w:r w:rsidR="009D6C25" w:rsidRPr="009D6C25">
        <w:rPr>
          <w:i/>
          <w:iCs/>
        </w:rPr>
        <w:t>et al.</w:t>
      </w:r>
      <w:r w:rsidR="009D6C25" w:rsidRPr="009D6C25">
        <w:t xml:space="preserve"> 2019; van Denderen </w:t>
      </w:r>
      <w:r w:rsidR="009D6C25" w:rsidRPr="009D6C25">
        <w:rPr>
          <w:i/>
          <w:iCs/>
        </w:rPr>
        <w:t>et al.</w:t>
      </w:r>
      <w:r w:rsidR="009D6C25" w:rsidRPr="009D6C25">
        <w:t xml:space="preserve"> 2019; van Dorst </w:t>
      </w:r>
      <w:r w:rsidR="009D6C25" w:rsidRPr="009D6C25">
        <w:rPr>
          <w:i/>
          <w:iCs/>
        </w:rPr>
        <w:t>et al.</w:t>
      </w:r>
      <w:r w:rsidR="009D6C25" w:rsidRPr="009D6C25">
        <w:t xml:space="preserve"> 2019)</w:t>
      </w:r>
      <w:r w:rsidR="003354C8">
        <w:fldChar w:fldCharType="end"/>
      </w:r>
      <w:r w:rsidR="00726D23" w:rsidRPr="003354C8">
        <w:t>.</w:t>
      </w:r>
      <w:commentRangeEnd w:id="101"/>
      <w:r w:rsidR="0074280B">
        <w:rPr>
          <w:rStyle w:val="Kommentarsreferens"/>
        </w:rPr>
        <w:commentReference w:id="101"/>
      </w:r>
      <w:r w:rsidR="00C7262F">
        <w:rPr>
          <w:rFonts w:eastAsiaTheme="minorEastAsia" w:cstheme="minorHAnsi"/>
        </w:rPr>
        <w:t xml:space="preserve"> </w:t>
      </w:r>
      <w:commentRangeEnd w:id="96"/>
      <w:r w:rsidR="0074280B">
        <w:rPr>
          <w:rStyle w:val="Kommentarsreferens"/>
        </w:rPr>
        <w:commentReference w:id="96"/>
      </w:r>
    </w:p>
    <w:p w14:paraId="003F9BB3" w14:textId="072CA9B5" w:rsidR="00B11CDE" w:rsidRPr="00C87062" w:rsidRDefault="006A7E11" w:rsidP="002E3379">
      <w:pPr>
        <w:spacing w:line="480" w:lineRule="auto"/>
        <w:ind w:firstLine="284"/>
        <w:contextualSpacing/>
        <w:jc w:val="both"/>
        <w:rPr>
          <w:rFonts w:eastAsiaTheme="minorEastAsia"/>
          <w:lang w:val="en-GB"/>
        </w:rPr>
      </w:pPr>
      <w:del w:id="102" w:author="Jan Ohlberger" w:date="2020-05-22T06:48:00Z">
        <w:r w:rsidDel="00C25DF0">
          <w:rPr>
            <w:rFonts w:eastAsiaTheme="minorEastAsia" w:cstheme="minorHAnsi"/>
            <w:lang w:val="en-GB"/>
          </w:rPr>
          <w:delText xml:space="preserve">Although </w:delText>
        </w:r>
      </w:del>
      <w:ins w:id="103" w:author="Jan Ohlberger" w:date="2020-05-22T06:48:00Z">
        <w:r w:rsidR="00C25DF0">
          <w:rPr>
            <w:rFonts w:eastAsiaTheme="minorEastAsia" w:cstheme="minorHAnsi"/>
            <w:lang w:val="en-GB"/>
          </w:rPr>
          <w:t xml:space="preserve">While </w:t>
        </w:r>
      </w:ins>
      <w:r>
        <w:rPr>
          <w:rFonts w:eastAsiaTheme="minorEastAsia" w:cstheme="minorHAnsi"/>
          <w:lang w:val="en-GB"/>
        </w:rPr>
        <w:t>t</w:t>
      </w:r>
      <w:r w:rsidRPr="00972C7F">
        <w:rPr>
          <w:rFonts w:eastAsiaTheme="minorEastAsia" w:cstheme="minorHAnsi"/>
          <w:lang w:val="en-GB"/>
        </w:rPr>
        <w:t xml:space="preserve">he underlying mechanisms </w:t>
      </w:r>
      <w:r>
        <w:rPr>
          <w:rFonts w:eastAsiaTheme="minorEastAsia" w:cstheme="minorHAnsi"/>
          <w:lang w:val="en-GB"/>
        </w:rPr>
        <w:t xml:space="preserve">of the TSR </w:t>
      </w:r>
      <w:r w:rsidRPr="00972C7F">
        <w:rPr>
          <w:rFonts w:eastAsiaTheme="minorEastAsia" w:cstheme="minorHAnsi"/>
          <w:lang w:val="en-GB"/>
        </w:rPr>
        <w:t>are not well understood</w:t>
      </w:r>
      <w:ins w:id="104" w:author="Jan Ohlberger" w:date="2020-05-22T06:49:00Z">
        <w:r w:rsidR="00C25DF0">
          <w:rPr>
            <w:rFonts w:eastAsiaTheme="minorEastAsia" w:cstheme="minorHAnsi"/>
            <w:lang w:val="en-GB"/>
          </w:rPr>
          <w:t xml:space="preserve"> </w:t>
        </w:r>
      </w:ins>
      <w:del w:id="105" w:author="Jan Ohlberger" w:date="2020-05-22T06:49:00Z">
        <w:r w:rsidRPr="00972C7F" w:rsidDel="00C25DF0">
          <w:rPr>
            <w:rFonts w:eastAsiaTheme="minorEastAsia" w:cstheme="minorHAnsi"/>
            <w:lang w:val="en-GB"/>
          </w:rPr>
          <w:delText xml:space="preserve">, </w:delText>
        </w:r>
        <w:r w:rsidRPr="00972C7F" w:rsidDel="00C25DF0">
          <w:rPr>
            <w:rFonts w:eastAsiaTheme="minorEastAsia"/>
            <w:lang w:val="en-GB"/>
          </w:rPr>
          <w:delText xml:space="preserve">but </w:delText>
        </w:r>
        <w:r w:rsidDel="00C25DF0">
          <w:rPr>
            <w:rFonts w:eastAsiaTheme="minorEastAsia"/>
            <w:lang w:val="en-GB"/>
          </w:rPr>
          <w:delText xml:space="preserve">it </w:delText>
        </w:r>
        <w:r w:rsidRPr="00972C7F" w:rsidDel="00C25DF0">
          <w:rPr>
            <w:rFonts w:eastAsiaTheme="minorEastAsia"/>
            <w:lang w:val="en-GB"/>
          </w:rPr>
          <w:delText xml:space="preserve">likely results </w:delText>
        </w:r>
        <w:r w:rsidDel="00C25DF0">
          <w:rPr>
            <w:rFonts w:eastAsiaTheme="minorEastAsia"/>
            <w:lang w:val="en-GB"/>
          </w:rPr>
          <w:delText>from</w:delText>
        </w:r>
        <w:r w:rsidRPr="00972C7F" w:rsidDel="00C25DF0">
          <w:rPr>
            <w:rFonts w:eastAsiaTheme="minorEastAsia"/>
            <w:lang w:val="en-GB"/>
          </w:rPr>
          <w:delText xml:space="preserve"> </w:delText>
        </w:r>
        <w:r w:rsidRPr="004559BC" w:rsidDel="00C25DF0">
          <w:rPr>
            <w:rFonts w:eastAsiaTheme="minorEastAsia"/>
            <w:lang w:val="en-GB"/>
          </w:rPr>
          <w:delText xml:space="preserve">an </w:delText>
        </w:r>
        <w:r w:rsidRPr="00972C7F" w:rsidDel="00C25DF0">
          <w:rPr>
            <w:rFonts w:eastAsiaTheme="minorEastAsia"/>
            <w:lang w:val="en-GB"/>
          </w:rPr>
          <w:delText xml:space="preserve">interplay between ecology and physiology </w:delText>
        </w:r>
      </w:del>
      <w:r w:rsidRPr="004B4EFD">
        <w:rPr>
          <w:rFonts w:eastAsiaTheme="minorEastAsia"/>
        </w:rPr>
        <w:fldChar w:fldCharType="begin"/>
      </w:r>
      <w:r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Pr="004559BC">
        <w:rPr>
          <w:rFonts w:eastAsiaTheme="minorEastAsia"/>
          <w:lang w:val="en-GB"/>
        </w:rPr>
        <w:instrText>es</w:instrText>
      </w:r>
      <w:r w:rsidRPr="00AE4A5F">
        <w:rPr>
          <w:rFonts w:eastAsiaTheme="minorEastAsia"/>
          <w:lang w:val="en-GB"/>
          <w:rPrChange w:id="106" w:author="Anna Gårdmark" w:date="2020-05-27T11:34:00Z">
            <w:rPr>
              <w:rFonts w:eastAsiaTheme="minorEastAsia"/>
            </w:rPr>
          </w:rPrChange>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w:instrText>
      </w:r>
      <w:r>
        <w:rPr>
          <w:rFonts w:eastAsiaTheme="minorEastAsia"/>
        </w:rPr>
        <w:instrTex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4B4EFD">
        <w:rPr>
          <w:rFonts w:eastAsiaTheme="minorEastAsia"/>
        </w:rPr>
        <w:fldChar w:fldCharType="separate"/>
      </w:r>
      <w:r w:rsidRPr="0044238B">
        <w:rPr>
          <w:lang w:val="en-GB"/>
        </w:rPr>
        <w:t xml:space="preserve">(Ohlberger 2013; Audzijonyte </w:t>
      </w:r>
      <w:r w:rsidRPr="0044238B">
        <w:rPr>
          <w:i/>
          <w:iCs/>
          <w:lang w:val="en-GB"/>
        </w:rPr>
        <w:t>et al.</w:t>
      </w:r>
      <w:r w:rsidRPr="0044238B">
        <w:rPr>
          <w:lang w:val="en-GB"/>
        </w:rPr>
        <w:t xml:space="preserve"> 2018; Neubauer &amp; Andersen 2019)</w:t>
      </w:r>
      <w:r w:rsidRPr="004B4EFD">
        <w:rPr>
          <w:rFonts w:eastAsiaTheme="minorEastAsia"/>
        </w:rPr>
        <w:fldChar w:fldCharType="end"/>
      </w:r>
      <w:r w:rsidR="000E2AC2">
        <w:rPr>
          <w:rFonts w:eastAsiaTheme="minorEastAsia"/>
          <w:lang w:val="en-GB"/>
        </w:rPr>
        <w:t xml:space="preserve">, </w:t>
      </w:r>
      <w:del w:id="107" w:author="Jan Ohlberger" w:date="2020-05-22T06:49:00Z">
        <w:r w:rsidR="000E2AC2" w:rsidDel="00C25DF0">
          <w:rPr>
            <w:rFonts w:eastAsiaTheme="minorEastAsia"/>
            <w:lang w:val="en-GB"/>
          </w:rPr>
          <w:delText xml:space="preserve">there are also predictions from </w:delText>
        </w:r>
      </w:del>
      <w:r w:rsidR="000E2AC2">
        <w:rPr>
          <w:rFonts w:eastAsiaTheme="minorEastAsia"/>
          <w:lang w:val="en-GB"/>
        </w:rPr>
        <w:t>theoretical growth models</w:t>
      </w:r>
      <w:ins w:id="108" w:author="Jan Ohlberger" w:date="2020-05-22T06:49:00Z">
        <w:r w:rsidR="00C25DF0">
          <w:rPr>
            <w:rFonts w:eastAsiaTheme="minorEastAsia"/>
            <w:lang w:val="en-GB"/>
          </w:rPr>
          <w:t xml:space="preserve"> predict similar </w:t>
        </w:r>
      </w:ins>
      <w:ins w:id="109" w:author="Jan Ohlberger" w:date="2020-05-22T06:51:00Z">
        <w:r w:rsidR="00E344CD">
          <w:rPr>
            <w:rFonts w:eastAsiaTheme="minorEastAsia"/>
            <w:lang w:val="en-GB"/>
          </w:rPr>
          <w:t xml:space="preserve">organism </w:t>
        </w:r>
      </w:ins>
      <w:ins w:id="110" w:author="Jan Ohlberger" w:date="2020-05-22T06:49:00Z">
        <w:r w:rsidR="00C25DF0">
          <w:rPr>
            <w:rFonts w:eastAsiaTheme="minorEastAsia"/>
            <w:lang w:val="en-GB"/>
          </w:rPr>
          <w:t xml:space="preserve">responses to </w:t>
        </w:r>
      </w:ins>
      <w:ins w:id="111" w:author="Jan Ohlberger" w:date="2020-05-22T06:50:00Z">
        <w:r w:rsidR="00C25DF0">
          <w:rPr>
            <w:rFonts w:eastAsiaTheme="minorEastAsia"/>
            <w:lang w:val="en-GB"/>
          </w:rPr>
          <w:t>warming</w:t>
        </w:r>
      </w:ins>
      <w:commentRangeStart w:id="112"/>
      <w:r w:rsidR="000E2AC2">
        <w:rPr>
          <w:rFonts w:eastAsiaTheme="minorEastAsia"/>
          <w:lang w:val="en-GB"/>
        </w:rPr>
        <w:t>.</w:t>
      </w:r>
      <w:commentRangeEnd w:id="112"/>
      <w:r w:rsidR="00C25DF0">
        <w:rPr>
          <w:rStyle w:val="Kommentarsreferens"/>
        </w:rPr>
        <w:commentReference w:id="112"/>
      </w:r>
      <w:r w:rsidR="000E2AC2">
        <w:rPr>
          <w:rFonts w:eastAsiaTheme="minorEastAsia"/>
          <w:lang w:val="en-GB"/>
        </w:rPr>
        <w:t xml:space="preserve"> </w:t>
      </w:r>
      <w:r w:rsidR="00472952">
        <w:rPr>
          <w:rFonts w:eastAsiaTheme="minorEastAsia"/>
          <w:lang w:val="en-GB"/>
        </w:rPr>
        <w:t xml:space="preserve">For instance, </w:t>
      </w:r>
      <w:r w:rsidR="00472952" w:rsidRPr="009A5AD0">
        <w:rPr>
          <w:rFonts w:eastAsiaTheme="minorEastAsia" w:cstheme="minorHAnsi"/>
          <w:lang w:val="en-GB"/>
        </w:rPr>
        <w:t xml:space="preserve">the von </w:t>
      </w:r>
      <w:proofErr w:type="spellStart"/>
      <w:r w:rsidR="00472952" w:rsidRPr="009A5AD0">
        <w:rPr>
          <w:rFonts w:eastAsiaTheme="minorEastAsia" w:cstheme="minorHAnsi"/>
          <w:lang w:val="en-GB"/>
        </w:rPr>
        <w:t>Bertalanffy</w:t>
      </w:r>
      <w:proofErr w:type="spellEnd"/>
      <w:r w:rsidR="00472952" w:rsidRPr="009A5AD0">
        <w:rPr>
          <w:rFonts w:eastAsiaTheme="minorEastAsia" w:cstheme="minorHAnsi"/>
          <w:lang w:val="en-GB"/>
        </w:rPr>
        <w:t xml:space="preserve"> growth model (VBGM) </w:t>
      </w:r>
      <w:r w:rsidR="00472952" w:rsidRPr="00C87062">
        <w:rPr>
          <w:rFonts w:eastAsiaTheme="minorEastAsia" w:cstheme="minorHAnsi"/>
        </w:rPr>
        <w:fldChar w:fldCharType="begin"/>
      </w:r>
      <w:r w:rsidR="009927EB">
        <w:rPr>
          <w:rFonts w:eastAsiaTheme="minorEastAsia" w:cstheme="minorHAnsi"/>
          <w:lang w:val="en-GB"/>
        </w:rPr>
        <w:instrText xml:space="preserve"> ADDIN ZOTERO_ITEM CSL_CITATION {"citationID":"a14ig22fftu","properties":{"formattedCitation":"(von Bertalanffy 1938; Morita {\\i{}et al.} 2010; Pauly &amp; Cheung 2018b)","plainCitation":"(von Bertalanffy 1938; Morita et al. 2010; Pauly &amp; Cheung 2018b)","noteIndex":0},"citationItems":[{"id":1712,"uris":["http://zotero.org/users/6116610/items/HZ3HNJIE"],"uri":["http://zotero.org/users/6116610/items/HZ3HNJIE"],"itemData":{"id":1712,"type":"article-journal","archive":"JSTOR","container-title":"Human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472952" w:rsidRPr="00C87062">
        <w:rPr>
          <w:rFonts w:eastAsiaTheme="minorEastAsia" w:cstheme="minorHAnsi"/>
        </w:rPr>
        <w:fldChar w:fldCharType="separate"/>
      </w:r>
      <w:r w:rsidR="009927EB" w:rsidRPr="009927EB">
        <w:rPr>
          <w:lang w:val="en-GB"/>
        </w:rPr>
        <w:t xml:space="preserve">(von Bertalanffy 1938; Morita </w:t>
      </w:r>
      <w:r w:rsidR="009927EB" w:rsidRPr="009927EB">
        <w:rPr>
          <w:i/>
          <w:iCs/>
          <w:lang w:val="en-GB"/>
        </w:rPr>
        <w:t>et al.</w:t>
      </w:r>
      <w:r w:rsidR="009927EB" w:rsidRPr="009927EB">
        <w:rPr>
          <w:lang w:val="en-GB"/>
        </w:rPr>
        <w:t xml:space="preserve"> 2010; Pauly &amp; Cheung 2018b)</w:t>
      </w:r>
      <w:r w:rsidR="00472952" w:rsidRPr="00C87062">
        <w:rPr>
          <w:rFonts w:eastAsiaTheme="minorEastAsia" w:cstheme="minorHAnsi"/>
        </w:rPr>
        <w:fldChar w:fldCharType="end"/>
      </w:r>
      <w:r w:rsidR="00472952" w:rsidRPr="00AE4A5F">
        <w:rPr>
          <w:rFonts w:eastAsiaTheme="minorEastAsia" w:cstheme="minorHAnsi"/>
          <w:lang w:val="en-GB"/>
          <w:rPrChange w:id="113" w:author="Anna Gårdmark" w:date="2020-05-27T11:34:00Z">
            <w:rPr>
              <w:rFonts w:eastAsiaTheme="minorEastAsia" w:cstheme="minorHAnsi"/>
            </w:rPr>
          </w:rPrChange>
        </w:rPr>
        <w:t xml:space="preserve"> </w:t>
      </w:r>
      <w:r w:rsidR="00472952">
        <w:rPr>
          <w:rFonts w:eastAsiaTheme="minorEastAsia"/>
          <w:lang w:val="en-GB"/>
        </w:rPr>
        <w:t xml:space="preserve">predicts </w:t>
      </w:r>
      <w:r w:rsidR="001D234D" w:rsidRPr="00972C7F">
        <w:rPr>
          <w:rFonts w:eastAsiaTheme="minorEastAsia" w:cstheme="minorHAnsi"/>
          <w:lang w:val="en-GB"/>
        </w:rPr>
        <w:t xml:space="preserve">declines in </w:t>
      </w:r>
      <w:r w:rsidR="0067491B">
        <w:rPr>
          <w:rFonts w:eastAsiaTheme="minorEastAsia" w:cstheme="minorHAnsi"/>
          <w:lang w:val="en-GB"/>
        </w:rPr>
        <w:t xml:space="preserve">both </w:t>
      </w:r>
      <w:r w:rsidR="001D234D" w:rsidRPr="00972C7F">
        <w:rPr>
          <w:rFonts w:eastAsiaTheme="minorEastAsia" w:cstheme="minorHAnsi"/>
          <w:lang w:val="en-GB"/>
        </w:rPr>
        <w:t>asymptotic body mass</w:t>
      </w:r>
      <w:r w:rsidR="0067491B">
        <w:rPr>
          <w:rFonts w:eastAsiaTheme="minorEastAsia" w:cstheme="minorHAnsi"/>
          <w:lang w:val="en-GB"/>
        </w:rPr>
        <w:t xml:space="preserve"> </w:t>
      </w:r>
      <w:r w:rsidR="009958F7">
        <w:rPr>
          <w:rFonts w:eastAsiaTheme="minorEastAsia" w:cstheme="minorHAnsi"/>
          <w:lang w:val="en-GB"/>
        </w:rPr>
        <w:t xml:space="preserve">with </w:t>
      </w:r>
      <w:r w:rsidR="009958F7">
        <w:rPr>
          <w:rFonts w:eastAsiaTheme="minorEastAsia" w:cstheme="minorHAnsi"/>
          <w:lang w:val="en-GB"/>
        </w:rPr>
        <w:lastRenderedPageBreak/>
        <w:t xml:space="preserve">temperature and </w:t>
      </w:r>
      <w:r w:rsidR="001E7916" w:rsidRPr="004559BC">
        <w:rPr>
          <w:rFonts w:eastAsiaTheme="minorEastAsia" w:cstheme="minorHAnsi"/>
          <w:lang w:val="en-GB"/>
        </w:rPr>
        <w:t xml:space="preserve">optimum </w:t>
      </w:r>
      <w:r w:rsidR="0067491B">
        <w:rPr>
          <w:rFonts w:eastAsiaTheme="minorEastAsia" w:cstheme="minorHAnsi"/>
          <w:lang w:val="en-GB"/>
        </w:rPr>
        <w:t xml:space="preserve">growth </w:t>
      </w:r>
      <w:r w:rsidR="001E7916" w:rsidRPr="004559BC">
        <w:rPr>
          <w:rFonts w:eastAsiaTheme="minorEastAsia" w:cstheme="minorHAnsi"/>
          <w:lang w:val="en-GB"/>
        </w:rPr>
        <w:t>temperature</w:t>
      </w:r>
      <w:r w:rsidR="0067491B">
        <w:rPr>
          <w:rFonts w:eastAsiaTheme="minorEastAsia" w:cstheme="minorHAnsi"/>
          <w:lang w:val="en-GB"/>
        </w:rPr>
        <w:t xml:space="preserve"> with body mass</w:t>
      </w:r>
      <w:commentRangeStart w:id="114"/>
      <w:r w:rsidR="002928E4" w:rsidRPr="00C87062">
        <w:rPr>
          <w:rFonts w:eastAsiaTheme="minorEastAsia" w:cstheme="minorHAnsi"/>
          <w:lang w:val="en-GB"/>
        </w:rPr>
        <w:t>.</w:t>
      </w:r>
      <w:commentRangeEnd w:id="114"/>
      <w:r w:rsidR="00D9252D">
        <w:rPr>
          <w:rStyle w:val="Kommentarsreferens"/>
        </w:rPr>
        <w:commentReference w:id="114"/>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lang w:val="en-GB"/>
        </w:rPr>
        <w:t xml:space="preserve">(Lefevre </w:t>
      </w:r>
      <w:r w:rsidR="000B45B9" w:rsidRPr="000B45B9">
        <w:rPr>
          <w:i/>
          <w:iCs/>
          <w:lang w:val="en-GB"/>
        </w:rPr>
        <w:t>et al.</w:t>
      </w:r>
      <w:r w:rsidR="000B45B9" w:rsidRPr="000B45B9">
        <w:rPr>
          <w:lang w:val="en-GB"/>
        </w:rPr>
        <w:t xml:space="preserve"> 2017; Marshall &amp; White 2019a, b)</w:t>
      </w:r>
      <w:r w:rsidR="009A5AD0" w:rsidRPr="00C87062">
        <w:rPr>
          <w:lang w:val="en-GB"/>
        </w:rPr>
        <w:fldChar w:fldCharType="end"/>
      </w:r>
      <w:commentRangeStart w:id="115"/>
      <w:r w:rsidR="00D176FD" w:rsidRPr="00C87062">
        <w:rPr>
          <w:rFonts w:eastAsiaTheme="minorEastAsia"/>
          <w:lang w:val="en-GB"/>
        </w:rPr>
        <w:t>.</w:t>
      </w:r>
      <w:commentRangeEnd w:id="115"/>
      <w:r w:rsidR="00650801">
        <w:rPr>
          <w:rStyle w:val="Kommentarsreferens"/>
        </w:rPr>
        <w:commentReference w:id="115"/>
      </w:r>
      <w:r w:rsidR="00D176FD" w:rsidRPr="00C87062">
        <w:rPr>
          <w:rFonts w:eastAsiaTheme="minorEastAsia"/>
          <w:lang w:val="en-GB"/>
        </w:rPr>
        <w:t xml:space="preserve"> </w:t>
      </w:r>
      <w:commentRangeStart w:id="116"/>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proofErr w:type="gramStart"/>
      <w:r w:rsidR="00854E89" w:rsidRPr="00C87062">
        <w:rPr>
          <w:rFonts w:eastAsiaTheme="minorEastAsia"/>
          <w:lang w:val="en-GB"/>
        </w:rPr>
        <w:t>are questioned</w:t>
      </w:r>
      <w:proofErr w:type="gramEnd"/>
      <w:r w:rsidR="00854E89" w:rsidRPr="00C87062">
        <w:rPr>
          <w:rFonts w:eastAsiaTheme="minorEastAsia"/>
          <w:lang w:val="en-GB"/>
        </w:rPr>
        <w:t xml:space="preserve">,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75E451EC" w:rsidR="00F261A4" w:rsidRPr="00972C7F" w:rsidRDefault="009927EB" w:rsidP="002E3379">
      <w:pPr>
        <w:spacing w:line="480" w:lineRule="auto"/>
        <w:ind w:firstLine="284"/>
        <w:contextualSpacing/>
        <w:jc w:val="both"/>
        <w:rPr>
          <w:rFonts w:eastAsiaTheme="minorEastAsia"/>
          <w:lang w:val="en-GB"/>
        </w:rPr>
      </w:pPr>
      <w:r>
        <w:rPr>
          <w:rFonts w:eastAsiaTheme="minorEastAsia"/>
          <w:lang w:val="en-GB"/>
        </w:rPr>
        <w:t>In more mechanistic growth models</w:t>
      </w:r>
      <w:commentRangeEnd w:id="116"/>
      <w:r w:rsidR="00D9252D">
        <w:rPr>
          <w:rStyle w:val="Kommentarsreferens"/>
        </w:rPr>
        <w:commentReference w:id="116"/>
      </w:r>
      <w:r>
        <w:rPr>
          <w:rFonts w:eastAsiaTheme="minorEastAsia"/>
          <w:lang w:val="en-GB"/>
        </w:rPr>
        <w:t xml:space="preserve">,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C164F0">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lang w:val="en-GB"/>
        </w:rPr>
        <w:t xml:space="preserve">(Ursin 1967; Kitchell </w:t>
      </w:r>
      <w:r w:rsidR="00C164F0" w:rsidRPr="00C164F0">
        <w:rPr>
          <w:i/>
          <w:iCs/>
          <w:lang w:val="en-GB"/>
        </w:rPr>
        <w:t>et al.</w:t>
      </w:r>
      <w:r w:rsidR="00C164F0" w:rsidRPr="00C164F0">
        <w:rPr>
          <w:lang w:val="en-GB"/>
        </w:rPr>
        <w:t xml:space="preserve"> 1977; Jobling 1997)</w:t>
      </w:r>
      <w:r w:rsidR="00967649"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w:t>
      </w:r>
      <w:proofErr w:type="gramStart"/>
      <w:r w:rsidR="009930B4" w:rsidRPr="004559BC">
        <w:rPr>
          <w:rFonts w:eastAsiaTheme="minorEastAsia"/>
          <w:lang w:val="en-GB"/>
        </w:rPr>
        <w:t>is partitioned</w:t>
      </w:r>
      <w:proofErr w:type="gramEnd"/>
      <w:r w:rsidR="009930B4" w:rsidRPr="004559BC">
        <w:rPr>
          <w:rFonts w:eastAsiaTheme="minorEastAsia"/>
          <w:lang w:val="en-GB"/>
        </w:rPr>
        <w:t xml:space="preserve">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r w:rsidR="00BF72DF">
        <w:rPr>
          <w:rFonts w:eastAsiaTheme="minorEastAsia"/>
          <w:lang w:val="en-GB"/>
        </w:rPr>
        <w:t>Usually, e</w:t>
      </w:r>
      <w:r w:rsidR="00047B55" w:rsidRPr="00972C7F">
        <w:rPr>
          <w:rFonts w:eastAsiaTheme="minorEastAsia"/>
          <w:lang w:val="en-GB"/>
        </w:rPr>
        <w:t xml:space="preserve">nergy acquisition is 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w:t>
      </w:r>
      <w:proofErr w:type="gramStart"/>
      <w:r w:rsidR="00943E8F" w:rsidRPr="00972C7F">
        <w:rPr>
          <w:rFonts w:eastAsiaTheme="minorEastAsia"/>
          <w:lang w:val="en-GB"/>
        </w:rPr>
        <w:t xml:space="preserve">is </w:t>
      </w:r>
      <w:r w:rsidR="00E15DE7" w:rsidRPr="00972C7F">
        <w:rPr>
          <w:rFonts w:eastAsiaTheme="minorEastAsia"/>
          <w:lang w:val="en-GB"/>
        </w:rPr>
        <w:t>defined</w:t>
      </w:r>
      <w:proofErr w:type="gramEnd"/>
      <w:r w:rsidR="00E15DE7" w:rsidRPr="00972C7F">
        <w:rPr>
          <w:rFonts w:eastAsiaTheme="minorEastAsia"/>
          <w:lang w:val="en-GB"/>
        </w:rPr>
        <w:t xml:space="preserve">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r w:rsidR="00CC4991">
        <w:rPr>
          <w:rFonts w:eastAsiaTheme="minorEastAsia"/>
          <w:lang w:val="en-GB"/>
        </w:rPr>
        <w:t xml:space="preserve">typically </w:t>
      </w:r>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del w:id="117" w:author="Jan Ohlberger" w:date="2020-05-22T07:05:00Z">
        <w:r w:rsidR="00067BF2" w:rsidRPr="00972C7F" w:rsidDel="0020182D">
          <w:rPr>
            <w:rFonts w:eastAsiaTheme="minorEastAsia"/>
            <w:lang w:val="en-GB"/>
          </w:rPr>
          <w:delText>growth</w:delText>
        </w:r>
        <w:r w:rsidR="00AA77CD" w:rsidDel="0020182D">
          <w:rPr>
            <w:rFonts w:eastAsiaTheme="minorEastAsia"/>
            <w:lang w:val="en-GB"/>
          </w:rPr>
          <w:delText>-</w:delText>
        </w:r>
      </w:del>
      <w:r w:rsidR="00AA77CD">
        <w:rPr>
          <w:rFonts w:eastAsiaTheme="minorEastAsia"/>
          <w:lang w:val="en-GB"/>
        </w:rPr>
        <w:t xml:space="preserve">energetics </w:t>
      </w:r>
      <w:ins w:id="118" w:author="Jan Ohlberger" w:date="2020-05-22T07:05:00Z">
        <w:r w:rsidR="0020182D">
          <w:rPr>
            <w:rFonts w:eastAsiaTheme="minorEastAsia"/>
            <w:lang w:val="en-GB"/>
          </w:rPr>
          <w:t xml:space="preserve">of </w:t>
        </w:r>
        <w:r w:rsidR="0020182D" w:rsidRPr="00972C7F">
          <w:rPr>
            <w:rFonts w:eastAsiaTheme="minorEastAsia"/>
            <w:lang w:val="en-GB"/>
          </w:rPr>
          <w:t>growth</w:t>
        </w:r>
        <w:r w:rsidR="0020182D">
          <w:rPr>
            <w:rFonts w:eastAsiaTheme="minorEastAsia"/>
            <w:lang w:val="en-GB"/>
          </w:rPr>
          <w:t xml:space="preserve"> </w:t>
        </w:r>
      </w:ins>
      <w:r w:rsidR="00C63272" w:rsidRPr="00972C7F">
        <w:rPr>
          <w:rFonts w:eastAsiaTheme="minorEastAsia"/>
          <w:lang w:val="en-GB"/>
        </w:rPr>
        <w:t xml:space="preserve">are found </w:t>
      </w:r>
      <w:r w:rsidR="00D23363" w:rsidRPr="00972C7F">
        <w:rPr>
          <w:rFonts w:eastAsiaTheme="minorEastAsia"/>
          <w:lang w:val="en-GB"/>
        </w:rPr>
        <w:t xml:space="preserve">in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lang w:val="en-GB"/>
        </w:rPr>
        <w:t xml:space="preserve">(Kitchell </w:t>
      </w:r>
      <w:r w:rsidR="00EB6461" w:rsidRPr="00EB6461">
        <w:rPr>
          <w:i/>
          <w:iCs/>
          <w:lang w:val="en-GB"/>
        </w:rPr>
        <w:t>et al.</w:t>
      </w:r>
      <w:r w:rsidR="00EB6461" w:rsidRPr="00EB6461">
        <w:rPr>
          <w:lang w:val="en-GB"/>
        </w:rPr>
        <w:t xml:space="preserve"> 1977; Kooijman 1993; Kearney 2019)</w:t>
      </w:r>
      <w:r w:rsidR="006142EB">
        <w:rPr>
          <w:rFonts w:eastAsiaTheme="minorEastAsia"/>
        </w:rPr>
        <w:fldChar w:fldCharType="end"/>
      </w:r>
      <w:r w:rsidR="00531E2C" w:rsidRPr="00AE4A5F">
        <w:rPr>
          <w:rFonts w:eastAsiaTheme="minorEastAsia"/>
          <w:lang w:val="en-GB"/>
          <w:rPrChange w:id="119" w:author="Anna Gårdmark" w:date="2020-05-27T11:34:00Z">
            <w:rPr>
              <w:rFonts w:eastAsiaTheme="minorEastAsia"/>
            </w:rPr>
          </w:rPrChange>
        </w:rPr>
        <w:t>,</w:t>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ins w:id="120" w:author="Jan Ohlberger" w:date="2020-05-22T07:05:00Z">
        <w:r w:rsidR="0020182D">
          <w:rPr>
            <w:rFonts w:eastAsiaTheme="minorEastAsia"/>
          </w:rPr>
          <w:t>,</w:t>
        </w:r>
      </w:ins>
      <w:r w:rsidR="00A51043">
        <w:rPr>
          <w:rFonts w:eastAsiaTheme="minorEastAsia"/>
        </w:rPr>
        <w:t xml:space="preserve"> </w:t>
      </w:r>
      <w:r w:rsidR="00A51043" w:rsidRPr="00A51043">
        <w:rPr>
          <w:rFonts w:eastAsiaTheme="minorEastAsia"/>
        </w:rPr>
        <w:t xml:space="preserve">and </w:t>
      </w:r>
      <w:proofErr w:type="spellStart"/>
      <w:r w:rsidR="00A51043" w:rsidRPr="00A51043">
        <w:rPr>
          <w:rFonts w:eastAsiaTheme="minorEastAsia"/>
        </w:rPr>
        <w:t>size-spectrum</w:t>
      </w:r>
      <w:proofErr w:type="spellEnd"/>
      <w:r w:rsidR="00A51043" w:rsidRPr="00A51043">
        <w:rPr>
          <w:rFonts w:eastAsiaTheme="minorEastAsia"/>
        </w:rPr>
        <w:t xml:space="preserve"> </w:t>
      </w:r>
      <w:proofErr w:type="spellStart"/>
      <w:r w:rsidR="00A51043" w:rsidRPr="00A51043">
        <w:rPr>
          <w:rFonts w:eastAsiaTheme="minorEastAsia"/>
        </w:rPr>
        <w:t>models</w:t>
      </w:r>
      <w:proofErr w:type="spellEnd"/>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del w:id="121" w:author="Jan Ohlberger" w:date="2020-05-22T07:07:00Z">
        <w:r w:rsidR="00537EA6" w:rsidRPr="00972C7F" w:rsidDel="00AC062F">
          <w:rPr>
            <w:rFonts w:eastAsiaTheme="minorEastAsia"/>
            <w:lang w:val="en-GB"/>
          </w:rPr>
          <w:delText xml:space="preserve">in </w:delText>
        </w:r>
        <w:r w:rsidR="00537EA6" w:rsidRPr="00972C7F" w:rsidDel="004333D3">
          <w:rPr>
            <w:rFonts w:eastAsiaTheme="minorEastAsia"/>
            <w:lang w:val="en-GB"/>
          </w:rPr>
          <w:delText xml:space="preserve">general </w:delText>
        </w:r>
      </w:del>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15A33861" w:rsidR="002A05AA" w:rsidRPr="00972C7F" w:rsidRDefault="00A72469" w:rsidP="002E3379">
      <w:pPr>
        <w:spacing w:line="480" w:lineRule="auto"/>
        <w:ind w:firstLine="284"/>
        <w:contextualSpacing/>
        <w:jc w:val="both"/>
        <w:rPr>
          <w:rFonts w:cstheme="minorHAnsi"/>
          <w:lang w:val="en-GB"/>
        </w:rPr>
      </w:pPr>
      <w:r>
        <w:rPr>
          <w:rFonts w:eastAsiaTheme="minorEastAsia"/>
          <w:lang w:val="en-GB"/>
        </w:rPr>
        <w:t>The effect of body mass and temperature</w:t>
      </w:r>
      <w:r w:rsidR="00723E79">
        <w:rPr>
          <w:rFonts w:eastAsiaTheme="minorEastAsia"/>
          <w:lang w:val="en-GB"/>
        </w:rPr>
        <w:t xml:space="preserve"> on</w:t>
      </w:r>
      <w:r>
        <w:rPr>
          <w:rFonts w:eastAsiaTheme="minorEastAsia"/>
          <w:lang w:val="en-GB"/>
        </w:rPr>
        <w:t xml:space="preserve"> </w:t>
      </w:r>
      <w:r w:rsidR="00D52A74">
        <w:rPr>
          <w:rFonts w:eastAsiaTheme="minorEastAsia"/>
          <w:lang w:val="en-GB"/>
        </w:rPr>
        <w:t>growth</w:t>
      </w:r>
      <w:r w:rsidR="005B1145">
        <w:rPr>
          <w:rFonts w:eastAsiaTheme="minorEastAsia"/>
          <w:lang w:val="en-GB"/>
        </w:rPr>
        <w:t xml:space="preserve">, </w:t>
      </w:r>
      <w:r w:rsidR="00D52A74">
        <w:rPr>
          <w:rFonts w:eastAsiaTheme="minorEastAsia"/>
          <w:lang w:val="en-GB"/>
        </w:rPr>
        <w:t>consumption</w:t>
      </w:r>
      <w:r w:rsidR="005B1145">
        <w:rPr>
          <w:rFonts w:eastAsiaTheme="minorEastAsia"/>
          <w:lang w:val="en-GB"/>
        </w:rPr>
        <w:t xml:space="preserve"> and</w:t>
      </w:r>
      <w:r w:rsidR="00723E79">
        <w:rPr>
          <w:rFonts w:eastAsiaTheme="minorEastAsia"/>
          <w:lang w:val="en-GB"/>
        </w:rPr>
        <w:t xml:space="preserve"> </w:t>
      </w:r>
      <w:r w:rsidR="00D52A74">
        <w:rPr>
          <w:rFonts w:eastAsiaTheme="minorEastAsia"/>
          <w:lang w:val="en-GB"/>
        </w:rPr>
        <w:t xml:space="preserve">metabolism </w:t>
      </w:r>
      <w:r w:rsidR="00CE74D2" w:rsidRPr="00972C7F">
        <w:rPr>
          <w:rFonts w:eastAsiaTheme="minorEastAsia"/>
          <w:lang w:val="en-GB"/>
        </w:rPr>
        <w:t xml:space="preserve">should ideally be </w:t>
      </w:r>
      <w:r>
        <w:rPr>
          <w:rFonts w:eastAsiaTheme="minorEastAsia"/>
          <w:lang w:val="en-GB"/>
        </w:rPr>
        <w:t xml:space="preserve">evaluated </w:t>
      </w:r>
      <w:r w:rsidR="00A6229C" w:rsidRPr="00972C7F">
        <w:rPr>
          <w:rFonts w:eastAsiaTheme="minorEastAsia"/>
          <w:lang w:val="en-GB"/>
        </w:rPr>
        <w:t>at the intraspecific</w:t>
      </w:r>
      <w:r w:rsidR="00E957DE" w:rsidRPr="004559BC">
        <w:rPr>
          <w:rFonts w:eastAsiaTheme="minorEastAsia"/>
          <w:lang w:val="en-GB"/>
        </w:rPr>
        <w:t xml:space="preserve"> </w:t>
      </w:r>
      <w:r w:rsidR="00952B25" w:rsidRPr="00972C7F">
        <w:rPr>
          <w:rFonts w:eastAsiaTheme="minorEastAsia"/>
          <w:lang w:val="en-GB"/>
        </w:rPr>
        <w:t>rather than interspecific</w:t>
      </w:r>
      <w:r w:rsidR="00645EF7">
        <w:rPr>
          <w:rFonts w:eastAsiaTheme="minorEastAsia"/>
          <w:lang w:val="en-GB"/>
        </w:rPr>
        <w:t xml:space="preserve"> level</w:t>
      </w:r>
      <w:r w:rsidR="009005AF">
        <w:rPr>
          <w:rFonts w:eastAsiaTheme="minorEastAsia"/>
          <w:lang w:val="en-GB"/>
        </w:rPr>
        <w:t xml:space="preserve">, as they represent </w:t>
      </w:r>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proofErr w:type="spellStart"/>
      <w:r w:rsidR="00497690" w:rsidRPr="004559BC">
        <w:rPr>
          <w:rFonts w:eastAsiaTheme="minorEastAsia"/>
          <w:lang w:val="en-GB"/>
        </w:rPr>
        <w:t>allometric</w:t>
      </w:r>
      <w:proofErr w:type="spellEnd"/>
      <w:r w:rsidR="00497690" w:rsidRPr="004559BC">
        <w:rPr>
          <w:rFonts w:eastAsiaTheme="minorEastAsia"/>
          <w:lang w:val="en-GB"/>
        </w:rPr>
        <w:t xml:space="preserve"> and temperature relationships</w:t>
      </w:r>
      <w:r w:rsidR="00F21834">
        <w:rPr>
          <w:rFonts w:eastAsiaTheme="minorEastAsia"/>
          <w:lang w:val="en-GB"/>
        </w:rPr>
        <w:t xml:space="preserve"> can differ</w:t>
      </w:r>
      <w:r w:rsidR="00497690" w:rsidRPr="004559BC">
        <w:rPr>
          <w:rFonts w:eastAsiaTheme="minorEastAsia"/>
          <w:lang w:val="en-GB"/>
        </w:rPr>
        <w:t xml:space="preserve"> </w:t>
      </w:r>
      <w:r w:rsidR="00821494" w:rsidRPr="00972C7F">
        <w:rPr>
          <w:rFonts w:eastAsiaTheme="minorEastAsia"/>
          <w:lang w:val="en-GB"/>
        </w:rPr>
        <w:t>within and between species</w:t>
      </w:r>
      <w:r w:rsidR="00CE74D2" w:rsidRPr="00972C7F">
        <w:rPr>
          <w:rFonts w:eastAsiaTheme="minorEastAsia"/>
          <w:lang w:val="en-GB"/>
        </w:rPr>
        <w:t xml:space="preserve"> </w:t>
      </w:r>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lang w:val="en-GB"/>
        </w:rPr>
        <w:t xml:space="preserve">(Glazier 2005; Rall </w:t>
      </w:r>
      <w:r w:rsidR="009D6C25" w:rsidRPr="009D6C25">
        <w:rPr>
          <w:i/>
          <w:iCs/>
          <w:lang w:val="en-GB"/>
        </w:rPr>
        <w:t>et al.</w:t>
      </w:r>
      <w:r w:rsidR="009D6C25" w:rsidRPr="009D6C25">
        <w:rPr>
          <w:lang w:val="en-GB"/>
        </w:rPr>
        <w:t xml:space="preserve"> 2012; Jerde </w:t>
      </w:r>
      <w:r w:rsidR="009D6C25" w:rsidRPr="009D6C25">
        <w:rPr>
          <w:i/>
          <w:iCs/>
          <w:lang w:val="en-GB"/>
        </w:rPr>
        <w:t>et al.</w:t>
      </w:r>
      <w:r w:rsidR="009D6C25" w:rsidRPr="009D6C25">
        <w:rPr>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r w:rsidR="009F39FD">
        <w:rPr>
          <w:rFonts w:eastAsiaTheme="minorEastAsia"/>
          <w:lang w:val="en-GB"/>
        </w:rPr>
        <w:t xml:space="preserve">despite this potential difference, </w:t>
      </w:r>
      <w:del w:id="122" w:author="Jan Ohlberger" w:date="2020-05-22T07:08:00Z">
        <w:r w:rsidR="00941E76" w:rsidRPr="00972C7F" w:rsidDel="00F14BDE">
          <w:rPr>
            <w:rFonts w:eastAsiaTheme="minorEastAsia"/>
            <w:lang w:val="en-GB"/>
          </w:rPr>
          <w:delText>the</w:delText>
        </w:r>
        <w:r w:rsidR="00803EDD" w:rsidDel="00F14BDE">
          <w:rPr>
            <w:rFonts w:eastAsiaTheme="minorEastAsia"/>
            <w:lang w:val="en-GB"/>
          </w:rPr>
          <w:delText>ir</w:delText>
        </w:r>
        <w:r w:rsidR="00941E76" w:rsidRPr="00972C7F" w:rsidDel="00F14BDE">
          <w:rPr>
            <w:rFonts w:eastAsiaTheme="minorEastAsia"/>
            <w:lang w:val="en-GB"/>
          </w:rPr>
          <w:delText xml:space="preserve"> </w:delText>
        </w:r>
      </w:del>
      <w:r w:rsidR="00B80E9B" w:rsidRPr="00972C7F">
        <w:rPr>
          <w:rFonts w:eastAsiaTheme="minorEastAsia"/>
          <w:lang w:val="en-GB"/>
        </w:rPr>
        <w:t>body mass</w:t>
      </w:r>
      <w:ins w:id="123" w:author="Anna Gårdmark" w:date="2020-06-16T13:22:00Z">
        <w:r w:rsidR="00D9252D">
          <w:rPr>
            <w:rFonts w:eastAsiaTheme="minorEastAsia"/>
            <w:lang w:val="en-GB"/>
          </w:rPr>
          <w:t>-</w:t>
        </w:r>
      </w:ins>
      <w:r w:rsidR="00B80E9B" w:rsidRPr="00972C7F">
        <w:rPr>
          <w:rFonts w:eastAsiaTheme="minorEastAsia"/>
          <w:lang w:val="en-GB"/>
        </w:rPr>
        <w:t xml:space="preserve"> and temperature</w:t>
      </w:r>
      <w:r w:rsidR="00803EDD">
        <w:rPr>
          <w:rFonts w:eastAsiaTheme="minorEastAsia"/>
          <w:lang w:val="en-GB"/>
        </w:rPr>
        <w:t xml:space="preserve"> </w:t>
      </w:r>
      <w:r w:rsidR="00E26A0A">
        <w:rPr>
          <w:rFonts w:eastAsiaTheme="minorEastAsia"/>
          <w:lang w:val="en-GB"/>
        </w:rPr>
        <w:t xml:space="preserve">scaling </w:t>
      </w:r>
      <w:proofErr w:type="gramStart"/>
      <w:r w:rsidR="00B80E9B" w:rsidRPr="00972C7F">
        <w:rPr>
          <w:rFonts w:eastAsiaTheme="minorEastAsia"/>
          <w:lang w:val="en-GB"/>
        </w:rPr>
        <w:t>is often inferred</w:t>
      </w:r>
      <w:proofErr w:type="gramEnd"/>
      <w:r w:rsidR="00B80E9B" w:rsidRPr="00972C7F">
        <w:rPr>
          <w:rFonts w:eastAsiaTheme="minorEastAsia"/>
          <w:lang w:val="en-GB"/>
        </w:rPr>
        <w:t xml:space="preserve"> from interspecific data.</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del w:id="124" w:author="Jan Ohlberger" w:date="2020-05-22T07:09:00Z">
        <w:r w:rsidR="00DE719D" w:rsidRPr="00972C7F" w:rsidDel="00D00BC0">
          <w:rPr>
            <w:rFonts w:eastAsiaTheme="minorEastAsia"/>
            <w:lang w:val="en-GB"/>
          </w:rPr>
          <w:delText>-</w:delText>
        </w:r>
      </w:del>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del w:id="125" w:author="Jan Ohlberger" w:date="2020-05-22T07:10:00Z">
        <w:r w:rsidR="00B33258" w:rsidRPr="00972C7F" w:rsidDel="00D00BC0">
          <w:rPr>
            <w:rFonts w:eastAsiaTheme="minorEastAsia"/>
            <w:lang w:val="en-GB"/>
          </w:rPr>
          <w:delText xml:space="preserve">also </w:delText>
        </w:r>
      </w:del>
      <w:r w:rsidR="00B33258" w:rsidRPr="00972C7F">
        <w:rPr>
          <w:rFonts w:eastAsiaTheme="minorEastAsia"/>
          <w:lang w:val="en-GB"/>
        </w:rPr>
        <w:t xml:space="preserve">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w:t>
      </w:r>
      <w:del w:id="126" w:author="Jan Ohlberger" w:date="2020-05-22T07:10:00Z">
        <w:r w:rsidR="00163459" w:rsidDel="00D00BC0">
          <w:rPr>
            <w:rFonts w:eastAsiaTheme="minorEastAsia"/>
            <w:lang w:val="en-GB"/>
          </w:rPr>
          <w:delText xml:space="preserve">as </w:delText>
        </w:r>
      </w:del>
      <w:ins w:id="127" w:author="Jan Ohlberger" w:date="2020-05-22T07:10:00Z">
        <w:r w:rsidR="00D00BC0">
          <w:rPr>
            <w:rFonts w:eastAsiaTheme="minorEastAsia"/>
            <w:lang w:val="en-GB"/>
          </w:rPr>
          <w:t xml:space="preserve">including </w:t>
        </w:r>
      </w:ins>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DD3995" w:rsidRPr="00972C7F">
        <w:rPr>
          <w:rFonts w:eastAsiaTheme="minorEastAsia"/>
          <w:lang w:val="en-GB"/>
        </w:rPr>
        <w:t xml:space="preserve"> </w:t>
      </w:r>
      <w:r w:rsidR="00941DB4" w:rsidRPr="00972C7F">
        <w:rPr>
          <w:rFonts w:eastAsiaTheme="minorEastAsia"/>
          <w:lang w:val="en-GB"/>
        </w:rPr>
        <w:t>(</w:t>
      </w:r>
      <m:oMath>
        <m:r>
          <w:rPr>
            <w:rFonts w:ascii="Cambria Math" w:eastAsiaTheme="minorEastAsia" w:hAnsi="Cambria Math"/>
            <w:lang w:val="en-GB"/>
          </w:rPr>
          <m:t>I</m:t>
        </m:r>
      </m:oMath>
      <w:r w:rsidR="00B635FF">
        <w:rPr>
          <w:rFonts w:eastAsiaTheme="minorEastAsia"/>
          <w:lang w:val="en-GB"/>
        </w:rPr>
        <w:t xml:space="preserve">, </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scale as</w:t>
      </w:r>
      <w:proofErr w:type="gramStart"/>
      <w:r w:rsidR="00F533D4" w:rsidRPr="00972C7F">
        <w:rPr>
          <w:rFonts w:eastAsiaTheme="minorEastAsia"/>
          <w:lang w:val="en-GB"/>
        </w:rPr>
        <w:t xml:space="preserve">: </w:t>
      </w:r>
      <w:proofErr w:type="gramEnd"/>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r w:rsidR="003966DD">
        <w:rPr>
          <w:rFonts w:eastAsiaTheme="minorEastAsia"/>
          <w:lang w:val="en-GB"/>
        </w:rPr>
        <w:t xml:space="preserve"> [</w:t>
      </w:r>
      <m:oMath>
        <m:r>
          <m:rPr>
            <m:sty m:val="p"/>
          </m:rPr>
          <w:rPr>
            <w:rFonts w:ascii="Cambria Math" w:eastAsiaTheme="minorEastAsia" w:hAnsi="Cambria Math"/>
            <w:lang w:val="en-GB"/>
          </w:rPr>
          <m:t>eV</m:t>
        </m:r>
      </m:oMath>
      <w:r w:rsidR="003966DD">
        <w:rPr>
          <w:rFonts w:eastAsiaTheme="minorEastAsia"/>
          <w:lang w:val="en-GB"/>
        </w:rPr>
        <w:t>]</w:t>
      </w:r>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w:t>
      </w:r>
      <w:r w:rsidR="00EC3069" w:rsidRPr="00972C7F">
        <w:rPr>
          <w:rFonts w:eastAsiaTheme="minorEastAsia"/>
          <w:lang w:val="en-GB"/>
        </w:rPr>
        <w:lastRenderedPageBreak/>
        <w:t>constant</w:t>
      </w:r>
      <w:r w:rsidR="00BD33E6">
        <w:rPr>
          <w:rFonts w:eastAsiaTheme="minorEastAsia"/>
          <w:lang w:val="en-GB"/>
        </w:rPr>
        <w:t xml:space="preserve"> [</w:t>
      </w:r>
      <m:oMath>
        <m:r>
          <m:rPr>
            <m:sty m:val="p"/>
          </m:rPr>
          <w:rPr>
            <w:rFonts w:ascii="Cambria Math" w:eastAsiaTheme="minorEastAsia" w:hAnsi="Cambria Math"/>
            <w:lang w:val="en-GB"/>
          </w:rPr>
          <m:t>eV∙</m:t>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Pr>
          <w:rFonts w:eastAsiaTheme="minorEastAsia"/>
          <w:lang w:val="en-GB"/>
        </w:rPr>
        <w:t>]</w:t>
      </w:r>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r w:rsidR="009B18F4">
        <w:rPr>
          <w:rFonts w:eastAsiaTheme="minorEastAsia"/>
          <w:lang w:val="en-GB"/>
        </w:rPr>
        <w:t>[</w:t>
      </w:r>
      <m:oMath>
        <m:r>
          <m:rPr>
            <m:sty m:val="p"/>
          </m:rPr>
          <w:rPr>
            <w:rFonts w:ascii="Cambria Math" w:eastAsiaTheme="minorEastAsia" w:hAnsi="Cambria Math"/>
            <w:lang w:val="en-GB"/>
          </w:rPr>
          <m:t>K</m:t>
        </m:r>
      </m:oMath>
      <w:r w:rsidR="009B18F4">
        <w:rPr>
          <w:rFonts w:eastAsiaTheme="minorEastAsia"/>
          <w:iCs/>
          <w:lang w:val="en-GB"/>
        </w:rPr>
        <w:t>]</w:t>
      </w:r>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9261DD">
        <w:rPr>
          <w:rFonts w:eastAsiaTheme="minorEastAsia"/>
          <w:lang w:val="en-GB"/>
        </w:rPr>
        <w:t xml:space="preserve">a </w:t>
      </w:r>
      <w:r w:rsidR="007D1821" w:rsidRPr="00972C7F">
        <w:rPr>
          <w:rFonts w:eastAsiaTheme="minorEastAsia"/>
          <w:lang w:val="en-GB"/>
        </w:rPr>
        <w:t>mass-scaling</w:t>
      </w:r>
      <w:r w:rsidR="00254661">
        <w:rPr>
          <w:rFonts w:eastAsiaTheme="minorEastAsia"/>
          <w:lang w:val="en-GB"/>
        </w:rPr>
        <w:t xml:space="preserve"> exponent</w:t>
      </w:r>
      <w:r w:rsidR="007D1821" w:rsidRPr="00972C7F">
        <w:rPr>
          <w:rFonts w:eastAsiaTheme="minorEastAsia"/>
          <w:lang w:val="en-GB"/>
        </w:rPr>
        <w:t xml:space="preserve"> </w:t>
      </w:r>
      <w:r w:rsidR="00AE058A" w:rsidRPr="00972C7F">
        <w:rPr>
          <w:rFonts w:eastAsiaTheme="minorEastAsia"/>
          <w:lang w:val="en-GB"/>
        </w:rPr>
        <w:t xml:space="preserve">of </w:t>
      </w:r>
      <w:del w:id="128" w:author="Jan Ohlberger" w:date="2020-05-22T07:11:00Z">
        <w:r w:rsidR="00CE6849" w:rsidDel="00D00BC0">
          <w:rPr>
            <w:rFonts w:eastAsiaTheme="minorEastAsia"/>
            <w:lang w:val="en-GB"/>
          </w:rPr>
          <w:delText>3/4</w:delText>
        </w:r>
      </w:del>
      <w:ins w:id="129" w:author="Jan Ohlberger" w:date="2020-05-22T07:11:00Z">
        <w:r w:rsidR="00D00BC0">
          <w:rPr>
            <w:rFonts w:eastAsiaTheme="minorEastAsia"/>
            <w:lang w:val="en-GB"/>
          </w:rPr>
          <w:t xml:space="preserve">¾ </w:t>
        </w:r>
      </w:ins>
      <w:del w:id="130" w:author="Jan Ohlberger" w:date="2020-05-22T07:11:00Z">
        <w:r w:rsidR="00D60929" w:rsidRPr="00972C7F" w:rsidDel="00D00BC0">
          <w:rPr>
            <w:rFonts w:eastAsiaTheme="minorEastAsia"/>
            <w:lang w:val="en-GB"/>
          </w:rPr>
          <w:delText xml:space="preserve"> </w:delText>
        </w:r>
      </w:del>
      <w:r w:rsidR="00D60929" w:rsidRPr="00972C7F">
        <w:rPr>
          <w:rFonts w:eastAsiaTheme="minorEastAsia"/>
          <w:lang w:val="en-GB"/>
        </w:rPr>
        <w:t>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8D7E70">
        <w:rPr>
          <w:rFonts w:eastAsiaTheme="minorEastAsia"/>
          <w:lang w:val="en-GB"/>
        </w:rPr>
        <w:t xml:space="preserve">However, </w:t>
      </w:r>
      <w:r w:rsidR="00E145C6" w:rsidRPr="00972C7F">
        <w:rPr>
          <w:rFonts w:cstheme="minorHAnsi"/>
          <w:lang w:val="en-GB"/>
        </w:rPr>
        <w:t xml:space="preserve">deviations from </w:t>
      </w:r>
      <w:r w:rsidR="000645E4">
        <w:rPr>
          <w:rFonts w:cstheme="minorHAnsi"/>
          <w:lang w:val="en-GB"/>
        </w:rPr>
        <w:t xml:space="preserve">the </w:t>
      </w:r>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r w:rsidR="006A1A0C" w:rsidRPr="00972C7F">
        <w:rPr>
          <w:rFonts w:cstheme="minorHAnsi"/>
          <w:lang w:val="en-GB"/>
        </w:rPr>
        <w:t>exponent</w:t>
      </w:r>
      <w:r w:rsidR="000645E4">
        <w:rPr>
          <w:rFonts w:cstheme="minorHAnsi"/>
          <w:lang w:val="en-GB"/>
        </w:rPr>
        <w:t xml:space="preserve"> are common</w:t>
      </w:r>
      <w:r w:rsidR="006A1A0C" w:rsidRPr="00972C7F">
        <w:rPr>
          <w:rFonts w:cstheme="minorHAnsi"/>
          <w:lang w:val="en-GB"/>
        </w:rPr>
        <w:t xml:space="preserve">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sidRPr="00AE4A5F">
        <w:rPr>
          <w:rFonts w:cstheme="minorHAnsi"/>
          <w:lang w:val="en-GB"/>
          <w:rPrChange w:id="131" w:author="Anna Gårdmark" w:date="2020-05-27T11:34:00Z">
            <w:rPr>
              <w:rFonts w:cstheme="minorHAnsi"/>
            </w:rPr>
          </w:rPrChange>
        </w:rPr>
        <w:instrText xml:space="preserve"> in ecology, the evidence </w:instrText>
      </w:r>
      <w:r w:rsidR="006A1A0C">
        <w:rPr>
          <w:rFonts w:cstheme="minorHAnsi"/>
        </w:rPr>
        <w:instrText xml:space="preserve">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t xml:space="preserve">(Xie &amp; Sun 1990; Glazier 2005; García García </w:t>
      </w:r>
      <w:r w:rsidR="00EB6461" w:rsidRPr="00F85DA2">
        <w:rPr>
          <w:i/>
          <w:iCs/>
        </w:rPr>
        <w:t>et al.</w:t>
      </w:r>
      <w:r w:rsidR="00EB6461" w:rsidRPr="00F85DA2">
        <w:t xml:space="preserve"> 2011; Ohlberger </w:t>
      </w:r>
      <w:r w:rsidR="00EB6461" w:rsidRPr="00F85DA2">
        <w:rPr>
          <w:i/>
          <w:iCs/>
        </w:rPr>
        <w:t>et al.</w:t>
      </w:r>
      <w:r w:rsidR="00EB6461" w:rsidRPr="00F85DA2">
        <w:t xml:space="preserve"> 2012; Lindmark </w:t>
      </w:r>
      <w:r w:rsidR="00EB6461" w:rsidRPr="00F85DA2">
        <w:rPr>
          <w:i/>
          <w:iCs/>
        </w:rPr>
        <w:t>et al.</w:t>
      </w:r>
      <w:r w:rsidR="00EB6461" w:rsidRPr="00F85DA2">
        <w:t xml:space="preserve"> 2018)</w:t>
      </w:r>
      <w:r w:rsidR="006A1A0C">
        <w:rPr>
          <w:rFonts w:cstheme="minorHAnsi"/>
        </w:rPr>
        <w:fldChar w:fldCharType="end"/>
      </w:r>
      <w:r w:rsidR="009223C1" w:rsidRPr="00592C85">
        <w:rPr>
          <w:rFonts w:cstheme="minorHAnsi"/>
        </w:rPr>
        <w:t xml:space="preserve"> (</w:t>
      </w:r>
      <w:proofErr w:type="spellStart"/>
      <w:r w:rsidR="009223C1" w:rsidRPr="00592C85">
        <w:rPr>
          <w:rFonts w:cstheme="minorHAnsi"/>
        </w:rPr>
        <w:t>but</w:t>
      </w:r>
      <w:proofErr w:type="spellEnd"/>
      <w:r w:rsidR="009223C1" w:rsidRPr="00592C85">
        <w:rPr>
          <w:rFonts w:cstheme="minorHAnsi"/>
        </w:rPr>
        <w:t xml:space="preserve"> </w:t>
      </w:r>
      <w:proofErr w:type="spellStart"/>
      <w:r w:rsidR="009223C1" w:rsidRPr="00592C85">
        <w:rPr>
          <w:rFonts w:cstheme="minorHAnsi"/>
        </w:rPr>
        <w:t>see</w:t>
      </w:r>
      <w:proofErr w:type="spellEnd"/>
      <w:r w:rsidR="00020BC0" w:rsidRPr="00D657AD">
        <w:rPr>
          <w:rFonts w:cstheme="minorHAnsi"/>
        </w:rPr>
        <w:t xml:space="preserve"> </w:t>
      </w:r>
      <w:proofErr w:type="spellStart"/>
      <w:r w:rsidR="00020BC0" w:rsidRPr="00D657AD">
        <w:rPr>
          <w:rFonts w:cstheme="minorHAnsi"/>
        </w:rPr>
        <w:t>Jerde</w:t>
      </w:r>
      <w:proofErr w:type="spellEnd"/>
      <w:r w:rsidR="00020BC0" w:rsidRPr="00D657AD">
        <w:rPr>
          <w:rFonts w:cstheme="minorHAnsi"/>
        </w:rPr>
        <w:t xml:space="preserv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EB7942">
        <w:rPr>
          <w:rFonts w:cstheme="minorHAnsi"/>
          <w:lang w:val="en-GB"/>
          <w:rPrChange w:id="132" w:author="Anna Gårdmark" w:date="2020-06-24T15:16:00Z">
            <w:rPr>
              <w:rFonts w:cstheme="minorHAnsi"/>
            </w:rPr>
          </w:rPrChange>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EB7942">
        <w:rPr>
          <w:rFonts w:cstheme="minorHAnsi"/>
          <w:lang w:val="en-GB"/>
          <w:rPrChange w:id="133" w:author="Anna Gårdmark" w:date="2020-06-24T15:16:00Z">
            <w:rPr>
              <w:rFonts w:cstheme="minorHAnsi"/>
            </w:rPr>
          </w:rPrChange>
        </w:rPr>
        <w:instrText>cient of 0.89 with a SIC interval spanning 0.82 to 0.99, implying that mechanistically derived coef</w:instrText>
      </w:r>
      <w:r w:rsidR="009D6C25">
        <w:rPr>
          <w:rFonts w:cstheme="minorHAnsi"/>
        </w:rPr>
        <w:instrText>ﬁ</w:instrText>
      </w:r>
      <w:r w:rsidR="009D6C25" w:rsidRPr="00EB7942">
        <w:rPr>
          <w:rFonts w:cstheme="minorHAnsi"/>
          <w:lang w:val="en-GB"/>
          <w:rPrChange w:id="134" w:author="Anna Gårdmark" w:date="2020-06-24T15:16:00Z">
            <w:rPr>
              <w:rFonts w:cstheme="minorHAnsi"/>
            </w:rPr>
          </w:rPrChange>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EB7942">
        <w:rPr>
          <w:rFonts w:cstheme="minorHAnsi"/>
          <w:lang w:val="en-GB"/>
          <w:rPrChange w:id="135" w:author="Anna Gårdmark" w:date="2020-06-24T15:16:00Z">
            <w:rPr>
              <w:rFonts w:cstheme="minorHAnsi"/>
            </w:rPr>
          </w:rPrChange>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EB7942">
        <w:rPr>
          <w:lang w:val="en-GB"/>
          <w:rPrChange w:id="136" w:author="Anna Gårdmark" w:date="2020-06-24T15:16:00Z">
            <w:rPr/>
          </w:rPrChange>
        </w:rPr>
        <w:t>(2019)</w:t>
      </w:r>
      <w:r w:rsidR="009223C1">
        <w:rPr>
          <w:rFonts w:cstheme="minorHAnsi"/>
        </w:rPr>
        <w:fldChar w:fldCharType="end"/>
      </w:r>
      <w:r w:rsidR="009223C1" w:rsidRPr="00EB7942">
        <w:rPr>
          <w:rFonts w:cstheme="minorHAnsi"/>
          <w:lang w:val="en-GB"/>
          <w:rPrChange w:id="137" w:author="Anna Gårdmark" w:date="2020-06-24T15:16:00Z">
            <w:rPr>
              <w:rFonts w:cstheme="minorHAnsi"/>
            </w:rPr>
          </w:rPrChange>
        </w:rPr>
        <w:t>)</w:t>
      </w:r>
      <w:r w:rsidR="00EB7199" w:rsidRPr="00EB7942">
        <w:rPr>
          <w:rFonts w:cstheme="minorHAnsi"/>
          <w:lang w:val="en-GB"/>
          <w:rPrChange w:id="138" w:author="Anna Gårdmark" w:date="2020-06-24T15:16:00Z">
            <w:rPr>
              <w:rFonts w:cstheme="minorHAnsi"/>
            </w:rPr>
          </w:rPrChange>
        </w:rPr>
        <w:t>.</w:t>
      </w:r>
      <w:r w:rsidR="00FA11B2" w:rsidRPr="00EB7942">
        <w:rPr>
          <w:rFonts w:cstheme="minorHAnsi"/>
          <w:lang w:val="en-GB"/>
          <w:rPrChange w:id="139" w:author="Anna Gårdmark" w:date="2020-06-24T15:16:00Z">
            <w:rPr>
              <w:rFonts w:cstheme="minorHAnsi"/>
            </w:rPr>
          </w:rPrChange>
        </w:rPr>
        <w:t xml:space="preserve"> </w:t>
      </w:r>
      <w:proofErr w:type="gramStart"/>
      <w:r w:rsidR="00E97E74" w:rsidRPr="00EB7942">
        <w:rPr>
          <w:rFonts w:cstheme="minorHAnsi"/>
          <w:lang w:val="en-GB"/>
          <w:rPrChange w:id="140" w:author="Anna Gårdmark" w:date="2020-06-24T15:16:00Z">
            <w:rPr>
              <w:rFonts w:cstheme="minorHAnsi"/>
            </w:rPr>
          </w:rPrChange>
        </w:rPr>
        <w:t>In addition, while t</w:t>
      </w:r>
      <w:r w:rsidR="00636995" w:rsidRPr="00EB7942">
        <w:rPr>
          <w:rFonts w:eastAsiaTheme="minorEastAsia"/>
          <w:lang w:val="en-GB"/>
          <w:rPrChange w:id="141" w:author="Anna Gårdmark" w:date="2020-06-24T15:16:00Z">
            <w:rPr>
              <w:rFonts w:eastAsiaTheme="minorEastAsia"/>
            </w:rPr>
          </w:rPrChange>
        </w:rPr>
        <w:t>he AFS tend</w:t>
      </w:r>
      <w:r w:rsidR="005C1289" w:rsidRPr="00EB7942">
        <w:rPr>
          <w:rFonts w:eastAsiaTheme="minorEastAsia"/>
          <w:lang w:val="en-GB"/>
          <w:rPrChange w:id="142" w:author="Anna Gårdmark" w:date="2020-06-24T15:16:00Z">
            <w:rPr>
              <w:rFonts w:eastAsiaTheme="minorEastAsia"/>
            </w:rPr>
          </w:rPrChange>
        </w:rPr>
        <w:t>s</w:t>
      </w:r>
      <w:r w:rsidR="00636995" w:rsidRPr="00EB7942">
        <w:rPr>
          <w:rFonts w:eastAsiaTheme="minorEastAsia"/>
          <w:lang w:val="en-GB"/>
          <w:rPrChange w:id="143" w:author="Anna Gårdmark" w:date="2020-06-24T15:16:00Z">
            <w:rPr>
              <w:rFonts w:eastAsiaTheme="minorEastAsia"/>
            </w:rPr>
          </w:rPrChange>
        </w:rPr>
        <w:t xml:space="preserve"> to </w:t>
      </w:r>
      <w:r w:rsidR="003D4E1C" w:rsidRPr="00EB7942">
        <w:rPr>
          <w:rFonts w:eastAsiaTheme="minorEastAsia"/>
          <w:lang w:val="en-GB"/>
          <w:rPrChange w:id="144" w:author="Anna Gårdmark" w:date="2020-06-24T15:16:00Z">
            <w:rPr>
              <w:rFonts w:eastAsiaTheme="minorEastAsia"/>
            </w:rPr>
          </w:rPrChange>
        </w:rPr>
        <w:t>provide good statistical fits to</w:t>
      </w:r>
      <w:r w:rsidR="00636995" w:rsidRPr="00EB7942">
        <w:rPr>
          <w:rFonts w:eastAsiaTheme="minorEastAsia"/>
          <w:lang w:val="en-GB"/>
          <w:rPrChange w:id="145" w:author="Anna Gårdmark" w:date="2020-06-24T15:16:00Z">
            <w:rPr>
              <w:rFonts w:eastAsiaTheme="minorEastAsia"/>
            </w:rPr>
          </w:rPrChange>
        </w:rPr>
        <w:t xml:space="preserve"> interspecific data </w:t>
      </w:r>
      <w:r w:rsidR="00D454D2">
        <w:rPr>
          <w:rFonts w:eastAsiaTheme="minorEastAsia"/>
        </w:rPr>
        <w:fldChar w:fldCharType="begin"/>
      </w:r>
      <w:r w:rsidR="00D454D2" w:rsidRPr="00EB7942">
        <w:rPr>
          <w:rFonts w:eastAsiaTheme="minorEastAsia"/>
          <w:lang w:val="en-GB"/>
          <w:rPrChange w:id="146" w:author="Anna Gårdmark" w:date="2020-06-24T15:16:00Z">
            <w:rPr>
              <w:rFonts w:eastAsiaTheme="minorEastAsia"/>
            </w:rPr>
          </w:rPrChange>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EB7942">
        <w:rPr>
          <w:rFonts w:eastAsiaTheme="minorEastAsia"/>
          <w:noProof/>
          <w:lang w:val="en-GB"/>
          <w:rPrChange w:id="147" w:author="Anna Gårdmark" w:date="2020-06-24T15:16:00Z">
            <w:rPr>
              <w:rFonts w:eastAsiaTheme="minorEastAsia"/>
              <w:noProof/>
            </w:rPr>
          </w:rPrChange>
        </w:rPr>
        <w:t>(Clarke 2004)</w:t>
      </w:r>
      <w:r w:rsidR="00D454D2">
        <w:rPr>
          <w:rFonts w:eastAsiaTheme="minorEastAsia"/>
        </w:rPr>
        <w:fldChar w:fldCharType="end"/>
      </w:r>
      <w:r w:rsidR="00933FBE" w:rsidRPr="00EB7942">
        <w:rPr>
          <w:rFonts w:eastAsiaTheme="minorEastAsia"/>
          <w:lang w:val="en-GB"/>
          <w:rPrChange w:id="148" w:author="Anna Gårdmark" w:date="2020-06-24T15:16:00Z">
            <w:rPr>
              <w:rFonts w:eastAsiaTheme="minorEastAsia"/>
            </w:rPr>
          </w:rPrChange>
        </w:rPr>
        <w:t xml:space="preserve"> </w:t>
      </w:r>
      <w:r w:rsidR="00636995" w:rsidRPr="00EB7942">
        <w:rPr>
          <w:rFonts w:eastAsiaTheme="minorEastAsia"/>
          <w:lang w:val="en-GB"/>
          <w:rPrChange w:id="149" w:author="Anna Gårdmark" w:date="2020-06-24T15:16:00Z">
            <w:rPr>
              <w:rFonts w:eastAsiaTheme="minorEastAsia"/>
            </w:rPr>
          </w:rPrChange>
        </w:rPr>
        <w:t xml:space="preserve">and intraspecific data </w:t>
      </w:r>
      <w:r w:rsidR="00D657AD" w:rsidRPr="00EB7942">
        <w:rPr>
          <w:rFonts w:eastAsiaTheme="minorEastAsia"/>
          <w:lang w:val="en-GB"/>
          <w:rPrChange w:id="150" w:author="Anna Gårdmark" w:date="2020-06-24T15:16:00Z">
            <w:rPr>
              <w:rFonts w:eastAsiaTheme="minorEastAsia"/>
            </w:rPr>
          </w:rPrChange>
        </w:rPr>
        <w:t xml:space="preserve">with a restricted </w:t>
      </w:r>
      <w:r w:rsidR="00636995" w:rsidRPr="00EB7942">
        <w:rPr>
          <w:rFonts w:eastAsiaTheme="minorEastAsia"/>
          <w:lang w:val="en-GB"/>
          <w:rPrChange w:id="151" w:author="Anna Gårdmark" w:date="2020-06-24T15:16:00Z">
            <w:rPr>
              <w:rFonts w:eastAsiaTheme="minorEastAsia"/>
            </w:rPr>
          </w:rPrChange>
        </w:rPr>
        <w:t xml:space="preserve">temperature range </w:t>
      </w:r>
      <w:r w:rsidR="00636995">
        <w:rPr>
          <w:rFonts w:eastAsiaTheme="minorEastAsia"/>
        </w:rPr>
        <w:fldChar w:fldCharType="begin"/>
      </w:r>
      <w:r w:rsidR="009D6C25" w:rsidRPr="00EB7942">
        <w:rPr>
          <w:rFonts w:eastAsiaTheme="minorEastAsia"/>
          <w:lang w:val="en-GB"/>
          <w:rPrChange w:id="152" w:author="Anna Gårdmark" w:date="2020-06-24T15:16:00Z">
            <w:rPr>
              <w:rFonts w:eastAsiaTheme="minorEastAsia"/>
            </w:rPr>
          </w:rPrChange>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EB7942">
        <w:rPr>
          <w:rFonts w:eastAsiaTheme="minorEastAsia"/>
          <w:lang w:val="en-GB"/>
          <w:rPrChange w:id="153" w:author="Anna Gårdmark" w:date="2020-06-24T15:16:00Z">
            <w:rPr>
              <w:rFonts w:eastAsiaTheme="minorEastAsia"/>
            </w:rPr>
          </w:rPrChange>
        </w:rPr>
        <w:instrText>rst principles of physics, chemistry, and biology to link the biology of individual organisms to the ecology of populations, communities, and ecosystems. Metabolic rate, the rate at which organis</w:instrText>
      </w:r>
      <w:r w:rsidR="009D6C25" w:rsidRPr="000C6261">
        <w:rPr>
          <w:rFonts w:eastAsiaTheme="minorEastAsia"/>
        </w:rPr>
        <w:instrText>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 Clarke 2004; Rall </w:t>
      </w:r>
      <w:r w:rsidR="009D6C25" w:rsidRPr="009D6C25">
        <w:rPr>
          <w:i/>
          <w:iCs/>
          <w:lang w:val="en-GB"/>
        </w:rPr>
        <w:t>et al.</w:t>
      </w:r>
      <w:r w:rsidR="009D6C25" w:rsidRPr="009D6C25">
        <w:rPr>
          <w:lang w:val="en-GB"/>
        </w:rPr>
        <w:t xml:space="preserve"> 2012)</w:t>
      </w:r>
      <w:r w:rsidR="00636995">
        <w:rPr>
          <w:rFonts w:eastAsiaTheme="minorEastAsia"/>
        </w:rPr>
        <w:fldChar w:fldCharType="end"/>
      </w:r>
      <w:r w:rsidR="00636995" w:rsidRPr="002D70E2">
        <w:rPr>
          <w:rFonts w:eastAsiaTheme="minorEastAsia"/>
          <w:lang w:val="en-GB"/>
        </w:rPr>
        <w:t xml:space="preserve"> </w:t>
      </w:r>
      <w:commentRangeStart w:id="154"/>
      <w:commentRangeStart w:id="155"/>
      <w:r w:rsidR="00636995" w:rsidRPr="002D70E2">
        <w:rPr>
          <w:rFonts w:eastAsiaTheme="minorEastAsia"/>
          <w:lang w:val="en-GB"/>
        </w:rPr>
        <w:t xml:space="preserve">(but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commentRangeEnd w:id="154"/>
      <w:r w:rsidR="00D00BC0">
        <w:rPr>
          <w:rStyle w:val="Kommentarsreferens"/>
        </w:rPr>
        <w:commentReference w:id="154"/>
      </w:r>
      <w:commentRangeEnd w:id="155"/>
      <w:r w:rsidR="00D9252D">
        <w:rPr>
          <w:rStyle w:val="Kommentarsreferens"/>
        </w:rPr>
        <w:commentReference w:id="155"/>
      </w:r>
      <w:r w:rsidR="001F1494">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lang w:val="en-GB"/>
        </w:rPr>
        <w:t xml:space="preserve">(Dell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 Rall </w:t>
      </w:r>
      <w:r w:rsidR="00EB6461" w:rsidRPr="00EB6461">
        <w:rPr>
          <w:i/>
          <w:iCs/>
          <w:lang w:val="en-GB"/>
        </w:rPr>
        <w:t>et al.</w:t>
      </w:r>
      <w:r w:rsidR="00EB6461" w:rsidRPr="00EB6461">
        <w:rPr>
          <w:lang w:val="en-GB"/>
        </w:rPr>
        <w:t xml:space="preserve"> 2012; Uiterwaal &amp; DeLong 2020)</w:t>
      </w:r>
      <w:r w:rsidR="00636995" w:rsidRPr="004A7D32">
        <w:rPr>
          <w:rFonts w:eastAsiaTheme="minorEastAsia"/>
        </w:rPr>
        <w:fldChar w:fldCharType="end"/>
      </w:r>
      <w:r w:rsidR="00636995" w:rsidRPr="008F2458">
        <w:rPr>
          <w:rFonts w:cstheme="minorHAnsi"/>
          <w:lang w:val="en-GB"/>
        </w:rPr>
        <w:t>.</w:t>
      </w:r>
      <w:proofErr w:type="gramEnd"/>
      <w:r w:rsidR="00636995" w:rsidRPr="008F2458">
        <w:rPr>
          <w:rFonts w:cstheme="minorHAnsi"/>
          <w:lang w:val="en-GB"/>
        </w:rPr>
        <w:t xml:space="preserve"> </w:t>
      </w:r>
      <w:r w:rsidR="0002062C">
        <w:rPr>
          <w:rFonts w:cstheme="minorHAnsi"/>
          <w:lang w:val="en-GB"/>
        </w:rPr>
        <w:t xml:space="preserve">Alternative approaches that overcome these obstacles include </w:t>
      </w:r>
      <w:r w:rsidR="00C701A0" w:rsidRPr="002D70E2">
        <w:rPr>
          <w:rFonts w:cstheme="minorHAnsi"/>
          <w:lang w:val="en-GB"/>
        </w:rPr>
        <w:t>fit</w:t>
      </w:r>
      <w:r w:rsidR="0002062C">
        <w:rPr>
          <w:rFonts w:cstheme="minorHAnsi"/>
          <w:lang w:val="en-GB"/>
        </w:rPr>
        <w:t>ting</w:t>
      </w:r>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414FE6" w:rsidRPr="004559BC">
        <w:rPr>
          <w:rFonts w:cstheme="minorHAnsi"/>
          <w:lang w:val="en-GB"/>
        </w:rPr>
        <w:t>fit</w:t>
      </w:r>
      <w:r w:rsidR="00414FE6">
        <w:rPr>
          <w:rFonts w:cstheme="minorHAnsi"/>
          <w:lang w:val="en-GB"/>
        </w:rPr>
        <w:t>ting</w:t>
      </w:r>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r w:rsidR="0010623B">
        <w:rPr>
          <w:rFonts w:cstheme="minorHAnsi"/>
          <w:lang w:val="en-GB"/>
        </w:rPr>
        <w:t>-</w:t>
      </w:r>
      <w:r w:rsidR="0078762B" w:rsidRPr="004559BC">
        <w:rPr>
          <w:rFonts w:cstheme="minorHAnsi"/>
          <w:lang w:val="en-GB"/>
        </w:rPr>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lang w:val="en-GB"/>
        </w:rPr>
        <w:t xml:space="preserve">(Schoolfield </w:t>
      </w:r>
      <w:r w:rsidR="00EB6461" w:rsidRPr="00EB6461">
        <w:rPr>
          <w:i/>
          <w:iCs/>
          <w:lang w:val="en-GB"/>
        </w:rPr>
        <w:t>et al.</w:t>
      </w:r>
      <w:r w:rsidR="00EB6461" w:rsidRPr="00EB6461">
        <w:rPr>
          <w:lang w:val="en-GB"/>
        </w:rPr>
        <w:t xml:space="preserve"> 1981; 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73A454DD" w:rsidR="003C1FC7" w:rsidRPr="00972C7F" w:rsidRDefault="00272129" w:rsidP="002E3379">
      <w:pPr>
        <w:spacing w:line="480" w:lineRule="auto"/>
        <w:ind w:firstLine="284"/>
        <w:contextualSpacing/>
        <w:jc w:val="both"/>
        <w:rPr>
          <w:rFonts w:eastAsiaTheme="minorEastAsia"/>
          <w:lang w:val="en-GB"/>
        </w:rPr>
      </w:pPr>
      <w:del w:id="156" w:author="Jan Ohlberger" w:date="2020-05-22T07:21:00Z">
        <w:r w:rsidRPr="00972C7F" w:rsidDel="00503613">
          <w:rPr>
            <w:rFonts w:cstheme="minorHAnsi"/>
            <w:lang w:val="en-GB"/>
          </w:rPr>
          <w:delText>Overall, average</w:delText>
        </w:r>
      </w:del>
      <w:ins w:id="157" w:author="Jan Ohlberger" w:date="2020-05-22T07:21:00Z">
        <w:r w:rsidR="00503613">
          <w:rPr>
            <w:rFonts w:cstheme="minorHAnsi"/>
            <w:lang w:val="en-GB"/>
          </w:rPr>
          <w:t>The</w:t>
        </w:r>
      </w:ins>
      <w:r w:rsidRPr="00972C7F">
        <w:rPr>
          <w:rFonts w:cstheme="minorHAnsi"/>
          <w:lang w:val="en-GB"/>
        </w:rPr>
        <w:t xml:space="preserve"> intraspecific scaling </w:t>
      </w:r>
      <w:r w:rsidR="00821494" w:rsidRPr="00972C7F">
        <w:rPr>
          <w:rFonts w:cstheme="minorHAnsi"/>
          <w:lang w:val="en-GB"/>
        </w:rPr>
        <w:t>of</w:t>
      </w:r>
      <w:commentRangeStart w:id="158"/>
      <w:r w:rsidR="00821494" w:rsidRPr="00972C7F">
        <w:rPr>
          <w:rFonts w:cstheme="minorHAnsi"/>
          <w:lang w:val="en-GB"/>
        </w:rPr>
        <w:t xml:space="preserve"> </w:t>
      </w:r>
      <w:commentRangeEnd w:id="158"/>
      <w:r w:rsidR="00503613">
        <w:rPr>
          <w:rStyle w:val="Kommentarsreferens"/>
        </w:rPr>
        <w:commentReference w:id="158"/>
      </w:r>
      <w:r w:rsidR="00821494" w:rsidRPr="00972C7F">
        <w:rPr>
          <w:rFonts w:cstheme="minorHAnsi"/>
          <w:lang w:val="en-GB"/>
        </w:rPr>
        <w:t xml:space="preserve">rates with mass and temperature </w:t>
      </w:r>
      <w:proofErr w:type="gramStart"/>
      <w:r w:rsidR="0065177E" w:rsidRPr="00972C7F">
        <w:rPr>
          <w:rFonts w:cstheme="minorHAnsi"/>
          <w:lang w:val="en-GB"/>
        </w:rPr>
        <w:t>is less understood</w:t>
      </w:r>
      <w:proofErr w:type="gramEnd"/>
      <w:r w:rsidR="0063639A" w:rsidRPr="00972C7F">
        <w:rPr>
          <w:rFonts w:cstheme="minorHAnsi"/>
          <w:lang w:val="en-GB"/>
        </w:rPr>
        <w:t xml:space="preserve"> than interspecific scaling relationships. </w:t>
      </w:r>
      <w:commentRangeStart w:id="159"/>
      <w:r w:rsidR="005060BA">
        <w:rPr>
          <w:rFonts w:eastAsiaTheme="minorEastAsia"/>
          <w:lang w:val="en-GB"/>
        </w:rPr>
        <w:t>L</w:t>
      </w:r>
      <w:r w:rsidRPr="00972C7F">
        <w:rPr>
          <w:rFonts w:eastAsiaTheme="minorEastAsia"/>
          <w:lang w:val="en-GB"/>
        </w:rPr>
        <w:t xml:space="preserve">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005060BA">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r w:rsidR="003E45F6">
        <w:rPr>
          <w:rFonts w:eastAsiaTheme="minorEastAsia"/>
          <w:lang w:val="en-GB"/>
        </w:rPr>
        <w:t xml:space="preserve"> sets</w:t>
      </w:r>
      <w:r w:rsidRPr="00972C7F">
        <w:rPr>
          <w:rFonts w:eastAsiaTheme="minorEastAsia"/>
          <w:lang w:val="en-GB"/>
        </w:rPr>
        <w:t xml:space="preserve"> </w:t>
      </w:r>
      <w:r w:rsidR="000A3F4B">
        <w:rPr>
          <w:rFonts w:eastAsiaTheme="minorEastAsia"/>
          <w:lang w:val="en-GB"/>
        </w:rPr>
        <w:t xml:space="preserve">(in particular for </w:t>
      </w:r>
      <w:r w:rsidR="000A3F4B" w:rsidRPr="00972C7F">
        <w:rPr>
          <w:rFonts w:eastAsiaTheme="minorEastAsia"/>
          <w:lang w:val="en-GB"/>
        </w:rPr>
        <w:t>consumption and growth rates</w:t>
      </w:r>
      <w:r w:rsidR="000A3F4B" w:rsidRPr="00AE4A5F">
        <w:rPr>
          <w:rFonts w:eastAsiaTheme="minorEastAsia"/>
          <w:lang w:val="en-GB"/>
          <w:rPrChange w:id="160" w:author="Anna Gårdmark" w:date="2020-05-27T11:34:00Z">
            <w:rPr>
              <w:rFonts w:eastAsiaTheme="minorEastAsia"/>
            </w:rPr>
          </w:rPrChange>
        </w:rPr>
        <w:t>)</w:t>
      </w:r>
      <w:r w:rsidR="000A3F4B" w:rsidRPr="004559BC">
        <w:rPr>
          <w:rFonts w:eastAsiaTheme="minorEastAsia"/>
          <w:lang w:val="en-GB"/>
        </w:rPr>
        <w:t xml:space="preserve"> </w:t>
      </w:r>
      <w:r w:rsidR="008C5632">
        <w:rPr>
          <w:rFonts w:eastAsiaTheme="minorEastAsia"/>
          <w:lang w:val="en-GB"/>
        </w:rPr>
        <w:t>likely contribute to this</w:t>
      </w:r>
      <w:r w:rsidR="008C5632" w:rsidRPr="00AE4A5F">
        <w:rPr>
          <w:rFonts w:eastAsiaTheme="minorEastAsia"/>
          <w:lang w:val="en-GB"/>
          <w:rPrChange w:id="161" w:author="Anna Gårdmark" w:date="2020-05-27T11:34:00Z">
            <w:rPr>
              <w:rFonts w:eastAsiaTheme="minorEastAsia"/>
            </w:rPr>
          </w:rPrChange>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264D99">
        <w:rPr>
          <w:rFonts w:eastAsiaTheme="minorEastAsia"/>
          <w:lang w:val="en-GB"/>
        </w:rPr>
        <w:t xml:space="preserve">Intraspecific </w:t>
      </w:r>
      <w:r w:rsidR="00367214">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w:t>
      </w:r>
      <w:proofErr w:type="gramStart"/>
      <w:r w:rsidRPr="00972C7F">
        <w:rPr>
          <w:rFonts w:eastAsiaTheme="minorEastAsia"/>
          <w:lang w:val="en-GB"/>
        </w:rPr>
        <w:t xml:space="preserve">makes </w:t>
      </w:r>
      <w:r w:rsidR="00DC7BC2" w:rsidRPr="004559BC">
        <w:rPr>
          <w:rFonts w:eastAsiaTheme="minorEastAsia"/>
          <w:lang w:val="en-GB"/>
        </w:rPr>
        <w:t>generalization</w:t>
      </w:r>
      <w:proofErr w:type="gramEnd"/>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r w:rsidR="00AB432F">
        <w:rPr>
          <w:rFonts w:eastAsiaTheme="minorEastAsia"/>
          <w:lang w:val="en-GB"/>
        </w:rPr>
        <w:t xml:space="preserve"> as body size is a trait of an individual as well as a species, it </w:t>
      </w:r>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w:t>
      </w:r>
      <w:r w:rsidR="0010623B">
        <w:rPr>
          <w:rFonts w:eastAsiaTheme="minorEastAsia"/>
          <w:lang w:val="en-GB"/>
        </w:rPr>
        <w:t xml:space="preserve"> </w:t>
      </w:r>
      <w:r w:rsidR="00B84A42" w:rsidRPr="004559BC">
        <w:rPr>
          <w:rFonts w:eastAsiaTheme="minorEastAsia"/>
          <w:lang w:val="en-GB"/>
        </w:rPr>
        <w:t>scaling</w:t>
      </w:r>
      <w:r w:rsidR="000772A5" w:rsidRPr="004559BC">
        <w:rPr>
          <w:rFonts w:eastAsiaTheme="minorEastAsia"/>
          <w:lang w:val="en-GB"/>
        </w:rPr>
        <w:t xml:space="preserve"> across species</w:t>
      </w:r>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sidRPr="00AE4A5F">
        <w:rPr>
          <w:rFonts w:eastAsiaTheme="minorEastAsia"/>
          <w:lang w:val="en-GB"/>
          <w:rPrChange w:id="162" w:author="Anna Gårdmark" w:date="2020-05-27T11:34:00Z">
            <w:rPr>
              <w:rFonts w:eastAsiaTheme="minorEastAsia"/>
            </w:rPr>
          </w:rPrChange>
        </w:rPr>
        <w:instrText xml:space="preserve">These mechanisms include several direct effects of trait variation per se and indirect effects arising from the role </w:instrText>
      </w:r>
      <w:r w:rsidR="00EB6461">
        <w:rPr>
          <w:rFonts w:eastAsiaTheme="minorEastAsia"/>
        </w:rPr>
        <w:instrText xml:space="preserve">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t xml:space="preserve">(Bolnick </w:t>
      </w:r>
      <w:r w:rsidR="00EB6461" w:rsidRPr="00EB6461">
        <w:rPr>
          <w:i/>
          <w:iCs/>
        </w:rPr>
        <w:t>et al.</w:t>
      </w:r>
      <w:r w:rsidR="00EB6461" w:rsidRPr="00EB6461">
        <w:t xml:space="preserve"> 2011; Miller &amp; Rudolf 2011; Persson &amp; De Roos 2013; Brose </w:t>
      </w:r>
      <w:r w:rsidR="00EB6461" w:rsidRPr="00EB6461">
        <w:rPr>
          <w:i/>
          <w:iCs/>
        </w:rPr>
        <w:t>et al.</w:t>
      </w:r>
      <w:r w:rsidR="00EB6461" w:rsidRPr="00EB6461">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commentRangeEnd w:id="159"/>
      <w:r w:rsidR="008D5889">
        <w:rPr>
          <w:rStyle w:val="Kommentarsreferens"/>
        </w:rPr>
        <w:commentReference w:id="159"/>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r w:rsidR="00D161CF">
        <w:rPr>
          <w:rFonts w:eastAsiaTheme="minorEastAsia"/>
          <w:lang w:val="en-GB"/>
        </w:rPr>
        <w:t xml:space="preserve">mass- and temperature </w:t>
      </w:r>
      <w:r w:rsidR="0048240B" w:rsidRPr="00972C7F">
        <w:rPr>
          <w:rFonts w:eastAsiaTheme="minorEastAsia"/>
          <w:lang w:val="en-GB"/>
        </w:rPr>
        <w:t xml:space="preserve">scaling </w:t>
      </w:r>
      <w:r w:rsidR="00092F61" w:rsidRPr="004559BC">
        <w:rPr>
          <w:rFonts w:eastAsiaTheme="minorEastAsia"/>
          <w:lang w:val="en-GB"/>
        </w:rPr>
        <w:t xml:space="preserve">is important </w:t>
      </w:r>
      <w:r w:rsidR="00D84B69" w:rsidRPr="004559BC">
        <w:rPr>
          <w:rFonts w:eastAsiaTheme="minorEastAsia"/>
          <w:lang w:val="en-GB"/>
        </w:rPr>
        <w:t xml:space="preserve">for </w:t>
      </w:r>
      <w:commentRangeStart w:id="163"/>
      <w:commentRangeStart w:id="164"/>
      <w:ins w:id="165" w:author="Jan Ohlberger" w:date="2020-05-22T07:36:00Z">
        <w:r w:rsidR="008D5889">
          <w:rPr>
            <w:rFonts w:eastAsiaTheme="minorEastAsia"/>
            <w:lang w:val="en-GB"/>
          </w:rPr>
          <w:t xml:space="preserve">understanding </w:t>
        </w:r>
        <w:r w:rsidR="008D5889">
          <w:rPr>
            <w:rFonts w:cstheme="minorHAnsi"/>
            <w:lang w:val="en-GB"/>
          </w:rPr>
          <w:t>individual and population respon</w:t>
        </w:r>
      </w:ins>
      <w:ins w:id="166" w:author="Jan Ohlberger" w:date="2020-05-22T07:37:00Z">
        <w:r w:rsidR="008D5889">
          <w:rPr>
            <w:rFonts w:cstheme="minorHAnsi"/>
            <w:lang w:val="en-GB"/>
          </w:rPr>
          <w:t>ses</w:t>
        </w:r>
      </w:ins>
      <w:ins w:id="167" w:author="Jan Ohlberger" w:date="2020-05-22T07:36:00Z">
        <w:r w:rsidR="008D5889">
          <w:rPr>
            <w:rFonts w:cstheme="minorHAnsi"/>
            <w:lang w:val="en-GB"/>
          </w:rPr>
          <w:t xml:space="preserve"> to </w:t>
        </w:r>
      </w:ins>
      <w:ins w:id="168" w:author="Jan Ohlberger" w:date="2020-05-22T07:37:00Z">
        <w:r w:rsidR="008D5889">
          <w:rPr>
            <w:rFonts w:cstheme="minorHAnsi"/>
            <w:lang w:val="en-GB"/>
          </w:rPr>
          <w:t xml:space="preserve">climate </w:t>
        </w:r>
      </w:ins>
      <w:ins w:id="169" w:author="Jan Ohlberger" w:date="2020-05-22T07:36:00Z">
        <w:r w:rsidR="008D5889">
          <w:rPr>
            <w:rFonts w:cstheme="minorHAnsi"/>
            <w:lang w:val="en-GB"/>
          </w:rPr>
          <w:t>warming</w:t>
        </w:r>
        <w:r w:rsidR="008D5889" w:rsidRPr="004559BC">
          <w:rPr>
            <w:rFonts w:eastAsiaTheme="minorEastAsia"/>
            <w:lang w:val="en-GB"/>
          </w:rPr>
          <w:t xml:space="preserve"> </w:t>
        </w:r>
      </w:ins>
      <w:ins w:id="170" w:author="Jan Ohlberger" w:date="2020-05-22T07:37:00Z">
        <w:r w:rsidR="008D5889">
          <w:rPr>
            <w:rFonts w:eastAsiaTheme="minorEastAsia"/>
            <w:lang w:val="en-GB"/>
          </w:rPr>
          <w:t xml:space="preserve">and for </w:t>
        </w:r>
      </w:ins>
      <w:commentRangeEnd w:id="163"/>
      <w:ins w:id="171" w:author="Jan Ohlberger" w:date="2020-05-22T07:38:00Z">
        <w:r w:rsidR="003E344E">
          <w:rPr>
            <w:rStyle w:val="Kommentarsreferens"/>
          </w:rPr>
          <w:commentReference w:id="163"/>
        </w:r>
      </w:ins>
      <w:commentRangeEnd w:id="164"/>
      <w:r w:rsidR="00DB68B5">
        <w:rPr>
          <w:rStyle w:val="Kommentarsreferens"/>
        </w:rPr>
        <w:commentReference w:id="164"/>
      </w:r>
      <w:r w:rsidR="00D84B69" w:rsidRPr="004559BC">
        <w:rPr>
          <w:rFonts w:eastAsiaTheme="minorEastAsia"/>
          <w:lang w:val="en-GB"/>
        </w:rPr>
        <w:t>advancing trait-based approaches to ecology</w:t>
      </w:r>
      <w:r w:rsidR="009C5D01" w:rsidRPr="004559BC">
        <w:rPr>
          <w:rFonts w:eastAsiaTheme="minorEastAsia"/>
          <w:lang w:val="en-GB"/>
        </w:rPr>
        <w:t>.</w:t>
      </w:r>
    </w:p>
    <w:p w14:paraId="7ABDF969" w14:textId="2509DF25"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r w:rsidR="005C7022">
        <w:rPr>
          <w:rFonts w:cstheme="minorHAnsi"/>
          <w:lang w:val="en-GB"/>
        </w:rPr>
        <w:t xml:space="preserve">maximum </w:t>
      </w:r>
      <w:r w:rsidR="00BD3CCA">
        <w:rPr>
          <w:rFonts w:cstheme="minorHAnsi"/>
          <w:lang w:val="en-GB"/>
        </w:rPr>
        <w:t xml:space="preserve">consumption, metabolism and </w:t>
      </w:r>
      <w:del w:id="172" w:author="Jan Ohlberger" w:date="2020-05-22T07:39:00Z">
        <w:r w:rsidR="00BD3CCA" w:rsidDel="002711B5">
          <w:rPr>
            <w:rFonts w:cstheme="minorHAnsi"/>
            <w:lang w:val="en-GB"/>
          </w:rPr>
          <w:delText xml:space="preserve">body </w:delText>
        </w:r>
      </w:del>
      <w:r w:rsidR="00BD3CCA">
        <w:rPr>
          <w:rFonts w:cstheme="minorHAnsi"/>
          <w:lang w:val="en-GB"/>
        </w:rPr>
        <w:t xml:space="preserve">growth </w:t>
      </w:r>
      <w:r w:rsidR="00063E08">
        <w:rPr>
          <w:rFonts w:cstheme="minorHAnsi"/>
          <w:lang w:val="en-GB"/>
        </w:rPr>
        <w:t xml:space="preserve">rate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del w:id="173" w:author="Jan Ohlberger" w:date="2020-05-22T07:39:00Z">
        <w:r w:rsidR="00BD3CCA" w:rsidDel="002711B5">
          <w:rPr>
            <w:rFonts w:cstheme="minorHAnsi"/>
            <w:lang w:val="en-GB"/>
          </w:rPr>
          <w:delText>To this end,</w:delText>
        </w:r>
      </w:del>
      <w:ins w:id="174" w:author="Jan Ohlberger" w:date="2020-05-22T07:39:00Z">
        <w:r w:rsidR="002711B5">
          <w:rPr>
            <w:rFonts w:cstheme="minorHAnsi"/>
            <w:lang w:val="en-GB"/>
          </w:rPr>
          <w:t>W</w:t>
        </w:r>
      </w:ins>
      <w:del w:id="175" w:author="Jan Ohlberger" w:date="2020-05-22T07:39:00Z">
        <w:r w:rsidR="00BD3CCA" w:rsidDel="002711B5">
          <w:rPr>
            <w:rFonts w:cstheme="minorHAnsi"/>
            <w:lang w:val="en-GB"/>
          </w:rPr>
          <w:delText xml:space="preserve"> </w:delText>
        </w:r>
        <w:r w:rsidR="00A436C2" w:rsidRPr="00972C7F" w:rsidDel="002711B5">
          <w:rPr>
            <w:rFonts w:eastAsiaTheme="minorEastAsia"/>
            <w:lang w:val="en-GB"/>
          </w:rPr>
          <w:delText>w</w:delText>
        </w:r>
      </w:del>
      <w:r w:rsidR="00A436C2" w:rsidRPr="00972C7F">
        <w:rPr>
          <w:rFonts w:eastAsiaTheme="minorEastAsia"/>
          <w:lang w:val="en-GB"/>
        </w:rPr>
        <w:t>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76" w:author="Jan Ohlberger" w:date="2020-05-22T07:39:00Z">
        <w:r w:rsidR="00AF30CA">
          <w:rPr>
            <w:rFonts w:cstheme="minorHAnsi"/>
            <w:lang w:val="en-GB"/>
          </w:rPr>
          <w:t xml:space="preserve"> to </w:t>
        </w:r>
      </w:ins>
      <w:del w:id="177" w:author="Jan Ohlberger" w:date="2020-05-22T07:39:00Z">
        <w:r w:rsidR="00837DDA" w:rsidDel="00AF30CA">
          <w:rPr>
            <w:rFonts w:cstheme="minorHAnsi"/>
            <w:lang w:val="en-GB"/>
          </w:rPr>
          <w:delText xml:space="preserve">. From this search, we </w:delText>
        </w:r>
      </w:del>
      <w:r w:rsidR="00A436C2" w:rsidRPr="00972C7F">
        <w:rPr>
          <w:rFonts w:eastAsiaTheme="minorEastAsia"/>
          <w:lang w:val="en-GB"/>
        </w:rPr>
        <w:t>compile</w:t>
      </w:r>
      <w:del w:id="178" w:author="Jan Ohlberger" w:date="2020-05-22T07:39:00Z">
        <w:r w:rsidR="00837DDA" w:rsidDel="00AF30CA">
          <w:rPr>
            <w:rFonts w:eastAsiaTheme="minorEastAsia"/>
            <w:lang w:val="en-GB"/>
          </w:rPr>
          <w:delText>d</w:delText>
        </w:r>
      </w:del>
      <w:r w:rsidR="00A436C2" w:rsidRPr="00972C7F">
        <w:rPr>
          <w:rFonts w:eastAsiaTheme="minorEastAsia"/>
          <w:lang w:val="en-GB"/>
        </w:rPr>
        <w:t xml:space="preserve"> dataset</w:t>
      </w:r>
      <w:r w:rsidR="00B5039C">
        <w:rPr>
          <w:rFonts w:eastAsiaTheme="minorEastAsia"/>
          <w:lang w:val="en-GB"/>
        </w:rPr>
        <w:t>s</w:t>
      </w:r>
      <w:r w:rsidR="00A436C2" w:rsidRPr="00972C7F">
        <w:rPr>
          <w:rFonts w:eastAsiaTheme="minorEastAsia"/>
          <w:lang w:val="en-GB"/>
        </w:rPr>
        <w:t xml:space="preserve"> on </w:t>
      </w:r>
      <w:r w:rsidR="00D03096" w:rsidRPr="00972C7F">
        <w:rPr>
          <w:rFonts w:eastAsiaTheme="minorEastAsia"/>
          <w:lang w:val="en-GB"/>
        </w:rPr>
        <w:t xml:space="preserve">individual growth, </w:t>
      </w:r>
      <w:r w:rsidR="00FC3727">
        <w:rPr>
          <w:rFonts w:eastAsiaTheme="minorEastAsia"/>
          <w:lang w:val="en-GB"/>
        </w:rPr>
        <w:t xml:space="preserve">maximum </w:t>
      </w:r>
      <w:r w:rsidR="00A436C2" w:rsidRPr="00972C7F">
        <w:rPr>
          <w:rFonts w:eastAsiaTheme="minorEastAsia"/>
          <w:lang w:val="en-GB"/>
        </w:rPr>
        <w:t xml:space="preserve">consumption and metabolic rates of fish from experiments in which the </w:t>
      </w:r>
      <w:r w:rsidR="00A436C2" w:rsidRPr="00972C7F">
        <w:rPr>
          <w:rFonts w:eastAsiaTheme="minorEastAsia"/>
          <w:lang w:val="en-GB"/>
        </w:rPr>
        <w:lastRenderedPageBreak/>
        <w:t xml:space="preserve">effect of fish body mass </w:t>
      </w:r>
      <w:proofErr w:type="gramStart"/>
      <w:r w:rsidR="00A436C2" w:rsidRPr="00972C7F">
        <w:rPr>
          <w:rFonts w:eastAsiaTheme="minorEastAsia"/>
          <w:lang w:val="en-GB"/>
        </w:rPr>
        <w:t>is replicated</w:t>
      </w:r>
      <w:proofErr w:type="gramEnd"/>
      <w:r w:rsidR="00A436C2" w:rsidRPr="00972C7F">
        <w:rPr>
          <w:rFonts w:eastAsiaTheme="minorEastAsia"/>
          <w:lang w:val="en-GB"/>
        </w:rPr>
        <w:t xml:space="preserve"> across multiple temperatures within species. </w:t>
      </w:r>
      <w:r w:rsidR="006A1E90" w:rsidRPr="00972C7F">
        <w:rPr>
          <w:rFonts w:eastAsiaTheme="minorEastAsia"/>
          <w:lang w:val="en-GB"/>
        </w:rPr>
        <w:t>W</w:t>
      </w:r>
      <w:r w:rsidR="00A436C2" w:rsidRPr="00972C7F">
        <w:rPr>
          <w:rFonts w:eastAsiaTheme="minorEastAsia"/>
          <w:lang w:val="en-GB"/>
        </w:rPr>
        <w:t xml:space="preserve">e </w:t>
      </w:r>
      <w:ins w:id="179" w:author="Jan Ohlberger" w:date="2020-05-22T07:40:00Z">
        <w:r w:rsidR="00AF30CA">
          <w:rPr>
            <w:rFonts w:eastAsiaTheme="minorEastAsia"/>
            <w:lang w:val="en-GB"/>
          </w:rPr>
          <w:t xml:space="preserve">then </w:t>
        </w:r>
      </w:ins>
      <w:r w:rsidR="00A436C2" w:rsidRPr="00972C7F">
        <w:rPr>
          <w:rFonts w:eastAsiaTheme="minorEastAsia"/>
          <w:lang w:val="en-GB"/>
        </w:rPr>
        <w:t xml:space="preserve">fit hierarchical Bayesian models </w:t>
      </w:r>
      <w:r w:rsidR="00515818" w:rsidRPr="00972C7F">
        <w:rPr>
          <w:rFonts w:eastAsiaTheme="minorEastAsia"/>
          <w:lang w:val="en-GB"/>
        </w:rPr>
        <w:t xml:space="preserve">to </w:t>
      </w:r>
      <w:r w:rsidR="006B08E4">
        <w:rPr>
          <w:rFonts w:eastAsiaTheme="minorEastAsia"/>
          <w:lang w:val="en-GB"/>
        </w:rPr>
        <w:t xml:space="preserve">estimate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0F2513">
        <w:rPr>
          <w:rFonts w:eastAsiaTheme="minorEastAsia"/>
          <w:lang w:val="en-GB"/>
        </w:rPr>
        <w:t xml:space="preserve">parameters </w:t>
      </w:r>
      <w:r w:rsidR="00126103" w:rsidRPr="004559BC">
        <w:rPr>
          <w:rFonts w:eastAsiaTheme="minorEastAsia"/>
          <w:lang w:val="en-GB"/>
        </w:rPr>
        <w:t xml:space="preserve">while </w:t>
      </w:r>
      <w:del w:id="180" w:author="Jan Ohlberger" w:date="2020-05-22T07:40:00Z">
        <w:r w:rsidR="00572FC7" w:rsidRPr="004559BC" w:rsidDel="00AF30CA">
          <w:rPr>
            <w:rFonts w:eastAsiaTheme="minorEastAsia"/>
            <w:lang w:val="en-GB"/>
          </w:rPr>
          <w:delText xml:space="preserve">also </w:delText>
        </w:r>
      </w:del>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commentRangeStart w:id="181"/>
      <w:r w:rsidR="002D5019" w:rsidRPr="00972C7F">
        <w:rPr>
          <w:rFonts w:eastAsiaTheme="minorEastAsia"/>
          <w:lang w:val="en-GB"/>
        </w:rPr>
        <w:t xml:space="preserve">For consumption rates, we also fit </w:t>
      </w:r>
      <w:r w:rsidR="00C845E1">
        <w:rPr>
          <w:rFonts w:eastAsiaTheme="minorEastAsia"/>
          <w:lang w:val="en-GB"/>
        </w:rPr>
        <w:t>polynomial</w:t>
      </w:r>
      <w:r w:rsidR="00C845E1" w:rsidRPr="00972C7F">
        <w:rPr>
          <w:rFonts w:eastAsiaTheme="minorEastAsia"/>
          <w:lang w:val="en-GB"/>
        </w:rPr>
        <w:t xml:space="preserve"> </w:t>
      </w:r>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commentRangeEnd w:id="181"/>
      <w:r w:rsidR="00844DDD">
        <w:rPr>
          <w:rStyle w:val="Kommentarsreferens"/>
        </w:rPr>
        <w:commentReference w:id="181"/>
      </w:r>
      <w:r w:rsidR="000B6768" w:rsidRPr="00972C7F">
        <w:rPr>
          <w:rFonts w:eastAsiaTheme="minorEastAsia"/>
          <w:lang w:val="en-GB"/>
        </w:rPr>
        <w:t xml:space="preserve">. </w:t>
      </w:r>
      <w:commentRangeStart w:id="182"/>
      <w:commentRangeStart w:id="183"/>
      <w:commentRangeStart w:id="184"/>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r w:rsidR="0010623B">
        <w:rPr>
          <w:rFonts w:eastAsiaTheme="minorEastAsia"/>
          <w:lang w:val="en-GB"/>
        </w:rPr>
        <w:t xml:space="preserve"> </w:t>
      </w:r>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r w:rsidR="0010623B">
        <w:rPr>
          <w:rFonts w:eastAsiaTheme="minorEastAsia"/>
          <w:lang w:val="en-GB"/>
        </w:rPr>
        <w:t xml:space="preserve"> </w:t>
      </w:r>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 xml:space="preserve">close to average intraspecific predictions (activation energies approximately </w:t>
      </w:r>
      <w:proofErr w:type="gramStart"/>
      <w:r w:rsidR="004A4061" w:rsidRPr="004559BC">
        <w:rPr>
          <w:rFonts w:eastAsiaTheme="minorEastAsia"/>
          <w:lang w:val="en-GB"/>
        </w:rPr>
        <w:t>0.6</w:t>
      </w:r>
      <w:r w:rsidR="007622AD" w:rsidRPr="004559BC">
        <w:rPr>
          <w:rFonts w:eastAsiaTheme="minorEastAsia"/>
          <w:lang w:val="en-GB"/>
        </w:rPr>
        <w:t>5</w:t>
      </w:r>
      <w:r w:rsidR="004A4061" w:rsidRPr="004559BC">
        <w:rPr>
          <w:rFonts w:eastAsiaTheme="minorEastAsia"/>
          <w:lang w:val="en-GB"/>
        </w:rPr>
        <w:t xml:space="preserve"> </w:t>
      </w:r>
      <w:proofErr w:type="gramEnd"/>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t>
      </w:r>
      <w:commentRangeStart w:id="185"/>
      <w:r w:rsidR="00093FB5" w:rsidRPr="004559BC">
        <w:rPr>
          <w:rFonts w:eastAsiaTheme="minorEastAsia"/>
          <w:lang w:val="en-GB"/>
        </w:rPr>
        <w:t xml:space="preserve">whereas </w:t>
      </w:r>
      <w:r w:rsidR="006C25DE" w:rsidRPr="004559BC">
        <w:rPr>
          <w:rFonts w:eastAsiaTheme="minorEastAsia"/>
          <w:lang w:val="en-GB"/>
        </w:rPr>
        <w:t xml:space="preserve">the </w:t>
      </w:r>
      <w:r w:rsidR="00093FB5" w:rsidRPr="004559BC">
        <w:rPr>
          <w:rFonts w:eastAsiaTheme="minorEastAsia"/>
          <w:lang w:val="en-GB"/>
        </w:rPr>
        <w:t>mass</w:t>
      </w:r>
      <w:r w:rsidR="0010623B">
        <w:rPr>
          <w:rFonts w:eastAsiaTheme="minorEastAsia"/>
          <w:lang w:val="en-GB"/>
        </w:rPr>
        <w:t xml:space="preserve"> </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commentRangeEnd w:id="185"/>
      <w:r w:rsidR="00D276BD">
        <w:rPr>
          <w:rStyle w:val="Kommentarsreferens"/>
        </w:rPr>
        <w:commentReference w:id="185"/>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r w:rsidR="006507ED">
        <w:rPr>
          <w:rFonts w:eastAsiaTheme="minorEastAsia"/>
          <w:lang w:val="en-GB"/>
        </w:rPr>
        <w:t xml:space="preserve">(peak) </w:t>
      </w:r>
      <w:r w:rsidR="007D5386" w:rsidRPr="004559BC">
        <w:rPr>
          <w:rFonts w:eastAsiaTheme="minorEastAsia"/>
          <w:lang w:val="en-GB"/>
        </w:rPr>
        <w:t xml:space="preserve">growth </w:t>
      </w:r>
      <w:r w:rsidR="004F222A" w:rsidRPr="004559BC">
        <w:rPr>
          <w:rFonts w:eastAsiaTheme="minorEastAsia"/>
          <w:lang w:val="en-GB"/>
        </w:rPr>
        <w:t>temperatures</w:t>
      </w:r>
      <w:r w:rsidR="006507ED">
        <w:rPr>
          <w:rFonts w:eastAsiaTheme="minorEastAsia"/>
          <w:lang w:val="en-GB"/>
        </w:rPr>
        <w:t xml:space="preserve"> </w:t>
      </w:r>
      <w:r w:rsidR="007D5386" w:rsidRPr="004559BC">
        <w:rPr>
          <w:rFonts w:eastAsiaTheme="minorEastAsia"/>
          <w:lang w:val="en-GB"/>
        </w:rPr>
        <w:t xml:space="preserve">with body mass. </w:t>
      </w:r>
      <w:del w:id="186" w:author="Jan Ohlberger" w:date="2020-05-22T07:42:00Z">
        <w:r w:rsidR="007D5386" w:rsidRPr="004559BC" w:rsidDel="005E6FB6">
          <w:rPr>
            <w:rFonts w:eastAsiaTheme="minorEastAsia"/>
            <w:lang w:val="en-GB"/>
          </w:rPr>
          <w:delText>Finally,</w:delText>
        </w:r>
      </w:del>
      <w:ins w:id="187" w:author="Jan Ohlberger" w:date="2020-05-22T07:42:00Z">
        <w:r w:rsidR="005E6FB6">
          <w:rPr>
            <w:rFonts w:eastAsiaTheme="minorEastAsia"/>
            <w:lang w:val="en-GB"/>
          </w:rPr>
          <w:t>U</w:t>
        </w:r>
      </w:ins>
      <w:del w:id="188" w:author="Jan Ohlberger" w:date="2020-05-22T07:42:00Z">
        <w:r w:rsidR="007D5386" w:rsidRPr="004559BC" w:rsidDel="005E6FB6">
          <w:rPr>
            <w:rFonts w:eastAsiaTheme="minorEastAsia"/>
            <w:lang w:val="en-GB"/>
          </w:rPr>
          <w:delText xml:space="preserve"> u</w:delText>
        </w:r>
      </w:del>
      <w:r w:rsidR="007D5386" w:rsidRPr="004559BC">
        <w:rPr>
          <w:rFonts w:eastAsiaTheme="minorEastAsia"/>
          <w:lang w:val="en-GB"/>
        </w:rPr>
        <w:t xml:space="preserve">sing an independent data set, we demonstrate that optimum growth temperatures </w:t>
      </w:r>
      <w:ins w:id="189" w:author="Jan Ohlberger" w:date="2020-05-22T07:42:00Z">
        <w:r w:rsidR="005E6FB6">
          <w:rPr>
            <w:rFonts w:eastAsiaTheme="minorEastAsia"/>
            <w:lang w:val="en-GB"/>
          </w:rPr>
          <w:t xml:space="preserve">indeed </w:t>
        </w:r>
      </w:ins>
      <w:r w:rsidR="007D5386" w:rsidRPr="004559BC">
        <w:rPr>
          <w:rFonts w:eastAsiaTheme="minorEastAsia"/>
          <w:lang w:val="en-GB"/>
        </w:rPr>
        <w:t>decline with body mass.</w:t>
      </w:r>
      <w:commentRangeEnd w:id="182"/>
      <w:r w:rsidR="00541D79">
        <w:rPr>
          <w:rStyle w:val="Kommentarsreferens"/>
        </w:rPr>
        <w:commentReference w:id="182"/>
      </w:r>
      <w:commentRangeEnd w:id="183"/>
      <w:r w:rsidR="009A5124">
        <w:rPr>
          <w:rStyle w:val="Kommentarsreferens"/>
        </w:rPr>
        <w:commentReference w:id="183"/>
      </w:r>
      <w:commentRangeEnd w:id="184"/>
      <w:r w:rsidR="00D276BD">
        <w:rPr>
          <w:rStyle w:val="Kommentarsreferens"/>
        </w:rPr>
        <w:commentReference w:id="184"/>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7C51436A"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w:t>
      </w:r>
      <w:del w:id="190" w:author="Jan Ohlberger" w:date="2020-05-22T13:00:00Z">
        <w:r w:rsidR="00875061" w:rsidDel="006877A4">
          <w:rPr>
            <w:rFonts w:cstheme="minorHAnsi"/>
            <w:lang w:val="en-GB"/>
          </w:rPr>
          <w:delText>(</w:delText>
        </w:r>
      </w:del>
      <w:r w:rsidR="00550D11" w:rsidRPr="00972C7F">
        <w:rPr>
          <w:rFonts w:cstheme="minorHAnsi"/>
          <w:lang w:val="en-GB"/>
        </w:rPr>
        <w:t>as</w:t>
      </w:r>
      <w:r w:rsidR="0098538E" w:rsidRPr="00972C7F">
        <w:rPr>
          <w:rFonts w:cstheme="minorHAnsi"/>
          <w:lang w:val="en-GB"/>
        </w:rPr>
        <w:t xml:space="preserve"> a </w:t>
      </w:r>
      <w:r w:rsidRPr="00972C7F">
        <w:rPr>
          <w:rFonts w:cstheme="minorHAnsi"/>
          <w:lang w:val="en-GB"/>
        </w:rPr>
        <w:t>proxy for metabolic rate</w:t>
      </w:r>
      <w:del w:id="191" w:author="Jan Ohlberger" w:date="2020-05-22T13:00:00Z">
        <w:r w:rsidR="00875061" w:rsidDel="006877A4">
          <w:rPr>
            <w:rFonts w:cstheme="minorHAnsi"/>
            <w:lang w:val="en-GB"/>
          </w:rPr>
          <w:delText>)</w:delText>
        </w:r>
      </w:del>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w:t>
      </w:r>
      <w:proofErr w:type="spellStart"/>
      <w:r w:rsidR="00835DC4" w:rsidRPr="004559BC">
        <w:rPr>
          <w:rFonts w:cstheme="minorHAnsi"/>
          <w:lang w:val="en-GB"/>
        </w:rPr>
        <w:t>optim</w:t>
      </w:r>
      <w:proofErr w:type="spellEnd"/>
      <w:r w:rsidR="00835DC4" w:rsidRPr="004559BC">
        <w:rPr>
          <w:rFonts w:cstheme="minorHAnsi"/>
          <w:lang w:val="en-GB"/>
        </w:rPr>
        <w:t>*)</w:t>
      </w:r>
      <w:r w:rsidR="00515C37" w:rsidRPr="004559BC">
        <w:rPr>
          <w:rFonts w:cstheme="minorHAnsi"/>
          <w:lang w:val="en-GB"/>
        </w:rPr>
        <w:t xml:space="preserve">. </w:t>
      </w:r>
      <w:r w:rsidR="005834F1" w:rsidRPr="004559BC">
        <w:rPr>
          <w:rFonts w:cstheme="minorHAnsi"/>
          <w:lang w:val="en-GB"/>
        </w:rPr>
        <w:t>F</w:t>
      </w:r>
      <w:r w:rsidR="006B6462" w:rsidRPr="004559BC">
        <w:rPr>
          <w:rFonts w:cstheme="minorHAnsi"/>
          <w:lang w:val="en-GB"/>
        </w:rPr>
        <w:t xml:space="preserve">or maximum consumption we </w:t>
      </w:r>
      <w:proofErr w:type="gramStart"/>
      <w:r w:rsidR="006B6462" w:rsidRPr="004559BC">
        <w:rPr>
          <w:rFonts w:cstheme="minorHAnsi"/>
          <w:lang w:val="en-GB"/>
        </w:rPr>
        <w:t>used:</w:t>
      </w:r>
      <w:proofErr w:type="gramEnd"/>
      <w:r w:rsidR="00887694" w:rsidRPr="004559BC">
        <w:rPr>
          <w:rFonts w:cstheme="minorHAnsi"/>
          <w:lang w:val="en-GB"/>
        </w:rPr>
        <w:t xml:space="preserve"> (consumption </w:t>
      </w:r>
      <w:r w:rsidR="00254FE0">
        <w:rPr>
          <w:rFonts w:cstheme="minorHAnsi"/>
          <w:lang w:val="en-GB"/>
        </w:rPr>
        <w:t>OR</w:t>
      </w:r>
      <w:r w:rsidR="00887694" w:rsidRPr="004559BC">
        <w:rPr>
          <w:rFonts w:cstheme="minorHAnsi"/>
          <w:lang w:val="en-GB"/>
        </w:rPr>
        <w:t xml:space="preserve"> </w:t>
      </w:r>
      <w:proofErr w:type="spellStart"/>
      <w:r w:rsidR="00887694" w:rsidRPr="004559BC">
        <w:rPr>
          <w:rFonts w:cstheme="minorHAnsi"/>
          <w:lang w:val="en-GB"/>
        </w:rPr>
        <w:t>feeding$rate</w:t>
      </w:r>
      <w:proofErr w:type="spellEnd"/>
      <w:r w:rsidR="00887694" w:rsidRPr="004559BC">
        <w:rPr>
          <w:rFonts w:cstheme="minorHAnsi"/>
          <w:lang w:val="en-GB"/>
        </w:rPr>
        <w:t xml:space="preserve"> </w:t>
      </w:r>
      <w:r w:rsidR="00254FE0">
        <w:rPr>
          <w:rFonts w:cstheme="minorHAnsi"/>
          <w:lang w:val="en-GB"/>
        </w:rPr>
        <w:t>OR</w:t>
      </w:r>
      <w:r w:rsidR="00887694" w:rsidRPr="004559BC">
        <w:rPr>
          <w:rFonts w:cstheme="minorHAnsi"/>
          <w:lang w:val="en-GB"/>
        </w:rPr>
        <w:t xml:space="preserve"> </w:t>
      </w:r>
      <w:proofErr w:type="spellStart"/>
      <w:r w:rsidR="00887694" w:rsidRPr="004559BC">
        <w:rPr>
          <w:rFonts w:cstheme="minorHAnsi"/>
          <w:lang w:val="en-GB"/>
        </w:rPr>
        <w:t>food$intake</w:t>
      </w:r>
      <w:proofErr w:type="spellEnd"/>
      <w:r w:rsidR="00887694" w:rsidRPr="004559BC">
        <w:rPr>
          <w:rFonts w:cstheme="minorHAnsi"/>
          <w:lang w:val="en-GB"/>
        </w:rPr>
        <w:t xml:space="preserve"> </w:t>
      </w:r>
      <w:r w:rsidR="00254FE0">
        <w:rPr>
          <w:rFonts w:cstheme="minorHAnsi"/>
          <w:lang w:val="en-GB"/>
        </w:rPr>
        <w:t>OR</w:t>
      </w:r>
      <w:r w:rsidR="00887694" w:rsidRPr="004559BC">
        <w:rPr>
          <w:rFonts w:cstheme="minorHAnsi"/>
          <w:lang w:val="en-GB"/>
        </w:rPr>
        <w:t xml:space="preserve"> </w:t>
      </w:r>
      <w:proofErr w:type="spellStart"/>
      <w:r w:rsidR="00887694" w:rsidRPr="004559BC">
        <w:rPr>
          <w:rFonts w:cstheme="minorHAnsi"/>
          <w:lang w:val="en-GB"/>
        </w:rPr>
        <w:t>bio$energ</w:t>
      </w:r>
      <w:proofErr w:type="spellEnd"/>
      <w:r w:rsidR="00887694" w:rsidRPr="004559BC">
        <w:rPr>
          <w:rFonts w:cstheme="minorHAnsi"/>
          <w:lang w:val="en-GB"/>
        </w:rPr>
        <w:t xml:space="preserve">* </w:t>
      </w:r>
      <w:r w:rsidR="00254FE0">
        <w:rPr>
          <w:rFonts w:cstheme="minorHAnsi"/>
          <w:lang w:val="en-GB"/>
        </w:rPr>
        <w:t>OR</w:t>
      </w:r>
      <w:r w:rsidR="00887694" w:rsidRPr="004559BC">
        <w:rPr>
          <w:rFonts w:cstheme="minorHAnsi"/>
          <w:lang w:val="en-GB"/>
        </w:rPr>
        <w:t xml:space="preserve"> ingestion </w:t>
      </w:r>
      <w:r w:rsidR="00254FE0">
        <w:rPr>
          <w:rFonts w:cstheme="minorHAnsi"/>
          <w:lang w:val="en-GB"/>
        </w:rPr>
        <w:t>OR</w:t>
      </w:r>
      <w:r w:rsidR="00887694" w:rsidRPr="004559BC">
        <w:rPr>
          <w:rFonts w:cstheme="minorHAnsi"/>
          <w:lang w:val="en-GB"/>
        </w:rPr>
        <w:t xml:space="preserve"> </w:t>
      </w:r>
      <w:r w:rsidR="008B22CD">
        <w:rPr>
          <w:rFonts w:cstheme="minorHAnsi"/>
          <w:lang w:val="en-GB"/>
        </w:rPr>
        <w:t>“</w:t>
      </w:r>
      <w:r w:rsidR="00887694" w:rsidRPr="004559BC">
        <w:rPr>
          <w:rFonts w:cstheme="minorHAnsi"/>
          <w:lang w:val="en-GB"/>
        </w:rPr>
        <w:t>food-intake</w:t>
      </w:r>
      <w:r w:rsidR="008B22CD">
        <w:rPr>
          <w:rFonts w:cstheme="minorHAnsi"/>
          <w:lang w:val="en-GB"/>
        </w:rPr>
        <w:t>”</w:t>
      </w:r>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r w:rsidR="00254FE0">
        <w:rPr>
          <w:rFonts w:cstheme="minorHAnsi"/>
          <w:lang w:val="en-GB"/>
        </w:rPr>
        <w:t>OR</w:t>
      </w:r>
      <w:r w:rsidR="00171FE8" w:rsidRPr="004559BC">
        <w:rPr>
          <w:rFonts w:cstheme="minorHAnsi"/>
          <w:lang w:val="en-GB"/>
        </w:rPr>
        <w:t xml:space="preserve"> bio-</w:t>
      </w:r>
      <w:proofErr w:type="spellStart"/>
      <w:r w:rsidR="00171FE8" w:rsidRPr="004559BC">
        <w:rPr>
          <w:rFonts w:cstheme="minorHAnsi"/>
          <w:lang w:val="en-GB"/>
        </w:rPr>
        <w:t>energ</w:t>
      </w:r>
      <w:proofErr w:type="spellEnd"/>
      <w:r w:rsidR="00171FE8" w:rsidRPr="004559BC">
        <w:rPr>
          <w:rFonts w:cstheme="minorHAnsi"/>
          <w:lang w:val="en-GB"/>
        </w:rPr>
        <w:t>*) AND</w:t>
      </w:r>
      <w:r w:rsidR="004A1511" w:rsidRPr="004559BC">
        <w:rPr>
          <w:rFonts w:cstheme="minorHAnsi"/>
          <w:lang w:val="en-GB"/>
        </w:rPr>
        <w:t xml:space="preserve"> </w:t>
      </w:r>
      <w:r w:rsidR="00171FE8" w:rsidRPr="004559BC">
        <w:rPr>
          <w:rFonts w:cstheme="minorHAnsi"/>
          <w:lang w:val="en-GB"/>
        </w:rPr>
        <w:t xml:space="preserve">(mass </w:t>
      </w:r>
      <w:r w:rsidR="00254FE0">
        <w:rPr>
          <w:rFonts w:cstheme="minorHAnsi"/>
          <w:lang w:val="en-GB"/>
        </w:rPr>
        <w:t>OR</w:t>
      </w:r>
      <w:r w:rsidR="00171FE8" w:rsidRPr="004559BC">
        <w:rPr>
          <w:rFonts w:cstheme="minorHAnsi"/>
          <w:lang w:val="en-GB"/>
        </w:rPr>
        <w:t xml:space="preserve"> weight </w:t>
      </w:r>
      <w:r w:rsidR="00254FE0">
        <w:rPr>
          <w:rFonts w:cstheme="minorHAnsi"/>
          <w:lang w:val="en-GB"/>
        </w:rPr>
        <w:t>OR</w:t>
      </w:r>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r w:rsidR="008B22CD" w:rsidRPr="004559BC">
        <w:rPr>
          <w:rFonts w:cstheme="minorHAnsi"/>
          <w:lang w:val="en-GB"/>
        </w:rPr>
        <w:t xml:space="preserve">For metabolic </w:t>
      </w:r>
      <w:proofErr w:type="gramStart"/>
      <w:r w:rsidR="008B22CD" w:rsidRPr="004559BC">
        <w:rPr>
          <w:rFonts w:cstheme="minorHAnsi"/>
          <w:lang w:val="en-GB"/>
        </w:rPr>
        <w:t>rate</w:t>
      </w:r>
      <w:proofErr w:type="gramEnd"/>
      <w:r w:rsidR="008B22CD" w:rsidRPr="004559BC">
        <w:rPr>
          <w:rFonts w:cstheme="minorHAnsi"/>
          <w:lang w:val="en-GB"/>
        </w:rPr>
        <w:t xml:space="preserve"> we used: (metabolism OR "oxygen-consumption" OR "oxygen consumption") AND (mass OR weight OR size) AND (temperature*)</w:t>
      </w:r>
      <w:commentRangeStart w:id="192"/>
      <w:r w:rsidR="008B22CD" w:rsidRPr="004559BC">
        <w:rPr>
          <w:rFonts w:cstheme="minorHAnsi"/>
          <w:lang w:val="en-GB"/>
        </w:rPr>
        <w:t>.</w:t>
      </w:r>
      <w:commentRangeEnd w:id="192"/>
      <w:r w:rsidR="000C4EC5">
        <w:rPr>
          <w:rStyle w:val="Kommentarsreferens"/>
        </w:rPr>
        <w:commentReference w:id="192"/>
      </w:r>
      <w:r w:rsidR="008B22CD" w:rsidRPr="004559BC">
        <w:rPr>
          <w:rFonts w:cstheme="minorHAnsi"/>
          <w:lang w:val="en-GB"/>
        </w:rPr>
        <w:t xml:space="preserve"> </w:t>
      </w:r>
      <w:r w:rsidR="00F46964" w:rsidRPr="00A261CD">
        <w:rPr>
          <w:rFonts w:cstheme="minorHAnsi"/>
          <w:lang w:val="en-GB"/>
        </w:rPr>
        <w:t>We also applied additional filters</w:t>
      </w:r>
      <w:ins w:id="193" w:author="Jan Ohlberger" w:date="2020-05-22T13:03:00Z">
        <w:r w:rsidR="006877A4">
          <w:rPr>
            <w:rFonts w:cstheme="minorHAnsi"/>
            <w:lang w:val="en-GB"/>
          </w:rPr>
          <w:t xml:space="preserve"> b</w:t>
        </w:r>
      </w:ins>
      <w:ins w:id="194" w:author="Jan Ohlberger" w:date="2020-05-22T13:04:00Z">
        <w:r w:rsidR="006877A4">
          <w:rPr>
            <w:rFonts w:cstheme="minorHAnsi"/>
            <w:lang w:val="en-GB"/>
          </w:rPr>
          <w:t>y selecting only the following</w:t>
        </w:r>
      </w:ins>
      <w:del w:id="195" w:author="Jan Ohlberger" w:date="2020-05-22T13:03:00Z">
        <w:r w:rsidR="00F46964" w:rsidRPr="00A261CD" w:rsidDel="006877A4">
          <w:rPr>
            <w:rFonts w:cstheme="minorHAnsi"/>
            <w:lang w:val="en-GB"/>
          </w:rPr>
          <w:delText xml:space="preserve"> </w:delText>
        </w:r>
      </w:del>
      <w:del w:id="196" w:author="Jan Ohlberger" w:date="2020-05-22T13:04:00Z">
        <w:r w:rsidR="00F46964" w:rsidRPr="00A261CD" w:rsidDel="00E57546">
          <w:rPr>
            <w:rFonts w:cstheme="minorHAnsi"/>
            <w:lang w:val="en-GB"/>
          </w:rPr>
          <w:delText>on</w:delText>
        </w:r>
      </w:del>
      <w:r w:rsidR="00F46964" w:rsidRPr="00A261CD">
        <w:rPr>
          <w:rFonts w:cstheme="minorHAnsi"/>
          <w:lang w:val="en-GB"/>
        </w:rPr>
        <w:t xml:space="preserve"> subject</w:t>
      </w:r>
      <w:ins w:id="197" w:author="Jan Ohlberger" w:date="2020-05-22T13:04:00Z">
        <w:r w:rsidR="00E57546">
          <w:rPr>
            <w:rFonts w:cstheme="minorHAnsi"/>
            <w:lang w:val="en-GB"/>
          </w:rPr>
          <w:t>s</w:t>
        </w:r>
      </w:ins>
      <w:commentRangeStart w:id="198"/>
      <w:r w:rsidR="00F46964" w:rsidRPr="004559BC">
        <w:rPr>
          <w:rFonts w:cstheme="minorHAnsi"/>
          <w:lang w:val="en-GB"/>
        </w:rPr>
        <w:t>:</w:t>
      </w:r>
      <w:commentRangeEnd w:id="198"/>
      <w:r w:rsidR="00E57546">
        <w:rPr>
          <w:rStyle w:val="Kommentarsreferens"/>
        </w:rPr>
        <w:commentReference w:id="198"/>
      </w:r>
      <w:r w:rsidR="00F46964" w:rsidRPr="004559BC">
        <w:rPr>
          <w:rFonts w:cstheme="minorHAnsi"/>
          <w:lang w:val="en-GB"/>
        </w:rPr>
        <w:t xml:space="preserve">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w:t>
      </w:r>
      <w:proofErr w:type="gramStart"/>
      <w:r w:rsidR="00EC56CF">
        <w:rPr>
          <w:rFonts w:cstheme="minorHAnsi"/>
          <w:lang w:val="en-GB"/>
        </w:rPr>
        <w:t>consumption</w:t>
      </w:r>
      <w:proofErr w:type="gramEnd"/>
      <w:r w:rsidR="00EC56CF">
        <w:rPr>
          <w:rFonts w:cstheme="minorHAnsi"/>
          <w:lang w:val="en-GB"/>
        </w:rPr>
        <w:t xml:space="preserve">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w:t>
      </w:r>
      <w:commentRangeStart w:id="199"/>
      <w:commentRangeStart w:id="200"/>
      <w:r w:rsidR="00C7495F">
        <w:rPr>
          <w:rFonts w:cstheme="minorHAnsi"/>
          <w:lang w:val="en-GB"/>
        </w:rPr>
        <w:t xml:space="preserve">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w:t>
      </w:r>
      <w:commentRangeEnd w:id="199"/>
      <w:r w:rsidR="000C4EC5">
        <w:rPr>
          <w:rStyle w:val="Kommentarsreferens"/>
        </w:rPr>
        <w:commentReference w:id="199"/>
      </w:r>
      <w:commentRangeEnd w:id="200"/>
      <w:r w:rsidR="00925CBB">
        <w:rPr>
          <w:rStyle w:val="Kommentarsreferens"/>
        </w:rPr>
        <w:commentReference w:id="200"/>
      </w:r>
    </w:p>
    <w:p w14:paraId="704D9D4D" w14:textId="56AF384C"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w:t>
      </w:r>
      <w:commentRangeStart w:id="201"/>
      <w:r w:rsidR="008700A7" w:rsidRPr="00972C7F">
        <w:rPr>
          <w:rFonts w:cstheme="minorHAnsi"/>
          <w:lang w:val="en-GB"/>
        </w:rPr>
        <w:t xml:space="preserve">factorial </w:t>
      </w:r>
      <w:commentRangeEnd w:id="201"/>
      <w:r w:rsidR="008F2D47">
        <w:rPr>
          <w:rStyle w:val="Kommentarsreferens"/>
        </w:rPr>
        <w:commentReference w:id="201"/>
      </w:r>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r w:rsidR="00F071D9">
        <w:rPr>
          <w:rFonts w:cstheme="minorHAnsi"/>
          <w:lang w:val="en-GB"/>
        </w:rPr>
        <w:t xml:space="preserve"> </w:t>
      </w:r>
      <w:r w:rsidR="001B15C0">
        <w:rPr>
          <w:rFonts w:cstheme="minorHAnsi"/>
          <w:lang w:val="en-GB"/>
        </w:rPr>
        <w:t>(</w:t>
      </w:r>
      <w:ins w:id="202" w:author="Jan Ohlberger" w:date="2020-05-22T13:09:00Z">
        <w:r w:rsidR="000C4EC5">
          <w:rPr>
            <w:rFonts w:cstheme="minorHAnsi"/>
            <w:lang w:val="en-GB"/>
          </w:rPr>
          <w:t xml:space="preserve">at least two </w:t>
        </w:r>
      </w:ins>
      <w:r w:rsidR="001B15C0" w:rsidRPr="00D9660B">
        <w:rPr>
          <w:rFonts w:eastAsiaTheme="minorEastAsia" w:cstheme="minorHAnsi"/>
          <w:lang w:val="en-GB"/>
        </w:rPr>
        <w:t xml:space="preserve">size </w:t>
      </w:r>
      <w:ins w:id="203" w:author="Jan Ohlberger" w:date="2020-05-22T13:09:00Z">
        <w:r w:rsidR="000C4EC5">
          <w:rPr>
            <w:rFonts w:eastAsiaTheme="minorEastAsia" w:cstheme="minorHAnsi"/>
            <w:lang w:val="en-GB"/>
          </w:rPr>
          <w:t>and</w:t>
        </w:r>
      </w:ins>
      <w:commentRangeStart w:id="204"/>
      <w:del w:id="205" w:author="Jan Ohlberger" w:date="2020-05-22T13:09:00Z">
        <w:r w:rsidR="001B15C0" w:rsidRPr="00D9660B" w:rsidDel="000C4EC5">
          <w:rPr>
            <w:rFonts w:eastAsiaTheme="minorEastAsia" w:cstheme="minorHAnsi"/>
            <w:lang w:val="en-GB"/>
          </w:rPr>
          <w:delText>or</w:delText>
        </w:r>
      </w:del>
      <w:r w:rsidR="001B15C0" w:rsidRPr="00D9660B">
        <w:rPr>
          <w:rFonts w:eastAsiaTheme="minorEastAsia" w:cstheme="minorHAnsi"/>
          <w:lang w:val="en-GB"/>
        </w:rPr>
        <w:t xml:space="preserve"> </w:t>
      </w:r>
      <w:commentRangeEnd w:id="204"/>
      <w:r w:rsidR="000C4EC5">
        <w:rPr>
          <w:rStyle w:val="Kommentarsreferens"/>
        </w:rPr>
        <w:commentReference w:id="204"/>
      </w:r>
      <w:r w:rsidR="001B15C0" w:rsidRPr="00D9660B">
        <w:rPr>
          <w:rFonts w:eastAsiaTheme="minorEastAsia" w:cstheme="minorHAnsi"/>
          <w:lang w:val="en-GB"/>
        </w:rPr>
        <w:t>temperature treatments</w:t>
      </w:r>
      <w:del w:id="206" w:author="Jan Ohlberger" w:date="2020-05-22T13:09:00Z">
        <w:r w:rsidR="001B15C0" w:rsidDel="000C4EC5">
          <w:rPr>
            <w:rFonts w:eastAsiaTheme="minorEastAsia" w:cstheme="minorHAnsi"/>
            <w:lang w:val="en-GB"/>
          </w:rPr>
          <w:delText xml:space="preserve"> </w:delText>
        </w:r>
        <m:oMath>
          <m:r>
            <w:rPr>
              <w:rFonts w:ascii="Cambria Math" w:hAnsi="Cambria Math" w:cstheme="minorHAnsi"/>
              <w:lang w:val="en-GB"/>
            </w:rPr>
            <m:t>≥</m:t>
          </m:r>
        </m:oMath>
        <w:r w:rsidR="001B15C0" w:rsidDel="000C4EC5">
          <w:rPr>
            <w:rFonts w:eastAsiaTheme="minorEastAsia" w:cstheme="minorHAnsi"/>
            <w:lang w:val="en-GB"/>
          </w:rPr>
          <w:delText xml:space="preserve"> 2</w:delText>
        </w:r>
      </w:del>
      <w:r w:rsidR="00F071D9">
        <w:rPr>
          <w:rFonts w:cstheme="minorHAnsi"/>
          <w:lang w:val="en-GB"/>
        </w:rPr>
        <w:t>)</w:t>
      </w:r>
      <w:r w:rsidR="00AB3806" w:rsidRPr="00972C7F">
        <w:rPr>
          <w:rFonts w:cstheme="minorHAnsi"/>
          <w:lang w:val="en-GB"/>
        </w:rPr>
        <w:t xml:space="preserve">. </w:t>
      </w:r>
      <w:r w:rsidR="00597801">
        <w:rPr>
          <w:rFonts w:cstheme="minorHAnsi"/>
          <w:lang w:val="en-GB"/>
        </w:rPr>
        <w:t>T</w:t>
      </w:r>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r w:rsidR="0090099A">
        <w:rPr>
          <w:rFonts w:cstheme="minorHAnsi"/>
          <w:lang w:val="en-GB"/>
        </w:rPr>
        <w:t xml:space="preserve">, </w:t>
      </w:r>
      <w:r w:rsidR="00AB3806" w:rsidRPr="00972C7F">
        <w:rPr>
          <w:rFonts w:cstheme="minorHAnsi"/>
          <w:lang w:val="en-GB"/>
        </w:rPr>
        <w:t>as most experimental studies</w:t>
      </w:r>
      <w:r w:rsidR="00E703B6">
        <w:rPr>
          <w:rFonts w:cstheme="minorHAnsi"/>
          <w:lang w:val="en-GB"/>
        </w:rPr>
        <w:t xml:space="preserve"> use either</w:t>
      </w:r>
      <w:r w:rsidR="00AB3806" w:rsidRPr="00972C7F">
        <w:rPr>
          <w:rFonts w:cstheme="minorHAnsi"/>
          <w:lang w:val="en-GB"/>
        </w:rPr>
        <w:t xml:space="preserve"> </w:t>
      </w:r>
      <w:del w:id="207" w:author="Jan Ohlberger" w:date="2020-05-22T13:10:00Z">
        <w:r w:rsidR="005347B9" w:rsidDel="00EF1F2C">
          <w:rPr>
            <w:rFonts w:cstheme="minorHAnsi"/>
            <w:lang w:val="en-GB"/>
          </w:rPr>
          <w:delText xml:space="preserve">a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ins w:id="208" w:author="Jan Ohlberger" w:date="2020-05-22T13:10:00Z">
        <w:r w:rsidR="00EF1F2C">
          <w:rPr>
            <w:rFonts w:cstheme="minorHAnsi"/>
            <w:lang w:val="en-GB"/>
          </w:rPr>
          <w:t>s</w:t>
        </w:r>
      </w:ins>
      <w:r w:rsidR="005347B9">
        <w:rPr>
          <w:rFonts w:cstheme="minorHAnsi"/>
          <w:lang w:val="en-GB"/>
        </w:rPr>
        <w:t>, not both</w:t>
      </w:r>
      <w:r w:rsidR="0020304E">
        <w:rPr>
          <w:rFonts w:cstheme="minorHAnsi"/>
          <w:lang w:val="en-GB"/>
        </w:rPr>
        <w:t xml:space="preserve">. However, </w:t>
      </w:r>
      <w:r w:rsidR="004A023C">
        <w:rPr>
          <w:rFonts w:cstheme="minorHAnsi"/>
          <w:lang w:val="en-GB"/>
        </w:rPr>
        <w:t>this criterion</w:t>
      </w:r>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commentRangeStart w:id="209"/>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commentRangeEnd w:id="209"/>
      <w:r w:rsidR="002B25CC">
        <w:rPr>
          <w:rStyle w:val="Kommentarsreferens"/>
        </w:rPr>
        <w:commentReference w:id="209"/>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r w:rsidR="001A09F5">
        <w:rPr>
          <w:rFonts w:eastAsiaTheme="minorEastAsia" w:cstheme="minorHAnsi"/>
          <w:lang w:val="en-GB"/>
        </w:rPr>
        <w:t>(</w:t>
      </w:r>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w:t>
      </w:r>
      <w:del w:id="210" w:author="Jan Ohlberger" w:date="2020-05-22T13:11:00Z">
        <w:r w:rsidR="001A09F5" w:rsidDel="002B25CC">
          <w:rPr>
            <w:rFonts w:eastAsiaTheme="minorEastAsia" w:cstheme="minorHAnsi"/>
            <w:lang w:val="en-GB"/>
          </w:rPr>
          <w:delText>)</w:delText>
        </w:r>
      </w:del>
      <w:r w:rsidR="00C2359E" w:rsidRPr="00972C7F">
        <w:rPr>
          <w:rFonts w:eastAsiaTheme="minorEastAsia" w:cstheme="minorHAnsi"/>
          <w:lang w:val="en-GB"/>
        </w:rPr>
        <w:t xml:space="preserve"> data</w:t>
      </w:r>
      <w:ins w:id="211" w:author="Jan Ohlberger" w:date="2020-05-22T13:12:00Z">
        <w:r w:rsidR="002B25CC">
          <w:rPr>
            <w:rFonts w:eastAsiaTheme="minorEastAsia" w:cstheme="minorHAnsi"/>
            <w:lang w:val="en-GB"/>
          </w:rPr>
          <w:t>)</w:t>
        </w:r>
      </w:ins>
      <w:r w:rsidR="001A09F5">
        <w:rPr>
          <w:rFonts w:eastAsiaTheme="minorEastAsia" w:cstheme="minorHAnsi"/>
          <w:lang w:val="en-GB"/>
        </w:rPr>
        <w:t xml:space="preserve"> or if they </w:t>
      </w:r>
      <w:r w:rsidR="00B11254" w:rsidRPr="00972C7F">
        <w:rPr>
          <w:rFonts w:eastAsiaTheme="minorEastAsia" w:cstheme="minorHAnsi"/>
          <w:lang w:val="en-GB"/>
        </w:rPr>
        <w:t xml:space="preserve">were unfed </w:t>
      </w:r>
      <w:r w:rsidR="001A09F5">
        <w:rPr>
          <w:rFonts w:eastAsiaTheme="minorEastAsia" w:cstheme="minorHAnsi"/>
          <w:lang w:val="en-GB"/>
        </w:rPr>
        <w:t>(</w:t>
      </w:r>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r w:rsidR="001A09F5">
        <w:rPr>
          <w:rFonts w:eastAsiaTheme="minorEastAsia" w:cstheme="minorHAnsi"/>
          <w:lang w:val="en-GB"/>
        </w:rPr>
        <w:t>)</w:t>
      </w:r>
      <w:r w:rsidR="000F1792" w:rsidRPr="00972C7F">
        <w:rPr>
          <w:rFonts w:eastAsiaTheme="minorEastAsia" w:cstheme="minorHAnsi"/>
          <w:lang w:val="en-GB"/>
        </w:rPr>
        <w:t xml:space="preserve">, </w:t>
      </w:r>
      <w:ins w:id="212" w:author="Jan Ohlberger" w:date="2020-05-22T13:12:00Z">
        <w:r w:rsidR="002B25CC">
          <w:rPr>
            <w:rFonts w:eastAsiaTheme="minorEastAsia" w:cstheme="minorHAnsi"/>
            <w:lang w:val="en-GB"/>
          </w:rPr>
          <w:t xml:space="preserve">and </w:t>
        </w:r>
      </w:ins>
      <w:r w:rsidR="000F1792" w:rsidRPr="00972C7F">
        <w:rPr>
          <w:rFonts w:eastAsiaTheme="minorEastAsia" w:cstheme="minorHAnsi"/>
          <w:lang w:val="en-GB"/>
        </w:rPr>
        <w:t>(</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ins w:id="213" w:author="Jan Ohlberger" w:date="2020-05-22T13:12:00Z">
        <w:r w:rsidR="00C7792C">
          <w:rPr>
            <w:rFonts w:eastAsiaTheme="minorEastAsia" w:cstheme="minorHAnsi"/>
            <w:lang w:val="en-GB"/>
          </w:rPr>
          <w:t xml:space="preserve"> during the experiments</w:t>
        </w:r>
      </w:ins>
      <w:r w:rsidR="00883603" w:rsidRPr="00972C7F">
        <w:rPr>
          <w:rFonts w:eastAsiaTheme="minorEastAsia" w:cstheme="minorHAnsi"/>
          <w:lang w:val="en-GB"/>
        </w:rPr>
        <w:t xml:space="preserve">. </w:t>
      </w:r>
      <w:commentRangeStart w:id="214"/>
      <w:commentRangeStart w:id="215"/>
      <w:commentRangeStart w:id="216"/>
      <w:commentRangeStart w:id="217"/>
      <w:commentRangeStart w:id="218"/>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219"/>
      <w:r w:rsidR="000F1792" w:rsidRPr="00972C7F">
        <w:rPr>
          <w:rFonts w:eastAsiaTheme="minorEastAsia" w:cstheme="minorHAnsi"/>
          <w:lang w:val="en-GB"/>
        </w:rPr>
        <w:t xml:space="preserve"> </w:t>
      </w:r>
      <w:commentRangeEnd w:id="219"/>
      <w:r w:rsidR="00B931C2">
        <w:rPr>
          <w:rStyle w:val="Kommentarsreferens"/>
        </w:rPr>
        <w:commentReference w:id="219"/>
      </w:r>
      <w:r w:rsidR="000F1792" w:rsidRPr="00972C7F">
        <w:rPr>
          <w:rFonts w:eastAsiaTheme="minorEastAsia" w:cstheme="minorHAnsi"/>
          <w:lang w:val="en-GB"/>
        </w:rPr>
        <w:t>per species</w:t>
      </w:r>
      <w:commentRangeEnd w:id="214"/>
      <w:r w:rsidR="00A71431">
        <w:rPr>
          <w:rFonts w:eastAsiaTheme="minorEastAsia" w:cstheme="minorHAnsi"/>
          <w:lang w:val="en-GB"/>
        </w:rPr>
        <w:t xml:space="preserve"> and rate</w:t>
      </w:r>
      <w:r w:rsidR="00A06A32">
        <w:rPr>
          <w:rStyle w:val="Kommentarsreferens"/>
        </w:rPr>
        <w:commentReference w:id="214"/>
      </w:r>
      <w:commentRangeEnd w:id="215"/>
      <w:r w:rsidR="00296320">
        <w:rPr>
          <w:rStyle w:val="Kommentarsreferens"/>
        </w:rPr>
        <w:commentReference w:id="215"/>
      </w:r>
      <w:commentRangeEnd w:id="216"/>
      <w:r w:rsidR="0026073A">
        <w:rPr>
          <w:rStyle w:val="Kommentarsreferens"/>
        </w:rPr>
        <w:commentReference w:id="216"/>
      </w:r>
      <w:commentRangeEnd w:id="217"/>
      <w:r w:rsidR="0026073A">
        <w:rPr>
          <w:rStyle w:val="Kommentarsreferens"/>
        </w:rPr>
        <w:commentReference w:id="217"/>
      </w:r>
      <w:commentRangeEnd w:id="218"/>
      <w:r w:rsidR="00E517A5">
        <w:rPr>
          <w:rStyle w:val="Kommentarsreferens"/>
        </w:rPr>
        <w:commentReference w:id="218"/>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r w:rsidR="004C62DE">
        <w:rPr>
          <w:rFonts w:eastAsiaTheme="minorEastAsia" w:cstheme="minorHAnsi"/>
          <w:lang w:val="en-GB"/>
        </w:rPr>
        <w:t xml:space="preserve">, </w:t>
      </w:r>
      <w:r w:rsidR="000F1792" w:rsidRPr="00972C7F">
        <w:rPr>
          <w:rFonts w:eastAsiaTheme="minorEastAsia" w:cstheme="minorHAnsi"/>
          <w:lang w:val="en-GB"/>
        </w:rPr>
        <w:t>differences in experimental protocols</w:t>
      </w:r>
      <w:r w:rsidR="004C62DE">
        <w:rPr>
          <w:rFonts w:eastAsiaTheme="minorEastAsia" w:cstheme="minorHAnsi"/>
          <w:lang w:val="en-GB"/>
        </w:rPr>
        <w:t xml:space="preserve"> or because different sub-populations were used</w:t>
      </w:r>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r w:rsidR="00177218">
        <w:rPr>
          <w:rFonts w:eastAsiaTheme="minorEastAsia" w:cstheme="minorHAnsi"/>
          <w:lang w:val="en-GB"/>
        </w:rPr>
        <w:t xml:space="preserve"> for a rate</w:t>
      </w:r>
      <w:r w:rsidR="000F1792" w:rsidRPr="00972C7F">
        <w:rPr>
          <w:rFonts w:eastAsiaTheme="minorEastAsia" w:cstheme="minorHAnsi"/>
          <w:lang w:val="en-GB"/>
        </w:rPr>
        <w:t xml:space="preserve">, we selected the </w:t>
      </w:r>
      <w:del w:id="220" w:author="Jan Ohlberger" w:date="2020-05-22T13:19:00Z">
        <w:r w:rsidR="000F1792" w:rsidRPr="00972C7F" w:rsidDel="005E7314">
          <w:rPr>
            <w:rFonts w:eastAsiaTheme="minorEastAsia" w:cstheme="minorHAnsi"/>
            <w:lang w:val="en-GB"/>
          </w:rPr>
          <w:delText xml:space="preserve">study </w:delText>
        </w:r>
      </w:del>
      <w:del w:id="221" w:author="Jan Ohlberger" w:date="2020-05-22T13:20:00Z">
        <w:r w:rsidR="000F1792" w:rsidRPr="00972C7F" w:rsidDel="005E7314">
          <w:rPr>
            <w:rFonts w:eastAsiaTheme="minorEastAsia" w:cstheme="minorHAnsi"/>
            <w:lang w:val="en-GB"/>
          </w:rPr>
          <w:delText xml:space="preserve">we found </w:delText>
        </w:r>
      </w:del>
      <w:r w:rsidR="000F1792" w:rsidRPr="00972C7F">
        <w:rPr>
          <w:rFonts w:eastAsiaTheme="minorEastAsia" w:cstheme="minorHAnsi"/>
          <w:lang w:val="en-GB"/>
        </w:rPr>
        <w:t>most suitable</w:t>
      </w:r>
      <w:ins w:id="222" w:author="Jan Ohlberger" w:date="2020-05-22T13:19:00Z">
        <w:r w:rsidR="005E7314" w:rsidRPr="005E7314">
          <w:rPr>
            <w:rFonts w:eastAsiaTheme="minorEastAsia" w:cstheme="minorHAnsi"/>
            <w:lang w:val="en-GB"/>
          </w:rPr>
          <w:t xml:space="preserve"> </w:t>
        </w:r>
        <w:r w:rsidR="005E7314" w:rsidRPr="00972C7F">
          <w:rPr>
            <w:rFonts w:eastAsiaTheme="minorEastAsia" w:cstheme="minorHAnsi"/>
            <w:lang w:val="en-GB"/>
          </w:rPr>
          <w:t>study</w:t>
        </w:r>
      </w:ins>
      <w:del w:id="223" w:author="Jan Ohlberger" w:date="2020-05-22T13:20:00Z">
        <w:r w:rsidR="000F1792" w:rsidRPr="00972C7F" w:rsidDel="005E7314">
          <w:rPr>
            <w:rFonts w:eastAsiaTheme="minorEastAsia" w:cstheme="minorHAnsi"/>
            <w:lang w:val="en-GB"/>
          </w:rPr>
          <w:delText>,</w:delText>
        </w:r>
      </w:del>
      <w:r w:rsidR="000F1792" w:rsidRPr="00972C7F">
        <w:rPr>
          <w:rFonts w:eastAsiaTheme="minorEastAsia" w:cstheme="minorHAnsi"/>
          <w:lang w:val="en-GB"/>
        </w:rPr>
        <w:t xml:space="preserve"> based on </w:t>
      </w:r>
      <w:del w:id="224" w:author="Jan Ohlberger" w:date="2020-05-22T13:19:00Z">
        <w:r w:rsidR="000F1792" w:rsidRPr="00972C7F" w:rsidDel="00C7792C">
          <w:rPr>
            <w:rFonts w:eastAsiaTheme="minorEastAsia" w:cstheme="minorHAnsi"/>
            <w:lang w:val="en-GB"/>
          </w:rPr>
          <w:delText xml:space="preserve">how well it fit with </w:delText>
        </w:r>
      </w:del>
      <w:r w:rsidR="000F1792" w:rsidRPr="00972C7F">
        <w:rPr>
          <w:rFonts w:eastAsiaTheme="minorEastAsia" w:cstheme="minorHAnsi"/>
          <w:lang w:val="en-GB"/>
        </w:rPr>
        <w:t>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A more detailed description of the search protocol, data</w:t>
      </w:r>
      <w:r w:rsidR="00B61000">
        <w:rPr>
          <w:rFonts w:cstheme="minorHAnsi"/>
          <w:lang w:val="en-GB"/>
        </w:rPr>
        <w:t xml:space="preserve"> selection</w:t>
      </w:r>
      <w:r w:rsidR="000F1792" w:rsidRPr="00972C7F">
        <w:rPr>
          <w:rFonts w:cstheme="minorHAnsi"/>
          <w:lang w:val="en-GB"/>
        </w:rPr>
        <w:t xml:space="preserve">, acquisition, quality control, collation of </w:t>
      </w:r>
      <w:r w:rsidR="006A61DB" w:rsidRPr="004559BC">
        <w:rPr>
          <w:rFonts w:cstheme="minorHAnsi"/>
          <w:lang w:val="en-GB"/>
        </w:rPr>
        <w:t xml:space="preserve">additional </w:t>
      </w:r>
      <w:r w:rsidR="000F1792" w:rsidRPr="00972C7F">
        <w:rPr>
          <w:rFonts w:cstheme="minorHAnsi"/>
          <w:lang w:val="en-GB"/>
        </w:rPr>
        <w:t xml:space="preserve">information and standardizing rates to common units </w:t>
      </w:r>
      <w:proofErr w:type="gramStart"/>
      <w:r w:rsidR="000F1792" w:rsidRPr="00972C7F">
        <w:rPr>
          <w:rFonts w:cstheme="minorHAnsi"/>
          <w:lang w:val="en-GB"/>
        </w:rPr>
        <w:t>can be found</w:t>
      </w:r>
      <w:proofErr w:type="gramEnd"/>
      <w:r w:rsidR="000F1792" w:rsidRPr="00972C7F">
        <w:rPr>
          <w:rFonts w:cstheme="minorHAnsi"/>
          <w:lang w:val="en-GB"/>
        </w:rPr>
        <w:t xml:space="preserve"> in Appendix S1</w:t>
      </w:r>
      <w:r w:rsidR="00FB4389" w:rsidRPr="00972C7F">
        <w:rPr>
          <w:rFonts w:cstheme="minorHAnsi"/>
          <w:lang w:val="en-GB"/>
        </w:rPr>
        <w:t>.</w:t>
      </w:r>
    </w:p>
    <w:p w14:paraId="681F464B" w14:textId="1E4E107D"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commentRangeStart w:id="225"/>
      <w:commentRangeStart w:id="226"/>
      <w:proofErr w:type="gramStart"/>
      <w:r w:rsidR="00912072" w:rsidRPr="00972C7F">
        <w:rPr>
          <w:rFonts w:cstheme="minorHAnsi"/>
          <w:lang w:val="en-GB"/>
        </w:rPr>
        <w:t>optimum growth rate temperature</w:t>
      </w:r>
      <w:proofErr w:type="gramEnd"/>
      <w:r w:rsidR="00912072" w:rsidRPr="00972C7F">
        <w:rPr>
          <w:rFonts w:cstheme="minorHAnsi"/>
          <w:lang w:val="en-GB"/>
        </w:rPr>
        <w:t xml:space="preserve"> </w:t>
      </w:r>
      <w:commentRangeEnd w:id="225"/>
      <w:r w:rsidR="006254BA">
        <w:rPr>
          <w:rStyle w:val="Kommentarsreferens"/>
        </w:rPr>
        <w:commentReference w:id="225"/>
      </w:r>
      <w:commentRangeEnd w:id="226"/>
      <w:r w:rsidR="002621BA">
        <w:rPr>
          <w:rStyle w:val="Kommentarsreferens"/>
        </w:rPr>
        <w:commentReference w:id="226"/>
      </w:r>
      <w:r w:rsidR="00912072" w:rsidRPr="00972C7F">
        <w:rPr>
          <w:rFonts w:cstheme="minorHAnsi"/>
          <w:lang w:val="en-GB"/>
        </w:rPr>
        <w:t>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r w:rsidR="00D2324B">
        <w:rPr>
          <w:rFonts w:cstheme="minorHAnsi"/>
          <w:lang w:val="en-GB"/>
        </w:rPr>
        <w:t>227</w:t>
      </w:r>
      <w:r w:rsidR="00D2324B" w:rsidRPr="00976650">
        <w:rPr>
          <w:rFonts w:cstheme="minorHAnsi"/>
          <w:lang w:val="en-GB"/>
        </w:rPr>
        <w:t xml:space="preserve"> </w:t>
      </w:r>
      <w:ins w:id="227" w:author="Anna Gårdmark" w:date="2020-06-21T08:15:00Z">
        <w:r w:rsidR="002A7D35">
          <w:rPr>
            <w:rFonts w:cstheme="minorHAnsi"/>
            <w:lang w:val="en-GB"/>
          </w:rPr>
          <w:t xml:space="preserve">(growth rate) </w:t>
        </w:r>
      </w:ins>
      <w:r w:rsidR="00033D8C" w:rsidRPr="00976650">
        <w:rPr>
          <w:rFonts w:cstheme="minorHAnsi"/>
          <w:lang w:val="en-GB"/>
        </w:rPr>
        <w:t>(</w:t>
      </w:r>
      <w:ins w:id="228" w:author="Anna Gårdmark" w:date="2020-06-21T08:15:00Z">
        <w:r w:rsidR="002A7D35">
          <w:rPr>
            <w:rFonts w:cstheme="minorHAnsi"/>
            <w:lang w:val="en-GB"/>
          </w:rPr>
          <w:t xml:space="preserve">and </w:t>
        </w:r>
      </w:ins>
      <w:commentRangeStart w:id="229"/>
      <w:commentRangeStart w:id="230"/>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commentRangeEnd w:id="229"/>
      <w:r w:rsidR="008D4CF5">
        <w:rPr>
          <w:rStyle w:val="Kommentarsreferens"/>
        </w:rPr>
        <w:commentReference w:id="229"/>
      </w:r>
      <w:commentRangeEnd w:id="230"/>
      <w:r w:rsidR="002A7D35">
        <w:rPr>
          <w:rStyle w:val="Kommentarsreferens"/>
        </w:rPr>
        <w:commentReference w:id="230"/>
      </w:r>
      <w:r w:rsidR="00873E6F" w:rsidRPr="00976650">
        <w:rPr>
          <w:rFonts w:cstheme="minorHAnsi"/>
          <w:lang w:val="en-GB"/>
        </w:rPr>
        <w:t>)</w:t>
      </w:r>
      <w:r w:rsidR="00255656" w:rsidRPr="00976650">
        <w:rPr>
          <w:rFonts w:cstheme="minorHAnsi"/>
          <w:lang w:val="en-GB"/>
        </w:rPr>
        <w:t>, 2</w:t>
      </w:r>
      <w:r w:rsidR="00031533" w:rsidRPr="00E906BC">
        <w:rPr>
          <w:rFonts w:cstheme="minorHAnsi"/>
          <w:lang w:val="en-GB"/>
        </w:rPr>
        <w:t>695</w:t>
      </w:r>
      <w:ins w:id="231" w:author="Anna Gårdmark" w:date="2020-06-21T08:15:00Z">
        <w:r w:rsidR="002A7D35">
          <w:rPr>
            <w:rFonts w:cstheme="minorHAnsi"/>
            <w:lang w:val="en-GB"/>
          </w:rPr>
          <w:t xml:space="preserve"> (maximum consumption rate)</w:t>
        </w:r>
      </w:ins>
      <w:r w:rsidR="00255656" w:rsidRPr="00976650">
        <w:rPr>
          <w:rFonts w:cstheme="minorHAnsi"/>
          <w:lang w:val="en-GB"/>
        </w:rPr>
        <w:t xml:space="preserve"> and </w:t>
      </w:r>
      <w:r w:rsidR="00031533" w:rsidRPr="00E906BC">
        <w:rPr>
          <w:rFonts w:cstheme="minorHAnsi"/>
          <w:lang w:val="en-GB"/>
        </w:rPr>
        <w:t>746</w:t>
      </w:r>
      <w:r w:rsidR="00031533" w:rsidRPr="00976650">
        <w:rPr>
          <w:rFonts w:cstheme="minorHAnsi"/>
          <w:lang w:val="en-GB"/>
        </w:rPr>
        <w:t xml:space="preserve"> </w:t>
      </w:r>
      <w:ins w:id="232" w:author="Anna Gårdmark" w:date="2020-06-21T08:16:00Z">
        <w:r w:rsidR="002A7D35">
          <w:rPr>
            <w:rFonts w:cstheme="minorHAnsi"/>
            <w:lang w:val="en-GB"/>
          </w:rPr>
          <w:t xml:space="preserve">(metabolic rate) </w:t>
        </w:r>
      </w:ins>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3</w:t>
      </w:r>
      <w:r w:rsidR="00031533" w:rsidRPr="00E906BC">
        <w:rPr>
          <w:rFonts w:cstheme="minorHAnsi"/>
          <w:lang w:val="en-GB"/>
        </w:rPr>
        <w:t>4</w:t>
      </w:r>
      <w:r w:rsidR="00255656" w:rsidRPr="00976650">
        <w:rPr>
          <w:rFonts w:cstheme="minorHAnsi"/>
          <w:lang w:val="en-GB"/>
        </w:rPr>
        <w:t xml:space="preserve"> and </w:t>
      </w:r>
      <w:r w:rsidR="00031533" w:rsidRPr="00E906BC">
        <w:rPr>
          <w:rFonts w:cstheme="minorHAnsi"/>
          <w:lang w:val="en-GB"/>
        </w:rPr>
        <w:t>20</w:t>
      </w:r>
      <w:r w:rsidR="00031533" w:rsidRPr="00976650">
        <w:rPr>
          <w:rFonts w:eastAsiaTheme="minorEastAsia" w:cstheme="minorHAnsi"/>
          <w:lang w:val="en-GB"/>
        </w:rPr>
        <w:t xml:space="preserve"> </w:t>
      </w:r>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r w:rsidR="002B5D4C">
        <w:rPr>
          <w:rFonts w:eastAsiaTheme="minorEastAsia" w:cstheme="minorHAnsi"/>
          <w:lang w:val="en-GB"/>
        </w:rPr>
        <w:t>We asked all the corresponding authors of each article to share data, else d</w:t>
      </w:r>
      <w:r w:rsidR="00255656" w:rsidRPr="00972C7F">
        <w:rPr>
          <w:rFonts w:eastAsiaTheme="minorEastAsia" w:cstheme="minorHAnsi"/>
          <w:lang w:val="en-GB"/>
        </w:rPr>
        <w:t xml:space="preserve">ata were extracted from 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commentRangeStart w:id="233"/>
      <w:r w:rsidRPr="00972C7F">
        <w:rPr>
          <w:rFonts w:cstheme="minorHAnsi"/>
          <w:b/>
          <w:lang w:val="en-GB"/>
        </w:rPr>
        <w:t>Model fitting</w:t>
      </w:r>
      <w:commentRangeEnd w:id="233"/>
      <w:r w:rsidR="0037694F">
        <w:rPr>
          <w:rStyle w:val="Kommentarsreferens"/>
        </w:rPr>
        <w:commentReference w:id="233"/>
      </w:r>
    </w:p>
    <w:p w14:paraId="270D8E87" w14:textId="3EE9032A"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r w:rsidR="00F2644C">
        <w:rPr>
          <w:rFonts w:cstheme="minorHAnsi"/>
          <w:bCs/>
          <w:i/>
          <w:iCs/>
          <w:lang w:val="en-GB"/>
        </w:rPr>
        <w:t>dependence</w:t>
      </w:r>
      <w:r w:rsidR="00F2644C" w:rsidRPr="00972C7F">
        <w:rPr>
          <w:rFonts w:cstheme="minorHAnsi"/>
          <w:bCs/>
          <w:i/>
          <w:iCs/>
          <w:lang w:val="en-GB"/>
        </w:rPr>
        <w:t xml:space="preserve"> </w:t>
      </w:r>
      <w:r w:rsidR="00252D90" w:rsidRPr="00972C7F">
        <w:rPr>
          <w:rFonts w:cstheme="minorHAnsi"/>
          <w:bCs/>
          <w:i/>
          <w:iCs/>
          <w:lang w:val="en-GB"/>
        </w:rPr>
        <w:t xml:space="preserve">of </w:t>
      </w:r>
      <w:r w:rsidR="009B3967" w:rsidRPr="00972C7F">
        <w:rPr>
          <w:rFonts w:cstheme="minorHAnsi"/>
          <w:bCs/>
          <w:i/>
          <w:iCs/>
          <w:lang w:val="en-GB"/>
        </w:rPr>
        <w:t>growth, consumption</w:t>
      </w:r>
      <w:r w:rsidR="0089721C" w:rsidRPr="004559BC">
        <w:rPr>
          <w:rFonts w:cstheme="minorHAnsi"/>
          <w:bCs/>
          <w:i/>
          <w:iCs/>
          <w:lang w:val="en-GB"/>
        </w:rPr>
        <w:t xml:space="preserve"> </w:t>
      </w:r>
      <w:r w:rsidR="009B4E8D" w:rsidRPr="00972C7F">
        <w:rPr>
          <w:rFonts w:cstheme="minorHAnsi"/>
          <w:bCs/>
          <w:i/>
          <w:iCs/>
          <w:lang w:val="en-GB"/>
        </w:rPr>
        <w:t xml:space="preserve">and metabolism </w:t>
      </w:r>
      <w:r w:rsidR="0089721C" w:rsidRPr="004559BC">
        <w:rPr>
          <w:rFonts w:cstheme="minorHAnsi"/>
          <w:bCs/>
          <w:i/>
          <w:iCs/>
          <w:lang w:val="en-GB"/>
        </w:rPr>
        <w:t xml:space="preserve">below </w:t>
      </w:r>
      <w:commentRangeStart w:id="234"/>
      <w:commentRangeStart w:id="235"/>
      <w:del w:id="236" w:author="Anna Gårdmark" w:date="2020-06-21T08:50:00Z">
        <w:r w:rsidR="00B461C6" w:rsidDel="00702767">
          <w:rPr>
            <w:rFonts w:cstheme="minorHAnsi"/>
            <w:bCs/>
            <w:i/>
            <w:iCs/>
            <w:lang w:val="en-GB"/>
          </w:rPr>
          <w:delText>peak</w:delText>
        </w:r>
        <w:r w:rsidR="00B461C6" w:rsidRPr="004559BC" w:rsidDel="00702767">
          <w:rPr>
            <w:rFonts w:cstheme="minorHAnsi"/>
            <w:bCs/>
            <w:i/>
            <w:iCs/>
            <w:lang w:val="en-GB"/>
          </w:rPr>
          <w:delText xml:space="preserve"> </w:delText>
        </w:r>
        <w:commentRangeEnd w:id="234"/>
        <w:r w:rsidR="00860935" w:rsidDel="00702767">
          <w:rPr>
            <w:rStyle w:val="Kommentarsreferens"/>
          </w:rPr>
          <w:commentReference w:id="234"/>
        </w:r>
        <w:commentRangeEnd w:id="235"/>
        <w:r w:rsidR="002A7D35" w:rsidDel="00702767">
          <w:rPr>
            <w:rStyle w:val="Kommentarsreferens"/>
          </w:rPr>
          <w:commentReference w:id="235"/>
        </w:r>
      </w:del>
      <w:r w:rsidR="00252D90" w:rsidRPr="00972C7F">
        <w:rPr>
          <w:rFonts w:cstheme="minorHAnsi"/>
          <w:bCs/>
          <w:i/>
          <w:iCs/>
          <w:lang w:val="en-GB"/>
        </w:rPr>
        <w:t>temperature</w:t>
      </w:r>
      <w:r w:rsidR="00F4237A" w:rsidRPr="004559BC">
        <w:rPr>
          <w:rFonts w:cstheme="minorHAnsi"/>
          <w:bCs/>
          <w:i/>
          <w:iCs/>
          <w:lang w:val="en-GB"/>
        </w:rPr>
        <w:t>s</w:t>
      </w:r>
      <w:ins w:id="237" w:author="Anna Gårdmark" w:date="2020-06-21T08:50:00Z">
        <w:r w:rsidR="00702767">
          <w:rPr>
            <w:rFonts w:cstheme="minorHAnsi"/>
            <w:bCs/>
            <w:i/>
            <w:iCs/>
            <w:lang w:val="en-GB"/>
          </w:rPr>
          <w:t xml:space="preserve"> maximizing the rate</w:t>
        </w:r>
      </w:ins>
    </w:p>
    <w:p w14:paraId="4E219C7F" w14:textId="47D762B1" w:rsidR="000F1792" w:rsidRPr="00972C7F" w:rsidRDefault="00702767" w:rsidP="002E3379">
      <w:pPr>
        <w:spacing w:line="480" w:lineRule="auto"/>
        <w:contextualSpacing/>
        <w:jc w:val="both"/>
        <w:rPr>
          <w:rFonts w:eastAsiaTheme="minorEastAsia" w:cstheme="minorHAnsi"/>
          <w:lang w:val="en-GB"/>
        </w:rPr>
      </w:pPr>
      <w:ins w:id="238" w:author="Anna Gårdmark" w:date="2020-06-21T08:51:00Z">
        <w:r>
          <w:rPr>
            <w:rFonts w:cstheme="minorHAnsi"/>
            <w:bCs/>
            <w:lang w:val="en-GB"/>
          </w:rPr>
          <w:lastRenderedPageBreak/>
          <w:t>Below p</w:t>
        </w:r>
      </w:ins>
      <w:commentRangeStart w:id="239"/>
      <w:del w:id="240" w:author="Anna Gårdmark" w:date="2020-06-21T08:51:00Z">
        <w:r w:rsidR="00F21F1B" w:rsidDel="00702767">
          <w:rPr>
            <w:rFonts w:cstheme="minorHAnsi"/>
            <w:bCs/>
            <w:lang w:val="en-GB"/>
          </w:rPr>
          <w:delText>P</w:delText>
        </w:r>
      </w:del>
      <w:r w:rsidR="009B4E8D">
        <w:rPr>
          <w:rFonts w:cstheme="minorHAnsi"/>
          <w:bCs/>
          <w:lang w:val="en-GB"/>
        </w:rPr>
        <w:t>eak</w:t>
      </w:r>
      <w:r w:rsidR="00F21F1B" w:rsidRPr="00F21F1B">
        <w:rPr>
          <w:rFonts w:cstheme="minorHAnsi"/>
          <w:bCs/>
          <w:lang w:val="en-GB"/>
        </w:rPr>
        <w:t xml:space="preserve"> </w:t>
      </w:r>
      <w:r w:rsidR="00F21F1B" w:rsidRPr="00972C7F">
        <w:rPr>
          <w:rFonts w:cstheme="minorHAnsi"/>
          <w:bCs/>
          <w:lang w:val="en-GB"/>
        </w:rPr>
        <w:t>temperatures</w:t>
      </w:r>
      <w:r w:rsidR="00F21F1B">
        <w:rPr>
          <w:rFonts w:cstheme="minorHAnsi"/>
          <w:bCs/>
          <w:lang w:val="en-GB"/>
        </w:rPr>
        <w:t xml:space="preserve"> (</w:t>
      </w:r>
      <w:r w:rsidR="002D14F1">
        <w:rPr>
          <w:rFonts w:cstheme="minorHAnsi"/>
          <w:bCs/>
          <w:lang w:val="en-GB"/>
        </w:rPr>
        <w:t>optimum in the case of growth</w:t>
      </w:r>
      <w:r w:rsidR="00F21F1B">
        <w:rPr>
          <w:rFonts w:cstheme="minorHAnsi"/>
          <w:bCs/>
          <w:lang w:val="en-GB"/>
        </w:rPr>
        <w:t>)</w:t>
      </w:r>
      <w:r w:rsidR="002D14F1">
        <w:rPr>
          <w:rFonts w:cstheme="minorHAnsi"/>
          <w:bCs/>
          <w:lang w:val="en-GB"/>
        </w:rPr>
        <w:t>,</w:t>
      </w:r>
      <w:r w:rsidR="009B4E8D" w:rsidRPr="00972C7F">
        <w:rPr>
          <w:rFonts w:cstheme="minorHAnsi"/>
          <w:bCs/>
          <w:lang w:val="en-GB"/>
        </w:rPr>
        <w:t xml:space="preserve"> </w:t>
      </w:r>
      <w:r w:rsidR="00914B7A">
        <w:rPr>
          <w:rFonts w:cstheme="minorHAnsi"/>
          <w:bCs/>
          <w:lang w:val="en-GB"/>
        </w:rPr>
        <w:t xml:space="preserve">refer to </w:t>
      </w:r>
      <w:r w:rsidR="000F1792" w:rsidRPr="00972C7F">
        <w:rPr>
          <w:rFonts w:cstheme="minorHAnsi"/>
          <w:bCs/>
          <w:lang w:val="en-GB"/>
        </w:rPr>
        <w:t xml:space="preserve">a subset of the data sets including </w:t>
      </w:r>
      <w:commentRangeStart w:id="241"/>
      <w:r w:rsidR="000F1792" w:rsidRPr="00972C7F">
        <w:rPr>
          <w:rFonts w:cstheme="minorHAnsi"/>
          <w:bCs/>
          <w:lang w:val="en-GB"/>
        </w:rPr>
        <w:t xml:space="preserve">only data points </w:t>
      </w:r>
      <w:commentRangeEnd w:id="241"/>
      <w:r>
        <w:rPr>
          <w:rStyle w:val="Kommentarsreferens"/>
        </w:rPr>
        <w:commentReference w:id="241"/>
      </w:r>
      <w:r w:rsidR="000F1792" w:rsidRPr="00972C7F">
        <w:rPr>
          <w:rFonts w:cstheme="minorHAnsi"/>
          <w:bCs/>
          <w:lang w:val="en-GB"/>
        </w:rPr>
        <w:t>below the temperature at which the rate was maximized</w:t>
      </w:r>
      <w:r w:rsidR="007F49AD" w:rsidRPr="00972C7F">
        <w:rPr>
          <w:rFonts w:cstheme="minorHAnsi"/>
          <w:bCs/>
          <w:lang w:val="en-GB"/>
        </w:rPr>
        <w:t>, by size group</w:t>
      </w:r>
      <w:r w:rsidR="00C26870">
        <w:rPr>
          <w:rFonts w:cstheme="minorHAnsi"/>
          <w:bCs/>
          <w:lang w:val="en-GB"/>
        </w:rPr>
        <w:t xml:space="preserve">. </w:t>
      </w:r>
      <w:commentRangeEnd w:id="239"/>
      <w:r w:rsidR="00860935">
        <w:rPr>
          <w:rStyle w:val="Kommentarsreferens"/>
        </w:rPr>
        <w:commentReference w:id="239"/>
      </w:r>
      <w:r w:rsidR="00C26870">
        <w:rPr>
          <w:rFonts w:cstheme="minorHAnsi"/>
          <w:bCs/>
          <w:lang w:val="en-GB"/>
        </w:rPr>
        <w:t>For data below peak temperatures</w:t>
      </w:r>
      <w:r w:rsidR="000F1792" w:rsidRPr="00972C7F">
        <w:rPr>
          <w:rFonts w:cstheme="minorHAnsi"/>
          <w:bCs/>
          <w:lang w:val="en-GB"/>
        </w:rPr>
        <w:t>, we</w:t>
      </w:r>
      <w:r w:rsidR="000F1792" w:rsidRPr="00972C7F">
        <w:rPr>
          <w:rFonts w:eastAsiaTheme="minorEastAsia" w:cstheme="minorHAnsi"/>
          <w:lang w:val="en-GB"/>
        </w:rPr>
        <w:t xml:space="preserve"> assumed</w:t>
      </w:r>
      <w:r w:rsidR="00CD33B3">
        <w:rPr>
          <w:rFonts w:eastAsiaTheme="minorEastAsia" w:cstheme="minorHAnsi"/>
          <w:lang w:val="en-GB"/>
        </w:rPr>
        <w:t xml:space="preserve"> that</w:t>
      </w:r>
      <w:r w:rsidR="000F1792"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r w:rsidR="009B4E8D" w:rsidRPr="00972C7F">
        <w:rPr>
          <w:rFonts w:eastAsiaTheme="minorEastAsia" w:cstheme="minorHAnsi"/>
          <w:lang w:val="en-GB"/>
        </w:rPr>
        <w:t xml:space="preserve">maximum consumption rate and </w:t>
      </w:r>
      <w:r w:rsidR="00E00BDA">
        <w:rPr>
          <w:rFonts w:eastAsiaTheme="minorEastAsia" w:cstheme="minorHAnsi"/>
          <w:lang w:val="en-GB"/>
        </w:rPr>
        <w:t xml:space="preserve">metabolism </w:t>
      </w:r>
      <w:r w:rsidR="000F1792" w:rsidRPr="00972C7F">
        <w:rPr>
          <w:rFonts w:eastAsiaTheme="minorEastAsia" w:cstheme="minorHAnsi"/>
          <w:lang w:val="en-GB"/>
        </w:rPr>
        <w:t>scale a</w:t>
      </w:r>
      <w:r w:rsidR="006927CA" w:rsidRPr="00972C7F">
        <w:rPr>
          <w:rFonts w:eastAsiaTheme="minorEastAsia" w:cstheme="minorHAnsi"/>
          <w:lang w:val="en-GB"/>
        </w:rPr>
        <w:t>s</w:t>
      </w:r>
      <w:r w:rsidR="000F1792" w:rsidRPr="00972C7F">
        <w:rPr>
          <w:rFonts w:eastAsiaTheme="minorEastAsia" w:cstheme="minorHAnsi"/>
          <w:lang w:val="en-GB"/>
        </w:rPr>
        <w:t xml:space="preserve"> </w:t>
      </w:r>
      <w:r w:rsidR="006927CA" w:rsidRPr="00972C7F">
        <w:rPr>
          <w:rFonts w:eastAsiaTheme="minorEastAsia" w:cstheme="minorHAnsi"/>
          <w:lang w:val="en-GB"/>
        </w:rPr>
        <w:t xml:space="preserve">a </w:t>
      </w:r>
      <w:r w:rsidR="000F1792"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000F1792" w:rsidRPr="00972C7F">
        <w:rPr>
          <w:rFonts w:eastAsiaTheme="minorEastAsia" w:cstheme="minorHAnsi"/>
          <w:lang w:val="en-GB"/>
        </w:rPr>
        <w:t xml:space="preserve"> </w:t>
      </w:r>
      <w:r w:rsidR="000F1792"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0F1792" w:rsidRPr="00CB18CC">
        <w:rPr>
          <w:rFonts w:eastAsiaTheme="minorEastAsia" w:cstheme="minorHAnsi"/>
        </w:rPr>
        <w:fldChar w:fldCharType="separate"/>
      </w:r>
      <w:r w:rsidR="00592C85" w:rsidRPr="00592C85">
        <w:rPr>
          <w:lang w:val="en-GB"/>
        </w:rPr>
        <w:t xml:space="preserve">(Gillooly </w:t>
      </w:r>
      <w:r w:rsidR="00592C85" w:rsidRPr="00592C85">
        <w:rPr>
          <w:i/>
          <w:iCs/>
          <w:lang w:val="en-GB"/>
        </w:rPr>
        <w:t>et al.</w:t>
      </w:r>
      <w:r w:rsidR="00592C85" w:rsidRPr="00592C85">
        <w:rPr>
          <w:lang w:val="en-GB"/>
        </w:rPr>
        <w:t xml:space="preserve"> 2001; Brown </w:t>
      </w:r>
      <w:r w:rsidR="00592C85" w:rsidRPr="00592C85">
        <w:rPr>
          <w:i/>
          <w:iCs/>
          <w:lang w:val="en-GB"/>
        </w:rPr>
        <w:t>et al.</w:t>
      </w:r>
      <w:r w:rsidR="00592C85" w:rsidRPr="00592C85">
        <w:rPr>
          <w:lang w:val="en-GB"/>
        </w:rPr>
        <w:t xml:space="preserve"> 2004)</w:t>
      </w:r>
      <w:r w:rsidR="000F1792" w:rsidRPr="00CB18CC">
        <w:rPr>
          <w:rFonts w:eastAsiaTheme="minorEastAsia" w:cstheme="minorHAnsi"/>
        </w:rPr>
        <w:fldChar w:fldCharType="end"/>
      </w:r>
      <w:r w:rsidR="008B60E8" w:rsidRPr="00972C7F">
        <w:rPr>
          <w:rFonts w:eastAsiaTheme="minorEastAsia" w:cstheme="minorHAnsi"/>
          <w:lang w:val="en-GB"/>
        </w:rPr>
        <w:t xml:space="preserve">. </w:t>
      </w:r>
      <w:r w:rsidR="00423294">
        <w:rPr>
          <w:rFonts w:eastAsiaTheme="minorEastAsia" w:cstheme="minorHAnsi"/>
          <w:lang w:val="en-GB"/>
        </w:rPr>
        <w:t>The m</w:t>
      </w:r>
      <w:r w:rsidR="001E3974" w:rsidRPr="00972C7F">
        <w:rPr>
          <w:rFonts w:eastAsiaTheme="minorEastAsia" w:cstheme="minorHAnsi"/>
          <w:lang w:val="en-GB"/>
        </w:rPr>
        <w:t>ass</w:t>
      </w:r>
      <w:r w:rsidR="00423294">
        <w:rPr>
          <w:rFonts w:eastAsiaTheme="minorEastAsia" w:cstheme="minorHAnsi"/>
          <w:lang w:val="en-GB"/>
        </w:rPr>
        <w:t xml:space="preserve"> exponent </w:t>
      </w:r>
      <w:proofErr w:type="gramStart"/>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proofErr w:type="gramEnd"/>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w:t>
      </w:r>
      <w:r w:rsidR="000F1792" w:rsidRPr="00972C7F">
        <w:rPr>
          <w:rFonts w:eastAsiaTheme="minorEastAsia" w:cstheme="minorHAnsi"/>
          <w:lang w:val="en-GB"/>
        </w:rPr>
        <w:t xml:space="preserve">We thus assumed </w:t>
      </w:r>
      <w:commentRangeStart w:id="242"/>
      <w:r w:rsidR="004077E0" w:rsidRPr="00972C7F">
        <w:rPr>
          <w:rFonts w:eastAsiaTheme="minorEastAsia" w:cstheme="minorHAnsi"/>
          <w:lang w:val="en-GB"/>
        </w:rPr>
        <w:t xml:space="preserve">the natural log of </w:t>
      </w:r>
      <w:r w:rsidR="000F1792" w:rsidRPr="00972C7F">
        <w:rPr>
          <w:rFonts w:eastAsiaTheme="minorEastAsia" w:cstheme="minorHAnsi"/>
          <w:lang w:val="en-GB"/>
        </w:rPr>
        <w:t xml:space="preserve">rate </w:t>
      </w:r>
      <m:oMath>
        <m:r>
          <w:rPr>
            <w:rFonts w:ascii="Cambria Math" w:eastAsiaTheme="minorEastAsia" w:hAnsi="Cambria Math" w:cstheme="minorHAnsi"/>
          </w:rPr>
          <m:t>I</m:t>
        </m:r>
      </m:oMath>
      <w:r w:rsidR="000F1792" w:rsidRPr="00972C7F">
        <w:rPr>
          <w:rFonts w:eastAsiaTheme="minorEastAsia" w:cstheme="minorHAnsi"/>
          <w:lang w:val="en-GB"/>
        </w:rPr>
        <w:t xml:space="preserve"> (</w:t>
      </w:r>
      <w:r w:rsidR="00CB18CC" w:rsidRPr="00972C7F">
        <w:rPr>
          <w:rFonts w:eastAsiaTheme="minorEastAsia" w:cstheme="minorHAnsi"/>
          <w:lang w:val="en-GB"/>
        </w:rPr>
        <w:t xml:space="preserve">growth, </w:t>
      </w:r>
      <w:r w:rsidR="000F1792" w:rsidRPr="00972C7F">
        <w:rPr>
          <w:rFonts w:eastAsiaTheme="minorEastAsia" w:cstheme="minorHAnsi"/>
          <w:lang w:val="en-GB"/>
        </w:rPr>
        <w:t>maximum consumption</w:t>
      </w:r>
      <w:r w:rsidR="006D12D0" w:rsidRPr="006D12D0">
        <w:rPr>
          <w:rFonts w:eastAsiaTheme="minorEastAsia" w:cstheme="minorHAnsi"/>
          <w:lang w:val="en-GB"/>
        </w:rPr>
        <w:t xml:space="preserve"> </w:t>
      </w:r>
      <w:r w:rsidR="006D12D0" w:rsidRPr="00972C7F">
        <w:rPr>
          <w:rFonts w:eastAsiaTheme="minorEastAsia" w:cstheme="minorHAnsi"/>
          <w:lang w:val="en-GB"/>
        </w:rPr>
        <w:t>or metabolism</w:t>
      </w:r>
      <w:r w:rsidR="000F1792" w:rsidRPr="00972C7F">
        <w:rPr>
          <w:rFonts w:eastAsiaTheme="minorEastAsia" w:cstheme="minorHAnsi"/>
          <w:lang w:val="en-GB"/>
        </w:rPr>
        <w:t>) scale</w:t>
      </w:r>
      <w:r w:rsidR="001423D9" w:rsidRPr="00972C7F">
        <w:rPr>
          <w:rFonts w:eastAsiaTheme="minorEastAsia" w:cstheme="minorHAnsi"/>
          <w:lang w:val="en-GB"/>
        </w:rPr>
        <w:t>s</w:t>
      </w:r>
      <w:r w:rsidR="000F1792" w:rsidRPr="00972C7F">
        <w:rPr>
          <w:rFonts w:eastAsiaTheme="minorEastAsia" w:cstheme="minorHAnsi"/>
          <w:lang w:val="en-GB"/>
        </w:rPr>
        <w:t xml:space="preserve"> with mass </w:t>
      </w:r>
      <m:oMath>
        <m:r>
          <w:rPr>
            <w:rFonts w:ascii="Cambria Math" w:hAnsi="Cambria Math"/>
          </w:rPr>
          <m:t>M</m:t>
        </m:r>
      </m:oMath>
      <w:r w:rsidR="000F1792" w:rsidRPr="00972C7F" w:rsidDel="00246E3B">
        <w:rPr>
          <w:rFonts w:eastAsiaTheme="minorEastAsia" w:cstheme="minorHAnsi"/>
          <w:lang w:val="en-GB"/>
        </w:rPr>
        <w:t xml:space="preserve"> </w:t>
      </w:r>
      <w:r w:rsidR="000F1792" w:rsidRPr="00972C7F">
        <w:rPr>
          <w:rFonts w:eastAsiaTheme="minorEastAsia" w:cstheme="minorHAnsi"/>
          <w:lang w:val="en-GB"/>
        </w:rPr>
        <w:t xml:space="preserve">and temperature </w:t>
      </w:r>
      <m:oMath>
        <m:r>
          <w:rPr>
            <w:rFonts w:ascii="Cambria Math" w:hAnsi="Cambria Math"/>
          </w:rPr>
          <m:t>T</m:t>
        </m:r>
      </m:oMath>
      <w:r w:rsidR="000F1792" w:rsidRPr="00972C7F">
        <w:rPr>
          <w:rFonts w:eastAsiaTheme="minorEastAsia" w:cstheme="minorHAnsi"/>
          <w:lang w:val="en-GB"/>
        </w:rPr>
        <w:t xml:space="preserve"> as:</w:t>
      </w:r>
      <w:commentRangeEnd w:id="242"/>
      <w:r w:rsidR="005E7CCB">
        <w:rPr>
          <w:rStyle w:val="Kommentarsreferens"/>
        </w:rPr>
        <w:commentReference w:id="242"/>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425C03E" w:rsidR="00E74C99" w:rsidRPr="00972C7F" w:rsidRDefault="00E5765F" w:rsidP="002E3379">
            <w:pPr>
              <w:spacing w:line="480" w:lineRule="auto"/>
              <w:contextualSpacing/>
              <w:jc w:val="center"/>
              <w:rPr>
                <w:rFonts w:cstheme="minorHAnsi"/>
                <w:bCs/>
                <w:i/>
                <w:iCs/>
                <w:lang w:val="en-GB"/>
              </w:rPr>
            </w:pPr>
            <m:oMathPara>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I</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i</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m:oMathPara>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6CC2A336" w14:textId="13B8B80E" w:rsidR="0065115F" w:rsidRPr="00972C7F" w:rsidRDefault="000F1792" w:rsidP="0065115F">
      <w:pPr>
        <w:spacing w:line="480" w:lineRule="auto"/>
        <w:contextualSpacing/>
        <w:jc w:val="both"/>
        <w:rPr>
          <w:rFonts w:eastAsiaTheme="minorEastAsia"/>
          <w:lang w:val="en-GB"/>
        </w:rPr>
      </w:pPr>
      <w:proofErr w:type="gramStart"/>
      <w:r w:rsidRPr="00972C7F">
        <w:rPr>
          <w:rFonts w:cstheme="minorHAnsi"/>
          <w:bCs/>
          <w:lang w:val="en-GB"/>
        </w:rPr>
        <w:t>where</w:t>
      </w:r>
      <w:proofErr w:type="gramEnd"/>
      <w:r w:rsidRPr="00972C7F">
        <w:rPr>
          <w:rFonts w:cstheme="minorHAnsi"/>
          <w:bCs/>
          <w:lang w:val="en-GB"/>
        </w:rPr>
        <w:t xml:space="preserve"> </w:t>
      </w:r>
      <m:oMath>
        <m:sSub>
          <m:sSubPr>
            <m:ctrlPr>
              <w:rPr>
                <w:rFonts w:ascii="Cambria Math" w:hAnsi="Cambria Math" w:cstheme="minorHAnsi"/>
                <w:bCs/>
                <w:i/>
              </w:rPr>
            </m:ctrlPr>
          </m:sSubPr>
          <m:e>
            <m:r>
              <w:rPr>
                <w:rFonts w:ascii="Cambria Math" w:hAnsi="Cambria Math" w:cstheme="minorHAnsi"/>
              </w:rPr>
              <m:t>i</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w:t>
      </w:r>
      <w:r w:rsidR="0010623B">
        <w:rPr>
          <w:rFonts w:eastAsiaTheme="minorEastAsia" w:cstheme="minorHAnsi"/>
          <w:bCs/>
          <w:lang w:val="en-GB"/>
        </w:rPr>
        <w:t xml:space="preserve"> </w:t>
      </w:r>
      <w:r w:rsidRPr="00972C7F">
        <w:rPr>
          <w:rFonts w:eastAsiaTheme="minorEastAsia" w:cstheme="minorHAnsi"/>
          <w:bCs/>
          <w:lang w:val="en-GB"/>
        </w:rPr>
        <w:t>scaling exponent</w:t>
      </w:r>
      <w:r w:rsidR="00610B92">
        <w:rPr>
          <w:rFonts w:eastAsiaTheme="minorEastAsia" w:cstheme="minorHAnsi"/>
          <w:bCs/>
          <w:lang w:val="en-GB"/>
        </w:rPr>
        <w:t xml:space="preserve"> on a linear scale</w:t>
      </w:r>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r w:rsidR="00A831F4">
        <w:rPr>
          <w:rFonts w:eastAsiaTheme="minorEastAsia" w:cstheme="minorHAnsi"/>
          <w:bCs/>
          <w:lang w:val="en-GB"/>
        </w:rPr>
        <w:t xml:space="preserve"> and</w:t>
      </w:r>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 </w:t>
      </w:r>
      <w:r w:rsidR="0065115F">
        <w:rPr>
          <w:rFonts w:eastAsiaTheme="minorEastAsia"/>
          <w:lang w:val="en-GB"/>
        </w:rPr>
        <w:t>O</w:t>
      </w:r>
      <w:r w:rsidR="0065115F" w:rsidRPr="00972C7F">
        <w:rPr>
          <w:rFonts w:eastAsiaTheme="minorEastAsia"/>
          <w:lang w:val="en-GB"/>
        </w:rPr>
        <w:t xml:space="preserve">n </w:t>
      </w:r>
      <w:r w:rsidR="00B464C1">
        <w:rPr>
          <w:rFonts w:eastAsiaTheme="minorEastAsia"/>
          <w:lang w:val="en-GB"/>
        </w:rPr>
        <w:t>a linear</w:t>
      </w:r>
      <w:r w:rsidR="0065115F" w:rsidRPr="00972C7F">
        <w:rPr>
          <w:rFonts w:eastAsiaTheme="minorEastAsia"/>
          <w:lang w:val="en-GB"/>
        </w:rPr>
        <w:t xml:space="preserve"> scale</w:t>
      </w:r>
      <w:r w:rsidR="00B464C1">
        <w:rPr>
          <w:rFonts w:eastAsiaTheme="minorEastAsia"/>
          <w:lang w:val="en-GB"/>
        </w:rPr>
        <w:t xml:space="preserve">, this </w:t>
      </w:r>
      <w:r w:rsidR="0065115F" w:rsidRPr="00972C7F">
        <w:rPr>
          <w:rFonts w:eastAsiaTheme="minorEastAsia"/>
          <w:lang w:val="en-GB"/>
        </w:rPr>
        <w:t xml:space="preserve">becomes: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rFonts w:cstheme="minorHAnsi"/>
                <w:bCs/>
                <w:i/>
                <w:iCs/>
                <w:lang w:val="en-GB"/>
              </w:rPr>
            </w:pPr>
          </w:p>
        </w:tc>
        <w:tc>
          <w:tcPr>
            <w:tcW w:w="8099" w:type="dxa"/>
          </w:tcPr>
          <w:p w14:paraId="47741F85" w14:textId="31737725" w:rsidR="0065115F" w:rsidRPr="00972C7F" w:rsidRDefault="00643AE5" w:rsidP="0081422C">
            <w:pPr>
              <w:spacing w:line="480" w:lineRule="auto"/>
              <w:contextualSpacing/>
              <w:jc w:val="center"/>
              <w:rPr>
                <w:rFonts w:cstheme="minorHAnsi"/>
                <w:bCs/>
                <w:i/>
                <w:iCs/>
                <w:lang w:val="en-GB"/>
              </w:rPr>
            </w:pPr>
            <m:oMathPara>
              <m:oMath>
                <m:r>
                  <w:rPr>
                    <w:rFonts w:ascii="Cambria Math" w:hAnsi="Cambria Math"/>
                  </w:rPr>
                  <m:t>I</m:t>
                </m:r>
                <m:r>
                  <m:rPr>
                    <m:sty m:val="p"/>
                  </m:rPr>
                  <w:rPr>
                    <w:rFonts w:ascii="Cambria Math" w:hAnsi="Cambria Math"/>
                    <w:lang w:val="en-GB"/>
                  </w:rPr>
                  <m:t>=</m:t>
                </m:r>
                <m:sSub>
                  <m:sSubPr>
                    <m:ctrlPr>
                      <w:rPr>
                        <w:rFonts w:ascii="Cambria Math" w:hAnsi="Cambria Math"/>
                      </w:rPr>
                    </m:ctrlPr>
                  </m:sSubPr>
                  <m:e>
                    <m:r>
                      <w:rPr>
                        <w:rFonts w:ascii="Cambria Math" w:hAnsi="Cambria Math"/>
                      </w:rPr>
                      <m:t>i</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m:oMathPara>
          </w:p>
        </w:tc>
        <w:tc>
          <w:tcPr>
            <w:tcW w:w="496" w:type="dxa"/>
          </w:tcPr>
          <w:p w14:paraId="4CEA0131" w14:textId="77777777" w:rsidR="0065115F" w:rsidRDefault="0065115F" w:rsidP="0081422C">
            <w:pPr>
              <w:spacing w:line="480" w:lineRule="auto"/>
              <w:contextualSpacing/>
              <w:jc w:val="both"/>
              <w:rPr>
                <w:rFonts w:cstheme="minorHAnsi"/>
                <w:bCs/>
                <w:i/>
                <w:iCs/>
              </w:rPr>
            </w:pPr>
            <w:r w:rsidRPr="00093C2D">
              <w:rPr>
                <w:rFonts w:eastAsiaTheme="minorEastAsia"/>
              </w:rPr>
              <w:t>(</w:t>
            </w:r>
            <w:r>
              <w:rPr>
                <w:rFonts w:eastAsiaTheme="minorEastAsia"/>
              </w:rPr>
              <w:t>2</w:t>
            </w:r>
            <w:r w:rsidRPr="00093C2D">
              <w:rPr>
                <w:rFonts w:eastAsiaTheme="minorEastAsia"/>
              </w:rPr>
              <w:t>)</w:t>
            </w:r>
          </w:p>
        </w:tc>
      </w:tr>
    </w:tbl>
    <w:p w14:paraId="7A33183A" w14:textId="12D8E327"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 xml:space="preserve">only the </w:t>
      </w:r>
      <w:proofErr w:type="gramStart"/>
      <w:r w:rsidR="00F7362F" w:rsidRPr="006E48B8">
        <w:rPr>
          <w:rFonts w:cstheme="minorHAnsi"/>
          <w:bCs/>
          <w:lang w:val="en-GB"/>
        </w:rPr>
        <w:t>intercept</w:t>
      </w:r>
      <w:proofErr w:type="gramEnd"/>
      <w:r w:rsidR="00F7362F" w:rsidRPr="006E48B8">
        <w:rPr>
          <w:rFonts w:cstheme="minorHAnsi"/>
          <w:bCs/>
          <w:lang w:val="en-GB"/>
        </w:rPr>
        <w:t xml:space="preserve"> varies between tax</w:t>
      </w:r>
      <w:r w:rsidR="00606C77" w:rsidRPr="006E48B8">
        <w:rPr>
          <w:rFonts w:cstheme="minorHAnsi"/>
          <w:bCs/>
          <w:lang w:val="en-GB"/>
        </w:rPr>
        <w:t>a</w:t>
      </w:r>
      <w:r w:rsidR="00001A7F" w:rsidRPr="006E48B8">
        <w:rPr>
          <w:rFonts w:cstheme="minorHAnsi"/>
          <w:bCs/>
          <w:lang w:val="en-GB"/>
        </w:rPr>
        <w:t xml:space="preserve">. </w:t>
      </w:r>
      <w:r w:rsidR="00462A9C">
        <w:rPr>
          <w:rFonts w:cstheme="minorHAnsi"/>
          <w:bCs/>
          <w:lang w:val="en-GB"/>
        </w:rPr>
        <w:t>T</w:t>
      </w:r>
      <w:r w:rsidR="00606C77" w:rsidRPr="006E48B8">
        <w:rPr>
          <w:rFonts w:cstheme="minorHAnsi"/>
          <w:bCs/>
          <w:lang w:val="en-GB"/>
        </w:rPr>
        <w:t xml:space="preserve">he species-varying coefficients </w:t>
      </w:r>
      <w:proofErr w:type="gramStart"/>
      <w:r w:rsidR="00606C77" w:rsidRPr="006E48B8">
        <w:rPr>
          <w:rFonts w:cstheme="minorHAnsi"/>
          <w:bCs/>
          <w:lang w:val="en-GB"/>
        </w:rPr>
        <w:t xml:space="preserve">are </w:t>
      </w:r>
      <w:r w:rsidR="00462A9C">
        <w:rPr>
          <w:rFonts w:cstheme="minorHAnsi"/>
          <w:bCs/>
          <w:lang w:val="en-GB"/>
        </w:rPr>
        <w:t xml:space="preserve">thus </w:t>
      </w:r>
      <w:r w:rsidR="00606C77" w:rsidRPr="006E48B8">
        <w:rPr>
          <w:rFonts w:cstheme="minorHAnsi"/>
          <w:bCs/>
          <w:lang w:val="en-GB"/>
        </w:rPr>
        <w:t>estimated</w:t>
      </w:r>
      <w:proofErr w:type="gramEnd"/>
      <w:r w:rsidR="00606C77" w:rsidRPr="006E48B8">
        <w:rPr>
          <w:rFonts w:cstheme="minorHAnsi"/>
          <w:bCs/>
          <w:lang w:val="en-GB"/>
        </w:rPr>
        <w:t xml:space="preserve"> with shrinkage</w:t>
      </w:r>
      <w:r w:rsidR="002054CF">
        <w:rPr>
          <w:rFonts w:cstheme="minorHAnsi"/>
          <w:bCs/>
          <w:lang w:val="en-GB"/>
        </w:rPr>
        <w:t xml:space="preserve">. This </w:t>
      </w:r>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del w:id="243" w:author="Anna Gårdmark" w:date="2020-06-21T08:54:00Z">
        <w:r w:rsidR="002054CF" w:rsidDel="00702767">
          <w:rPr>
            <w:rFonts w:cstheme="minorHAnsi"/>
            <w:bCs/>
            <w:lang w:val="en-GB"/>
          </w:rPr>
          <w:delText xml:space="preserve">, </w:delText>
        </w:r>
        <w:commentRangeStart w:id="244"/>
        <w:r w:rsidR="002054CF" w:rsidDel="00702767">
          <w:rPr>
            <w:rFonts w:cstheme="minorHAnsi"/>
            <w:bCs/>
            <w:lang w:val="en-GB"/>
          </w:rPr>
          <w:delText xml:space="preserve">as here due to the relatively strict </w:delText>
        </w:r>
        <w:r w:rsidR="00B12A12" w:rsidDel="00702767">
          <w:rPr>
            <w:rFonts w:cstheme="minorHAnsi"/>
            <w:bCs/>
            <w:lang w:val="en-GB"/>
          </w:rPr>
          <w:delText xml:space="preserve">data </w:delText>
        </w:r>
        <w:r w:rsidR="002054CF" w:rsidDel="00702767">
          <w:rPr>
            <w:rFonts w:cstheme="minorHAnsi"/>
            <w:bCs/>
            <w:lang w:val="en-GB"/>
          </w:rPr>
          <w:delText>selection criteria</w:delText>
        </w:r>
        <w:r w:rsidR="008078B7" w:rsidDel="00702767">
          <w:rPr>
            <w:rFonts w:cstheme="minorHAnsi"/>
            <w:bCs/>
            <w:lang w:val="en-GB"/>
          </w:rPr>
          <w:delText xml:space="preserve"> </w:delText>
        </w:r>
        <w:commentRangeEnd w:id="244"/>
        <w:r w:rsidR="0058746C" w:rsidDel="00702767">
          <w:rPr>
            <w:rStyle w:val="Kommentarsreferens"/>
          </w:rPr>
          <w:commentReference w:id="244"/>
        </w:r>
      </w:del>
      <w:ins w:id="245" w:author="Anna Gårdmark" w:date="2020-06-21T08:54:00Z">
        <w:r w:rsidR="00702767">
          <w:rPr>
            <w:rFonts w:cstheme="minorHAnsi"/>
            <w:bCs/>
            <w:lang w:val="en-GB"/>
          </w:rPr>
          <w:t xml:space="preserve"> </w:t>
        </w:r>
      </w:ins>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lang w:val="en-GB"/>
        </w:rPr>
        <w:t xml:space="preserve">(Gelman &amp; Hill 2007; Harrison </w:t>
      </w:r>
      <w:r w:rsidR="009C66FD" w:rsidRPr="006E48B8">
        <w:rPr>
          <w:i/>
          <w:iCs/>
          <w:lang w:val="en-GB"/>
        </w:rPr>
        <w:t>et al.</w:t>
      </w:r>
      <w:r w:rsidR="009C66FD" w:rsidRPr="006E48B8">
        <w:rPr>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r w:rsidR="00441E91">
        <w:rPr>
          <w:rFonts w:cstheme="minorHAnsi"/>
          <w:bCs/>
          <w:lang w:val="en-GB"/>
        </w:rPr>
        <w:t>coefficients</w:t>
      </w:r>
      <w:r w:rsidR="000F1792" w:rsidRPr="00972C7F">
        <w:rPr>
          <w:rFonts w:cstheme="minorHAnsi"/>
          <w:bCs/>
          <w:lang w:val="en-GB"/>
        </w:rPr>
        <w:t xml:space="preserve"> </w:t>
      </w:r>
      <w:proofErr w:type="gramStart"/>
      <w:r w:rsidR="000F1792" w:rsidRPr="00972C7F">
        <w:rPr>
          <w:rFonts w:cstheme="minorHAnsi"/>
          <w:bCs/>
          <w:lang w:val="en-GB"/>
        </w:rPr>
        <w:t>can be written as</w:t>
      </w:r>
      <w:proofErr w:type="gramEnd"/>
      <w:r w:rsidR="000F1792" w:rsidRPr="00972C7F">
        <w:rPr>
          <w:rFonts w:cstheme="minorHAnsi"/>
          <w:bC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246"/>
        <w:commentRangeStart w:id="247"/>
        <w:tc>
          <w:tcPr>
            <w:tcW w:w="8099" w:type="dxa"/>
          </w:tcPr>
          <w:p w14:paraId="4949BE2D" w14:textId="133E9535" w:rsidR="00815BFC" w:rsidRPr="004D000B" w:rsidRDefault="00E5765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w:commentRangeEnd w:id="246"/>
                <m:r>
                  <m:rPr>
                    <m:sty m:val="p"/>
                  </m:rPr>
                  <w:rPr>
                    <w:rStyle w:val="Kommentarsreferens"/>
                  </w:rPr>
                  <w:commentReference w:id="246"/>
                </m:r>
                <w:commentRangeEnd w:id="247"/>
                <m:r>
                  <m:rPr>
                    <m:sty m:val="p"/>
                  </m:rPr>
                  <w:rPr>
                    <w:rStyle w:val="Kommentarsreferens"/>
                  </w:rPr>
                  <w:commentReference w:id="247"/>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5226CB8F" w:rsidR="00815BFC" w:rsidRDefault="00E5765F" w:rsidP="002E3379">
            <w:pPr>
              <w:spacing w:line="480" w:lineRule="auto"/>
              <w:contextualSpacing/>
              <w:jc w:val="center"/>
              <w:rPr>
                <w:rFonts w:eastAsia="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A,ij</m:t>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355C1733" w:rsidR="00815BFC" w:rsidRPr="004D000B" w:rsidRDefault="00E5765F"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p>
        </w:tc>
      </w:tr>
    </w:tbl>
    <w:p w14:paraId="6B32E2B4" w14:textId="125AEDEE" w:rsidR="00FA0518" w:rsidRPr="00972C7F" w:rsidRDefault="00FA0518" w:rsidP="002E3379">
      <w:pPr>
        <w:spacing w:line="480" w:lineRule="auto"/>
        <w:contextualSpacing/>
        <w:jc w:val="both"/>
        <w:rPr>
          <w:rFonts w:eastAsiaTheme="minorEastAsia" w:cstheme="minorHAnsi"/>
          <w:iCs/>
          <w:lang w:val="en-GB"/>
        </w:rPr>
      </w:pPr>
      <w:proofErr w:type="gramStart"/>
      <w:r w:rsidRPr="00972C7F">
        <w:rPr>
          <w:rFonts w:eastAsiaTheme="minorEastAsia" w:cstheme="minorHAnsi"/>
          <w:lang w:val="en-GB"/>
        </w:rPr>
        <w:t>where</w:t>
      </w:r>
      <w:proofErr w:type="gramEnd"/>
      <w:r w:rsidRPr="00972C7F">
        <w:rPr>
          <w:rFonts w:eastAsiaTheme="minorEastAsia" w:cstheme="minorHAnsi"/>
          <w:lang w:val="en-GB"/>
        </w:rPr>
        <w:t xml:space="preserv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w:t>
      </w:r>
      <w:r w:rsidR="00023330">
        <w:rPr>
          <w:rFonts w:eastAsiaTheme="minorEastAsia" w:cstheme="minorHAnsi"/>
          <w:bCs/>
          <w:iCs/>
          <w:lang w:val="en-GB"/>
        </w:rPr>
        <w:t xml:space="preserve">for species </w:t>
      </w:r>
      <m:oMath>
        <m:r>
          <w:rPr>
            <w:rFonts w:ascii="Cambria Math" w:eastAsiaTheme="minorEastAsia" w:hAnsi="Cambria Math" w:cstheme="minorHAnsi"/>
            <w:lang w:val="en-GB"/>
          </w:rPr>
          <m:t>j</m:t>
        </m:r>
      </m:oMath>
      <w:r w:rsidR="00023330">
        <w:rPr>
          <w:rFonts w:eastAsiaTheme="minorEastAsia" w:cstheme="minorHAnsi"/>
          <w:bCs/>
          <w:iCs/>
          <w:lang w:val="en-GB"/>
        </w:rPr>
        <w:t xml:space="preserve"> </w:t>
      </w:r>
      <w:r w:rsidRPr="00972C7F">
        <w:rPr>
          <w:rFonts w:eastAsiaTheme="minorEastAsia" w:cstheme="minorHAnsi"/>
          <w:bCs/>
          <w:iCs/>
          <w:lang w:val="en-GB"/>
        </w:rPr>
        <w:t xml:space="preserve">of the natural log of the rate (growth, </w:t>
      </w:r>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r w:rsidRPr="00972C7F">
        <w:rPr>
          <w:rFonts w:eastAsiaTheme="minorEastAsia" w:cstheme="minorHAnsi"/>
          <w:bCs/>
          <w:iCs/>
          <w:lang w:val="en-GB"/>
        </w:rPr>
        <w:t>metabolism)</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r w:rsidR="008A3863">
        <w:rPr>
          <w:rFonts w:eastAsiaTheme="minorEastAsia" w:cstheme="minorHAnsi"/>
          <w:lang w:val="en-GB"/>
        </w:rPr>
        <w:t xml:space="preserve"> the</w:t>
      </w:r>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0453E2" w:rsidRPr="00972C7F">
        <w:rPr>
          <w:rFonts w:eastAsiaTheme="minorEastAsia" w:cstheme="minorHAnsi"/>
          <w:lang w:val="en-GB"/>
        </w:rPr>
        <w:t xml:space="preserve"> is the </w:t>
      </w:r>
      <w:r w:rsidR="000453E2" w:rsidRPr="00972C7F">
        <w:rPr>
          <w:rFonts w:eastAsiaTheme="minorEastAsia" w:cstheme="minorHAnsi"/>
          <w:iCs/>
          <w:lang w:val="en-GB"/>
        </w:rPr>
        <w:t xml:space="preserve">natural log of body mass </w:t>
      </w:r>
      <w:r w:rsidR="00B83627">
        <w:rPr>
          <w:rFonts w:eastAsiaTheme="minorEastAsia" w:cstheme="minorHAnsi"/>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oMath>
      <w:r w:rsidR="00BE57E2" w:rsidRPr="00AE4A5F">
        <w:rPr>
          <w:rFonts w:eastAsiaTheme="minorEastAsia" w:cstheme="minorHAnsi"/>
          <w:lang w:val="en-GB"/>
          <w:rPrChange w:id="248" w:author="Anna Gårdmark" w:date="2020-05-27T11:34:00Z">
            <w:rPr>
              <w:rFonts w:eastAsiaTheme="minorEastAsia" w:cstheme="minorHAnsi"/>
            </w:rPr>
          </w:rPrChange>
        </w:rPr>
        <w:t xml:space="preserve"> </w:t>
      </w:r>
      <w:r w:rsidR="006A6EFB" w:rsidRPr="004559BC">
        <w:rPr>
          <w:rFonts w:eastAsiaTheme="minorEastAsia" w:cstheme="minorHAnsi"/>
          <w:lang w:val="en-GB"/>
        </w:rPr>
        <w:t xml:space="preserve">is </w:t>
      </w:r>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r w:rsidR="00B83627">
        <w:rPr>
          <w:rFonts w:eastAsiaTheme="minorEastAsia" w:cstheme="minorHAnsi"/>
          <w:iCs/>
          <w:lang w:val="en-GB"/>
        </w:rPr>
        <w:t xml:space="preserve"> </w:t>
      </w:r>
      <w:r w:rsidR="00B83627">
        <w:rPr>
          <w:rFonts w:eastAsiaTheme="minorEastAsia" w:cstheme="minorHAnsi"/>
          <w:lang w:val="en-GB"/>
        </w:rPr>
        <w:t>(</w:t>
      </w:r>
      <m:oMath>
        <m:r>
          <w:rPr>
            <w:rFonts w:ascii="Cambria Math" w:eastAsiaTheme="minorEastAsia" w:hAnsi="Cambria Math" w:cstheme="minorHAnsi"/>
            <w:lang w:val="en-GB"/>
          </w:rPr>
          <m:t>1/</m:t>
        </m:r>
        <m:r>
          <w:rPr>
            <w:rFonts w:ascii="Cambria Math" w:eastAsiaTheme="minorEastAsia" w:hAnsi="Cambria Math" w:cstheme="minorHAnsi"/>
          </w:rPr>
          <m:t>kT</m:t>
        </m:r>
      </m:oMath>
      <w:r w:rsidR="00B83627" w:rsidRPr="00AE4A5F">
        <w:rPr>
          <w:rFonts w:eastAsiaTheme="minorEastAsia" w:cstheme="minorHAnsi"/>
          <w:lang w:val="en-GB"/>
          <w:rPrChange w:id="249" w:author="Anna Gårdmark" w:date="2020-05-27T11:34:00Z">
            <w:rPr>
              <w:rFonts w:eastAsiaTheme="minorEastAsia" w:cstheme="minorHAnsi"/>
            </w:rPr>
          </w:rPrChange>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w:t>
      </w:r>
      <w:proofErr w:type="gramStart"/>
      <w:r w:rsidR="00B83627" w:rsidRPr="004559BC">
        <w:rPr>
          <w:rFonts w:eastAsiaTheme="minorEastAsia" w:cstheme="minorHAnsi"/>
          <w:bCs/>
          <w:iCs/>
          <w:lang w:val="en-GB"/>
        </w:rPr>
        <w:t xml:space="preserve">unit </w:t>
      </w:r>
      <w:proofErr w:type="gramEnd"/>
      <m:oMath>
        <m:sSup>
          <m:sSupPr>
            <m:ctrlPr>
              <w:rPr>
                <w:rFonts w:ascii="Cambria Math" w:eastAsiaTheme="minorEastAsia" w:hAnsi="Cambria Math" w:cstheme="minorHAnsi"/>
                <w:i/>
                <w:lang w:val="en-GB"/>
              </w:rPr>
            </m:ctrlPr>
          </m:sSupPr>
          <m:e>
            <m:r>
              <m:rPr>
                <m:sty m:val="p"/>
              </m:rPr>
              <w:rPr>
                <w:rFonts w:ascii="Cambria Math" w:eastAsiaTheme="minorEastAsia" w:hAnsi="Cambria Math" w:cstheme="minorHAnsi"/>
                <w:lang w:val="en-GB"/>
              </w:rPr>
              <m:t>eV</m:t>
            </m:r>
          </m:e>
          <m:sup>
            <m:r>
              <w:rPr>
                <w:rFonts w:ascii="Cambria Math" w:eastAsiaTheme="minorEastAsia" w:hAnsi="Cambria Math" w:cstheme="minorHAnsi"/>
                <w:lang w:val="en-GB"/>
              </w:rPr>
              <m:t>-1</m:t>
            </m:r>
          </m:sup>
        </m:sSup>
      </m:oMath>
      <w:r w:rsidR="00B83627" w:rsidRPr="004559BC">
        <w:rPr>
          <w:rFonts w:eastAsiaTheme="minorEastAsia" w:cstheme="minorHAnsi"/>
          <w:lang w:val="en-GB"/>
        </w:rPr>
        <w:t>)</w:t>
      </w:r>
      <w:r w:rsidR="00B83627">
        <w:rPr>
          <w:rFonts w:eastAsiaTheme="minorEastAsia" w:cstheme="minorHAnsi"/>
          <w:iCs/>
          <w:lang w:val="en-GB"/>
        </w:rPr>
        <w:t>. Both variables are mean</w:t>
      </w:r>
      <w:r w:rsidR="00477645">
        <w:rPr>
          <w:rFonts w:eastAsiaTheme="minorEastAsia" w:cstheme="minorHAnsi"/>
          <w:iCs/>
          <w:lang w:val="en-GB"/>
        </w:rPr>
        <w:t>-</w:t>
      </w:r>
      <w:r w:rsidR="001B2B84">
        <w:rPr>
          <w:rFonts w:eastAsiaTheme="minorEastAsia" w:cstheme="minorHAnsi"/>
          <w:iCs/>
          <w:lang w:val="en-GB"/>
        </w:rPr>
        <w:t>centred</w:t>
      </w:r>
      <w:r w:rsidR="00B83627">
        <w:rPr>
          <w:rFonts w:eastAsiaTheme="minorEastAsia" w:cstheme="minorHAnsi"/>
          <w:iCs/>
          <w:lang w:val="en-GB"/>
        </w:rPr>
        <w:t xml:space="preserve"> when fitting</w:t>
      </w:r>
      <w:r w:rsidR="00914496">
        <w:rPr>
          <w:rFonts w:eastAsiaTheme="minorEastAsia" w:cstheme="minorHAnsi"/>
          <w:lang w:val="en-GB"/>
        </w:rPr>
        <w:t xml:space="preserve"> </w:t>
      </w:r>
      <w:commentRangeStart w:id="250"/>
      <w:r w:rsidR="00301650" w:rsidRPr="004559BC">
        <w:rPr>
          <w:rFonts w:eastAsiaTheme="minorEastAsia" w:cstheme="minorHAnsi"/>
          <w:lang w:val="en-GB"/>
        </w:rPr>
        <w:t>(</w:t>
      </w:r>
      <w:commentRangeStart w:id="251"/>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e>
        </m:func>
        <m:r>
          <w:rPr>
            <w:rFonts w:ascii="Cambria Math" w:eastAsiaTheme="minorEastAsia" w:hAnsi="Cambria Math" w:cstheme="minorHAnsi"/>
            <w:lang w:val="en-GB"/>
          </w:rPr>
          <m:t>)-</m:t>
        </m:r>
        <w:commentRangeStart w:id="252"/>
        <w:commentRangeStart w:id="253"/>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r>
                  <w:rPr>
                    <w:rFonts w:ascii="Cambria Math" w:hAnsi="Cambria Math" w:cstheme="minorHAnsi"/>
                  </w:rPr>
                  <m:t>M</m:t>
                </m:r>
              </m:e>
            </m:func>
            <m:r>
              <w:rPr>
                <w:rFonts w:ascii="Cambria Math" w:eastAsiaTheme="minorEastAsia" w:hAnsi="Cambria Math" w:cstheme="minorHAnsi"/>
                <w:lang w:val="en-GB"/>
              </w:rPr>
              <m:t>)</m:t>
            </m:r>
          </m:e>
        </m:acc>
      </m:oMath>
      <w:r w:rsidR="00B83627" w:rsidRPr="00972C7F">
        <w:rPr>
          <w:rFonts w:eastAsiaTheme="minorEastAsia" w:cstheme="minorHAnsi"/>
          <w:iCs/>
          <w:lang w:val="en-GB"/>
        </w:rPr>
        <w:t xml:space="preserve"> </w:t>
      </w:r>
      <w:commentRangeEnd w:id="252"/>
      <w:r w:rsidR="00B83627">
        <w:rPr>
          <w:rStyle w:val="Kommentarsreferens"/>
        </w:rPr>
        <w:commentReference w:id="252"/>
      </w:r>
      <w:commentRangeEnd w:id="253"/>
      <w:r w:rsidR="00D9660B">
        <w:rPr>
          <w:rStyle w:val="Kommentarsreferens"/>
        </w:rPr>
        <w:commentReference w:id="253"/>
      </w:r>
      <w:proofErr w:type="gramStart"/>
      <w:r w:rsidR="00B83627" w:rsidRPr="00972C7F">
        <w:rPr>
          <w:rFonts w:eastAsiaTheme="minorEastAsia" w:cstheme="minorHAnsi"/>
          <w:iCs/>
          <w:lang w:val="en-GB"/>
        </w:rPr>
        <w:t xml:space="preserve">and </w:t>
      </w:r>
      <w:proofErr w:type="gramEnd"/>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sub>
        </m:sSub>
        <w:commentRangeEnd w:id="251"/>
        <m:r>
          <m:rPr>
            <m:sty m:val="p"/>
          </m:rPr>
          <w:rPr>
            <w:rStyle w:val="Kommentarsreferens"/>
          </w:rPr>
          <w:commentReference w:id="251"/>
        </m:r>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commentRangeEnd w:id="250"/>
      <w:r w:rsidR="0058746C">
        <w:rPr>
          <w:rStyle w:val="Kommentarsreferens"/>
        </w:rPr>
        <w:commentReference w:id="250"/>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D72FCE" w:rsidRPr="004559BC">
        <w:rPr>
          <w:rFonts w:eastAsiaTheme="minorEastAsia" w:cstheme="minorHAnsi"/>
          <w:lang w:val="en-GB"/>
        </w:rPr>
        <w:t xml:space="preserve"> </w:t>
      </w:r>
      <w:proofErr w:type="gramStart"/>
      <w:r w:rsidR="00D72FCE" w:rsidRPr="004559BC">
        <w:rPr>
          <w:rFonts w:eastAsiaTheme="minorEastAsia" w:cstheme="minorHAnsi"/>
          <w:lang w:val="en-GB"/>
        </w:rPr>
        <w:t>is</w:t>
      </w:r>
      <w:proofErr w:type="gramEnd"/>
      <w:r w:rsidR="00D220FB">
        <w:rPr>
          <w:rFonts w:eastAsiaTheme="minorEastAsia" w:cstheme="minorHAnsi"/>
          <w:lang w:val="en-GB"/>
        </w:rPr>
        <w:t xml:space="preserve"> the </w:t>
      </w:r>
      <w:r w:rsidR="00D72FCE" w:rsidRPr="004559BC">
        <w:rPr>
          <w:rFonts w:eastAsiaTheme="minorEastAsia" w:cstheme="minorHAnsi"/>
          <w:lang w:val="en-GB"/>
        </w:rPr>
        <w:t xml:space="preserve">mass in </w:t>
      </w:r>
      <m:oMath>
        <m:r>
          <m:rPr>
            <m:sty m:val="p"/>
          </m:rPr>
          <w:rPr>
            <w:rFonts w:ascii="Cambria Math" w:eastAsiaTheme="minorEastAsia" w:hAnsi="Cambria Math" w:cstheme="minorHAnsi"/>
            <w:lang w:val="en-GB"/>
          </w:rPr>
          <m:t>g</m:t>
        </m:r>
      </m:oMath>
      <w:r w:rsidR="00A624AE">
        <w:rPr>
          <w:rFonts w:eastAsiaTheme="minorEastAsia" w:cstheme="minorHAnsi"/>
          <w:lang w:val="en-GB"/>
        </w:rPr>
        <w:t xml:space="preserve"> (</w:t>
      </w:r>
      <w:r w:rsidR="00D72FCE" w:rsidRPr="004559BC">
        <w:rPr>
          <w:rFonts w:eastAsiaTheme="minorEastAsia" w:cstheme="minorHAnsi"/>
          <w:lang w:val="en-GB"/>
        </w:rPr>
        <w:t xml:space="preserve">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ij</m:t>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r w:rsidR="00BB4478">
        <w:rPr>
          <w:rFonts w:eastAsiaTheme="minorEastAsia" w:cstheme="minorHAnsi"/>
          <w:lang w:val="en-GB"/>
        </w:rPr>
        <w:t xml:space="preserve"> </w:t>
      </w:r>
      <w:r w:rsidR="00AA4187">
        <w:rPr>
          <w:rFonts w:eastAsiaTheme="minorEastAsia" w:cstheme="minorHAnsi"/>
          <w:lang w:val="en-GB"/>
        </w:rPr>
        <w:t xml:space="preserve">of the growth trial </w:t>
      </w:r>
      <w:commentRangeStart w:id="254"/>
      <w:r w:rsidR="001F5860" w:rsidRPr="004559BC">
        <w:rPr>
          <w:rFonts w:eastAsiaTheme="minorEastAsia" w:cstheme="minorHAnsi"/>
          <w:lang w:val="en-GB"/>
        </w:rPr>
        <w:t xml:space="preserve">or </w:t>
      </w:r>
      <w:r w:rsidR="0009126B">
        <w:rPr>
          <w:rFonts w:eastAsiaTheme="minorEastAsia" w:cstheme="minorHAnsi"/>
          <w:lang w:val="en-GB"/>
        </w:rPr>
        <w:t xml:space="preserve">simply </w:t>
      </w:r>
      <w:r w:rsidR="001F5860" w:rsidRPr="004559BC">
        <w:rPr>
          <w:rFonts w:eastAsiaTheme="minorEastAsia" w:cstheme="minorHAnsi"/>
          <w:lang w:val="en-GB"/>
        </w:rPr>
        <w:t>the size</w:t>
      </w:r>
      <w:r w:rsidR="0010623B">
        <w:rPr>
          <w:rFonts w:eastAsiaTheme="minorEastAsia" w:cstheme="minorHAnsi"/>
          <w:lang w:val="en-GB"/>
        </w:rPr>
        <w:t xml:space="preserve"> </w:t>
      </w:r>
      <w:r w:rsidR="001F5860" w:rsidRPr="004559BC">
        <w:rPr>
          <w:rFonts w:eastAsiaTheme="minorEastAsia" w:cstheme="minorHAnsi"/>
          <w:lang w:val="en-GB"/>
        </w:rPr>
        <w:t>class</w:t>
      </w:r>
      <w:commentRangeEnd w:id="254"/>
      <w:r w:rsidR="00C8353C">
        <w:rPr>
          <w:rStyle w:val="Kommentarsreferens"/>
        </w:rPr>
        <w:commentReference w:id="254"/>
      </w:r>
      <w:r w:rsidR="00A624AE">
        <w:rPr>
          <w:rFonts w:eastAsiaTheme="minorEastAsia" w:cstheme="minorHAnsi"/>
          <w:lang w:val="en-GB"/>
        </w:rPr>
        <w:t>)</w:t>
      </w:r>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 </w:t>
      </w:r>
      <w:r w:rsidR="00F50546">
        <w:rPr>
          <w:rFonts w:eastAsiaTheme="minorEastAsia" w:cstheme="minorHAnsi"/>
          <w:lang w:val="en-GB"/>
        </w:rPr>
        <w:t>ha</w:t>
      </w:r>
      <w:ins w:id="255" w:author="Jan Ohlberger" w:date="2020-05-22T13:42:00Z">
        <w:r w:rsidR="0058746C">
          <w:rPr>
            <w:rFonts w:eastAsiaTheme="minorEastAsia" w:cstheme="minorHAnsi"/>
            <w:lang w:val="en-GB"/>
          </w:rPr>
          <w:t>s</w:t>
        </w:r>
      </w:ins>
      <w:del w:id="256" w:author="Jan Ohlberger" w:date="2020-05-22T13:42:00Z">
        <w:r w:rsidR="00F50546" w:rsidDel="0058746C">
          <w:rPr>
            <w:rFonts w:eastAsiaTheme="minorEastAsia" w:cstheme="minorHAnsi"/>
            <w:lang w:val="en-GB"/>
          </w:rPr>
          <w:delText>ve</w:delText>
        </w:r>
      </w:del>
      <w:r w:rsidR="00743C4E" w:rsidRPr="00972C7F">
        <w:rPr>
          <w:rFonts w:eastAsiaTheme="minorEastAsia" w:cstheme="minorHAnsi"/>
          <w:lang w:val="en-GB"/>
        </w:rPr>
        <w:t xml:space="preserve"> </w:t>
      </w:r>
      <w:proofErr w:type="gramStart"/>
      <w:r w:rsidR="00743C4E" w:rsidRPr="00972C7F">
        <w:rPr>
          <w:rFonts w:eastAsiaTheme="minorEastAsia" w:cstheme="minorHAnsi"/>
          <w:lang w:val="en-GB"/>
        </w:rPr>
        <w:t xml:space="preserve">unit </w:t>
      </w:r>
      <w:proofErr w:type="gramEnd"/>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 </w:t>
      </w:r>
      <m:oMath>
        <m:r>
          <m:rPr>
            <m:sty m:val="p"/>
          </m:rPr>
          <w:rPr>
            <w:rFonts w:ascii="Cambria Math" w:eastAsiaTheme="minorEastAsia" w:hAnsi="Cambria Math" w:cstheme="minorHAnsi"/>
            <w:lang w:val="en-GB"/>
          </w:rPr>
          <m:t xml:space="preserve">g </m:t>
        </m:r>
        <w:commentRangeStart w:id="257"/>
        <m:sSup>
          <m:sSupPr>
            <m:ctrlPr>
              <w:rPr>
                <w:rFonts w:ascii="Cambria Math" w:eastAsiaTheme="minorEastAsia" w:hAnsi="Cambria Math" w:cstheme="minorHAnsi"/>
                <w:lang w:val="en-GB"/>
              </w:rPr>
            </m:ctrlPr>
          </m:sSupPr>
          <m:e>
            <m:r>
              <m:rPr>
                <m:sty m:val="p"/>
              </m:rPr>
              <w:rPr>
                <w:rFonts w:ascii="Cambria Math" w:eastAsiaTheme="minorEastAsia" w:hAnsi="Cambria Math" w:cstheme="minorHAnsi"/>
                <w:lang w:val="en-GB"/>
              </w:rPr>
              <m:t>g</m:t>
            </m:r>
          </m:e>
          <m:sup>
            <m:r>
              <m:rPr>
                <m:sty m:val="p"/>
              </m:rPr>
              <w:rPr>
                <w:rFonts w:ascii="Cambria Math" w:eastAsiaTheme="minorEastAsia" w:hAnsi="Cambria Math" w:cstheme="minorHAnsi"/>
                <w:lang w:val="en-GB"/>
              </w:rPr>
              <m:t>-1</m:t>
            </m:r>
          </m:sup>
        </m:sSup>
        <w:commentRangeEnd w:id="257"/>
        <m:r>
          <m:rPr>
            <m:sty m:val="p"/>
          </m:rPr>
          <w:rPr>
            <w:rStyle w:val="Kommentarsreferens"/>
          </w:rPr>
          <w:commentReference w:id="257"/>
        </m:r>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ins w:id="258" w:author="Jan Ohlberger" w:date="2020-05-22T13:42:00Z">
        <w:r w:rsidR="0058746C" w:rsidRPr="00AE4A5F">
          <w:rPr>
            <w:rFonts w:eastAsiaTheme="minorEastAsia" w:cstheme="minorHAnsi"/>
            <w:bCs/>
            <w:lang w:val="en-GB"/>
            <w:rPrChange w:id="259" w:author="Anna Gårdmark" w:date="2020-05-27T11:34:00Z">
              <w:rPr>
                <w:rFonts w:eastAsiaTheme="minorEastAsia" w:cstheme="minorHAnsi"/>
                <w:bCs/>
              </w:rPr>
            </w:rPrChange>
          </w:rPr>
          <w:t>,</w:t>
        </w:r>
      </w:ins>
      <w:r w:rsidR="00831D68" w:rsidRPr="00972C7F">
        <w:rPr>
          <w:rFonts w:eastAsiaTheme="minorEastAsia" w:cstheme="minorHAnsi"/>
          <w:bCs/>
          <w:lang w:val="en-GB"/>
        </w:rPr>
        <w:t xml:space="preserve"> and </w:t>
      </w:r>
      <w:r w:rsidR="00977A50" w:rsidRPr="00972C7F">
        <w:rPr>
          <w:rFonts w:eastAsiaTheme="minorEastAsia" w:cstheme="minorHAnsi"/>
          <w:bCs/>
          <w:lang w:val="en-GB"/>
        </w:rPr>
        <w:t>metabolic</w:t>
      </w:r>
      <w:r w:rsidR="005A4BD1">
        <w:rPr>
          <w:rFonts w:eastAsiaTheme="minorEastAsia" w:cstheme="minorHAnsi"/>
          <w:bCs/>
          <w:lang w:val="en-GB"/>
        </w:rPr>
        <w:t xml:space="preserve"> rate</w:t>
      </w:r>
      <w:r w:rsidR="00977A50" w:rsidRPr="00972C7F">
        <w:rPr>
          <w:rFonts w:eastAsiaTheme="minorEastAsia" w:cstheme="minorHAnsi"/>
          <w:bCs/>
          <w:lang w:val="en-GB"/>
        </w:rPr>
        <w:t xml:space="preserve"> </w:t>
      </w:r>
      <m:oMath>
        <m:r>
          <m:rPr>
            <m:sty m:val="p"/>
          </m:rPr>
          <w:rPr>
            <w:rFonts w:ascii="Cambria Math" w:eastAsiaTheme="minorEastAsia" w:hAnsi="Cambria Math" w:cstheme="minorHAnsi"/>
            <w:lang w:val="en-GB"/>
          </w:rPr>
          <m:t xml:space="preserve">mg </m:t>
        </m:r>
        <m:sSup>
          <m:sSupPr>
            <m:ctrlPr>
              <w:rPr>
                <w:rFonts w:ascii="Cambria Math" w:eastAsiaTheme="minorEastAsia" w:hAnsi="Cambria Math" w:cstheme="minorHAnsi"/>
                <w:lang w:val="en-GB"/>
              </w:rPr>
            </m:ctrlPr>
          </m:sSupPr>
          <m:e>
            <m:r>
              <m:rPr>
                <m:sty m:val="p"/>
              </m:rPr>
              <w:rPr>
                <w:rFonts w:ascii="Cambria Math" w:eastAsiaTheme="minorEastAsia" w:hAnsi="Cambria Math" w:cstheme="minorHAnsi"/>
                <w:lang w:val="en-GB"/>
              </w:rPr>
              <m:t>g</m:t>
            </m:r>
          </m:e>
          <m:sup>
            <m:r>
              <m:rPr>
                <m:sty m:val="p"/>
              </m:rPr>
              <w:rPr>
                <w:rFonts w:ascii="Cambria Math" w:eastAsiaTheme="minorEastAsia" w:hAnsi="Cambria Math" w:cstheme="minorHAnsi"/>
                <w:lang w:val="en-GB"/>
              </w:rPr>
              <m:t>-1</m:t>
            </m:r>
          </m:sup>
        </m:sSup>
        <m:r>
          <m:rPr>
            <m:sty m:val="p"/>
          </m:rPr>
          <w:rPr>
            <w:rFonts w:ascii="Cambria Math" w:eastAsiaTheme="minorEastAsia" w:hAnsi="Cambria Math" w:cstheme="minorHAnsi"/>
            <w:lang w:val="en-GB"/>
          </w:rPr>
          <m:t xml:space="preserve">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w:t>
      </w:r>
      <w:r w:rsidR="002A3D95" w:rsidRPr="00972C7F">
        <w:rPr>
          <w:rFonts w:eastAsiaTheme="minorEastAsia" w:cstheme="minorHAnsi"/>
          <w:bCs/>
          <w:iCs/>
          <w:lang w:val="en-GB"/>
        </w:rPr>
        <w:lastRenderedPageBreak/>
        <w:t xml:space="preserve">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lang w:val="en-GB"/>
        </w:rPr>
        <w:t xml:space="preserve">(Beamish 1964; Ohlberger </w:t>
      </w:r>
      <w:r w:rsidR="00592C85" w:rsidRPr="00592C85">
        <w:rPr>
          <w:i/>
          <w:iCs/>
          <w:lang w:val="en-GB"/>
        </w:rPr>
        <w:t>et al.</w:t>
      </w:r>
      <w:r w:rsidR="00592C85" w:rsidRPr="00592C85">
        <w:rPr>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commentRangeStart w:id="260"/>
      <w:r w:rsidR="00AA4EEE" w:rsidRPr="009272C6">
        <w:rPr>
          <w:rFonts w:eastAsiaTheme="minorEastAsia" w:cstheme="minorHAnsi"/>
          <w:bCs/>
          <w:iCs/>
          <w:color w:val="FF0000"/>
          <w:lang w:val="en-GB"/>
        </w:rPr>
        <w:t>5</w:t>
      </w:r>
      <w:r w:rsidR="003339BB">
        <w:rPr>
          <w:rFonts w:eastAsiaTheme="minorEastAsia" w:cstheme="minorHAnsi"/>
          <w:bCs/>
          <w:iCs/>
          <w:color w:val="FF0000"/>
          <w:lang w:val="en-GB"/>
        </w:rPr>
        <w:t>8</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9272C6">
        <w:rPr>
          <w:rFonts w:eastAsiaTheme="minorEastAsia" w:cstheme="minorHAnsi"/>
          <w:bCs/>
          <w:iCs/>
          <w:color w:val="FF0000"/>
          <w:lang w:val="en-GB"/>
        </w:rPr>
        <w:t>4</w:t>
      </w:r>
      <w:r w:rsidR="00177E11">
        <w:rPr>
          <w:rFonts w:eastAsiaTheme="minorEastAsia" w:cstheme="minorHAnsi"/>
          <w:bCs/>
          <w:iCs/>
          <w:color w:val="FF0000"/>
          <w:lang w:val="en-GB"/>
        </w:rPr>
        <w:t>2</w:t>
      </w:r>
      <w:r w:rsidR="00833F1D" w:rsidRPr="00972C7F">
        <w:rPr>
          <w:rFonts w:eastAsiaTheme="minorEastAsia" w:cstheme="minorHAnsi"/>
          <w:bCs/>
          <w:iCs/>
          <w:lang w:val="en-GB"/>
        </w:rPr>
        <w:t>%</w:t>
      </w:r>
      <w:r w:rsidR="00AA4EEE" w:rsidRPr="00972C7F">
        <w:rPr>
          <w:rFonts w:eastAsiaTheme="minorEastAsia" w:cstheme="minorHAnsi"/>
          <w:bCs/>
          <w:iCs/>
          <w:lang w:val="en-GB"/>
        </w:rPr>
        <w:t>.</w:t>
      </w:r>
      <w:commentRangeStart w:id="261"/>
      <w:r w:rsidR="00FD06AE" w:rsidRPr="00972C7F">
        <w:rPr>
          <w:rFonts w:eastAsiaTheme="minorEastAsia" w:cstheme="minorHAnsi"/>
          <w:bCs/>
          <w:iCs/>
          <w:lang w:val="en-GB"/>
        </w:rPr>
        <w:t xml:space="preserve"> </w:t>
      </w:r>
      <w:commentRangeEnd w:id="260"/>
      <w:r w:rsidR="00702767">
        <w:rPr>
          <w:rStyle w:val="Kommentarsreferens"/>
        </w:rPr>
        <w:commentReference w:id="260"/>
      </w:r>
      <w:commentRangeEnd w:id="261"/>
      <w:r w:rsidR="00CE23C1">
        <w:rPr>
          <w:rStyle w:val="Kommentarsreferens"/>
        </w:rPr>
        <w:commentReference w:id="261"/>
      </w:r>
      <w:r w:rsidR="005B4F2F" w:rsidRPr="00972C7F">
        <w:rPr>
          <w:lang w:val="en-GB"/>
        </w:rPr>
        <w:t xml:space="preserve">We accounted for potential differences between these metabolic </w:t>
      </w:r>
      <w:proofErr w:type="gramStart"/>
      <w:r w:rsidR="005B4F2F" w:rsidRPr="00972C7F">
        <w:rPr>
          <w:lang w:val="en-GB"/>
        </w:rPr>
        <w:t>rate</w:t>
      </w:r>
      <w:proofErr w:type="gramEnd"/>
      <w:r w:rsidR="005B4F2F" w:rsidRPr="00972C7F">
        <w:rPr>
          <w:lang w:val="en-GB"/>
        </w:rPr>
        <w:t xml:space="preserve"> measurements by using a random species effect and a single </w:t>
      </w:r>
      <w:r w:rsidR="00D93391">
        <w:rPr>
          <w:lang w:val="en-GB"/>
        </w:rPr>
        <w:t>study</w:t>
      </w:r>
      <w:r w:rsidR="005B4F2F" w:rsidRPr="00972C7F">
        <w:rPr>
          <w:lang w:val="en-GB"/>
        </w:rPr>
        <w:t xml:space="preserve"> per species</w:t>
      </w:r>
      <w:r w:rsidR="00E32A50" w:rsidRPr="004559BC">
        <w:rPr>
          <w:lang w:val="en-GB"/>
        </w:rPr>
        <w:t xml:space="preserve">. </w:t>
      </w:r>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1340EB70" w:rsidR="00393765" w:rsidRPr="004559BC" w:rsidRDefault="00393765" w:rsidP="002E3379">
      <w:pPr>
        <w:spacing w:line="480" w:lineRule="auto"/>
        <w:contextualSpacing/>
        <w:jc w:val="both"/>
        <w:rPr>
          <w:rFonts w:cstheme="minorHAnsi"/>
          <w:bCs/>
          <w:i/>
          <w:iCs/>
          <w:lang w:val="en-GB"/>
        </w:rPr>
      </w:pPr>
      <w:commentRangeStart w:id="262"/>
      <w:commentRangeStart w:id="263"/>
      <w:r w:rsidRPr="004559BC">
        <w:rPr>
          <w:rFonts w:cstheme="minorHAnsi"/>
          <w:bCs/>
          <w:i/>
          <w:iCs/>
          <w:lang w:val="en-GB"/>
        </w:rPr>
        <w:t xml:space="preserve">Mass- and temperature </w:t>
      </w:r>
      <w:r w:rsidR="00936CE0">
        <w:rPr>
          <w:rFonts w:cstheme="minorHAnsi"/>
          <w:bCs/>
          <w:i/>
          <w:iCs/>
          <w:lang w:val="en-GB"/>
        </w:rPr>
        <w:t>dependence</w:t>
      </w:r>
      <w:r w:rsidR="00936CE0" w:rsidRPr="00972C7F">
        <w:rPr>
          <w:rFonts w:cstheme="minorHAnsi"/>
          <w:bCs/>
          <w:i/>
          <w:iCs/>
          <w:lang w:val="en-GB"/>
        </w:rPr>
        <w:t xml:space="preserve"> </w:t>
      </w:r>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r w:rsidR="00F37B7E">
        <w:rPr>
          <w:rFonts w:cstheme="minorHAnsi"/>
          <w:bCs/>
          <w:i/>
          <w:iCs/>
          <w:lang w:val="en-GB"/>
        </w:rPr>
        <w:t>peak</w:t>
      </w:r>
      <w:r w:rsidR="00F37B7E" w:rsidRPr="004559BC">
        <w:rPr>
          <w:rFonts w:cstheme="minorHAnsi"/>
          <w:bCs/>
          <w:i/>
          <w:iCs/>
          <w:lang w:val="en-GB"/>
        </w:rPr>
        <w:t xml:space="preserve"> </w:t>
      </w:r>
      <w:r w:rsidRPr="00972C7F">
        <w:rPr>
          <w:rFonts w:cstheme="minorHAnsi"/>
          <w:bCs/>
          <w:i/>
          <w:iCs/>
          <w:lang w:val="en-GB"/>
        </w:rPr>
        <w:t>temperature</w:t>
      </w:r>
      <w:r w:rsidRPr="004559BC">
        <w:rPr>
          <w:rFonts w:cstheme="minorHAnsi"/>
          <w:bCs/>
          <w:i/>
          <w:iCs/>
          <w:lang w:val="en-GB"/>
        </w:rPr>
        <w:t>s</w:t>
      </w:r>
      <w:commentRangeEnd w:id="262"/>
      <w:r w:rsidR="00610CC2">
        <w:rPr>
          <w:rStyle w:val="Kommentarsreferens"/>
        </w:rPr>
        <w:commentReference w:id="262"/>
      </w:r>
      <w:commentRangeEnd w:id="263"/>
      <w:r w:rsidR="004561BC">
        <w:rPr>
          <w:rStyle w:val="Kommentarsreferens"/>
        </w:rPr>
        <w:commentReference w:id="263"/>
      </w:r>
    </w:p>
    <w:p w14:paraId="4C1C47D6" w14:textId="32911616"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t>C</w:t>
      </w:r>
      <w:r w:rsidR="00B7284D" w:rsidRPr="004559BC">
        <w:rPr>
          <w:rFonts w:cstheme="minorHAnsi"/>
          <w:bCs/>
          <w:lang w:val="en-GB"/>
        </w:rPr>
        <w:t xml:space="preserve">onsumption </w:t>
      </w:r>
      <w:r w:rsidR="00893126" w:rsidRPr="004559BC">
        <w:rPr>
          <w:rFonts w:cstheme="minorHAnsi"/>
          <w:bCs/>
          <w:lang w:val="en-GB"/>
        </w:rPr>
        <w:t xml:space="preserve">rates </w:t>
      </w:r>
      <w:r w:rsidR="007773AE">
        <w:rPr>
          <w:rFonts w:cstheme="minorHAnsi"/>
          <w:bCs/>
          <w:lang w:val="en-GB"/>
        </w:rPr>
        <w:t xml:space="preserve">decline with temperature after a </w:t>
      </w:r>
      <w:ins w:id="264" w:author="Anna Gårdmark" w:date="2020-06-21T09:07:00Z">
        <w:r w:rsidR="004561BC">
          <w:rPr>
            <w:rFonts w:cstheme="minorHAnsi"/>
            <w:bCs/>
            <w:lang w:val="en-GB"/>
          </w:rPr>
          <w:t>temperature (‘</w:t>
        </w:r>
      </w:ins>
      <w:r w:rsidR="007773AE">
        <w:rPr>
          <w:rFonts w:cstheme="minorHAnsi"/>
          <w:bCs/>
          <w:lang w:val="en-GB"/>
        </w:rPr>
        <w:t>peak temperature</w:t>
      </w:r>
      <w:ins w:id="265" w:author="Anna Gårdmark" w:date="2020-06-21T09:07:00Z">
        <w:r w:rsidR="004561BC">
          <w:rPr>
            <w:rFonts w:cstheme="minorHAnsi"/>
            <w:bCs/>
            <w:lang w:val="en-GB"/>
          </w:rPr>
          <w:t>’)</w:t>
        </w:r>
      </w:ins>
      <w:r w:rsidR="007773AE">
        <w:rPr>
          <w:rFonts w:cstheme="minorHAnsi"/>
          <w:bCs/>
          <w:lang w:val="en-GB"/>
        </w:rPr>
        <w:t xml:space="preserve"> </w:t>
      </w:r>
      <w:proofErr w:type="gramStart"/>
      <w:r w:rsidR="007773AE">
        <w:rPr>
          <w:rFonts w:cstheme="minorHAnsi"/>
          <w:bCs/>
          <w:lang w:val="en-GB"/>
        </w:rPr>
        <w:t>is reached</w:t>
      </w:r>
      <w:proofErr w:type="gramEnd"/>
      <w:ins w:id="266" w:author="Anna Gårdmark" w:date="2020-06-21T09:07:00Z">
        <w:r w:rsidR="004561BC">
          <w:rPr>
            <w:rFonts w:cstheme="minorHAnsi"/>
            <w:bCs/>
            <w:lang w:val="en-GB"/>
          </w:rPr>
          <w:t xml:space="preserve"> at which consumption rate is maximized</w:t>
        </w:r>
      </w:ins>
      <w:r w:rsidR="00AB56F5">
        <w:rPr>
          <w:rFonts w:cstheme="minorHAnsi"/>
          <w:bCs/>
          <w:lang w:val="en-GB"/>
        </w:rPr>
        <w:t xml:space="preserve">. </w:t>
      </w:r>
      <w:r w:rsidR="00B7284D" w:rsidRPr="004559BC">
        <w:rPr>
          <w:rFonts w:cstheme="minorHAnsi"/>
          <w:bCs/>
          <w:lang w:val="en-GB"/>
        </w:rPr>
        <w:t xml:space="preserve">To </w:t>
      </w:r>
      <w:r w:rsidR="00625BA6">
        <w:rPr>
          <w:rFonts w:cstheme="minorHAnsi"/>
          <w:bCs/>
          <w:lang w:val="en-GB"/>
        </w:rPr>
        <w:t xml:space="preserve">characterize </w:t>
      </w:r>
      <w:r w:rsidR="00B7284D" w:rsidRPr="004559BC">
        <w:rPr>
          <w:rFonts w:cstheme="minorHAnsi"/>
          <w:bCs/>
          <w:lang w:val="en-GB"/>
        </w:rPr>
        <w:t xml:space="preserve">the intraspecific </w:t>
      </w:r>
      <w:r w:rsidR="00BF7E1A">
        <w:rPr>
          <w:rFonts w:cstheme="minorHAnsi"/>
          <w:bCs/>
          <w:lang w:val="en-GB"/>
        </w:rPr>
        <w:t>mass and temperature dependence</w:t>
      </w:r>
      <w:r w:rsidR="00B7284D" w:rsidRPr="004559BC">
        <w:rPr>
          <w:rFonts w:cstheme="minorHAnsi"/>
          <w:bCs/>
          <w:lang w:val="en-GB"/>
        </w:rPr>
        <w:t xml:space="preserve"> of </w:t>
      </w:r>
      <w:r w:rsidR="002413A9">
        <w:rPr>
          <w:rFonts w:cstheme="minorHAnsi"/>
          <w:bCs/>
          <w:lang w:val="en-GB"/>
        </w:rPr>
        <w:t>consumption</w:t>
      </w:r>
      <w:r w:rsidR="00B7284D" w:rsidRPr="004559BC">
        <w:rPr>
          <w:rFonts w:cstheme="minorHAnsi"/>
          <w:bCs/>
          <w:lang w:val="en-GB"/>
        </w:rPr>
        <w:t xml:space="preserve">, </w:t>
      </w:r>
      <w:r w:rsidR="004B1C6B" w:rsidRPr="00972C7F">
        <w:rPr>
          <w:rFonts w:cstheme="minorHAnsi"/>
          <w:bCs/>
          <w:lang w:val="en-GB"/>
        </w:rPr>
        <w:t xml:space="preserve">we </w:t>
      </w:r>
      <w:r w:rsidR="008969C6" w:rsidRPr="00972C7F">
        <w:rPr>
          <w:rFonts w:cstheme="minorHAnsi"/>
          <w:bCs/>
          <w:lang w:val="en-GB"/>
        </w:rPr>
        <w:t xml:space="preserve">fit </w:t>
      </w:r>
      <w:r w:rsidR="00B40C8B">
        <w:rPr>
          <w:rFonts w:cstheme="minorHAnsi"/>
          <w:bCs/>
          <w:lang w:val="en-GB"/>
        </w:rPr>
        <w:t>second and third degree polynomial regressions</w:t>
      </w:r>
      <w:r w:rsidR="00022F6F">
        <w:rPr>
          <w:rFonts w:cstheme="minorHAnsi"/>
          <w:bCs/>
          <w:lang w:val="en-GB"/>
        </w:rPr>
        <w:t xml:space="preserve"> (with and without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267" w:author="Anna Gårdmark" w:date="2020-05-27T11:34:00Z">
                  <w:rPr>
                    <w:rFonts w:ascii="Cambria Math" w:hAnsi="Cambria Math" w:cstheme="minorHAnsi"/>
                  </w:rPr>
                </w:rPrChange>
              </w:rPr>
              <m:t>4</m:t>
            </m:r>
          </m:sub>
        </m:sSub>
      </m:oMath>
      <w:r w:rsidR="00022F6F" w:rsidRPr="00AE4A5F">
        <w:rPr>
          <w:rFonts w:eastAsiaTheme="minorEastAsia" w:cstheme="minorHAnsi"/>
          <w:lang w:val="en-GB"/>
          <w:rPrChange w:id="268" w:author="Anna Gårdmark" w:date="2020-05-27T11:34:00Z">
            <w:rPr>
              <w:rFonts w:eastAsiaTheme="minorEastAsia" w:cstheme="minorHAnsi"/>
            </w:rPr>
          </w:rPrChange>
        </w:rPr>
        <w:t xml:space="preserve"> in Eq. 7</w:t>
      </w:r>
      <w:r w:rsidR="00022F6F">
        <w:rPr>
          <w:rFonts w:cstheme="minorHAnsi"/>
          <w:bCs/>
          <w:lang w:val="en-GB"/>
        </w:rPr>
        <w:t>)</w:t>
      </w:r>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beyond</w:t>
      </w:r>
      <w:ins w:id="269" w:author="Anna Gårdmark" w:date="2020-06-21T09:08:00Z">
        <w:r w:rsidR="004561BC">
          <w:rPr>
            <w:rFonts w:cstheme="minorHAnsi"/>
            <w:bCs/>
            <w:lang w:val="en-GB"/>
          </w:rPr>
          <w:t xml:space="preserve"> such a</w:t>
        </w:r>
      </w:ins>
      <w:r w:rsidR="00474887" w:rsidRPr="00972C7F">
        <w:rPr>
          <w:rFonts w:cstheme="minorHAnsi"/>
          <w:bCs/>
          <w:lang w:val="en-GB"/>
        </w:rPr>
        <w:t xml:space="preserve"> </w:t>
      </w:r>
      <w:r w:rsidR="008E4037">
        <w:rPr>
          <w:rFonts w:cstheme="minorHAnsi"/>
          <w:bCs/>
          <w:lang w:val="en-GB"/>
        </w:rPr>
        <w:t>peak temperature</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 xml:space="preserve">he models </w:t>
      </w:r>
      <w:proofErr w:type="gramStart"/>
      <w:r w:rsidR="00B27252" w:rsidRPr="00972C7F">
        <w:rPr>
          <w:rFonts w:cstheme="minorHAnsi"/>
          <w:bCs/>
          <w:lang w:val="en-GB"/>
        </w:rPr>
        <w:t>were fit</w:t>
      </w:r>
      <w:proofErr w:type="gramEnd"/>
      <w:r w:rsidR="00016F9F" w:rsidRPr="00972C7F">
        <w:rPr>
          <w:rFonts w:cstheme="minorHAnsi"/>
          <w:bCs/>
          <w:lang w:val="en-GB"/>
        </w:rPr>
        <w:t xml:space="preserve"> </w:t>
      </w:r>
      <w:r w:rsidR="005106E3" w:rsidRPr="00972C7F">
        <w:rPr>
          <w:rFonts w:cstheme="minorHAnsi"/>
          <w:bCs/>
          <w:lang w:val="en-GB"/>
        </w:rPr>
        <w:t>with</w:t>
      </w:r>
      <w:r w:rsidR="00495754">
        <w:rPr>
          <w:rFonts w:cstheme="minorHAnsi"/>
          <w:bCs/>
          <w:lang w:val="en-GB"/>
        </w:rPr>
        <w:t xml:space="preserve"> a random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270" w:author="Anna Gårdmark" w:date="2020-05-27T11:34:00Z">
                  <w:rPr>
                    <w:rFonts w:ascii="Cambria Math" w:hAnsi="Cambria Math" w:cstheme="minorHAnsi"/>
                  </w:rPr>
                </w:rPrChange>
              </w:rPr>
              <m:t>0</m:t>
            </m:r>
            <m:r>
              <w:rPr>
                <w:rFonts w:ascii="Cambria Math" w:hAnsi="Cambria Math" w:cstheme="minorHAnsi"/>
              </w:rPr>
              <m:t>j</m:t>
            </m:r>
          </m:sub>
        </m:sSub>
        <m:r>
          <w:rPr>
            <w:rFonts w:ascii="Cambria Math" w:hAnsi="Cambria Math" w:cstheme="minorHAnsi"/>
            <w:lang w:val="en-GB"/>
            <w:rPrChange w:id="271" w:author="Anna Gårdmark" w:date="2020-05-27T11:34:00Z">
              <w:rPr>
                <w:rFonts w:ascii="Cambria Math" w:hAnsi="Cambria Math" w:cstheme="minorHAnsi"/>
              </w:rPr>
            </w:rPrChange>
          </w:rPr>
          <m:t>)</m:t>
        </m:r>
      </m:oMath>
      <w:r w:rsidR="005106E3" w:rsidRPr="00972C7F">
        <w:rPr>
          <w:rFonts w:cstheme="minorHAnsi"/>
          <w:bCs/>
          <w:lang w:val="en-GB"/>
        </w:rPr>
        <w:t xml:space="preserve"> </w:t>
      </w:r>
      <w:r w:rsidR="00495754">
        <w:rPr>
          <w:rFonts w:cstheme="minorHAnsi"/>
          <w:bCs/>
          <w:lang w:val="en-GB"/>
        </w:rPr>
        <w:t xml:space="preserve">to </w:t>
      </w:r>
      <w:r w:rsidR="005106E3" w:rsidRPr="00972C7F">
        <w:rPr>
          <w:rFonts w:cstheme="minorHAnsi"/>
          <w:bCs/>
          <w:lang w:val="en-GB"/>
        </w:rPr>
        <w:t xml:space="preserve">account for </w:t>
      </w:r>
      <w:r w:rsidR="0006427B">
        <w:rPr>
          <w:rFonts w:cstheme="minorHAnsi"/>
          <w:bCs/>
          <w:lang w:val="en-GB"/>
        </w:rPr>
        <w:t xml:space="preserve">variation across </w:t>
      </w:r>
      <w:r w:rsidR="005106E3" w:rsidRPr="00972C7F">
        <w:rPr>
          <w:rFonts w:cstheme="minorHAnsi"/>
          <w:bCs/>
          <w:lang w:val="en-GB"/>
        </w:rPr>
        <w:t>species</w:t>
      </w:r>
      <w:r w:rsidR="00016F9F" w:rsidRPr="00972C7F">
        <w:rPr>
          <w:rFonts w:cstheme="minorHAnsi"/>
          <w:bCs/>
          <w:lang w:val="en-GB"/>
        </w:rPr>
        <w:t>.</w:t>
      </w:r>
      <w:r w:rsidR="005C5ACF" w:rsidRPr="00972C7F">
        <w:rPr>
          <w:rFonts w:cstheme="minorHAnsi"/>
          <w:bCs/>
          <w:lang w:val="en-GB"/>
        </w:rPr>
        <w:t xml:space="preserve"> </w:t>
      </w:r>
      <w:r w:rsidR="00E974C2" w:rsidRPr="00972C7F">
        <w:rPr>
          <w:rFonts w:cstheme="minorHAnsi"/>
          <w:bCs/>
          <w:lang w:val="en-GB"/>
        </w:rPr>
        <w:t>Th</w:t>
      </w:r>
      <w:r w:rsidR="000E3409">
        <w:rPr>
          <w:rFonts w:cstheme="minorHAnsi"/>
          <w:bCs/>
          <w:lang w:val="en-GB"/>
        </w:rPr>
        <w:t>e</w:t>
      </w:r>
      <w:r w:rsidR="00E974C2" w:rsidRPr="00972C7F">
        <w:rPr>
          <w:rFonts w:cstheme="minorHAnsi"/>
          <w:bCs/>
          <w:lang w:val="en-GB"/>
        </w:rPr>
        <w:t xml:space="preserve"> model</w:t>
      </w:r>
      <w:r w:rsidR="008912D0">
        <w:rPr>
          <w:rFonts w:cstheme="minorHAnsi"/>
          <w:bCs/>
          <w:lang w:val="en-GB"/>
        </w:rPr>
        <w:t>s</w:t>
      </w:r>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r w:rsidR="008912D0">
        <w:rPr>
          <w:rFonts w:eastAsiaTheme="minorEastAsia" w:cstheme="minorHAnsi"/>
          <w:bCs/>
          <w:iCs/>
          <w:lang w:val="en-GB"/>
        </w:rPr>
        <w:t>are</w:t>
      </w:r>
      <w:r w:rsidR="006D3F62" w:rsidRPr="00972C7F">
        <w:rPr>
          <w:rFonts w:eastAsiaTheme="minorEastAsia" w:cstheme="minorHAnsi"/>
          <w:bCs/>
          <w:iCs/>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210304">
        <w:tc>
          <w:tcPr>
            <w:tcW w:w="562" w:type="dxa"/>
          </w:tcPr>
          <w:p w14:paraId="41B5E825" w14:textId="77777777" w:rsidR="00956516" w:rsidRPr="00972C7F" w:rsidRDefault="00956516" w:rsidP="002E3379">
            <w:pPr>
              <w:spacing w:line="480" w:lineRule="auto"/>
              <w:contextualSpacing/>
              <w:jc w:val="center"/>
              <w:rPr>
                <w:rFonts w:eastAsia="Times New Roman"/>
                <w:bCs/>
                <w:i/>
                <w:iCs/>
                <w:lang w:val="en-GB"/>
              </w:rPr>
            </w:pPr>
          </w:p>
        </w:tc>
        <w:tc>
          <w:tcPr>
            <w:tcW w:w="7838" w:type="dxa"/>
          </w:tcPr>
          <w:p w14:paraId="5A7F21ED" w14:textId="33075FED" w:rsidR="00956516" w:rsidRPr="004D000B" w:rsidRDefault="00E5765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210304">
        <w:tc>
          <w:tcPr>
            <w:tcW w:w="562" w:type="dxa"/>
          </w:tcPr>
          <w:p w14:paraId="24C338A7" w14:textId="77777777" w:rsidR="00956516" w:rsidRDefault="00956516" w:rsidP="002E3379">
            <w:pPr>
              <w:spacing w:line="480" w:lineRule="auto"/>
              <w:contextualSpacing/>
              <w:jc w:val="center"/>
              <w:rPr>
                <w:rFonts w:eastAsia="Times New Roman"/>
                <w:bCs/>
                <w:i/>
                <w:iCs/>
              </w:rPr>
            </w:pPr>
          </w:p>
        </w:tc>
        <w:tc>
          <w:tcPr>
            <w:tcW w:w="7838" w:type="dxa"/>
          </w:tcPr>
          <w:p w14:paraId="7B55EDC7" w14:textId="51622455" w:rsidR="00956516" w:rsidRPr="00C23F51" w:rsidRDefault="00E5765F" w:rsidP="002E3379">
            <w:pPr>
              <w:spacing w:line="480" w:lineRule="auto"/>
              <w:contextualSpacing/>
              <w:jc w:val="center"/>
              <w:rPr>
                <w:rFonts w:eastAsia="Times New Roman"/>
                <w:iCs/>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2</m:t>
                    </m:r>
                  </m:sup>
                </m:sSubSup>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C,ij</m:t>
                    </m:r>
                  </m:sub>
                  <m:sup>
                    <m:r>
                      <w:rPr>
                        <w:rFonts w:ascii="Cambria Math" w:hAnsi="Cambria Math" w:cstheme="minorHAnsi"/>
                      </w:rPr>
                      <m:t>3</m:t>
                    </m:r>
                  </m:sup>
                </m:sSubSup>
              </m:oMath>
            </m:oMathPara>
          </w:p>
        </w:tc>
        <w:tc>
          <w:tcPr>
            <w:tcW w:w="616" w:type="dxa"/>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210304">
        <w:tc>
          <w:tcPr>
            <w:tcW w:w="562" w:type="dxa"/>
          </w:tcPr>
          <w:p w14:paraId="6057FD51" w14:textId="77777777" w:rsidR="00CC572F" w:rsidRDefault="00CC572F" w:rsidP="002E3379">
            <w:pPr>
              <w:spacing w:line="480" w:lineRule="auto"/>
              <w:contextualSpacing/>
              <w:jc w:val="center"/>
              <w:rPr>
                <w:rFonts w:eastAsia="Times New Roman"/>
                <w:bCs/>
                <w:i/>
                <w:iCs/>
              </w:rPr>
            </w:pPr>
          </w:p>
        </w:tc>
        <w:tc>
          <w:tcPr>
            <w:tcW w:w="7838" w:type="dxa"/>
          </w:tcPr>
          <w:p w14:paraId="2A9DFF71" w14:textId="4D63574C" w:rsidR="00CC572F" w:rsidRDefault="00E5765F" w:rsidP="002E3379">
            <w:pPr>
              <w:spacing w:line="480" w:lineRule="auto"/>
              <w:contextualSpacing/>
              <w:jc w:val="center"/>
              <w:rPr>
                <w:rFonts w:eastAsia="Times New Roman"/>
                <w:bCs/>
                <w:i/>
                <w:iCs/>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sub>
                </m:sSub>
                <m:r>
                  <w:rPr>
                    <w:rFonts w:ascii="Cambria Math"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sub>
                </m:sSub>
                <m:r>
                  <w:rPr>
                    <w:rFonts w:ascii="Cambria Math" w:hAnsi="Cambria Math" w:cstheme="minorHAnsi"/>
                  </w:rPr>
                  <m:t>)</m:t>
                </m:r>
              </m:oMath>
            </m:oMathPara>
          </w:p>
        </w:tc>
        <w:tc>
          <w:tcPr>
            <w:tcW w:w="616" w:type="dxa"/>
          </w:tcPr>
          <w:p w14:paraId="0A5D64ED" w14:textId="4534EBEA" w:rsidR="00CC572F" w:rsidRPr="00210304" w:rsidRDefault="00CC572F" w:rsidP="002E3379">
            <w:pPr>
              <w:spacing w:line="480" w:lineRule="auto"/>
              <w:contextualSpacing/>
              <w:jc w:val="both"/>
              <w:rPr>
                <w:rFonts w:eastAsiaTheme="minorEastAsia"/>
              </w:rPr>
            </w:pPr>
            <w:r>
              <w:rPr>
                <w:rFonts w:eastAsiaTheme="minorEastAsia"/>
              </w:rPr>
              <w:t>(8)</w:t>
            </w:r>
          </w:p>
        </w:tc>
      </w:tr>
    </w:tbl>
    <w:p w14:paraId="79D69125" w14:textId="015B277D" w:rsidR="00716AB1" w:rsidRDefault="00AB0F96" w:rsidP="007164DC">
      <w:pPr>
        <w:spacing w:line="480" w:lineRule="auto"/>
        <w:contextualSpacing/>
        <w:jc w:val="both"/>
        <w:rPr>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w:t>
      </w:r>
      <w:ins w:id="272" w:author="Anna Gårdmark" w:date="2020-06-21T09:09:00Z">
        <w:r w:rsidR="004561BC" w:rsidRPr="00972C7F">
          <w:rPr>
            <w:rFonts w:eastAsiaTheme="minorEastAsia" w:cstheme="minorHAnsi"/>
            <w:bCs/>
            <w:iCs/>
            <w:lang w:val="en-GB"/>
          </w:rPr>
          <w:t xml:space="preserve">the </w:t>
        </w:r>
        <m:oMath>
          <m:r>
            <w:rPr>
              <w:rFonts w:ascii="Cambria Math" w:eastAsiaTheme="minorEastAsia" w:hAnsi="Cambria Math" w:cstheme="minorHAnsi"/>
            </w:rPr>
            <m:t>i</m:t>
          </m:r>
        </m:oMath>
        <w:r w:rsidR="004561BC" w:rsidRPr="00972C7F">
          <w:rPr>
            <w:rFonts w:eastAsiaTheme="minorEastAsia" w:cstheme="minorHAnsi"/>
            <w:bCs/>
            <w:iCs/>
            <w:lang w:val="en-GB"/>
          </w:rPr>
          <w:t xml:space="preserve">th observation </w:t>
        </w:r>
        <w:r w:rsidR="004561BC">
          <w:rPr>
            <w:rFonts w:eastAsiaTheme="minorEastAsia" w:cstheme="minorHAnsi"/>
            <w:bCs/>
            <w:iCs/>
            <w:lang w:val="en-GB"/>
          </w:rPr>
          <w:t xml:space="preserve">of </w:t>
        </w:r>
      </w:ins>
      <w:r w:rsidR="00C52305">
        <w:rPr>
          <w:rFonts w:eastAsiaTheme="minorEastAsia" w:cstheme="minorHAnsi"/>
          <w:iCs/>
          <w:lang w:val="en-GB"/>
        </w:rPr>
        <w:t>mass-specific</w:t>
      </w:r>
      <w:r w:rsidR="00B472E7">
        <w:rPr>
          <w:rFonts w:eastAsiaTheme="minorEastAsia" w:cstheme="minorHAnsi"/>
          <w:iCs/>
          <w:lang w:val="en-GB"/>
        </w:rPr>
        <w:t xml:space="preserve"> </w:t>
      </w:r>
      <w:r w:rsidR="003B38E8" w:rsidRPr="00116910">
        <w:rPr>
          <w:rFonts w:eastAsiaTheme="minorEastAsia" w:cstheme="minorHAnsi"/>
          <w:iCs/>
          <w:lang w:val="en-GB"/>
        </w:rPr>
        <w:t xml:space="preserve">consumption rates </w:t>
      </w:r>
      <w:ins w:id="273" w:author="Anna Gårdmark" w:date="2020-06-21T09:09:00Z">
        <w:r w:rsidR="00861E30">
          <w:rPr>
            <w:rFonts w:eastAsiaTheme="minorEastAsia" w:cstheme="minorHAnsi"/>
            <w:bCs/>
            <w:iCs/>
            <w:lang w:val="en-GB"/>
          </w:rPr>
          <w:t xml:space="preserve">for species </w:t>
        </w:r>
        <m:oMath>
          <m:r>
            <w:rPr>
              <w:rFonts w:ascii="Cambria Math" w:eastAsiaTheme="minorEastAsia" w:hAnsi="Cambria Math" w:cstheme="minorHAnsi"/>
              <w:lang w:val="en-GB"/>
            </w:rPr>
            <m:t>j</m:t>
          </m:r>
        </m:oMath>
        <w:r w:rsidR="00861E30">
          <w:rPr>
            <w:rFonts w:eastAsiaTheme="minorEastAsia" w:cstheme="minorHAnsi"/>
            <w:bCs/>
            <w:iCs/>
            <w:lang w:val="en-GB"/>
          </w:rPr>
          <w:t xml:space="preserve"> </w:t>
        </w:r>
      </w:ins>
      <w:r w:rsidR="003B38E8" w:rsidRPr="00116910">
        <w:rPr>
          <w:rFonts w:eastAsiaTheme="minorEastAsia" w:cstheme="minorHAnsi"/>
          <w:iCs/>
          <w:lang w:val="en-GB"/>
        </w:rPr>
        <w:t xml:space="preserve">divided by the mean value </w:t>
      </w:r>
      <w:r w:rsidR="00806AA2" w:rsidRPr="00116910">
        <w:rPr>
          <w:rFonts w:eastAsiaTheme="minorEastAsia" w:cstheme="minorHAnsi"/>
          <w:iCs/>
          <w:lang w:val="en-GB"/>
        </w:rPr>
        <w:t xml:space="preserve">for </w:t>
      </w:r>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m:rPr>
                    <m:sty m:val="p"/>
                  </m:rPr>
                  <w:rPr>
                    <w:rStyle w:val="Kommentarsreferens"/>
                  </w:rPr>
                  <w:commentReference w:id="274"/>
                </m:r>
                <m:r>
                  <m:rPr>
                    <m:sty m:val="p"/>
                  </m:rPr>
                  <w:rPr>
                    <w:rStyle w:val="Kommentarsreferens"/>
                  </w:rPr>
                  <w:commentReference w:id="275"/>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centred body mass</w:t>
      </w:r>
      <w:r w:rsidR="00623669" w:rsidRPr="00210304">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ij</m:t>
            </m:r>
          </m:sub>
        </m:sSub>
        <m:r>
          <w:rPr>
            <w:rFonts w:ascii="Cambria Math" w:eastAsiaTheme="minorEastAsia" w:hAnsi="Cambria Math" w:cstheme="minorHAnsi"/>
            <w:lang w:val="en-GB"/>
          </w:rPr>
          <m:t>-</m:t>
        </m:r>
        <w:commentRangeStart w:id="276"/>
        <w:commentRangeStart w:id="277"/>
        <m:acc>
          <m:accPr>
            <m:chr m:val="̅"/>
            <m:ctrlPr>
              <w:rPr>
                <w:rFonts w:ascii="Cambria Math" w:eastAsiaTheme="minorEastAsia" w:hAnsi="Cambria Math" w:cstheme="minorHAnsi"/>
                <w:i/>
                <w:iCs/>
                <w:lang w:val="en-GB"/>
              </w:rPr>
            </m:ctrlPr>
          </m:accPr>
          <m:e>
            <m:r>
              <w:rPr>
                <w:rFonts w:ascii="Cambria Math" w:eastAsiaTheme="minorEastAsia" w:hAnsi="Cambria Math" w:cstheme="minorHAnsi"/>
                <w:lang w:val="en-GB"/>
              </w:rPr>
              <m:t>M</m:t>
            </m:r>
          </m:e>
        </m:acc>
      </m:oMath>
      <w:r w:rsidR="00C67F1B" w:rsidRPr="00116910">
        <w:rPr>
          <w:rFonts w:eastAsiaTheme="minorEastAsia" w:cstheme="minorHAnsi"/>
          <w:iCs/>
          <w:lang w:val="en-GB"/>
        </w:rPr>
        <w:t>)</w:t>
      </w:r>
      <w:r w:rsidR="00623669" w:rsidRPr="00116910">
        <w:rPr>
          <w:rFonts w:eastAsiaTheme="minorEastAsia" w:cstheme="minorHAnsi"/>
          <w:iCs/>
          <w:lang w:val="en-GB"/>
        </w:rPr>
        <w:t xml:space="preserve"> </w:t>
      </w:r>
      <w:commentRangeStart w:id="278"/>
      <w:commentRangeEnd w:id="278"/>
      <w:r w:rsidR="00623669" w:rsidRPr="00116910">
        <w:rPr>
          <w:rStyle w:val="Kommentarsreferens"/>
        </w:rPr>
        <w:commentReference w:id="278"/>
      </w:r>
      <w:commentRangeEnd w:id="276"/>
      <w:r w:rsidR="00A75DCA">
        <w:rPr>
          <w:rStyle w:val="Kommentarsreferens"/>
        </w:rPr>
        <w:commentReference w:id="276"/>
      </w:r>
      <w:commentRangeEnd w:id="277"/>
      <w:r w:rsidR="00C1547F">
        <w:rPr>
          <w:rStyle w:val="Kommentarsreferens"/>
        </w:rPr>
        <w:commentReference w:id="277"/>
      </w:r>
      <w:r w:rsidR="00DE191D" w:rsidRPr="00116910">
        <w:rPr>
          <w:rFonts w:eastAsiaTheme="minorEastAsia" w:cstheme="minorHAnsi"/>
          <w:iCs/>
          <w:lang w:val="en-GB"/>
        </w:rPr>
        <w:t xml:space="preserve"> </w:t>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oMath>
      <w:r w:rsidR="002022AA" w:rsidRPr="00116910">
        <w:rPr>
          <w:rFonts w:eastAsiaTheme="minorEastAsia" w:cstheme="minorHAnsi"/>
          <w:lang w:val="en-GB"/>
        </w:rPr>
        <w:t xml:space="preserve"> is </w:t>
      </w:r>
      <w:r w:rsidR="003856E1" w:rsidRPr="00210304">
        <w:rPr>
          <w:rFonts w:eastAsiaTheme="minorEastAsia" w:cstheme="minorHAnsi"/>
          <w:lang w:val="en-GB"/>
        </w:rPr>
        <w:t xml:space="preserve">the </w:t>
      </w:r>
      <w:commentRangeStart w:id="279"/>
      <w:commentRangeStart w:id="280"/>
      <w:r w:rsidR="003856E1" w:rsidRPr="00210304">
        <w:rPr>
          <w:rFonts w:eastAsiaTheme="minorEastAsia" w:cstheme="minorHAnsi"/>
          <w:lang w:val="en-GB"/>
        </w:rPr>
        <w:t>mid-point of the temperature in the environ</w:t>
      </w:r>
      <w:r w:rsidR="00116910" w:rsidRPr="00210304">
        <w:rPr>
          <w:rFonts w:eastAsiaTheme="minorEastAsia" w:cstheme="minorHAnsi"/>
          <w:lang w:val="en-GB"/>
        </w:rPr>
        <w:t>men</w:t>
      </w:r>
      <w:r w:rsidR="003856E1" w:rsidRPr="00210304">
        <w:rPr>
          <w:rFonts w:eastAsiaTheme="minorEastAsia" w:cstheme="minorHAnsi"/>
          <w:lang w:val="en-GB"/>
        </w:rPr>
        <w:t xml:space="preserve">t </w:t>
      </w:r>
      <w:commentRangeEnd w:id="279"/>
      <w:r w:rsidR="00F54FDD">
        <w:rPr>
          <w:rStyle w:val="Kommentarsreferens"/>
        </w:rPr>
        <w:commentReference w:id="279"/>
      </w:r>
      <w:commentRangeEnd w:id="280"/>
      <w:r w:rsidR="00C1547F">
        <w:rPr>
          <w:rStyle w:val="Kommentarsreferens"/>
        </w:rPr>
        <w:commentReference w:id="280"/>
      </w:r>
      <w:r w:rsidR="003856E1" w:rsidRPr="00210304">
        <w:rPr>
          <w:rFonts w:eastAsiaTheme="minorEastAsia" w:cstheme="minorHAnsi"/>
          <w:lang w:val="en-GB"/>
        </w:rPr>
        <w:t xml:space="preserve">of species </w:t>
      </w:r>
      <m:oMath>
        <m:r>
          <w:rPr>
            <w:rFonts w:ascii="Cambria Math" w:eastAsiaTheme="minorEastAsia" w:hAnsi="Cambria Math" w:cstheme="minorHAnsi"/>
            <w:lang w:val="en-GB"/>
          </w:rPr>
          <m:t>j</m:t>
        </m:r>
      </m:oMath>
      <w:r w:rsidR="0053080A">
        <w:rPr>
          <w:rFonts w:eastAsiaTheme="minorEastAsia" w:cstheme="minorHAnsi"/>
          <w:lang w:val="en-GB"/>
        </w:rPr>
        <w:t xml:space="preserve"> </w:t>
      </w:r>
      <w:r w:rsidR="003856E1" w:rsidRPr="00210304">
        <w:rPr>
          <w:rFonts w:eastAsiaTheme="minorEastAsia" w:cstheme="minorHAnsi"/>
          <w:lang w:val="en-GB"/>
        </w:rPr>
        <w:t xml:space="preserve">subtracted </w:t>
      </w:r>
      <w:r w:rsidR="00116910" w:rsidRPr="00210304">
        <w:rPr>
          <w:rFonts w:eastAsiaTheme="minorEastAsia" w:cstheme="minorHAnsi"/>
          <w:lang w:val="en-GB"/>
        </w:rPr>
        <w:t>from</w:t>
      </w:r>
      <w:r w:rsidR="003856E1" w:rsidRPr="00210304">
        <w:rPr>
          <w:rFonts w:eastAsiaTheme="minorEastAsia" w:cstheme="minorHAnsi"/>
          <w:lang w:val="en-GB"/>
        </w:rPr>
        <w:t xml:space="preserve"> the </w:t>
      </w:r>
      <w:del w:id="281" w:author="Anna Gårdmark" w:date="2020-06-21T09:11:00Z">
        <w:r w:rsidR="003856E1" w:rsidRPr="00210304" w:rsidDel="00C1547F">
          <w:rPr>
            <w:rFonts w:eastAsiaTheme="minorEastAsia" w:cstheme="minorHAnsi"/>
            <w:lang w:val="en-GB"/>
          </w:rPr>
          <w:delText xml:space="preserve">experimental </w:delText>
        </w:r>
      </w:del>
      <w:r w:rsidR="003856E1" w:rsidRPr="00210304">
        <w:rPr>
          <w:rFonts w:eastAsiaTheme="minorEastAsia" w:cstheme="minorHAnsi"/>
          <w:lang w:val="en-GB"/>
        </w:rPr>
        <w:t>temperature</w:t>
      </w:r>
      <w:r w:rsidR="00152F4A" w:rsidRPr="00116910">
        <w:rPr>
          <w:rFonts w:eastAsiaTheme="minorEastAsia" w:cstheme="minorHAnsi"/>
          <w:lang w:val="en-GB"/>
        </w:rPr>
        <w:t xml:space="preserve"> </w:t>
      </w:r>
      <w:ins w:id="282" w:author="Anna Gårdmark" w:date="2020-06-21T09:11:00Z">
        <w:r w:rsidR="00C1547F">
          <w:rPr>
            <w:rFonts w:eastAsiaTheme="minorEastAsia" w:cstheme="minorHAnsi"/>
            <w:lang w:val="en-GB"/>
          </w:rPr>
          <w:t xml:space="preserve">used in the experiment measuring consumption rate </w:t>
        </w:r>
      </w:ins>
      <w:r w:rsidR="008B3A1B">
        <w:rPr>
          <w:rFonts w:eastAsiaTheme="minorEastAsia" w:cstheme="minorHAnsi"/>
          <w:lang w:val="en-GB"/>
        </w:rPr>
        <w:t>(</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rPr>
                <w:rFonts w:ascii="Cambria Math" w:hAnsi="Cambria Math" w:cstheme="minorHAnsi"/>
              </w:rPr>
              <m:t>j</m:t>
            </m:r>
          </m:sub>
        </m:sSub>
      </m:oMath>
      <w:r w:rsidR="008B3A1B" w:rsidRPr="00AE4A5F">
        <w:rPr>
          <w:rFonts w:eastAsiaTheme="minorEastAsia" w:cstheme="minorHAnsi"/>
          <w:lang w:val="en-GB"/>
          <w:rPrChange w:id="283" w:author="Anna Gårdmark" w:date="2020-05-27T11:34:00Z">
            <w:rPr>
              <w:rFonts w:eastAsiaTheme="minorEastAsia" w:cstheme="minorHAnsi"/>
            </w:rPr>
          </w:rPrChange>
        </w:rPr>
        <w:t>)</w:t>
      </w:r>
      <w:r w:rsidR="00EC70EE">
        <w:rPr>
          <w:rFonts w:eastAsiaTheme="minorEastAsia" w:cstheme="minorHAnsi"/>
          <w:iCs/>
          <w:lang w:val="en-GB"/>
        </w:rPr>
        <w:t xml:space="preserve">. This </w:t>
      </w:r>
      <w:r w:rsidR="0034439A">
        <w:rPr>
          <w:rFonts w:eastAsiaTheme="minorEastAsia" w:cstheme="minorHAnsi"/>
          <w:iCs/>
          <w:lang w:val="en-GB"/>
        </w:rPr>
        <w:t xml:space="preserve">rescaling </w:t>
      </w:r>
      <w:proofErr w:type="gramStart"/>
      <w:r w:rsidR="0034439A">
        <w:rPr>
          <w:rFonts w:eastAsiaTheme="minorEastAsia" w:cstheme="minorHAnsi"/>
          <w:iCs/>
          <w:lang w:val="en-GB"/>
        </w:rPr>
        <w:t>is done</w:t>
      </w:r>
      <w:proofErr w:type="gramEnd"/>
      <w:r w:rsidR="0034439A">
        <w:rPr>
          <w:rFonts w:eastAsiaTheme="minorEastAsia" w:cstheme="minorHAnsi"/>
          <w:iCs/>
          <w:lang w:val="en-GB"/>
        </w:rPr>
        <w:t xml:space="preserve"> to </w:t>
      </w:r>
      <w:r w:rsidR="00A755F9">
        <w:rPr>
          <w:rFonts w:eastAsiaTheme="minorEastAsia" w:cstheme="minorHAnsi"/>
          <w:iCs/>
          <w:lang w:val="en-GB"/>
        </w:rPr>
        <w:t>control</w:t>
      </w:r>
      <w:r w:rsidR="0034439A">
        <w:rPr>
          <w:rFonts w:eastAsiaTheme="minorEastAsia" w:cstheme="minorHAnsi"/>
          <w:iCs/>
          <w:lang w:val="en-GB"/>
        </w:rPr>
        <w:t xml:space="preserve"> </w:t>
      </w:r>
      <w:del w:id="284" w:author="Jan Ohlberger" w:date="2020-05-22T13:50:00Z">
        <w:r w:rsidR="0034439A" w:rsidDel="00382C52">
          <w:rPr>
            <w:rFonts w:eastAsiaTheme="minorEastAsia" w:cstheme="minorHAnsi"/>
            <w:iCs/>
            <w:lang w:val="en-GB"/>
          </w:rPr>
          <w:delText xml:space="preserve">the </w:delText>
        </w:r>
      </w:del>
      <w:ins w:id="285" w:author="Jan Ohlberger" w:date="2020-05-22T13:50:00Z">
        <w:r w:rsidR="00382C52">
          <w:rPr>
            <w:rFonts w:eastAsiaTheme="minorEastAsia" w:cstheme="minorHAnsi"/>
            <w:iCs/>
            <w:lang w:val="en-GB"/>
          </w:rPr>
          <w:t xml:space="preserve">for </w:t>
        </w:r>
      </w:ins>
      <w:r w:rsidR="0034439A">
        <w:rPr>
          <w:rFonts w:eastAsiaTheme="minorEastAsia" w:cstheme="minorHAnsi"/>
          <w:iCs/>
          <w:lang w:val="en-GB"/>
        </w:rPr>
        <w:t xml:space="preserve">differences </w:t>
      </w:r>
      <w:r w:rsidR="00EF2C2A">
        <w:rPr>
          <w:rFonts w:eastAsiaTheme="minorEastAsia" w:cstheme="minorHAnsi"/>
          <w:iCs/>
          <w:lang w:val="en-GB"/>
        </w:rPr>
        <w:t xml:space="preserve">between </w:t>
      </w:r>
      <w:r w:rsidR="0034439A">
        <w:rPr>
          <w:rFonts w:eastAsiaTheme="minorEastAsia" w:cstheme="minorHAnsi"/>
          <w:iCs/>
          <w:lang w:val="en-GB"/>
        </w:rPr>
        <w:t xml:space="preserve">species </w:t>
      </w:r>
      <w:r w:rsidR="00D64CC8">
        <w:rPr>
          <w:rFonts w:eastAsiaTheme="minorEastAsia" w:cstheme="minorHAnsi"/>
          <w:iCs/>
          <w:lang w:val="en-GB"/>
        </w:rPr>
        <w:t xml:space="preserve">with respect to </w:t>
      </w:r>
      <w:r w:rsidR="001B6974">
        <w:rPr>
          <w:rFonts w:eastAsiaTheme="minorEastAsia" w:cstheme="minorHAnsi"/>
          <w:iCs/>
          <w:lang w:val="en-GB"/>
        </w:rPr>
        <w:t xml:space="preserve">the </w:t>
      </w:r>
      <w:r w:rsidR="00DF5E96">
        <w:rPr>
          <w:rFonts w:eastAsiaTheme="minorEastAsia" w:cstheme="minorHAnsi"/>
          <w:iCs/>
          <w:lang w:val="en-GB"/>
        </w:rPr>
        <w:t>experiment</w:t>
      </w:r>
      <w:r w:rsidR="00D64CC8">
        <w:rPr>
          <w:rFonts w:eastAsiaTheme="minorEastAsia" w:cstheme="minorHAnsi"/>
          <w:iCs/>
          <w:lang w:val="en-GB"/>
        </w:rPr>
        <w:t xml:space="preserve">al temperatures </w:t>
      </w:r>
      <w:r w:rsidR="00DF5E96">
        <w:rPr>
          <w:rFonts w:eastAsiaTheme="minorEastAsia" w:cstheme="minorHAnsi"/>
          <w:iCs/>
          <w:lang w:val="en-GB"/>
        </w:rPr>
        <w:t>relative to the</w:t>
      </w:r>
      <w:del w:id="286" w:author="Anna Gårdmark" w:date="2020-06-21T09:12:00Z">
        <w:r w:rsidR="00DF5E96" w:rsidDel="00C1547F">
          <w:rPr>
            <w:rFonts w:eastAsiaTheme="minorEastAsia" w:cstheme="minorHAnsi"/>
            <w:iCs/>
            <w:lang w:val="en-GB"/>
          </w:rPr>
          <w:delText>ir peak</w:delText>
        </w:r>
      </w:del>
      <w:r w:rsidR="00DF5E96">
        <w:rPr>
          <w:rFonts w:eastAsiaTheme="minorEastAsia" w:cstheme="minorHAnsi"/>
          <w:iCs/>
          <w:lang w:val="en-GB"/>
        </w:rPr>
        <w:t xml:space="preserve"> temperature</w:t>
      </w:r>
      <w:ins w:id="287" w:author="Anna Gårdmark" w:date="2020-06-21T09:12:00Z">
        <w:r w:rsidR="00C1547F">
          <w:rPr>
            <w:rFonts w:eastAsiaTheme="minorEastAsia" w:cstheme="minorHAnsi"/>
            <w:iCs/>
            <w:lang w:val="en-GB"/>
          </w:rPr>
          <w:t xml:space="preserve"> that maximizes their consumption rate</w:t>
        </w:r>
      </w:ins>
      <w:r w:rsidR="00DF5E96">
        <w:rPr>
          <w:rFonts w:eastAsiaTheme="minorEastAsia" w:cstheme="minorHAnsi"/>
          <w:iCs/>
          <w:lang w:val="en-GB"/>
        </w:rPr>
        <w:t>.</w:t>
      </w:r>
      <w:r w:rsidR="007B6C60">
        <w:rPr>
          <w:rFonts w:eastAsiaTheme="minorEastAsia" w:cstheme="minorHAnsi"/>
          <w:iCs/>
          <w:lang w:val="en-GB"/>
        </w:rPr>
        <w:t xml:space="preserve"> </w:t>
      </w:r>
    </w:p>
    <w:p w14:paraId="5F0567B3" w14:textId="77777777" w:rsidR="007164DC" w:rsidRDefault="007164DC" w:rsidP="00E906BC">
      <w:pPr>
        <w:spacing w:line="480" w:lineRule="auto"/>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6131EC49" w:rsidR="00716AB1" w:rsidRPr="00972C7F" w:rsidRDefault="00716AB1" w:rsidP="00716AB1">
      <w:pPr>
        <w:spacing w:line="480" w:lineRule="auto"/>
        <w:contextualSpacing/>
        <w:jc w:val="both"/>
        <w:rPr>
          <w:rFonts w:cstheme="minorHAnsi"/>
          <w:bCs/>
          <w:lang w:val="en-GB"/>
        </w:rPr>
      </w:pPr>
      <w:r w:rsidRPr="00972C7F">
        <w:rPr>
          <w:rFonts w:cstheme="minorHAnsi"/>
          <w:bCs/>
          <w:lang w:val="en-GB"/>
        </w:rPr>
        <w:lastRenderedPageBreak/>
        <w:t>To evaluate how the 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del w:id="288" w:author="Anna Gårdmark" w:date="2020-06-21T09:13:00Z">
        <w:r w:rsidRPr="00972C7F" w:rsidDel="00C1547F">
          <w:rPr>
            <w:rFonts w:eastAsiaTheme="minorEastAsia" w:cstheme="minorHAnsi"/>
            <w:bCs/>
            <w:lang w:val="en-GB"/>
          </w:rPr>
          <w:delText>)</w:delText>
        </w:r>
        <w:r w:rsidRPr="00972C7F" w:rsidDel="00C1547F">
          <w:rPr>
            <w:rFonts w:cstheme="minorHAnsi"/>
            <w:bCs/>
            <w:lang w:val="en-GB"/>
          </w:rPr>
          <w:delText xml:space="preserve"> </w:delText>
        </w:r>
      </w:del>
      <w:ins w:id="289" w:author="Anna Gårdmark" w:date="2020-06-21T09:13:00Z">
        <w:r w:rsidR="00C1547F">
          <w:rPr>
            <w:rFonts w:eastAsiaTheme="minorEastAsia" w:cstheme="minorHAnsi"/>
            <w:bCs/>
            <w:lang w:val="en-GB"/>
          </w:rPr>
          <w:t>,</w:t>
        </w:r>
        <w:r w:rsidR="00C1547F" w:rsidRPr="00972C7F">
          <w:rPr>
            <w:rFonts w:cstheme="minorHAnsi"/>
            <w:bCs/>
            <w:lang w:val="en-GB"/>
          </w:rPr>
          <w:t xml:space="preserve"> </w:t>
        </w:r>
      </w:ins>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Celsius</w:t>
      </w:r>
      <w:ins w:id="290" w:author="Anna Gårdmark" w:date="2020-06-21T09:14:00Z">
        <w:r w:rsidR="00C1547F">
          <w:rPr>
            <w:rFonts w:eastAsiaTheme="minorEastAsia" w:cstheme="minorHAnsi"/>
            <w:bCs/>
            <w:lang w:val="en-GB"/>
          </w:rPr>
          <w:t>)</w:t>
        </w:r>
      </w:ins>
      <w:r w:rsidRPr="00972C7F">
        <w:rPr>
          <w:rFonts w:eastAsiaTheme="minorEastAsia" w:cstheme="minorHAnsi"/>
          <w:bCs/>
          <w:lang w:val="en-GB"/>
        </w:rPr>
        <w:t xml:space="preserve"> </w:t>
      </w:r>
      <w:r w:rsidRPr="00972C7F">
        <w:rPr>
          <w:rFonts w:cstheme="minorHAnsi"/>
          <w:bCs/>
          <w:lang w:val="en-GB"/>
        </w:rPr>
        <w:t xml:space="preserve">for individual growth depends on body mass, we fit the following hierarchical model to account for variation </w:t>
      </w:r>
      <w:r w:rsidR="003D7735">
        <w:rPr>
          <w:rFonts w:cstheme="minorHAnsi"/>
          <w:bCs/>
          <w:lang w:val="en-GB"/>
        </w:rPr>
        <w:t xml:space="preserve">between species </w:t>
      </w:r>
      <w:r w:rsidRPr="00972C7F">
        <w:rPr>
          <w:rFonts w:cstheme="minorHAnsi"/>
          <w:bCs/>
          <w:lang w:val="en-GB"/>
        </w:rPr>
        <w:t xml:space="preserve">in both </w:t>
      </w:r>
      <w:r w:rsidR="00C10E44">
        <w:rPr>
          <w:rFonts w:cstheme="minorHAnsi"/>
          <w:bCs/>
          <w:lang w:val="en-GB"/>
        </w:rPr>
        <w:t xml:space="preserve">the </w:t>
      </w:r>
      <w:r w:rsidRPr="00972C7F">
        <w:rPr>
          <w:rFonts w:cstheme="minorHAnsi"/>
          <w:bCs/>
          <w:lang w:val="en-GB"/>
        </w:rPr>
        <w:t>intercept and slope: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559159A0" w:rsidR="00716AB1" w:rsidRPr="00A439FF" w:rsidRDefault="00E5765F"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3A9D6A21" w:rsidR="00716AB1" w:rsidRDefault="00716AB1" w:rsidP="00A06E29">
            <w:pPr>
              <w:spacing w:line="480" w:lineRule="auto"/>
              <w:contextualSpacing/>
              <w:jc w:val="right"/>
              <w:rPr>
                <w:rFonts w:cstheme="minorHAnsi"/>
                <w:bCs/>
              </w:rPr>
            </w:pPr>
            <w:r w:rsidRPr="00093C2D">
              <w:rPr>
                <w:rFonts w:eastAsiaTheme="minorEastAsia" w:cstheme="minorHAnsi"/>
              </w:rPr>
              <w:t>(</w:t>
            </w:r>
            <w:r w:rsidR="005E23D0">
              <w:rPr>
                <w:rFonts w:eastAsiaTheme="minorEastAsia" w:cstheme="minorHAnsi"/>
              </w:rPr>
              <w:t>9</w:t>
            </w:r>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44124C41" w:rsidR="00716AB1" w:rsidRDefault="00E5765F" w:rsidP="00A06E29">
            <w:pPr>
              <w:spacing w:line="480" w:lineRule="auto"/>
              <w:contextualSpacing/>
              <w:jc w:val="both"/>
              <w:rPr>
                <w:rFonts w:eastAsia="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m:oMathPara>
          </w:p>
        </w:tc>
        <w:tc>
          <w:tcPr>
            <w:tcW w:w="3006" w:type="dxa"/>
          </w:tcPr>
          <w:p w14:paraId="506616CA" w14:textId="0D042D8A"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5E23D0">
              <w:rPr>
                <w:rFonts w:eastAsiaTheme="minorEastAsia" w:cstheme="minorHAnsi"/>
              </w:rPr>
              <w:t>10</w:t>
            </w:r>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E5765F" w:rsidP="00A06E29">
            <w:pPr>
              <w:spacing w:line="480" w:lineRule="auto"/>
              <w:contextualSpacing/>
              <w:jc w:val="both"/>
              <w:rPr>
                <w:rFonts w:eastAsia="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7453BC0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r w:rsidR="005E23D0">
              <w:rPr>
                <w:rFonts w:eastAsiaTheme="minorEastAsia" w:cstheme="minorHAnsi"/>
              </w:rPr>
              <w:t>1</w:t>
            </w:r>
            <w:r w:rsidRPr="00093C2D">
              <w:rPr>
                <w:rFonts w:eastAsiaTheme="minorEastAsia" w:cstheme="minorHAnsi"/>
              </w:rPr>
              <w:t>)</w:t>
            </w:r>
          </w:p>
        </w:tc>
      </w:tr>
    </w:tbl>
    <w:p w14:paraId="41E0D861" w14:textId="32A9FCD7"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t xml:space="preserve">Here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oMath>
      <w:r w:rsidRPr="00972C7F">
        <w:rPr>
          <w:rFonts w:eastAsiaTheme="minorEastAsia" w:cstheme="minorHAnsi"/>
          <w:bCs/>
          <w:iCs/>
          <w:lang w:val="en-GB"/>
        </w:rPr>
        <w:t xml:space="preserve"> is </w:t>
      </w:r>
      <w:r w:rsidRPr="004559BC">
        <w:rPr>
          <w:rFonts w:eastAsiaTheme="minorEastAsia" w:cstheme="minorHAnsi"/>
          <w:bCs/>
          <w:iCs/>
          <w:lang w:val="en-GB"/>
        </w:rPr>
        <w:t xml:space="preserve">mean-centred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w:t>
      </w:r>
      <w:r w:rsidRPr="00972C7F">
        <w:rPr>
          <w:rFonts w:eastAsiaTheme="minorEastAsia" w:cstheme="minorHAnsi"/>
          <w:bCs/>
          <w:iCs/>
          <w:lang w:val="en-GB"/>
        </w:rPr>
        <w:t xml:space="preserve"> </w:t>
      </w:r>
      <w:r w:rsidR="00B33E43">
        <w:rPr>
          <w:rFonts w:eastAsiaTheme="minorEastAsia" w:cstheme="minorHAnsi"/>
          <w:bCs/>
          <w:iCs/>
          <w:lang w:val="en-GB"/>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rPr>
                <w:rFonts w:ascii="Cambria Math" w:hAnsi="Cambria Math" w:cstheme="minorHAnsi"/>
              </w:rPr>
              <m:t>j</m:t>
            </m:r>
          </m:sub>
        </m:sSub>
      </m:oMath>
      <w:r w:rsidR="00B33E43" w:rsidRPr="00AE4A5F">
        <w:rPr>
          <w:rFonts w:eastAsiaTheme="minorEastAsia" w:cstheme="minorHAnsi"/>
          <w:bCs/>
          <w:lang w:val="en-GB"/>
          <w:rPrChange w:id="291" w:author="Anna Gårdmark" w:date="2020-05-27T11:34:00Z">
            <w:rPr>
              <w:rFonts w:eastAsiaTheme="minorEastAsia" w:cstheme="minorHAnsi"/>
              <w:bCs/>
            </w:rPr>
          </w:rPrChange>
        </w:rPr>
        <w:t>)</w:t>
      </w:r>
      <w:r w:rsidR="00F57A6A" w:rsidRPr="00AE4A5F">
        <w:rPr>
          <w:rFonts w:eastAsiaTheme="minorEastAsia" w:cstheme="minorHAnsi"/>
          <w:bCs/>
          <w:lang w:val="en-GB"/>
          <w:rPrChange w:id="292" w:author="Anna Gårdmark" w:date="2020-05-27T11:34:00Z">
            <w:rPr>
              <w:rFonts w:eastAsiaTheme="minorEastAsia" w:cstheme="minorHAnsi"/>
              <w:bCs/>
            </w:rPr>
          </w:rPrChange>
        </w:rPr>
        <w:t xml:space="preserve">, </w:t>
      </w:r>
      <w:r w:rsidR="00F57A6A" w:rsidRPr="004559BC">
        <w:rPr>
          <w:rFonts w:eastAsiaTheme="minorEastAsia" w:cstheme="minorHAnsi"/>
          <w:lang w:val="en-GB"/>
        </w:rPr>
        <w:t xml:space="preserve">to control for species having different thermal </w:t>
      </w:r>
      <w:commentRangeStart w:id="293"/>
      <w:r w:rsidR="00F57A6A" w:rsidRPr="004559BC">
        <w:rPr>
          <w:rFonts w:eastAsiaTheme="minorEastAsia" w:cstheme="minorHAnsi"/>
          <w:lang w:val="en-GB"/>
        </w:rPr>
        <w:t>optima</w:t>
      </w:r>
      <w:commentRangeEnd w:id="293"/>
      <w:r w:rsidR="00382C52">
        <w:rPr>
          <w:rStyle w:val="Kommentarsreferens"/>
        </w:rPr>
        <w:commentReference w:id="293"/>
      </w:r>
      <w:r w:rsidR="008638EC">
        <w:rPr>
          <w:rFonts w:eastAsiaTheme="minorEastAsia" w:cstheme="minorHAnsi"/>
          <w:bCs/>
          <w:iCs/>
          <w:lang w:val="en-GB"/>
        </w:rPr>
        <w:t>.</w:t>
      </w:r>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oMath>
      <w:r w:rsidRPr="00972C7F">
        <w:rPr>
          <w:rFonts w:eastAsiaTheme="minorEastAsia" w:cstheme="minorHAnsi"/>
          <w:iCs/>
          <w:lang w:val="en-GB"/>
        </w:rPr>
        <w:t xml:space="preserve"> </w:t>
      </w:r>
      <w:proofErr w:type="gramStart"/>
      <w:r w:rsidRPr="00972C7F">
        <w:rPr>
          <w:rFonts w:eastAsiaTheme="minorEastAsia" w:cstheme="minorHAnsi"/>
          <w:iCs/>
          <w:lang w:val="en-GB"/>
        </w:rPr>
        <w:t>is</w:t>
      </w:r>
      <w:proofErr w:type="gramEnd"/>
      <w:r w:rsidRPr="00972C7F">
        <w:rPr>
          <w:rFonts w:eastAsiaTheme="minorEastAsia" w:cstheme="minorHAnsi"/>
          <w:iCs/>
          <w:lang w:val="en-GB"/>
        </w:rPr>
        <w:t xml:space="preserve"> the</w:t>
      </w:r>
      <w:r w:rsidR="00C960F1">
        <w:rPr>
          <w:rFonts w:eastAsiaTheme="minorEastAsia" w:cstheme="minorHAnsi"/>
          <w:iCs/>
          <w:lang w:val="en-GB"/>
        </w:rPr>
        <w:t xml:space="preserve"> </w:t>
      </w:r>
      <w:r w:rsidRPr="00972C7F">
        <w:rPr>
          <w:rFonts w:eastAsiaTheme="minorEastAsia" w:cstheme="minorHAnsi"/>
          <w:iCs/>
          <w:lang w:val="en-GB"/>
        </w:rPr>
        <w:t xml:space="preserve">natural log of the ratio between </w:t>
      </w:r>
      <w:r w:rsidRPr="004559BC">
        <w:rPr>
          <w:rFonts w:eastAsiaTheme="minorEastAsia" w:cstheme="minorHAnsi"/>
          <w:iCs/>
          <w:lang w:val="en-GB"/>
        </w:rPr>
        <w:t xml:space="preserve">mass and </w:t>
      </w:r>
      <w:r w:rsidRPr="00972C7F">
        <w:rPr>
          <w:rFonts w:eastAsiaTheme="minorEastAsia" w:cstheme="minorHAnsi"/>
          <w:iCs/>
          <w:lang w:val="en-GB"/>
        </w:rPr>
        <w:t xml:space="preserve">body mass </w:t>
      </w:r>
      <w:commentRangeStart w:id="294"/>
      <w:commentRangeStart w:id="295"/>
      <w:r w:rsidR="00813868">
        <w:rPr>
          <w:rFonts w:eastAsiaTheme="minorEastAsia" w:cstheme="minorHAnsi"/>
          <w:iCs/>
          <w:lang w:val="en-GB"/>
        </w:rPr>
        <w:t>at maturation</w:t>
      </w:r>
      <w:commentRangeEnd w:id="294"/>
      <w:r w:rsidR="009804C0">
        <w:rPr>
          <w:rStyle w:val="Kommentarsreferens"/>
        </w:rPr>
        <w:commentReference w:id="294"/>
      </w:r>
      <w:commentRangeEnd w:id="295"/>
      <w:r w:rsidR="00C1547F">
        <w:rPr>
          <w:rStyle w:val="Kommentarsreferens"/>
        </w:rPr>
        <w:commentReference w:id="295"/>
      </w:r>
      <w:r w:rsidR="00813868">
        <w:rPr>
          <w:rFonts w:eastAsiaTheme="minorEastAsia" w:cstheme="minorHAnsi"/>
          <w:iCs/>
          <w:lang w:val="en-GB"/>
        </w:rPr>
        <w:t xml:space="preserve"> </w:t>
      </w:r>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ij</m:t>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m:t>
                </m:r>
                <m:r>
                  <w:rPr>
                    <w:rFonts w:ascii="Cambria Math" w:eastAsiaTheme="minorEastAsia" w:hAnsi="Cambria Math" w:cstheme="minorHAnsi"/>
                    <w:lang w:val="en-GB"/>
                    <w:rPrChange w:id="296" w:author="Anna Gårdmark" w:date="2020-05-27T11:34:00Z">
                      <w:rPr>
                        <w:rFonts w:ascii="Cambria Math" w:eastAsiaTheme="minorEastAsia" w:hAnsi="Cambria Math" w:cstheme="minorHAnsi"/>
                      </w:rPr>
                    </w:rPrChange>
                  </w:rPr>
                  <m:t xml:space="preserve">, </m:t>
                </m:r>
                <m:r>
                  <w:rPr>
                    <w:rFonts w:ascii="Cambria Math" w:eastAsiaTheme="minorEastAsia" w:hAnsi="Cambria Math" w:cstheme="minorHAnsi"/>
                  </w:rPr>
                  <m:t>j</m:t>
                </m:r>
              </m:sub>
            </m:sSub>
            <m:r>
              <w:rPr>
                <w:rFonts w:ascii="Cambria Math" w:eastAsiaTheme="minorEastAsia" w:hAnsi="Cambria Math" w:cstheme="minorHAnsi"/>
                <w:lang w:val="en-GB"/>
              </w:rPr>
              <m:t>)</m:t>
            </m:r>
          </m:e>
        </m:func>
        <m:r>
          <w:rPr>
            <w:rFonts w:ascii="Cambria Math" w:eastAsiaTheme="minorEastAsia" w:hAnsi="Cambria Math" w:cstheme="minorHAnsi"/>
            <w:lang w:val="en-GB"/>
            <w:rPrChange w:id="297" w:author="Anna Gårdmark" w:date="2020-05-27T11:34:00Z">
              <w:rPr>
                <w:rFonts w:ascii="Cambria Math" w:eastAsiaTheme="minorEastAsia" w:hAnsi="Cambria Math" w:cstheme="minorHAnsi"/>
              </w:rPr>
            </w:rPrChange>
          </w:rPr>
          <m:t>-</m:t>
        </m:r>
        <m:acc>
          <m:accPr>
            <m:chr m:val="̅"/>
            <m:ctrlPr>
              <w:rPr>
                <w:rFonts w:ascii="Cambria Math" w:eastAsiaTheme="minorEastAsia" w:hAnsi="Cambria Math" w:cstheme="minorHAnsi"/>
                <w:i/>
                <w:iCs/>
              </w:rPr>
            </m:ctrlPr>
          </m:accPr>
          <m:e>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mat</m:t>
                    </m:r>
                    <m:r>
                      <w:rPr>
                        <w:rFonts w:ascii="Cambria Math" w:eastAsiaTheme="minorEastAsia" w:hAnsi="Cambria Math" w:cstheme="minorHAnsi"/>
                        <w:lang w:val="en-GB"/>
                        <w:rPrChange w:id="298" w:author="Anna Gårdmark" w:date="2020-05-27T11:34:00Z">
                          <w:rPr>
                            <w:rFonts w:ascii="Cambria Math" w:eastAsiaTheme="minorEastAsia" w:hAnsi="Cambria Math" w:cstheme="minorHAnsi"/>
                          </w:rPr>
                        </w:rPrChange>
                      </w:rPr>
                      <m:t xml:space="preserve">, </m:t>
                    </m:r>
                    <m:r>
                      <w:rPr>
                        <w:rFonts w:ascii="Cambria Math" w:eastAsiaTheme="minorEastAsia" w:hAnsi="Cambria Math" w:cstheme="minorHAnsi"/>
                      </w:rPr>
                      <m:t>j</m:t>
                    </m:r>
                  </m:sub>
                </m:sSub>
                <m:r>
                  <w:rPr>
                    <w:rFonts w:ascii="Cambria Math" w:eastAsiaTheme="minorEastAsia" w:hAnsi="Cambria Math" w:cstheme="minorHAnsi"/>
                    <w:lang w:val="en-GB"/>
                  </w:rPr>
                  <m:t>)</m:t>
                </m:r>
              </m:e>
            </m:func>
          </m:e>
        </m:acc>
      </m:oMath>
      <w:r w:rsidR="008638EC" w:rsidRPr="00AE4A5F">
        <w:rPr>
          <w:rFonts w:eastAsiaTheme="minorEastAsia" w:cstheme="minorHAnsi"/>
          <w:iCs/>
          <w:lang w:val="en-GB"/>
          <w:rPrChange w:id="299" w:author="Anna Gårdmark" w:date="2020-05-27T11:34:00Z">
            <w:rPr>
              <w:rFonts w:eastAsiaTheme="minorEastAsia" w:cstheme="minorHAnsi"/>
              <w:iCs/>
            </w:rPr>
          </w:rPrChange>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w:t>
      </w:r>
      <w:r w:rsidR="007164DC">
        <w:rPr>
          <w:rFonts w:eastAsiaTheme="minorEastAsia" w:cstheme="minorHAnsi"/>
          <w:lang w:val="en-GB"/>
        </w:rPr>
        <w:t xml:space="preserve"> do not</w:t>
      </w:r>
      <w:r w:rsidR="008638EC" w:rsidRPr="004559BC">
        <w:rPr>
          <w:rFonts w:eastAsiaTheme="minorEastAsia" w:cstheme="minorHAnsi"/>
          <w:lang w:val="en-GB"/>
        </w:rPr>
        <w:t xml:space="preserve"> </w:t>
      </w:r>
      <w:del w:id="300" w:author="Jan Ohlberger" w:date="2020-05-22T13:55:00Z">
        <w:r w:rsidR="008638EC" w:rsidRPr="004559BC" w:rsidDel="00D35645">
          <w:rPr>
            <w:rFonts w:eastAsiaTheme="minorEastAsia" w:cstheme="minorHAnsi"/>
            <w:lang w:val="en-GB"/>
          </w:rPr>
          <w:delText xml:space="preserve">assume there is </w:delText>
        </w:r>
        <w:r w:rsidR="007164DC" w:rsidDel="00D35645">
          <w:rPr>
            <w:rFonts w:eastAsiaTheme="minorEastAsia" w:cstheme="minorHAnsi"/>
            <w:lang w:val="en-GB"/>
          </w:rPr>
          <w:delText>a</w:delText>
        </w:r>
      </w:del>
      <w:ins w:id="301" w:author="Jan Ohlberger" w:date="2020-05-22T13:55:00Z">
        <w:r w:rsidR="00D35645">
          <w:rPr>
            <w:rFonts w:eastAsiaTheme="minorEastAsia" w:cstheme="minorHAnsi"/>
            <w:lang w:val="en-GB"/>
          </w:rPr>
          <w:t>expect an</w:t>
        </w:r>
      </w:ins>
      <w:r w:rsidR="008638EC" w:rsidRPr="004559BC">
        <w:rPr>
          <w:rFonts w:eastAsiaTheme="minorEastAsia" w:cstheme="minorHAnsi"/>
          <w:lang w:val="en-GB"/>
        </w:rPr>
        <w:t xml:space="preserve"> interspecific relationship between optimum growth temperature and body mass</w:t>
      </w:r>
      <w:r w:rsidR="008638EC" w:rsidRPr="00972C7F">
        <w:rPr>
          <w:rFonts w:eastAsiaTheme="minorEastAsia" w:cstheme="minorHAnsi"/>
          <w:lang w:val="en-GB"/>
        </w:rPr>
        <w:t>.</w:t>
      </w:r>
      <w:r w:rsidR="009E4B9C" w:rsidRPr="00AE4A5F">
        <w:rPr>
          <w:rFonts w:eastAsiaTheme="minorEastAsia" w:cstheme="minorHAnsi"/>
          <w:iCs/>
          <w:lang w:val="en-GB"/>
          <w:rPrChange w:id="302" w:author="Anna Gårdmark" w:date="2020-05-27T11:34:00Z">
            <w:rPr>
              <w:rFonts w:eastAsiaTheme="minorEastAsia" w:cstheme="minorHAnsi"/>
              <w:iCs/>
            </w:rPr>
          </w:rPrChange>
        </w:rPr>
        <w:t xml:space="preserve"> </w:t>
      </w:r>
      <w:r w:rsidR="00572BCB">
        <w:rPr>
          <w:rFonts w:eastAsiaTheme="minorEastAsia" w:cstheme="minorHAnsi"/>
          <w:iCs/>
          <w:lang w:val="en-GB"/>
        </w:rPr>
        <w:t>Body</w:t>
      </w:r>
      <w:r w:rsidRPr="004559BC">
        <w:rPr>
          <w:rFonts w:eastAsiaTheme="minorEastAsia" w:cstheme="minorHAnsi"/>
          <w:iCs/>
          <w:lang w:val="en-GB"/>
        </w:rPr>
        <w:t xml:space="preserv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t>
      </w:r>
      <w:proofErr w:type="gramStart"/>
      <w:r w:rsidRPr="004559BC">
        <w:rPr>
          <w:rFonts w:eastAsiaTheme="minorEastAsia" w:cstheme="minorHAnsi"/>
          <w:iCs/>
          <w:lang w:val="en-GB"/>
        </w:rPr>
        <w:t>was measured</w:t>
      </w:r>
      <w:proofErr w:type="gramEnd"/>
      <w:r w:rsidRPr="004559BC">
        <w:rPr>
          <w:rFonts w:eastAsiaTheme="minorEastAsia" w:cstheme="minorHAnsi"/>
          <w:iCs/>
          <w:lang w:val="en-GB"/>
        </w:rPr>
        <w:t xml:space="preserve"> in the experiments or </w:t>
      </w:r>
      <w:r w:rsidR="00D5041B">
        <w:rPr>
          <w:rFonts w:eastAsiaTheme="minorEastAsia" w:cstheme="minorHAnsi"/>
          <w:iCs/>
          <w:lang w:val="en-GB"/>
        </w:rPr>
        <w:t xml:space="preserve">simply </w:t>
      </w:r>
      <w:r w:rsidRPr="004559BC">
        <w:rPr>
          <w:rFonts w:eastAsiaTheme="minorEastAsia" w:cstheme="minorHAnsi"/>
          <w:iCs/>
          <w:lang w:val="en-GB"/>
        </w:rPr>
        <w:t>size class depending on how it was defined in the original study</w:t>
      </w:r>
      <w:commentRangeStart w:id="303"/>
      <w:r w:rsidRPr="004559BC">
        <w:rPr>
          <w:rFonts w:eastAsiaTheme="minorEastAsia" w:cstheme="minorHAnsi"/>
          <w:iCs/>
          <w:lang w:val="en-GB"/>
        </w:rPr>
        <w:t>.</w:t>
      </w:r>
      <w:commentRangeEnd w:id="303"/>
      <w:r w:rsidR="00C1547F">
        <w:rPr>
          <w:rStyle w:val="Kommentarsreferens"/>
        </w:rPr>
        <w:commentReference w:id="303"/>
      </w:r>
      <w:r w:rsidRPr="004559BC">
        <w:rPr>
          <w:rFonts w:eastAsiaTheme="minorEastAsia" w:cstheme="minorHAnsi"/>
          <w:iCs/>
          <w:lang w:val="en-GB"/>
        </w:rPr>
        <w:t xml:space="preserve">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r w:rsidR="008F1870">
        <w:rPr>
          <w:rFonts w:eastAsiaTheme="minorEastAsia" w:cstheme="minorHAnsi"/>
          <w:iCs/>
          <w:lang w:val="en-GB"/>
        </w:rPr>
        <w:t>1</w:t>
      </w:r>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r w:rsidR="00423A3D">
        <w:rPr>
          <w:rFonts w:cstheme="minorHAnsi"/>
          <w:bCs/>
          <w:lang w:val="en-GB"/>
        </w:rPr>
        <w:t xml:space="preserve">the model with </w:t>
      </w:r>
      <w:r w:rsidR="003054D4">
        <w:rPr>
          <w:rFonts w:cstheme="minorHAnsi"/>
          <w:bCs/>
          <w:lang w:val="en-GB"/>
        </w:rPr>
        <w:t xml:space="preserve">only </w:t>
      </w:r>
      <w:r w:rsidR="00423A3D">
        <w:rPr>
          <w:rFonts w:cstheme="minorHAnsi"/>
          <w:bCs/>
          <w:lang w:val="en-GB"/>
        </w:rPr>
        <w:t>a random intercept</w:t>
      </w:r>
      <w:r w:rsidR="00915F93">
        <w:rPr>
          <w:rFonts w:cstheme="minorHAnsi"/>
          <w:bCs/>
          <w:lang w:val="en-GB"/>
        </w:rPr>
        <w:t>.</w:t>
      </w:r>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35D2C9AB"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proofErr w:type="spellStart"/>
      <w:r w:rsidRPr="00972C7F">
        <w:rPr>
          <w:i/>
          <w:iCs/>
          <w:lang w:val="en-GB"/>
        </w:rPr>
        <w:t>rjags</w:t>
      </w:r>
      <w:proofErr w:type="spellEnd"/>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w:t>
      </w:r>
      <w:r w:rsidR="00D10637">
        <w:rPr>
          <w:lang w:val="en-GB"/>
        </w:rPr>
        <w:fldChar w:fldCharType="end"/>
      </w:r>
      <w:r w:rsidR="00D10637">
        <w:rPr>
          <w:lang w:val="en-GB"/>
        </w:rPr>
        <w:t xml:space="preserve">, with </w:t>
      </w:r>
      <w:r w:rsidR="0023649F">
        <w:rPr>
          <w:lang w:val="en-GB"/>
        </w:rPr>
        <w:t xml:space="preserve">large </w:t>
      </w:r>
      <w:r w:rsidR="00BC75A8">
        <w:rPr>
          <w:lang w:val="en-GB"/>
        </w:rPr>
        <w:t>variances to make them less informative</w:t>
      </w:r>
      <w:r w:rsidR="00D10637">
        <w:rPr>
          <w:lang w:val="en-GB"/>
        </w:rPr>
        <w:t xml:space="preserve">. </w:t>
      </w:r>
      <w:r w:rsidRPr="00972C7F">
        <w:rPr>
          <w:rFonts w:eastAsiaTheme="minorEastAsia" w:cstheme="minorHAnsi"/>
          <w:lang w:val="en-GB"/>
        </w:rPr>
        <w:t xml:space="preserve">We used </w:t>
      </w:r>
      <w:proofErr w:type="gramStart"/>
      <w:r w:rsidRPr="00972C7F">
        <w:rPr>
          <w:rFonts w:eastAsiaTheme="minorEastAsia" w:cstheme="minorHAnsi"/>
          <w:lang w:val="en-GB"/>
        </w:rPr>
        <w:t>3</w:t>
      </w:r>
      <w:proofErr w:type="gramEnd"/>
      <w:r w:rsidRPr="00972C7F">
        <w:rPr>
          <w:rFonts w:eastAsiaTheme="minorEastAsia" w:cstheme="minorHAnsi"/>
          <w:lang w:val="en-GB"/>
        </w:rPr>
        <w:t xml:space="preserve"> Markov chains with 1</w:t>
      </w:r>
      <w:r w:rsidR="00334C80">
        <w:rPr>
          <w:rFonts w:eastAsiaTheme="minorEastAsia" w:cstheme="minorHAnsi"/>
          <w:lang w:val="en-GB"/>
        </w:rPr>
        <w:t>5</w:t>
      </w:r>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lang w:val="en-GB"/>
        </w:rPr>
        <w:t xml:space="preserve">(Gelman </w:t>
      </w:r>
      <w:r w:rsidR="009C66FD" w:rsidRPr="001A3F86">
        <w:rPr>
          <w:i/>
          <w:iCs/>
          <w:lang w:val="en-GB"/>
        </w:rPr>
        <w:t>et al.</w:t>
      </w:r>
      <w:r w:rsidR="009C66FD" w:rsidRPr="001A3F86">
        <w:rPr>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w:t>
      </w:r>
      <w:proofErr w:type="gramStart"/>
      <w:r w:rsidR="003F182B" w:rsidRPr="001A3F86">
        <w:rPr>
          <w:rFonts w:eastAsiaTheme="minorEastAsia" w:cstheme="minorHAnsi"/>
          <w:lang w:val="en-GB"/>
        </w:rPr>
        <w:t>compares</w:t>
      </w:r>
      <w:proofErr w:type="gramEnd"/>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r w:rsidR="00CC3519">
        <w:rPr>
          <w:rFonts w:eastAsiaTheme="minorEastAsia" w:cstheme="minorHAnsi"/>
          <w:lang w:val="en-GB"/>
        </w:rPr>
        <w:t>suggest</w:t>
      </w:r>
      <w:r w:rsidR="00CC3519" w:rsidRPr="00972C7F">
        <w:rPr>
          <w:rFonts w:eastAsiaTheme="minorEastAsia" w:cstheme="minorHAnsi"/>
          <w:lang w:val="en-GB"/>
        </w:rPr>
        <w:t xml:space="preserve"> </w:t>
      </w:r>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lastRenderedPageBreak/>
        <w:t xml:space="preserve">within </w:t>
      </w:r>
      <w:del w:id="304" w:author="Jan Ohlberger" w:date="2020-05-22T13:58:00Z">
        <w:r w:rsidR="00427A3E" w:rsidRPr="004559BC" w:rsidDel="00D34F6D">
          <w:rPr>
            <w:lang w:val="en-GB"/>
          </w:rPr>
          <w:delText xml:space="preserve">the </w:delText>
        </w:r>
      </w:del>
      <w:ins w:id="305" w:author="Jan Ohlberger" w:date="2020-05-22T13:58:00Z">
        <w:r w:rsidR="00D34F6D">
          <w:rPr>
            <w:lang w:val="en-GB"/>
          </w:rPr>
          <w:t>‘</w:t>
        </w:r>
      </w:ins>
      <w:proofErr w:type="spellStart"/>
      <w:r w:rsidRPr="00972C7F">
        <w:rPr>
          <w:i/>
          <w:lang w:val="en-GB"/>
        </w:rPr>
        <w:t>tidyverse</w:t>
      </w:r>
      <w:proofErr w:type="spellEnd"/>
      <w:r w:rsidRPr="00972C7F">
        <w:rPr>
          <w:i/>
          <w:lang w:val="en-GB"/>
        </w:rPr>
        <w:t>’</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proofErr w:type="spellStart"/>
      <w:r w:rsidRPr="00972C7F">
        <w:rPr>
          <w:i/>
          <w:iCs/>
          <w:lang w:val="en-GB"/>
        </w:rPr>
        <w:t>ggmcmc</w:t>
      </w:r>
      <w:proofErr w:type="spellEnd"/>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proofErr w:type="spellStart"/>
      <w:r w:rsidR="006F6994" w:rsidRPr="006F6994">
        <w:rPr>
          <w:i/>
          <w:iCs/>
          <w:lang w:val="en-GB"/>
        </w:rPr>
        <w:t>mcmcviz</w:t>
      </w:r>
      <w:proofErr w:type="spellEnd"/>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lang w:val="en-GB"/>
        </w:rPr>
        <w:t>(Youngflesh 2018)</w:t>
      </w:r>
      <w:r w:rsidR="006F6994">
        <w:rPr>
          <w:lang w:val="en-GB"/>
        </w:rPr>
        <w:fldChar w:fldCharType="end"/>
      </w:r>
      <w:r w:rsidR="006F6994">
        <w:rPr>
          <w:lang w:val="en-GB"/>
        </w:rPr>
        <w:t xml:space="preserve"> </w:t>
      </w:r>
      <w:r w:rsidRPr="002D70E2">
        <w:rPr>
          <w:lang w:val="en-GB"/>
        </w:rPr>
        <w:t>and ‘</w:t>
      </w:r>
      <w:proofErr w:type="spellStart"/>
      <w:r w:rsidRPr="002D70E2">
        <w:rPr>
          <w:i/>
          <w:iCs/>
          <w:lang w:val="en-GB"/>
        </w:rPr>
        <w:t>bayesplot</w:t>
      </w:r>
      <w:proofErr w:type="spellEnd"/>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2D2F20">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w:t>
      </w:r>
      <w:proofErr w:type="spellStart"/>
      <w:r w:rsidRPr="004559BC">
        <w:rPr>
          <w:rFonts w:cstheme="minorHAnsi"/>
          <w:bCs/>
          <w:lang w:val="en-GB"/>
        </w:rPr>
        <w:t>Akaike</w:t>
      </w:r>
      <w:proofErr w:type="spellEnd"/>
      <w:r w:rsidRPr="004559BC">
        <w:rPr>
          <w:rFonts w:cstheme="minorHAnsi"/>
          <w:bCs/>
          <w:lang w:val="en-GB"/>
        </w:rPr>
        <w:t xml:space="preserv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lang w:val="en-GB"/>
        </w:rPr>
        <w:t xml:space="preserve">(Watanabe 2013; Vehtari </w:t>
      </w:r>
      <w:r w:rsidR="00273CBE" w:rsidRPr="00273CBE">
        <w:rPr>
          <w:i/>
          <w:iCs/>
          <w:lang w:val="en-GB"/>
        </w:rPr>
        <w:t>et al.</w:t>
      </w:r>
      <w:r w:rsidR="00273CBE" w:rsidRPr="00273CBE">
        <w:rPr>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w:t>
      </w:r>
      <w:commentRangeStart w:id="306"/>
      <w:r w:rsidR="00556508" w:rsidRPr="004559BC">
        <w:rPr>
          <w:lang w:val="en-GB"/>
        </w:rPr>
        <w:t xml:space="preserve">common convention </w:t>
      </w:r>
      <w:commentRangeEnd w:id="306"/>
      <w:r w:rsidR="00D34F6D">
        <w:rPr>
          <w:rStyle w:val="Kommentarsreferens"/>
        </w:rPr>
        <w:commentReference w:id="306"/>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lang w:val="en-GB"/>
        </w:rPr>
        <w:t xml:space="preserve">(Olmos </w:t>
      </w:r>
      <w:r w:rsidR="00273CBE" w:rsidRPr="00273CBE">
        <w:rPr>
          <w:i/>
          <w:iCs/>
          <w:lang w:val="en-GB"/>
        </w:rPr>
        <w:t>et al.</w:t>
      </w:r>
      <w:r w:rsidR="00273CBE" w:rsidRPr="00273CBE">
        <w:rPr>
          <w:lang w:val="en-GB"/>
        </w:rPr>
        <w:t xml:space="preserve"> 2019)</w:t>
      </w:r>
      <w:r w:rsidR="00556508" w:rsidRPr="00556508">
        <w:fldChar w:fldCharType="end"/>
      </w:r>
      <w:r w:rsidR="00556508" w:rsidRPr="004559BC">
        <w:rPr>
          <w:lang w:val="en-GB"/>
        </w:rPr>
        <w:t xml:space="preserve">. </w:t>
      </w:r>
    </w:p>
    <w:p w14:paraId="1588CFDF" w14:textId="77777777" w:rsidR="004D50F0" w:rsidRDefault="004D50F0" w:rsidP="00F634F6">
      <w:pPr>
        <w:spacing w:line="480" w:lineRule="auto"/>
        <w:contextualSpacing/>
        <w:jc w:val="both"/>
        <w:rPr>
          <w:rFonts w:cstheme="minorHAnsi"/>
          <w:bCs/>
          <w:i/>
          <w:iCs/>
          <w:lang w:val="en-GB"/>
        </w:rPr>
      </w:pPr>
    </w:p>
    <w:p w14:paraId="6C605CA4" w14:textId="457E3374" w:rsidR="00D8485D" w:rsidRPr="004559BC" w:rsidRDefault="00F634F6" w:rsidP="00F634F6">
      <w:pPr>
        <w:spacing w:line="480" w:lineRule="auto"/>
        <w:contextualSpacing/>
        <w:jc w:val="both"/>
        <w:rPr>
          <w:rFonts w:cstheme="minorHAnsi"/>
          <w:bCs/>
          <w:i/>
          <w:iCs/>
          <w:lang w:val="en-GB"/>
        </w:rPr>
      </w:pPr>
      <w:r>
        <w:rPr>
          <w:rFonts w:cstheme="minorHAnsi"/>
          <w:bCs/>
          <w:i/>
          <w:iCs/>
          <w:lang w:val="en-GB"/>
        </w:rPr>
        <w:t xml:space="preserve">Net energy gain </w:t>
      </w:r>
    </w:p>
    <w:p w14:paraId="02379B2E" w14:textId="4F791821" w:rsidR="00833A6E" w:rsidRPr="00AE4A5F" w:rsidRDefault="00B76843" w:rsidP="00DE65A4">
      <w:pPr>
        <w:spacing w:line="480" w:lineRule="auto"/>
        <w:contextualSpacing/>
        <w:jc w:val="both"/>
        <w:rPr>
          <w:rFonts w:cstheme="minorHAnsi"/>
          <w:lang w:val="en-GB"/>
          <w:rPrChange w:id="307" w:author="Anna Gårdmark" w:date="2020-05-27T11:34:00Z">
            <w:rPr>
              <w:rFonts w:cstheme="minorHAnsi"/>
            </w:rPr>
          </w:rPrChange>
        </w:rPr>
      </w:pPr>
      <w:r w:rsidRPr="000554D5">
        <w:rPr>
          <w:rFonts w:cstheme="minorHAnsi"/>
          <w:lang w:val="en-GB"/>
        </w:rPr>
        <w:t>T</w:t>
      </w:r>
      <w:r w:rsidR="00833A6E" w:rsidRPr="000554D5">
        <w:rPr>
          <w:rFonts w:cstheme="minorHAnsi"/>
          <w:lang w:val="en-GB"/>
        </w:rPr>
        <w:t>he effect of temperature and mass dependence of maximum consumption and metabolism</w:t>
      </w:r>
      <w:r w:rsidR="00F8739E">
        <w:rPr>
          <w:rFonts w:cstheme="minorHAnsi"/>
          <w:lang w:val="en-GB"/>
        </w:rPr>
        <w:t xml:space="preserve"> (proportional to biomass gain and losses, respectively)</w:t>
      </w:r>
      <w:r w:rsidR="00833A6E" w:rsidRPr="000554D5">
        <w:rPr>
          <w:rFonts w:cstheme="minorHAnsi"/>
          <w:lang w:val="en-GB"/>
        </w:rPr>
        <w:t xml:space="preserve"> </w:t>
      </w:r>
      <w:r w:rsidR="00F8739E">
        <w:rPr>
          <w:rFonts w:cstheme="minorHAnsi"/>
          <w:lang w:val="en-GB"/>
        </w:rPr>
        <w:fldChar w:fldCharType="begin"/>
      </w:r>
      <w:r w:rsidR="001A48B1">
        <w:rPr>
          <w:rFonts w:cstheme="minorHAnsi"/>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00F8739E">
        <w:rPr>
          <w:rFonts w:cstheme="minorHAnsi"/>
          <w:lang w:val="en-GB"/>
        </w:rPr>
        <w:fldChar w:fldCharType="separate"/>
      </w:r>
      <w:r w:rsidR="001A48B1" w:rsidRPr="001A48B1">
        <w:rPr>
          <w:lang w:val="en-GB"/>
        </w:rPr>
        <w:t xml:space="preserve">(Ursin 1967; Kitchell </w:t>
      </w:r>
      <w:r w:rsidR="001A48B1" w:rsidRPr="001A48B1">
        <w:rPr>
          <w:i/>
          <w:iCs/>
          <w:lang w:val="en-GB"/>
        </w:rPr>
        <w:t>et al.</w:t>
      </w:r>
      <w:r w:rsidR="001A48B1" w:rsidRPr="001A48B1">
        <w:rPr>
          <w:lang w:val="en-GB"/>
        </w:rPr>
        <w:t xml:space="preserve"> 1977; Essington </w:t>
      </w:r>
      <w:r w:rsidR="001A48B1" w:rsidRPr="001A48B1">
        <w:rPr>
          <w:i/>
          <w:iCs/>
          <w:lang w:val="en-GB"/>
        </w:rPr>
        <w:t>et al.</w:t>
      </w:r>
      <w:r w:rsidR="001A48B1" w:rsidRPr="001A48B1">
        <w:rPr>
          <w:lang w:val="en-GB"/>
        </w:rPr>
        <w:t xml:space="preserve"> 2001)</w:t>
      </w:r>
      <w:r w:rsidR="00F8739E">
        <w:rPr>
          <w:rFonts w:cstheme="minorHAnsi"/>
          <w:lang w:val="en-GB"/>
        </w:rPr>
        <w:fldChar w:fldCharType="end"/>
      </w:r>
      <w:r w:rsidR="00F8739E">
        <w:rPr>
          <w:rFonts w:cstheme="minorHAnsi"/>
          <w:lang w:val="en-GB"/>
        </w:rPr>
        <w:t xml:space="preserve"> </w:t>
      </w:r>
      <w:r w:rsidR="00267DF6" w:rsidRPr="000554D5">
        <w:rPr>
          <w:rFonts w:cstheme="minorHAnsi"/>
          <w:lang w:val="en-GB"/>
        </w:rPr>
        <w:t xml:space="preserve">on growth </w:t>
      </w:r>
      <w:r w:rsidR="00BB1EEB" w:rsidRPr="000554D5">
        <w:rPr>
          <w:rFonts w:cstheme="minorHAnsi"/>
          <w:lang w:val="en-GB"/>
        </w:rPr>
        <w:t xml:space="preserve">is illustrated by visualizing the </w:t>
      </w:r>
      <w:r w:rsidR="00833A6E" w:rsidRPr="000554D5">
        <w:rPr>
          <w:rFonts w:cstheme="minorHAnsi"/>
          <w:lang w:val="en-GB"/>
        </w:rPr>
        <w:t>net energy gain</w:t>
      </w:r>
      <w:r w:rsidR="000F307F" w:rsidRPr="000554D5">
        <w:rPr>
          <w:rFonts w:cstheme="minorHAnsi"/>
          <w:lang w:val="en-GB"/>
        </w:rPr>
        <w:t xml:space="preserve">. </w:t>
      </w:r>
      <w:r w:rsidR="00185302">
        <w:rPr>
          <w:rFonts w:eastAsiaTheme="minorEastAsia" w:cstheme="minorHAnsi"/>
          <w:lang w:val="en-GB"/>
        </w:rPr>
        <w:t xml:space="preserve">The model for the </w:t>
      </w:r>
      <w:r w:rsidR="00BD1078" w:rsidRPr="000554D5">
        <w:rPr>
          <w:rFonts w:cstheme="minorHAnsi"/>
          <w:lang w:val="en-GB"/>
        </w:rPr>
        <w:t>net energy gain</w:t>
      </w:r>
      <w:r w:rsidR="00410A96">
        <w:rPr>
          <w:rFonts w:cstheme="minorHAnsi"/>
          <w:lang w:val="en-GB"/>
        </w:rPr>
        <w:t xml:space="preserve"> (growth)</w:t>
      </w:r>
      <w:r w:rsidR="00BD1078">
        <w:rPr>
          <w:rFonts w:eastAsiaTheme="minorEastAsia" w:cstheme="minorHAnsi"/>
          <w:lang w:val="en-GB"/>
        </w:rPr>
        <w:t xml:space="preserve"> </w:t>
      </w:r>
      <w:r w:rsidR="00276079">
        <w:rPr>
          <w:rFonts w:eastAsiaTheme="minorEastAsia" w:cstheme="minorHAnsi"/>
          <w:lang w:val="en-GB"/>
        </w:rPr>
        <w:t xml:space="preserve">can be viewed as </w:t>
      </w:r>
      <w:ins w:id="308" w:author="Jan Ohlberger" w:date="2020-05-22T14:00:00Z">
        <w:r w:rsidR="00EC19CE">
          <w:rPr>
            <w:rFonts w:eastAsiaTheme="minorEastAsia" w:cstheme="minorHAnsi"/>
            <w:lang w:val="en-GB"/>
          </w:rPr>
          <w:t xml:space="preserve">a </w:t>
        </w:r>
      </w:ins>
      <w:proofErr w:type="spellStart"/>
      <w:r w:rsidR="00185302">
        <w:rPr>
          <w:rFonts w:eastAsiaTheme="minorEastAsia" w:cstheme="minorHAnsi"/>
          <w:lang w:val="en-GB"/>
        </w:rPr>
        <w:t>Pütter</w:t>
      </w:r>
      <w:proofErr w:type="spellEnd"/>
      <w:r w:rsidR="00185302">
        <w:rPr>
          <w:rFonts w:eastAsiaTheme="minorEastAsia" w:cstheme="minorHAnsi"/>
          <w:lang w:val="en-GB"/>
        </w:rPr>
        <w:t xml:space="preserve">-type model, </w:t>
      </w:r>
      <w:del w:id="309" w:author="Jan Ohlberger" w:date="2020-05-22T14:00:00Z">
        <w:r w:rsidR="00185302" w:rsidRPr="004559BC" w:rsidDel="00363848">
          <w:rPr>
            <w:rFonts w:eastAsiaTheme="minorEastAsia" w:cstheme="minorHAnsi"/>
            <w:lang w:val="en-GB"/>
          </w:rPr>
          <w:delText xml:space="preserve">where </w:delText>
        </w:r>
      </w:del>
      <w:ins w:id="310" w:author="Jan Ohlberger" w:date="2020-05-22T14:00:00Z">
        <w:r w:rsidR="00363848">
          <w:rPr>
            <w:rFonts w:eastAsiaTheme="minorEastAsia" w:cstheme="minorHAnsi"/>
            <w:lang w:val="en-GB"/>
          </w:rPr>
          <w:t>which</w:t>
        </w:r>
        <w:r w:rsidR="00363848" w:rsidRPr="004559BC">
          <w:rPr>
            <w:rFonts w:eastAsiaTheme="minorEastAsia" w:cstheme="minorHAnsi"/>
            <w:lang w:val="en-GB"/>
          </w:rPr>
          <w:t xml:space="preserve"> </w:t>
        </w:r>
      </w:ins>
      <w:r w:rsidR="00185302" w:rsidRPr="004559BC">
        <w:rPr>
          <w:rFonts w:eastAsiaTheme="minorEastAsia" w:cstheme="minorHAnsi"/>
          <w:lang w:val="en-GB"/>
        </w:rPr>
        <w:t xml:space="preserve">is the result of two antagonistic </w:t>
      </w:r>
      <w:proofErr w:type="spellStart"/>
      <w:r w:rsidR="004E76E0">
        <w:rPr>
          <w:rFonts w:eastAsiaTheme="minorEastAsia" w:cstheme="minorHAnsi"/>
          <w:lang w:val="en-GB"/>
        </w:rPr>
        <w:t>allometric</w:t>
      </w:r>
      <w:proofErr w:type="spellEnd"/>
      <w:r w:rsidR="004E76E0">
        <w:rPr>
          <w:rFonts w:eastAsiaTheme="minorEastAsia" w:cstheme="minorHAnsi"/>
          <w:lang w:val="en-GB"/>
        </w:rPr>
        <w:t xml:space="preserve"> </w:t>
      </w:r>
      <w:r w:rsidR="00185302" w:rsidRPr="004559BC">
        <w:rPr>
          <w:rFonts w:eastAsiaTheme="minorEastAsia" w:cstheme="minorHAnsi"/>
          <w:lang w:val="en-GB"/>
        </w:rPr>
        <w:t>processes</w:t>
      </w:r>
      <w:proofErr w:type="gramStart"/>
      <w:r w:rsidR="00185302" w:rsidRPr="004559BC">
        <w:rPr>
          <w:rFonts w:eastAsiaTheme="minorEastAsia" w:cstheme="minorHAnsi"/>
          <w:lang w:val="en-GB"/>
        </w:rPr>
        <w:t>:</w:t>
      </w:r>
      <w:r w:rsidR="00185302" w:rsidRPr="00972C7F">
        <w:rPr>
          <w:rFonts w:eastAsiaTheme="minorEastAsia" w:cstheme="minorHAnsi"/>
          <w:lang w:val="en-GB"/>
        </w:rPr>
        <w:t xml:space="preserve"> </w:t>
      </w:r>
      <w:proofErr w:type="gramEnd"/>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185302" w:rsidRPr="00972C7F">
        <w:rPr>
          <w:rFonts w:eastAsiaTheme="minorEastAsia" w:cstheme="minorHAnsi"/>
          <w:lang w:val="en-GB"/>
        </w:rPr>
        <w:t xml:space="preserve">, where </w:t>
      </w:r>
      <m:oMath>
        <m:r>
          <w:rPr>
            <w:rFonts w:ascii="Cambria Math" w:eastAsiaTheme="minorEastAsia" w:hAnsi="Cambria Math" w:cstheme="minorHAnsi"/>
          </w:rPr>
          <m:t>M</m:t>
        </m:r>
      </m:oMath>
      <w:r w:rsidR="00185302"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185302" w:rsidRPr="00972C7F">
        <w:rPr>
          <w:rFonts w:eastAsiaTheme="minorEastAsia" w:cstheme="minorHAnsi"/>
          <w:lang w:val="en-GB"/>
        </w:rPr>
        <w:t xml:space="preserve"> is temperature</w:t>
      </w:r>
      <w:r w:rsidR="001555D2">
        <w:rPr>
          <w:rFonts w:eastAsiaTheme="minorEastAsia" w:cstheme="minorHAnsi"/>
          <w:lang w:val="en-GB"/>
        </w:rPr>
        <w:t xml:space="preserve">. </w:t>
      </w:r>
      <w:r w:rsidR="00190576">
        <w:rPr>
          <w:rFonts w:eastAsiaTheme="minorEastAsia" w:cstheme="minorHAnsi"/>
          <w:lang w:val="en-GB"/>
        </w:rPr>
        <w:t xml:space="preserve">We convert </w:t>
      </w:r>
      <w:r w:rsidR="00AA2B5F">
        <w:rPr>
          <w:rFonts w:eastAsiaTheme="minorEastAsia" w:cstheme="minorHAnsi"/>
          <w:lang w:val="en-GB"/>
        </w:rPr>
        <w:t>metabolism</w:t>
      </w:r>
      <w:r w:rsidR="00335D5E">
        <w:rPr>
          <w:rFonts w:eastAsiaTheme="minorEastAsia" w:cstheme="minorHAnsi"/>
          <w:lang w:val="en-GB"/>
        </w:rPr>
        <w:t xml:space="preserve"> </w:t>
      </w:r>
      <w:r w:rsidR="00D92E8B">
        <w:rPr>
          <w:rFonts w:eastAsiaTheme="minorEastAsia" w:cstheme="minorHAnsi"/>
          <w:lang w:val="en-GB"/>
        </w:rPr>
        <w:t xml:space="preserve">from oxygen consumption to </w:t>
      </w:r>
      <m:oMath>
        <m:r>
          <m:rPr>
            <m:sty m:val="p"/>
          </m:rPr>
          <w:rPr>
            <w:rFonts w:ascii="Cambria Math" w:eastAsiaTheme="minorEastAsia" w:hAnsi="Cambria Math" w:cstheme="minorHAnsi"/>
            <w:lang w:val="en-GB"/>
          </w:rPr>
          <m:t xml:space="preserve">g </m:t>
        </m:r>
        <m:sSup>
          <m:sSupPr>
            <m:ctrlPr>
              <w:rPr>
                <w:rFonts w:ascii="Cambria Math" w:eastAsiaTheme="minorEastAsia" w:hAnsi="Cambria Math" w:cstheme="minorHAnsi"/>
                <w:iCs/>
                <w:lang w:val="en-GB"/>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D92E8B">
        <w:rPr>
          <w:rFonts w:eastAsiaTheme="minorEastAsia" w:cstheme="minorHAnsi"/>
          <w:lang w:val="en-GB"/>
        </w:rPr>
        <w:t xml:space="preserve"> </w:t>
      </w:r>
      <w:r w:rsidR="00335D5E">
        <w:rPr>
          <w:rFonts w:eastAsiaTheme="minorEastAsia" w:cstheme="minorHAnsi"/>
          <w:lang w:val="en-GB"/>
        </w:rPr>
        <w:t xml:space="preserve">by assuming </w:t>
      </w:r>
      <w:r w:rsidR="00335D5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335D5E" w:rsidRPr="0083740E">
        <w:rPr>
          <w:rFonts w:eastAsiaTheme="minorEastAsia" w:cstheme="minorHAnsi"/>
          <w:lang w:val="en-GB"/>
        </w:rPr>
        <w:t xml:space="preserve"> = 295 </w:t>
      </w:r>
      <m:oMath>
        <m:r>
          <m:rPr>
            <m:sty m:val="p"/>
          </m:rPr>
          <w:rPr>
            <w:rFonts w:ascii="Cambria Math" w:eastAsiaTheme="minorEastAsia" w:hAnsi="Cambria Math" w:cstheme="minorHAnsi"/>
            <w:lang w:val="en-GB"/>
          </w:rPr>
          <m:t xml:space="preserve">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335D5E">
        <w:rPr>
          <w:rFonts w:eastAsiaTheme="minorEastAsia" w:cstheme="minorHAnsi"/>
          <w:iCs/>
          <w:lang w:val="en-GB"/>
        </w:rPr>
        <w:t xml:space="preserve"> </w:t>
      </w:r>
      <w:r w:rsidR="000926A8">
        <w:rPr>
          <w:rFonts w:eastAsiaTheme="minorEastAsia" w:cstheme="minorHAnsi"/>
          <w:iCs/>
          <w:lang w:val="en-GB"/>
        </w:rPr>
        <w:t>(</w:t>
      </w:r>
      <w:r w:rsidR="00335D5E">
        <w:rPr>
          <w:rFonts w:eastAsiaTheme="minorEastAsia" w:cstheme="minorHAnsi"/>
          <w:iCs/>
          <w:lang w:val="en-GB"/>
        </w:rPr>
        <w:t xml:space="preserve">based on </w:t>
      </w:r>
      <w:r w:rsidR="00AA2B5F">
        <w:rPr>
          <w:rFonts w:eastAsiaTheme="minorEastAsia" w:cstheme="minorHAnsi"/>
          <w:iCs/>
          <w:lang w:val="en-GB"/>
        </w:rPr>
        <w:t xml:space="preserve">an </w:t>
      </w:r>
      <w:proofErr w:type="spellStart"/>
      <w:r w:rsidR="00AA2B5F">
        <w:rPr>
          <w:rFonts w:eastAsiaTheme="minorEastAsia" w:cstheme="minorHAnsi"/>
          <w:iCs/>
          <w:lang w:val="en-GB"/>
        </w:rPr>
        <w:t>oxycaloric</w:t>
      </w:r>
      <w:proofErr w:type="spellEnd"/>
      <w:r w:rsidR="00AA2B5F">
        <w:rPr>
          <w:rFonts w:eastAsiaTheme="minorEastAsia" w:cstheme="minorHAnsi"/>
          <w:iCs/>
          <w:lang w:val="en-GB"/>
        </w:rPr>
        <w:t xml:space="preserve"> coefficient of </w:t>
      </w:r>
      <w:r w:rsidR="00165584">
        <w:rPr>
          <w:rFonts w:eastAsiaTheme="minorEastAsia" w:cstheme="minorHAnsi"/>
          <w:iCs/>
          <w:lang w:val="en-GB"/>
        </w:rPr>
        <w:t xml:space="preserve">14.2 </w:t>
      </w:r>
      <m:oMath>
        <m:r>
          <m:rPr>
            <m:sty m:val="p"/>
          </m:rPr>
          <w:rPr>
            <w:rFonts w:ascii="Cambria Math" w:eastAsiaTheme="minorEastAsia" w:hAnsi="Cambria Math" w:cstheme="minorHAnsi"/>
            <w:lang w:val="en-GB"/>
          </w:rPr>
          <m:t xml:space="preserve">J/mg </m:t>
        </m:r>
        <m:sSub>
          <m:sSubPr>
            <m:ctrlPr>
              <w:rPr>
                <w:rFonts w:ascii="Cambria Math" w:eastAsiaTheme="minorEastAsia" w:hAnsi="Cambria Math" w:cstheme="minorHAnsi"/>
                <w:lang w:val="en-GB"/>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oMath>
      <w:r w:rsidR="000926A8">
        <w:rPr>
          <w:rFonts w:eastAsiaTheme="minorEastAsia" w:cstheme="minorHAnsi"/>
          <w:lang w:val="en-GB"/>
        </w:rPr>
        <w:t>)</w:t>
      </w:r>
      <w:r w:rsidR="0083740E">
        <w:rPr>
          <w:rFonts w:eastAsiaTheme="minorEastAsia" w:cstheme="minorHAnsi"/>
          <w:lang w:val="en-GB"/>
        </w:rPr>
        <w:t xml:space="preserve"> </w:t>
      </w:r>
      <w:r w:rsidR="0083740E">
        <w:rPr>
          <w:rFonts w:eastAsiaTheme="minorEastAsia" w:cstheme="minorHAnsi"/>
          <w:lang w:val="en-GB"/>
        </w:rPr>
        <w:fldChar w:fldCharType="begin"/>
      </w:r>
      <w:r w:rsidR="00674A19">
        <w:rPr>
          <w:rFonts w:eastAsiaTheme="minorEastAsia" w:cstheme="minorHAnsi"/>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0083740E">
        <w:rPr>
          <w:rFonts w:eastAsiaTheme="minorEastAsia" w:cstheme="minorHAnsi"/>
          <w:lang w:val="en-GB"/>
        </w:rPr>
        <w:fldChar w:fldCharType="separate"/>
      </w:r>
      <w:r w:rsidR="00674A19" w:rsidRPr="00674A19">
        <w:rPr>
          <w:lang w:val="en-GB"/>
        </w:rPr>
        <w:t>(Hepher 1988)</w:t>
      </w:r>
      <w:r w:rsidR="0083740E">
        <w:rPr>
          <w:rFonts w:eastAsiaTheme="minorEastAsia" w:cstheme="minorHAnsi"/>
          <w:lang w:val="en-GB"/>
        </w:rPr>
        <w:fldChar w:fldCharType="end"/>
      </w:r>
      <w:r w:rsidR="000926A8">
        <w:rPr>
          <w:rFonts w:eastAsiaTheme="minorEastAsia" w:cstheme="minorHAnsi"/>
          <w:lang w:val="en-GB"/>
        </w:rPr>
        <w:t xml:space="preserve">, </w:t>
      </w:r>
      <w:r w:rsidR="0083740E" w:rsidRPr="0083740E">
        <w:rPr>
          <w:rFonts w:eastAsiaTheme="minorEastAsia" w:cstheme="minorHAnsi"/>
          <w:lang w:val="en-GB"/>
        </w:rPr>
        <w:t xml:space="preserve">1 </w:t>
      </w:r>
      <m:oMath>
        <m:r>
          <m:rPr>
            <m:sty m:val="p"/>
          </m:rPr>
          <w:rPr>
            <w:rFonts w:ascii="Cambria Math" w:eastAsiaTheme="minorEastAsia" w:hAnsi="Cambria Math" w:cstheme="minorHAnsi"/>
            <w:lang w:val="en-GB"/>
          </w:rPr>
          <m:t>kcal</m:t>
        </m:r>
      </m:oMath>
      <w:r w:rsidR="0083740E" w:rsidRPr="0083740E">
        <w:rPr>
          <w:rFonts w:eastAsiaTheme="minorEastAsia" w:cstheme="minorHAnsi"/>
          <w:lang w:val="en-GB"/>
        </w:rPr>
        <w:t xml:space="preserve"> = 4184 </w:t>
      </w:r>
      <m:oMath>
        <m:r>
          <m:rPr>
            <m:sty m:val="p"/>
          </m:rPr>
          <w:rPr>
            <w:rFonts w:ascii="Cambria Math" w:eastAsiaTheme="minorEastAsia" w:hAnsi="Cambria Math" w:cstheme="minorHAnsi"/>
            <w:lang w:val="en-GB"/>
          </w:rPr>
          <m:t>J</m:t>
        </m:r>
      </m:oMath>
      <w:r w:rsidR="00D7236F">
        <w:rPr>
          <w:rFonts w:eastAsiaTheme="minorEastAsia" w:cstheme="minorHAnsi"/>
          <w:lang w:val="en-GB"/>
        </w:rPr>
        <w:t xml:space="preserve"> </w:t>
      </w:r>
      <w:r w:rsidR="00D765BD">
        <w:rPr>
          <w:rFonts w:eastAsiaTheme="minorEastAsia" w:cstheme="minorHAnsi"/>
          <w:lang w:val="en-GB"/>
        </w:rPr>
        <w:t xml:space="preserve">and </w:t>
      </w:r>
      <w:r w:rsidR="00E14C48">
        <w:rPr>
          <w:rFonts w:eastAsiaTheme="minorEastAsia" w:cstheme="minorHAnsi"/>
          <w:lang w:val="en-GB"/>
        </w:rPr>
        <w:t>an</w:t>
      </w:r>
      <w:r w:rsidR="00D765BD">
        <w:rPr>
          <w:rFonts w:eastAsiaTheme="minorEastAsia" w:cstheme="minorHAnsi"/>
          <w:lang w:val="en-GB"/>
        </w:rPr>
        <w:t xml:space="preserve"> energy content of 5600 </w:t>
      </w:r>
      <m:oMath>
        <m:r>
          <m:rPr>
            <m:sty m:val="p"/>
          </m:rPr>
          <w:rPr>
            <w:rFonts w:ascii="Cambria Math" w:eastAsiaTheme="minorEastAsia" w:hAnsi="Cambria Math" w:cstheme="minorHAnsi"/>
            <w:lang w:val="en-GB"/>
          </w:rPr>
          <m:t>J/g</m:t>
        </m:r>
      </m:oMath>
      <w:r w:rsidR="006569B3">
        <w:rPr>
          <w:rFonts w:eastAsiaTheme="minorEastAsia" w:cstheme="minorHAnsi"/>
          <w:iCs/>
          <w:lang w:val="en-GB"/>
        </w:rPr>
        <w:t xml:space="preserve"> </w:t>
      </w:r>
      <w:r w:rsidR="006569B3">
        <w:rPr>
          <w:rFonts w:eastAsiaTheme="minorEastAsia" w:cstheme="minorHAnsi"/>
          <w:iCs/>
          <w:lang w:val="en-GB"/>
        </w:rPr>
        <w:fldChar w:fldCharType="begin"/>
      </w:r>
      <w:r w:rsidR="00674A19">
        <w:rPr>
          <w:rFonts w:eastAsiaTheme="minorEastAsia" w:cstheme="minorHAnsi"/>
          <w:iCs/>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006569B3">
        <w:rPr>
          <w:rFonts w:eastAsiaTheme="minorEastAsia" w:cstheme="minorHAnsi"/>
          <w:iCs/>
          <w:lang w:val="en-GB"/>
        </w:rPr>
        <w:fldChar w:fldCharType="separate"/>
      </w:r>
      <w:r w:rsidR="00674A19" w:rsidRPr="00674A19">
        <w:rPr>
          <w:lang w:val="en-GB"/>
        </w:rPr>
        <w:t>(Rijnsdorp &amp; Ibelings 1989)</w:t>
      </w:r>
      <w:r w:rsidR="006569B3">
        <w:rPr>
          <w:rFonts w:eastAsiaTheme="minorEastAsia" w:cstheme="minorHAnsi"/>
          <w:iCs/>
          <w:lang w:val="en-GB"/>
        </w:rPr>
        <w:fldChar w:fldCharType="end"/>
      </w:r>
      <w:r w:rsidR="00AC7C25">
        <w:rPr>
          <w:rFonts w:eastAsiaTheme="minorEastAsia" w:cstheme="minorHAnsi"/>
          <w:iCs/>
          <w:lang w:val="en-GB"/>
        </w:rPr>
        <w:t xml:space="preserve">. </w:t>
      </w:r>
      <w:r w:rsidR="00A02298">
        <w:rPr>
          <w:rFonts w:eastAsiaTheme="minorEastAsia" w:cstheme="minorHAnsi"/>
          <w:iCs/>
          <w:lang w:val="en-GB"/>
        </w:rPr>
        <w:t>C</w:t>
      </w:r>
      <w:r w:rsidR="006D7357">
        <w:rPr>
          <w:rFonts w:eastAsiaTheme="minorEastAsia" w:cstheme="minorHAnsi"/>
          <w:iCs/>
          <w:lang w:val="en-GB"/>
        </w:rPr>
        <w:t xml:space="preserve">onsumption and metabolic rate </w:t>
      </w:r>
      <w:proofErr w:type="gramStart"/>
      <w:r w:rsidR="005B1C42">
        <w:rPr>
          <w:rFonts w:eastAsiaTheme="minorEastAsia" w:cstheme="minorHAnsi"/>
          <w:iCs/>
          <w:lang w:val="en-GB"/>
        </w:rPr>
        <w:t>are</w:t>
      </w:r>
      <w:r w:rsidR="00A02298">
        <w:rPr>
          <w:rFonts w:eastAsiaTheme="minorEastAsia" w:cstheme="minorHAnsi"/>
          <w:iCs/>
          <w:lang w:val="en-GB"/>
        </w:rPr>
        <w:t xml:space="preserve"> calculated</w:t>
      </w:r>
      <w:proofErr w:type="gramEnd"/>
      <w:r w:rsidR="00A02298">
        <w:rPr>
          <w:rFonts w:eastAsiaTheme="minorEastAsia" w:cstheme="minorHAnsi"/>
          <w:iCs/>
          <w:lang w:val="en-GB"/>
        </w:rPr>
        <w:t xml:space="preserve"> </w:t>
      </w:r>
      <w:r w:rsidR="006D7357">
        <w:rPr>
          <w:rFonts w:eastAsiaTheme="minorEastAsia" w:cstheme="minorHAnsi"/>
          <w:iCs/>
          <w:lang w:val="en-GB"/>
        </w:rPr>
        <w:t>for two sizes</w:t>
      </w:r>
      <w:r w:rsidR="00C42A60">
        <w:rPr>
          <w:rFonts w:eastAsiaTheme="minorEastAsia" w:cstheme="minorHAnsi"/>
          <w:iCs/>
          <w:lang w:val="en-GB"/>
        </w:rPr>
        <w:t xml:space="preserve"> (10 and 100 g)</w:t>
      </w:r>
      <w:r w:rsidR="004D50F0">
        <w:rPr>
          <w:rFonts w:eastAsiaTheme="minorEastAsia" w:cstheme="minorHAnsi"/>
          <w:iCs/>
          <w:lang w:val="en-GB"/>
        </w:rPr>
        <w:t>, using the</w:t>
      </w:r>
      <w:r w:rsidR="00BB6FD9">
        <w:rPr>
          <w:rFonts w:eastAsiaTheme="minorEastAsia" w:cstheme="minorHAnsi"/>
          <w:iCs/>
          <w:lang w:val="en-GB"/>
        </w:rPr>
        <w:t xml:space="preserve"> global</w:t>
      </w:r>
      <w:r w:rsidR="004D50F0">
        <w:rPr>
          <w:rFonts w:eastAsiaTheme="minorEastAsia" w:cstheme="minorHAnsi"/>
          <w:iCs/>
          <w:lang w:val="en-GB"/>
        </w:rPr>
        <w:t xml:space="preserve"> </w:t>
      </w:r>
      <w:proofErr w:type="spellStart"/>
      <w:r w:rsidR="004D50F0">
        <w:rPr>
          <w:rFonts w:eastAsiaTheme="minorEastAsia" w:cstheme="minorHAnsi"/>
          <w:iCs/>
          <w:lang w:val="en-GB"/>
        </w:rPr>
        <w:t>allometric</w:t>
      </w:r>
      <w:proofErr w:type="spellEnd"/>
      <w:r w:rsidR="004D50F0">
        <w:rPr>
          <w:rFonts w:eastAsiaTheme="minorEastAsia" w:cstheme="minorHAnsi"/>
          <w:iCs/>
          <w:lang w:val="en-GB"/>
        </w:rPr>
        <w:t xml:space="preserve"> relationships found in the log-log models fi</w:t>
      </w:r>
      <w:r w:rsidR="007853B4">
        <w:rPr>
          <w:rFonts w:eastAsiaTheme="minorEastAsia" w:cstheme="minorHAnsi"/>
          <w:iCs/>
          <w:lang w:val="en-GB"/>
        </w:rPr>
        <w:t>t</w:t>
      </w:r>
      <w:r w:rsidR="004D50F0">
        <w:rPr>
          <w:rFonts w:eastAsiaTheme="minorEastAsia" w:cstheme="minorHAnsi"/>
          <w:iCs/>
          <w:lang w:val="en-GB"/>
        </w:rPr>
        <w:t xml:space="preserve"> to sub-peak temperatures.</w:t>
      </w:r>
      <w:r w:rsidR="00003C7F">
        <w:rPr>
          <w:rFonts w:eastAsiaTheme="minorEastAsia" w:cstheme="minorHAnsi"/>
          <w:iCs/>
          <w:lang w:val="en-GB"/>
        </w:rPr>
        <w:t xml:space="preserve"> These </w:t>
      </w:r>
      <w:proofErr w:type="spellStart"/>
      <w:r w:rsidR="00003C7F">
        <w:rPr>
          <w:rFonts w:eastAsiaTheme="minorEastAsia" w:cstheme="minorHAnsi"/>
          <w:iCs/>
          <w:lang w:val="en-GB"/>
        </w:rPr>
        <w:t>allometric</w:t>
      </w:r>
      <w:proofErr w:type="spellEnd"/>
      <w:r w:rsidR="00003C7F">
        <w:rPr>
          <w:rFonts w:eastAsiaTheme="minorEastAsia" w:cstheme="minorHAnsi"/>
          <w:iCs/>
          <w:lang w:val="en-GB"/>
        </w:rPr>
        <w:t xml:space="preserve"> </w:t>
      </w:r>
      <w:r w:rsidR="00F14FE5">
        <w:rPr>
          <w:rFonts w:eastAsiaTheme="minorEastAsia" w:cstheme="minorHAnsi"/>
          <w:iCs/>
          <w:lang w:val="en-GB"/>
        </w:rPr>
        <w:t>function</w:t>
      </w:r>
      <w:r w:rsidR="00B07E20">
        <w:rPr>
          <w:rFonts w:eastAsiaTheme="minorEastAsia" w:cstheme="minorHAnsi"/>
          <w:iCs/>
          <w:lang w:val="en-GB"/>
        </w:rPr>
        <w:t>s</w:t>
      </w:r>
      <w:r w:rsidR="00567E8A">
        <w:rPr>
          <w:rFonts w:eastAsiaTheme="minorEastAsia" w:cstheme="minorHAnsi"/>
          <w:iCs/>
          <w:lang w:val="en-GB"/>
        </w:rPr>
        <w:t xml:space="preserve"> </w:t>
      </w:r>
      <w:r w:rsidR="00003C7F" w:rsidRPr="00AE4A5F">
        <w:rPr>
          <w:rFonts w:eastAsiaTheme="minorEastAsia" w:cstheme="minorHAnsi"/>
          <w:lang w:val="en-GB"/>
          <w:rPrChange w:id="311" w:author="Anna Gårdmark" w:date="2020-05-27T11:34:00Z">
            <w:rPr>
              <w:rFonts w:eastAsiaTheme="minorEastAsia" w:cstheme="minorHAnsi"/>
            </w:rPr>
          </w:rPrChange>
        </w:rPr>
        <w:t xml:space="preserve">are </w:t>
      </w:r>
      <w:r w:rsidR="00567E8A" w:rsidRPr="00AE4A5F">
        <w:rPr>
          <w:rFonts w:eastAsiaTheme="minorEastAsia" w:cstheme="minorHAnsi"/>
          <w:lang w:val="en-GB"/>
          <w:rPrChange w:id="312" w:author="Anna Gårdmark" w:date="2020-05-27T11:34:00Z">
            <w:rPr>
              <w:rFonts w:eastAsiaTheme="minorEastAsia" w:cstheme="minorHAnsi"/>
            </w:rPr>
          </w:rPrChange>
        </w:rPr>
        <w:t xml:space="preserve">further </w:t>
      </w:r>
      <w:r w:rsidR="00003C7F" w:rsidRPr="00AE4A5F">
        <w:rPr>
          <w:rFonts w:eastAsiaTheme="minorEastAsia" w:cstheme="minorHAnsi"/>
          <w:lang w:val="en-GB"/>
          <w:rPrChange w:id="313" w:author="Anna Gårdmark" w:date="2020-05-27T11:34:00Z">
            <w:rPr>
              <w:rFonts w:eastAsiaTheme="minorEastAsia" w:cstheme="minorHAnsi"/>
            </w:rPr>
          </w:rPrChange>
        </w:rPr>
        <w:t xml:space="preserve">scaled with </w:t>
      </w:r>
      <w:r w:rsidR="002F6282" w:rsidRPr="00AE4A5F">
        <w:rPr>
          <w:rFonts w:eastAsiaTheme="minorEastAsia" w:cstheme="minorHAnsi"/>
          <w:lang w:val="en-GB"/>
          <w:rPrChange w:id="314" w:author="Anna Gårdmark" w:date="2020-05-27T11:34:00Z">
            <w:rPr>
              <w:rFonts w:eastAsiaTheme="minorEastAsia" w:cstheme="minorHAnsi"/>
            </w:rPr>
          </w:rPrChange>
        </w:rPr>
        <w:t>the</w:t>
      </w:r>
      <w:r w:rsidR="0027039A" w:rsidRPr="00AE4A5F">
        <w:rPr>
          <w:rFonts w:eastAsiaTheme="minorEastAsia" w:cstheme="minorHAnsi"/>
          <w:lang w:val="en-GB"/>
          <w:rPrChange w:id="315" w:author="Anna Gårdmark" w:date="2020-05-27T11:34:00Z">
            <w:rPr>
              <w:rFonts w:eastAsiaTheme="minorEastAsia" w:cstheme="minorHAnsi"/>
            </w:rPr>
          </w:rPrChange>
        </w:rPr>
        <w:t xml:space="preserve"> </w:t>
      </w:r>
      <w:r w:rsidR="00003C7F" w:rsidRPr="00AE4A5F">
        <w:rPr>
          <w:rFonts w:eastAsiaTheme="minorEastAsia" w:cstheme="minorHAnsi"/>
          <w:lang w:val="en-GB"/>
          <w:rPrChange w:id="316" w:author="Anna Gårdmark" w:date="2020-05-27T11:34:00Z">
            <w:rPr>
              <w:rFonts w:eastAsiaTheme="minorEastAsia" w:cstheme="minorHAnsi"/>
            </w:rPr>
          </w:rPrChange>
        </w:rPr>
        <w:t>temperature</w:t>
      </w:r>
      <w:r w:rsidR="0027039A" w:rsidRPr="00AE4A5F">
        <w:rPr>
          <w:rFonts w:eastAsiaTheme="minorEastAsia" w:cstheme="minorHAnsi"/>
          <w:lang w:val="en-GB"/>
          <w:rPrChange w:id="317" w:author="Anna Gårdmark" w:date="2020-05-27T11:34:00Z">
            <w:rPr>
              <w:rFonts w:eastAsiaTheme="minorEastAsia" w:cstheme="minorHAnsi"/>
            </w:rPr>
          </w:rPrChange>
        </w:rPr>
        <w:t xml:space="preserve"> correction </w:t>
      </w:r>
      <w:proofErr w:type="gramStart"/>
      <w:r w:rsidR="0027039A" w:rsidRPr="00AE4A5F">
        <w:rPr>
          <w:rFonts w:eastAsiaTheme="minorEastAsia" w:cstheme="minorHAnsi"/>
          <w:lang w:val="en-GB"/>
          <w:rPrChange w:id="318" w:author="Anna Gårdmark" w:date="2020-05-27T11:34:00Z">
            <w:rPr>
              <w:rFonts w:eastAsiaTheme="minorEastAsia" w:cstheme="minorHAnsi"/>
            </w:rPr>
          </w:rPrChange>
        </w:rPr>
        <w:t xml:space="preserve">factor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r>
              <w:rPr>
                <w:rFonts w:ascii="Cambria Math" w:eastAsiaTheme="minorEastAsia" w:hAnsi="Cambria Math" w:cstheme="minorHAnsi"/>
                <w:lang w:val="en-GB"/>
                <w:rPrChange w:id="319" w:author="Anna Gårdmark" w:date="2020-05-27T11:34:00Z">
                  <w:rPr>
                    <w:rFonts w:ascii="Cambria Math" w:eastAsiaTheme="minorEastAsia" w:hAnsi="Cambria Math" w:cstheme="minorHAnsi"/>
                  </w:rPr>
                </w:rPrChange>
              </w:rPr>
              <m:t>,</m:t>
            </m:r>
            <m:r>
              <w:rPr>
                <w:rFonts w:ascii="Cambria Math" w:eastAsiaTheme="minorEastAsia" w:hAnsi="Cambria Math" w:cstheme="minorHAnsi"/>
              </w:rPr>
              <m:t>m</m:t>
            </m:r>
          </m:sub>
        </m:sSub>
      </m:oMath>
      <w:r w:rsidR="001446BD" w:rsidRPr="00AE4A5F">
        <w:rPr>
          <w:rFonts w:eastAsiaTheme="minorEastAsia" w:cstheme="minorHAnsi"/>
          <w:lang w:val="en-GB"/>
          <w:rPrChange w:id="320" w:author="Anna Gårdmark" w:date="2020-05-27T11:34:00Z">
            <w:rPr>
              <w:rFonts w:eastAsiaTheme="minorEastAsia" w:cstheme="minorHAnsi"/>
            </w:rPr>
          </w:rPrChange>
        </w:rPr>
        <w:t xml:space="preserve">, (subscript </w:t>
      </w:r>
      <m:oMath>
        <m:r>
          <w:rPr>
            <w:rFonts w:ascii="Cambria Math" w:eastAsiaTheme="minorEastAsia" w:hAnsi="Cambria Math" w:cstheme="minorHAnsi"/>
          </w:rPr>
          <m:t>c</m:t>
        </m:r>
      </m:oMath>
      <w:r w:rsidR="001446BD" w:rsidRPr="00AE4A5F">
        <w:rPr>
          <w:rFonts w:eastAsiaTheme="minorEastAsia" w:cstheme="minorHAnsi"/>
          <w:lang w:val="en-GB"/>
          <w:rPrChange w:id="321" w:author="Anna Gårdmark" w:date="2020-05-27T11:34:00Z">
            <w:rPr>
              <w:rFonts w:eastAsiaTheme="minorEastAsia" w:cstheme="minorHAnsi"/>
            </w:rPr>
          </w:rPrChange>
        </w:rPr>
        <w:t xml:space="preserve"> for consumption and </w:t>
      </w:r>
      <m:oMath>
        <m:r>
          <w:rPr>
            <w:rFonts w:ascii="Cambria Math" w:eastAsiaTheme="minorEastAsia" w:hAnsi="Cambria Math" w:cstheme="minorHAnsi"/>
          </w:rPr>
          <m:t>m</m:t>
        </m:r>
      </m:oMath>
      <w:r w:rsidR="001446BD" w:rsidRPr="00AE4A5F">
        <w:rPr>
          <w:rFonts w:eastAsiaTheme="minorEastAsia" w:cstheme="minorHAnsi"/>
          <w:lang w:val="en-GB"/>
          <w:rPrChange w:id="322" w:author="Anna Gårdmark" w:date="2020-05-27T11:34:00Z">
            <w:rPr>
              <w:rFonts w:eastAsiaTheme="minorEastAsia" w:cstheme="minorHAnsi"/>
            </w:rPr>
          </w:rPrChange>
        </w:rPr>
        <w:t xml:space="preserve"> for metabolism)</w:t>
      </w:r>
      <w:r w:rsidR="00003C7F" w:rsidRPr="00AE4A5F">
        <w:rPr>
          <w:rFonts w:eastAsiaTheme="minorEastAsia" w:cstheme="minorHAnsi"/>
          <w:lang w:val="en-GB"/>
          <w:rPrChange w:id="323" w:author="Anna Gårdmark" w:date="2020-05-27T11:34:00Z">
            <w:rPr>
              <w:rFonts w:eastAsiaTheme="minorEastAsia" w:cstheme="minorHAnsi"/>
            </w:rPr>
          </w:rPrChange>
        </w:rPr>
        <w:t xml:space="preserve">. </w:t>
      </w:r>
      <w:r w:rsidR="007E31C8" w:rsidRPr="00AE4A5F">
        <w:rPr>
          <w:rFonts w:eastAsiaTheme="minorEastAsia" w:cstheme="minorHAnsi"/>
          <w:lang w:val="en-GB"/>
          <w:rPrChange w:id="324" w:author="Anna Gårdmark" w:date="2020-05-27T11:34:00Z">
            <w:rPr>
              <w:rFonts w:eastAsiaTheme="minorEastAsia" w:cstheme="minorHAnsi"/>
            </w:rPr>
          </w:rPrChange>
        </w:rPr>
        <w:t>F</w:t>
      </w:r>
      <w:r w:rsidR="00A13B3E" w:rsidRPr="00AE4A5F">
        <w:rPr>
          <w:rFonts w:eastAsiaTheme="minorEastAsia" w:cstheme="minorHAnsi"/>
          <w:lang w:val="en-GB"/>
          <w:rPrChange w:id="325" w:author="Anna Gårdmark" w:date="2020-05-27T11:34:00Z">
            <w:rPr>
              <w:rFonts w:eastAsiaTheme="minorEastAsia" w:cstheme="minorHAnsi"/>
            </w:rPr>
          </w:rPrChange>
        </w:rPr>
        <w:t xml:space="preserve">or </w:t>
      </w:r>
      <w:r w:rsidR="004858BE" w:rsidRPr="00AE4A5F">
        <w:rPr>
          <w:rFonts w:eastAsiaTheme="minorEastAsia" w:cstheme="minorHAnsi"/>
          <w:lang w:val="en-GB"/>
          <w:rPrChange w:id="326" w:author="Anna Gårdmark" w:date="2020-05-27T11:34:00Z">
            <w:rPr>
              <w:rFonts w:eastAsiaTheme="minorEastAsia" w:cstheme="minorHAnsi"/>
            </w:rPr>
          </w:rPrChange>
        </w:rPr>
        <w:t>maximum consumption</w:t>
      </w:r>
      <w:r w:rsidR="007E31C8" w:rsidRPr="00AE4A5F">
        <w:rPr>
          <w:rFonts w:eastAsiaTheme="minorEastAsia" w:cstheme="minorHAnsi"/>
          <w:lang w:val="en-GB"/>
          <w:rPrChange w:id="327" w:author="Anna Gårdmark" w:date="2020-05-27T11:34:00Z">
            <w:rPr>
              <w:rFonts w:eastAsiaTheme="minorEastAsia" w:cstheme="minorHAnsi"/>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sub>
        </m:sSub>
      </m:oMath>
      <w:r w:rsidR="007E31C8" w:rsidRPr="00AE4A5F">
        <w:rPr>
          <w:rFonts w:eastAsiaTheme="minorEastAsia" w:cstheme="minorHAnsi"/>
          <w:lang w:val="en-GB"/>
          <w:rPrChange w:id="328" w:author="Anna Gårdmark" w:date="2020-05-27T11:34:00Z">
            <w:rPr>
              <w:rFonts w:eastAsiaTheme="minorEastAsia" w:cstheme="minorHAnsi"/>
            </w:rPr>
          </w:rPrChange>
        </w:rPr>
        <w:t xml:space="preserve"> </w:t>
      </w:r>
      <w:r w:rsidR="00A13B3E" w:rsidRPr="00AE4A5F">
        <w:rPr>
          <w:rFonts w:eastAsiaTheme="minorEastAsia" w:cstheme="minorHAnsi"/>
          <w:lang w:val="en-GB"/>
          <w:rPrChange w:id="329" w:author="Anna Gårdmark" w:date="2020-05-27T11:34:00Z">
            <w:rPr>
              <w:rFonts w:eastAsiaTheme="minorEastAsia" w:cstheme="minorHAnsi"/>
            </w:rPr>
          </w:rPrChange>
        </w:rPr>
        <w:t xml:space="preserve">is based on </w:t>
      </w:r>
      <w:r w:rsidR="00635E77" w:rsidRPr="00AE4A5F">
        <w:rPr>
          <w:rFonts w:eastAsiaTheme="minorEastAsia" w:cstheme="minorHAnsi"/>
          <w:lang w:val="en-GB"/>
          <w:rPrChange w:id="330" w:author="Anna Gårdmark" w:date="2020-05-27T11:34:00Z">
            <w:rPr>
              <w:rFonts w:eastAsiaTheme="minorEastAsia" w:cstheme="minorHAnsi"/>
            </w:rPr>
          </w:rPrChange>
        </w:rPr>
        <w:t>Eq. 7</w:t>
      </w:r>
      <w:r w:rsidR="00AD0743" w:rsidRPr="00AE4A5F">
        <w:rPr>
          <w:rFonts w:eastAsiaTheme="minorEastAsia" w:cstheme="minorHAnsi"/>
          <w:lang w:val="en-GB"/>
          <w:rPrChange w:id="331" w:author="Anna Gårdmark" w:date="2020-05-27T11:34:00Z">
            <w:rPr>
              <w:rFonts w:eastAsiaTheme="minorEastAsia" w:cstheme="minorHAnsi"/>
            </w:rPr>
          </w:rPrChange>
        </w:rPr>
        <w:t xml:space="preserve"> </w:t>
      </w:r>
      <w:r w:rsidR="00DC20B9" w:rsidRPr="00AE4A5F">
        <w:rPr>
          <w:rFonts w:eastAsiaTheme="minorEastAsia" w:cstheme="minorHAnsi"/>
          <w:lang w:val="en-GB"/>
          <w:rPrChange w:id="332" w:author="Anna Gårdmark" w:date="2020-05-27T11:34:00Z">
            <w:rPr>
              <w:rFonts w:eastAsiaTheme="minorEastAsia" w:cstheme="minorHAnsi"/>
            </w:rPr>
          </w:rPrChange>
        </w:rPr>
        <w:t>(</w:t>
      </w:r>
      <w:r w:rsidR="00AD0743" w:rsidRPr="00AE4A5F">
        <w:rPr>
          <w:rFonts w:eastAsiaTheme="minorEastAsia" w:cstheme="minorHAnsi"/>
          <w:lang w:val="en-GB"/>
          <w:rPrChange w:id="333" w:author="Anna Gårdmark" w:date="2020-05-27T11:34:00Z">
            <w:rPr>
              <w:rFonts w:eastAsiaTheme="minorEastAsia" w:cstheme="minorHAnsi"/>
            </w:rPr>
          </w:rPrChange>
        </w:rPr>
        <w:t>but without a mass-coefficient and an intercept as it is rescaled to become a multiplier</w:t>
      </w:r>
      <w:r w:rsidR="00DC20B9" w:rsidRPr="00AE4A5F">
        <w:rPr>
          <w:rFonts w:eastAsiaTheme="minorEastAsia" w:cstheme="minorHAnsi"/>
          <w:lang w:val="en-GB"/>
          <w:rPrChange w:id="334" w:author="Anna Gårdmark" w:date="2020-05-27T11:34:00Z">
            <w:rPr>
              <w:rFonts w:eastAsiaTheme="minorEastAsia" w:cstheme="minorHAnsi"/>
            </w:rPr>
          </w:rPrChange>
        </w:rPr>
        <w:t>)</w:t>
      </w:r>
      <w:r w:rsidR="00A13B3E" w:rsidRPr="00AE4A5F">
        <w:rPr>
          <w:rFonts w:eastAsiaTheme="minorEastAsia" w:cstheme="minorHAnsi"/>
          <w:lang w:val="en-GB"/>
          <w:rPrChange w:id="335" w:author="Anna Gårdmark" w:date="2020-05-27T11:34:00Z">
            <w:rPr>
              <w:rFonts w:eastAsiaTheme="minorEastAsia" w:cstheme="minorHAnsi"/>
            </w:rPr>
          </w:rPrChange>
        </w:rPr>
        <w:t xml:space="preserve">, as it </w:t>
      </w:r>
      <w:r w:rsidR="00CC1C50" w:rsidRPr="00AE4A5F">
        <w:rPr>
          <w:rFonts w:eastAsiaTheme="minorEastAsia" w:cstheme="minorHAnsi"/>
          <w:lang w:val="en-GB"/>
          <w:rPrChange w:id="336" w:author="Anna Gårdmark" w:date="2020-05-27T11:34:00Z">
            <w:rPr>
              <w:rFonts w:eastAsiaTheme="minorEastAsia" w:cstheme="minorHAnsi"/>
            </w:rPr>
          </w:rPrChange>
        </w:rPr>
        <w:t>reaches a peak over temperature</w:t>
      </w:r>
      <w:r w:rsidR="00876302" w:rsidRPr="00AE4A5F">
        <w:rPr>
          <w:rFonts w:eastAsiaTheme="minorEastAsia" w:cstheme="minorHAnsi"/>
          <w:lang w:val="en-GB"/>
          <w:rPrChange w:id="337" w:author="Anna Gårdmark" w:date="2020-05-27T11:34:00Z">
            <w:rPr>
              <w:rFonts w:eastAsiaTheme="minorEastAsia" w:cstheme="minorHAnsi"/>
            </w:rPr>
          </w:rPrChange>
        </w:rPr>
        <w:t>. It can be written as</w:t>
      </w:r>
      <w:proofErr w:type="gramStart"/>
      <w:r w:rsidR="00BD4F38" w:rsidRPr="00AE4A5F">
        <w:rPr>
          <w:rFonts w:eastAsiaTheme="minorEastAsia" w:cstheme="minorHAnsi"/>
          <w:lang w:val="en-GB"/>
          <w:rPrChange w:id="338" w:author="Anna Gårdmark" w:date="2020-05-27T11:34:00Z">
            <w:rPr>
              <w:rFonts w:eastAsiaTheme="minorEastAsia" w:cstheme="minorHAnsi"/>
            </w:rPr>
          </w:rPrChange>
        </w:rPr>
        <w:t>:</w:t>
      </w:r>
      <w:r w:rsidR="00235B22" w:rsidRPr="00AE4A5F">
        <w:rPr>
          <w:rFonts w:eastAsiaTheme="minorEastAsia" w:cstheme="minorHAnsi"/>
          <w:lang w:val="en-GB"/>
          <w:rPrChange w:id="339" w:author="Anna Gårdmark" w:date="2020-05-27T11:34:00Z">
            <w:rPr>
              <w:rFonts w:eastAsiaTheme="minorEastAsia" w:cstheme="minorHAnsi"/>
            </w:rPr>
          </w:rPrChange>
        </w:rPr>
        <w:t xml:space="preserv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c</m:t>
            </m:r>
          </m:sub>
        </m:sSub>
        <m:r>
          <w:rPr>
            <w:rFonts w:ascii="Cambria Math" w:eastAsiaTheme="minorEastAsia" w:hAnsi="Cambria Math" w:cstheme="minorHAnsi"/>
            <w:lang w:val="en-GB"/>
            <w:rPrChange w:id="340" w:author="Anna Gårdmark" w:date="2020-05-27T11:34:00Z">
              <w:rPr>
                <w:rFonts w:ascii="Cambria Math" w:eastAsiaTheme="minorEastAsia" w:hAnsi="Cambria Math" w:cstheme="minorHAnsi"/>
              </w:rPr>
            </w:rPrChange>
          </w:rPr>
          <m:t>=</m:t>
        </m:r>
        <m:d>
          <m:dPr>
            <m:ctrlPr>
              <w:rPr>
                <w:rFonts w:ascii="Cambria Math" w:eastAsiaTheme="minorEastAsia" w:hAnsi="Cambria Math" w:cstheme="minorHAnsi"/>
                <w:i/>
              </w:rPr>
            </m:ctrlPr>
          </m:dPr>
          <m:e>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341" w:author="Anna Gårdmark" w:date="2020-05-27T11:34:00Z">
                      <w:rPr>
                        <w:rFonts w:ascii="Cambria Math" w:hAnsi="Cambria Math" w:cstheme="minorHAnsi"/>
                      </w:rPr>
                    </w:rPrChange>
                  </w:rPr>
                  <m:t>2</m:t>
                </m:r>
              </m:sub>
            </m:sSub>
            <m:r>
              <w:rPr>
                <w:rFonts w:ascii="Cambria Math" w:hAnsi="Cambria Math" w:cstheme="minorHAnsi"/>
              </w:rPr>
              <m:t>T</m:t>
            </m:r>
            <m:r>
              <w:rPr>
                <w:rFonts w:ascii="Cambria Math" w:hAnsi="Cambria Math" w:cstheme="minorHAnsi"/>
                <w:lang w:val="en-GB"/>
                <w:rPrChange w:id="342" w:author="Anna Gårdmark" w:date="2020-05-27T11:34:00Z">
                  <w:rPr>
                    <w:rFonts w:ascii="Cambria Math" w:hAnsi="Cambria Math" w:cstheme="minorHAnsi"/>
                  </w:rPr>
                </w:rPrChange>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343" w:author="Anna Gårdmark" w:date="2020-05-27T11:34:00Z">
                      <w:rPr>
                        <w:rFonts w:ascii="Cambria Math" w:hAnsi="Cambria Math" w:cstheme="minorHAnsi"/>
                      </w:rPr>
                    </w:rPrChange>
                  </w:rPr>
                  <m:t>3</m:t>
                </m:r>
              </m:sub>
            </m:sSub>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lang w:val="en-GB"/>
                    <w:rPrChange w:id="344" w:author="Anna Gårdmark" w:date="2020-05-27T11:34:00Z">
                      <w:rPr>
                        <w:rFonts w:ascii="Cambria Math" w:hAnsi="Cambria Math" w:cstheme="minorHAnsi"/>
                      </w:rPr>
                    </w:rPrChange>
                  </w:rPr>
                  <m:t>2</m:t>
                </m:r>
              </m:sup>
            </m:sSup>
            <m:r>
              <w:rPr>
                <w:rFonts w:ascii="Cambria Math" w:hAnsi="Cambria Math" w:cstheme="minorHAnsi"/>
                <w:lang w:val="en-GB"/>
                <w:rPrChange w:id="345" w:author="Anna Gårdmark" w:date="2020-05-27T11:34:00Z">
                  <w:rPr>
                    <w:rFonts w:ascii="Cambria Math" w:hAnsi="Cambria Math" w:cstheme="minorHAnsi"/>
                  </w:rPr>
                </w:rPrChange>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346" w:author="Anna Gårdmark" w:date="2020-05-27T11:34:00Z">
                      <w:rPr>
                        <w:rFonts w:ascii="Cambria Math" w:hAnsi="Cambria Math" w:cstheme="minorHAnsi"/>
                      </w:rPr>
                    </w:rPrChange>
                  </w:rPr>
                  <m:t>4</m:t>
                </m:r>
              </m:sub>
            </m:sSub>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lang w:val="en-GB"/>
                    <w:rPrChange w:id="347" w:author="Anna Gårdmark" w:date="2020-05-27T11:34:00Z">
                      <w:rPr>
                        <w:rFonts w:ascii="Cambria Math" w:hAnsi="Cambria Math" w:cstheme="minorHAnsi"/>
                      </w:rPr>
                    </w:rPrChange>
                  </w:rPr>
                  <m:t>3</m:t>
                </m:r>
              </m:sup>
            </m:sSup>
          </m:e>
        </m:d>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c</m:t>
            </m:r>
          </m:sub>
        </m:sSub>
      </m:oMath>
      <w:r w:rsidR="00B151B6" w:rsidRPr="00AE4A5F">
        <w:rPr>
          <w:rFonts w:eastAsiaTheme="minorEastAsia" w:cstheme="minorHAnsi"/>
          <w:lang w:val="en-GB"/>
          <w:rPrChange w:id="348" w:author="Anna Gårdmark" w:date="2020-05-27T11:34:00Z">
            <w:rPr>
              <w:rFonts w:eastAsiaTheme="minorEastAsia" w:cstheme="minorHAnsi"/>
            </w:rPr>
          </w:rPrChange>
        </w:rPr>
        <w:t xml:space="preserve">, where </w:t>
      </w:r>
      <m:oMath>
        <m:r>
          <w:rPr>
            <w:rFonts w:ascii="Cambria Math" w:eastAsiaTheme="minorEastAsia" w:hAnsi="Cambria Math" w:cstheme="minorHAnsi"/>
          </w:rPr>
          <m:t>T</m:t>
        </m:r>
      </m:oMath>
      <w:r w:rsidR="00B151B6" w:rsidRPr="00AE4A5F">
        <w:rPr>
          <w:rFonts w:eastAsiaTheme="minorEastAsia" w:cstheme="minorHAnsi"/>
          <w:lang w:val="en-GB"/>
          <w:rPrChange w:id="349" w:author="Anna Gårdmark" w:date="2020-05-27T11:34:00Z">
            <w:rPr>
              <w:rFonts w:eastAsiaTheme="minorEastAsia" w:cstheme="minorHAnsi"/>
            </w:rPr>
          </w:rPrChange>
        </w:rPr>
        <w:t xml:space="preserve"> is temperature in </w:t>
      </w:r>
      <m:oMath>
        <m:r>
          <m:rPr>
            <m:sty m:val="p"/>
          </m:rPr>
          <w:rPr>
            <w:rFonts w:ascii="Cambria Math" w:eastAsiaTheme="minorEastAsia" w:hAnsi="Cambria Math" w:cstheme="minorHAnsi"/>
            <w:lang w:val="en-GB"/>
            <w:rPrChange w:id="350" w:author="Anna Gårdmark" w:date="2020-05-27T11:34:00Z">
              <w:rPr>
                <w:rFonts w:ascii="Cambria Math" w:eastAsiaTheme="minorEastAsia" w:hAnsi="Cambria Math" w:cstheme="minorHAnsi"/>
              </w:rPr>
            </w:rPrChange>
          </w:rPr>
          <m:t>C</m:t>
        </m:r>
      </m:oMath>
      <w:r w:rsidR="00B151B6" w:rsidRPr="00AE4A5F">
        <w:rPr>
          <w:rFonts w:eastAsiaTheme="minorEastAsia" w:cstheme="minorHAnsi"/>
          <w:lang w:val="en-GB"/>
          <w:rPrChange w:id="351" w:author="Anna Gårdmark" w:date="2020-05-27T11:34:00Z">
            <w:rPr>
              <w:rFonts w:eastAsiaTheme="minorEastAsia" w:cstheme="minorHAnsi"/>
            </w:rPr>
          </w:rPrChange>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c</m:t>
            </m:r>
          </m:sub>
        </m:sSub>
      </m:oMath>
      <w:r w:rsidR="00B151B6" w:rsidRPr="00AE4A5F">
        <w:rPr>
          <w:rFonts w:eastAsiaTheme="minorEastAsia" w:cstheme="minorHAnsi"/>
          <w:lang w:val="en-GB"/>
          <w:rPrChange w:id="352" w:author="Anna Gårdmark" w:date="2020-05-27T11:34:00Z">
            <w:rPr>
              <w:rFonts w:eastAsiaTheme="minorEastAsia" w:cstheme="minorHAnsi"/>
            </w:rPr>
          </w:rPrChange>
        </w:rPr>
        <w:t xml:space="preserve"> is a constant that scales the term to 1 at the mean temperature in the data (19</w:t>
      </w:r>
      <m:oMath>
        <m:r>
          <w:rPr>
            <w:rFonts w:ascii="Cambria Math" w:eastAsiaTheme="minorEastAsia" w:hAnsi="Cambria Math" w:cstheme="minorHAnsi"/>
            <w:lang w:val="en-GB"/>
            <w:rPrChange w:id="353" w:author="Anna Gårdmark" w:date="2020-05-27T11:34:00Z">
              <w:rPr>
                <w:rFonts w:ascii="Cambria Math" w:eastAsiaTheme="minorEastAsia" w:hAnsi="Cambria Math" w:cstheme="minorHAnsi"/>
              </w:rPr>
            </w:rPrChange>
          </w:rPr>
          <m:t>℃</m:t>
        </m:r>
      </m:oMath>
      <w:r w:rsidR="00B151B6" w:rsidRPr="00AE4A5F">
        <w:rPr>
          <w:rFonts w:eastAsiaTheme="minorEastAsia" w:cstheme="minorHAnsi"/>
          <w:lang w:val="en-GB"/>
          <w:rPrChange w:id="354" w:author="Anna Gårdmark" w:date="2020-05-27T11:34:00Z">
            <w:rPr>
              <w:rFonts w:eastAsiaTheme="minorEastAsia" w:cstheme="minorHAnsi"/>
            </w:rPr>
          </w:rPrChange>
        </w:rPr>
        <w:t>).</w:t>
      </w:r>
      <w:r w:rsidR="00F23CC1" w:rsidRPr="00AE4A5F">
        <w:rPr>
          <w:rFonts w:eastAsiaTheme="minorEastAsia" w:cstheme="minorHAnsi"/>
          <w:lang w:val="en-GB"/>
          <w:rPrChange w:id="355" w:author="Anna Gårdmark" w:date="2020-05-27T11:34:00Z">
            <w:rPr>
              <w:rFonts w:eastAsiaTheme="minorEastAsia" w:cstheme="minorHAnsi"/>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m:t>
            </m:r>
          </m:sub>
        </m:sSub>
      </m:oMath>
      <w:r w:rsidR="00F23CC1" w:rsidRPr="00AE4A5F">
        <w:rPr>
          <w:rFonts w:eastAsiaTheme="minorEastAsia" w:cstheme="minorHAnsi"/>
          <w:lang w:val="en-GB"/>
          <w:rPrChange w:id="356" w:author="Anna Gårdmark" w:date="2020-05-27T11:34:00Z">
            <w:rPr>
              <w:rFonts w:eastAsiaTheme="minorEastAsia" w:cstheme="minorHAnsi"/>
            </w:rPr>
          </w:rPrChange>
        </w:rPr>
        <w:t xml:space="preserve"> </w:t>
      </w:r>
      <w:proofErr w:type="gramStart"/>
      <w:r w:rsidR="00F23CC1" w:rsidRPr="00AE4A5F">
        <w:rPr>
          <w:rFonts w:eastAsiaTheme="minorEastAsia" w:cstheme="minorHAnsi"/>
          <w:lang w:val="en-GB"/>
          <w:rPrChange w:id="357" w:author="Anna Gårdmark" w:date="2020-05-27T11:34:00Z">
            <w:rPr>
              <w:rFonts w:eastAsiaTheme="minorEastAsia" w:cstheme="minorHAnsi"/>
            </w:rPr>
          </w:rPrChange>
        </w:rPr>
        <w:t>is</w:t>
      </w:r>
      <w:proofErr w:type="gramEnd"/>
      <w:r w:rsidR="00F23CC1" w:rsidRPr="00AE4A5F">
        <w:rPr>
          <w:rFonts w:eastAsiaTheme="minorEastAsia" w:cstheme="minorHAnsi"/>
          <w:lang w:val="en-GB"/>
          <w:rPrChange w:id="358" w:author="Anna Gårdmark" w:date="2020-05-27T11:34:00Z">
            <w:rPr>
              <w:rFonts w:eastAsiaTheme="minorEastAsia" w:cstheme="minorHAnsi"/>
            </w:rPr>
          </w:rPrChange>
        </w:rPr>
        <w:t xml:space="preserve"> defined as</w:t>
      </w:r>
      <w:r w:rsidR="00B8703C" w:rsidRPr="00AE4A5F">
        <w:rPr>
          <w:rFonts w:eastAsiaTheme="minorEastAsia" w:cstheme="minorHAnsi"/>
          <w:lang w:val="en-GB"/>
          <w:rPrChange w:id="359" w:author="Anna Gårdmark" w:date="2020-05-27T11:34:00Z">
            <w:rPr>
              <w:rFonts w:eastAsiaTheme="minorEastAsia" w:cstheme="minorHAnsi"/>
            </w:rPr>
          </w:rPrChange>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m</m:t>
            </m:r>
          </m:sub>
        </m:sSub>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r>
          <w:rPr>
            <w:rFonts w:ascii="Cambria Math" w:hAnsi="Cambria Math"/>
            <w:lang w:val="en-GB"/>
            <w:rPrChange w:id="360" w:author="Anna Gårdmark" w:date="2020-05-27T11:34:00Z">
              <w:rPr>
                <w:rFonts w:ascii="Cambria Math" w:hAnsi="Cambria Math"/>
              </w:rPr>
            </w:rPrChange>
          </w:rPr>
          <m:t xml:space="preserve">, </m:t>
        </m:r>
      </m:oMath>
      <w:r w:rsidR="00B8703C" w:rsidRPr="00AE4A5F">
        <w:rPr>
          <w:rFonts w:eastAsiaTheme="minorEastAsia" w:cstheme="minorHAnsi"/>
          <w:lang w:val="en-GB"/>
          <w:rPrChange w:id="361" w:author="Anna Gårdmark" w:date="2020-05-27T11:34:00Z">
            <w:rPr>
              <w:rFonts w:eastAsiaTheme="minorEastAsia" w:cstheme="minorHAnsi"/>
            </w:rPr>
          </w:rPrChange>
        </w:rPr>
        <w:t xml:space="preserve">where </w:t>
      </w:r>
      <m:oMath>
        <m:r>
          <w:rPr>
            <w:rFonts w:ascii="Cambria Math" w:eastAsiaTheme="minorEastAsia" w:hAnsi="Cambria Math" w:cstheme="minorHAnsi"/>
          </w:rPr>
          <m:t>E</m:t>
        </m:r>
        <m:r>
          <w:rPr>
            <w:rFonts w:ascii="Cambria Math" w:eastAsiaTheme="minorEastAsia" w:hAnsi="Cambria Math" w:cstheme="minorHAnsi"/>
            <w:lang w:val="en-GB"/>
            <w:rPrChange w:id="362" w:author="Anna Gårdmark" w:date="2020-05-27T11:34:00Z">
              <w:rPr>
                <w:rFonts w:ascii="Cambria Math" w:eastAsiaTheme="minorEastAsia" w:hAnsi="Cambria Math" w:cstheme="minorHAnsi"/>
              </w:rPr>
            </w:rPrChange>
          </w:rPr>
          <m:t>=</m:t>
        </m:r>
        <m:sSub>
          <m:sSubPr>
            <m:ctrlPr>
              <w:rPr>
                <w:rFonts w:ascii="Cambria Math" w:eastAsiaTheme="minorEastAsia" w:hAnsi="Cambria Math" w:cstheme="minorHAnsi"/>
                <w:i/>
              </w:rPr>
            </m:ctrlPr>
          </m:sSubPr>
          <m:e>
            <m:r>
              <w:rPr>
                <w:rFonts w:ascii="Cambria Math" w:eastAsiaTheme="minorEastAsia" w:hAnsi="Cambria Math" w:cstheme="minorHAnsi"/>
                <w:lang w:val="en-GB"/>
                <w:rPrChange w:id="363" w:author="Anna Gårdmark" w:date="2020-05-27T11:34:00Z">
                  <w:rPr>
                    <w:rFonts w:ascii="Cambria Math" w:eastAsiaTheme="minorEastAsia" w:hAnsi="Cambria Math" w:cstheme="minorHAnsi"/>
                  </w:rPr>
                </w:rPrChange>
              </w:rPr>
              <m:t>-</m:t>
            </m:r>
            <m:r>
              <w:rPr>
                <w:rFonts w:ascii="Cambria Math" w:eastAsiaTheme="minorEastAsia" w:hAnsi="Cambria Math" w:cstheme="minorHAnsi"/>
              </w:rPr>
              <m:t>μ</m:t>
            </m:r>
          </m:e>
          <m:sub>
            <m:sSub>
              <m:sSubPr>
                <m:ctrlPr>
                  <w:rPr>
                    <w:rFonts w:ascii="Cambria Math" w:hAnsi="Cambria Math" w:cstheme="minorHAnsi"/>
                    <w:bCs/>
                    <w:i/>
                  </w:rPr>
                </m:ctrlPr>
              </m:sSubPr>
              <m:e>
                <m:r>
                  <w:rPr>
                    <w:rFonts w:ascii="Cambria Math" w:hAnsi="Cambria Math" w:cstheme="minorHAnsi"/>
                  </w:rPr>
                  <m:t>β</m:t>
                </m:r>
              </m:e>
              <m:sub>
                <m:r>
                  <w:rPr>
                    <w:rFonts w:ascii="Cambria Math" w:hAnsi="Cambria Math" w:cstheme="minorHAnsi"/>
                    <w:lang w:val="en-GB"/>
                    <w:rPrChange w:id="364" w:author="Anna Gårdmark" w:date="2020-05-27T11:34:00Z">
                      <w:rPr>
                        <w:rFonts w:ascii="Cambria Math" w:hAnsi="Cambria Math" w:cstheme="minorHAnsi"/>
                      </w:rPr>
                    </w:rPrChange>
                  </w:rPr>
                  <m:t>2</m:t>
                </m:r>
              </m:sub>
            </m:sSub>
          </m:sub>
        </m:sSub>
      </m:oMath>
      <w:r w:rsidR="00B8703C" w:rsidRPr="00AE4A5F">
        <w:rPr>
          <w:rFonts w:eastAsiaTheme="minorEastAsia" w:cstheme="minorHAnsi"/>
          <w:lang w:val="en-GB"/>
          <w:rPrChange w:id="365" w:author="Anna Gårdmark" w:date="2020-05-27T11:34:00Z">
            <w:rPr>
              <w:rFonts w:eastAsiaTheme="minorEastAsia" w:cstheme="minorHAnsi"/>
            </w:rPr>
          </w:rPrChange>
        </w:rPr>
        <w:t xml:space="preserve">, </w:t>
      </w:r>
      <m:oMath>
        <m:r>
          <w:rPr>
            <w:rFonts w:ascii="Cambria Math" w:eastAsiaTheme="minorEastAsia" w:hAnsi="Cambria Math" w:cstheme="minorHAnsi"/>
          </w:rPr>
          <m:t>T</m:t>
        </m:r>
      </m:oMath>
      <w:r w:rsidR="00B8703C" w:rsidRPr="00AE4A5F">
        <w:rPr>
          <w:rFonts w:eastAsiaTheme="minorEastAsia" w:cstheme="minorHAnsi"/>
          <w:lang w:val="en-GB"/>
          <w:rPrChange w:id="366" w:author="Anna Gårdmark" w:date="2020-05-27T11:34:00Z">
            <w:rPr>
              <w:rFonts w:eastAsiaTheme="minorEastAsia" w:cstheme="minorHAnsi"/>
            </w:rPr>
          </w:rPrChange>
        </w:rPr>
        <w:t xml:space="preserve"> is in unit </w:t>
      </w:r>
      <w:r w:rsidR="00292E37" w:rsidRPr="00AE4A5F">
        <w:rPr>
          <w:rFonts w:eastAsiaTheme="minorEastAsia" w:cstheme="minorHAnsi"/>
          <w:lang w:val="en-GB"/>
          <w:rPrChange w:id="367" w:author="Anna Gårdmark" w:date="2020-05-27T11:34:00Z">
            <w:rPr>
              <w:rFonts w:eastAsiaTheme="minorEastAsia" w:cstheme="minorHAnsi"/>
            </w:rPr>
          </w:rPrChange>
        </w:rPr>
        <w:t>K</w:t>
      </w:r>
      <w:r w:rsidR="00B8703C" w:rsidRPr="00AE4A5F">
        <w:rPr>
          <w:rFonts w:eastAsiaTheme="minorEastAsia" w:cstheme="minorHAnsi"/>
          <w:lang w:val="en-GB"/>
          <w:rPrChange w:id="368" w:author="Anna Gårdmark" w:date="2020-05-27T11:34:00Z">
            <w:rPr>
              <w:rFonts w:eastAsiaTheme="minorEastAsia" w:cstheme="minorHAnsi"/>
            </w:rPr>
          </w:rPrChange>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d</m:t>
            </m:r>
          </m:e>
          <m:sub>
            <m:r>
              <w:rPr>
                <w:rFonts w:ascii="Cambria Math" w:eastAsiaTheme="minorEastAsia" w:hAnsi="Cambria Math" w:cstheme="minorHAnsi"/>
              </w:rPr>
              <m:t>m</m:t>
            </m:r>
          </m:sub>
        </m:sSub>
      </m:oMath>
      <w:r w:rsidR="00B8703C" w:rsidRPr="00AE4A5F">
        <w:rPr>
          <w:rFonts w:eastAsiaTheme="minorEastAsia" w:cstheme="minorHAnsi"/>
          <w:lang w:val="en-GB"/>
          <w:rPrChange w:id="369" w:author="Anna Gårdmark" w:date="2020-05-27T11:34:00Z">
            <w:rPr>
              <w:rFonts w:eastAsiaTheme="minorEastAsia" w:cstheme="minorHAnsi"/>
            </w:rPr>
          </w:rPrChange>
        </w:rPr>
        <w:t xml:space="preserve"> is a constant that scales the term to 1 at the mean </w:t>
      </w:r>
      <w:r w:rsidR="00B8703C" w:rsidRPr="00AE4A5F">
        <w:rPr>
          <w:rFonts w:eastAsiaTheme="minorEastAsia" w:cstheme="minorHAnsi"/>
          <w:lang w:val="en-GB"/>
          <w:rPrChange w:id="370" w:author="Anna Gårdmark" w:date="2020-05-27T11:34:00Z">
            <w:rPr>
              <w:rFonts w:eastAsiaTheme="minorEastAsia" w:cstheme="minorHAnsi"/>
            </w:rPr>
          </w:rPrChange>
        </w:rPr>
        <w:lastRenderedPageBreak/>
        <w:t>temperature in the data (19</w:t>
      </w:r>
      <m:oMath>
        <m:r>
          <w:rPr>
            <w:rFonts w:ascii="Cambria Math" w:eastAsiaTheme="minorEastAsia" w:hAnsi="Cambria Math" w:cstheme="minorHAnsi"/>
            <w:lang w:val="en-GB"/>
            <w:rPrChange w:id="371" w:author="Anna Gårdmark" w:date="2020-05-27T11:34:00Z">
              <w:rPr>
                <w:rFonts w:ascii="Cambria Math" w:eastAsiaTheme="minorEastAsia" w:hAnsi="Cambria Math" w:cstheme="minorHAnsi"/>
              </w:rPr>
            </w:rPrChange>
          </w:rPr>
          <m:t>℃</m:t>
        </m:r>
      </m:oMath>
      <w:r w:rsidR="00B8703C" w:rsidRPr="00AE4A5F">
        <w:rPr>
          <w:rFonts w:eastAsiaTheme="minorEastAsia" w:cstheme="minorHAnsi"/>
          <w:lang w:val="en-GB"/>
          <w:rPrChange w:id="372" w:author="Anna Gårdmark" w:date="2020-05-27T11:34:00Z">
            <w:rPr>
              <w:rFonts w:eastAsiaTheme="minorEastAsia" w:cstheme="minorHAnsi"/>
            </w:rPr>
          </w:rPrChange>
        </w:rPr>
        <w:t>).</w:t>
      </w:r>
      <w:r w:rsidR="00495C5B" w:rsidRPr="00AE4A5F">
        <w:rPr>
          <w:rFonts w:eastAsiaTheme="minorEastAsia" w:cstheme="minorHAnsi"/>
          <w:lang w:val="en-GB"/>
          <w:rPrChange w:id="373" w:author="Anna Gårdmark" w:date="2020-05-27T11:34:00Z">
            <w:rPr>
              <w:rFonts w:eastAsiaTheme="minorEastAsia" w:cstheme="minorHAnsi"/>
            </w:rPr>
          </w:rPrChange>
        </w:rPr>
        <w:t xml:space="preserve"> </w:t>
      </w:r>
      <w:r w:rsidR="00AF7E90" w:rsidRPr="00AE4A5F">
        <w:rPr>
          <w:rFonts w:eastAsiaTheme="minorEastAsia" w:cstheme="minorHAnsi"/>
          <w:lang w:val="en-GB"/>
          <w:rPrChange w:id="374" w:author="Anna Gårdmark" w:date="2020-05-27T11:34:00Z">
            <w:rPr>
              <w:rFonts w:eastAsiaTheme="minorEastAsia" w:cstheme="minorHAnsi"/>
            </w:rPr>
          </w:rPrChange>
        </w:rPr>
        <w:t xml:space="preserve">Note </w:t>
      </w:r>
      <w:r w:rsidR="00DE65A4" w:rsidRPr="00AE4A5F">
        <w:rPr>
          <w:rFonts w:eastAsiaTheme="minorEastAsia" w:cstheme="minorHAnsi"/>
          <w:lang w:val="en-GB"/>
          <w:rPrChange w:id="375" w:author="Anna Gårdmark" w:date="2020-05-27T11:34:00Z">
            <w:rPr>
              <w:rFonts w:eastAsiaTheme="minorEastAsia" w:cstheme="minorHAnsi"/>
            </w:rPr>
          </w:rPrChange>
        </w:rPr>
        <w:t xml:space="preserve">that temperature = </w:t>
      </w:r>
      <w:commentRangeStart w:id="376"/>
      <w:proofErr w:type="gramStart"/>
      <w:r w:rsidR="00DE65A4" w:rsidRPr="00AE4A5F">
        <w:rPr>
          <w:rFonts w:eastAsiaTheme="minorEastAsia" w:cstheme="minorHAnsi"/>
          <w:lang w:val="en-GB"/>
          <w:rPrChange w:id="377" w:author="Anna Gårdmark" w:date="2020-05-27T11:34:00Z">
            <w:rPr>
              <w:rFonts w:eastAsiaTheme="minorEastAsia" w:cstheme="minorHAnsi"/>
            </w:rPr>
          </w:rPrChange>
        </w:rPr>
        <w:t>0</w:t>
      </w:r>
      <w:proofErr w:type="gramEnd"/>
      <w:r w:rsidR="00DE65A4" w:rsidRPr="00AE4A5F">
        <w:rPr>
          <w:rFonts w:eastAsiaTheme="minorEastAsia" w:cstheme="minorHAnsi"/>
          <w:lang w:val="en-GB"/>
          <w:rPrChange w:id="378" w:author="Anna Gårdmark" w:date="2020-05-27T11:34:00Z">
            <w:rPr>
              <w:rFonts w:eastAsiaTheme="minorEastAsia" w:cstheme="minorHAnsi"/>
            </w:rPr>
          </w:rPrChange>
        </w:rPr>
        <w:t xml:space="preserve"> </w:t>
      </w:r>
      <w:commentRangeEnd w:id="376"/>
      <w:r w:rsidR="00C1547F">
        <w:rPr>
          <w:rStyle w:val="Kommentarsreferens"/>
        </w:rPr>
        <w:commentReference w:id="376"/>
      </w:r>
      <w:r w:rsidR="00DE65A4" w:rsidRPr="00AE4A5F">
        <w:rPr>
          <w:rFonts w:eastAsiaTheme="minorEastAsia" w:cstheme="minorHAnsi"/>
          <w:lang w:val="en-GB"/>
          <w:rPrChange w:id="379" w:author="Anna Gårdmark" w:date="2020-05-27T11:34:00Z">
            <w:rPr>
              <w:rFonts w:eastAsiaTheme="minorEastAsia" w:cstheme="minorHAnsi"/>
            </w:rPr>
          </w:rPrChange>
        </w:rPr>
        <w:t xml:space="preserve">means different things in the polynomial and the </w:t>
      </w:r>
      <w:r w:rsidR="00AF7E90" w:rsidRPr="00AE4A5F">
        <w:rPr>
          <w:rFonts w:eastAsiaTheme="minorEastAsia" w:cstheme="minorHAnsi"/>
          <w:lang w:val="en-GB"/>
          <w:rPrChange w:id="380" w:author="Anna Gårdmark" w:date="2020-05-27T11:34:00Z">
            <w:rPr>
              <w:rFonts w:eastAsiaTheme="minorEastAsia" w:cstheme="minorHAnsi"/>
            </w:rPr>
          </w:rPrChange>
        </w:rPr>
        <w:t>log-log model</w:t>
      </w:r>
      <w:r w:rsidR="00DE65A4" w:rsidRPr="00AE4A5F">
        <w:rPr>
          <w:rFonts w:eastAsiaTheme="minorEastAsia" w:cstheme="minorHAnsi"/>
          <w:lang w:val="en-GB"/>
          <w:rPrChange w:id="381" w:author="Anna Gårdmark" w:date="2020-05-27T11:34:00Z">
            <w:rPr>
              <w:rFonts w:eastAsiaTheme="minorEastAsia" w:cstheme="minorHAnsi"/>
            </w:rPr>
          </w:rPrChange>
        </w:rPr>
        <w:t xml:space="preserve">. In the former, </w:t>
      </w:r>
      <w:proofErr w:type="gramStart"/>
      <w:r w:rsidR="00DE65A4" w:rsidRPr="00AE4A5F">
        <w:rPr>
          <w:rFonts w:eastAsiaTheme="minorEastAsia" w:cstheme="minorHAnsi"/>
          <w:lang w:val="en-GB"/>
          <w:rPrChange w:id="382" w:author="Anna Gårdmark" w:date="2020-05-27T11:34:00Z">
            <w:rPr>
              <w:rFonts w:eastAsiaTheme="minorEastAsia" w:cstheme="minorHAnsi"/>
            </w:rPr>
          </w:rPrChange>
        </w:rPr>
        <w:t>0</w:t>
      </w:r>
      <w:proofErr w:type="gramEnd"/>
      <w:r w:rsidR="00DE65A4" w:rsidRPr="00AE4A5F">
        <w:rPr>
          <w:rFonts w:eastAsiaTheme="minorEastAsia" w:cstheme="minorHAnsi"/>
          <w:lang w:val="en-GB"/>
          <w:rPrChange w:id="383" w:author="Anna Gårdmark" w:date="2020-05-27T11:34:00Z">
            <w:rPr>
              <w:rFonts w:eastAsiaTheme="minorEastAsia" w:cstheme="minorHAnsi"/>
            </w:rPr>
          </w:rPrChange>
        </w:rPr>
        <w:t xml:space="preserve"> corresponds to the median temperature in the environment for species </w:t>
      </w:r>
      <m:oMath>
        <m:r>
          <w:rPr>
            <w:rFonts w:ascii="Cambria Math" w:eastAsiaTheme="minorEastAsia" w:hAnsi="Cambria Math" w:cstheme="minorHAnsi"/>
          </w:rPr>
          <m:t>j</m:t>
        </m:r>
      </m:oMath>
      <w:r w:rsidR="00DE65A4" w:rsidRPr="00AE4A5F">
        <w:rPr>
          <w:rFonts w:eastAsiaTheme="minorEastAsia" w:cstheme="minorHAnsi"/>
          <w:lang w:val="en-GB"/>
          <w:rPrChange w:id="384" w:author="Anna Gårdmark" w:date="2020-05-27T11:34:00Z">
            <w:rPr>
              <w:rFonts w:eastAsiaTheme="minorEastAsia" w:cstheme="minorHAnsi"/>
            </w:rPr>
          </w:rPrChange>
        </w:rPr>
        <w:t xml:space="preserve"> whereas for the latter </w:t>
      </w:r>
      <w:r w:rsidR="00AF7E90" w:rsidRPr="00AE4A5F">
        <w:rPr>
          <w:rFonts w:eastAsiaTheme="minorEastAsia" w:cstheme="minorHAnsi"/>
          <w:lang w:val="en-GB"/>
          <w:rPrChange w:id="385" w:author="Anna Gårdmark" w:date="2020-05-27T11:34:00Z">
            <w:rPr>
              <w:rFonts w:eastAsiaTheme="minorEastAsia" w:cstheme="minorHAnsi"/>
            </w:rPr>
          </w:rPrChange>
        </w:rPr>
        <w:t xml:space="preserve">0 equals the overall mean in </w:t>
      </w:r>
      <w:ins w:id="386" w:author="Jan Ohlberger" w:date="2020-05-22T14:02:00Z">
        <w:r w:rsidR="00BB6E2C" w:rsidRPr="00AE4A5F">
          <w:rPr>
            <w:rFonts w:eastAsiaTheme="minorEastAsia" w:cstheme="minorHAnsi"/>
            <w:lang w:val="en-GB"/>
            <w:rPrChange w:id="387" w:author="Anna Gårdmark" w:date="2020-05-27T11:34:00Z">
              <w:rPr>
                <w:rFonts w:eastAsiaTheme="minorEastAsia" w:cstheme="minorHAnsi"/>
              </w:rPr>
            </w:rPrChange>
          </w:rPr>
          <w:t xml:space="preserve">the </w:t>
        </w:r>
      </w:ins>
      <w:r w:rsidR="00AF7E90" w:rsidRPr="00AE4A5F">
        <w:rPr>
          <w:rFonts w:eastAsiaTheme="minorEastAsia" w:cstheme="minorHAnsi"/>
          <w:lang w:val="en-GB"/>
          <w:rPrChange w:id="388" w:author="Anna Gårdmark" w:date="2020-05-27T11:34:00Z">
            <w:rPr>
              <w:rFonts w:eastAsiaTheme="minorEastAsia" w:cstheme="minorHAnsi"/>
            </w:rPr>
          </w:rPrChange>
        </w:rPr>
        <w:t>data</w:t>
      </w:r>
      <w:r w:rsidR="00DE65A4" w:rsidRPr="00AE4A5F">
        <w:rPr>
          <w:rFonts w:eastAsiaTheme="minorEastAsia" w:cstheme="minorHAnsi"/>
          <w:lang w:val="en-GB"/>
          <w:rPrChange w:id="389" w:author="Anna Gårdmark" w:date="2020-05-27T11:34:00Z">
            <w:rPr>
              <w:rFonts w:eastAsiaTheme="minorEastAsia" w:cstheme="minorHAnsi"/>
            </w:rPr>
          </w:rPrChange>
        </w:rPr>
        <w:t xml:space="preserve">. </w:t>
      </w:r>
    </w:p>
    <w:p w14:paraId="15A04341" w14:textId="0E94E143" w:rsidR="00047884" w:rsidRPr="004559BC" w:rsidRDefault="00047884" w:rsidP="00B119E3">
      <w:pPr>
        <w:pageBreakBefore/>
        <w:tabs>
          <w:tab w:val="center" w:pos="4513"/>
        </w:tabs>
        <w:spacing w:line="480" w:lineRule="auto"/>
        <w:contextualSpacing/>
        <w:jc w:val="both"/>
        <w:rPr>
          <w:lang w:val="en-GB"/>
        </w:rPr>
      </w:pPr>
      <w:commentRangeStart w:id="390"/>
      <w:commentRangeStart w:id="391"/>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390"/>
      <w:r w:rsidR="00597E4A">
        <w:rPr>
          <w:rStyle w:val="Kommentarsreferens"/>
        </w:rPr>
        <w:commentReference w:id="390"/>
      </w:r>
      <w:commentRangeEnd w:id="391"/>
      <w:r w:rsidR="00CE23C1">
        <w:rPr>
          <w:rStyle w:val="Kommentarsreferens"/>
        </w:rPr>
        <w:commentReference w:id="391"/>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w:t>
      </w:r>
      <w:proofErr w:type="gramStart"/>
      <w:r w:rsidR="003D29D8" w:rsidRPr="004559BC">
        <w:rPr>
          <w:lang w:val="en-GB"/>
        </w:rPr>
        <w:t>refers</w:t>
      </w:r>
      <w:proofErr w:type="gramEnd"/>
      <w:r w:rsidR="003D29D8" w:rsidRPr="004559BC">
        <w:rPr>
          <w:lang w:val="en-GB"/>
        </w:rPr>
        <w:t xml:space="preserve"> to a normal distribution </w:t>
      </w:r>
      <w:r w:rsidR="00481A0F">
        <w:rPr>
          <w:lang w:val="en-GB"/>
        </w:rPr>
        <w:t>(</w:t>
      </w:r>
      <w:r w:rsidR="00481A0F" w:rsidRPr="006B7D5F">
        <w:rPr>
          <w:lang w:val="en-GB"/>
        </w:rPr>
        <w:t>mean and standard deviation</w:t>
      </w:r>
      <w:r w:rsidR="00481A0F">
        <w:rPr>
          <w:lang w:val="en-GB"/>
        </w:rPr>
        <w:t xml:space="preserve">) </w:t>
      </w:r>
      <w:r w:rsidR="003D29D8" w:rsidRPr="004559BC">
        <w:rPr>
          <w:lang w:val="en-GB"/>
        </w:rPr>
        <w:t xml:space="preserve">and </w:t>
      </w:r>
      <m:oMath>
        <m:r>
          <w:rPr>
            <w:rFonts w:ascii="Cambria Math" w:hAnsi="Cambria Math"/>
          </w:rPr>
          <m:t>U</m:t>
        </m:r>
      </m:oMath>
      <w:r w:rsidR="00093FA1">
        <w:rPr>
          <w:lang w:val="en-GB"/>
        </w:rPr>
        <w:t xml:space="preserve"> </w:t>
      </w:r>
      <w:r w:rsidR="006B0721" w:rsidRPr="004559BC">
        <w:rPr>
          <w:lang w:val="en-GB"/>
        </w:rPr>
        <w:t xml:space="preserve">to </w:t>
      </w:r>
      <w:r w:rsidR="003D29D8" w:rsidRPr="004559BC">
        <w:rPr>
          <w:lang w:val="en-GB"/>
        </w:rPr>
        <w:t>a uniform distribution</w:t>
      </w:r>
      <w:r w:rsidR="0035796F">
        <w:rPr>
          <w:lang w:val="en-GB"/>
        </w:rPr>
        <w:t xml:space="preserve"> (interval)</w:t>
      </w:r>
      <w:r w:rsidR="003D29D8" w:rsidRPr="004559BC">
        <w:rPr>
          <w:lang w:val="en-GB"/>
        </w:rPr>
        <w:t>.</w:t>
      </w:r>
    </w:p>
    <w:tbl>
      <w:tblPr>
        <w:tblStyle w:val="Rutntstabell1ljus"/>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proofErr w:type="spellStart"/>
            <w:r w:rsidRPr="00A20F7F">
              <w:rPr>
                <w:rFonts w:cstheme="minorHAnsi"/>
              </w:rPr>
              <w:t>Model</w:t>
            </w:r>
            <w:proofErr w:type="spellEnd"/>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392"/>
            <w:proofErr w:type="spellStart"/>
            <w:r w:rsidRPr="00A20F7F">
              <w:rPr>
                <w:rFonts w:cstheme="minorHAnsi"/>
              </w:rPr>
              <w:t>Description</w:t>
            </w:r>
            <w:commentRangeEnd w:id="392"/>
            <w:proofErr w:type="spellEnd"/>
            <w:r w:rsidR="006C1E35">
              <w:rPr>
                <w:rStyle w:val="Kommentarsreferens"/>
                <w:b w:val="0"/>
                <w:bCs w:val="0"/>
              </w:rPr>
              <w:commentReference w:id="392"/>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2192C1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w:t>
            </w:r>
            <w:r w:rsidR="00C55974">
              <w:rPr>
                <w:rFonts w:cstheme="minorHAnsi"/>
                <w:lang w:val="en-GB"/>
              </w:rPr>
              <w:t>3</w:t>
            </w:r>
            <w:r w:rsidR="00377669" w:rsidRPr="00F70220">
              <w:rPr>
                <w:rFonts w:cstheme="minorHAnsi"/>
                <w:lang w:val="en-GB"/>
              </w:rPr>
              <w:t>-</w:t>
            </w:r>
            <w:r w:rsidR="00C55974">
              <w:rPr>
                <w:rFonts w:cstheme="minorHAnsi"/>
                <w:lang w:val="en-GB"/>
              </w:rPr>
              <w:t>5</w:t>
            </w:r>
            <w:r w:rsidR="00377669" w:rsidRPr="00F70220">
              <w:rPr>
                <w:rFonts w:cstheme="minorHAnsi"/>
                <w:lang w:val="en-GB"/>
              </w:rPr>
              <w:t xml:space="preserve">) </w:t>
            </w:r>
          </w:p>
        </w:tc>
        <w:tc>
          <w:tcPr>
            <w:tcW w:w="1309" w:type="dxa"/>
          </w:tcPr>
          <w:p w14:paraId="7A824D9C"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Pr="007F0C50">
              <w:rPr>
                <w:rFonts w:cstheme="minorHAnsi"/>
              </w:rPr>
              <w:t>intercept</w:t>
            </w:r>
            <w:proofErr w:type="spellEnd"/>
            <w:r w:rsidRPr="007F0C50">
              <w:rPr>
                <w:rFonts w:cstheme="minorHAnsi"/>
              </w:rPr>
              <w:t>)</w:t>
            </w:r>
          </w:p>
        </w:tc>
        <w:tc>
          <w:tcPr>
            <w:tcW w:w="2308" w:type="dxa"/>
          </w:tcPr>
          <w:p w14:paraId="32BBA455" w14:textId="6ABD0EE0"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393"/>
                <m:r>
                  <w:rPr>
                    <w:rFonts w:ascii="Cambria Math" w:hAnsi="Cambria Math" w:cstheme="minorHAnsi"/>
                  </w:rPr>
                  <m:t>5</m:t>
                </m:r>
                <w:commentRangeEnd w:id="393"/>
                <m:r>
                  <m:rPr>
                    <m:sty m:val="p"/>
                  </m:rPr>
                  <w:rPr>
                    <w:rStyle w:val="Kommentarsreferens"/>
                  </w:rPr>
                  <w:commentReference w:id="393"/>
                </m:r>
                <w:commentRangeStart w:id="394"/>
                <w:commentRangeEnd w:id="394"/>
                <m:r>
                  <m:rPr>
                    <m:sty m:val="p"/>
                  </m:rPr>
                  <w:rPr>
                    <w:rStyle w:val="Kommentarsreferens"/>
                  </w:rPr>
                  <w:commentReference w:id="394"/>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1F0864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00E6722A" w:rsidRPr="006569B3">
              <w:rPr>
                <w:rFonts w:cstheme="minorHAnsi"/>
              </w:rPr>
              <w:t>mass</w:t>
            </w:r>
            <w:proofErr w:type="spellEnd"/>
            <w:r w:rsidR="00E6722A" w:rsidRPr="006569B3">
              <w:rPr>
                <w:rFonts w:cstheme="minorHAnsi"/>
              </w:rPr>
              <w:t xml:space="preserve"> </w:t>
            </w:r>
            <w:proofErr w:type="spellStart"/>
            <w:r w:rsidR="00E6722A" w:rsidRPr="006569B3">
              <w:rPr>
                <w:rFonts w:cstheme="minorHAnsi"/>
              </w:rPr>
              <w:t>coefficient</w:t>
            </w:r>
            <w:proofErr w:type="spellEnd"/>
            <w:r w:rsidRPr="007F0C50">
              <w:rPr>
                <w:rFonts w:cstheme="minorHAnsi"/>
              </w:rPr>
              <w:t>)</w:t>
            </w:r>
          </w:p>
        </w:tc>
        <w:tc>
          <w:tcPr>
            <w:tcW w:w="2308" w:type="dxa"/>
          </w:tcPr>
          <w:p w14:paraId="51DA37B0" w14:textId="69AAF79C"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395"/>
                <m:r>
                  <w:rPr>
                    <w:rFonts w:ascii="Cambria Math" w:hAnsi="Cambria Math" w:cstheme="minorHAnsi"/>
                  </w:rPr>
                  <m:t>(-0.25</m:t>
                </m:r>
                <w:commentRangeEnd w:id="395"/>
                <m:r>
                  <m:rPr>
                    <m:sty m:val="p"/>
                  </m:rPr>
                  <w:rPr>
                    <w:rStyle w:val="Kommentarsreferens"/>
                  </w:rPr>
                  <w:commentReference w:id="395"/>
                </m:r>
                <m:r>
                  <w:rPr>
                    <w:rFonts w:ascii="Cambria Math" w:hAnsi="Cambria Math" w:cstheme="minorHAnsi"/>
                  </w:rPr>
                  <m:t>, 1)</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9108CA"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0083302E" w:rsidRPr="006569B3">
              <w:rPr>
                <w:rFonts w:cstheme="minorHAnsi"/>
              </w:rPr>
              <w:t>tem</w:t>
            </w:r>
            <w:r w:rsidR="0083302E">
              <w:rPr>
                <w:rFonts w:cstheme="minorHAnsi"/>
              </w:rPr>
              <w:t>perature</w:t>
            </w:r>
            <w:proofErr w:type="spellEnd"/>
            <w:r w:rsidR="0083302E">
              <w:rPr>
                <w:rFonts w:cstheme="minorHAnsi"/>
              </w:rPr>
              <w:t xml:space="preserve"> </w:t>
            </w:r>
            <w:proofErr w:type="spellStart"/>
            <w:r w:rsidR="0083302E">
              <w:rPr>
                <w:rFonts w:cstheme="minorHAnsi"/>
              </w:rPr>
              <w:t>coeffi</w:t>
            </w:r>
            <w:r w:rsidR="0083302E" w:rsidRPr="006569B3">
              <w:rPr>
                <w:rFonts w:cstheme="minorHAnsi"/>
              </w:rPr>
              <w:t>cient</w:t>
            </w:r>
            <w:proofErr w:type="spellEnd"/>
            <w:r w:rsidRPr="007F0C50">
              <w:rPr>
                <w:rFonts w:cstheme="minorHAnsi"/>
              </w:rPr>
              <w:t>)</w:t>
            </w:r>
          </w:p>
        </w:tc>
        <w:tc>
          <w:tcPr>
            <w:tcW w:w="2308" w:type="dxa"/>
          </w:tcPr>
          <w:p w14:paraId="5F951037" w14:textId="430B227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1)</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Pr="007F0C50">
              <w:rPr>
                <w:rFonts w:cstheme="minorHAnsi"/>
              </w:rPr>
              <w:t>interaction</w:t>
            </w:r>
            <w:proofErr w:type="spellEnd"/>
            <w:r w:rsidRPr="007F0C50">
              <w:rPr>
                <w:rFonts w:cstheme="minorHAnsi"/>
              </w:rPr>
              <w:t>)</w:t>
            </w:r>
          </w:p>
        </w:tc>
        <w:tc>
          <w:tcPr>
            <w:tcW w:w="2308" w:type="dxa"/>
          </w:tcPr>
          <w:p w14:paraId="425F2FFF" w14:textId="1D37384F"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1)</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w:commentRangeStart w:id="396"/>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w:commentRangeEnd w:id="396"/>
                    <m:r>
                      <m:rPr>
                        <m:sty m:val="p"/>
                      </m:rPr>
                      <w:rPr>
                        <w:rStyle w:val="Kommentarsreferens"/>
                      </w:rPr>
                      <w:commentReference w:id="396"/>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Pr="007F0C50">
              <w:rPr>
                <w:rFonts w:cstheme="minorHAnsi"/>
              </w:rPr>
              <w:t>intercept</w:t>
            </w:r>
            <w:proofErr w:type="spellEnd"/>
            <w:r w:rsidRPr="007F0C50">
              <w:rPr>
                <w:rFonts w:cstheme="minorHAnsi"/>
              </w:rPr>
              <w:t xml:space="preserve"> </w:t>
            </w:r>
            <w:proofErr w:type="spellStart"/>
            <w:r w:rsidRPr="007F0C50">
              <w:rPr>
                <w:rFonts w:cstheme="minorHAnsi"/>
              </w:rPr>
              <w:t>variance</w:t>
            </w:r>
            <w:proofErr w:type="spellEnd"/>
            <w:r w:rsidRPr="007F0C50">
              <w:rPr>
                <w:rFonts w:cstheme="minorHAnsi"/>
              </w:rPr>
              <w:t>)</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6A77DDD4"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00E6722A">
              <w:rPr>
                <w:rFonts w:cstheme="minorHAnsi"/>
              </w:rPr>
              <w:t>mass</w:t>
            </w:r>
            <w:proofErr w:type="spellEnd"/>
            <w:r w:rsidR="00E6722A">
              <w:rPr>
                <w:rFonts w:cstheme="minorHAnsi"/>
              </w:rPr>
              <w:t xml:space="preserve"> </w:t>
            </w:r>
            <w:proofErr w:type="spellStart"/>
            <w:r w:rsidR="00E6722A">
              <w:rPr>
                <w:rFonts w:cstheme="minorHAnsi"/>
              </w:rPr>
              <w:t>coefficient</w:t>
            </w:r>
            <w:proofErr w:type="spellEnd"/>
            <w:r w:rsidRPr="007F0C50">
              <w:rPr>
                <w:rFonts w:cstheme="minorHAnsi"/>
              </w:rPr>
              <w:t xml:space="preserve"> </w:t>
            </w:r>
            <w:proofErr w:type="spellStart"/>
            <w:r w:rsidRPr="007F0C50">
              <w:rPr>
                <w:rFonts w:cstheme="minorHAnsi"/>
              </w:rPr>
              <w:t>variance</w:t>
            </w:r>
            <w:proofErr w:type="spellEnd"/>
            <w:r w:rsidRPr="007F0C50">
              <w:rPr>
                <w:rFonts w:cstheme="minorHAnsi"/>
              </w:rPr>
              <w:t>)</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B04A2B8"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00E2212A">
              <w:rPr>
                <w:rFonts w:cstheme="minorHAnsi"/>
              </w:rPr>
              <w:t>temperature</w:t>
            </w:r>
            <w:proofErr w:type="spellEnd"/>
            <w:r w:rsidR="00E2212A">
              <w:rPr>
                <w:rFonts w:cstheme="minorHAnsi"/>
              </w:rPr>
              <w:t xml:space="preserve"> </w:t>
            </w:r>
            <w:proofErr w:type="spellStart"/>
            <w:r w:rsidR="00E2212A">
              <w:rPr>
                <w:rFonts w:cstheme="minorHAnsi"/>
              </w:rPr>
              <w:t>coefficient</w:t>
            </w:r>
            <w:proofErr w:type="spellEnd"/>
            <w:r w:rsidR="00E2212A">
              <w:rPr>
                <w:rFonts w:cstheme="minorHAnsi"/>
              </w:rPr>
              <w:t xml:space="preserve"> </w:t>
            </w:r>
            <w:proofErr w:type="spellStart"/>
            <w:r w:rsidRPr="007F0C50">
              <w:rPr>
                <w:rFonts w:cstheme="minorHAnsi"/>
              </w:rPr>
              <w:t>variance</w:t>
            </w:r>
            <w:proofErr w:type="spellEnd"/>
            <w:r w:rsidRPr="007F0C50">
              <w:rPr>
                <w:rFonts w:cstheme="minorHAnsi"/>
              </w:rPr>
              <w:t>)</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proofErr w:type="spellStart"/>
            <w:r w:rsidRPr="007F0C50">
              <w:rPr>
                <w:rFonts w:cstheme="minorHAnsi"/>
              </w:rPr>
              <w:t>interaction</w:t>
            </w:r>
            <w:proofErr w:type="spellEnd"/>
            <w:r w:rsidRPr="007F0C50">
              <w:rPr>
                <w:rFonts w:cstheme="minorHAnsi"/>
              </w:rPr>
              <w:t xml:space="preserve"> </w:t>
            </w:r>
            <w:proofErr w:type="spellStart"/>
            <w:r w:rsidRPr="007F0C50">
              <w:rPr>
                <w:rFonts w:cstheme="minorHAnsi"/>
              </w:rPr>
              <w:t>variance</w:t>
            </w:r>
            <w:proofErr w:type="spellEnd"/>
            <w:r w:rsidRPr="007F0C50">
              <w:rPr>
                <w:rFonts w:cstheme="minorHAnsi"/>
              </w:rPr>
              <w:t>)</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Variance</w:t>
            </w:r>
            <w:proofErr w:type="spellEnd"/>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5BE34508" w:rsidR="00377669" w:rsidRPr="004559BC" w:rsidRDefault="00530238" w:rsidP="00C428D8">
            <w:pPr>
              <w:spacing w:line="360" w:lineRule="auto"/>
              <w:contextualSpacing/>
              <w:jc w:val="both"/>
              <w:rPr>
                <w:rFonts w:cstheme="minorHAnsi"/>
                <w:lang w:val="en-GB"/>
              </w:rPr>
            </w:pPr>
            <w:r>
              <w:rPr>
                <w:rFonts w:cstheme="minorHAnsi"/>
                <w:lang w:val="en-GB"/>
              </w:rPr>
              <w:t>Polynomial</w:t>
            </w:r>
            <w:r w:rsidRPr="004559BC">
              <w:rPr>
                <w:rFonts w:cstheme="minorHAnsi"/>
                <w:lang w:val="en-GB"/>
              </w:rPr>
              <w:t xml:space="preserve"> </w:t>
            </w:r>
            <w:r w:rsidR="000A3582" w:rsidRPr="004559BC">
              <w:rPr>
                <w:rFonts w:cstheme="minorHAnsi"/>
                <w:lang w:val="en-GB"/>
              </w:rPr>
              <w:t>model</w:t>
            </w:r>
            <w:r w:rsidR="00B75EB2">
              <w:rPr>
                <w:rFonts w:cstheme="minorHAnsi"/>
                <w:lang w:val="en-GB"/>
              </w:rPr>
              <w:t>s</w:t>
            </w:r>
          </w:p>
          <w:p w14:paraId="76F94173" w14:textId="19DEEA9B" w:rsidR="00377669" w:rsidRPr="00AE4A5F" w:rsidRDefault="001C2C66" w:rsidP="002C4E80">
            <w:pPr>
              <w:spacing w:line="360" w:lineRule="auto"/>
              <w:contextualSpacing/>
              <w:jc w:val="both"/>
              <w:rPr>
                <w:rFonts w:cstheme="minorHAnsi"/>
                <w:lang w:val="en-GB"/>
                <w:rPrChange w:id="397" w:author="Anna Gårdmark" w:date="2020-05-27T11:34:00Z">
                  <w:rPr>
                    <w:rFonts w:cstheme="minorHAnsi"/>
                  </w:rPr>
                </w:rPrChange>
              </w:rPr>
            </w:pPr>
            <w:r w:rsidRPr="00972C7F">
              <w:rPr>
                <w:rFonts w:cstheme="minorHAnsi"/>
                <w:lang w:val="en-GB"/>
              </w:rPr>
              <w:t>for consumption</w:t>
            </w:r>
            <w:r w:rsidR="00100E9B" w:rsidRPr="004559BC">
              <w:rPr>
                <w:rFonts w:cstheme="minorHAnsi"/>
                <w:lang w:val="en-GB"/>
              </w:rPr>
              <w:t xml:space="preserve"> </w:t>
            </w:r>
            <w:r w:rsidR="00377669" w:rsidRPr="00AE4A5F">
              <w:rPr>
                <w:rFonts w:cstheme="minorHAnsi"/>
                <w:lang w:val="en-GB"/>
                <w:rPrChange w:id="398" w:author="Anna Gårdmark" w:date="2020-05-27T11:34:00Z">
                  <w:rPr>
                    <w:rFonts w:cstheme="minorHAnsi"/>
                  </w:rPr>
                </w:rPrChange>
              </w:rPr>
              <w:t xml:space="preserve">(Eqns. </w:t>
            </w:r>
            <w:r w:rsidR="00760C51" w:rsidRPr="00AE4A5F">
              <w:rPr>
                <w:rFonts w:cstheme="minorHAnsi"/>
                <w:lang w:val="en-GB"/>
                <w:rPrChange w:id="399" w:author="Anna Gårdmark" w:date="2020-05-27T11:34:00Z">
                  <w:rPr>
                    <w:rFonts w:cstheme="minorHAnsi"/>
                  </w:rPr>
                </w:rPrChange>
              </w:rPr>
              <w:t>6</w:t>
            </w:r>
            <w:r w:rsidR="00377669" w:rsidRPr="00AE4A5F">
              <w:rPr>
                <w:rFonts w:cstheme="minorHAnsi"/>
                <w:lang w:val="en-GB"/>
                <w:rPrChange w:id="400" w:author="Anna Gårdmark" w:date="2020-05-27T11:34:00Z">
                  <w:rPr>
                    <w:rFonts w:cstheme="minorHAnsi"/>
                  </w:rPr>
                </w:rPrChange>
              </w:rPr>
              <w:t>-</w:t>
            </w:r>
            <w:commentRangeStart w:id="401"/>
            <w:r w:rsidR="00760C51" w:rsidRPr="00AE4A5F">
              <w:rPr>
                <w:rFonts w:cstheme="minorHAnsi"/>
                <w:lang w:val="en-GB"/>
                <w:rPrChange w:id="402" w:author="Anna Gårdmark" w:date="2020-05-27T11:34:00Z">
                  <w:rPr>
                    <w:rFonts w:cstheme="minorHAnsi"/>
                  </w:rPr>
                </w:rPrChange>
              </w:rPr>
              <w:t>8</w:t>
            </w:r>
            <w:commentRangeEnd w:id="401"/>
            <w:r w:rsidR="004561BC">
              <w:rPr>
                <w:rStyle w:val="Kommentarsreferens"/>
                <w:b w:val="0"/>
                <w:bCs w:val="0"/>
              </w:rPr>
              <w:commentReference w:id="401"/>
            </w:r>
            <w:r w:rsidR="00377669" w:rsidRPr="00AE4A5F">
              <w:rPr>
                <w:rFonts w:cstheme="minorHAnsi"/>
                <w:lang w:val="en-GB"/>
                <w:rPrChange w:id="403" w:author="Anna Gårdmark" w:date="2020-05-27T11:34:00Z">
                  <w:rPr>
                    <w:rFonts w:cstheme="minorHAnsi"/>
                  </w:rPr>
                </w:rPrChange>
              </w:rPr>
              <w:t>)</w:t>
            </w:r>
          </w:p>
        </w:tc>
        <w:tc>
          <w:tcPr>
            <w:tcW w:w="1309" w:type="dxa"/>
          </w:tcPr>
          <w:p w14:paraId="5350D1EF"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Intercept</w:t>
            </w:r>
            <w:proofErr w:type="spellEnd"/>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Mass</w:t>
            </w:r>
            <w:proofErr w:type="spellEnd"/>
            <w:r w:rsidRPr="007F0C50">
              <w:rPr>
                <w:rFonts w:cstheme="minorHAnsi"/>
              </w:rPr>
              <w:t xml:space="preserve"> </w:t>
            </w:r>
            <w:proofErr w:type="spellStart"/>
            <w:r w:rsidRPr="007F0C50">
              <w:rPr>
                <w:rFonts w:cstheme="minorHAnsi"/>
              </w:rPr>
              <w:t>coefficient</w:t>
            </w:r>
            <w:proofErr w:type="spellEnd"/>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E5765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Temperature</w:t>
            </w:r>
            <w:proofErr w:type="spellEnd"/>
            <w:r w:rsidRPr="007F0C50">
              <w:rPr>
                <w:rFonts w:cstheme="minorHAnsi"/>
              </w:rPr>
              <w:t xml:space="preserve"> </w:t>
            </w:r>
            <w:proofErr w:type="spellStart"/>
            <w:r w:rsidRPr="007F0C50">
              <w:rPr>
                <w:rFonts w:cstheme="minorHAnsi"/>
              </w:rPr>
              <w:t>coefficient</w:t>
            </w:r>
            <w:proofErr w:type="spellEnd"/>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rFonts w:cstheme="minorHAnsi"/>
              </w:rPr>
            </w:pPr>
          </w:p>
        </w:tc>
        <w:tc>
          <w:tcPr>
            <w:tcW w:w="1309" w:type="dxa"/>
          </w:tcPr>
          <w:p w14:paraId="465702EE" w14:textId="7BB59CA2"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Quadratic</w:t>
            </w:r>
            <w:proofErr w:type="spellEnd"/>
            <w:r w:rsidRPr="007F0C50">
              <w:rPr>
                <w:rFonts w:cstheme="minorHAnsi"/>
              </w:rPr>
              <w:t xml:space="preserve"> </w:t>
            </w:r>
            <w:proofErr w:type="spellStart"/>
            <w:r w:rsidRPr="007F0C50">
              <w:rPr>
                <w:rFonts w:cstheme="minorHAnsi"/>
              </w:rPr>
              <w:t>temperature</w:t>
            </w:r>
            <w:proofErr w:type="spellEnd"/>
            <w:r w:rsidRPr="007F0C50">
              <w:rPr>
                <w:rFonts w:cstheme="minorHAnsi"/>
              </w:rPr>
              <w:t xml:space="preserve"> </w:t>
            </w:r>
            <w:proofErr w:type="spellStart"/>
            <w:r w:rsidRPr="007F0C50">
              <w:rPr>
                <w:rFonts w:cstheme="minorHAnsi"/>
              </w:rPr>
              <w:t>coefficient</w:t>
            </w:r>
            <w:proofErr w:type="spellEnd"/>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N(0, 5)</m:t>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17DAE8D2" w:rsidR="0035796F" w:rsidRPr="007F0C50"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4</m:t>
                    </m:r>
                  </m:sub>
                </m:sSub>
              </m:oMath>
            </m:oMathPara>
          </w:p>
        </w:tc>
        <w:tc>
          <w:tcPr>
            <w:tcW w:w="3744" w:type="dxa"/>
          </w:tcPr>
          <w:p w14:paraId="47042EAC" w14:textId="44226FB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Pr>
                <w:rFonts w:cstheme="minorHAnsi"/>
              </w:rPr>
              <w:t>Cubic</w:t>
            </w:r>
            <w:proofErr w:type="spellEnd"/>
            <w:r w:rsidRPr="007F0C50">
              <w:rPr>
                <w:rFonts w:cstheme="minorHAnsi"/>
              </w:rPr>
              <w:t xml:space="preserve"> </w:t>
            </w:r>
            <w:proofErr w:type="spellStart"/>
            <w:r w:rsidRPr="007F0C50">
              <w:rPr>
                <w:rFonts w:cstheme="minorHAnsi"/>
              </w:rPr>
              <w:t>temperature</w:t>
            </w:r>
            <w:proofErr w:type="spellEnd"/>
            <w:r w:rsidRPr="007F0C50">
              <w:rPr>
                <w:rFonts w:cstheme="minorHAnsi"/>
              </w:rPr>
              <w:t xml:space="preserve"> </w:t>
            </w:r>
            <w:proofErr w:type="spellStart"/>
            <w:r w:rsidRPr="007F0C50">
              <w:rPr>
                <w:rFonts w:cstheme="minorHAnsi"/>
              </w:rPr>
              <w:t>coefficient</w:t>
            </w:r>
            <w:proofErr w:type="spellEnd"/>
          </w:p>
        </w:tc>
        <w:tc>
          <w:tcPr>
            <w:tcW w:w="2308" w:type="dxa"/>
          </w:tcPr>
          <w:p w14:paraId="067F54D4" w14:textId="34BACFA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7F0C50">
              <w:rPr>
                <w:rFonts w:cstheme="minorHAnsi"/>
              </w:rPr>
              <w:t>Variance</w:t>
            </w:r>
            <w:proofErr w:type="spellEnd"/>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r w:rsidRPr="00972C7F">
              <w:rPr>
                <w:rFonts w:cstheme="minorHAnsi"/>
                <w:lang w:val="en-GB"/>
              </w:rPr>
              <w:t xml:space="preserve">Linear </w:t>
            </w:r>
          </w:p>
          <w:p w14:paraId="527ACB5D" w14:textId="2DEADD79" w:rsidR="0035796F" w:rsidRPr="00972C7F" w:rsidRDefault="00E5765F"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35796F" w:rsidRPr="00972C7F">
              <w:rPr>
                <w:rFonts w:cstheme="minorHAnsi"/>
                <w:lang w:val="en-GB"/>
              </w:rPr>
              <w:t xml:space="preserve"> model</w:t>
            </w:r>
            <w:r w:rsidR="00294087">
              <w:rPr>
                <w:rFonts w:cstheme="minorHAnsi"/>
                <w:lang w:val="en-GB"/>
              </w:rPr>
              <w:t>s</w:t>
            </w:r>
          </w:p>
          <w:p w14:paraId="7D4D27C3" w14:textId="719E1FA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r>
              <w:rPr>
                <w:rFonts w:cstheme="minorHAnsi"/>
                <w:lang w:val="en-GB"/>
              </w:rPr>
              <w:t>9</w:t>
            </w:r>
            <w:r w:rsidRPr="00972C7F">
              <w:rPr>
                <w:rFonts w:cstheme="minorHAnsi"/>
                <w:lang w:val="en-GB"/>
              </w:rPr>
              <w:t>-</w:t>
            </w:r>
            <w:r>
              <w:rPr>
                <w:rFonts w:cstheme="minorHAnsi"/>
                <w:lang w:val="en-GB"/>
              </w:rPr>
              <w:t>11</w:t>
            </w:r>
            <w:r w:rsidRPr="00972C7F">
              <w:rPr>
                <w:rFonts w:cstheme="minorHAnsi"/>
                <w:lang w:val="en-GB"/>
              </w:rPr>
              <w:t>)</w:t>
            </w:r>
          </w:p>
        </w:tc>
        <w:tc>
          <w:tcPr>
            <w:tcW w:w="1309" w:type="dxa"/>
          </w:tcPr>
          <w:p w14:paraId="13FB610C" w14:textId="4E99414D"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w:t>
            </w:r>
            <w:proofErr w:type="spellStart"/>
            <w:r w:rsidRPr="00A20F7F">
              <w:rPr>
                <w:rFonts w:cstheme="minorHAnsi"/>
              </w:rPr>
              <w:t>intercept</w:t>
            </w:r>
            <w:proofErr w:type="spellEnd"/>
            <w:r w:rsidRPr="00A20F7F">
              <w:rPr>
                <w:rFonts w:cstheme="minorHAnsi"/>
              </w:rPr>
              <w: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w:t>
            </w:r>
            <w:proofErr w:type="spellStart"/>
            <w:r w:rsidRPr="00A20F7F">
              <w:rPr>
                <w:rFonts w:cstheme="minorHAnsi"/>
              </w:rPr>
              <w:t>mass</w:t>
            </w:r>
            <w:proofErr w:type="spellEnd"/>
            <w:r w:rsidRPr="00A20F7F">
              <w:rPr>
                <w:rFonts w:cstheme="minorHAnsi"/>
              </w:rPr>
              <w:t xml:space="preserve"> </w:t>
            </w:r>
            <w:proofErr w:type="spellStart"/>
            <w:r w:rsidRPr="00A20F7F">
              <w:rPr>
                <w:rFonts w:cstheme="minorHAnsi"/>
              </w:rPr>
              <w:t>coefficient</w:t>
            </w:r>
            <w:proofErr w:type="spellEnd"/>
            <w:r w:rsidRPr="00A20F7F">
              <w:rPr>
                <w:rFonts w:cstheme="minorHAnsi"/>
              </w:rPr>
              <w: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commentRangeStart w:id="404"/>
        <w:tc>
          <w:tcPr>
            <w:tcW w:w="1309" w:type="dxa"/>
          </w:tcPr>
          <w:p w14:paraId="7CAC48FB" w14:textId="1F2B2E51"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w:commentRangeEnd w:id="404"/>
                <m:r>
                  <m:rPr>
                    <m:sty m:val="p"/>
                  </m:rPr>
                  <w:rPr>
                    <w:rStyle w:val="Kommentarsreferens"/>
                  </w:rPr>
                  <w:commentReference w:id="404"/>
                </m:r>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w:t>
            </w:r>
            <w:proofErr w:type="spellStart"/>
            <w:r w:rsidRPr="00A20F7F">
              <w:rPr>
                <w:rFonts w:cstheme="minorHAnsi"/>
              </w:rPr>
              <w:t>intercept</w:t>
            </w:r>
            <w:proofErr w:type="spellEnd"/>
            <w:r w:rsidRPr="00A20F7F">
              <w:rPr>
                <w:rFonts w:cstheme="minorHAnsi"/>
              </w:rPr>
              <w:t xml:space="preserve"> </w:t>
            </w:r>
            <w:proofErr w:type="spellStart"/>
            <w:r w:rsidRPr="00A20F7F">
              <w:rPr>
                <w:rFonts w:cstheme="minorHAnsi"/>
              </w:rPr>
              <w:t>variance</w:t>
            </w:r>
            <w:proofErr w:type="spellEnd"/>
            <w:r w:rsidRPr="00A20F7F">
              <w:rPr>
                <w:rFonts w:cstheme="minorHAnsi"/>
              </w:rPr>
              <w:t>)</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commentRangeStart w:id="405"/>
        <w:tc>
          <w:tcPr>
            <w:tcW w:w="1309" w:type="dxa"/>
          </w:tcPr>
          <w:p w14:paraId="436CCA4A" w14:textId="779E7226"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w:commentRangeEnd w:id="405"/>
                <m:r>
                  <m:rPr>
                    <m:sty m:val="p"/>
                  </m:rPr>
                  <w:rPr>
                    <w:rStyle w:val="Kommentarsreferens"/>
                  </w:rPr>
                  <w:commentReference w:id="405"/>
                </m:r>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w:t>
            </w:r>
            <w:proofErr w:type="spellStart"/>
            <w:r w:rsidRPr="00A20F7F">
              <w:rPr>
                <w:rFonts w:cstheme="minorHAnsi"/>
              </w:rPr>
              <w:t>mass</w:t>
            </w:r>
            <w:proofErr w:type="spellEnd"/>
            <w:r w:rsidRPr="00A20F7F">
              <w:rPr>
                <w:rFonts w:cstheme="minorHAnsi"/>
              </w:rPr>
              <w:t xml:space="preserve"> </w:t>
            </w:r>
            <w:proofErr w:type="spellStart"/>
            <w:r w:rsidRPr="00A20F7F">
              <w:rPr>
                <w:rFonts w:cstheme="minorHAnsi"/>
              </w:rPr>
              <w:t>coefficient</w:t>
            </w:r>
            <w:proofErr w:type="spellEnd"/>
            <w:r w:rsidRPr="00A20F7F">
              <w:rPr>
                <w:rFonts w:cstheme="minorHAnsi"/>
              </w:rPr>
              <w:t xml:space="preserve"> </w:t>
            </w:r>
            <w:proofErr w:type="spellStart"/>
            <w:r w:rsidRPr="00A20F7F">
              <w:rPr>
                <w:rFonts w:cstheme="minorHAnsi"/>
              </w:rPr>
              <w:t>variance</w:t>
            </w:r>
            <w:proofErr w:type="spellEnd"/>
            <w:r w:rsidRPr="00A20F7F">
              <w:rPr>
                <w:rFonts w:cstheme="minorHAnsi"/>
              </w:rPr>
              <w:t>)</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E5765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20F7F">
              <w:rPr>
                <w:rFonts w:cstheme="minorHAnsi"/>
              </w:rPr>
              <w:t>Variance</w:t>
            </w:r>
            <w:proofErr w:type="spellEnd"/>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eastAsia="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AE4A5F" w:rsidRDefault="006C36C4" w:rsidP="006C36C4">
      <w:pPr>
        <w:spacing w:line="480" w:lineRule="auto"/>
        <w:contextualSpacing/>
        <w:jc w:val="both"/>
        <w:rPr>
          <w:rFonts w:cstheme="minorHAnsi"/>
          <w:bCs/>
          <w:i/>
          <w:iCs/>
          <w:lang w:val="en-GB"/>
          <w:rPrChange w:id="406" w:author="Anna Gårdmark" w:date="2020-05-27T11:34:00Z">
            <w:rPr>
              <w:rFonts w:cstheme="minorHAnsi"/>
              <w:bCs/>
              <w:i/>
              <w:iCs/>
            </w:rPr>
          </w:rPrChange>
        </w:rPr>
      </w:pPr>
      <w:commentRangeStart w:id="407"/>
      <w:r w:rsidRPr="00E906BC">
        <w:rPr>
          <w:rFonts w:cstheme="minorHAnsi"/>
          <w:bCs/>
          <w:i/>
          <w:iCs/>
          <w:lang w:val="en-GB"/>
        </w:rPr>
        <w:t>B</w:t>
      </w:r>
      <w:r w:rsidR="00240750" w:rsidRPr="00E906BC">
        <w:rPr>
          <w:rFonts w:cstheme="minorHAnsi"/>
          <w:bCs/>
          <w:i/>
          <w:iCs/>
          <w:lang w:val="en-GB"/>
        </w:rPr>
        <w:t>elow peak temperatures</w:t>
      </w:r>
      <w:commentRangeEnd w:id="407"/>
      <w:r w:rsidR="00A77899">
        <w:rPr>
          <w:rStyle w:val="Kommentarsreferens"/>
        </w:rPr>
        <w:commentReference w:id="407"/>
      </w:r>
    </w:p>
    <w:p w14:paraId="2F9A5CE5" w14:textId="2D0C7FAC" w:rsidR="00F85DA2" w:rsidRDefault="00BA36C3" w:rsidP="00B76DA8">
      <w:pPr>
        <w:spacing w:line="480" w:lineRule="auto"/>
        <w:contextualSpacing/>
        <w:jc w:val="both"/>
        <w:rPr>
          <w:rFonts w:eastAsiaTheme="minorEastAsia" w:cstheme="minorHAnsi"/>
          <w:lang w:val="en-GB"/>
        </w:rPr>
      </w:pPr>
      <w:r>
        <w:rPr>
          <w:rFonts w:cstheme="minorHAnsi"/>
          <w:lang w:val="en-GB"/>
        </w:rPr>
        <w:t>At below peak temperatures, t</w:t>
      </w:r>
      <w:r w:rsidR="00F85DA2" w:rsidRPr="00310C9B">
        <w:rPr>
          <w:rFonts w:cstheme="minorHAnsi"/>
          <w:lang w:val="en-GB"/>
        </w:rPr>
        <w:t xml:space="preserve">he </w:t>
      </w:r>
      <w:r w:rsidR="00F85DA2" w:rsidRPr="00972C7F">
        <w:rPr>
          <w:rFonts w:cstheme="minorHAnsi"/>
          <w:lang w:val="en-GB"/>
        </w:rPr>
        <w:t xml:space="preserve">intraspecific mass- and temperature dependence of </w:t>
      </w:r>
      <w:commentRangeStart w:id="408"/>
      <w:r w:rsidR="00F85DA2" w:rsidRPr="00972C7F">
        <w:rPr>
          <w:rFonts w:cstheme="minorHAnsi"/>
          <w:lang w:val="en-GB"/>
        </w:rPr>
        <w:t>specific</w:t>
      </w:r>
      <w:commentRangeEnd w:id="408"/>
      <w:r w:rsidR="0033715E">
        <w:rPr>
          <w:rStyle w:val="Kommentarsreferens"/>
        </w:rPr>
        <w:commentReference w:id="408"/>
      </w:r>
      <w:r w:rsidR="00F85DA2" w:rsidRPr="00972C7F">
        <w:rPr>
          <w:rFonts w:cstheme="minorHAnsi"/>
          <w:lang w:val="en-GB"/>
        </w:rPr>
        <w:t xml:space="preserve"> growth </w:t>
      </w:r>
      <w:proofErr w:type="gramStart"/>
      <w:r w:rsidR="00F85DA2" w:rsidRPr="00972C7F">
        <w:rPr>
          <w:rFonts w:cstheme="minorHAnsi"/>
          <w:lang w:val="en-GB"/>
        </w:rPr>
        <w:t>can be described</w:t>
      </w:r>
      <w:proofErr w:type="gramEnd"/>
      <w:r w:rsidR="00F85DA2" w:rsidRPr="00972C7F">
        <w:rPr>
          <w:rFonts w:cstheme="minorHAnsi"/>
          <w:lang w:val="en-GB"/>
        </w:rPr>
        <w:t xml:space="preserve"> by the equation: </w:t>
      </w:r>
      <w:commentRangeStart w:id="409"/>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w:commentRangeEnd w:id="409"/>
        <m:r>
          <m:rPr>
            <m:sty m:val="p"/>
          </m:rPr>
          <w:rPr>
            <w:rStyle w:val="Kommentarsreferens"/>
          </w:rPr>
          <w:commentReference w:id="409"/>
        </m:r>
      </m:oMath>
      <w:r w:rsidR="002D4BEE" w:rsidRPr="004559BC">
        <w:rPr>
          <w:rFonts w:eastAsiaTheme="minorEastAsia" w:cstheme="minorHAnsi"/>
          <w:lang w:val="en-GB"/>
        </w:rPr>
        <w:t xml:space="preserve"> (Fig. </w:t>
      </w:r>
      <w:r w:rsidR="003336DC">
        <w:rPr>
          <w:rFonts w:eastAsiaTheme="minorEastAsia" w:cstheme="minorHAnsi"/>
          <w:lang w:val="en-GB"/>
        </w:rPr>
        <w:t>1</w:t>
      </w:r>
      <w:r w:rsidR="002D4BEE" w:rsidRPr="004559BC">
        <w:rPr>
          <w:rFonts w:eastAsiaTheme="minorEastAsia" w:cstheme="minorHAnsi"/>
          <w:lang w:val="en-GB"/>
        </w:rPr>
        <w:t>)</w:t>
      </w:r>
      <w:r w:rsidR="00F85DA2" w:rsidRPr="00972C7F">
        <w:rPr>
          <w:rFonts w:cstheme="minorHAnsi"/>
          <w:lang w:val="en-GB"/>
        </w:rPr>
        <w:t xml:space="preserve">. </w:t>
      </w:r>
      <w:r w:rsidR="00726633">
        <w:rPr>
          <w:rFonts w:cstheme="minorHAnsi"/>
          <w:lang w:val="en-GB"/>
        </w:rPr>
        <w:t>The parameters are posterior median</w:t>
      </w:r>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r w:rsidR="00726633">
        <w:rPr>
          <w:rFonts w:cstheme="minorHAnsi"/>
          <w:lang w:val="en-GB"/>
        </w:rPr>
        <w:t xml:space="preserve"> </w:t>
      </w:r>
      <w:r w:rsidR="00747160">
        <w:rPr>
          <w:rFonts w:eastAsiaTheme="minorEastAsia" w:cstheme="minorHAnsi"/>
          <w:lang w:val="en-GB"/>
        </w:rPr>
        <w:t>T</w:t>
      </w:r>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r w:rsidR="003D6063">
        <w:rPr>
          <w:rFonts w:eastAsiaTheme="minorEastAsia" w:cstheme="minorHAnsi"/>
          <w:lang w:val="en-GB"/>
        </w:rPr>
        <w:t xml:space="preserve">both </w:t>
      </w:r>
      <w:r w:rsidR="00B80FF6">
        <w:rPr>
          <w:rFonts w:eastAsiaTheme="minorEastAsia" w:cstheme="minorHAnsi"/>
          <w:lang w:val="en-GB"/>
        </w:rPr>
        <w:t xml:space="preserve">small and </w:t>
      </w:r>
      <w:r w:rsidR="001B5BAF" w:rsidRPr="004559BC">
        <w:rPr>
          <w:rFonts w:eastAsiaTheme="minorEastAsia" w:cstheme="minorHAnsi"/>
          <w:lang w:val="en-GB"/>
        </w:rPr>
        <w:t>uncertain</w:t>
      </w:r>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only leads to marginal</w:t>
      </w:r>
      <w:ins w:id="410" w:author="Jan Ohlberger" w:date="2020-05-22T14:19:00Z">
        <w:r w:rsidR="00CD10D6">
          <w:rPr>
            <w:rFonts w:eastAsiaTheme="minorEastAsia" w:cstheme="minorHAnsi"/>
            <w:lang w:val="en-GB"/>
          </w:rPr>
          <w:t>ly</w:t>
        </w:r>
      </w:ins>
      <w:r w:rsidR="00F85DA2" w:rsidRPr="004559BC">
        <w:rPr>
          <w:rFonts w:eastAsiaTheme="minorEastAsia" w:cstheme="minorHAnsi"/>
          <w:lang w:val="en-GB"/>
        </w:rPr>
        <w:t xml:space="preserve"> better fits to data </w:t>
      </w:r>
      <w:r w:rsidR="00A661B8">
        <w:rPr>
          <w:rFonts w:eastAsiaTheme="minorEastAsia" w:cstheme="minorHAnsi"/>
          <w:lang w:val="en-GB"/>
        </w:rPr>
        <w:t xml:space="preserve">compared to the model without the interactions </w:t>
      </w:r>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r w:rsidR="007909F5">
        <w:rPr>
          <w:rFonts w:eastAsiaTheme="minorEastAsia" w:cstheme="minorHAnsi"/>
          <w:lang w:val="en-GB"/>
        </w:rPr>
        <w:t xml:space="preserve">, </w:t>
      </w:r>
      <w:r w:rsidR="005F09E2" w:rsidRPr="004559BC">
        <w:rPr>
          <w:rFonts w:eastAsiaTheme="minorEastAsia" w:cstheme="minorHAnsi"/>
          <w:lang w:val="en-GB"/>
        </w:rPr>
        <w:t>M5</w:t>
      </w:r>
      <w:r w:rsidR="007909F5">
        <w:rPr>
          <w:rFonts w:eastAsiaTheme="minorEastAsia" w:cstheme="minorHAnsi"/>
          <w:lang w:val="en-GB"/>
        </w:rPr>
        <w:t>,</w:t>
      </w:r>
      <w:r w:rsidR="005F09E2" w:rsidRPr="004559BC">
        <w:rPr>
          <w:rFonts w:eastAsiaTheme="minorEastAsia" w:cstheme="minorHAnsi"/>
          <w:lang w:val="en-GB"/>
        </w:rPr>
        <w:t xml:space="preserve"> is 2.4</w:t>
      </w:r>
      <w:r w:rsidR="00EF102B">
        <w:rPr>
          <w:rFonts w:eastAsiaTheme="minorEastAsia" w:cstheme="minorHAnsi"/>
          <w:lang w:val="en-GB"/>
        </w:rPr>
        <w:t>;</w:t>
      </w:r>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del w:id="411" w:author="Jan Ohlberger" w:date="2020-05-22T14:20:00Z">
        <w:r w:rsidR="00202876" w:rsidDel="00CD10D6">
          <w:rPr>
            <w:rFonts w:eastAsiaTheme="minorEastAsia" w:cstheme="minorHAnsi"/>
            <w:lang w:val="en-GB"/>
          </w:rPr>
          <w:delText xml:space="preserve">We </w:delText>
        </w:r>
      </w:del>
      <w:ins w:id="412" w:author="Jan Ohlberger" w:date="2020-05-22T14:20:00Z">
        <w:r w:rsidR="00CD10D6">
          <w:rPr>
            <w:rFonts w:eastAsiaTheme="minorEastAsia" w:cstheme="minorHAnsi"/>
            <w:lang w:val="en-GB"/>
          </w:rPr>
          <w:t xml:space="preserve">The </w:t>
        </w:r>
      </w:ins>
      <w:r w:rsidR="00202876">
        <w:rPr>
          <w:rFonts w:eastAsiaTheme="minorEastAsia" w:cstheme="minorHAnsi"/>
          <w:lang w:val="en-GB"/>
        </w:rPr>
        <w:t>estimate</w:t>
      </w:r>
      <w:ins w:id="413" w:author="Jan Ohlberger" w:date="2020-05-22T14:20:00Z">
        <w:r w:rsidR="00CD10D6">
          <w:rPr>
            <w:rFonts w:eastAsiaTheme="minorEastAsia" w:cstheme="minorHAnsi"/>
            <w:lang w:val="en-GB"/>
          </w:rPr>
          <w:t>d</w:t>
        </w:r>
      </w:ins>
      <w:ins w:id="414" w:author="Anna Gårdmark" w:date="2020-06-21T09:21:00Z">
        <w:r w:rsidR="00A77899">
          <w:rPr>
            <w:rFonts w:eastAsiaTheme="minorEastAsia" w:cstheme="minorHAnsi"/>
            <w:lang w:val="en-GB"/>
          </w:rPr>
          <w:t xml:space="preserve"> interaction</w:t>
        </w:r>
      </w:ins>
      <w:ins w:id="415" w:author="Jan Ohlberger" w:date="2020-05-22T14:20:00Z">
        <w:r w:rsidR="00CD10D6">
          <w:rPr>
            <w:rFonts w:eastAsiaTheme="minorEastAsia" w:cstheme="minorHAnsi"/>
            <w:lang w:val="en-GB"/>
          </w:rPr>
          <w:t xml:space="preserve"> coefficient</w:t>
        </w:r>
      </w:ins>
      <w:r w:rsidR="00202876">
        <w:rPr>
          <w:rFonts w:eastAsiaTheme="minorEastAsia" w:cstheme="minorHAnsi"/>
          <w:lang w:val="en-GB"/>
        </w:rPr>
        <w:t xml:space="preserve"> </w:t>
      </w:r>
      <w:del w:id="416" w:author="Jan Ohlberger" w:date="2020-05-22T14:20:00Z">
        <w:r w:rsidR="00202876" w:rsidDel="00CD10D6">
          <w:rPr>
            <w:rFonts w:eastAsiaTheme="minorEastAsia" w:cstheme="minorHAnsi"/>
            <w:lang w:val="en-GB"/>
          </w:rPr>
          <w:delText>it to</w:delText>
        </w:r>
      </w:del>
      <w:ins w:id="417" w:author="Jan Ohlberger" w:date="2020-05-22T14:20:00Z">
        <w:r w:rsidR="00CD10D6">
          <w:rPr>
            <w:rFonts w:eastAsiaTheme="minorEastAsia" w:cstheme="minorHAnsi"/>
            <w:lang w:val="en-GB"/>
          </w:rPr>
          <w:t>is</w:t>
        </w:r>
      </w:ins>
      <w:r w:rsidR="00202876">
        <w:rPr>
          <w:rFonts w:eastAsiaTheme="minorEastAsia" w:cstheme="minorHAnsi"/>
          <w:lang w:val="en-GB"/>
        </w:rPr>
        <w:t xml:space="preserve">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w:t>
      </w:r>
      <w:proofErr w:type="gramStart"/>
      <w:r w:rsidR="00202876" w:rsidRPr="00310C9B">
        <w:rPr>
          <w:rFonts w:eastAsiaTheme="minorEastAsia" w:cstheme="minorHAnsi"/>
          <w:lang w:val="en-GB"/>
        </w:rPr>
        <w:t>95%</w:t>
      </w:r>
      <w:proofErr w:type="gramEnd"/>
      <w:r w:rsidR="00202876" w:rsidRPr="00310C9B">
        <w:rPr>
          <w:rFonts w:eastAsiaTheme="minorEastAsia" w:cstheme="minorHAnsi"/>
          <w:lang w:val="en-GB"/>
        </w:rPr>
        <w:t xml:space="preserve">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r w:rsidR="00F85DA2" w:rsidRPr="00972C7F">
        <w:rPr>
          <w:rFonts w:eastAsiaTheme="minorEastAsia" w:cstheme="minorHAnsi"/>
          <w:lang w:val="en-GB"/>
        </w:rPr>
        <w:t xml:space="preserve">mass exponent of growth </w:t>
      </w:r>
      <w:r w:rsidR="002B5DD5">
        <w:rPr>
          <w:rFonts w:eastAsiaTheme="minorEastAsia" w:cstheme="minorHAnsi"/>
          <w:lang w:val="en-GB"/>
        </w:rPr>
        <w:t xml:space="preserve">is estimated to </w:t>
      </w:r>
      <w:r w:rsidR="00F85DA2" w:rsidRPr="00972C7F">
        <w:rPr>
          <w:rFonts w:eastAsiaTheme="minorEastAsia" w:cstheme="minorHAnsi"/>
          <w:lang w:val="en-GB"/>
        </w:rPr>
        <w:t>be -0.3</w:t>
      </w:r>
      <w:r w:rsidR="002C74CA">
        <w:rPr>
          <w:rFonts w:eastAsiaTheme="minorEastAsia" w:cstheme="minorHAnsi"/>
          <w:lang w:val="en-GB"/>
        </w:rPr>
        <w:t>6</w:t>
      </w:r>
      <w:r w:rsidR="00F85DA2" w:rsidRPr="00972C7F">
        <w:rPr>
          <w:rFonts w:eastAsiaTheme="minorEastAsia" w:cstheme="minorHAnsi"/>
          <w:lang w:val="en-GB"/>
        </w:rPr>
        <w:t xml:space="preserve"> [-0.</w:t>
      </w:r>
      <w:r w:rsidR="00905F7B">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r w:rsidR="00905F7B">
        <w:rPr>
          <w:rFonts w:eastAsiaTheme="minorEastAsia" w:cstheme="minorHAnsi"/>
          <w:lang w:val="en-GB"/>
        </w:rPr>
        <w:t>2</w:t>
      </w:r>
      <w:r w:rsidR="00483907">
        <w:rPr>
          <w:rFonts w:eastAsiaTheme="minorEastAsia" w:cstheme="minorHAnsi"/>
          <w:lang w:val="en-GB"/>
        </w:rPr>
        <w:t>3</w:t>
      </w:r>
      <w:r w:rsidR="00F85DA2" w:rsidRPr="00972C7F">
        <w:rPr>
          <w:rFonts w:eastAsiaTheme="minorEastAsia" w:cstheme="minorHAnsi"/>
          <w:lang w:val="en-GB"/>
        </w:rPr>
        <w:t>]</w:t>
      </w:r>
      <w:r w:rsidR="00851EDB">
        <w:rPr>
          <w:rFonts w:eastAsiaTheme="minorEastAsia" w:cstheme="minorHAnsi"/>
          <w:lang w:val="en-GB"/>
        </w:rPr>
        <w:t xml:space="preserve"> and t</w:t>
      </w:r>
      <w:r w:rsidR="00F85DA2" w:rsidRPr="00972C7F">
        <w:rPr>
          <w:rFonts w:eastAsiaTheme="minorEastAsia" w:cstheme="minorHAnsi"/>
          <w:lang w:val="en-GB"/>
        </w:rPr>
        <w:t>he activation energy</w:t>
      </w:r>
      <w:r w:rsidR="00923128">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lang w:val="en-GB"/>
                    <w:rPrChange w:id="418" w:author="Anna Gårdmark" w:date="2020-05-27T11:34:00Z">
                      <w:rPr>
                        <w:rFonts w:ascii="Cambria Math" w:hAnsi="Cambria Math" w:cstheme="minorHAnsi"/>
                      </w:rPr>
                    </w:rPrChange>
                  </w:rPr>
                  <m:t>2</m:t>
                </m:r>
              </m:sub>
            </m:sSub>
          </m:sub>
        </m:sSub>
      </m:oMath>
      <w:r w:rsidR="00923128">
        <w:rPr>
          <w:rFonts w:eastAsiaTheme="minorEastAsia" w:cstheme="minorHAnsi"/>
          <w:lang w:val="en-GB"/>
        </w:rPr>
        <w:t>)</w:t>
      </w:r>
      <w:r w:rsidR="00F85DA2" w:rsidRPr="00972C7F">
        <w:rPr>
          <w:rFonts w:eastAsiaTheme="minorEastAsia" w:cstheme="minorHAnsi"/>
          <w:lang w:val="en-GB"/>
        </w:rPr>
        <w:t xml:space="preserve"> 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r w:rsidR="001176F2">
        <w:rPr>
          <w:rFonts w:eastAsiaTheme="minorEastAsia" w:cstheme="minorHAnsi"/>
          <w:lang w:val="en-GB"/>
        </w:rPr>
        <w:t>4</w:t>
      </w:r>
      <w:r w:rsidR="00F85DA2" w:rsidRPr="00972C7F">
        <w:rPr>
          <w:rFonts w:eastAsiaTheme="minorEastAsia" w:cstheme="minorHAnsi"/>
          <w:lang w:val="en-GB"/>
        </w:rPr>
        <w:t xml:space="preserve"> [0.9</w:t>
      </w:r>
      <w:r w:rsidR="00F03C2C">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r w:rsidR="00F03C2C">
        <w:rPr>
          <w:rFonts w:eastAsiaTheme="minorEastAsia" w:cstheme="minorHAnsi"/>
          <w:lang w:val="en-GB"/>
        </w:rPr>
        <w:t>3</w:t>
      </w:r>
      <w:r w:rsidR="00F85DA2" w:rsidRPr="00972C7F">
        <w:rPr>
          <w:rFonts w:eastAsiaTheme="minorEastAsia" w:cstheme="minorHAnsi"/>
          <w:lang w:val="en-GB"/>
        </w:rPr>
        <w:t>]</w:t>
      </w:r>
      <w:r w:rsidR="00F85DA2" w:rsidRPr="004559BC">
        <w:rPr>
          <w:rFonts w:eastAsiaTheme="minorEastAsia" w:cstheme="minorHAnsi"/>
          <w:lang w:val="en-GB"/>
        </w:rPr>
        <w:t xml:space="preserve">. </w:t>
      </w:r>
    </w:p>
    <w:p w14:paraId="0CF9975F" w14:textId="7EA4BC0B"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intraspecific scaling of </w:t>
      </w:r>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proofErr w:type="gramStart"/>
      <w:r w:rsidR="00DB415D" w:rsidRPr="00310C9B">
        <w:rPr>
          <w:rFonts w:eastAsiaTheme="minorEastAsia" w:cstheme="minorHAnsi"/>
          <w:lang w:val="en-GB"/>
        </w:rPr>
        <w:t>can be described</w:t>
      </w:r>
      <w:proofErr w:type="gramEnd"/>
      <w:r w:rsidR="00DB415D" w:rsidRPr="00310C9B">
        <w:rPr>
          <w:rFonts w:eastAsiaTheme="minorEastAsia" w:cstheme="minorHAnsi"/>
          <w:lang w:val="en-GB"/>
        </w:rPr>
        <w:t xml:space="preserve"> by the equation </w:t>
      </w:r>
      <w:del w:id="419" w:author="Jan Ohlberger" w:date="2020-05-22T14:26:00Z">
        <w:r w:rsidR="003A0501" w:rsidRPr="00310C9B" w:rsidDel="00CD10D6">
          <w:rPr>
            <w:rFonts w:eastAsiaTheme="minorEastAsia" w:cstheme="minorHAnsi"/>
            <w:lang w:val="en-GB"/>
          </w:rPr>
          <w:delText>as</w:delText>
        </w:r>
      </w:del>
      <w:r w:rsidR="003A0501"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AE4A5F">
        <w:rPr>
          <w:rFonts w:eastAsiaTheme="minorEastAsia" w:cstheme="minorHAnsi"/>
          <w:lang w:val="en-GB"/>
          <w:rPrChange w:id="420" w:author="Anna Gårdmark" w:date="2020-05-27T11:34:00Z">
            <w:rPr>
              <w:rFonts w:eastAsiaTheme="minorEastAsia" w:cstheme="minorHAnsi"/>
            </w:rPr>
          </w:rPrChange>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r w:rsidR="00DB415D">
        <w:rPr>
          <w:rFonts w:eastAsiaTheme="minorEastAsia" w:cstheme="minorHAnsi"/>
          <w:lang w:val="en-GB"/>
        </w:rPr>
        <w:t>For m</w:t>
      </w:r>
      <w:r w:rsidR="00191401">
        <w:rPr>
          <w:rFonts w:eastAsiaTheme="minorEastAsia" w:cstheme="minorHAnsi"/>
          <w:lang w:val="en-GB"/>
        </w:rPr>
        <w:t xml:space="preserve">ass-specific </w:t>
      </w:r>
      <w:r w:rsidRPr="00310C9B">
        <w:rPr>
          <w:rFonts w:eastAsiaTheme="minorEastAsia" w:cstheme="minorHAnsi"/>
          <w:lang w:val="en-GB"/>
        </w:rPr>
        <w:t>metabolic rate</w:t>
      </w:r>
      <w:r w:rsidR="00DB415D">
        <w:rPr>
          <w:rFonts w:eastAsiaTheme="minorEastAsia" w:cstheme="minorHAnsi"/>
          <w:lang w:val="en-GB"/>
        </w:rPr>
        <w:t>, the relationship is</w:t>
      </w:r>
      <w:proofErr w:type="gramStart"/>
      <w:r w:rsidR="00DB415D">
        <w:rPr>
          <w:rFonts w:eastAsiaTheme="minorEastAsia" w:cstheme="minorHAnsi"/>
          <w:lang w:val="en-GB"/>
        </w:rPr>
        <w:t>:</w:t>
      </w:r>
      <w:r w:rsidRPr="00310C9B">
        <w:rPr>
          <w:rFonts w:eastAsiaTheme="minorEastAsia" w:cstheme="minorHAnsi"/>
          <w:lang w:val="en-GB"/>
        </w:rPr>
        <w:t xml:space="preserve"> </w:t>
      </w:r>
      <w:proofErr w:type="gramEnd"/>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=-2.17-0.20</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Pr>
          <w:rFonts w:eastAsiaTheme="minorEastAsia" w:cstheme="minorHAnsi"/>
          <w:lang w:val="en-GB"/>
        </w:rPr>
        <w:t xml:space="preserve">. </w:t>
      </w:r>
      <w:r w:rsidRPr="00310C9B">
        <w:rPr>
          <w:rFonts w:eastAsiaTheme="minorEastAsia" w:cstheme="minorHAnsi"/>
          <w:lang w:val="en-GB"/>
        </w:rPr>
        <w:t xml:space="preserve">In the model for consumption rate, all coefficients vary by species (M5) whereas for metabolism, all </w:t>
      </w:r>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r w:rsidRPr="00310C9B">
        <w:rPr>
          <w:rFonts w:eastAsiaTheme="minorEastAsia" w:cstheme="minorHAnsi"/>
          <w:lang w:val="en-GB"/>
        </w:rPr>
        <w:t>the interaction</w:t>
      </w:r>
      <w:ins w:id="421" w:author="Anna Gårdmark" w:date="2020-06-21T09:23:00Z">
        <w:r w:rsidR="00A77899">
          <w:rPr>
            <w:rFonts w:eastAsiaTheme="minorEastAsia" w:cstheme="minorHAnsi"/>
            <w:lang w:val="en-GB"/>
          </w:rPr>
          <w:t xml:space="preserve"> coefficient</w:t>
        </w:r>
      </w:ins>
      <w:r w:rsidRPr="00310C9B">
        <w:rPr>
          <w:rFonts w:eastAsiaTheme="minorEastAsia" w:cstheme="minorHAnsi"/>
          <w:lang w:val="en-GB"/>
        </w:rPr>
        <w:t xml:space="preserve"> vary by species (M2) (Table 2). </w:t>
      </w:r>
      <w:r w:rsidR="00A43DB4">
        <w:rPr>
          <w:rFonts w:eastAsiaTheme="minorEastAsia" w:cstheme="minorHAnsi"/>
          <w:lang w:val="en-GB"/>
        </w:rPr>
        <w:t>M</w:t>
      </w:r>
      <w:r w:rsidR="00A43DB4" w:rsidRPr="00310C9B">
        <w:rPr>
          <w:rFonts w:eastAsiaTheme="minorEastAsia" w:cstheme="minorHAnsi"/>
          <w:lang w:val="en-GB"/>
        </w:rPr>
        <w:t xml:space="preserve">aximum consumption </w:t>
      </w:r>
      <w:r w:rsidRPr="00310C9B">
        <w:rPr>
          <w:rFonts w:eastAsiaTheme="minorEastAsia" w:cstheme="minorHAnsi"/>
          <w:lang w:val="en-GB"/>
        </w:rPr>
        <w:t xml:space="preserve">scales with a </w:t>
      </w:r>
      <w:r w:rsidR="00A43DB4">
        <w:rPr>
          <w:rFonts w:eastAsiaTheme="minorEastAsia" w:cstheme="minorHAnsi"/>
          <w:lang w:val="en-GB"/>
        </w:rPr>
        <w:t>smaller</w:t>
      </w:r>
      <w:r w:rsidRPr="00310C9B">
        <w:rPr>
          <w:rFonts w:eastAsiaTheme="minorEastAsia" w:cstheme="minorHAnsi"/>
          <w:lang w:val="en-GB"/>
        </w:rPr>
        <w:t xml:space="preserve"> mass exponent</w:t>
      </w:r>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m:oMath>
        <m:r>
          <w:rPr>
            <w:rFonts w:ascii="Cambria Math" w:eastAsiaTheme="minorEastAsia" w:hAnsi="Cambria Math" w:cstheme="minorHAnsi"/>
            <w:lang w:val="en-GB"/>
          </w:rPr>
          <m:t>]</m:t>
        </m:r>
      </m:oMath>
      <w:r w:rsidR="00A43DB4" w:rsidRPr="00310C9B">
        <w:rPr>
          <w:rFonts w:eastAsiaTheme="minorEastAsia" w:cstheme="minorHAnsi"/>
          <w:lang w:val="en-GB"/>
        </w:rPr>
        <w:t>)</w:t>
      </w:r>
      <w:r w:rsidRPr="00310C9B">
        <w:rPr>
          <w:rFonts w:eastAsiaTheme="minorEastAsia" w:cstheme="minorHAnsi"/>
          <w:lang w:val="en-GB"/>
        </w:rPr>
        <w:t xml:space="preserve"> </w:t>
      </w:r>
      <w:r w:rsidR="00CF7D5E">
        <w:rPr>
          <w:rFonts w:eastAsiaTheme="minorEastAsia" w:cstheme="minorHAnsi"/>
          <w:lang w:val="en-GB"/>
        </w:rPr>
        <w:t xml:space="preserve">than </w:t>
      </w:r>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r w:rsidRPr="00310C9B">
        <w:rPr>
          <w:rFonts w:eastAsiaTheme="minorEastAsia" w:cstheme="minorHAnsi"/>
          <w:lang w:val="en-GB"/>
        </w:rPr>
        <w:t xml:space="preserve">, </w:t>
      </w:r>
      <w:r w:rsidR="00CE4E1B">
        <w:rPr>
          <w:rFonts w:eastAsiaTheme="minorEastAsia" w:cstheme="minorHAnsi"/>
          <w:lang w:val="en-GB"/>
        </w:rPr>
        <w:t>based on</w:t>
      </w:r>
      <w:r w:rsidRPr="00310C9B">
        <w:rPr>
          <w:rFonts w:eastAsiaTheme="minorEastAsia" w:cstheme="minorHAnsi"/>
          <w:lang w:val="en-GB"/>
        </w:rPr>
        <w:t xml:space="preserve"> the </w:t>
      </w:r>
      <w:r w:rsidR="00F153CC">
        <w:rPr>
          <w:rFonts w:eastAsiaTheme="minorEastAsia" w:cstheme="minorHAnsi"/>
          <w:lang w:val="en-GB"/>
        </w:rPr>
        <w:t>non-</w:t>
      </w:r>
      <w:r w:rsidRPr="00310C9B">
        <w:rPr>
          <w:rFonts w:eastAsiaTheme="minorEastAsia" w:cstheme="minorHAnsi"/>
          <w:lang w:val="en-GB"/>
        </w:rPr>
        <w:t xml:space="preserve">overlapping Bayesian </w:t>
      </w:r>
      <w:proofErr w:type="gramStart"/>
      <w:r w:rsidRPr="00310C9B">
        <w:rPr>
          <w:rFonts w:eastAsiaTheme="minorEastAsia" w:cstheme="minorHAnsi"/>
          <w:lang w:val="en-GB"/>
        </w:rPr>
        <w:t>95%</w:t>
      </w:r>
      <w:proofErr w:type="gramEnd"/>
      <w:r w:rsidRPr="00310C9B">
        <w:rPr>
          <w:rFonts w:eastAsiaTheme="minorEastAsia" w:cstheme="minorHAnsi"/>
          <w:lang w:val="en-GB"/>
        </w:rPr>
        <w:t xml:space="preserve"> credible intervals (Fig. </w:t>
      </w:r>
      <w:r w:rsidR="004A5279">
        <w:rPr>
          <w:rFonts w:eastAsiaTheme="minorEastAsia" w:cstheme="minorHAnsi"/>
          <w:lang w:val="en-GB"/>
        </w:rPr>
        <w:t>3</w:t>
      </w:r>
      <w:r w:rsidRPr="00310C9B">
        <w:rPr>
          <w:rFonts w:eastAsiaTheme="minorEastAsia" w:cstheme="minorHAnsi"/>
          <w:lang w:val="en-GB"/>
        </w:rPr>
        <w:t xml:space="preserve">). This difference implies that </w:t>
      </w:r>
      <w:r w:rsidR="00A362B3">
        <w:rPr>
          <w:rFonts w:eastAsiaTheme="minorEastAsia" w:cstheme="minorHAnsi"/>
          <w:lang w:val="en-GB"/>
        </w:rPr>
        <w:t>metabolic rates increase faster with mass than</w:t>
      </w:r>
      <w:del w:id="422" w:author="Jan Ohlberger" w:date="2020-05-22T14:27:00Z">
        <w:r w:rsidR="00A362B3" w:rsidDel="00CD10D6">
          <w:rPr>
            <w:rFonts w:eastAsiaTheme="minorEastAsia" w:cstheme="minorHAnsi"/>
            <w:lang w:val="en-GB"/>
          </w:rPr>
          <w:delText xml:space="preserve"> do</w:delText>
        </w:r>
      </w:del>
      <w:r w:rsidR="00A362B3">
        <w:rPr>
          <w:rFonts w:eastAsiaTheme="minorEastAsia" w:cstheme="minorHAnsi"/>
          <w:lang w:val="en-GB"/>
        </w:rPr>
        <w:t xml:space="preserve"> maximum consumption rates</w:t>
      </w:r>
      <w:r w:rsidRPr="00310C9B">
        <w:rPr>
          <w:rFonts w:eastAsiaTheme="minorEastAsia" w:cstheme="minorHAnsi"/>
          <w:lang w:val="en-GB"/>
        </w:rPr>
        <w:t>. We also find it probable that the mass</w:t>
      </w:r>
      <w:r w:rsidR="00DE5323">
        <w:rPr>
          <w:rFonts w:eastAsiaTheme="minorEastAsia" w:cstheme="minorHAnsi"/>
          <w:lang w:val="en-GB"/>
        </w:rPr>
        <w:t xml:space="preserve">-specific </w:t>
      </w:r>
      <w:r w:rsidRPr="00310C9B">
        <w:rPr>
          <w:rFonts w:eastAsiaTheme="minorEastAsia" w:cstheme="minorHAnsi"/>
          <w:lang w:val="en-GB"/>
        </w:rPr>
        <w:t>scaling exponent</w:t>
      </w:r>
      <w:r w:rsidR="00FB386C">
        <w:rPr>
          <w:rFonts w:eastAsiaTheme="minorEastAsia" w:cstheme="minorHAnsi"/>
          <w:lang w:val="en-GB"/>
        </w:rPr>
        <w:t>s</w:t>
      </w:r>
      <w:r w:rsidRPr="00310C9B">
        <w:rPr>
          <w:rFonts w:eastAsiaTheme="minorEastAsia" w:cstheme="minorHAnsi"/>
          <w:lang w:val="en-GB"/>
        </w:rPr>
        <w:t xml:space="preserve"> differ from </w:t>
      </w:r>
      <w:ins w:id="423" w:author="Jan Ohlberger" w:date="2020-05-22T14:28:00Z">
        <w:r w:rsidR="00CD10D6">
          <w:rPr>
            <w:rFonts w:eastAsiaTheme="minorEastAsia" w:cstheme="minorHAnsi"/>
            <w:lang w:val="en-GB"/>
          </w:rPr>
          <w:t>-</w:t>
        </w:r>
        <w:r w:rsidR="00CD10D6" w:rsidRPr="00310C9B">
          <w:rPr>
            <w:rFonts w:eastAsiaTheme="minorEastAsia" w:cstheme="minorHAnsi"/>
            <w:lang w:val="en-GB"/>
          </w:rPr>
          <w:t>0.</w:t>
        </w:r>
        <w:r w:rsidR="00CD10D6">
          <w:rPr>
            <w:rFonts w:eastAsiaTheme="minorEastAsia" w:cstheme="minorHAnsi"/>
            <w:lang w:val="en-GB"/>
          </w:rPr>
          <w:t>2</w:t>
        </w:r>
        <w:r w:rsidR="00CD10D6" w:rsidRPr="00310C9B">
          <w:rPr>
            <w:rFonts w:eastAsiaTheme="minorEastAsia" w:cstheme="minorHAnsi"/>
            <w:lang w:val="en-GB"/>
          </w:rPr>
          <w:t xml:space="preserve">5 </w:t>
        </w:r>
        <w:r w:rsidR="00CD10D6">
          <w:rPr>
            <w:rFonts w:eastAsiaTheme="minorEastAsia" w:cstheme="minorHAnsi"/>
            <w:lang w:val="en-GB"/>
          </w:rPr>
          <w:t xml:space="preserve">as </w:t>
        </w:r>
      </w:ins>
      <w:del w:id="424" w:author="Jan Ohlberger" w:date="2020-05-22T14:28:00Z">
        <w:r w:rsidRPr="00310C9B" w:rsidDel="00CD10D6">
          <w:rPr>
            <w:rFonts w:eastAsiaTheme="minorEastAsia" w:cstheme="minorHAnsi"/>
            <w:lang w:val="en-GB"/>
          </w:rPr>
          <w:delText xml:space="preserve">the </w:delText>
        </w:r>
      </w:del>
      <w:r w:rsidRPr="00310C9B">
        <w:rPr>
          <w:rFonts w:eastAsiaTheme="minorEastAsia" w:cstheme="minorHAnsi"/>
          <w:lang w:val="en-GB"/>
        </w:rPr>
        <w:t xml:space="preserve">predicted </w:t>
      </w:r>
      <w:del w:id="425" w:author="Jan Ohlberger" w:date="2020-05-22T14:28:00Z">
        <w:r w:rsidR="009A6A50" w:rsidDel="00CD10D6">
          <w:rPr>
            <w:rFonts w:eastAsiaTheme="minorEastAsia" w:cstheme="minorHAnsi"/>
            <w:lang w:val="en-GB"/>
          </w:rPr>
          <w:delText>-</w:delText>
        </w:r>
        <w:r w:rsidRPr="00310C9B" w:rsidDel="00CD10D6">
          <w:rPr>
            <w:rFonts w:eastAsiaTheme="minorEastAsia" w:cstheme="minorHAnsi"/>
            <w:lang w:val="en-GB"/>
          </w:rPr>
          <w:delText>0.</w:delText>
        </w:r>
        <w:r w:rsidR="009A6A50" w:rsidDel="00CD10D6">
          <w:rPr>
            <w:rFonts w:eastAsiaTheme="minorEastAsia" w:cstheme="minorHAnsi"/>
            <w:lang w:val="en-GB"/>
          </w:rPr>
          <w:delText>2</w:delText>
        </w:r>
        <w:r w:rsidRPr="00310C9B" w:rsidDel="00CD10D6">
          <w:rPr>
            <w:rFonts w:eastAsiaTheme="minorEastAsia" w:cstheme="minorHAnsi"/>
            <w:lang w:val="en-GB"/>
          </w:rPr>
          <w:delText>5 from</w:delText>
        </w:r>
      </w:del>
      <w:ins w:id="426" w:author="Jan Ohlberger" w:date="2020-05-22T14:28:00Z">
        <w:r w:rsidR="00CD10D6">
          <w:rPr>
            <w:rFonts w:eastAsiaTheme="minorEastAsia" w:cstheme="minorHAnsi"/>
            <w:lang w:val="en-GB"/>
          </w:rPr>
          <w:t>by</w:t>
        </w:r>
      </w:ins>
      <w:r w:rsidRPr="00310C9B">
        <w:rPr>
          <w:rFonts w:eastAsiaTheme="minorEastAsia" w:cstheme="minorHAnsi"/>
          <w:lang w:val="en-GB"/>
        </w:rPr>
        <w:t xml:space="preserve"> the </w:t>
      </w:r>
      <w:ins w:id="427" w:author="Jan Ohlberger" w:date="2020-05-22T14:32:00Z">
        <w:r w:rsidR="00626A0E">
          <w:rPr>
            <w:rFonts w:eastAsiaTheme="minorEastAsia" w:cstheme="minorHAnsi"/>
            <w:lang w:val="en-GB"/>
          </w:rPr>
          <w:t>M</w:t>
        </w:r>
      </w:ins>
      <w:del w:id="428" w:author="Jan Ohlberger" w:date="2020-05-22T14:32:00Z">
        <w:r w:rsidRPr="00310C9B" w:rsidDel="00626A0E">
          <w:rPr>
            <w:rFonts w:eastAsiaTheme="minorEastAsia" w:cstheme="minorHAnsi"/>
            <w:lang w:val="en-GB"/>
          </w:rPr>
          <w:delText>m</w:delText>
        </w:r>
      </w:del>
      <w:r w:rsidRPr="00310C9B">
        <w:rPr>
          <w:rFonts w:eastAsiaTheme="minorEastAsia" w:cstheme="minorHAnsi"/>
          <w:lang w:val="en-GB"/>
        </w:rPr>
        <w:t xml:space="preserve">etabolic </w:t>
      </w:r>
      <w:ins w:id="429" w:author="Jan Ohlberger" w:date="2020-05-22T14:32:00Z">
        <w:r w:rsidR="00626A0E">
          <w:rPr>
            <w:rFonts w:eastAsiaTheme="minorEastAsia" w:cstheme="minorHAnsi"/>
            <w:lang w:val="en-GB"/>
          </w:rPr>
          <w:t>T</w:t>
        </w:r>
      </w:ins>
      <w:del w:id="430" w:author="Jan Ohlberger" w:date="2020-05-22T14:32:00Z">
        <w:r w:rsidRPr="00310C9B" w:rsidDel="00626A0E">
          <w:rPr>
            <w:rFonts w:eastAsiaTheme="minorEastAsia" w:cstheme="minorHAnsi"/>
            <w:lang w:val="en-GB"/>
          </w:rPr>
          <w:delText>t</w:delText>
        </w:r>
      </w:del>
      <w:r w:rsidRPr="00310C9B">
        <w:rPr>
          <w:rFonts w:eastAsiaTheme="minorEastAsia" w:cstheme="minorHAnsi"/>
          <w:lang w:val="en-GB"/>
        </w:rPr>
        <w:t xml:space="preserve">heory of </w:t>
      </w:r>
      <w:ins w:id="431" w:author="Jan Ohlberger" w:date="2020-05-22T14:32:00Z">
        <w:r w:rsidR="00626A0E">
          <w:rPr>
            <w:rFonts w:eastAsiaTheme="minorEastAsia" w:cstheme="minorHAnsi"/>
            <w:lang w:val="en-GB"/>
          </w:rPr>
          <w:t>E</w:t>
        </w:r>
      </w:ins>
      <w:del w:id="432" w:author="Jan Ohlberger" w:date="2020-05-22T14:32:00Z">
        <w:r w:rsidRPr="00310C9B" w:rsidDel="00626A0E">
          <w:rPr>
            <w:rFonts w:eastAsiaTheme="minorEastAsia" w:cstheme="minorHAnsi"/>
            <w:lang w:val="en-GB"/>
          </w:rPr>
          <w:delText>e</w:delText>
        </w:r>
      </w:del>
      <w:r w:rsidRPr="00310C9B">
        <w:rPr>
          <w:rFonts w:eastAsiaTheme="minorEastAsia" w:cstheme="minorHAnsi"/>
          <w:lang w:val="en-GB"/>
        </w:rPr>
        <w:t>cology</w:t>
      </w:r>
      <w:r w:rsidR="00FB386C">
        <w:rPr>
          <w:rFonts w:eastAsiaTheme="minorEastAsia" w:cstheme="minorHAnsi"/>
          <w:lang w:val="en-GB"/>
        </w:rPr>
        <w:t>.</w:t>
      </w:r>
      <w:r w:rsidRPr="00310C9B">
        <w:rPr>
          <w:rFonts w:eastAsiaTheme="minorEastAsia" w:cstheme="minorHAnsi"/>
          <w:lang w:val="en-GB"/>
        </w:rPr>
        <w:t xml:space="preserve"> 99.</w:t>
      </w:r>
      <w:r w:rsidR="00D5351A">
        <w:rPr>
          <w:rFonts w:eastAsiaTheme="minorEastAsia" w:cstheme="minorHAnsi"/>
          <w:lang w:val="en-GB"/>
        </w:rPr>
        <w:t>7</w:t>
      </w:r>
      <w:r w:rsidRPr="00310C9B">
        <w:rPr>
          <w:rFonts w:eastAsiaTheme="minorEastAsia" w:cstheme="minorHAnsi"/>
          <w:lang w:val="en-GB"/>
        </w:rPr>
        <w:t xml:space="preserve">% of the posterior distribution </w:t>
      </w:r>
      <w:r w:rsidR="00EE4693">
        <w:rPr>
          <w:rFonts w:eastAsiaTheme="minorEastAsia" w:cstheme="minorHAnsi"/>
          <w:lang w:val="en-GB"/>
        </w:rPr>
        <w:t>of the mass</w:t>
      </w:r>
      <w:r w:rsidR="008450D7">
        <w:rPr>
          <w:rFonts w:eastAsiaTheme="minorEastAsia" w:cstheme="minorHAnsi"/>
          <w:lang w:val="en-GB"/>
        </w:rPr>
        <w:t xml:space="preserve"> </w:t>
      </w:r>
      <w:r w:rsidR="00EE4693">
        <w:rPr>
          <w:rFonts w:eastAsiaTheme="minorEastAsia" w:cstheme="minorHAnsi"/>
          <w:lang w:val="en-GB"/>
        </w:rPr>
        <w:t xml:space="preserve">exponent of </w:t>
      </w:r>
      <w:r w:rsidR="005E52D4">
        <w:rPr>
          <w:rFonts w:eastAsiaTheme="minorEastAsia" w:cstheme="minorHAnsi"/>
          <w:lang w:val="en-GB"/>
        </w:rPr>
        <w:t xml:space="preserve">maximum </w:t>
      </w:r>
      <w:r w:rsidR="00EE4693">
        <w:rPr>
          <w:rFonts w:eastAsiaTheme="minorEastAsia" w:cstheme="minorHAnsi"/>
          <w:lang w:val="en-GB"/>
        </w:rPr>
        <w:t xml:space="preserve">consumption </w:t>
      </w:r>
      <w:r w:rsidRPr="00310C9B">
        <w:rPr>
          <w:rFonts w:eastAsiaTheme="minorEastAsia" w:cstheme="minorHAnsi"/>
          <w:lang w:val="en-GB"/>
        </w:rPr>
        <w:t xml:space="preserve">is below </w:t>
      </w:r>
      <w:r w:rsidR="009E2DCD">
        <w:rPr>
          <w:rFonts w:eastAsiaTheme="minorEastAsia" w:cstheme="minorHAnsi"/>
          <w:lang w:val="en-GB"/>
        </w:rPr>
        <w:t>-</w:t>
      </w:r>
      <w:r w:rsidRPr="00310C9B">
        <w:rPr>
          <w:rFonts w:eastAsiaTheme="minorEastAsia" w:cstheme="minorHAnsi"/>
          <w:lang w:val="en-GB"/>
        </w:rPr>
        <w:t>0.</w:t>
      </w:r>
      <w:r w:rsidR="009E2DCD">
        <w:rPr>
          <w:rFonts w:eastAsiaTheme="minorEastAsia" w:cstheme="minorHAnsi"/>
          <w:lang w:val="en-GB"/>
        </w:rPr>
        <w:t>2</w:t>
      </w:r>
      <w:r w:rsidRPr="00310C9B">
        <w:rPr>
          <w:rFonts w:eastAsiaTheme="minorEastAsia" w:cstheme="minorHAnsi"/>
          <w:lang w:val="en-GB"/>
        </w:rPr>
        <w:t>5</w:t>
      </w:r>
      <w:r w:rsidR="00496924">
        <w:rPr>
          <w:rFonts w:eastAsiaTheme="minorEastAsia" w:cstheme="minorHAnsi"/>
          <w:lang w:val="en-GB"/>
        </w:rPr>
        <w:t xml:space="preserve"> </w:t>
      </w:r>
      <w:commentRangeStart w:id="433"/>
      <w:r w:rsidR="00496924">
        <w:rPr>
          <w:rFonts w:eastAsiaTheme="minorEastAsia" w:cstheme="minorHAnsi"/>
          <w:lang w:val="en-GB"/>
        </w:rPr>
        <w:t>and the corresponding value for metabolic rate is</w:t>
      </w:r>
      <w:r w:rsidR="00624C49">
        <w:rPr>
          <w:rFonts w:eastAsiaTheme="minorEastAsia" w:cstheme="minorHAnsi"/>
          <w:lang w:val="en-GB"/>
        </w:rPr>
        <w:t xml:space="preserve"> </w:t>
      </w:r>
      <w:r w:rsidR="005D4799">
        <w:rPr>
          <w:rFonts w:eastAsiaTheme="minorEastAsia" w:cstheme="minorHAnsi"/>
          <w:lang w:val="en-GB"/>
        </w:rPr>
        <w:t>3.8</w:t>
      </w:r>
      <w:r w:rsidRPr="00310C9B">
        <w:rPr>
          <w:rFonts w:eastAsiaTheme="minorEastAsia" w:cstheme="minorHAnsi"/>
          <w:lang w:val="en-GB"/>
        </w:rPr>
        <w:t>%</w:t>
      </w:r>
      <w:commentRangeEnd w:id="433"/>
      <w:r w:rsidR="0083708F">
        <w:rPr>
          <w:rStyle w:val="Kommentarsreferens"/>
        </w:rPr>
        <w:commentReference w:id="433"/>
      </w:r>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r w:rsidR="00CB7909" w:rsidRPr="00310C9B">
        <w:rPr>
          <w:rFonts w:eastAsiaTheme="minorEastAsia" w:cstheme="minorHAnsi"/>
          <w:lang w:val="en-GB"/>
        </w:rPr>
        <w:t>maximum consumption rate</w:t>
      </w:r>
      <w:r w:rsidR="00CB7909">
        <w:rPr>
          <w:rFonts w:eastAsiaTheme="minorEastAsia" w:cstheme="minorHAnsi"/>
          <w:lang w:val="en-GB"/>
        </w:rPr>
        <w:t xml:space="preserve"> and</w:t>
      </w:r>
      <w:r w:rsidR="00CB7909" w:rsidRPr="00310C9B">
        <w:rPr>
          <w:rFonts w:eastAsiaTheme="minorEastAsia" w:cstheme="minorHAnsi"/>
          <w:lang w:val="en-GB"/>
        </w:rPr>
        <w:t xml:space="preserve"> </w:t>
      </w:r>
      <w:r w:rsidRPr="00310C9B">
        <w:rPr>
          <w:rFonts w:eastAsiaTheme="minorEastAsia" w:cstheme="minorHAnsi"/>
          <w:lang w:val="en-GB"/>
        </w:rPr>
        <w:t>metabolism are both similar (</w:t>
      </w:r>
      <w:r w:rsidRPr="00310C9B">
        <w:rPr>
          <w:lang w:val="en-GB"/>
        </w:rPr>
        <w:t>0.6</w:t>
      </w:r>
      <w:r w:rsidR="00110B83">
        <w:rPr>
          <w:lang w:val="en-GB"/>
        </w:rPr>
        <w:t>9</w:t>
      </w:r>
      <w:r w:rsidRPr="00310C9B">
        <w:rPr>
          <w:lang w:val="en-GB"/>
        </w:rPr>
        <w:t xml:space="preserve"> [0.</w:t>
      </w:r>
      <w:r w:rsidR="00292DB4">
        <w:rPr>
          <w:lang w:val="en-GB"/>
        </w:rPr>
        <w:t>54</w:t>
      </w:r>
      <w:r w:rsidR="00E770FA">
        <w:rPr>
          <w:lang w:val="en-GB"/>
        </w:rPr>
        <w:t xml:space="preserve">, </w:t>
      </w:r>
      <w:r w:rsidR="00E770FA" w:rsidRPr="00310C9B">
        <w:rPr>
          <w:lang w:val="en-GB"/>
        </w:rPr>
        <w:t>0.8</w:t>
      </w:r>
      <w:r w:rsidR="00E770FA">
        <w:rPr>
          <w:lang w:val="en-GB"/>
        </w:rPr>
        <w:t>4</w:t>
      </w:r>
      <w:r w:rsidRPr="00310C9B">
        <w:rPr>
          <w:lang w:val="en-GB"/>
        </w:rPr>
        <w:t>]</w:t>
      </w:r>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r w:rsidRPr="00310C9B">
        <w:rPr>
          <w:lang w:val="en-GB"/>
        </w:rPr>
        <w:t xml:space="preserve"> respectively; Fig. </w:t>
      </w:r>
      <w:r w:rsidR="00B23506">
        <w:rPr>
          <w:lang w:val="en-GB"/>
        </w:rPr>
        <w:t>3</w:t>
      </w:r>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Pr="00310C9B">
        <w:rPr>
          <w:rFonts w:eastAsiaTheme="minorEastAsia" w:cstheme="minorHAnsi"/>
        </w:rPr>
        <w:instrText>ﬁ</w:instrText>
      </w:r>
      <w:r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27895987" w14:textId="77777777" w:rsidR="00A77899" w:rsidRDefault="002D1F5B" w:rsidP="00297FFE">
      <w:pPr>
        <w:spacing w:line="480" w:lineRule="auto"/>
        <w:ind w:firstLine="284"/>
        <w:contextualSpacing/>
        <w:jc w:val="both"/>
        <w:rPr>
          <w:ins w:id="434" w:author="Anna Gårdmark" w:date="2020-06-21T09:25:00Z"/>
          <w:lang w:val="en-GB"/>
        </w:rPr>
      </w:pPr>
      <w:r w:rsidRPr="00310C9B">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w:t>
      </w:r>
      <w:r w:rsidRPr="00310C9B">
        <w:rPr>
          <w:rFonts w:eastAsiaTheme="minorEastAsia" w:cstheme="minorHAnsi"/>
          <w:lang w:val="en-GB"/>
        </w:rPr>
        <w:lastRenderedPageBreak/>
        <w:t xml:space="preserve">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 xml:space="preserve">small (posterior median of </w:t>
      </w:r>
      <w:commentRangeStart w:id="435"/>
      <w:r w:rsidRPr="00310C9B">
        <w:rPr>
          <w:lang w:val="en-GB"/>
        </w:rPr>
        <w:t xml:space="preserve">-0.01 </w:t>
      </w:r>
      <w:commentRangeEnd w:id="435"/>
      <w:r w:rsidR="00A77899">
        <w:rPr>
          <w:rStyle w:val="Kommentarsreferens"/>
        </w:rPr>
        <w:commentReference w:id="435"/>
      </w:r>
      <w:r w:rsidRPr="00310C9B">
        <w:rPr>
          <w:lang w:val="en-GB"/>
        </w:rPr>
        <w:t>on Arrhenius temperature scale).</w:t>
      </w:r>
    </w:p>
    <w:p w14:paraId="5E30DC25" w14:textId="73B5FBCA" w:rsidR="00297FFE" w:rsidRDefault="00297FFE" w:rsidP="00297FFE">
      <w:pPr>
        <w:spacing w:line="480" w:lineRule="auto"/>
        <w:ind w:firstLine="284"/>
        <w:contextualSpacing/>
        <w:jc w:val="both"/>
        <w:rPr>
          <w:lang w:val="en-GB"/>
        </w:rPr>
      </w:pPr>
      <w:r w:rsidRPr="00310C9B">
        <w:rPr>
          <w:rFonts w:eastAsiaTheme="minorEastAsia" w:cstheme="minorHAnsi"/>
          <w:lang w:val="en-GB"/>
        </w:rPr>
        <w:t>We find strong statistical support for a negative</w:t>
      </w:r>
      <w:r w:rsidR="0068252C">
        <w:rPr>
          <w:rFonts w:eastAsiaTheme="minorEastAsia" w:cstheme="minorHAnsi"/>
          <w:lang w:val="en-GB"/>
        </w:rPr>
        <w:t xml:space="preserve"> (</w:t>
      </w:r>
      <w:commentRangeStart w:id="436"/>
      <w:r w:rsidR="0068252C">
        <w:rPr>
          <w:rFonts w:eastAsiaTheme="minorEastAsia" w:cstheme="minorHAnsi"/>
          <w:lang w:val="en-GB"/>
        </w:rPr>
        <w:t xml:space="preserve">on </w:t>
      </w:r>
      <w:proofErr w:type="spellStart"/>
      <w:r w:rsidR="00420ED6">
        <w:rPr>
          <w:rFonts w:eastAsiaTheme="minorEastAsia" w:cstheme="minorHAnsi"/>
          <w:lang w:val="en-GB"/>
        </w:rPr>
        <w:t>C</w:t>
      </w:r>
      <w:r w:rsidR="0068252C">
        <w:rPr>
          <w:rFonts w:eastAsiaTheme="minorEastAsia" w:cstheme="minorHAnsi"/>
          <w:lang w:val="en-GB"/>
        </w:rPr>
        <w:t>elcius</w:t>
      </w:r>
      <w:proofErr w:type="spellEnd"/>
      <w:r w:rsidR="0068252C">
        <w:rPr>
          <w:rFonts w:eastAsiaTheme="minorEastAsia" w:cstheme="minorHAnsi"/>
          <w:lang w:val="en-GB"/>
        </w:rPr>
        <w:t xml:space="preserve"> scale</w:t>
      </w:r>
      <w:commentRangeEnd w:id="436"/>
      <w:r w:rsidR="00D9708C">
        <w:rPr>
          <w:rStyle w:val="Kommentarsreferens"/>
        </w:rPr>
        <w:commentReference w:id="436"/>
      </w:r>
      <w:r w:rsidR="00BA6DC3">
        <w:rPr>
          <w:rFonts w:eastAsiaTheme="minorEastAsia" w:cstheme="minorHAnsi"/>
          <w:lang w:val="en-GB"/>
        </w:rPr>
        <w:t>)</w:t>
      </w:r>
      <w:r w:rsidRPr="00310C9B">
        <w:rPr>
          <w:rFonts w:eastAsiaTheme="minorEastAsia" w:cstheme="minorHAnsi"/>
          <w:lang w:val="en-GB"/>
        </w:rPr>
        <w:t xml:space="preserve"> global interaction between the effect of body mass and temperature on metabolic rate</w:t>
      </w:r>
      <w:r w:rsidR="00370874">
        <w:rPr>
          <w:rFonts w:eastAsiaTheme="minorEastAsia" w:cstheme="minorHAnsi"/>
          <w:lang w:val="en-GB"/>
        </w:rPr>
        <w:t xml:space="preserve">, as </w:t>
      </w:r>
      <w:r w:rsidRPr="00310C9B">
        <w:rPr>
          <w:rFonts w:eastAsiaTheme="minorEastAsia" w:cstheme="minorHAnsi"/>
          <w:lang w:val="en-GB"/>
        </w:rPr>
        <w:t>99.</w:t>
      </w:r>
      <w:r w:rsidR="003C4538">
        <w:rPr>
          <w:rFonts w:eastAsiaTheme="minorEastAsia" w:cstheme="minorHAnsi"/>
          <w:lang w:val="en-GB"/>
        </w:rPr>
        <w:t>7</w:t>
      </w:r>
      <w:r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is above 0 </w:t>
      </w:r>
      <w:ins w:id="437" w:author="Anna Gårdmark" w:date="2020-06-21T09:25:00Z">
        <w:r w:rsidR="00A77899">
          <w:rPr>
            <w:rFonts w:eastAsiaTheme="minorEastAsia" w:cstheme="minorHAnsi"/>
            <w:iCs/>
            <w:lang w:val="en-GB"/>
          </w:rPr>
          <w:t>(</w:t>
        </w:r>
      </w:ins>
      <w:r w:rsidRPr="00310C9B">
        <w:rPr>
          <w:rFonts w:eastAsiaTheme="minorEastAsia" w:cstheme="minorHAnsi"/>
          <w:iCs/>
          <w:lang w:val="en-GB"/>
        </w:rPr>
        <w:t>Fig</w:t>
      </w:r>
      <w:r w:rsidR="001E13C3">
        <w:rPr>
          <w:rFonts w:eastAsiaTheme="minorEastAsia" w:cstheme="minorHAnsi"/>
          <w:iCs/>
          <w:lang w:val="en-GB"/>
        </w:rPr>
        <w:t>.</w:t>
      </w:r>
      <w:r w:rsidRPr="00914A50">
        <w:rPr>
          <w:rFonts w:eastAsiaTheme="minorEastAsia" w:cstheme="minorHAnsi"/>
          <w:iCs/>
          <w:lang w:val="en-GB"/>
        </w:rPr>
        <w:t xml:space="preserve"> </w:t>
      </w:r>
      <w:r w:rsidRPr="00E906BC">
        <w:rPr>
          <w:rFonts w:eastAsiaTheme="minorEastAsia" w:cstheme="minorHAnsi"/>
          <w:iCs/>
          <w:lang w:val="en-GB"/>
        </w:rPr>
        <w:t>S</w:t>
      </w:r>
      <w:r w:rsidR="00914A50" w:rsidRPr="00E906BC">
        <w:rPr>
          <w:rFonts w:eastAsiaTheme="minorEastAsia" w:cstheme="minorHAnsi"/>
          <w:iCs/>
          <w:lang w:val="en-GB"/>
        </w:rPr>
        <w:t>12</w:t>
      </w:r>
      <w:ins w:id="438" w:author="Anna Gårdmark" w:date="2020-06-21T09:25:00Z">
        <w:r w:rsidR="00A77899">
          <w:rPr>
            <w:rFonts w:eastAsiaTheme="minorEastAsia" w:cstheme="minorHAnsi"/>
            <w:iCs/>
            <w:lang w:val="en-GB"/>
          </w:rPr>
          <w:t>)</w:t>
        </w:r>
      </w:ins>
      <w:commentRangeStart w:id="439"/>
      <w:r w:rsidR="005430E1">
        <w:rPr>
          <w:rFonts w:eastAsiaTheme="minorEastAsia" w:cstheme="minorHAnsi"/>
          <w:lang w:val="en-GB"/>
        </w:rPr>
        <w:t xml:space="preserve">. </w:t>
      </w:r>
      <w:commentRangeEnd w:id="439"/>
      <w:r w:rsidR="00D9708C">
        <w:rPr>
          <w:rStyle w:val="Kommentarsreferens"/>
        </w:rPr>
        <w:commentReference w:id="439"/>
      </w:r>
      <w:del w:id="440" w:author="Jan Ohlberger" w:date="2020-05-22T14:36:00Z">
        <w:r w:rsidR="005430E1" w:rsidDel="00D9708C">
          <w:rPr>
            <w:rFonts w:eastAsiaTheme="minorEastAsia" w:cstheme="minorHAnsi"/>
            <w:lang w:val="en-GB"/>
          </w:rPr>
          <w:delText>However</w:delText>
        </w:r>
      </w:del>
      <w:ins w:id="441" w:author="Jan Ohlberger" w:date="2020-05-22T14:36:00Z">
        <w:r w:rsidR="00D9708C">
          <w:rPr>
            <w:rFonts w:eastAsiaTheme="minorEastAsia" w:cstheme="minorHAnsi"/>
            <w:lang w:val="en-GB"/>
          </w:rPr>
          <w:t>T</w:t>
        </w:r>
      </w:ins>
      <w:del w:id="442" w:author="Jan Ohlberger" w:date="2020-05-22T14:36:00Z">
        <w:r w:rsidR="005430E1" w:rsidDel="00D9708C">
          <w:rPr>
            <w:rFonts w:eastAsiaTheme="minorEastAsia" w:cstheme="minorHAnsi"/>
            <w:lang w:val="en-GB"/>
          </w:rPr>
          <w:delText>,</w:delText>
        </w:r>
      </w:del>
      <w:del w:id="443" w:author="Jan Ohlberger" w:date="2020-05-22T14:35:00Z">
        <w:r w:rsidR="005430E1" w:rsidDel="00D9708C">
          <w:rPr>
            <w:rFonts w:eastAsiaTheme="minorEastAsia" w:cstheme="minorHAnsi"/>
            <w:lang w:val="en-GB"/>
          </w:rPr>
          <w:delText xml:space="preserve"> </w:delText>
        </w:r>
      </w:del>
      <w:del w:id="444" w:author="Jan Ohlberger" w:date="2020-05-22T14:36:00Z">
        <w:r w:rsidRPr="00310C9B" w:rsidDel="00D9708C">
          <w:rPr>
            <w:rFonts w:eastAsiaTheme="minorEastAsia" w:cstheme="minorHAnsi"/>
            <w:lang w:val="en-GB"/>
          </w:rPr>
          <w:delText xml:space="preserve"> t</w:delText>
        </w:r>
      </w:del>
      <w:r w:rsidRPr="00310C9B">
        <w:rPr>
          <w:rFonts w:eastAsiaTheme="minorEastAsia" w:cstheme="minorHAnsi"/>
          <w:lang w:val="en-GB"/>
        </w:rPr>
        <w:t xml:space="preserve">he </w:t>
      </w:r>
      <w:del w:id="445" w:author="Jan Ohlberger" w:date="2020-05-22T14:35:00Z">
        <w:r w:rsidRPr="00310C9B" w:rsidDel="00D9708C">
          <w:rPr>
            <w:rFonts w:eastAsiaTheme="minorEastAsia" w:cstheme="minorHAnsi"/>
            <w:lang w:val="en-GB"/>
          </w:rPr>
          <w:delText xml:space="preserve">effect size is </w:delText>
        </w:r>
        <w:r w:rsidR="002D1825" w:rsidDel="00D9708C">
          <w:rPr>
            <w:rFonts w:eastAsiaTheme="minorEastAsia" w:cstheme="minorHAnsi"/>
            <w:lang w:val="en-GB"/>
          </w:rPr>
          <w:delText xml:space="preserve">very </w:delText>
        </w:r>
        <w:r w:rsidRPr="00310C9B" w:rsidDel="00D9708C">
          <w:rPr>
            <w:rFonts w:eastAsiaTheme="minorEastAsia" w:cstheme="minorHAnsi"/>
            <w:lang w:val="en-GB"/>
          </w:rPr>
          <w:delText xml:space="preserve">small. We </w:delText>
        </w:r>
      </w:del>
      <w:r w:rsidRPr="00310C9B">
        <w:rPr>
          <w:rFonts w:eastAsiaTheme="minorEastAsia" w:cstheme="minorHAnsi"/>
          <w:lang w:val="en-GB"/>
        </w:rPr>
        <w:t>estimate</w:t>
      </w:r>
      <w:ins w:id="446" w:author="Jan Ohlberger" w:date="2020-05-22T14:35:00Z">
        <w:r w:rsidR="00D9708C">
          <w:rPr>
            <w:rFonts w:eastAsiaTheme="minorEastAsia" w:cstheme="minorHAnsi"/>
            <w:lang w:val="en-GB"/>
          </w:rPr>
          <w:t xml:space="preserve">d coefficient is </w:t>
        </w:r>
      </w:ins>
      <w:del w:id="447" w:author="Jan Ohlberger" w:date="2020-05-22T14:36:00Z">
        <w:r w:rsidRPr="00310C9B" w:rsidDel="00D9708C">
          <w:rPr>
            <w:rFonts w:eastAsiaTheme="minorEastAsia" w:cstheme="minorHAnsi"/>
            <w:lang w:val="en-GB"/>
          </w:rPr>
          <w:delText xml:space="preserve"> it to be </w:delText>
        </w:r>
      </w:del>
      <w:r w:rsidRPr="00310C9B">
        <w:rPr>
          <w:rFonts w:eastAsiaTheme="minorEastAsia" w:cstheme="minorHAnsi"/>
          <w:lang w:val="en-GB"/>
        </w:rPr>
        <w:t>0.01</w:t>
      </w:r>
      <w:r w:rsidR="009A6A15">
        <w:rPr>
          <w:rFonts w:eastAsiaTheme="minorEastAsia" w:cstheme="minorHAnsi"/>
          <w:lang w:val="en-GB"/>
        </w:rPr>
        <w:t>4</w:t>
      </w:r>
      <w:r w:rsidRPr="00310C9B">
        <w:rPr>
          <w:rFonts w:eastAsiaTheme="minorEastAsia" w:cstheme="minorHAnsi"/>
          <w:lang w:val="en-GB"/>
        </w:rPr>
        <w:t xml:space="preserve"> [0.00</w:t>
      </w:r>
      <w:r w:rsidR="00487493">
        <w:rPr>
          <w:rFonts w:eastAsiaTheme="minorEastAsia" w:cstheme="minorHAnsi"/>
          <w:lang w:val="en-GB"/>
        </w:rPr>
        <w:t>3</w:t>
      </w:r>
      <w:r w:rsidR="00C95BCE">
        <w:rPr>
          <w:rFonts w:eastAsiaTheme="minorEastAsia" w:cstheme="minorHAnsi"/>
          <w:lang w:val="en-GB"/>
        </w:rPr>
        <w:t>9</w:t>
      </w:r>
      <w:r w:rsidRPr="00310C9B">
        <w:rPr>
          <w:rFonts w:eastAsiaTheme="minorEastAsia" w:cstheme="minorHAnsi"/>
          <w:lang w:val="en-GB"/>
        </w:rPr>
        <w:t>, 0.0</w:t>
      </w:r>
      <w:r w:rsidR="00487493">
        <w:rPr>
          <w:rFonts w:eastAsiaTheme="minorEastAsia" w:cstheme="minorHAnsi"/>
          <w:lang w:val="en-GB"/>
        </w:rPr>
        <w:t>24</w:t>
      </w:r>
      <w:r w:rsidRPr="00310C9B">
        <w:rPr>
          <w:rFonts w:eastAsiaTheme="minorEastAsia" w:cstheme="minorHAnsi"/>
          <w:lang w:val="en-GB"/>
        </w:rPr>
        <w:t xml:space="preserve">] on </w:t>
      </w:r>
      <w:ins w:id="448" w:author="Jan Ohlberger" w:date="2020-05-22T14:36:00Z">
        <w:r w:rsidR="00D9708C">
          <w:rPr>
            <w:rFonts w:eastAsiaTheme="minorEastAsia" w:cstheme="minorHAnsi"/>
            <w:lang w:val="en-GB"/>
          </w:rPr>
          <w:t>the</w:t>
        </w:r>
      </w:ins>
      <w:del w:id="449" w:author="Jan Ohlberger" w:date="2020-05-22T14:36:00Z">
        <w:r w:rsidRPr="00310C9B" w:rsidDel="00D9708C">
          <w:rPr>
            <w:rFonts w:eastAsiaTheme="minorEastAsia" w:cstheme="minorHAnsi"/>
            <w:lang w:val="en-GB"/>
          </w:rPr>
          <w:delText>an</w:delText>
        </w:r>
      </w:del>
      <w:r w:rsidRPr="00310C9B">
        <w:rPr>
          <w:rFonts w:eastAsiaTheme="minorEastAsia" w:cstheme="minorHAnsi"/>
          <w:lang w:val="en-GB"/>
        </w:rPr>
        <w:t xml:space="preserve"> Arrhenius temperature scale, which corresponds to a decline in the mass scaling exponent of metabolic rate by </w:t>
      </w:r>
      <w:proofErr w:type="gramStart"/>
      <w:r w:rsidRPr="00310C9B">
        <w:rPr>
          <w:rFonts w:eastAsiaTheme="minorEastAsia" w:cstheme="minorHAnsi"/>
          <w:lang w:val="en-GB"/>
        </w:rPr>
        <w:t xml:space="preserve">0.002 </w:t>
      </w:r>
      <w:proofErr w:type="gramEnd"/>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310C9B">
        <w:rPr>
          <w:rFonts w:eastAsiaTheme="minorEastAsia" w:cstheme="minorHAnsi"/>
          <w:lang w:val="en-GB"/>
        </w:rPr>
        <w:t xml:space="preserve">. </w:t>
      </w:r>
      <w:r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sidR="00BE3AB7">
        <w:rPr>
          <w:rFonts w:eastAsiaTheme="minorEastAsia" w:cstheme="minorHAnsi"/>
          <w:lang w:val="en-GB"/>
        </w:rPr>
        <w:t>0</w:t>
      </w:r>
      <w:r w:rsidRPr="00310C9B">
        <w:rPr>
          <w:rFonts w:eastAsiaTheme="minorEastAsia" w:cstheme="minorHAnsi"/>
          <w:lang w:val="en-GB"/>
        </w:rPr>
        <w:t>.</w:t>
      </w:r>
      <w:r w:rsidR="00BE3AB7">
        <w:rPr>
          <w:rFonts w:eastAsiaTheme="minorEastAsia" w:cstheme="minorHAnsi"/>
          <w:lang w:val="en-GB"/>
        </w:rPr>
        <w:t>6</w:t>
      </w:r>
      <w:r w:rsidRPr="00310C9B">
        <w:rPr>
          <w:rFonts w:eastAsiaTheme="minorEastAsia" w:cstheme="minorHAnsi"/>
          <w:lang w:val="en-GB"/>
        </w:rPr>
        <w:t xml:space="preserve">, suggesting it is comparable to the model </w:t>
      </w:r>
      <w:r w:rsidR="008450D7">
        <w:rPr>
          <w:rFonts w:eastAsiaTheme="minorEastAsia" w:cstheme="minorHAnsi"/>
          <w:lang w:val="en-GB"/>
        </w:rPr>
        <w:t xml:space="preserve">with a </w:t>
      </w:r>
      <w:r w:rsidR="00440813">
        <w:rPr>
          <w:rFonts w:eastAsiaTheme="minorEastAsia" w:cstheme="minorHAnsi"/>
          <w:lang w:val="en-GB"/>
        </w:rPr>
        <w:t xml:space="preserve">single </w:t>
      </w:r>
      <w:r w:rsidR="008450D7">
        <w:rPr>
          <w:rFonts w:eastAsiaTheme="minorEastAsia" w:cstheme="minorHAnsi"/>
          <w:lang w:val="en-GB"/>
        </w:rPr>
        <w:t>global interaction term</w:t>
      </w:r>
      <w:r w:rsidR="00DC46BB">
        <w:rPr>
          <w:rFonts w:eastAsiaTheme="minorEastAsia" w:cstheme="minorHAnsi"/>
          <w:lang w:val="en-GB"/>
        </w:rPr>
        <w:t xml:space="preserve"> </w:t>
      </w:r>
      <w:r w:rsidRPr="00310C9B">
        <w:rPr>
          <w:rFonts w:eastAsiaTheme="minorEastAsia" w:cstheme="minorHAnsi"/>
          <w:lang w:val="en-GB"/>
        </w:rPr>
        <w:t xml:space="preserve">(M2). We chose the latter to illustrate predictions (Fig. </w:t>
      </w:r>
      <w:r w:rsidR="004C5E87">
        <w:rPr>
          <w:rFonts w:eastAsiaTheme="minorEastAsia" w:cstheme="minorHAnsi"/>
          <w:lang w:val="en-GB"/>
        </w:rPr>
        <w:t>2</w:t>
      </w:r>
      <w:r w:rsidR="00212CFD">
        <w:rPr>
          <w:rFonts w:eastAsiaTheme="minorEastAsia" w:cstheme="minorHAnsi"/>
          <w:lang w:val="en-GB"/>
        </w:rPr>
        <w:t>A</w:t>
      </w:r>
      <w:r w:rsidRPr="00310C9B">
        <w:rPr>
          <w:rFonts w:eastAsiaTheme="minorEastAsia" w:cstheme="minorHAnsi"/>
          <w:lang w:val="en-GB"/>
        </w:rPr>
        <w:t xml:space="preserve">) because of its simpler model structure. </w:t>
      </w:r>
    </w:p>
    <w:p w14:paraId="4F41A54A" w14:textId="77777777" w:rsidR="005B1846" w:rsidRDefault="005B1846" w:rsidP="005B1846">
      <w:pPr>
        <w:spacing w:line="480" w:lineRule="auto"/>
        <w:contextualSpacing/>
        <w:jc w:val="both"/>
        <w:rPr>
          <w:rFonts w:cstheme="minorHAnsi"/>
          <w:bCs/>
          <w:i/>
          <w:iCs/>
          <w:lang w:val="en-GB"/>
        </w:rPr>
      </w:pPr>
    </w:p>
    <w:p w14:paraId="3EADE215" w14:textId="5D417061" w:rsidR="005B1846" w:rsidRPr="00AE4A5F" w:rsidRDefault="005B1846" w:rsidP="005B1846">
      <w:pPr>
        <w:spacing w:line="480" w:lineRule="auto"/>
        <w:contextualSpacing/>
        <w:jc w:val="both"/>
        <w:rPr>
          <w:rFonts w:cstheme="minorHAnsi"/>
          <w:bCs/>
          <w:i/>
          <w:iCs/>
          <w:lang w:val="en-GB"/>
          <w:rPrChange w:id="450" w:author="Anna Gårdmark" w:date="2020-05-27T11:34:00Z">
            <w:rPr>
              <w:rFonts w:cstheme="minorHAnsi"/>
              <w:bCs/>
              <w:i/>
              <w:iCs/>
            </w:rPr>
          </w:rPrChange>
        </w:rPr>
      </w:pPr>
      <w:commentRangeStart w:id="451"/>
      <w:r>
        <w:rPr>
          <w:rFonts w:cstheme="minorHAnsi"/>
          <w:bCs/>
          <w:i/>
          <w:iCs/>
          <w:lang w:val="en-GB"/>
        </w:rPr>
        <w:t xml:space="preserve">Including </w:t>
      </w:r>
      <w:r w:rsidRPr="00B30413">
        <w:rPr>
          <w:rFonts w:cstheme="minorHAnsi"/>
          <w:bCs/>
          <w:i/>
          <w:iCs/>
          <w:lang w:val="en-GB"/>
        </w:rPr>
        <w:t>peak temperatures</w:t>
      </w:r>
      <w:commentRangeEnd w:id="451"/>
      <w:r w:rsidR="00A77899">
        <w:rPr>
          <w:rStyle w:val="Kommentarsreferens"/>
        </w:rPr>
        <w:commentReference w:id="451"/>
      </w:r>
    </w:p>
    <w:p w14:paraId="3BD24587" w14:textId="1ADF89B6" w:rsidR="00ED5270" w:rsidRDefault="005F466B" w:rsidP="001E13C3">
      <w:pPr>
        <w:spacing w:line="480" w:lineRule="auto"/>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r w:rsidR="00CF7D5E">
        <w:rPr>
          <w:rFonts w:eastAsiaTheme="minorEastAsia" w:cstheme="minorHAnsi"/>
          <w:lang w:val="en-GB"/>
        </w:rPr>
        <w:t xml:space="preserve">many </w:t>
      </w:r>
      <w:r w:rsidR="005E0139" w:rsidRPr="006D2E1E">
        <w:rPr>
          <w:rFonts w:eastAsiaTheme="minorEastAsia" w:cstheme="minorHAnsi"/>
          <w:lang w:val="en-GB"/>
        </w:rPr>
        <w:t xml:space="preserve">biological rates </w:t>
      </w:r>
      <w:del w:id="452" w:author="Jan Ohlberger" w:date="2020-05-22T14:39:00Z">
        <w:r w:rsidR="005B4438" w:rsidRPr="006D2E1E" w:rsidDel="00D9708C">
          <w:rPr>
            <w:rFonts w:eastAsiaTheme="minorEastAsia" w:cstheme="minorHAnsi"/>
            <w:lang w:val="en-GB"/>
          </w:rPr>
          <w:delText>are</w:delText>
        </w:r>
        <w:r w:rsidR="005E0139" w:rsidRPr="006D2E1E" w:rsidDel="00D9708C">
          <w:rPr>
            <w:rFonts w:eastAsiaTheme="minorEastAsia" w:cstheme="minorHAnsi"/>
            <w:lang w:val="en-GB"/>
          </w:rPr>
          <w:delText xml:space="preserve"> </w:delText>
        </w:r>
      </w:del>
      <w:r w:rsidR="00CF7D5E">
        <w:rPr>
          <w:rFonts w:eastAsiaTheme="minorEastAsia" w:cstheme="minorHAnsi"/>
          <w:lang w:val="en-GB"/>
        </w:rPr>
        <w:t>reach a peak and then decline</w:t>
      </w:r>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r w:rsidR="001135B6">
        <w:rPr>
          <w:rFonts w:eastAsiaTheme="minorEastAsia" w:cstheme="minorHAnsi"/>
          <w:lang w:val="en-GB"/>
        </w:rPr>
        <w:t>11</w:t>
      </w:r>
      <w:r w:rsidR="001135B6" w:rsidRPr="006D2E1E">
        <w:rPr>
          <w:rFonts w:eastAsiaTheme="minorEastAsia" w:cstheme="minorHAnsi"/>
          <w:lang w:val="en-GB"/>
        </w:rPr>
        <w:t xml:space="preserve"> </w:t>
      </w:r>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r w:rsidR="00F81C78">
        <w:rPr>
          <w:rFonts w:eastAsiaTheme="minorEastAsia" w:cstheme="minorHAnsi"/>
          <w:lang w:val="en-GB"/>
        </w:rPr>
        <w:t xml:space="preserve">hierarchical </w:t>
      </w:r>
      <w:r w:rsidR="006D2E1E">
        <w:rPr>
          <w:rFonts w:eastAsiaTheme="minorEastAsia" w:cstheme="minorHAnsi"/>
          <w:lang w:val="en-GB"/>
        </w:rPr>
        <w:t>polynomial</w:t>
      </w:r>
      <w:r w:rsidR="006D2E1E" w:rsidRPr="006D2E1E">
        <w:rPr>
          <w:rFonts w:eastAsiaTheme="minorEastAsia" w:cstheme="minorHAnsi"/>
          <w:lang w:val="en-GB"/>
        </w:rPr>
        <w:t xml:space="preserve"> </w:t>
      </w:r>
      <w:r w:rsidR="00734BAD" w:rsidRPr="006D2E1E">
        <w:rPr>
          <w:rFonts w:eastAsiaTheme="minorEastAsia" w:cstheme="minorHAnsi"/>
          <w:lang w:val="en-GB"/>
        </w:rPr>
        <w:t>models</w:t>
      </w:r>
      <w:r w:rsidR="0079390A" w:rsidRPr="006D2E1E">
        <w:rPr>
          <w:rFonts w:eastAsiaTheme="minorEastAsia" w:cstheme="minorHAnsi"/>
          <w:lang w:val="en-GB"/>
        </w:rPr>
        <w:t xml:space="preserve"> </w:t>
      </w:r>
      <w:r w:rsidR="00A17B60">
        <w:rPr>
          <w:rFonts w:eastAsiaTheme="minorEastAsia" w:cstheme="minorHAnsi"/>
          <w:lang w:val="en-GB"/>
        </w:rPr>
        <w:t>with a random</w:t>
      </w:r>
      <w:r w:rsidR="008C2CC5">
        <w:rPr>
          <w:rFonts w:eastAsiaTheme="minorEastAsia" w:cstheme="minorHAnsi"/>
          <w:lang w:val="en-GB"/>
        </w:rPr>
        <w:t xml:space="preserve">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lang w:val="en-GB"/>
                <w:rPrChange w:id="453" w:author="Anna Gårdmark" w:date="2020-05-27T11:34:00Z">
                  <w:rPr>
                    <w:rFonts w:ascii="Cambria Math" w:hAnsi="Cambria Math" w:cstheme="minorHAnsi"/>
                  </w:rPr>
                </w:rPrChange>
              </w:rPr>
              <m:t>0</m:t>
            </m:r>
          </m:sub>
        </m:sSub>
      </m:oMath>
      <w:r w:rsidR="008C2CC5" w:rsidRPr="00AE4A5F">
        <w:rPr>
          <w:rFonts w:eastAsiaTheme="minorEastAsia" w:cstheme="minorHAnsi"/>
          <w:lang w:val="en-GB"/>
          <w:rPrChange w:id="454" w:author="Anna Gårdmark" w:date="2020-05-27T11:34:00Z">
            <w:rPr>
              <w:rFonts w:eastAsiaTheme="minorEastAsia" w:cstheme="minorHAnsi"/>
            </w:rPr>
          </w:rPrChange>
        </w:rPr>
        <w:t>)</w:t>
      </w:r>
      <w:r w:rsidR="008C457C">
        <w:rPr>
          <w:rFonts w:eastAsiaTheme="minorEastAsia" w:cstheme="minorHAnsi"/>
          <w:lang w:val="en-GB"/>
        </w:rPr>
        <w:t xml:space="preserve">. </w:t>
      </w:r>
      <w:commentRangeStart w:id="455"/>
      <w:commentRangeStart w:id="456"/>
      <w:r w:rsidR="009046F9">
        <w:rPr>
          <w:rFonts w:eastAsiaTheme="minorEastAsia" w:cstheme="minorHAnsi"/>
          <w:lang w:val="en-GB"/>
        </w:rPr>
        <w:t xml:space="preserve">The model </w:t>
      </w:r>
      <w:r w:rsidR="00A7778B">
        <w:rPr>
          <w:rFonts w:eastAsiaTheme="minorEastAsia" w:cstheme="minorHAnsi"/>
          <w:lang w:val="en-GB"/>
        </w:rPr>
        <w:t xml:space="preserve">that included also </w:t>
      </w:r>
      <w:ins w:id="457" w:author="Jan Ohlberger" w:date="2020-05-22T14:39:00Z">
        <w:r w:rsidR="00A471FF">
          <w:rPr>
            <w:rFonts w:eastAsiaTheme="minorEastAsia" w:cstheme="minorHAnsi"/>
            <w:lang w:val="en-GB"/>
          </w:rPr>
          <w:t xml:space="preserve">a </w:t>
        </w:r>
      </w:ins>
      <w:r w:rsidR="009046F9">
        <w:rPr>
          <w:rFonts w:eastAsiaTheme="minorEastAsia" w:cstheme="minorHAnsi"/>
          <w:lang w:val="en-GB"/>
        </w:rPr>
        <w:t xml:space="preserve">cubic temperature term had </w:t>
      </w:r>
      <w:commentRangeStart w:id="458"/>
      <w:ins w:id="459" w:author="Anna Gårdmark" w:date="2020-06-21T09:27:00Z">
        <w:r w:rsidR="00A77899">
          <w:rPr>
            <w:rFonts w:eastAsiaTheme="minorEastAsia" w:cstheme="minorHAnsi"/>
            <w:lang w:val="en-GB"/>
          </w:rPr>
          <w:t xml:space="preserve">an only </w:t>
        </w:r>
        <w:commentRangeEnd w:id="458"/>
        <w:r w:rsidR="00A77899">
          <w:rPr>
            <w:rStyle w:val="Kommentarsreferens"/>
          </w:rPr>
          <w:commentReference w:id="458"/>
        </w:r>
      </w:ins>
      <w:r w:rsidR="00812D19">
        <w:rPr>
          <w:rFonts w:eastAsiaTheme="minorEastAsia" w:cstheme="minorHAnsi"/>
          <w:lang w:val="en-GB"/>
        </w:rPr>
        <w:t xml:space="preserve">slightly </w:t>
      </w:r>
      <w:r w:rsidR="009046F9">
        <w:rPr>
          <w:rFonts w:eastAsiaTheme="minorEastAsia" w:cstheme="minorHAnsi"/>
          <w:lang w:val="en-GB"/>
        </w:rPr>
        <w:t xml:space="preserve">lower WAIC than the model with a </w:t>
      </w:r>
      <w:r w:rsidR="00A7778B">
        <w:rPr>
          <w:rFonts w:eastAsiaTheme="minorEastAsia" w:cstheme="minorHAnsi"/>
          <w:lang w:val="en-GB"/>
        </w:rPr>
        <w:t xml:space="preserve">quadratic </w:t>
      </w:r>
      <w:r w:rsidR="009046F9">
        <w:rPr>
          <w:rFonts w:eastAsiaTheme="minorEastAsia" w:cstheme="minorHAnsi"/>
          <w:lang w:val="en-GB"/>
        </w:rPr>
        <w:t>term (</w:t>
      </w:r>
      <w:r w:rsidR="00490A91">
        <w:rPr>
          <w:rFonts w:eastAsiaTheme="minorEastAsia" w:cstheme="minorHAnsi"/>
          <w:lang w:val="en-GB"/>
        </w:rPr>
        <w:t>718.3</w:t>
      </w:r>
      <w:r w:rsidR="008074AD">
        <w:rPr>
          <w:rFonts w:eastAsiaTheme="minorEastAsia" w:cstheme="minorHAnsi"/>
          <w:lang w:val="en-GB"/>
        </w:rPr>
        <w:t xml:space="preserve"> vs </w:t>
      </w:r>
      <w:r w:rsidR="007717BF" w:rsidRPr="007717BF">
        <w:rPr>
          <w:rFonts w:eastAsiaTheme="minorEastAsia" w:cstheme="minorHAnsi"/>
          <w:lang w:val="en-GB"/>
        </w:rPr>
        <w:t>719.</w:t>
      </w:r>
      <w:r w:rsidR="00DF39DF">
        <w:rPr>
          <w:rFonts w:eastAsiaTheme="minorEastAsia" w:cstheme="minorHAnsi"/>
          <w:lang w:val="en-GB"/>
        </w:rPr>
        <w:t>6</w:t>
      </w:r>
      <w:r w:rsidR="008074AD">
        <w:rPr>
          <w:rFonts w:eastAsiaTheme="minorEastAsia" w:cstheme="minorHAnsi"/>
          <w:lang w:val="en-GB"/>
        </w:rPr>
        <w:t>, respectively</w:t>
      </w:r>
      <w:r w:rsidR="009046F9">
        <w:rPr>
          <w:rFonts w:eastAsiaTheme="minorEastAsia" w:cstheme="minorHAnsi"/>
          <w:lang w:val="en-GB"/>
        </w:rPr>
        <w:t>)</w:t>
      </w:r>
      <w:r w:rsidR="007717BF">
        <w:rPr>
          <w:rFonts w:eastAsiaTheme="minorEastAsia" w:cstheme="minorHAnsi"/>
          <w:lang w:val="en-GB"/>
        </w:rPr>
        <w:t>.</w:t>
      </w:r>
      <w:r w:rsidR="0022319D">
        <w:rPr>
          <w:rFonts w:eastAsiaTheme="minorEastAsia" w:cstheme="minorHAnsi"/>
          <w:lang w:val="en-GB"/>
        </w:rPr>
        <w:t xml:space="preserve"> The equation for </w:t>
      </w:r>
      <w:r w:rsidR="00DC5EA8">
        <w:rPr>
          <w:rFonts w:eastAsiaTheme="minorEastAsia" w:cstheme="minorHAnsi"/>
          <w:lang w:val="en-GB"/>
        </w:rPr>
        <w:t xml:space="preserve">rescaled </w:t>
      </w:r>
      <w:r w:rsidR="00312DB4">
        <w:rPr>
          <w:rFonts w:eastAsiaTheme="minorEastAsia" w:cstheme="minorHAnsi"/>
          <w:lang w:val="en-GB"/>
        </w:rPr>
        <w:t>mass-</w:t>
      </w:r>
      <w:r w:rsidR="009B7627">
        <w:rPr>
          <w:rFonts w:eastAsiaTheme="minorEastAsia" w:cstheme="minorHAnsi"/>
          <w:lang w:val="en-GB"/>
        </w:rPr>
        <w:t xml:space="preserve">specific </w:t>
      </w:r>
      <w:r w:rsidR="0065306D">
        <w:rPr>
          <w:rFonts w:eastAsiaTheme="minorEastAsia" w:cstheme="minorHAnsi"/>
          <w:lang w:val="en-GB"/>
        </w:rPr>
        <w:t xml:space="preserve">consumption rate over the full temperature range in the data </w:t>
      </w:r>
      <w:proofErr w:type="gramStart"/>
      <w:r w:rsidR="0065306D">
        <w:rPr>
          <w:rFonts w:eastAsiaTheme="minorEastAsia" w:cstheme="minorHAnsi"/>
          <w:lang w:val="en-GB"/>
        </w:rPr>
        <w:t>can therefore be written as</w:t>
      </w:r>
      <w:proofErr w:type="gramEnd"/>
      <w:r w:rsidR="0065306D">
        <w:rPr>
          <w:rFonts w:eastAsiaTheme="minorEastAsia" w:cstheme="minorHAnsi"/>
          <w:lang w:val="en-GB"/>
        </w:rPr>
        <w:t xml:space="preserve">: </w:t>
      </w:r>
      <m:oMath>
        <m:r>
          <w:rPr>
            <w:rFonts w:ascii="Cambria Math" w:hAnsi="Cambria Math" w:cstheme="minorHAnsi"/>
          </w:rPr>
          <m:t>consumption</m:t>
        </m:r>
        <m:r>
          <w:rPr>
            <w:rFonts w:ascii="Cambria Math" w:hAnsi="Cambria Math" w:cstheme="minorHAnsi"/>
            <w:lang w:val="en-GB"/>
            <w:rPrChange w:id="460" w:author="Anna Gårdmark" w:date="2020-05-27T11:34:00Z">
              <w:rPr>
                <w:rFonts w:ascii="Cambria Math" w:hAnsi="Cambria Math" w:cstheme="minorHAnsi"/>
              </w:rPr>
            </w:rPrChange>
          </w:rPr>
          <m:t>=0.83-0.0019</m:t>
        </m:r>
        <m:r>
          <w:rPr>
            <w:rFonts w:ascii="Cambria Math" w:hAnsi="Cambria Math" w:cstheme="minorHAnsi" w:hint="eastAsia"/>
            <w:lang w:val="en-GB"/>
          </w:rPr>
          <m:t>×</m:t>
        </m:r>
        <m:r>
          <w:rPr>
            <w:rFonts w:ascii="Cambria Math" w:hAnsi="Cambria Math" w:cstheme="minorHAnsi"/>
          </w:rPr>
          <m:t>m</m:t>
        </m:r>
        <m:r>
          <w:rPr>
            <w:rFonts w:ascii="Cambria Math" w:hAnsi="Cambria Math" w:cstheme="minorHAnsi"/>
            <w:lang w:val="en-GB"/>
            <w:rPrChange w:id="461" w:author="Anna Gårdmark" w:date="2020-05-27T11:34:00Z">
              <w:rPr>
                <w:rFonts w:ascii="Cambria Math" w:hAnsi="Cambria Math" w:cstheme="minorHAnsi"/>
              </w:rPr>
            </w:rPrChange>
          </w:rPr>
          <m:t>+0.048</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lang w:val="en-GB"/>
            <w:rPrChange w:id="462" w:author="Anna Gårdmark" w:date="2020-05-27T11:34:00Z">
              <w:rPr>
                <w:rFonts w:ascii="Cambria Math" w:hAnsi="Cambria Math" w:cstheme="minorHAnsi"/>
              </w:rPr>
            </w:rPrChange>
          </w:rPr>
          <m:t>-0.0002</m:t>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lang w:val="en-GB"/>
                <w:rPrChange w:id="463" w:author="Anna Gårdmark" w:date="2020-05-27T11:34:00Z">
                  <w:rPr>
                    <w:rFonts w:ascii="Cambria Math" w:hAnsi="Cambria Math" w:cstheme="minorHAnsi"/>
                  </w:rPr>
                </w:rPrChange>
              </w:rPr>
              <m:t>2</m:t>
            </m:r>
          </m:sup>
        </m:sSubSup>
        <m:r>
          <w:rPr>
            <w:rFonts w:ascii="Cambria Math" w:hAnsi="Cambria Math" w:cstheme="minorHAnsi"/>
            <w:lang w:val="en-GB"/>
            <w:rPrChange w:id="464" w:author="Anna Gårdmark" w:date="2020-05-27T11:34:00Z">
              <w:rPr>
                <w:rFonts w:ascii="Cambria Math" w:hAnsi="Cambria Math" w:cstheme="minorHAnsi"/>
              </w:rPr>
            </w:rPrChange>
          </w:rPr>
          <m:t>-0.00004</m:t>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lang w:val="en-GB"/>
                <w:rPrChange w:id="465" w:author="Anna Gårdmark" w:date="2020-05-27T11:34:00Z">
                  <w:rPr>
                    <w:rFonts w:ascii="Cambria Math" w:hAnsi="Cambria Math" w:cstheme="minorHAnsi"/>
                  </w:rPr>
                </w:rPrChange>
              </w:rPr>
              <m:t>3</m:t>
            </m:r>
          </m:sup>
        </m:sSubSup>
      </m:oMath>
      <w:r w:rsidR="00904E3E" w:rsidRPr="00AE4A5F">
        <w:rPr>
          <w:rFonts w:eastAsiaTheme="minorEastAsia" w:cstheme="minorHAnsi"/>
          <w:lang w:val="en-GB"/>
          <w:rPrChange w:id="466" w:author="Anna Gårdmark" w:date="2020-05-27T11:34:00Z">
            <w:rPr>
              <w:rFonts w:eastAsiaTheme="minorEastAsia" w:cstheme="minorHAnsi"/>
            </w:rPr>
          </w:rPrChange>
        </w:rPr>
        <w:t xml:space="preserve"> (Fig. S</w:t>
      </w:r>
      <w:r w:rsidR="00FF5BFA" w:rsidRPr="00AE4A5F">
        <w:rPr>
          <w:rFonts w:eastAsiaTheme="minorEastAsia" w:cstheme="minorHAnsi"/>
          <w:lang w:val="en-GB"/>
          <w:rPrChange w:id="467" w:author="Anna Gårdmark" w:date="2020-05-27T11:34:00Z">
            <w:rPr>
              <w:rFonts w:eastAsiaTheme="minorEastAsia" w:cstheme="minorHAnsi"/>
            </w:rPr>
          </w:rPrChange>
        </w:rPr>
        <w:t>13</w:t>
      </w:r>
      <w:r w:rsidR="00904E3E" w:rsidRPr="00AE4A5F">
        <w:rPr>
          <w:rFonts w:eastAsiaTheme="minorEastAsia" w:cstheme="minorHAnsi"/>
          <w:lang w:val="en-GB"/>
          <w:rPrChange w:id="468" w:author="Anna Gårdmark" w:date="2020-05-27T11:34:00Z">
            <w:rPr>
              <w:rFonts w:eastAsiaTheme="minorEastAsia" w:cstheme="minorHAnsi"/>
            </w:rPr>
          </w:rPrChange>
        </w:rPr>
        <w:t>)</w:t>
      </w:r>
      <w:r w:rsidR="006415B9">
        <w:rPr>
          <w:rFonts w:eastAsiaTheme="minorEastAsia" w:cstheme="minorHAnsi"/>
          <w:lang w:val="en-GB"/>
        </w:rPr>
        <w:t>.</w:t>
      </w:r>
      <w:r w:rsidR="009046F9">
        <w:rPr>
          <w:rFonts w:eastAsiaTheme="minorEastAsia" w:cstheme="minorHAnsi"/>
          <w:lang w:val="en-GB"/>
        </w:rPr>
        <w:t xml:space="preserve"> </w:t>
      </w:r>
      <w:commentRangeEnd w:id="455"/>
      <w:r w:rsidR="00A471FF">
        <w:rPr>
          <w:rStyle w:val="Kommentarsreferens"/>
        </w:rPr>
        <w:commentReference w:id="455"/>
      </w:r>
      <w:commentRangeEnd w:id="456"/>
      <w:r w:rsidR="00A77899">
        <w:rPr>
          <w:rStyle w:val="Kommentarsreferens"/>
        </w:rPr>
        <w:commentReference w:id="456"/>
      </w:r>
    </w:p>
    <w:p w14:paraId="756050CE" w14:textId="2DAC768A" w:rsidR="00BA76E6" w:rsidRDefault="0018027C" w:rsidP="00C176BC">
      <w:pPr>
        <w:spacing w:line="480" w:lineRule="auto"/>
        <w:ind w:firstLine="284"/>
        <w:contextualSpacing/>
        <w:jc w:val="both"/>
        <w:rPr>
          <w:rFonts w:eastAsiaTheme="minorEastAsia" w:cstheme="minorHAnsi"/>
          <w:lang w:val="en-GB"/>
        </w:rPr>
      </w:pPr>
      <w:r w:rsidRPr="006D2E1E">
        <w:rPr>
          <w:rFonts w:eastAsiaTheme="minorEastAsia" w:cstheme="minorHAnsi"/>
          <w:lang w:val="en-GB"/>
        </w:rPr>
        <w:t xml:space="preserve">The </w:t>
      </w:r>
      <w:r w:rsidR="002A6E0F" w:rsidRPr="006D2E1E">
        <w:rPr>
          <w:rFonts w:eastAsiaTheme="minorEastAsia" w:cstheme="minorHAnsi"/>
          <w:lang w:val="en-GB"/>
        </w:rPr>
        <w:t>impli</w:t>
      </w:r>
      <w:r w:rsidR="00125F07">
        <w:rPr>
          <w:rFonts w:eastAsiaTheme="minorEastAsia" w:cstheme="minorHAnsi"/>
          <w:lang w:val="en-GB"/>
        </w:rPr>
        <w:t>cation of a peak in consumption rate over temperature</w:t>
      </w:r>
      <w:r w:rsidR="002A6E0F" w:rsidRPr="006D2E1E">
        <w:rPr>
          <w:rFonts w:eastAsiaTheme="minorEastAsia" w:cstheme="minorHAnsi"/>
          <w:lang w:val="en-GB"/>
        </w:rPr>
        <w:t xml:space="preserve"> </w:t>
      </w:r>
      <w:r w:rsidR="00125F07">
        <w:rPr>
          <w:rFonts w:eastAsiaTheme="minorEastAsia" w:cstheme="minorHAnsi"/>
          <w:lang w:val="en-GB"/>
        </w:rPr>
        <w:t xml:space="preserve">is </w:t>
      </w:r>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r w:rsidR="00B32E2B">
        <w:rPr>
          <w:rFonts w:eastAsiaTheme="minorEastAsia" w:cstheme="minorHAnsi"/>
          <w:lang w:val="en-GB"/>
        </w:rPr>
        <w:t xml:space="preserve"> </w:t>
      </w:r>
      <w:r w:rsidR="00956A63">
        <w:rPr>
          <w:rFonts w:eastAsiaTheme="minorEastAsia" w:cstheme="minorHAnsi"/>
          <w:lang w:val="en-GB"/>
        </w:rPr>
        <w:t>T</w:t>
      </w:r>
      <w:r w:rsidR="00B10C5E" w:rsidRPr="006D2E1E">
        <w:rPr>
          <w:rFonts w:eastAsiaTheme="minorEastAsia" w:cstheme="minorHAnsi"/>
          <w:lang w:val="en-GB"/>
        </w:rPr>
        <w:t>h</w:t>
      </w:r>
      <w:r w:rsidR="00287990">
        <w:rPr>
          <w:rFonts w:eastAsiaTheme="minorEastAsia" w:cstheme="minorHAnsi"/>
          <w:lang w:val="en-GB"/>
        </w:rPr>
        <w:t xml:space="preserve">is means that </w:t>
      </w:r>
      <w:ins w:id="469" w:author="Jan Ohlberger" w:date="2020-05-22T14:46:00Z">
        <w:r w:rsidR="00A64BA0">
          <w:rPr>
            <w:rFonts w:eastAsiaTheme="minorEastAsia" w:cstheme="minorHAnsi"/>
            <w:lang w:val="en-GB"/>
          </w:rPr>
          <w:t>the</w:t>
        </w:r>
      </w:ins>
      <w:r w:rsidR="00B10C5E" w:rsidRPr="006D2E1E">
        <w:rPr>
          <w:rFonts w:eastAsiaTheme="minorEastAsia" w:cstheme="minorHAnsi"/>
          <w:lang w:val="en-GB"/>
        </w:rPr>
        <w:t xml:space="preserve"> effect of </w:t>
      </w:r>
      <w:ins w:id="470" w:author="Jan Ohlberger" w:date="2020-05-22T14:48:00Z">
        <w:r w:rsidR="0094723B">
          <w:rPr>
            <w:rFonts w:eastAsiaTheme="minorEastAsia" w:cstheme="minorHAnsi"/>
            <w:lang w:val="en-GB"/>
          </w:rPr>
          <w:t xml:space="preserve">increasing </w:t>
        </w:r>
      </w:ins>
      <w:r w:rsidR="00B10C5E" w:rsidRPr="006D2E1E">
        <w:rPr>
          <w:rFonts w:eastAsiaTheme="minorEastAsia" w:cstheme="minorHAnsi"/>
          <w:lang w:val="en-GB"/>
        </w:rPr>
        <w:t xml:space="preserve">temperature on </w:t>
      </w:r>
      <w:del w:id="471" w:author="Jan Ohlberger" w:date="2020-05-22T14:47:00Z">
        <w:r w:rsidR="00B10C5E" w:rsidRPr="006D2E1E" w:rsidDel="00A64BA0">
          <w:rPr>
            <w:rFonts w:eastAsiaTheme="minorEastAsia" w:cstheme="minorHAnsi"/>
            <w:lang w:val="en-GB"/>
          </w:rPr>
          <w:delText xml:space="preserve">the </w:delText>
        </w:r>
      </w:del>
      <w:ins w:id="472" w:author="Jan Ohlberger" w:date="2020-05-22T14:47:00Z">
        <w:r w:rsidR="00A64BA0" w:rsidRPr="004559BC">
          <w:rPr>
            <w:rFonts w:eastAsiaTheme="minorEastAsia" w:cstheme="minorHAnsi"/>
            <w:lang w:val="en-GB"/>
          </w:rPr>
          <w:t>net energy gain</w:t>
        </w:r>
        <w:r w:rsidR="00A64BA0">
          <w:rPr>
            <w:rFonts w:eastAsiaTheme="minorEastAsia" w:cstheme="minorHAnsi"/>
            <w:lang w:val="en-GB"/>
          </w:rPr>
          <w:t xml:space="preserve"> </w:t>
        </w:r>
      </w:ins>
      <w:del w:id="473" w:author="Jan Ohlberger" w:date="2020-05-22T14:47:00Z">
        <w:r w:rsidR="005C3226" w:rsidRPr="006D2E1E" w:rsidDel="00A64BA0">
          <w:rPr>
            <w:rFonts w:eastAsiaTheme="minorEastAsia" w:cstheme="minorHAnsi"/>
            <w:lang w:val="en-GB"/>
          </w:rPr>
          <w:delText xml:space="preserve">mismatch between </w:delText>
        </w:r>
        <w:r w:rsidR="00A0116E" w:rsidRPr="006D2E1E" w:rsidDel="00A64BA0">
          <w:rPr>
            <w:rFonts w:eastAsiaTheme="minorEastAsia" w:cstheme="minorHAnsi"/>
            <w:lang w:val="en-GB"/>
          </w:rPr>
          <w:delText>metabolic costs</w:delText>
        </w:r>
        <w:r w:rsidR="005C3226" w:rsidRPr="006D2E1E" w:rsidDel="00A64BA0">
          <w:rPr>
            <w:rFonts w:eastAsiaTheme="minorEastAsia" w:cstheme="minorHAnsi"/>
            <w:lang w:val="en-GB"/>
          </w:rPr>
          <w:delText xml:space="preserve"> and </w:delText>
        </w:r>
        <w:r w:rsidR="00A0116E" w:rsidRPr="006D2E1E" w:rsidDel="00A64BA0">
          <w:rPr>
            <w:rFonts w:eastAsiaTheme="minorEastAsia" w:cstheme="minorHAnsi"/>
            <w:lang w:val="en-GB"/>
          </w:rPr>
          <w:delText xml:space="preserve">feeding gains </w:delText>
        </w:r>
      </w:del>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r w:rsidR="004A5E3D">
        <w:rPr>
          <w:rFonts w:eastAsiaTheme="minorEastAsia" w:cstheme="minorHAnsi"/>
          <w:lang w:val="en-GB"/>
        </w:rPr>
        <w:t>peak</w:t>
      </w:r>
      <w:r w:rsidR="004A5E3D" w:rsidRPr="006D2E1E">
        <w:rPr>
          <w:rFonts w:eastAsiaTheme="minorEastAsia" w:cstheme="minorHAnsi"/>
          <w:lang w:val="en-GB"/>
        </w:rPr>
        <w:t xml:space="preserve"> </w:t>
      </w:r>
      <w:r w:rsidR="005C3226" w:rsidRPr="006D2E1E">
        <w:rPr>
          <w:rFonts w:eastAsiaTheme="minorEastAsia" w:cstheme="minorHAnsi"/>
          <w:lang w:val="en-GB"/>
        </w:rPr>
        <w:t>temperature</w:t>
      </w:r>
      <w:del w:id="474" w:author="Jan Ohlberger" w:date="2020-05-22T14:47:00Z">
        <w:r w:rsidR="00287990" w:rsidDel="00A64BA0">
          <w:rPr>
            <w:rFonts w:eastAsiaTheme="minorEastAsia" w:cstheme="minorHAnsi"/>
            <w:lang w:val="en-GB"/>
          </w:rPr>
          <w:delText xml:space="preserve"> </w:delText>
        </w:r>
        <w:commentRangeStart w:id="475"/>
        <w:commentRangeStart w:id="476"/>
        <w:r w:rsidR="00287990" w:rsidDel="00A64BA0">
          <w:rPr>
            <w:rFonts w:eastAsiaTheme="minorEastAsia" w:cstheme="minorHAnsi"/>
            <w:lang w:val="en-GB"/>
          </w:rPr>
          <w:delText>and that t</w:delText>
        </w:r>
        <w:r w:rsidR="006E6618" w:rsidRPr="004559BC" w:rsidDel="00A64BA0">
          <w:rPr>
            <w:rFonts w:eastAsiaTheme="minorEastAsia" w:cstheme="minorHAnsi"/>
            <w:lang w:val="en-GB"/>
          </w:rPr>
          <w:delText xml:space="preserve">he </w:delText>
        </w:r>
        <w:r w:rsidR="00196CCF" w:rsidRPr="004559BC" w:rsidDel="00A64BA0">
          <w:rPr>
            <w:rFonts w:eastAsiaTheme="minorEastAsia" w:cstheme="minorHAnsi"/>
            <w:lang w:val="en-GB"/>
          </w:rPr>
          <w:delText>net energy gain</w:delText>
        </w:r>
        <w:r w:rsidR="00A90143" w:rsidDel="00A64BA0">
          <w:rPr>
            <w:rFonts w:eastAsiaTheme="minorEastAsia" w:cstheme="minorHAnsi"/>
            <w:lang w:val="en-GB"/>
          </w:rPr>
          <w:delText xml:space="preserve"> </w:delText>
        </w:r>
        <w:r w:rsidR="006E6618" w:rsidRPr="004559BC" w:rsidDel="00A64BA0">
          <w:rPr>
            <w:rFonts w:eastAsiaTheme="minorEastAsia" w:cstheme="minorHAnsi"/>
            <w:lang w:val="en-GB"/>
          </w:rPr>
          <w:delText xml:space="preserve">also </w:delText>
        </w:r>
        <w:r w:rsidR="00240876" w:rsidDel="00A64BA0">
          <w:rPr>
            <w:rFonts w:eastAsiaTheme="minorEastAsia" w:cstheme="minorHAnsi"/>
            <w:lang w:val="en-GB"/>
          </w:rPr>
          <w:delText xml:space="preserve">has a peak over </w:delText>
        </w:r>
        <w:r w:rsidR="00180280" w:rsidDel="00A64BA0">
          <w:rPr>
            <w:rFonts w:eastAsiaTheme="minorEastAsia" w:cstheme="minorHAnsi"/>
            <w:lang w:val="en-GB"/>
          </w:rPr>
          <w:delText>temperature</w:delText>
        </w:r>
      </w:del>
      <w:r w:rsidR="001107F5" w:rsidRPr="004559BC">
        <w:rPr>
          <w:rFonts w:eastAsiaTheme="minorEastAsia" w:cstheme="minorHAnsi"/>
          <w:lang w:val="en-GB"/>
        </w:rPr>
        <w:t>.</w:t>
      </w:r>
      <w:commentRangeEnd w:id="475"/>
      <w:r w:rsidR="00A64BA0">
        <w:rPr>
          <w:rStyle w:val="Kommentarsreferens"/>
        </w:rPr>
        <w:commentReference w:id="475"/>
      </w:r>
      <w:commentRangeEnd w:id="476"/>
      <w:r w:rsidR="00A77899">
        <w:rPr>
          <w:rStyle w:val="Kommentarsreferens"/>
        </w:rPr>
        <w:commentReference w:id="476"/>
      </w:r>
      <w:r w:rsidR="00CC3ADF" w:rsidRPr="004559BC">
        <w:rPr>
          <w:rFonts w:eastAsiaTheme="minorEastAsia" w:cstheme="minorHAnsi"/>
          <w:lang w:val="en-GB"/>
        </w:rPr>
        <w:t xml:space="preserve"> </w:t>
      </w:r>
      <w:r w:rsidR="00362C2A">
        <w:rPr>
          <w:rFonts w:eastAsiaTheme="minorEastAsia" w:cstheme="minorHAnsi"/>
          <w:lang w:val="en-GB"/>
        </w:rPr>
        <w:t xml:space="preserve">In addition, the </w:t>
      </w:r>
      <w:r w:rsidR="00BA76E6">
        <w:rPr>
          <w:rFonts w:eastAsiaTheme="minorEastAsia" w:cstheme="minorHAnsi"/>
          <w:lang w:val="en-GB"/>
        </w:rPr>
        <w:t>thermal response curve of net energy gain</w:t>
      </w:r>
      <w:r w:rsidR="006C77A6">
        <w:rPr>
          <w:rFonts w:eastAsiaTheme="minorEastAsia" w:cstheme="minorHAnsi"/>
          <w:lang w:val="en-GB"/>
        </w:rPr>
        <w:t xml:space="preserve"> </w:t>
      </w:r>
      <w:proofErr w:type="gramStart"/>
      <w:r w:rsidR="006C77A6">
        <w:rPr>
          <w:rFonts w:eastAsiaTheme="minorEastAsia" w:cstheme="minorHAnsi"/>
          <w:lang w:val="en-GB"/>
        </w:rPr>
        <w:t>is characterized</w:t>
      </w:r>
      <w:proofErr w:type="gramEnd"/>
      <w:r w:rsidR="006C77A6">
        <w:rPr>
          <w:rFonts w:eastAsiaTheme="minorEastAsia" w:cstheme="minorHAnsi"/>
          <w:lang w:val="en-GB"/>
        </w:rPr>
        <w:t xml:space="preserve"> by </w:t>
      </w:r>
      <w:r w:rsidR="004D5301">
        <w:rPr>
          <w:rFonts w:eastAsiaTheme="minorEastAsia" w:cstheme="minorHAnsi"/>
          <w:lang w:val="en-GB"/>
        </w:rPr>
        <w:t>optimum temperature</w:t>
      </w:r>
      <w:r w:rsidR="006C77A6">
        <w:rPr>
          <w:rFonts w:eastAsiaTheme="minorEastAsia" w:cstheme="minorHAnsi"/>
          <w:lang w:val="en-GB"/>
        </w:rPr>
        <w:t xml:space="preserve">s declining with </w:t>
      </w:r>
      <w:r w:rsidR="004D5301">
        <w:rPr>
          <w:rFonts w:eastAsiaTheme="minorEastAsia" w:cstheme="minorHAnsi"/>
          <w:lang w:val="en-GB"/>
        </w:rPr>
        <w:t>body masses</w:t>
      </w:r>
      <w:r w:rsidR="00CA045D">
        <w:rPr>
          <w:rFonts w:eastAsiaTheme="minorEastAsia" w:cstheme="minorHAnsi"/>
          <w:lang w:val="en-GB"/>
        </w:rPr>
        <w:t xml:space="preserve">, as shown when predicting </w:t>
      </w:r>
      <w:r w:rsidR="00617E9C">
        <w:rPr>
          <w:rFonts w:eastAsiaTheme="minorEastAsia" w:cstheme="minorHAnsi"/>
          <w:lang w:val="en-GB"/>
        </w:rPr>
        <w:lastRenderedPageBreak/>
        <w:t>consumption, metabolism and net energy gain from our fitted models for two different body sizes</w:t>
      </w:r>
      <w:r w:rsidR="00791DB8">
        <w:rPr>
          <w:rFonts w:eastAsiaTheme="minorEastAsia" w:cstheme="minorHAnsi"/>
          <w:lang w:val="en-GB"/>
        </w:rPr>
        <w:t xml:space="preserve"> (Fig. 4)</w:t>
      </w:r>
      <w:r w:rsidR="00617E9C">
        <w:rPr>
          <w:rFonts w:eastAsiaTheme="minorEastAsia" w:cstheme="minorHAnsi"/>
          <w:lang w:val="en-GB"/>
        </w:rPr>
        <w:t>.</w:t>
      </w:r>
      <w:r w:rsidR="001A208D">
        <w:rPr>
          <w:rFonts w:eastAsiaTheme="minorEastAsia" w:cstheme="minorHAnsi"/>
          <w:lang w:val="en-GB"/>
        </w:rPr>
        <w:t xml:space="preserve"> This </w:t>
      </w:r>
      <w:ins w:id="477" w:author="Jan Ohlberger" w:date="2020-05-22T14:48:00Z">
        <w:r w:rsidR="0094723B">
          <w:rPr>
            <w:rFonts w:eastAsiaTheme="minorEastAsia" w:cstheme="minorHAnsi"/>
            <w:lang w:val="en-GB"/>
          </w:rPr>
          <w:t xml:space="preserve">decline in </w:t>
        </w:r>
      </w:ins>
      <w:ins w:id="478" w:author="Jan Ohlberger" w:date="2020-05-22T14:49:00Z">
        <w:r w:rsidR="0094723B">
          <w:rPr>
            <w:rFonts w:eastAsiaTheme="minorEastAsia" w:cstheme="minorHAnsi"/>
            <w:lang w:val="en-GB"/>
          </w:rPr>
          <w:t xml:space="preserve">optimum temperature </w:t>
        </w:r>
      </w:ins>
      <w:ins w:id="479" w:author="Jan Ohlberger" w:date="2020-05-22T14:51:00Z">
        <w:r w:rsidR="00B22C3D">
          <w:rPr>
            <w:rFonts w:eastAsiaTheme="minorEastAsia" w:cstheme="minorHAnsi"/>
            <w:lang w:val="en-GB"/>
          </w:rPr>
          <w:t xml:space="preserve">of net energy gain </w:t>
        </w:r>
      </w:ins>
      <w:ins w:id="480" w:author="Jan Ohlberger" w:date="2020-05-22T14:49:00Z">
        <w:r w:rsidR="0094723B">
          <w:rPr>
            <w:rFonts w:eastAsiaTheme="minorEastAsia" w:cstheme="minorHAnsi"/>
            <w:lang w:val="en-GB"/>
          </w:rPr>
          <w:t xml:space="preserve">with body size </w:t>
        </w:r>
      </w:ins>
      <w:r w:rsidR="00E85141">
        <w:rPr>
          <w:rFonts w:eastAsiaTheme="minorEastAsia" w:cstheme="minorHAnsi"/>
          <w:lang w:val="en-GB"/>
        </w:rPr>
        <w:t xml:space="preserve">emerges </w:t>
      </w:r>
      <w:del w:id="481" w:author="Jan Ohlberger" w:date="2020-05-22T14:50:00Z">
        <w:r w:rsidR="00D77264" w:rsidDel="00A55EBE">
          <w:rPr>
            <w:rFonts w:eastAsiaTheme="minorEastAsia" w:cstheme="minorHAnsi"/>
            <w:lang w:val="en-GB"/>
          </w:rPr>
          <w:delText>due to</w:delText>
        </w:r>
      </w:del>
      <w:ins w:id="482" w:author="Jan Ohlberger" w:date="2020-05-22T14:50:00Z">
        <w:r w:rsidR="00A55EBE">
          <w:rPr>
            <w:rFonts w:eastAsiaTheme="minorEastAsia" w:cstheme="minorHAnsi"/>
            <w:lang w:val="en-GB"/>
          </w:rPr>
          <w:t>from</w:t>
        </w:r>
      </w:ins>
      <w:r w:rsidR="00D77264">
        <w:rPr>
          <w:rFonts w:eastAsiaTheme="minorEastAsia" w:cstheme="minorHAnsi"/>
          <w:lang w:val="en-GB"/>
        </w:rPr>
        <w:t xml:space="preserve"> </w:t>
      </w:r>
      <w:r w:rsidR="00E61969">
        <w:rPr>
          <w:rFonts w:eastAsiaTheme="minorEastAsia" w:cstheme="minorHAnsi"/>
          <w:lang w:val="en-GB"/>
        </w:rPr>
        <w:t xml:space="preserve">the </w:t>
      </w:r>
      <w:r w:rsidR="00483049">
        <w:rPr>
          <w:rFonts w:eastAsiaTheme="minorEastAsia" w:cstheme="minorHAnsi"/>
          <w:lang w:val="en-GB"/>
        </w:rPr>
        <w:t xml:space="preserve">unimodal </w:t>
      </w:r>
      <w:del w:id="483" w:author="Jan Ohlberger" w:date="2020-05-22T14:51:00Z">
        <w:r w:rsidR="00483049" w:rsidDel="00B22C3D">
          <w:rPr>
            <w:rFonts w:eastAsiaTheme="minorEastAsia" w:cstheme="minorHAnsi"/>
            <w:lang w:val="en-GB"/>
          </w:rPr>
          <w:delText xml:space="preserve">net energy </w:delText>
        </w:r>
      </w:del>
      <w:r w:rsidR="00483049">
        <w:rPr>
          <w:rFonts w:eastAsiaTheme="minorEastAsia" w:cstheme="minorHAnsi"/>
          <w:lang w:val="en-GB"/>
        </w:rPr>
        <w:t xml:space="preserve">curve over temperature and </w:t>
      </w:r>
      <w:del w:id="484" w:author="Jan Ohlberger" w:date="2020-05-22T14:49:00Z">
        <w:r w:rsidR="00483049" w:rsidDel="0094723B">
          <w:rPr>
            <w:rFonts w:eastAsiaTheme="minorEastAsia" w:cstheme="minorHAnsi"/>
            <w:lang w:val="en-GB"/>
          </w:rPr>
          <w:delText>that the</w:delText>
        </w:r>
      </w:del>
      <w:ins w:id="485" w:author="Jan Ohlberger" w:date="2020-05-22T14:51:00Z">
        <w:r w:rsidR="00B22C3D">
          <w:rPr>
            <w:rFonts w:eastAsiaTheme="minorEastAsia" w:cstheme="minorHAnsi"/>
            <w:lang w:val="en-GB"/>
          </w:rPr>
          <w:t>the</w:t>
        </w:r>
      </w:ins>
      <w:ins w:id="486" w:author="Jan Ohlberger" w:date="2020-05-22T14:49:00Z">
        <w:r w:rsidR="0094723B">
          <w:rPr>
            <w:rFonts w:eastAsiaTheme="minorEastAsia" w:cstheme="minorHAnsi"/>
            <w:lang w:val="en-GB"/>
          </w:rPr>
          <w:t xml:space="preserve"> smaller</w:t>
        </w:r>
      </w:ins>
      <w:r w:rsidR="00483049">
        <w:rPr>
          <w:rFonts w:eastAsiaTheme="minorEastAsia" w:cstheme="minorHAnsi"/>
          <w:lang w:val="en-GB"/>
        </w:rPr>
        <w:t xml:space="preserve"> mass-scaling exponent of consumption </w:t>
      </w:r>
      <w:del w:id="487" w:author="Jan Ohlberger" w:date="2020-05-22T14:49:00Z">
        <w:r w:rsidR="00483049" w:rsidDel="0094723B">
          <w:rPr>
            <w:rFonts w:eastAsiaTheme="minorEastAsia" w:cstheme="minorHAnsi"/>
            <w:lang w:val="en-GB"/>
          </w:rPr>
          <w:delText>is smaller than</w:delText>
        </w:r>
      </w:del>
      <w:ins w:id="488" w:author="Jan Ohlberger" w:date="2020-05-22T14:49:00Z">
        <w:r w:rsidR="0094723B">
          <w:rPr>
            <w:rFonts w:eastAsiaTheme="minorEastAsia" w:cstheme="minorHAnsi"/>
            <w:lang w:val="en-GB"/>
          </w:rPr>
          <w:t>compared to</w:t>
        </w:r>
      </w:ins>
      <w:r w:rsidR="00483049">
        <w:rPr>
          <w:rFonts w:eastAsiaTheme="minorEastAsia" w:cstheme="minorHAnsi"/>
          <w:lang w:val="en-GB"/>
        </w:rPr>
        <w:t xml:space="preserve"> that of metabolis</w:t>
      </w:r>
      <w:r w:rsidR="00E02AC3">
        <w:rPr>
          <w:rFonts w:eastAsiaTheme="minorEastAsia" w:cstheme="minorHAnsi"/>
          <w:lang w:val="en-GB"/>
        </w:rPr>
        <w:t>m</w:t>
      </w:r>
      <w:r w:rsidR="00623DE1">
        <w:rPr>
          <w:rFonts w:eastAsiaTheme="minorEastAsia" w:cstheme="minorHAnsi"/>
          <w:lang w:val="en-GB"/>
        </w:rPr>
        <w:t xml:space="preserve"> (</w:t>
      </w:r>
      <w:r w:rsidR="00483049">
        <w:rPr>
          <w:rFonts w:eastAsiaTheme="minorEastAsia" w:cstheme="minorHAnsi"/>
          <w:lang w:val="en-GB"/>
        </w:rPr>
        <w:t>as shown</w:t>
      </w:r>
      <w:r w:rsidR="00CF5C6D">
        <w:rPr>
          <w:rFonts w:eastAsiaTheme="minorEastAsia" w:cstheme="minorHAnsi"/>
          <w:lang w:val="en-GB"/>
        </w:rPr>
        <w:t xml:space="preserve"> analytically</w:t>
      </w:r>
      <w:r w:rsidR="00483049">
        <w:rPr>
          <w:rFonts w:eastAsiaTheme="minorEastAsia" w:cstheme="minorHAnsi"/>
          <w:lang w:val="en-GB"/>
        </w:rPr>
        <w:t xml:space="preserve"> by </w:t>
      </w:r>
      <w:r w:rsidR="00E02AC3" w:rsidRPr="005671FA">
        <w:rPr>
          <w:lang w:val="en-GB"/>
        </w:rPr>
        <w:t xml:space="preserve">Morita </w:t>
      </w:r>
      <w:r w:rsidR="00E02AC3" w:rsidRPr="005671FA">
        <w:rPr>
          <w:i/>
          <w:iCs/>
          <w:lang w:val="en-GB"/>
        </w:rPr>
        <w:t>et al.</w:t>
      </w:r>
      <w:r w:rsidR="00BE2F55">
        <w:rPr>
          <w:rFonts w:eastAsiaTheme="minorEastAsia" w:cstheme="minorHAnsi"/>
          <w:lang w:val="en-GB"/>
        </w:rPr>
        <w:t xml:space="preserve"> </w:t>
      </w:r>
      <w:r w:rsidR="005671FA">
        <w:rPr>
          <w:rFonts w:eastAsiaTheme="minorEastAsia" w:cstheme="minorHAnsi"/>
          <w:lang w:val="en-GB"/>
        </w:rPr>
        <w:fldChar w:fldCharType="begin"/>
      </w:r>
      <w:r w:rsidR="00C164F0">
        <w:rPr>
          <w:rFonts w:eastAsiaTheme="minorEastAsia" w:cstheme="minorHAnsi"/>
          <w:lang w:val="en-GB"/>
        </w:rPr>
        <w:instrText xml:space="preserve"> ADDIN ZOTERO_ITEM CSL_CITATION {"citationID":"adneidukep","properties":{"formattedCitation":"(2010)","plainCitation":"(2010)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lang w:val="en-GB"/>
        </w:rPr>
        <w:t>(2010)</w:t>
      </w:r>
      <w:r w:rsidR="005671FA">
        <w:rPr>
          <w:rFonts w:eastAsiaTheme="minorEastAsia" w:cstheme="minorHAnsi"/>
          <w:lang w:val="en-GB"/>
        </w:rPr>
        <w:fldChar w:fldCharType="end"/>
      </w:r>
      <w:r w:rsidR="00623DE1">
        <w:rPr>
          <w:rFonts w:eastAsiaTheme="minorEastAsia" w:cstheme="minorHAnsi"/>
          <w:lang w:val="en-GB"/>
        </w:rPr>
        <w:t>)</w:t>
      </w:r>
      <w:r w:rsidR="00C176BC">
        <w:rPr>
          <w:rFonts w:eastAsiaTheme="minorEastAsia" w:cstheme="minorHAnsi"/>
          <w:lang w:val="en-GB"/>
        </w:rPr>
        <w:t>.</w:t>
      </w:r>
    </w:p>
    <w:p w14:paraId="478B3432" w14:textId="0A3DE478" w:rsidR="00CA28E0" w:rsidRDefault="006935DB" w:rsidP="00BA76E6">
      <w:pPr>
        <w:spacing w:line="480" w:lineRule="auto"/>
        <w:ind w:firstLine="284"/>
        <w:contextualSpacing/>
        <w:jc w:val="both"/>
        <w:rPr>
          <w:rFonts w:eastAsiaTheme="minorEastAsia" w:cstheme="minorHAnsi"/>
          <w:lang w:val="en-GB"/>
        </w:rPr>
      </w:pPr>
      <w:r>
        <w:rPr>
          <w:rFonts w:eastAsiaTheme="minorEastAsia" w:cstheme="minorHAnsi"/>
          <w:lang w:val="en-GB"/>
        </w:rPr>
        <w:t>The prediction of declining optimal growth temperatures</w:t>
      </w:r>
      <w:r w:rsidR="003A29E2">
        <w:rPr>
          <w:rFonts w:eastAsiaTheme="minorEastAsia" w:cstheme="minorHAnsi"/>
          <w:lang w:val="en-GB"/>
        </w:rPr>
        <w:t xml:space="preserve"> with size </w:t>
      </w:r>
      <w:proofErr w:type="gramStart"/>
      <w:r w:rsidR="00642BA2">
        <w:rPr>
          <w:rFonts w:eastAsiaTheme="minorEastAsia" w:cstheme="minorHAnsi"/>
          <w:lang w:val="en-GB"/>
        </w:rPr>
        <w:t>i</w:t>
      </w:r>
      <w:r w:rsidR="00315DF1">
        <w:rPr>
          <w:rFonts w:eastAsiaTheme="minorEastAsia" w:cstheme="minorHAnsi"/>
          <w:lang w:val="en-GB"/>
        </w:rPr>
        <w:t>s</w:t>
      </w:r>
      <w:r w:rsidR="00642BA2">
        <w:rPr>
          <w:rFonts w:eastAsiaTheme="minorEastAsia" w:cstheme="minorHAnsi"/>
          <w:lang w:val="en-GB"/>
        </w:rPr>
        <w:t xml:space="preserve"> </w:t>
      </w:r>
      <w:r w:rsidR="00A01E33">
        <w:rPr>
          <w:rFonts w:eastAsiaTheme="minorEastAsia" w:cstheme="minorHAnsi"/>
          <w:lang w:val="en-GB"/>
        </w:rPr>
        <w:t>further corroborated</w:t>
      </w:r>
      <w:proofErr w:type="gramEnd"/>
      <w:r w:rsidR="00A01E33">
        <w:rPr>
          <w:rFonts w:eastAsiaTheme="minorEastAsia" w:cstheme="minorHAnsi"/>
          <w:lang w:val="en-GB"/>
        </w:rPr>
        <w:t xml:space="preserve"> </w:t>
      </w:r>
      <w:del w:id="489" w:author="Jan Ohlberger" w:date="2020-05-22T14:52:00Z">
        <w:r w:rsidR="00642BA2" w:rsidDel="00512DB0">
          <w:rPr>
            <w:rFonts w:eastAsiaTheme="minorEastAsia" w:cstheme="minorHAnsi"/>
            <w:lang w:val="en-GB"/>
          </w:rPr>
          <w:delText xml:space="preserve">in </w:delText>
        </w:r>
      </w:del>
      <w:ins w:id="490" w:author="Jan Ohlberger" w:date="2020-05-22T14:52:00Z">
        <w:r w:rsidR="00512DB0">
          <w:rPr>
            <w:rFonts w:eastAsiaTheme="minorEastAsia" w:cstheme="minorHAnsi"/>
            <w:lang w:val="en-GB"/>
          </w:rPr>
          <w:t xml:space="preserve">by </w:t>
        </w:r>
      </w:ins>
      <w:r w:rsidR="00642BA2">
        <w:rPr>
          <w:rFonts w:eastAsiaTheme="minorEastAsia" w:cstheme="minorHAnsi"/>
          <w:lang w:val="en-GB"/>
        </w:rPr>
        <w:t xml:space="preserve">our analysis of </w:t>
      </w:r>
      <w:r w:rsidR="00133B20">
        <w:rPr>
          <w:rFonts w:eastAsiaTheme="minorEastAsia" w:cstheme="minorHAnsi"/>
          <w:lang w:val="en-GB"/>
        </w:rPr>
        <w:t xml:space="preserve">experimental </w:t>
      </w:r>
      <w:r w:rsidR="00642BA2">
        <w:rPr>
          <w:rFonts w:eastAsiaTheme="minorEastAsia" w:cstheme="minorHAnsi"/>
          <w:lang w:val="en-GB"/>
        </w:rPr>
        <w:t>growth rate</w:t>
      </w:r>
      <w:ins w:id="491" w:author="Jan Ohlberger" w:date="2020-05-22T14:52:00Z">
        <w:r w:rsidR="00512DB0">
          <w:rPr>
            <w:rFonts w:eastAsiaTheme="minorEastAsia" w:cstheme="minorHAnsi"/>
            <w:lang w:val="en-GB"/>
          </w:rPr>
          <w:t xml:space="preserve"> data</w:t>
        </w:r>
      </w:ins>
      <w:del w:id="492" w:author="Jan Ohlberger" w:date="2020-05-22T14:52:00Z">
        <w:r w:rsidR="00642BA2" w:rsidDel="00512DB0">
          <w:rPr>
            <w:rFonts w:eastAsiaTheme="minorEastAsia" w:cstheme="minorHAnsi"/>
            <w:lang w:val="en-GB"/>
          </w:rPr>
          <w:delText>s</w:delText>
        </w:r>
      </w:del>
      <w:r w:rsidR="00642BA2">
        <w:rPr>
          <w:rFonts w:eastAsiaTheme="minorEastAsia" w:cstheme="minorHAnsi"/>
          <w:lang w:val="en-GB"/>
        </w:rPr>
        <w:t xml:space="preserve">. </w:t>
      </w:r>
      <w:del w:id="493" w:author="Jan Ohlberger" w:date="2020-05-22T14:52:00Z">
        <w:r w:rsidR="00642BA2" w:rsidDel="009D62A0">
          <w:rPr>
            <w:rFonts w:eastAsiaTheme="minorEastAsia" w:cstheme="minorHAnsi"/>
            <w:lang w:val="en-GB"/>
          </w:rPr>
          <w:delText>Specifically</w:delText>
        </w:r>
      </w:del>
      <w:ins w:id="494" w:author="Jan Ohlberger" w:date="2020-05-22T14:52:00Z">
        <w:r w:rsidR="009D62A0">
          <w:rPr>
            <w:rFonts w:eastAsiaTheme="minorEastAsia" w:cstheme="minorHAnsi"/>
            <w:lang w:val="en-GB"/>
          </w:rPr>
          <w:t>W</w:t>
        </w:r>
      </w:ins>
      <w:del w:id="495" w:author="Jan Ohlberger" w:date="2020-05-22T14:52:00Z">
        <w:r w:rsidR="00642BA2" w:rsidDel="009D62A0">
          <w:rPr>
            <w:rFonts w:eastAsiaTheme="minorEastAsia" w:cstheme="minorHAnsi"/>
            <w:lang w:val="en-GB"/>
          </w:rPr>
          <w:delText>, w</w:delText>
        </w:r>
      </w:del>
      <w:r w:rsidR="00642BA2">
        <w:rPr>
          <w:rFonts w:eastAsiaTheme="minorEastAsia" w:cstheme="minorHAnsi"/>
          <w:lang w:val="en-GB"/>
        </w:rPr>
        <w:t xml:space="preserve">e find that within species, the </w:t>
      </w:r>
      <w:r w:rsidR="00565A12">
        <w:rPr>
          <w:rFonts w:eastAsiaTheme="minorEastAsia" w:cstheme="minorHAnsi"/>
          <w:lang w:val="en-GB"/>
        </w:rPr>
        <w:t xml:space="preserve">optimum growth </w:t>
      </w:r>
      <w:r w:rsidR="00642BA2">
        <w:rPr>
          <w:rFonts w:eastAsiaTheme="minorEastAsia" w:cstheme="minorHAnsi"/>
          <w:lang w:val="en-GB"/>
        </w:rPr>
        <w:t xml:space="preserve">temperature </w:t>
      </w:r>
      <w:r w:rsidR="00E606D0">
        <w:rPr>
          <w:rFonts w:eastAsiaTheme="minorEastAsia" w:cstheme="minorHAnsi"/>
          <w:lang w:val="en-GB"/>
        </w:rPr>
        <w:t>(</w:t>
      </w:r>
      <w:commentRangeStart w:id="496"/>
      <w:r w:rsidR="00E606D0">
        <w:rPr>
          <w:rFonts w:eastAsiaTheme="minorEastAsia" w:cstheme="minorHAnsi"/>
          <w:lang w:val="en-GB"/>
        </w:rPr>
        <w:t>rescaled within species</w:t>
      </w:r>
      <w:commentRangeEnd w:id="496"/>
      <w:r w:rsidR="00B7792D">
        <w:rPr>
          <w:rStyle w:val="Kommentarsreferens"/>
        </w:rPr>
        <w:commentReference w:id="496"/>
      </w:r>
      <w:r w:rsidR="00E606D0">
        <w:rPr>
          <w:rFonts w:eastAsiaTheme="minorEastAsia" w:cstheme="minorHAnsi"/>
          <w:lang w:val="en-GB"/>
        </w:rPr>
        <w:t xml:space="preserve">)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r w:rsidR="00D7330F">
        <w:rPr>
          <w:rFonts w:eastAsiaTheme="minorEastAsia" w:cstheme="minorHAnsi"/>
          <w:lang w:val="en-GB"/>
        </w:rPr>
        <w:t>1</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497"/>
      <w:commentRangeStart w:id="498"/>
      <w:commentRangeStart w:id="499"/>
      <w:r w:rsidR="00CA28E0" w:rsidRPr="00972C7F">
        <w:rPr>
          <w:rFonts w:eastAsiaTheme="minorEastAsia" w:cstheme="minorHAnsi"/>
          <w:lang w:val="en-GB"/>
        </w:rPr>
        <w:t xml:space="preserve">natural log of body mass </w:t>
      </w:r>
      <w:r w:rsidR="00BC0232">
        <w:rPr>
          <w:rFonts w:eastAsiaTheme="minorEastAsia" w:cstheme="minorHAnsi"/>
          <w:lang w:val="en-GB"/>
        </w:rPr>
        <w:t>(</w:t>
      </w:r>
      <w:commentRangeStart w:id="500"/>
      <w:r w:rsidR="00BC0232">
        <w:rPr>
          <w:rFonts w:eastAsiaTheme="minorEastAsia" w:cstheme="minorHAnsi"/>
          <w:lang w:val="en-GB"/>
        </w:rPr>
        <w:t xml:space="preserve">rescaled </w:t>
      </w:r>
      <w:r w:rsidR="007923F3">
        <w:rPr>
          <w:rFonts w:eastAsiaTheme="minorEastAsia" w:cstheme="minorHAnsi"/>
          <w:lang w:val="en-GB"/>
        </w:rPr>
        <w:t>by dividing mass with</w:t>
      </w:r>
      <w:del w:id="501" w:author="Jan Ohlberger" w:date="2020-05-22T14:53:00Z">
        <w:r w:rsidR="007923F3" w:rsidDel="00B7792D">
          <w:rPr>
            <w:rFonts w:eastAsiaTheme="minorEastAsia" w:cstheme="minorHAnsi"/>
            <w:lang w:val="en-GB"/>
          </w:rPr>
          <w:delText xml:space="preserve"> </w:delText>
        </w:r>
      </w:del>
      <w:r w:rsidR="00BC0232">
        <w:rPr>
          <w:rFonts w:eastAsiaTheme="minorEastAsia" w:cstheme="minorHAnsi"/>
          <w:lang w:val="en-GB"/>
        </w:rPr>
        <w:t xml:space="preserve"> size-at-maturation</w:t>
      </w:r>
      <w:commentRangeEnd w:id="500"/>
      <w:r w:rsidR="00B7792D">
        <w:rPr>
          <w:rStyle w:val="Kommentarsreferens"/>
        </w:rPr>
        <w:commentReference w:id="500"/>
      </w:r>
      <w:r w:rsidR="00BC0232">
        <w:rPr>
          <w:rFonts w:eastAsiaTheme="minorEastAsia" w:cstheme="minorHAnsi"/>
          <w:lang w:val="en-GB"/>
        </w:rPr>
        <w:t xml:space="preserve">) </w:t>
      </w:r>
      <w:r w:rsidR="00CA28E0" w:rsidRPr="00972C7F">
        <w:rPr>
          <w:rFonts w:eastAsiaTheme="minorEastAsia" w:cstheme="minorHAnsi"/>
          <w:lang w:val="en-GB"/>
        </w:rPr>
        <w:t xml:space="preserve">(Fig. </w:t>
      </w:r>
      <w:r w:rsidR="00966646">
        <w:rPr>
          <w:rFonts w:eastAsiaTheme="minorEastAsia" w:cstheme="minorHAnsi"/>
          <w:lang w:val="en-GB"/>
        </w:rPr>
        <w:t>5</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497"/>
      <w:r w:rsidR="00BC6DAB">
        <w:rPr>
          <w:rStyle w:val="Kommentarsreferens"/>
        </w:rPr>
        <w:commentReference w:id="497"/>
      </w:r>
      <w:commentRangeEnd w:id="498"/>
      <w:r w:rsidR="00BC6DAB">
        <w:rPr>
          <w:rStyle w:val="Kommentarsreferens"/>
        </w:rPr>
        <w:commentReference w:id="498"/>
      </w:r>
      <w:commentRangeEnd w:id="499"/>
      <w:r w:rsidR="00CE5ADB">
        <w:rPr>
          <w:rStyle w:val="Kommentarsreferens"/>
        </w:rPr>
        <w:commentReference w:id="499"/>
      </w:r>
      <w:ins w:id="502" w:author="Jan Ohlberger" w:date="2020-05-22T14:59:00Z">
        <w:r w:rsidR="007C1425">
          <w:rPr>
            <w:rFonts w:eastAsiaTheme="minorEastAsia" w:cstheme="minorHAnsi"/>
            <w:lang w:val="en-GB"/>
          </w:rPr>
          <w:t xml:space="preserve">Statistical support for </w:t>
        </w:r>
      </w:ins>
      <w:ins w:id="503" w:author="Jan Ohlberger" w:date="2020-05-22T15:00:00Z">
        <w:r w:rsidR="000B7F7E">
          <w:rPr>
            <w:rFonts w:eastAsiaTheme="minorEastAsia" w:cstheme="minorHAnsi"/>
            <w:lang w:val="en-GB"/>
          </w:rPr>
          <w:t>the</w:t>
        </w:r>
      </w:ins>
      <w:del w:id="504" w:author="Jan Ohlberger" w:date="2020-05-22T14:59:00Z">
        <w:r w:rsidR="00CA28E0" w:rsidRPr="004559BC" w:rsidDel="007C1425">
          <w:rPr>
            <w:rFonts w:eastAsiaTheme="minorEastAsia" w:cstheme="minorHAnsi"/>
            <w:lang w:val="en-GB"/>
          </w:rPr>
          <w:delText>Th</w:delText>
        </w:r>
        <w:r w:rsidR="005C5030" w:rsidDel="007C1425">
          <w:rPr>
            <w:rFonts w:eastAsiaTheme="minorEastAsia" w:cstheme="minorHAnsi"/>
            <w:lang w:val="en-GB"/>
          </w:rPr>
          <w:delText>e</w:delText>
        </w:r>
      </w:del>
      <w:r w:rsidR="00CA28E0" w:rsidRPr="004559BC">
        <w:rPr>
          <w:rFonts w:eastAsiaTheme="minorEastAsia" w:cstheme="minorHAnsi"/>
          <w:lang w:val="en-GB"/>
        </w:rPr>
        <w:t xml:space="preserve"> decline in optimum </w:t>
      </w:r>
      <w:ins w:id="505" w:author="Jan Ohlberger" w:date="2020-05-22T14:59:00Z">
        <w:r w:rsidR="007C1425">
          <w:rPr>
            <w:rFonts w:eastAsiaTheme="minorEastAsia" w:cstheme="minorHAnsi"/>
            <w:lang w:val="en-GB"/>
          </w:rPr>
          <w:t xml:space="preserve">growth </w:t>
        </w:r>
      </w:ins>
      <w:r w:rsidR="00CA28E0" w:rsidRPr="004559BC">
        <w:rPr>
          <w:rFonts w:eastAsiaTheme="minorEastAsia" w:cstheme="minorHAnsi"/>
          <w:lang w:val="en-GB"/>
        </w:rPr>
        <w:t>temperature</w:t>
      </w:r>
      <w:r w:rsidR="00001A7F">
        <w:rPr>
          <w:rFonts w:eastAsiaTheme="minorEastAsia" w:cstheme="minorHAnsi"/>
          <w:lang w:val="en-GB"/>
        </w:rPr>
        <w:t xml:space="preserve"> with </w:t>
      </w:r>
      <w:ins w:id="506" w:author="Jan Ohlberger" w:date="2020-05-22T14:59:00Z">
        <w:r w:rsidR="007C1425">
          <w:rPr>
            <w:rFonts w:eastAsiaTheme="minorEastAsia" w:cstheme="minorHAnsi"/>
            <w:lang w:val="en-GB"/>
          </w:rPr>
          <w:t xml:space="preserve">body </w:t>
        </w:r>
      </w:ins>
      <w:r w:rsidR="00001A7F">
        <w:rPr>
          <w:rFonts w:eastAsiaTheme="minorEastAsia" w:cstheme="minorHAnsi"/>
          <w:lang w:val="en-GB"/>
        </w:rPr>
        <w:t>mass</w:t>
      </w:r>
      <w:r w:rsidR="00CA28E0" w:rsidRPr="004559BC">
        <w:rPr>
          <w:rFonts w:eastAsiaTheme="minorEastAsia" w:cstheme="minorHAnsi"/>
          <w:lang w:val="en-GB"/>
        </w:rPr>
        <w:t xml:space="preserve"> </w:t>
      </w:r>
      <w:del w:id="507" w:author="Jan Ohlberger" w:date="2020-05-22T14:59:00Z">
        <w:r w:rsidR="00CA28E0" w:rsidRPr="004559BC" w:rsidDel="007C1425">
          <w:rPr>
            <w:rFonts w:eastAsiaTheme="minorEastAsia" w:cstheme="minorHAnsi"/>
            <w:lang w:val="en-GB"/>
          </w:rPr>
          <w:delText xml:space="preserve">is </w:delText>
        </w:r>
      </w:del>
      <w:ins w:id="508" w:author="Jan Ohlberger" w:date="2020-05-22T15:00:00Z">
        <w:r w:rsidR="000B7F7E">
          <w:rPr>
            <w:rFonts w:eastAsiaTheme="minorEastAsia" w:cstheme="minorHAnsi"/>
            <w:lang w:val="en-GB"/>
          </w:rPr>
          <w:t>i</w:t>
        </w:r>
      </w:ins>
      <w:ins w:id="509" w:author="Jan Ohlberger" w:date="2020-05-22T14:59:00Z">
        <w:r w:rsidR="007C1425">
          <w:rPr>
            <w:rFonts w:eastAsiaTheme="minorEastAsia" w:cstheme="minorHAnsi"/>
            <w:lang w:val="en-GB"/>
          </w:rPr>
          <w:t>s strong</w:t>
        </w:r>
      </w:ins>
      <w:del w:id="510" w:author="Jan Ohlberger" w:date="2020-05-22T15:00:00Z">
        <w:r w:rsidR="00CA28E0" w:rsidRPr="004559BC" w:rsidDel="007C1425">
          <w:rPr>
            <w:rFonts w:eastAsiaTheme="minorEastAsia" w:cstheme="minorHAnsi"/>
            <w:lang w:val="en-GB"/>
          </w:rPr>
          <w:delText>clear</w:delText>
        </w:r>
      </w:del>
      <w:r w:rsidR="00CA28E0" w:rsidRPr="004559BC">
        <w:rPr>
          <w:rFonts w:eastAsiaTheme="minorEastAsia" w:cstheme="minorHAnsi"/>
          <w:lang w:val="en-GB"/>
        </w:rPr>
        <w:t xml:space="preserve">, </w:t>
      </w:r>
      <w:r w:rsidR="00EF21FF">
        <w:rPr>
          <w:rFonts w:eastAsiaTheme="minorEastAsia" w:cstheme="minorHAnsi"/>
          <w:lang w:val="en-GB"/>
        </w:rPr>
        <w:t xml:space="preserve">as </w:t>
      </w:r>
      <w:r w:rsidR="00CA28E0" w:rsidRPr="00972C7F">
        <w:rPr>
          <w:rFonts w:cstheme="minorHAnsi"/>
          <w:lang w:val="en-GB"/>
        </w:rPr>
        <w:t>9</w:t>
      </w:r>
      <w:r w:rsidR="00F3717D">
        <w:rPr>
          <w:rFonts w:cstheme="minorHAnsi"/>
          <w:lang w:val="en-GB"/>
        </w:rPr>
        <w:t>2</w:t>
      </w:r>
      <w:r w:rsidR="00CA28E0" w:rsidRPr="00972C7F">
        <w:rPr>
          <w:rFonts w:cstheme="minorHAnsi"/>
          <w:lang w:val="en-GB"/>
        </w:rPr>
        <w:t xml:space="preserve">% of the posterior density of the </w:t>
      </w:r>
      <w:r w:rsidR="001F5232">
        <w:rPr>
          <w:rFonts w:cstheme="minorHAnsi"/>
          <w:lang w:val="en-GB"/>
        </w:rPr>
        <w:t xml:space="preserve">global </w:t>
      </w:r>
      <w:r w:rsidR="00CA28E0" w:rsidRPr="00972C7F">
        <w:rPr>
          <w:rFonts w:cstheme="minorHAnsi"/>
          <w:lang w:val="en-GB"/>
        </w:rPr>
        <w:t>slope estimate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Change w:id="511" w:author="Anna Gårdmark" w:date="2020-05-27T11:34:00Z">
                      <w:rPr>
                        <w:rFonts w:ascii="Cambria Math" w:hAnsi="Cambria Math" w:cstheme="minorHAnsi"/>
                      </w:rPr>
                    </w:rPrChange>
                  </w:rPr>
                  <m:t>1</m:t>
                </m:r>
              </m:sub>
            </m:sSub>
          </m:sub>
        </m:sSub>
      </m:oMath>
      <w:r w:rsidR="00CA28E0" w:rsidRPr="00972C7F">
        <w:rPr>
          <w:rFonts w:cstheme="minorHAnsi"/>
          <w:lang w:val="en-GB"/>
        </w:rPr>
        <w:t xml:space="preserve">) is below </w:t>
      </w:r>
      <w:proofErr w:type="gramStart"/>
      <w:r w:rsidR="00CA28E0" w:rsidRPr="00972C7F">
        <w:rPr>
          <w:rFonts w:cstheme="minorHAnsi"/>
          <w:lang w:val="en-GB"/>
        </w:rPr>
        <w:t>0</w:t>
      </w:r>
      <w:proofErr w:type="gramEnd"/>
      <w:r w:rsidR="00CA28E0" w:rsidRPr="00972C7F">
        <w:rPr>
          <w:rFonts w:cstheme="minorHAnsi"/>
          <w:lang w:val="en-GB"/>
        </w:rPr>
        <w:t>.</w:t>
      </w:r>
      <w:r w:rsidR="00CA28E0" w:rsidRPr="004559BC">
        <w:rPr>
          <w:rFonts w:cstheme="minorHAnsi"/>
          <w:lang w:val="en-GB"/>
        </w:rPr>
        <w:t xml:space="preserve"> The models</w:t>
      </w:r>
      <w:r w:rsidR="00D67826">
        <w:rPr>
          <w:rFonts w:cstheme="minorHAnsi"/>
          <w:lang w:val="en-GB"/>
        </w:rPr>
        <w:t xml:space="preserve"> </w:t>
      </w:r>
      <w:r w:rsidR="00CA28E0" w:rsidRPr="004559BC">
        <w:rPr>
          <w:rFonts w:cstheme="minorHAnsi"/>
          <w:lang w:val="en-GB"/>
        </w:rPr>
        <w:t>with and without species-varying slopes</w:t>
      </w:r>
      <w:r w:rsidR="00D67826">
        <w:rPr>
          <w:rFonts w:cstheme="minorHAnsi"/>
          <w:lang w:val="en-GB"/>
        </w:rPr>
        <w:t xml:space="preserve"> </w:t>
      </w:r>
      <w:r w:rsidR="00CA28E0" w:rsidRPr="004559BC">
        <w:rPr>
          <w:rFonts w:cstheme="minorHAnsi"/>
          <w:lang w:val="en-GB"/>
        </w:rPr>
        <w:t>were indistinguishable in terms of WAIC (</w:t>
      </w:r>
      <w:r w:rsidR="00E101E0">
        <w:rPr>
          <w:rFonts w:cstheme="minorHAnsi"/>
          <w:lang w:val="en-GB"/>
        </w:rPr>
        <w:t>177.3 vs 178.3, respectively</w:t>
      </w:r>
      <w:r w:rsidR="00CA28E0" w:rsidRPr="004559BC">
        <w:rPr>
          <w:rFonts w:cstheme="minorHAnsi"/>
          <w:lang w:val="en-GB"/>
        </w:rPr>
        <w:t xml:space="preserve">), and we present the results for the </w:t>
      </w:r>
      <w:r w:rsidR="00420ADD">
        <w:rPr>
          <w:rFonts w:cstheme="minorHAnsi"/>
          <w:lang w:val="en-GB"/>
        </w:rPr>
        <w:t xml:space="preserve">random intercept and slope </w:t>
      </w:r>
      <w:r w:rsidR="00CA28E0" w:rsidRPr="004559BC">
        <w:rPr>
          <w:rFonts w:cstheme="minorHAnsi"/>
          <w:lang w:val="en-GB"/>
        </w:rPr>
        <w:t xml:space="preserve">model.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proofErr w:type="gramStart"/>
      <w:r w:rsidR="00CA28E0" w:rsidRPr="00972C7F">
        <w:rPr>
          <w:rFonts w:eastAsiaTheme="minorEastAsia" w:cstheme="minorHAnsi"/>
          <w:lang w:val="en-GB"/>
        </w:rPr>
        <w:t xml:space="preserve">: </w:t>
      </w:r>
      <w:proofErr w:type="gramEnd"/>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=0.074-0.31</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6F2C50">
        <w:rPr>
          <w:rFonts w:eastAsiaTheme="minorEastAsia" w:cstheme="minorHAnsi"/>
          <w:lang w:val="en-GB"/>
        </w:rPr>
        <w:t>the rescaled body</w:t>
      </w:r>
      <w:r w:rsidR="006F2C50" w:rsidRPr="004559BC">
        <w:rPr>
          <w:rFonts w:eastAsiaTheme="minorEastAsia" w:cstheme="minorHAnsi"/>
          <w:lang w:val="en-GB"/>
        </w:rPr>
        <w:t xml:space="preserve"> </w:t>
      </w:r>
      <w:r w:rsidR="00CA28E0" w:rsidRPr="004559BC">
        <w:rPr>
          <w:rFonts w:eastAsiaTheme="minorEastAsia" w:cstheme="minorHAnsi"/>
          <w:lang w:val="en-GB"/>
        </w:rPr>
        <w:t>mass</w:t>
      </w:r>
      <w:r w:rsidR="00CA28E0" w:rsidRPr="00972C7F">
        <w:rPr>
          <w:rFonts w:eastAsiaTheme="minorEastAsia" w:cstheme="minorHAnsi"/>
          <w:lang w:val="en-GB"/>
        </w:rPr>
        <w:t xml:space="preserve">. </w:t>
      </w:r>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77777777" w:rsidR="00DD7E41" w:rsidRDefault="00DD7E41" w:rsidP="00BA76E6">
      <w:pPr>
        <w:spacing w:line="480" w:lineRule="auto"/>
        <w:ind w:firstLine="284"/>
        <w:contextualSpacing/>
        <w:jc w:val="both"/>
        <w:rPr>
          <w:rFonts w:eastAsiaTheme="minorEastAsia" w:cstheme="minorHAnsi"/>
          <w:lang w:val="en-GB"/>
        </w:rPr>
      </w:pPr>
    </w:p>
    <w:p w14:paraId="52A9F2B4" w14:textId="2C9CFA8B" w:rsidR="00524113" w:rsidRPr="00CD224D" w:rsidRDefault="00524113" w:rsidP="00AE4AF5">
      <w:pPr>
        <w:spacing w:line="480" w:lineRule="auto"/>
        <w:contextualSpacing/>
        <w:jc w:val="both"/>
      </w:pPr>
      <w:commentRangeStart w:id="512"/>
      <w:commentRangeStart w:id="513"/>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512"/>
      <w:r w:rsidR="00D764E3">
        <w:rPr>
          <w:rStyle w:val="Kommentarsreferens"/>
        </w:rPr>
        <w:commentReference w:id="512"/>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 xml:space="preserve">for the log-linear regressions </w:t>
      </w:r>
      <w:proofErr w:type="gramStart"/>
      <w:r w:rsidRPr="00972C7F">
        <w:rPr>
          <w:lang w:val="en-GB"/>
        </w:rPr>
        <w:t>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w:t>
      </w:r>
      <w:proofErr w:type="gramEnd"/>
      <w:r w:rsidRPr="00972C7F">
        <w:rPr>
          <w:lang w:val="en-GB"/>
        </w:rPr>
        <w:t xml:space="preserve">. M1 is the full model and </w:t>
      </w:r>
      <w:proofErr w:type="gramStart"/>
      <w:r w:rsidRPr="00972C7F">
        <w:rPr>
          <w:lang w:val="en-GB"/>
        </w:rPr>
        <w:t>is described</w:t>
      </w:r>
      <w:proofErr w:type="gramEnd"/>
      <w:r w:rsidRPr="00972C7F">
        <w:rPr>
          <w:lang w:val="en-GB"/>
        </w:rPr>
        <w:t xml:space="preserve">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proofErr w:type="spellStart"/>
      <w:r w:rsidR="00262944">
        <w:t>B</w:t>
      </w:r>
      <w:r w:rsidR="00F53101">
        <w:t>old</w:t>
      </w:r>
      <w:proofErr w:type="spellEnd"/>
      <w:r w:rsidR="00F53101">
        <w:t xml:space="preserve"> </w:t>
      </w:r>
      <w:proofErr w:type="spellStart"/>
      <w:r w:rsidR="00262944">
        <w:t>indicates</w:t>
      </w:r>
      <w:proofErr w:type="spellEnd"/>
      <w:r w:rsidR="00262944">
        <w:t xml:space="preserve"> </w:t>
      </w:r>
      <w:proofErr w:type="spellStart"/>
      <w:r w:rsidR="002A2BD3">
        <w:t>model</w:t>
      </w:r>
      <w:r w:rsidR="006D1E53" w:rsidRPr="007F653F">
        <w:t>s</w:t>
      </w:r>
      <w:proofErr w:type="spellEnd"/>
      <w:r w:rsidR="00916A7C">
        <w:t xml:space="preserve"> </w:t>
      </w:r>
      <w:proofErr w:type="spellStart"/>
      <w:r w:rsidR="0020088F">
        <w:t>with</w:t>
      </w:r>
      <w:proofErr w:type="spellEnd"/>
      <w:r w:rsidR="0020088F">
        <w:t xml:space="preserve">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513"/>
      <w:r w:rsidR="00F71FD4">
        <w:rPr>
          <w:rStyle w:val="Kommentarsreferens"/>
        </w:rPr>
        <w:commentReference w:id="513"/>
      </w:r>
    </w:p>
    <w:tbl>
      <w:tblPr>
        <w:tblStyle w:val="Rutntstabell1ljus"/>
        <w:tblW w:w="0" w:type="auto"/>
        <w:tblLook w:val="04A0" w:firstRow="1" w:lastRow="0" w:firstColumn="1" w:lastColumn="0" w:noHBand="0" w:noVBand="1"/>
      </w:tblPr>
      <w:tblGrid>
        <w:gridCol w:w="815"/>
        <w:gridCol w:w="583"/>
        <w:gridCol w:w="2749"/>
        <w:gridCol w:w="1393"/>
        <w:gridCol w:w="2007"/>
        <w:gridCol w:w="1469"/>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proofErr w:type="spellStart"/>
            <w:r w:rsidRPr="00195C11">
              <w:rPr>
                <w:rFonts w:cstheme="minorHAnsi"/>
              </w:rPr>
              <w:t>Model</w:t>
            </w:r>
            <w:proofErr w:type="spellEnd"/>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w:t>
            </w:r>
            <w:proofErr w:type="spellStart"/>
            <w:r w:rsidRPr="00195C11">
              <w:rPr>
                <w:rFonts w:cstheme="minorHAnsi"/>
              </w:rPr>
              <w:t>varying</w:t>
            </w:r>
            <w:proofErr w:type="spellEnd"/>
            <w:r w:rsidRPr="00195C11">
              <w:rPr>
                <w:rFonts w:cstheme="minorHAnsi"/>
              </w:rPr>
              <w:t xml:space="preserve">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 xml:space="preserve">WAIC </w:t>
            </w:r>
            <w:proofErr w:type="spellStart"/>
            <w:r w:rsidRPr="00195C11">
              <w:rPr>
                <w:rFonts w:cstheme="minorHAnsi"/>
              </w:rPr>
              <w:t>consumption</w:t>
            </w:r>
            <w:proofErr w:type="spellEnd"/>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 xml:space="preserve">WAIC </w:t>
            </w:r>
            <w:proofErr w:type="spellStart"/>
            <w:r w:rsidRPr="00195C11">
              <w:rPr>
                <w:rFonts w:cstheme="minorHAnsi"/>
              </w:rPr>
              <w:t>growth</w:t>
            </w:r>
            <w:proofErr w:type="spellEnd"/>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95C11">
              <w:rPr>
                <w:rFonts w:cstheme="minorHAnsi"/>
              </w:rPr>
              <w:t>Yes</w:t>
            </w:r>
            <w:proofErr w:type="spellEnd"/>
          </w:p>
        </w:tc>
        <w:tc>
          <w:tcPr>
            <w:tcW w:w="0" w:type="auto"/>
          </w:tcPr>
          <w:p w14:paraId="03F56BA2" w14:textId="5102367C" w:rsidR="009A7A44" w:rsidRPr="00195C11"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5271EEFE"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00273D7A">
              <w:rPr>
                <w:rFonts w:cstheme="minorHAnsi"/>
                <w:b/>
                <w:bCs/>
              </w:rPr>
              <w:t>.</w:t>
            </w:r>
            <w:r w:rsidR="00B162B0">
              <w:rPr>
                <w:rFonts w:cstheme="minorHAnsi"/>
                <w:b/>
                <w:bCs/>
              </w:rPr>
              <w:t>6</w:t>
            </w:r>
            <w:r w:rsidR="009A7A44" w:rsidRPr="00195C11">
              <w:rPr>
                <w:rFonts w:cstheme="minorHAnsi"/>
                <w:b/>
                <w:bCs/>
              </w:rPr>
              <w:t xml:space="preserve"> (2</w:t>
            </w:r>
            <w:r w:rsidR="00FC35EA">
              <w:rPr>
                <w:rFonts w:cstheme="minorHAnsi"/>
                <w:b/>
                <w:bCs/>
              </w:rPr>
              <w:t>71</w:t>
            </w:r>
            <w:r w:rsidR="009A7A44" w:rsidRPr="00195C11">
              <w:rPr>
                <w:rFonts w:cstheme="minorHAnsi"/>
                <w:b/>
                <w:bCs/>
              </w:rPr>
              <w:t>.</w:t>
            </w:r>
            <w:r w:rsidR="00FC35EA">
              <w:rPr>
                <w:rFonts w:cstheme="minorHAnsi"/>
                <w:b/>
                <w:bCs/>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rPr>
              <w:t>9</w:t>
            </w:r>
            <w:r w:rsidR="009A7A44" w:rsidRPr="00195C11">
              <w:rPr>
                <w:rFonts w:cstheme="minorHAnsi"/>
              </w:rPr>
              <w:t xml:space="preserve"> (</w:t>
            </w:r>
            <w:r w:rsidR="00052EA7">
              <w:rPr>
                <w:rFonts w:cstheme="minorHAnsi"/>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1.3</w:t>
            </w:r>
            <w:r w:rsidR="009A7A44" w:rsidRPr="00195C11">
              <w:rPr>
                <w:rFonts w:cstheme="minorHAnsi"/>
                <w:b/>
                <w:bCs/>
              </w:rPr>
              <w:t xml:space="preserve"> (</w:t>
            </w:r>
            <w:r>
              <w:rPr>
                <w:rFonts w:cstheme="minorHAnsi"/>
                <w:b/>
                <w:bCs/>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7.4</w:t>
            </w:r>
            <w:r w:rsidR="009A7A44" w:rsidRPr="00195C11">
              <w:rPr>
                <w:rFonts w:cstheme="minorHAnsi"/>
              </w:rPr>
              <w:t xml:space="preserve"> (</w:t>
            </w:r>
            <w:r w:rsidR="00CD0D80">
              <w:rPr>
                <w:rFonts w:cstheme="minorHAnsi"/>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306</w:t>
            </w:r>
            <w:r w:rsidR="009A7A44" w:rsidRPr="00195C11">
              <w:rPr>
                <w:rFonts w:cstheme="minorHAnsi"/>
              </w:rPr>
              <w:t xml:space="preserve"> (</w:t>
            </w:r>
            <w:r w:rsidR="00031253">
              <w:rPr>
                <w:rFonts w:cstheme="minorHAnsi"/>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147.5</w:t>
            </w:r>
            <w:r w:rsidR="009A7A44" w:rsidRPr="00195C11">
              <w:rPr>
                <w:rFonts w:cstheme="minorHAnsi"/>
              </w:rPr>
              <w:t xml:space="preserve"> (</w:t>
            </w:r>
            <w:r>
              <w:rPr>
                <w:rFonts w:cstheme="minorHAnsi"/>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24</w:t>
            </w:r>
            <w:r w:rsidR="009A7A44" w:rsidRPr="00195C11">
              <w:rPr>
                <w:rFonts w:cstheme="minorHAnsi"/>
              </w:rPr>
              <w:t xml:space="preserve"> (7</w:t>
            </w:r>
            <w:r w:rsidR="004D3778">
              <w:rPr>
                <w:rFonts w:cstheme="minorHAnsi"/>
              </w:rPr>
              <w:t>1</w:t>
            </w:r>
            <w:r w:rsidR="009A7A44" w:rsidRPr="00195C11">
              <w:rPr>
                <w:rFonts w:cstheme="minorHAnsi"/>
              </w:rPr>
              <w:t>.</w:t>
            </w:r>
            <w:r w:rsidR="004D3778">
              <w:rPr>
                <w:rFonts w:cstheme="minorHAnsi"/>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lastRenderedPageBreak/>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388.6</w:t>
            </w:r>
            <w:r w:rsidR="009A7A44" w:rsidRPr="00195C11">
              <w:rPr>
                <w:rFonts w:cstheme="minorHAnsi"/>
              </w:rPr>
              <w:t xml:space="preserve"> (</w:t>
            </w:r>
            <w:r w:rsidR="00637045">
              <w:rPr>
                <w:rFonts w:cstheme="minorHAnsi"/>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69.7</w:t>
            </w:r>
            <w:r w:rsidR="009A7A44" w:rsidRPr="00195C11">
              <w:rPr>
                <w:rFonts w:cstheme="minorHAnsi"/>
              </w:rPr>
              <w:t xml:space="preserve"> (</w:t>
            </w:r>
            <w:r>
              <w:rPr>
                <w:rFonts w:cstheme="minorHAnsi"/>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w:t>
            </w:r>
            <w:r w:rsidR="009A7A44" w:rsidRPr="00195C11">
              <w:rPr>
                <w:rFonts w:cstheme="minorHAnsi"/>
              </w:rPr>
              <w:t xml:space="preserve"> (</w:t>
            </w:r>
            <w:r w:rsidR="00B77FA9">
              <w:rPr>
                <w:rFonts w:cstheme="minorHAnsi"/>
              </w:rPr>
              <w:t>80</w:t>
            </w:r>
            <w:r w:rsidR="004C7E3C" w:rsidRPr="00195C11">
              <w:rPr>
                <w:rFonts w:cstheme="minorHAnsi"/>
              </w:rPr>
              <w:t>.</w:t>
            </w:r>
            <w:r w:rsidR="003A03A8">
              <w:rPr>
                <w:rFonts w:cstheme="minorHAnsi"/>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652.3</w:t>
            </w:r>
            <w:r w:rsidR="009A7A44" w:rsidRPr="00AE2E5E">
              <w:rPr>
                <w:rFonts w:cstheme="minorHAnsi"/>
              </w:rPr>
              <w:t xml:space="preserve"> (</w:t>
            </w:r>
            <w:r w:rsidR="005E134B">
              <w:rPr>
                <w:rFonts w:cstheme="minorHAnsi"/>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190.6</w:t>
            </w:r>
            <w:r w:rsidR="009A7A44" w:rsidRPr="00AE2E5E">
              <w:rPr>
                <w:rFonts w:cstheme="minorHAnsi"/>
              </w:rPr>
              <w:t xml:space="preserve"> </w:t>
            </w:r>
            <w:r w:rsidR="00E67359" w:rsidRPr="00AE2E5E">
              <w:rPr>
                <w:rFonts w:cstheme="minorHAnsi"/>
              </w:rPr>
              <w:t>(</w:t>
            </w:r>
            <w:r>
              <w:rPr>
                <w:rFonts w:cstheme="minorHAnsi"/>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43.7</w:t>
            </w:r>
            <w:r w:rsidR="009A7A44" w:rsidRPr="00AE2E5E">
              <w:rPr>
                <w:rFonts w:cstheme="minorHAnsi"/>
              </w:rPr>
              <w:t xml:space="preserve"> (</w:t>
            </w:r>
            <w:r w:rsidR="00E23EF5">
              <w:rPr>
                <w:rFonts w:cstheme="minorHAnsi"/>
              </w:rPr>
              <w:t>90</w:t>
            </w:r>
            <w:r w:rsidR="009A7A44" w:rsidRPr="00AE2E5E">
              <w:rPr>
                <w:rFonts w:cstheme="minorHAnsi"/>
              </w:rPr>
              <w:t>.</w:t>
            </w:r>
            <w:r w:rsidR="00E23EF5">
              <w:rPr>
                <w:rFonts w:cstheme="minorHAnsi"/>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rPr>
              <w:t>3</w:t>
            </w:r>
            <w:r w:rsidR="009A7A44" w:rsidRPr="00AE2E5E">
              <w:rPr>
                <w:rFonts w:cstheme="minorHAnsi"/>
              </w:rPr>
              <w:t xml:space="preserve"> (</w:t>
            </w:r>
            <w:r w:rsidR="007C2A40">
              <w:rPr>
                <w:rFonts w:cstheme="minorHAnsi"/>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5.5</w:t>
            </w:r>
            <w:r w:rsidR="009A7A44" w:rsidRPr="00AE2E5E">
              <w:rPr>
                <w:rFonts w:cstheme="minorHAnsi"/>
              </w:rPr>
              <w:t xml:space="preserve"> (</w:t>
            </w:r>
            <w:r w:rsidR="008C35A2">
              <w:rPr>
                <w:rFonts w:cstheme="minorHAnsi"/>
              </w:rPr>
              <w:t>52</w:t>
            </w:r>
            <w:r w:rsidR="009A7A44" w:rsidRPr="00AE2E5E">
              <w:rPr>
                <w:rFonts w:cstheme="minorHAnsi"/>
              </w:rPr>
              <w:t>.</w:t>
            </w:r>
            <w:r w:rsidR="001952AC">
              <w:rPr>
                <w:rFonts w:cstheme="minorHAnsi"/>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rPr>
            </w:pPr>
            <w:r w:rsidRPr="00AE2E5E">
              <w:rPr>
                <w:rFonts w:cstheme="minorHAnsi"/>
              </w:rPr>
              <w:t>M6</w:t>
            </w:r>
            <w:r w:rsidR="00C51ED8" w:rsidRPr="00AE2E5E">
              <w:rPr>
                <w:rFonts w:cstheme="minorHAnsi"/>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347.8</w:t>
            </w:r>
            <w:r w:rsidR="009A7A44" w:rsidRPr="00AE2E5E">
              <w:rPr>
                <w:rFonts w:cstheme="minorHAnsi"/>
              </w:rPr>
              <w:t xml:space="preserve"> (</w:t>
            </w:r>
            <w:r w:rsidR="00FE312A">
              <w:rPr>
                <w:rFonts w:cstheme="minorHAnsi"/>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166.1</w:t>
            </w:r>
            <w:r w:rsidR="009A7A44" w:rsidRPr="00AE2E5E">
              <w:rPr>
                <w:rFonts w:cstheme="minorHAnsi"/>
              </w:rPr>
              <w:t xml:space="preserve"> (</w:t>
            </w:r>
            <w:r>
              <w:rPr>
                <w:rFonts w:cstheme="minorHAnsi"/>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21.7</w:t>
            </w:r>
            <w:r w:rsidR="009A7A44" w:rsidRPr="00AE2E5E">
              <w:rPr>
                <w:rFonts w:cstheme="minorHAnsi"/>
              </w:rPr>
              <w:t xml:space="preserve"> (</w:t>
            </w:r>
            <w:r w:rsidR="001952AC">
              <w:rPr>
                <w:rFonts w:cstheme="minorHAnsi"/>
              </w:rPr>
              <w:t>68</w:t>
            </w:r>
            <w:r w:rsidR="009A7A44" w:rsidRPr="00AE2E5E">
              <w:rPr>
                <w:rFonts w:cstheme="minorHAnsi"/>
              </w:rPr>
              <w:t>.</w:t>
            </w:r>
            <w:r w:rsidR="001952AC">
              <w:rPr>
                <w:rFonts w:cstheme="minorHAnsi"/>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rPr>
            </w:pPr>
            <w:r w:rsidRPr="00AE2E5E">
              <w:rPr>
                <w:rFonts w:cstheme="minorHAnsi"/>
              </w:rPr>
              <w:t>M</w:t>
            </w:r>
            <w:r w:rsidR="002F6015" w:rsidRPr="00AE2E5E">
              <w:rPr>
                <w:rFonts w:cstheme="minorHAnsi"/>
              </w:rPr>
              <w:t>6</w:t>
            </w:r>
            <w:r w:rsidR="00C51ED8" w:rsidRPr="00AE2E5E">
              <w:rPr>
                <w:rFonts w:cstheme="minorHAnsi"/>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390.5</w:t>
            </w:r>
            <w:r w:rsidR="009A7A44" w:rsidRPr="00AE2E5E">
              <w:rPr>
                <w:rFonts w:cstheme="minorHAnsi"/>
              </w:rPr>
              <w:t xml:space="preserve"> (</w:t>
            </w:r>
            <w:r w:rsidR="008A4624">
              <w:rPr>
                <w:rFonts w:cstheme="minorHAnsi"/>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73.7</w:t>
            </w:r>
            <w:r w:rsidR="009A7A44" w:rsidRPr="00AE2E5E">
              <w:rPr>
                <w:rFonts w:cstheme="minorHAnsi"/>
              </w:rPr>
              <w:t xml:space="preserve"> (</w:t>
            </w:r>
            <w:r>
              <w:rPr>
                <w:rFonts w:cstheme="minorHAnsi"/>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34.8</w:t>
            </w:r>
            <w:r w:rsidR="009A7A44" w:rsidRPr="00AE2E5E">
              <w:rPr>
                <w:rFonts w:cstheme="minorHAnsi"/>
              </w:rPr>
              <w:t xml:space="preserve"> (</w:t>
            </w:r>
            <w:r w:rsidR="00517813">
              <w:rPr>
                <w:rFonts w:cstheme="minorHAnsi"/>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rPr>
            </w:pPr>
            <w:r w:rsidRPr="00AE2E5E">
              <w:rPr>
                <w:rFonts w:cstheme="minorHAnsi"/>
              </w:rPr>
              <w:t>M</w:t>
            </w:r>
            <w:r w:rsidR="00404FCD" w:rsidRPr="00AE2E5E">
              <w:rPr>
                <w:rFonts w:cstheme="minorHAnsi"/>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E5765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684.6</w:t>
            </w:r>
            <w:r w:rsidR="009A7A44" w:rsidRPr="00AE2E5E">
              <w:rPr>
                <w:rFonts w:cstheme="minorHAnsi"/>
              </w:rPr>
              <w:t xml:space="preserve"> (</w:t>
            </w:r>
            <w:r w:rsidR="00607A4E">
              <w:rPr>
                <w:rFonts w:cstheme="minorHAnsi"/>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212.9</w:t>
            </w:r>
            <w:r w:rsidR="009A7A44" w:rsidRPr="00AE2E5E">
              <w:rPr>
                <w:rFonts w:cstheme="minorHAnsi"/>
              </w:rPr>
              <w:t xml:space="preserve"> (</w:t>
            </w:r>
            <w:r>
              <w:rPr>
                <w:rFonts w:cstheme="minorHAnsi"/>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44.8</w:t>
            </w:r>
            <w:r w:rsidR="009A7A44" w:rsidRPr="00AE2E5E">
              <w:rPr>
                <w:rFonts w:cstheme="minorHAnsi"/>
              </w:rPr>
              <w:t xml:space="preserve"> (</w:t>
            </w:r>
            <w:r w:rsidR="00F2012F">
              <w:rPr>
                <w:rFonts w:cstheme="minorHAnsi"/>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5EED9CCB" w:rsidR="00140E2C" w:rsidRDefault="00140E2C" w:rsidP="002E3379">
      <w:pPr>
        <w:spacing w:line="480" w:lineRule="auto"/>
        <w:contextualSpacing/>
        <w:jc w:val="center"/>
        <w:rPr>
          <w:rFonts w:cstheme="minorHAnsi"/>
        </w:rPr>
      </w:pPr>
    </w:p>
    <w:p w14:paraId="5CA4F927" w14:textId="75E0C802" w:rsidR="005772C5" w:rsidRDefault="005772C5" w:rsidP="002E3379">
      <w:pPr>
        <w:spacing w:line="480" w:lineRule="auto"/>
        <w:contextualSpacing/>
        <w:jc w:val="center"/>
        <w:rPr>
          <w:rFonts w:cstheme="minorHAnsi"/>
        </w:rPr>
      </w:pPr>
    </w:p>
    <w:p w14:paraId="4B65DC6D" w14:textId="1DC62A6D" w:rsidR="005772C5" w:rsidRDefault="005772C5"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2060A807" w:rsidR="00140E2C" w:rsidRPr="00E64A2A" w:rsidRDefault="00140E2C" w:rsidP="00140E2C">
      <w:pPr>
        <w:spacing w:line="360" w:lineRule="auto"/>
        <w:contextualSpacing/>
        <w:jc w:val="both"/>
        <w:rPr>
          <w:rFonts w:cstheme="minorHAnsi"/>
          <w:i/>
          <w:lang w:val="en-GB"/>
        </w:rPr>
      </w:pPr>
      <w:commentRangeStart w:id="514"/>
      <w:commentRangeStart w:id="515"/>
      <w:r w:rsidRPr="00E64A2A">
        <w:rPr>
          <w:rFonts w:cstheme="minorHAnsi"/>
          <w:b/>
          <w:bCs/>
          <w:lang w:val="en-GB"/>
        </w:rPr>
        <w:t>Fig. 1</w:t>
      </w:r>
      <w:commentRangeEnd w:id="514"/>
      <w:r w:rsidR="004C144E">
        <w:rPr>
          <w:rStyle w:val="Kommentarsreferens"/>
        </w:rPr>
        <w:commentReference w:id="514"/>
      </w:r>
      <w:commentRangeEnd w:id="515"/>
      <w:r w:rsidR="00D1007F">
        <w:rPr>
          <w:rStyle w:val="Kommentarsreferens"/>
        </w:rPr>
        <w:commentReference w:id="515"/>
      </w:r>
      <w:r w:rsidRPr="00E64A2A">
        <w:rPr>
          <w:rFonts w:cstheme="minorHAnsi"/>
          <w:lang w:val="en-GB"/>
        </w:rPr>
        <w:t>.</w:t>
      </w:r>
      <w:r w:rsidRPr="00E64A2A">
        <w:rPr>
          <w:rFonts w:cstheme="minorHAnsi"/>
          <w:i/>
          <w:lang w:val="en-GB"/>
        </w:rPr>
        <w:t xml:space="preserve"> Effects of temperature and body mass on body growth</w:t>
      </w:r>
      <w:r w:rsidR="0035660C" w:rsidRPr="00E64A2A">
        <w:rPr>
          <w:rFonts w:cstheme="minorHAnsi"/>
          <w:i/>
          <w:lang w:val="en-GB"/>
        </w:rPr>
        <w:t xml:space="preserve"> below optimum temperature</w:t>
      </w:r>
      <w:r w:rsidRPr="00E64A2A">
        <w:rPr>
          <w:rFonts w:cstheme="minorHAnsi"/>
          <w:i/>
          <w:lang w:val="en-GB"/>
        </w:rPr>
        <w:t xml:space="preserve">. Panel A) shows </w:t>
      </w:r>
      <w:r w:rsidR="006035D3" w:rsidRPr="00E64A2A">
        <w:rPr>
          <w:rFonts w:cstheme="minorHAnsi"/>
          <w:i/>
          <w:lang w:val="en-GB"/>
        </w:rPr>
        <w:t xml:space="preserve">the natural log of </w:t>
      </w:r>
      <w:r w:rsidR="00AE2025">
        <w:rPr>
          <w:rFonts w:cstheme="minorHAnsi"/>
          <w:i/>
          <w:lang w:val="en-GB"/>
        </w:rPr>
        <w:t xml:space="preserve">specific </w:t>
      </w:r>
      <w:r w:rsidRPr="00E64A2A">
        <w:rPr>
          <w:rFonts w:cstheme="minorHAnsi"/>
          <w:i/>
          <w:lang w:val="en-GB"/>
        </w:rPr>
        <w:t xml:space="preserve">growth rate as a function of body mass </w:t>
      </w:r>
      <w:r w:rsidR="000B2FAE" w:rsidRPr="00E64A2A">
        <w:rPr>
          <w:rFonts w:cstheme="minorHAnsi"/>
          <w:i/>
          <w:lang w:val="en-GB"/>
        </w:rPr>
        <w:t xml:space="preserve">on a logarithmic </w:t>
      </w:r>
      <w:r w:rsidR="00C965A9" w:rsidRPr="00E64A2A">
        <w:rPr>
          <w:rFonts w:cstheme="minorHAnsi"/>
          <w:i/>
          <w:lang w:val="en-GB"/>
        </w:rPr>
        <w:t>x-</w:t>
      </w:r>
      <w:r w:rsidR="002911DF" w:rsidRPr="00E64A2A">
        <w:rPr>
          <w:rFonts w:cstheme="minorHAnsi"/>
          <w:i/>
          <w:lang w:val="en-GB"/>
        </w:rPr>
        <w:t>axis</w:t>
      </w:r>
      <w:r w:rsidR="00B776E6">
        <w:rPr>
          <w:rFonts w:cstheme="minorHAnsi"/>
          <w:i/>
          <w:lang w:val="en-GB"/>
        </w:rPr>
        <w:t xml:space="preserve"> (for readability, note the model is fitted with ln(mass) as a predictor)</w:t>
      </w:r>
      <w:r w:rsidR="002A3E59" w:rsidRPr="00E64A2A">
        <w:rPr>
          <w:rFonts w:cstheme="minorHAnsi"/>
          <w:i/>
          <w:lang w:val="en-GB"/>
        </w:rPr>
        <w:t>, such that the slope corresponds to the mass-scaling exponent</w:t>
      </w:r>
      <w:r w:rsidRPr="00E64A2A">
        <w:rPr>
          <w:rFonts w:cstheme="minorHAnsi"/>
          <w:i/>
          <w:lang w:val="en-GB"/>
        </w:rPr>
        <w:t xml:space="preserve">. </w:t>
      </w:r>
      <w:r w:rsidR="000F35C2" w:rsidRPr="00E64A2A">
        <w:rPr>
          <w:rFonts w:cstheme="minorHAnsi"/>
          <w:i/>
          <w:lang w:val="en-GB"/>
        </w:rPr>
        <w:t>The l</w:t>
      </w:r>
      <w:r w:rsidRPr="00E64A2A">
        <w:rPr>
          <w:rFonts w:cstheme="minorHAnsi"/>
          <w:i/>
          <w:lang w:val="en-GB"/>
        </w:rPr>
        <w:t xml:space="preserve">ine </w:t>
      </w:r>
      <w:r w:rsidR="000F35C2" w:rsidRPr="00E64A2A">
        <w:rPr>
          <w:rFonts w:cstheme="minorHAnsi"/>
          <w:i/>
          <w:lang w:val="en-GB"/>
        </w:rPr>
        <w:t xml:space="preserve">in panel A is the </w:t>
      </w:r>
      <w:r w:rsidRPr="00E64A2A">
        <w:rPr>
          <w:rFonts w:cstheme="minorHAnsi"/>
          <w:i/>
          <w:lang w:val="en-GB"/>
        </w:rPr>
        <w:t>global prediction from model M1</w:t>
      </w:r>
      <w:r w:rsidR="003415BE">
        <w:rPr>
          <w:rFonts w:cstheme="minorHAnsi"/>
          <w:i/>
          <w:lang w:val="en-GB"/>
        </w:rPr>
        <w:t xml:space="preserve"> at the mean </w:t>
      </w:r>
      <w:r w:rsidR="00C2134A" w:rsidRPr="00E64A2A">
        <w:rPr>
          <w:rFonts w:cstheme="minorHAnsi"/>
          <w:i/>
          <w:lang w:val="en-GB"/>
        </w:rPr>
        <w:t>temperature (14</w:t>
      </w:r>
      <m:oMath>
        <m:r>
          <w:rPr>
            <w:rFonts w:ascii="Cambria Math" w:hAnsi="Cambria Math" w:cstheme="minorHAnsi"/>
            <w:lang w:val="en-GB"/>
          </w:rPr>
          <m:t>℃</m:t>
        </m:r>
      </m:oMath>
      <w:r w:rsidR="00323445" w:rsidRPr="00E64A2A">
        <w:rPr>
          <w:rFonts w:eastAsiaTheme="minorEastAsia" w:cstheme="minorHAnsi"/>
          <w:i/>
          <w:lang w:val="en-GB"/>
        </w:rPr>
        <w:t xml:space="preserve">, but note the model </w:t>
      </w:r>
      <w:proofErr w:type="gramStart"/>
      <w:r w:rsidR="00323445" w:rsidRPr="00E64A2A">
        <w:rPr>
          <w:rFonts w:eastAsiaTheme="minorEastAsia" w:cstheme="minorHAnsi"/>
          <w:i/>
          <w:lang w:val="en-GB"/>
        </w:rPr>
        <w:t xml:space="preserve">is </w:t>
      </w:r>
      <w:r w:rsidR="00E20F68">
        <w:rPr>
          <w:rFonts w:eastAsiaTheme="minorEastAsia" w:cstheme="minorHAnsi"/>
          <w:i/>
          <w:lang w:val="en-GB"/>
        </w:rPr>
        <w:t>fitted</w:t>
      </w:r>
      <w:proofErr w:type="gramEnd"/>
      <w:r w:rsidR="00E20F68">
        <w:rPr>
          <w:rFonts w:eastAsiaTheme="minorEastAsia" w:cstheme="minorHAnsi"/>
          <w:i/>
          <w:lang w:val="en-GB"/>
        </w:rPr>
        <w:t xml:space="preserve"> </w:t>
      </w:r>
      <w:r w:rsidR="0014731E">
        <w:rPr>
          <w:rFonts w:eastAsiaTheme="minorEastAsia" w:cstheme="minorHAnsi"/>
          <w:i/>
          <w:lang w:val="en-GB"/>
        </w:rPr>
        <w:t xml:space="preserve">using </w:t>
      </w:r>
      <w:r w:rsidR="00323445" w:rsidRPr="00E64A2A">
        <w:rPr>
          <w:rFonts w:eastAsiaTheme="minorEastAsia" w:cstheme="minorHAnsi"/>
          <w:i/>
          <w:lang w:val="en-GB"/>
        </w:rPr>
        <w:t>Arrhenius temperature</w:t>
      </w:r>
      <w:r w:rsidR="00C2134A" w:rsidRPr="00E64A2A">
        <w:rPr>
          <w:rFonts w:cstheme="minorHAnsi"/>
          <w:i/>
          <w:lang w:val="en-GB"/>
        </w:rPr>
        <w:t>)</w:t>
      </w:r>
      <w:r w:rsidR="000A626A" w:rsidRPr="00E64A2A">
        <w:rPr>
          <w:rFonts w:eastAsiaTheme="minorEastAsia" w:cstheme="minorHAnsi"/>
          <w:i/>
          <w:lang w:val="en-GB"/>
        </w:rPr>
        <w:t>.</w:t>
      </w:r>
      <w:r w:rsidRPr="00E64A2A">
        <w:rPr>
          <w:rFonts w:cstheme="minorHAnsi"/>
          <w:i/>
          <w:lang w:val="en-GB"/>
        </w:rPr>
        <w:t xml:space="preserve"> </w:t>
      </w:r>
      <w:r w:rsidRPr="00E64A2A">
        <w:rPr>
          <w:rFonts w:cstheme="minorHAnsi"/>
          <w:i/>
          <w:iCs/>
          <w:lang w:val="en-GB"/>
        </w:rPr>
        <w:t>S</w:t>
      </w:r>
      <w:r w:rsidRPr="00E64A2A">
        <w:rPr>
          <w:rFonts w:cstheme="minorHAnsi"/>
          <w:i/>
          <w:lang w:val="en-GB"/>
        </w:rPr>
        <w:t xml:space="preserve">haded areas correspond to 80% and 95% credible intervals. Point </w:t>
      </w:r>
      <w:r w:rsidR="004B514E" w:rsidRPr="00E64A2A">
        <w:rPr>
          <w:rFonts w:cstheme="minorHAnsi"/>
          <w:i/>
          <w:lang w:val="en-GB"/>
        </w:rPr>
        <w:t>colours</w:t>
      </w:r>
      <w:r w:rsidRPr="00E64A2A">
        <w:rPr>
          <w:rFonts w:cstheme="minorHAnsi"/>
          <w:i/>
          <w:lang w:val="en-GB"/>
        </w:rPr>
        <w:t xml:space="preserve"> indicate species (</w:t>
      </w:r>
      <w:commentRangeStart w:id="516"/>
      <w:r w:rsidRPr="00E64A2A">
        <w:rPr>
          <w:rFonts w:cstheme="minorHAnsi"/>
          <w:i/>
          <w:lang w:val="en-GB"/>
        </w:rPr>
        <w:t>n=13, legend not shown</w:t>
      </w:r>
      <w:commentRangeEnd w:id="516"/>
      <w:r w:rsidR="00E91C7C">
        <w:rPr>
          <w:rStyle w:val="Kommentarsreferens"/>
        </w:rPr>
        <w:commentReference w:id="516"/>
      </w:r>
      <w:r w:rsidRPr="00E64A2A">
        <w:rPr>
          <w:rFonts w:cstheme="minorHAnsi"/>
          <w:i/>
          <w:lang w:val="en-GB"/>
        </w:rPr>
        <w:t xml:space="preserve">). </w:t>
      </w:r>
      <w:r w:rsidR="00461E94" w:rsidRPr="00E64A2A">
        <w:rPr>
          <w:rFonts w:cstheme="minorHAnsi"/>
          <w:i/>
          <w:lang w:val="en-GB"/>
        </w:rPr>
        <w:t xml:space="preserve">The </w:t>
      </w:r>
      <w:ins w:id="517" w:author="Jan Ohlberger" w:date="2020-05-22T15:09:00Z">
        <w:r w:rsidR="00E91C7C" w:rsidRPr="00E64A2A">
          <w:rPr>
            <w:rFonts w:cstheme="minorHAnsi"/>
            <w:i/>
            <w:lang w:val="en-GB"/>
          </w:rPr>
          <w:t xml:space="preserve">bottom row </w:t>
        </w:r>
        <w:r w:rsidR="00E91C7C">
          <w:rPr>
            <w:rFonts w:cstheme="minorHAnsi"/>
            <w:i/>
            <w:lang w:val="en-GB"/>
          </w:rPr>
          <w:t xml:space="preserve">shows the </w:t>
        </w:r>
      </w:ins>
      <w:r w:rsidR="00461E94" w:rsidRPr="00E64A2A">
        <w:rPr>
          <w:rFonts w:cstheme="minorHAnsi"/>
          <w:i/>
          <w:lang w:val="en-GB"/>
        </w:rPr>
        <w:t>p</w:t>
      </w:r>
      <w:r w:rsidRPr="00E64A2A">
        <w:rPr>
          <w:rFonts w:cstheme="minorHAnsi"/>
          <w:i/>
          <w:lang w:val="en-GB"/>
        </w:rPr>
        <w:t xml:space="preserve">osterior distributions of </w:t>
      </w:r>
      <w:r w:rsidR="0019612B" w:rsidRPr="00E64A2A">
        <w:rPr>
          <w:rFonts w:cstheme="minorHAnsi"/>
          <w:i/>
          <w:lang w:val="en-GB"/>
        </w:rPr>
        <w:t xml:space="preserve">(B) </w:t>
      </w:r>
      <w:r w:rsidR="003D76A8">
        <w:rPr>
          <w:rFonts w:cstheme="minorHAnsi"/>
          <w:i/>
          <w:lang w:val="en-GB"/>
        </w:rPr>
        <w:t xml:space="preserve">the </w:t>
      </w:r>
      <w:r w:rsidRPr="00E64A2A">
        <w:rPr>
          <w:rFonts w:cstheme="minorHAnsi"/>
          <w:i/>
          <w:lang w:val="en-GB"/>
        </w:rPr>
        <w:t>average mass-scaling exponent</w:t>
      </w:r>
      <w:proofErr w:type="gramStart"/>
      <w:r w:rsidRPr="00E64A2A">
        <w:rPr>
          <w:rFonts w:cstheme="minorHAnsi"/>
          <w:i/>
          <w:lang w:val="en-GB"/>
        </w:rPr>
        <w:t xml:space="preserv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r w:rsidR="0019612B" w:rsidRPr="00E64A2A">
        <w:rPr>
          <w:rFonts w:eastAsiaTheme="minorEastAsia" w:cstheme="minorHAnsi"/>
          <w:i/>
          <w:lang w:val="en-GB"/>
        </w:rPr>
        <w:t xml:space="preserve"> </w:t>
      </w:r>
      <w:r w:rsidR="0019612B" w:rsidRPr="00E64A2A">
        <w:rPr>
          <w:rFonts w:cstheme="minorHAnsi"/>
          <w:i/>
          <w:lang w:val="en-GB"/>
        </w:rPr>
        <w:t>(C)</w:t>
      </w:r>
      <w:r w:rsidRPr="00E64A2A">
        <w:rPr>
          <w:rFonts w:eastAsiaTheme="minorEastAsia" w:cstheme="minorHAnsi"/>
          <w:i/>
          <w:lang w:val="en-GB"/>
        </w:rPr>
        <w:t xml:space="preserve"> </w:t>
      </w:r>
      <w:r w:rsidR="00787643">
        <w:rPr>
          <w:rFonts w:eastAsiaTheme="minorEastAsia" w:cstheme="minorHAnsi"/>
          <w:i/>
          <w:lang w:val="en-GB"/>
        </w:rPr>
        <w:t xml:space="preserve">the </w:t>
      </w:r>
      <w:r w:rsidR="00461E94" w:rsidRPr="00E64A2A">
        <w:rPr>
          <w:rFonts w:cstheme="minorHAnsi"/>
          <w:i/>
          <w:lang w:val="en-GB"/>
        </w:rPr>
        <w:t>temperature coefficient</w:t>
      </w:r>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cstheme="minorHAnsi"/>
          <w:i/>
          <w:lang w:val="en-GB"/>
        </w:rPr>
        <w:t xml:space="preserve"> and </w:t>
      </w:r>
      <w:r w:rsidR="0019612B" w:rsidRPr="00E64A2A">
        <w:rPr>
          <w:rFonts w:cstheme="minorHAnsi"/>
          <w:i/>
          <w:lang w:val="en-GB"/>
        </w:rPr>
        <w:t xml:space="preserve">(D) </w:t>
      </w:r>
      <w:r w:rsidR="00127DF6">
        <w:rPr>
          <w:rFonts w:cstheme="minorHAnsi"/>
          <w:i/>
          <w:lang w:val="en-GB"/>
        </w:rPr>
        <w:t xml:space="preserve">the </w:t>
      </w:r>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518" w:author="Jan Ohlberger" w:date="2020-05-22T15:09:00Z">
        <w:r w:rsidRPr="00E64A2A" w:rsidDel="00E91C7C">
          <w:rPr>
            <w:rFonts w:eastAsiaTheme="minorEastAsia" w:cstheme="minorHAnsi"/>
            <w:i/>
            <w:lang w:val="en-GB"/>
          </w:rPr>
          <w:delText>,</w:delText>
        </w:r>
        <w:r w:rsidRPr="00E64A2A" w:rsidDel="00E91C7C">
          <w:rPr>
            <w:rFonts w:cstheme="minorHAnsi"/>
            <w:i/>
            <w:lang w:val="en-GB"/>
          </w:rPr>
          <w:delText xml:space="preserve"> are shown in the bottom row</w:delText>
        </w:r>
      </w:del>
      <w:r w:rsidR="002C74A6">
        <w:rPr>
          <w:rFonts w:cstheme="minorHAnsi"/>
          <w:i/>
          <w:lang w:val="en-GB"/>
        </w:rPr>
        <w:t xml:space="preserve">. </w:t>
      </w:r>
      <w:r w:rsidR="003940B4">
        <w:rPr>
          <w:rFonts w:cstheme="minorHAnsi"/>
          <w:i/>
          <w:lang w:val="en-GB"/>
        </w:rPr>
        <w:t>D</w:t>
      </w:r>
      <w:r w:rsidRPr="00E64A2A">
        <w:rPr>
          <w:rFonts w:cstheme="minorHAnsi"/>
          <w:i/>
          <w:lang w:val="en-GB"/>
        </w:rPr>
        <w:t>ashed white line shows the posterior median</w:t>
      </w:r>
      <w:r w:rsidR="00A936F3" w:rsidRPr="00E64A2A">
        <w:rPr>
          <w:rFonts w:cstheme="minorHAnsi"/>
          <w:i/>
          <w:lang w:val="en-GB"/>
        </w:rPr>
        <w:t xml:space="preserve"> and </w:t>
      </w:r>
      <w:r w:rsidRPr="00E64A2A">
        <w:rPr>
          <w:rFonts w:cstheme="minorHAnsi"/>
          <w:i/>
          <w:lang w:val="en-GB"/>
        </w:rPr>
        <w:t xml:space="preserve">red vertical line in (D) indicates zero. </w:t>
      </w:r>
    </w:p>
    <w:p w14:paraId="67FA4B93" w14:textId="6EDD3C5A" w:rsidR="00140E2C" w:rsidRPr="00AE4A5F" w:rsidRDefault="00140E2C" w:rsidP="002E3379">
      <w:pPr>
        <w:spacing w:line="480" w:lineRule="auto"/>
        <w:contextualSpacing/>
        <w:jc w:val="center"/>
        <w:rPr>
          <w:rFonts w:cstheme="minorHAnsi"/>
          <w:lang w:val="en-GB"/>
          <w:rPrChange w:id="519" w:author="Anna Gårdmark" w:date="2020-05-27T11:34:00Z">
            <w:rPr>
              <w:rFonts w:cstheme="minorHAnsi"/>
            </w:rPr>
          </w:rPrChange>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3D2D73F4" w:rsidR="004D63B8" w:rsidRPr="001145A4" w:rsidRDefault="004D63B8" w:rsidP="00F700D0">
      <w:pPr>
        <w:spacing w:line="360" w:lineRule="auto"/>
        <w:contextualSpacing/>
        <w:jc w:val="both"/>
        <w:rPr>
          <w:rFonts w:cstheme="minorHAnsi"/>
          <w:lang w:val="en-GB"/>
        </w:rPr>
      </w:pPr>
      <w:commentRangeStart w:id="520"/>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r w:rsidR="00140E2C" w:rsidRPr="001145A4">
        <w:rPr>
          <w:rFonts w:cstheme="minorHAnsi"/>
          <w:b/>
          <w:bCs/>
          <w:i/>
          <w:iCs/>
          <w:lang w:val="en-GB"/>
        </w:rPr>
        <w:t>2</w:t>
      </w:r>
      <w:commentRangeEnd w:id="520"/>
      <w:r w:rsidR="00F150C7" w:rsidRPr="001145A4">
        <w:rPr>
          <w:rStyle w:val="Kommentarsreferens"/>
        </w:rPr>
        <w:commentReference w:id="520"/>
      </w:r>
      <w:r w:rsidRPr="001145A4">
        <w:rPr>
          <w:rFonts w:cstheme="minorHAnsi"/>
          <w:i/>
          <w:iCs/>
          <w:lang w:val="en-GB"/>
        </w:rPr>
        <w:t xml:space="preserve">. Natural log of </w:t>
      </w:r>
      <w:r w:rsidR="00173BC9">
        <w:rPr>
          <w:rFonts w:cstheme="minorHAnsi"/>
          <w:i/>
          <w:iCs/>
          <w:lang w:val="en-GB"/>
        </w:rPr>
        <w:t xml:space="preserve">mass-specific </w:t>
      </w:r>
      <w:r w:rsidRPr="001145A4">
        <w:rPr>
          <w:rFonts w:cstheme="minorHAnsi"/>
          <w:i/>
          <w:iCs/>
          <w:lang w:val="en-GB"/>
        </w:rPr>
        <w:t xml:space="preserve">maximum </w:t>
      </w:r>
      <w:commentRangeStart w:id="521"/>
      <w:r w:rsidRPr="001145A4">
        <w:rPr>
          <w:rFonts w:cstheme="minorHAnsi"/>
          <w:i/>
          <w:iCs/>
          <w:lang w:val="en-GB"/>
        </w:rPr>
        <w:t>consumption rate</w:t>
      </w:r>
      <w:r w:rsidR="00762BBE">
        <w:rPr>
          <w:rFonts w:cstheme="minorHAnsi"/>
          <w:i/>
          <w:iCs/>
          <w:lang w:val="en-GB"/>
        </w:rPr>
        <w:t xml:space="preserve"> (</w:t>
      </w:r>
      <w:del w:id="522" w:author="Anna Gårdmark" w:date="2020-06-21T09:46:00Z">
        <w:r w:rsidR="00762BBE" w:rsidDel="00A54FB7">
          <w:rPr>
            <w:rFonts w:cstheme="minorHAnsi"/>
            <w:i/>
            <w:iCs/>
            <w:lang w:val="en-GB"/>
          </w:rPr>
          <w:delText>B</w:delText>
        </w:r>
      </w:del>
      <w:commentRangeStart w:id="523"/>
      <w:ins w:id="524" w:author="Anna Gårdmark" w:date="2020-06-21T09:46:00Z">
        <w:r w:rsidR="00A54FB7">
          <w:rPr>
            <w:rFonts w:cstheme="minorHAnsi"/>
            <w:i/>
            <w:iCs/>
            <w:lang w:val="en-GB"/>
          </w:rPr>
          <w:t>A</w:t>
        </w:r>
      </w:ins>
      <w:r w:rsidR="0047512C">
        <w:rPr>
          <w:rFonts w:cstheme="minorHAnsi"/>
          <w:i/>
          <w:iCs/>
          <w:lang w:val="en-GB"/>
        </w:rPr>
        <w:t xml:space="preserve">) </w:t>
      </w:r>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w:t>
      </w:r>
      <w:del w:id="525" w:author="Anna Gårdmark" w:date="2020-06-21T09:47:00Z">
        <w:r w:rsidR="00EB7219" w:rsidDel="00A54FB7">
          <w:rPr>
            <w:rFonts w:cstheme="minorHAnsi"/>
            <w:i/>
            <w:iCs/>
            <w:lang w:val="en-GB"/>
          </w:rPr>
          <w:delText>A</w:delText>
        </w:r>
      </w:del>
      <w:ins w:id="526" w:author="Anna Gårdmark" w:date="2020-06-21T09:47:00Z">
        <w:r w:rsidR="00A54FB7">
          <w:rPr>
            <w:rFonts w:cstheme="minorHAnsi"/>
            <w:i/>
            <w:iCs/>
            <w:lang w:val="en-GB"/>
          </w:rPr>
          <w:t>B</w:t>
        </w:r>
        <w:commentRangeEnd w:id="523"/>
        <w:r w:rsidR="00A54FB7">
          <w:rPr>
            <w:rStyle w:val="Kommentarsreferens"/>
          </w:rPr>
          <w:commentReference w:id="523"/>
        </w:r>
      </w:ins>
      <w:r w:rsidR="00EB7219">
        <w:rPr>
          <w:rFonts w:cstheme="minorHAnsi"/>
          <w:i/>
          <w:iCs/>
          <w:lang w:val="en-GB"/>
        </w:rPr>
        <w:t>)</w:t>
      </w:r>
      <w:r w:rsidR="00055D7B">
        <w:rPr>
          <w:rFonts w:cstheme="minorHAnsi"/>
          <w:i/>
          <w:iCs/>
          <w:lang w:val="en-GB"/>
        </w:rPr>
        <w:t xml:space="preserve"> </w:t>
      </w:r>
      <w:commentRangeEnd w:id="521"/>
      <w:r w:rsidR="00D8511B">
        <w:rPr>
          <w:rStyle w:val="Kommentarsreferens"/>
        </w:rPr>
        <w:commentReference w:id="521"/>
      </w:r>
      <w:r w:rsidR="00E509A5">
        <w:rPr>
          <w:rFonts w:cstheme="minorHAnsi"/>
          <w:i/>
          <w:iCs/>
          <w:lang w:val="en-GB"/>
        </w:rPr>
        <w:t xml:space="preserve">against </w:t>
      </w:r>
      <w:r w:rsidR="0088024B">
        <w:rPr>
          <w:rFonts w:cstheme="minorHAnsi"/>
          <w:i/>
          <w:iCs/>
          <w:lang w:val="en-GB"/>
        </w:rPr>
        <w:t xml:space="preserve">body </w:t>
      </w:r>
      <w:r w:rsidRPr="001145A4">
        <w:rPr>
          <w:rFonts w:cstheme="minorHAnsi"/>
          <w:i/>
          <w:iCs/>
          <w:lang w:val="en-GB"/>
        </w:rPr>
        <w:t>mass</w:t>
      </w:r>
      <w:r w:rsidR="000F2673">
        <w:rPr>
          <w:rFonts w:cstheme="minorHAnsi"/>
          <w:i/>
          <w:iCs/>
          <w:lang w:val="en-GB"/>
        </w:rPr>
        <w:t xml:space="preserve"> </w:t>
      </w:r>
      <w:r w:rsidR="000F2673" w:rsidRPr="00E64A2A">
        <w:rPr>
          <w:rFonts w:cstheme="minorHAnsi"/>
          <w:i/>
          <w:lang w:val="en-GB"/>
        </w:rPr>
        <w:t>on a logarithmic x-axis</w:t>
      </w:r>
      <w:r w:rsidRPr="001145A4">
        <w:rPr>
          <w:rFonts w:cstheme="minorHAnsi"/>
          <w:i/>
          <w:iCs/>
          <w:lang w:val="en-GB"/>
        </w:rPr>
        <w:t xml:space="preserve">. </w:t>
      </w:r>
      <w:r w:rsidR="0000025A" w:rsidRPr="001145A4">
        <w:rPr>
          <w:rFonts w:cstheme="minorHAnsi"/>
          <w:i/>
          <w:lang w:val="en-GB"/>
        </w:rPr>
        <w:t xml:space="preserve">Lines are global predictions at </w:t>
      </w:r>
      <w:r w:rsidR="008C25DE">
        <w:rPr>
          <w:rFonts w:cstheme="minorHAnsi"/>
          <w:i/>
          <w:lang w:val="en-GB"/>
        </w:rPr>
        <w:t xml:space="preserve">the </w:t>
      </w:r>
      <w:r w:rsidR="00191CF6">
        <w:rPr>
          <w:rFonts w:cstheme="minorHAnsi"/>
          <w:i/>
          <w:lang w:val="en-GB"/>
        </w:rPr>
        <w:t xml:space="preserve">average </w:t>
      </w:r>
      <w:r w:rsidR="0000025A" w:rsidRPr="001145A4">
        <w:rPr>
          <w:rFonts w:cstheme="minorHAnsi"/>
          <w:i/>
          <w:lang w:val="en-GB"/>
        </w:rPr>
        <w:t>temperature</w:t>
      </w:r>
      <w:del w:id="527" w:author="Anna Gårdmark" w:date="2020-06-21T09:47:00Z">
        <w:r w:rsidR="0000025A" w:rsidRPr="001145A4" w:rsidDel="00A54FB7">
          <w:rPr>
            <w:rFonts w:cstheme="minorHAnsi"/>
            <w:i/>
            <w:lang w:val="en-GB"/>
          </w:rPr>
          <w:delText>s</w:delText>
        </w:r>
      </w:del>
      <w:r w:rsidR="0000025A" w:rsidRPr="001145A4">
        <w:rPr>
          <w:rFonts w:cstheme="minorHAnsi"/>
          <w:i/>
          <w:lang w:val="en-GB"/>
        </w:rPr>
        <w:t xml:space="preserve"> </w:t>
      </w:r>
      <w:r w:rsidR="008C25DE">
        <w:rPr>
          <w:rFonts w:cstheme="minorHAnsi"/>
          <w:i/>
          <w:lang w:val="en-GB"/>
        </w:rPr>
        <w:t xml:space="preserve">in each data set </w:t>
      </w:r>
      <w:r w:rsidR="00341782">
        <w:rPr>
          <w:rFonts w:cstheme="minorHAnsi"/>
          <w:i/>
          <w:lang w:val="en-GB"/>
        </w:rPr>
        <w:t xml:space="preserve">(both </w:t>
      </w:r>
      <w:r w:rsidR="0000025A" w:rsidRPr="001145A4">
        <w:rPr>
          <w:rFonts w:cstheme="minorHAnsi"/>
          <w:i/>
          <w:lang w:val="en-GB"/>
        </w:rPr>
        <w:t>1</w:t>
      </w:r>
      <w:r w:rsidR="00341782">
        <w:rPr>
          <w:rFonts w:cstheme="minorHAnsi"/>
          <w:i/>
          <w:lang w:val="en-GB"/>
        </w:rPr>
        <w:t>9</w:t>
      </w:r>
      <m:oMath>
        <m:r>
          <w:rPr>
            <w:rFonts w:ascii="Cambria Math" w:hAnsi="Cambria Math" w:cstheme="minorHAnsi"/>
            <w:lang w:val="en-GB"/>
          </w:rPr>
          <m:t>℃</m:t>
        </m:r>
      </m:oMath>
      <w:r w:rsidR="00A52AA6">
        <w:rPr>
          <w:rFonts w:eastAsiaTheme="minorEastAsia" w:cstheme="minorHAnsi"/>
          <w:i/>
          <w:lang w:val="en-GB"/>
        </w:rPr>
        <w:t>, but n</w:t>
      </w:r>
      <w:proofErr w:type="spellStart"/>
      <w:r w:rsidR="0000025A" w:rsidRPr="001145A4">
        <w:rPr>
          <w:rFonts w:eastAsiaTheme="minorEastAsia" w:cstheme="minorHAnsi"/>
          <w:i/>
          <w:lang w:val="en-GB"/>
        </w:rPr>
        <w:t>ote</w:t>
      </w:r>
      <w:proofErr w:type="spellEnd"/>
      <w:r w:rsidR="0000025A" w:rsidRPr="001145A4">
        <w:rPr>
          <w:rFonts w:eastAsiaTheme="minorEastAsia" w:cstheme="minorHAnsi"/>
          <w:i/>
          <w:lang w:val="en-GB"/>
        </w:rPr>
        <w:t xml:space="preserve"> the model </w:t>
      </w:r>
      <w:proofErr w:type="gramStart"/>
      <w:r w:rsidR="0000025A" w:rsidRPr="001145A4">
        <w:rPr>
          <w:rFonts w:eastAsiaTheme="minorEastAsia" w:cstheme="minorHAnsi"/>
          <w:i/>
          <w:lang w:val="en-GB"/>
        </w:rPr>
        <w:t>is fitted</w:t>
      </w:r>
      <w:proofErr w:type="gramEnd"/>
      <w:r w:rsidR="0000025A" w:rsidRPr="001145A4">
        <w:rPr>
          <w:rFonts w:eastAsiaTheme="minorEastAsia" w:cstheme="minorHAnsi"/>
          <w:i/>
          <w:lang w:val="en-GB"/>
        </w:rPr>
        <w:t xml:space="preserve"> using </w:t>
      </w:r>
      <w:r w:rsidR="0000025A" w:rsidRPr="001145A4">
        <w:rPr>
          <w:rFonts w:cstheme="minorHAnsi"/>
          <w:i/>
          <w:lang w:val="en-GB"/>
        </w:rPr>
        <w:t>mean</w:t>
      </w:r>
      <w:r w:rsidR="00477645" w:rsidRPr="001145A4">
        <w:rPr>
          <w:rFonts w:cstheme="minorHAnsi"/>
          <w:i/>
          <w:lang w:val="en-GB"/>
        </w:rPr>
        <w:t>-</w:t>
      </w:r>
      <w:r w:rsidR="00AE2E5E" w:rsidRPr="001145A4">
        <w:rPr>
          <w:rFonts w:cstheme="minorHAnsi"/>
          <w:i/>
          <w:lang w:val="en-GB"/>
        </w:rPr>
        <w:t>centred</w:t>
      </w:r>
      <w:r w:rsidR="00EE712D" w:rsidRPr="001145A4">
        <w:rPr>
          <w:rFonts w:cstheme="minorHAnsi"/>
          <w:i/>
          <w:lang w:val="en-GB"/>
        </w:rPr>
        <w:t xml:space="preserve"> </w:t>
      </w:r>
      <w:r w:rsidR="0000025A" w:rsidRPr="001145A4">
        <w:rPr>
          <w:rFonts w:cstheme="minorHAnsi"/>
          <w:i/>
          <w:lang w:val="en-GB"/>
        </w:rPr>
        <w:t>Arrhenius temperature</w:t>
      </w:r>
      <w:r w:rsidR="00AC78BC">
        <w:rPr>
          <w:rFonts w:cstheme="minorHAnsi"/>
          <w:i/>
          <w:lang w:val="en-GB"/>
        </w:rPr>
        <w:t>)</w:t>
      </w:r>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A865EA">
        <w:rPr>
          <w:rFonts w:cstheme="minorHAnsi"/>
          <w:i/>
          <w:iCs/>
          <w:lang w:val="en-GB"/>
        </w:rPr>
        <w:t>Species are grouped by colour (</w:t>
      </w:r>
      <w:commentRangeStart w:id="528"/>
      <w:r w:rsidR="00A865EA">
        <w:rPr>
          <w:rFonts w:cstheme="minorHAnsi"/>
          <w:i/>
          <w:iCs/>
          <w:lang w:val="en-GB"/>
        </w:rPr>
        <w:t>legend not shown</w:t>
      </w:r>
      <w:commentRangeEnd w:id="528"/>
      <w:r w:rsidR="00863565">
        <w:rPr>
          <w:rStyle w:val="Kommentarsreferens"/>
        </w:rPr>
        <w:commentReference w:id="528"/>
      </w:r>
      <w:r w:rsidR="00A865EA">
        <w:rPr>
          <w:rFonts w:cstheme="minorHAnsi"/>
          <w:i/>
          <w:iCs/>
          <w:lang w:val="en-GB"/>
        </w:rPr>
        <w:t xml:space="preserve">, </w:t>
      </w:r>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r w:rsidR="00A75733" w:rsidRPr="001145A4">
        <w:rPr>
          <w:rFonts w:cstheme="minorHAnsi"/>
          <w:i/>
          <w:iCs/>
          <w:lang w:val="en-GB"/>
        </w:rPr>
        <w:t xml:space="preserve">for </w:t>
      </w:r>
      <w:r w:rsidR="00C424C9" w:rsidRPr="001145A4">
        <w:rPr>
          <w:rFonts w:cstheme="minorHAnsi"/>
          <w:i/>
          <w:iCs/>
          <w:lang w:val="en-GB"/>
        </w:rPr>
        <w:t>consumption</w:t>
      </w:r>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r w:rsidR="00A75733" w:rsidRPr="001145A4">
        <w:rPr>
          <w:rFonts w:cstheme="minorHAnsi"/>
          <w:i/>
          <w:iCs/>
          <w:lang w:val="en-GB"/>
        </w:rPr>
        <w:t>, respectively</w:t>
      </w:r>
      <w:r w:rsidR="00D55250" w:rsidRPr="001145A4">
        <w:rPr>
          <w:rFonts w:cstheme="minorHAnsi"/>
          <w:i/>
          <w:iCs/>
          <w:lang w:val="en-GB"/>
        </w:rPr>
        <w:t>)</w:t>
      </w:r>
      <w:commentRangeStart w:id="529"/>
      <w:r w:rsidR="00D55250" w:rsidRPr="001145A4">
        <w:rPr>
          <w:rFonts w:cstheme="minorHAnsi"/>
          <w:i/>
          <w:iCs/>
          <w:lang w:val="en-GB"/>
        </w:rPr>
        <w:t>.</w:t>
      </w:r>
      <w:commentRangeEnd w:id="529"/>
      <w:r w:rsidR="00863565">
        <w:rPr>
          <w:rStyle w:val="Kommentarsreferens"/>
        </w:rPr>
        <w:commentReference w:id="529"/>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6CFB445B" w:rsidR="000528C4" w:rsidRPr="00E74F55" w:rsidRDefault="000528C4" w:rsidP="00AE33C5">
      <w:pPr>
        <w:spacing w:line="360" w:lineRule="auto"/>
        <w:contextualSpacing/>
        <w:jc w:val="both"/>
        <w:rPr>
          <w:rFonts w:cstheme="minorHAnsi"/>
          <w:i/>
          <w:iCs/>
          <w:lang w:val="en-GB"/>
        </w:rPr>
      </w:pPr>
      <w:commentRangeStart w:id="530"/>
      <w:commentRangeStart w:id="531"/>
      <w:commentRangeStart w:id="532"/>
      <w:commentRangeStart w:id="533"/>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r w:rsidR="00140E2C" w:rsidRPr="00745FDF">
        <w:rPr>
          <w:rFonts w:cstheme="minorHAnsi"/>
          <w:b/>
          <w:bCs/>
          <w:i/>
          <w:iCs/>
          <w:lang w:val="en-GB"/>
        </w:rPr>
        <w:t>3</w:t>
      </w:r>
      <w:commentRangeEnd w:id="530"/>
      <w:r w:rsidR="002E1CD9" w:rsidRPr="00745FDF">
        <w:rPr>
          <w:rStyle w:val="Kommentarsreferens"/>
        </w:rPr>
        <w:commentReference w:id="530"/>
      </w:r>
      <w:commentRangeEnd w:id="531"/>
      <w:r w:rsidR="00A54FB7">
        <w:rPr>
          <w:rStyle w:val="Kommentarsreferens"/>
        </w:rPr>
        <w:commentReference w:id="531"/>
      </w:r>
      <w:r w:rsidRPr="00745FDF">
        <w:rPr>
          <w:rFonts w:cstheme="minorHAnsi"/>
          <w:i/>
          <w:iCs/>
          <w:lang w:val="en-GB"/>
        </w:rPr>
        <w:t xml:space="preserve">. </w:t>
      </w:r>
      <w:commentRangeEnd w:id="532"/>
      <w:r w:rsidR="00241356" w:rsidRPr="00745FDF">
        <w:rPr>
          <w:rStyle w:val="Kommentarsreferens"/>
        </w:rPr>
        <w:commentReference w:id="532"/>
      </w:r>
      <w:commentRangeEnd w:id="533"/>
      <w:r w:rsidR="00A54FB7">
        <w:rPr>
          <w:rStyle w:val="Kommentarsreferens"/>
        </w:rPr>
        <w:commentReference w:id="533"/>
      </w:r>
      <w:r w:rsidR="00F33E70" w:rsidRPr="00F33E70">
        <w:rPr>
          <w:rFonts w:cstheme="minorHAnsi"/>
          <w:i/>
          <w:iCs/>
          <w:lang w:val="en-GB"/>
        </w:rPr>
        <w:t xml:space="preserve"> </w:t>
      </w:r>
      <w:r w:rsidR="00534A60">
        <w:rPr>
          <w:rFonts w:cstheme="minorHAnsi"/>
          <w:i/>
          <w:iCs/>
          <w:lang w:val="en-GB"/>
        </w:rPr>
        <w:t xml:space="preserve">Global and species-level effects of mass- and temperature on </w:t>
      </w:r>
      <w:r w:rsidR="00AA066D">
        <w:rPr>
          <w:rFonts w:cstheme="minorHAnsi"/>
          <w:i/>
          <w:iCs/>
          <w:lang w:val="en-GB"/>
        </w:rPr>
        <w:t xml:space="preserve">specific </w:t>
      </w:r>
      <w:r w:rsidR="00534A60">
        <w:rPr>
          <w:rFonts w:cstheme="minorHAnsi"/>
          <w:i/>
          <w:iCs/>
          <w:lang w:val="en-GB"/>
        </w:rPr>
        <w:t xml:space="preserve">maximum consumption and metabolic rate. </w:t>
      </w:r>
      <w:r w:rsidR="00F33E70">
        <w:rPr>
          <w:rFonts w:cstheme="minorHAnsi"/>
          <w:i/>
          <w:iCs/>
          <w:lang w:val="en-GB"/>
        </w:rPr>
        <w:t>Vertical lines</w:t>
      </w:r>
      <w:r w:rsidR="00F33E70" w:rsidRPr="00745FDF">
        <w:rPr>
          <w:rFonts w:cstheme="minorHAnsi"/>
          <w:i/>
          <w:iCs/>
          <w:lang w:val="en-GB"/>
        </w:rPr>
        <w:t xml:space="preserve"> </w:t>
      </w:r>
      <w:r w:rsidR="003A710F">
        <w:rPr>
          <w:rFonts w:cstheme="minorHAnsi"/>
          <w:i/>
          <w:iCs/>
          <w:lang w:val="en-GB"/>
        </w:rPr>
        <w:t xml:space="preserve">show </w:t>
      </w:r>
      <w:r w:rsidR="00C33E1A">
        <w:rPr>
          <w:rFonts w:cstheme="minorHAnsi"/>
          <w:i/>
          <w:iCs/>
          <w:lang w:val="en-GB"/>
        </w:rPr>
        <w:t xml:space="preserve">the </w:t>
      </w:r>
      <w:r w:rsidR="00F33E70">
        <w:rPr>
          <w:rFonts w:cstheme="minorHAnsi"/>
          <w:i/>
          <w:iCs/>
          <w:lang w:val="en-GB"/>
        </w:rPr>
        <w:t>p</w:t>
      </w:r>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r w:rsidR="0010623B" w:rsidRPr="00745FDF">
        <w:rPr>
          <w:rFonts w:cstheme="minorHAnsi"/>
          <w:i/>
          <w:iCs/>
          <w:lang w:val="en-GB"/>
        </w:rPr>
        <w:t xml:space="preserve"> </w:t>
      </w:r>
      <w:r w:rsidR="0027749E" w:rsidRPr="00745FDF">
        <w:rPr>
          <w:rFonts w:cstheme="minorHAnsi"/>
          <w:i/>
          <w:iCs/>
          <w:lang w:val="en-GB"/>
        </w:rPr>
        <w:t>exponen</w:t>
      </w:r>
      <w:r w:rsidR="00841914">
        <w:rPr>
          <w:rFonts w:cstheme="minorHAnsi"/>
          <w:i/>
          <w:iCs/>
          <w:lang w:val="en-GB"/>
        </w:rPr>
        <w:t>t</w:t>
      </w:r>
      <w:r w:rsidR="006656BD">
        <w:rPr>
          <w:rFonts w:cstheme="minorHAnsi"/>
          <w:i/>
          <w:iCs/>
          <w:lang w:val="en-GB"/>
        </w:rPr>
        <w:t>s</w:t>
      </w:r>
      <w:r w:rsidRPr="00745FDF">
        <w:rPr>
          <w:rFonts w:cstheme="minorHAnsi"/>
          <w:i/>
          <w:iCs/>
          <w:lang w:val="en-GB"/>
        </w:rPr>
        <w:t xml:space="preserve"> </w:t>
      </w:r>
      <w:r w:rsidR="004206DD" w:rsidRPr="00745FDF">
        <w:rPr>
          <w:rFonts w:cstheme="minorHAnsi"/>
          <w:i/>
          <w:iCs/>
          <w:lang w:val="en-GB"/>
        </w:rPr>
        <w:t>of maximum consumption</w:t>
      </w:r>
      <w:r w:rsidR="004E1284">
        <w:rPr>
          <w:rFonts w:cstheme="minorHAnsi"/>
          <w:i/>
          <w:iCs/>
          <w:lang w:val="en-GB"/>
        </w:rPr>
        <w:t xml:space="preserve"> </w:t>
      </w:r>
      <w:r w:rsidR="004F3376">
        <w:rPr>
          <w:rFonts w:cstheme="minorHAnsi"/>
          <w:i/>
          <w:iCs/>
          <w:lang w:val="en-GB"/>
        </w:rPr>
        <w:t xml:space="preserve">and </w:t>
      </w:r>
      <w:r w:rsidR="004F3376" w:rsidRPr="00745FDF">
        <w:rPr>
          <w:rFonts w:cstheme="minorHAnsi"/>
          <w:i/>
          <w:iCs/>
          <w:lang w:val="en-GB"/>
        </w:rPr>
        <w:t>metabolism</w:t>
      </w:r>
      <w:r w:rsidR="0037292C">
        <w:rPr>
          <w:rFonts w:cstheme="minorHAnsi"/>
          <w:i/>
          <w:iCs/>
          <w:lang w:val="en-GB"/>
        </w:rPr>
        <w:t xml:space="preserve"> </w:t>
      </w:r>
      <w:r w:rsidR="0037292C" w:rsidRPr="00E74F55">
        <w:rPr>
          <w:rFonts w:cstheme="minorHAnsi"/>
          <w:i/>
          <w:iCs/>
          <w:lang w:val="en-GB"/>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E74F55">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commentRangeStart w:id="534"/>
      <w:commentRangeStart w:id="535"/>
      <w:commentRangeStart w:id="536"/>
      <w:commentRangeStart w:id="537"/>
      <w:commentRangeStart w:id="538"/>
      <w:commentRangeStart w:id="539"/>
      <w:commentRangeStart w:id="540"/>
      <w:commentRangeEnd w:id="534"/>
      <w:r w:rsidR="0072480A" w:rsidRPr="00E74F55">
        <w:rPr>
          <w:rStyle w:val="Kommentarsreferens"/>
        </w:rPr>
        <w:commentReference w:id="534"/>
      </w:r>
      <w:commentRangeEnd w:id="535"/>
      <w:r w:rsidR="000772B9">
        <w:rPr>
          <w:rFonts w:cstheme="minorHAnsi"/>
          <w:i/>
          <w:iCs/>
          <w:lang w:val="en-GB"/>
        </w:rPr>
        <w:t>.</w:t>
      </w:r>
      <w:r w:rsidR="0072480A" w:rsidRPr="00E74F55">
        <w:rPr>
          <w:rFonts w:cstheme="minorHAnsi"/>
          <w:i/>
          <w:iCs/>
          <w:lang w:val="en-GB"/>
        </w:rPr>
        <w:t xml:space="preserve"> </w:t>
      </w:r>
      <w:r w:rsidR="0072480A" w:rsidRPr="00E74F55">
        <w:rPr>
          <w:rStyle w:val="Kommentarsreferens"/>
        </w:rPr>
        <w:commentReference w:id="535"/>
      </w:r>
      <w:commentRangeEnd w:id="536"/>
      <w:r w:rsidR="0072480A" w:rsidRPr="00E74F55">
        <w:rPr>
          <w:rStyle w:val="Kommentarsreferens"/>
        </w:rPr>
        <w:commentReference w:id="536"/>
      </w:r>
      <w:commentRangeEnd w:id="537"/>
      <w:r w:rsidR="0072480A" w:rsidRPr="00E74F55">
        <w:rPr>
          <w:rStyle w:val="Kommentarsreferens"/>
        </w:rPr>
        <w:commentReference w:id="537"/>
      </w:r>
      <w:commentRangeEnd w:id="538"/>
      <w:r w:rsidR="0072480A" w:rsidRPr="00E74F55">
        <w:rPr>
          <w:rStyle w:val="Kommentarsreferens"/>
        </w:rPr>
        <w:commentReference w:id="538"/>
      </w:r>
      <w:commentRangeEnd w:id="539"/>
      <w:r w:rsidR="0072480A" w:rsidRPr="00E74F55">
        <w:rPr>
          <w:rStyle w:val="Kommentarsreferens"/>
        </w:rPr>
        <w:commentReference w:id="539"/>
      </w:r>
      <w:commentRangeEnd w:id="540"/>
      <w:r w:rsidR="0072480A" w:rsidRPr="00E74F55">
        <w:rPr>
          <w:rStyle w:val="Kommentarsreferens"/>
        </w:rPr>
        <w:commentReference w:id="540"/>
      </w:r>
      <w:r w:rsidR="00C7017A">
        <w:rPr>
          <w:rFonts w:cstheme="minorHAnsi"/>
          <w:i/>
          <w:iCs/>
          <w:lang w:val="en-GB"/>
        </w:rPr>
        <w:t>The s</w:t>
      </w:r>
      <w:r w:rsidR="00EA25F2" w:rsidRPr="00E74F55">
        <w:rPr>
          <w:rFonts w:cstheme="minorHAnsi"/>
          <w:i/>
          <w:iCs/>
          <w:lang w:val="en-GB"/>
        </w:rPr>
        <w:t xml:space="preserve">haded vertical </w:t>
      </w:r>
      <w:r w:rsidR="00C7017A">
        <w:rPr>
          <w:rFonts w:cstheme="minorHAnsi"/>
          <w:i/>
          <w:iCs/>
          <w:lang w:val="en-GB"/>
        </w:rPr>
        <w:t xml:space="preserve">bars </w:t>
      </w:r>
      <w:r w:rsidR="00B52B9C" w:rsidRPr="00E74F55">
        <w:rPr>
          <w:rFonts w:cstheme="minorHAnsi"/>
          <w:i/>
          <w:iCs/>
          <w:lang w:val="en-GB"/>
        </w:rPr>
        <w:t xml:space="preserve">correspond to </w:t>
      </w:r>
      <w:r w:rsidR="00C7017A">
        <w:rPr>
          <w:rFonts w:cstheme="minorHAnsi"/>
          <w:i/>
          <w:iCs/>
          <w:lang w:val="en-GB"/>
        </w:rPr>
        <w:t xml:space="preserve">the </w:t>
      </w:r>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AE4A5F">
        <w:rPr>
          <w:rFonts w:eastAsiaTheme="minorEastAsia" w:cstheme="minorHAnsi"/>
          <w:i/>
          <w:lang w:val="en-GB"/>
          <w:rPrChange w:id="541" w:author="Anna Gårdmark" w:date="2020-05-27T11:34:00Z">
            <w:rPr>
              <w:rFonts w:eastAsiaTheme="minorEastAsia" w:cstheme="minorHAnsi"/>
              <w:i/>
            </w:rPr>
          </w:rPrChange>
        </w:rPr>
        <w:t xml:space="preserve"> standard deviations</w:t>
      </w:r>
      <w:r w:rsidRPr="00E74F55">
        <w:rPr>
          <w:rFonts w:cstheme="minorHAnsi"/>
          <w:i/>
          <w:iCs/>
          <w:lang w:val="en-GB"/>
        </w:rPr>
        <w:t xml:space="preserve">. </w:t>
      </w:r>
      <w:r w:rsidR="00FB21AE">
        <w:rPr>
          <w:rFonts w:cstheme="minorHAnsi"/>
          <w:i/>
          <w:iCs/>
          <w:lang w:val="en-GB"/>
        </w:rPr>
        <w:t xml:space="preserve">Points and triangles show </w:t>
      </w:r>
      <w:ins w:id="542" w:author="Anna Gårdmark" w:date="2020-06-21T09:51:00Z">
        <w:r w:rsidR="00A54FB7">
          <w:rPr>
            <w:rFonts w:cstheme="minorHAnsi"/>
            <w:i/>
            <w:iCs/>
            <w:lang w:val="en-GB"/>
          </w:rPr>
          <w:t xml:space="preserve">the prediction for </w:t>
        </w:r>
      </w:ins>
      <w:r w:rsidR="00FB21AE">
        <w:rPr>
          <w:rFonts w:cstheme="minorHAnsi"/>
          <w:i/>
          <w:iCs/>
          <w:lang w:val="en-GB"/>
        </w:rPr>
        <w:t>each species</w:t>
      </w:r>
      <w:del w:id="543" w:author="Anna Gårdmark" w:date="2020-06-21T09:51:00Z">
        <w:r w:rsidR="00FB21AE" w:rsidDel="00A54FB7">
          <w:rPr>
            <w:rFonts w:cstheme="minorHAnsi"/>
            <w:i/>
            <w:iCs/>
            <w:lang w:val="en-GB"/>
          </w:rPr>
          <w:delText>’ prediction</w:delText>
        </w:r>
      </w:del>
      <w:r w:rsidR="00FB21AE">
        <w:rPr>
          <w:rFonts w:cstheme="minorHAnsi"/>
          <w:i/>
          <w:iCs/>
          <w:lang w:val="en-GB"/>
        </w:rPr>
        <w:t xml:space="preserve">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p>
    <w:p w14:paraId="4DF4C686" w14:textId="32F22383" w:rsidR="000528C4" w:rsidRPr="002D70E2" w:rsidRDefault="000528C4" w:rsidP="002E3379">
      <w:pPr>
        <w:pStyle w:val="Liststycke"/>
        <w:spacing w:line="480" w:lineRule="auto"/>
        <w:ind w:left="360"/>
        <w:jc w:val="both"/>
        <w:rPr>
          <w:rFonts w:cstheme="minorHAnsi"/>
          <w:lang w:val="en-GB"/>
        </w:rPr>
      </w:pPr>
    </w:p>
    <w:p w14:paraId="0E492D30" w14:textId="5B16907A" w:rsidR="00D36475" w:rsidRPr="002D70E2" w:rsidRDefault="00D36475" w:rsidP="002E3379">
      <w:pPr>
        <w:pStyle w:val="Liststycke"/>
        <w:spacing w:line="480" w:lineRule="auto"/>
        <w:ind w:left="360"/>
        <w:jc w:val="center"/>
        <w:rPr>
          <w:rFonts w:cstheme="minorHAnsi"/>
          <w:lang w:val="en-GB"/>
        </w:rPr>
      </w:pPr>
    </w:p>
    <w:p w14:paraId="0BB17DED" w14:textId="633D31C3" w:rsidR="00AC569E" w:rsidRPr="002D70E2" w:rsidRDefault="00AC569E" w:rsidP="002E3379">
      <w:pPr>
        <w:pStyle w:val="Liststycke"/>
        <w:spacing w:line="480" w:lineRule="auto"/>
        <w:ind w:left="360"/>
        <w:jc w:val="center"/>
        <w:rPr>
          <w:rFonts w:cstheme="minorHAnsi"/>
          <w:lang w:val="en-GB"/>
        </w:rPr>
      </w:pPr>
    </w:p>
    <w:p w14:paraId="1FFEB94A" w14:textId="70F3B87C" w:rsidR="0098306D" w:rsidRDefault="005958A3" w:rsidP="002F1A13">
      <w:pPr>
        <w:spacing w:line="480" w:lineRule="auto"/>
        <w:contextualSpacing/>
        <w:jc w:val="center"/>
        <w:rPr>
          <w:rFonts w:eastAsiaTheme="minorEastAsia"/>
          <w:iCs/>
        </w:rPr>
      </w:pPr>
      <w:r>
        <w:rPr>
          <w:rFonts w:eastAsiaTheme="minorEastAsia"/>
          <w:iCs/>
          <w:noProof/>
          <w:lang w:eastAsia="sv-SE"/>
        </w:rPr>
        <w:lastRenderedPageBreak/>
        <w:drawing>
          <wp:inline distT="0" distB="0" distL="0" distR="0" wp14:anchorId="50F9648F" wp14:editId="678DDA3C">
            <wp:extent cx="5731368" cy="4017523"/>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17" cstate="print">
                      <a:extLst>
                        <a:ext uri="{28A0092B-C50C-407E-A947-70E740481C1C}">
                          <a14:useLocalDpi xmlns:a14="http://schemas.microsoft.com/office/drawing/2010/main" val="0"/>
                        </a:ext>
                      </a:extLst>
                    </a:blip>
                    <a:srcRect t="14257" b="15646"/>
                    <a:stretch/>
                  </pic:blipFill>
                  <pic:spPr bwMode="auto">
                    <a:xfrm>
                      <a:off x="0" y="0"/>
                      <a:ext cx="5731510" cy="4017623"/>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504E5B33" w:rsidR="00475959" w:rsidRPr="00824E2F" w:rsidRDefault="00384142" w:rsidP="00D8485D">
      <w:pPr>
        <w:spacing w:line="360" w:lineRule="auto"/>
        <w:contextualSpacing/>
        <w:jc w:val="both"/>
        <w:rPr>
          <w:rFonts w:cstheme="minorHAnsi"/>
          <w:i/>
          <w:iCs/>
          <w:lang w:val="en-GB"/>
        </w:rPr>
      </w:pPr>
      <w:commentRangeStart w:id="544"/>
      <w:commentRangeStart w:id="545"/>
      <w:r w:rsidRPr="00824E2F">
        <w:rPr>
          <w:rFonts w:cstheme="minorHAnsi"/>
          <w:b/>
          <w:bCs/>
          <w:i/>
          <w:iCs/>
          <w:lang w:val="en-GB"/>
        </w:rPr>
        <w:t xml:space="preserve">Fig. </w:t>
      </w:r>
      <w:r w:rsidR="00A92E29" w:rsidRPr="005B7468">
        <w:rPr>
          <w:rFonts w:cstheme="minorHAnsi"/>
          <w:b/>
          <w:bCs/>
          <w:i/>
          <w:iCs/>
          <w:lang w:val="en-GB"/>
        </w:rPr>
        <w:t>4</w:t>
      </w:r>
      <w:r w:rsidRPr="00824E2F">
        <w:rPr>
          <w:rFonts w:cstheme="minorHAnsi"/>
          <w:b/>
          <w:bCs/>
          <w:i/>
          <w:iCs/>
          <w:lang w:val="en-GB"/>
        </w:rPr>
        <w:t>.</w:t>
      </w:r>
      <w:r w:rsidRPr="00824E2F">
        <w:rPr>
          <w:rFonts w:cstheme="minorHAnsi"/>
          <w:i/>
          <w:iCs/>
          <w:lang w:val="en-GB"/>
        </w:rPr>
        <w:t xml:space="preserve"> </w:t>
      </w:r>
      <w:commentRangeEnd w:id="544"/>
      <w:r w:rsidR="00662D65">
        <w:rPr>
          <w:rStyle w:val="Kommentarsreferens"/>
        </w:rPr>
        <w:commentReference w:id="544"/>
      </w:r>
      <w:commentRangeEnd w:id="545"/>
      <w:r w:rsidR="00A54FB7">
        <w:rPr>
          <w:rStyle w:val="Kommentarsreferens"/>
        </w:rPr>
        <w:commentReference w:id="545"/>
      </w:r>
      <w:r w:rsidR="00966C7B" w:rsidRPr="00824E2F">
        <w:rPr>
          <w:rFonts w:cstheme="minorHAnsi"/>
          <w:i/>
          <w:iCs/>
          <w:lang w:val="en-GB"/>
        </w:rPr>
        <w:t>I</w:t>
      </w:r>
      <w:r w:rsidR="00EF0041" w:rsidRPr="00824E2F">
        <w:rPr>
          <w:rFonts w:cstheme="minorHAnsi"/>
          <w:i/>
          <w:iCs/>
          <w:lang w:val="en-GB"/>
        </w:rPr>
        <w:t xml:space="preserve">llustration of </w:t>
      </w:r>
      <w:r w:rsidR="000A3DDC">
        <w:rPr>
          <w:rFonts w:cstheme="minorHAnsi"/>
          <w:i/>
          <w:iCs/>
          <w:lang w:val="en-GB"/>
        </w:rPr>
        <w:t xml:space="preserve">predicted </w:t>
      </w:r>
      <w:r w:rsidR="003674D9">
        <w:rPr>
          <w:rFonts w:cstheme="minorHAnsi"/>
          <w:i/>
          <w:iCs/>
          <w:lang w:val="en-GB"/>
        </w:rPr>
        <w:t xml:space="preserve">whole-organism </w:t>
      </w:r>
      <w:r w:rsidR="00A078EC" w:rsidRPr="00824E2F">
        <w:rPr>
          <w:rFonts w:cstheme="minorHAnsi"/>
          <w:i/>
          <w:iCs/>
          <w:lang w:val="en-GB"/>
        </w:rPr>
        <w:t xml:space="preserve">maximum consumption </w:t>
      </w:r>
      <w:r w:rsidR="00727A39">
        <w:rPr>
          <w:rFonts w:cstheme="minorHAnsi"/>
          <w:i/>
          <w:iCs/>
          <w:lang w:val="en-GB"/>
        </w:rPr>
        <w:t>rat</w:t>
      </w:r>
      <w:r w:rsidR="008D04E6">
        <w:rPr>
          <w:rFonts w:cstheme="minorHAnsi"/>
          <w:i/>
          <w:iCs/>
          <w:lang w:val="en-GB"/>
        </w:rPr>
        <w:t xml:space="preserve">e </w:t>
      </w:r>
      <w:r w:rsidR="00A078EC" w:rsidRPr="00824E2F">
        <w:rPr>
          <w:rFonts w:cstheme="minorHAnsi"/>
          <w:i/>
          <w:iCs/>
          <w:lang w:val="en-GB"/>
        </w:rPr>
        <w:t>(green)</w:t>
      </w:r>
      <w:r w:rsidR="00234B94">
        <w:rPr>
          <w:rFonts w:cstheme="minorHAnsi"/>
          <w:i/>
          <w:iCs/>
          <w:lang w:val="en-GB"/>
        </w:rPr>
        <w:t xml:space="preserve">, </w:t>
      </w:r>
      <w:r w:rsidR="00A078EC" w:rsidRPr="00824E2F">
        <w:rPr>
          <w:rFonts w:cstheme="minorHAnsi"/>
          <w:i/>
          <w:iCs/>
          <w:lang w:val="en-GB"/>
        </w:rPr>
        <w:t>metaboli</w:t>
      </w:r>
      <w:r w:rsidR="007B428B">
        <w:rPr>
          <w:rFonts w:cstheme="minorHAnsi"/>
          <w:i/>
          <w:iCs/>
          <w:lang w:val="en-GB"/>
        </w:rPr>
        <w:t>c rate</w:t>
      </w:r>
      <w:r w:rsidR="00A078EC" w:rsidRPr="00824E2F">
        <w:rPr>
          <w:rFonts w:cstheme="minorHAnsi"/>
          <w:i/>
          <w:iCs/>
          <w:lang w:val="en-GB"/>
        </w:rPr>
        <w:t xml:space="preserve"> (</w:t>
      </w:r>
      <w:r w:rsidR="00614453">
        <w:rPr>
          <w:rFonts w:cstheme="minorHAnsi"/>
          <w:i/>
          <w:iCs/>
          <w:lang w:val="en-GB"/>
        </w:rPr>
        <w:t>purple</w:t>
      </w:r>
      <w:r w:rsidR="00A078EC" w:rsidRPr="00824E2F">
        <w:rPr>
          <w:rFonts w:cstheme="minorHAnsi"/>
          <w:i/>
          <w:iCs/>
          <w:lang w:val="en-GB"/>
        </w:rPr>
        <w:t>)</w:t>
      </w:r>
      <w:r w:rsidR="00D8485D">
        <w:rPr>
          <w:rFonts w:cstheme="minorHAnsi"/>
          <w:i/>
          <w:iCs/>
          <w:lang w:val="en-GB"/>
        </w:rPr>
        <w:t xml:space="preserve"> and</w:t>
      </w:r>
      <w:r w:rsidR="00BC335A">
        <w:rPr>
          <w:rFonts w:cstheme="minorHAnsi"/>
          <w:i/>
          <w:iCs/>
          <w:lang w:val="en-GB"/>
        </w:rPr>
        <w:t xml:space="preserve"> </w:t>
      </w:r>
      <w:r w:rsidR="00395CF0">
        <w:rPr>
          <w:rFonts w:cstheme="minorHAnsi"/>
          <w:i/>
          <w:iCs/>
          <w:lang w:val="en-GB"/>
        </w:rPr>
        <w:t xml:space="preserve">the difference between them </w:t>
      </w:r>
      <w:r w:rsidR="00A078EC" w:rsidRPr="00824E2F">
        <w:rPr>
          <w:rFonts w:cstheme="minorHAnsi"/>
          <w:i/>
          <w:iCs/>
          <w:lang w:val="en-GB"/>
        </w:rPr>
        <w:t>(</w:t>
      </w:r>
      <w:r w:rsidR="00614453">
        <w:rPr>
          <w:rFonts w:cstheme="minorHAnsi"/>
          <w:i/>
          <w:iCs/>
          <w:lang w:val="en-GB"/>
        </w:rPr>
        <w:t>orange</w:t>
      </w:r>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10g</w:t>
      </w:r>
      <w:r w:rsidR="00A25914" w:rsidRPr="00824E2F">
        <w:rPr>
          <w:rFonts w:cstheme="minorHAnsi"/>
          <w:i/>
          <w:iCs/>
          <w:lang w:val="en-GB"/>
        </w:rPr>
        <w:t xml:space="preserve"> = solid, </w:t>
      </w:r>
      <w:r w:rsidR="000B68EB">
        <w:rPr>
          <w:rFonts w:cstheme="minorHAnsi"/>
          <w:i/>
          <w:iCs/>
          <w:lang w:val="en-GB"/>
        </w:rPr>
        <w:t>1</w:t>
      </w:r>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r w:rsidR="00D07359">
        <w:rPr>
          <w:rFonts w:cstheme="minorHAnsi"/>
          <w:i/>
          <w:iCs/>
          <w:lang w:val="en-GB"/>
        </w:rPr>
        <w:t xml:space="preserve"> </w:t>
      </w:r>
      <w:r w:rsidR="00774A91">
        <w:rPr>
          <w:rFonts w:cstheme="minorHAnsi"/>
          <w:i/>
          <w:iCs/>
          <w:lang w:val="en-GB"/>
        </w:rPr>
        <w:t>Vertical a</w:t>
      </w:r>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 xml:space="preserve">in net energy acquisition </w:t>
      </w:r>
      <w:proofErr w:type="gramStart"/>
      <w:r w:rsidR="009B06C6" w:rsidRPr="00824E2F">
        <w:rPr>
          <w:rFonts w:cstheme="minorHAnsi"/>
          <w:i/>
          <w:iCs/>
          <w:lang w:val="en-GB"/>
        </w:rPr>
        <w:t>is</w:t>
      </w:r>
      <w:r w:rsidR="006425E5" w:rsidRPr="00824E2F">
        <w:rPr>
          <w:rFonts w:cstheme="minorHAnsi"/>
          <w:i/>
          <w:iCs/>
          <w:lang w:val="en-GB"/>
        </w:rPr>
        <w:t xml:space="preserve"> maximized</w:t>
      </w:r>
      <w:proofErr w:type="gramEnd"/>
      <w:r w:rsidR="009B06C6" w:rsidRPr="00824E2F">
        <w:rPr>
          <w:rFonts w:cstheme="minorHAnsi"/>
          <w:i/>
          <w:iCs/>
          <w:lang w:val="en-GB"/>
        </w:rPr>
        <w:t xml:space="preserve"> for the two body sizes</w:t>
      </w:r>
      <w:r w:rsidR="0055346A">
        <w:rPr>
          <w:rFonts w:cstheme="minorHAnsi"/>
          <w:i/>
          <w:iCs/>
          <w:lang w:val="en-GB"/>
        </w:rPr>
        <w:t>, which occurs</w:t>
      </w:r>
      <w:r w:rsidR="00AE098C">
        <w:rPr>
          <w:rFonts w:cstheme="minorHAnsi"/>
          <w:i/>
          <w:iCs/>
          <w:lang w:val="en-GB"/>
        </w:rPr>
        <w:t xml:space="preserve"> at </w:t>
      </w:r>
      <w:r w:rsidR="0055346A">
        <w:rPr>
          <w:rFonts w:cstheme="minorHAnsi"/>
          <w:i/>
          <w:iCs/>
          <w:lang w:val="en-GB"/>
        </w:rPr>
        <w:t>different temperature</w:t>
      </w:r>
      <w:r w:rsidR="00F91990">
        <w:rPr>
          <w:rFonts w:cstheme="minorHAnsi"/>
          <w:i/>
          <w:iCs/>
          <w:lang w:val="en-GB"/>
        </w:rPr>
        <w:t>s</w:t>
      </w:r>
      <w:r w:rsidR="0055346A">
        <w:rPr>
          <w:rFonts w:cstheme="minorHAnsi"/>
          <w:i/>
          <w:iCs/>
          <w:lang w:val="en-GB"/>
        </w:rPr>
        <w:t xml:space="preserve"> despite that consumption </w:t>
      </w:r>
      <w:r w:rsidR="00AB1075">
        <w:rPr>
          <w:rFonts w:cstheme="minorHAnsi"/>
          <w:i/>
          <w:iCs/>
          <w:lang w:val="en-GB"/>
        </w:rPr>
        <w:t>peaks</w:t>
      </w:r>
      <w:r w:rsidR="0055346A">
        <w:rPr>
          <w:rFonts w:cstheme="minorHAnsi"/>
          <w:i/>
          <w:iCs/>
          <w:lang w:val="en-GB"/>
        </w:rPr>
        <w:t xml:space="preserve"> at the same temperature for </w:t>
      </w:r>
      <w:r w:rsidR="00FF1B65">
        <w:rPr>
          <w:rFonts w:cstheme="minorHAnsi"/>
          <w:i/>
          <w:iCs/>
          <w:lang w:val="en-GB"/>
        </w:rPr>
        <w:t>both body sizes</w:t>
      </w:r>
      <w:commentRangeStart w:id="546"/>
      <w:commentRangeStart w:id="547"/>
      <w:r w:rsidR="00FF1B65">
        <w:rPr>
          <w:rFonts w:cstheme="minorHAnsi"/>
          <w:i/>
          <w:iCs/>
          <w:lang w:val="en-GB"/>
        </w:rPr>
        <w:t>.</w:t>
      </w:r>
      <w:commentRangeEnd w:id="546"/>
      <w:r w:rsidR="00F163A2">
        <w:rPr>
          <w:rStyle w:val="Kommentarsreferens"/>
        </w:rPr>
        <w:commentReference w:id="546"/>
      </w:r>
      <w:commentRangeEnd w:id="547"/>
      <w:r w:rsidR="00A54FB7">
        <w:rPr>
          <w:rStyle w:val="Kommentarsreferens"/>
        </w:rPr>
        <w:commentReference w:id="547"/>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67EE1EAF" w14:textId="6C553DC2" w:rsidR="00704B3C" w:rsidRPr="00972C7F" w:rsidRDefault="00805DAF" w:rsidP="00384142">
      <w:pPr>
        <w:spacing w:line="480" w:lineRule="auto"/>
        <w:contextualSpacing/>
        <w:jc w:val="both"/>
        <w:rPr>
          <w:rFonts w:eastAsiaTheme="minorEastAsia"/>
          <w:iCs/>
          <w:lang w:val="en-GB"/>
        </w:rPr>
      </w:pPr>
      <w:r>
        <w:rPr>
          <w:rFonts w:eastAsiaTheme="minorEastAsia"/>
          <w:iCs/>
          <w:noProof/>
          <w:lang w:eastAsia="sv-SE"/>
        </w:rPr>
        <w:lastRenderedPageBreak/>
        <w:drawing>
          <wp:inline distT="0" distB="0" distL="0" distR="0" wp14:anchorId="73AA5A14" wp14:editId="04297270">
            <wp:extent cx="5731286" cy="50292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opt_scatter.png"/>
                    <pic:cNvPicPr/>
                  </pic:nvPicPr>
                  <pic:blipFill rotWithShape="1">
                    <a:blip r:embed="rId18" cstate="print">
                      <a:extLst>
                        <a:ext uri="{28A0092B-C50C-407E-A947-70E740481C1C}">
                          <a14:useLocalDpi xmlns:a14="http://schemas.microsoft.com/office/drawing/2010/main" val="0"/>
                        </a:ext>
                      </a:extLst>
                    </a:blip>
                    <a:srcRect t="5170" b="7080"/>
                    <a:stretch/>
                  </pic:blipFill>
                  <pic:spPr bwMode="auto">
                    <a:xfrm>
                      <a:off x="0" y="0"/>
                      <a:ext cx="5731510" cy="5029396"/>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B7C78DB"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r w:rsidR="002E19F9" w:rsidRPr="003C76F6">
        <w:rPr>
          <w:rFonts w:cstheme="minorHAnsi"/>
          <w:b/>
          <w:bCs/>
          <w:lang w:val="en-GB"/>
        </w:rPr>
        <w:t>5</w:t>
      </w:r>
      <w:r w:rsidRPr="003C76F6">
        <w:rPr>
          <w:rFonts w:cstheme="minorHAnsi"/>
          <w:lang w:val="en-GB"/>
        </w:rPr>
        <w:t xml:space="preserve">. </w:t>
      </w:r>
      <w:r w:rsidR="00ED194A" w:rsidRPr="00E906BC">
        <w:rPr>
          <w:rFonts w:cstheme="minorHAnsi"/>
          <w:i/>
          <w:iCs/>
          <w:lang w:val="en-GB"/>
        </w:rPr>
        <w:t xml:space="preserve">Experimental data </w:t>
      </w:r>
      <w:del w:id="548" w:author="Anna Gårdmark" w:date="2020-06-21T09:56:00Z">
        <w:r w:rsidR="00ED194A" w:rsidRPr="00E906BC" w:rsidDel="00A54FB7">
          <w:rPr>
            <w:rFonts w:cstheme="minorHAnsi"/>
            <w:i/>
            <w:iCs/>
            <w:lang w:val="en-GB"/>
          </w:rPr>
          <w:delText xml:space="preserve">showing </w:delText>
        </w:r>
      </w:del>
      <w:ins w:id="549" w:author="Anna Gårdmark" w:date="2020-06-21T09:56:00Z">
        <w:r w:rsidR="00A54FB7">
          <w:rPr>
            <w:rFonts w:cstheme="minorHAnsi"/>
            <w:i/>
            <w:iCs/>
            <w:lang w:val="en-GB"/>
          </w:rPr>
          <w:t>demonstrating</w:t>
        </w:r>
        <w:r w:rsidR="00A54FB7" w:rsidRPr="00E906BC">
          <w:rPr>
            <w:rFonts w:cstheme="minorHAnsi"/>
            <w:i/>
            <w:iCs/>
            <w:lang w:val="en-GB"/>
          </w:rPr>
          <w:t xml:space="preserve"> </w:t>
        </w:r>
      </w:ins>
      <w:r w:rsidR="00ED194A" w:rsidRPr="00E906BC">
        <w:rPr>
          <w:rFonts w:cstheme="minorHAnsi"/>
          <w:i/>
          <w:iCs/>
          <w:lang w:val="en-GB"/>
        </w:rPr>
        <w:t>o</w:t>
      </w:r>
      <w:r w:rsidRPr="00E906BC">
        <w:rPr>
          <w:rFonts w:cstheme="minorHAnsi"/>
          <w:i/>
          <w:iCs/>
          <w:lang w:val="en-GB"/>
        </w:rPr>
        <w:t>p</w:t>
      </w:r>
      <w:r w:rsidRPr="003C76F6">
        <w:rPr>
          <w:rFonts w:cstheme="minorHAnsi"/>
          <w:i/>
          <w:lang w:val="en-GB"/>
        </w:rPr>
        <w:t>timum temperature for growth</w:t>
      </w:r>
      <w:r w:rsidR="00FB1677">
        <w:rPr>
          <w:rFonts w:cstheme="minorHAnsi"/>
          <w:i/>
          <w:lang w:val="en-GB"/>
        </w:rPr>
        <w:t xml:space="preserve"> declines with body mass. </w:t>
      </w:r>
      <w:r w:rsidR="00EF67F8">
        <w:rPr>
          <w:rFonts w:cstheme="minorHAnsi"/>
          <w:i/>
          <w:lang w:val="en-GB"/>
        </w:rPr>
        <w:t xml:space="preserve">The </w:t>
      </w:r>
      <w:del w:id="550" w:author="Jan Ohlberger" w:date="2020-05-22T15:32:00Z">
        <w:r w:rsidR="00EF67F8" w:rsidDel="00DE76E6">
          <w:rPr>
            <w:rFonts w:cstheme="minorHAnsi"/>
            <w:i/>
            <w:lang w:val="en-GB"/>
          </w:rPr>
          <w:delText>y-axis</w:delText>
        </w:r>
      </w:del>
      <w:ins w:id="551" w:author="Jan Ohlberger" w:date="2020-05-22T15:32:00Z">
        <w:r w:rsidR="00DE76E6">
          <w:rPr>
            <w:rFonts w:cstheme="minorHAnsi"/>
            <w:i/>
            <w:lang w:val="en-GB"/>
          </w:rPr>
          <w:t>plot</w:t>
        </w:r>
      </w:ins>
      <w:r w:rsidR="00EF67F8">
        <w:rPr>
          <w:rFonts w:cstheme="minorHAnsi"/>
          <w:i/>
          <w:lang w:val="en-GB"/>
        </w:rPr>
        <w:t xml:space="preserve"> shows </w:t>
      </w:r>
      <w:del w:id="552" w:author="Jan Ohlberger" w:date="2020-05-22T15:32:00Z">
        <w:r w:rsidR="000B7976" w:rsidDel="00DE76E6">
          <w:rPr>
            <w:rFonts w:cstheme="minorHAnsi"/>
            <w:i/>
            <w:lang w:val="en-GB"/>
          </w:rPr>
          <w:delText xml:space="preserve">how </w:delText>
        </w:r>
      </w:del>
      <w:r w:rsidR="000B7976">
        <w:rPr>
          <w:rFonts w:cstheme="minorHAnsi"/>
          <w:i/>
          <w:lang w:val="en-GB"/>
        </w:rPr>
        <w:t xml:space="preserve">the </w:t>
      </w:r>
      <w:r w:rsidRPr="00FB1677">
        <w:rPr>
          <w:rFonts w:cstheme="minorHAnsi"/>
          <w:i/>
          <w:lang w:val="en-GB"/>
        </w:rPr>
        <w:t>optimum temperature within species</w:t>
      </w:r>
      <w:r w:rsidR="000B7976">
        <w:rPr>
          <w:rFonts w:cstheme="minorHAnsi"/>
          <w:i/>
          <w:lang w:val="en-GB"/>
        </w:rPr>
        <w:t xml:space="preserve"> (rescaled by subtracting the mean</w:t>
      </w:r>
      <w:r w:rsidR="00F50345">
        <w:rPr>
          <w:rFonts w:cstheme="minorHAnsi"/>
          <w:i/>
          <w:lang w:val="en-GB"/>
        </w:rPr>
        <w:t xml:space="preserve"> optimum</w:t>
      </w:r>
      <w:r w:rsidR="000B7976">
        <w:rPr>
          <w:rFonts w:cstheme="minorHAnsi"/>
          <w:i/>
          <w:lang w:val="en-GB"/>
        </w:rPr>
        <w:t xml:space="preserve"> temperature </w:t>
      </w:r>
      <w:r w:rsidR="00013125">
        <w:rPr>
          <w:rFonts w:cstheme="minorHAnsi"/>
          <w:i/>
          <w:lang w:val="en-GB"/>
        </w:rPr>
        <w:t xml:space="preserve">from each observation, by </w:t>
      </w:r>
      <w:r w:rsidR="000B7976">
        <w:rPr>
          <w:rFonts w:cstheme="minorHAnsi"/>
          <w:i/>
          <w:lang w:val="en-GB"/>
        </w:rPr>
        <w:t>species)</w:t>
      </w:r>
      <w:r w:rsidRPr="00FB1677">
        <w:rPr>
          <w:rFonts w:cstheme="minorHAnsi"/>
          <w:i/>
          <w:lang w:val="en-GB"/>
        </w:rPr>
        <w:t xml:space="preserve"> as a function of </w:t>
      </w:r>
      <w:r w:rsidR="007B7199">
        <w:rPr>
          <w:rFonts w:cstheme="minorHAnsi"/>
          <w:i/>
          <w:lang w:val="en-GB"/>
        </w:rPr>
        <w:t xml:space="preserve">the </w:t>
      </w:r>
      <w:r w:rsidRPr="003C76F6">
        <w:rPr>
          <w:rFonts w:cstheme="minorHAnsi"/>
          <w:i/>
          <w:lang w:val="en-GB"/>
        </w:rPr>
        <w:t>natural log of rescaled body mass (</w:t>
      </w:r>
      <w:r w:rsidR="00477BE4">
        <w:rPr>
          <w:rFonts w:cstheme="minorHAnsi"/>
          <w:i/>
          <w:lang w:val="en-GB"/>
        </w:rPr>
        <w:t xml:space="preserve">ratio of mass to maturation mass </w:t>
      </w:r>
      <w:r w:rsidRPr="00477BE4">
        <w:rPr>
          <w:rFonts w:cstheme="minorHAnsi"/>
          <w:i/>
          <w:lang w:val="en-GB"/>
        </w:rPr>
        <w:t xml:space="preserve">within species). Probability bands represent 80% and 95% credible intervals and </w:t>
      </w:r>
      <w:r w:rsidR="0058596C">
        <w:rPr>
          <w:rFonts w:cstheme="minorHAnsi"/>
          <w:i/>
          <w:lang w:val="en-GB"/>
        </w:rPr>
        <w:t xml:space="preserve">the </w:t>
      </w:r>
      <w:r w:rsidRPr="00477BE4">
        <w:rPr>
          <w:rFonts w:cstheme="minorHAnsi"/>
          <w:i/>
          <w:lang w:val="en-GB"/>
        </w:rPr>
        <w:t xml:space="preserve">solid line </w:t>
      </w:r>
      <w:r w:rsidR="00B06531">
        <w:rPr>
          <w:rFonts w:cstheme="minorHAnsi"/>
          <w:i/>
          <w:lang w:val="en-GB"/>
        </w:rPr>
        <w:t xml:space="preserve">shows </w:t>
      </w:r>
      <w:r w:rsidRPr="00477BE4">
        <w:rPr>
          <w:rFonts w:cstheme="minorHAnsi"/>
          <w:i/>
          <w:lang w:val="en-GB"/>
        </w:rPr>
        <w:t xml:space="preserve">the </w:t>
      </w:r>
      <w:r w:rsidR="000A754A">
        <w:rPr>
          <w:rFonts w:cstheme="minorHAnsi"/>
          <w:i/>
          <w:lang w:val="en-GB"/>
        </w:rPr>
        <w:t xml:space="preserve">global </w:t>
      </w:r>
      <w:r w:rsidRPr="00477BE4">
        <w:rPr>
          <w:rFonts w:cstheme="minorHAnsi"/>
          <w:i/>
          <w:lang w:val="en-GB"/>
        </w:rPr>
        <w:t xml:space="preserve">prediction </w:t>
      </w:r>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w:t>
      </w:r>
      <w:proofErr w:type="gramStart"/>
      <w:r w:rsidRPr="003C76F6">
        <w:rPr>
          <w:rFonts w:cstheme="minorHAnsi"/>
          <w:i/>
          <w:lang w:val="en-GB"/>
        </w:rPr>
        <w:t>and</w:t>
      </w:r>
      <w:r w:rsidR="00B56EC1">
        <w:rPr>
          <w:rFonts w:cstheme="minorHAnsi"/>
          <w:i/>
          <w:lang w:val="en-GB"/>
        </w:rPr>
        <w:t xml:space="preserve"> </w:t>
      </w:r>
      <w:proofErr w:type="gramEnd"/>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Change w:id="553" w:author="Anna Gårdmark" w:date="2020-05-27T11:34:00Z">
                      <w:rPr>
                        <w:rFonts w:ascii="Cambria Math" w:hAnsi="Cambria Math" w:cstheme="minorHAnsi"/>
                      </w:rPr>
                    </w:rPrChange>
                  </w:rPr>
                  <m:t>1</m:t>
                </m:r>
              </m:sub>
            </m:sSub>
          </m:sub>
        </m:sSub>
      </m:oMath>
      <w:r w:rsidR="00026FC8" w:rsidRPr="00AE4A5F">
        <w:rPr>
          <w:rFonts w:eastAsiaTheme="minorEastAsia" w:cstheme="minorHAnsi"/>
          <w:i/>
          <w:lang w:val="en-GB"/>
          <w:rPrChange w:id="554" w:author="Anna Gårdmark" w:date="2020-05-27T11:34:00Z">
            <w:rPr>
              <w:rFonts w:eastAsiaTheme="minorEastAsia" w:cstheme="minorHAnsi"/>
              <w:i/>
            </w:rPr>
          </w:rPrChange>
        </w:rPr>
        <w:t>)</w:t>
      </w:r>
      <w:r w:rsidR="00850059">
        <w:rPr>
          <w:rFonts w:cstheme="minorHAnsi"/>
          <w:i/>
          <w:lang w:val="en-GB"/>
        </w:rPr>
        <w:t xml:space="preserve">. </w:t>
      </w:r>
      <w:commentRangeStart w:id="555"/>
      <w:proofErr w:type="spellStart"/>
      <w:r w:rsidR="00850059">
        <w:rPr>
          <w:rFonts w:cstheme="minorHAnsi"/>
          <w:i/>
          <w:lang w:val="en-GB"/>
        </w:rPr>
        <w:t>C</w:t>
      </w:r>
      <w:r w:rsidRPr="003C76F6">
        <w:rPr>
          <w:rFonts w:cstheme="minorHAnsi"/>
          <w:i/>
          <w:lang w:val="en-GB"/>
        </w:rPr>
        <w:t>olors</w:t>
      </w:r>
      <w:proofErr w:type="spellEnd"/>
      <w:r w:rsidRPr="003C76F6">
        <w:rPr>
          <w:rFonts w:cstheme="minorHAnsi"/>
          <w:i/>
          <w:lang w:val="en-GB"/>
        </w:rPr>
        <w:t xml:space="preserve"> </w:t>
      </w:r>
      <w:commentRangeEnd w:id="555"/>
      <w:r w:rsidR="00461E50">
        <w:rPr>
          <w:rStyle w:val="Kommentarsreferens"/>
        </w:rPr>
        <w:commentReference w:id="555"/>
      </w:r>
      <w:r w:rsidRPr="003C76F6">
        <w:rPr>
          <w:rFonts w:cstheme="minorHAnsi"/>
          <w:i/>
          <w:lang w:val="en-GB"/>
        </w:rPr>
        <w:t>indicate species (n=13</w:t>
      </w:r>
      <w:ins w:id="556" w:author="Anna Gårdmark" w:date="2020-06-21T09:57:00Z">
        <w:r w:rsidR="0081280A">
          <w:rPr>
            <w:rFonts w:cstheme="minorHAnsi"/>
            <w:i/>
            <w:lang w:val="en-GB"/>
          </w:rPr>
          <w:t xml:space="preserve">, </w:t>
        </w:r>
        <w:commentRangeStart w:id="557"/>
        <w:r w:rsidR="0081280A">
          <w:rPr>
            <w:rFonts w:cstheme="minorHAnsi"/>
            <w:i/>
            <w:lang w:val="en-GB"/>
          </w:rPr>
          <w:t>legend not shown</w:t>
        </w:r>
        <w:commentRangeEnd w:id="557"/>
        <w:r w:rsidR="0081280A">
          <w:rPr>
            <w:rStyle w:val="Kommentarsreferens"/>
          </w:rPr>
          <w:commentReference w:id="557"/>
        </w:r>
      </w:ins>
      <w:r w:rsidRPr="003C76F6">
        <w:rPr>
          <w:rFonts w:cstheme="minorHAnsi"/>
          <w:i/>
          <w:lang w:val="en-GB"/>
        </w:rPr>
        <w:t xml:space="preserve">) and </w:t>
      </w:r>
      <w:r w:rsidR="00B92F4F">
        <w:rPr>
          <w:rFonts w:cstheme="minorHAnsi"/>
          <w:i/>
          <w:lang w:val="en-GB"/>
        </w:rPr>
        <w:t xml:space="preserve">the </w:t>
      </w:r>
      <w:r w:rsidRPr="003C76F6">
        <w:rPr>
          <w:rFonts w:cstheme="minorHAnsi"/>
          <w:i/>
          <w:lang w:val="en-GB"/>
        </w:rPr>
        <w:t xml:space="preserve">point size corresponds to </w:t>
      </w:r>
      <w:r w:rsidR="00185B45">
        <w:rPr>
          <w:rFonts w:cstheme="minorHAnsi"/>
          <w:i/>
          <w:lang w:val="en-GB"/>
        </w:rPr>
        <w:t xml:space="preserve">the non-scaled </w:t>
      </w:r>
      <w:r w:rsidRPr="003C76F6">
        <w:rPr>
          <w:rFonts w:cstheme="minorHAnsi"/>
          <w:i/>
          <w:lang w:val="en-GB"/>
        </w:rPr>
        <w:t xml:space="preserve">mass in </w:t>
      </w:r>
      <w:proofErr w:type="gramStart"/>
      <w:r w:rsidRPr="003C76F6">
        <w:rPr>
          <w:rFonts w:cstheme="minorHAnsi"/>
          <w:i/>
          <w:lang w:val="en-GB"/>
        </w:rPr>
        <w:t xml:space="preserve">unit </w:t>
      </w:r>
      <w:proofErr w:type="gramEnd"/>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031D701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lastRenderedPageBreak/>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commentRangeStart w:id="558"/>
      <w:commentRangeStart w:id="559"/>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commentRangeEnd w:id="558"/>
      <w:r w:rsidR="00337241">
        <w:rPr>
          <w:rStyle w:val="Kommentarsreferens"/>
        </w:rPr>
        <w:commentReference w:id="558"/>
      </w:r>
      <w:commentRangeEnd w:id="559"/>
      <w:r w:rsidR="00CD0AB3">
        <w:rPr>
          <w:rStyle w:val="Kommentarsreferens"/>
        </w:rPr>
        <w:commentReference w:id="559"/>
      </w:r>
      <w:r w:rsidR="00455E63">
        <w:rPr>
          <w:rFonts w:eastAsiaTheme="minorEastAsia" w:cstheme="minorHAnsi"/>
          <w:lang w:val="en-GB"/>
        </w:rPr>
        <w:t xml:space="preserve">and </w:t>
      </w:r>
      <w:r w:rsidR="00E646EF" w:rsidRPr="00972C7F">
        <w:rPr>
          <w:rFonts w:eastAsiaTheme="minorEastAsia" w:cstheme="minorHAnsi"/>
          <w:lang w:val="en-GB"/>
        </w:rPr>
        <w:t xml:space="preserve">population and community dynamics </w:t>
      </w:r>
      <w:commentRangeStart w:id="560"/>
      <w:r w:rsidR="005D0FAE">
        <w:rPr>
          <w:rFonts w:eastAsiaTheme="minorEastAsia" w:cstheme="minorHAnsi"/>
          <w:lang w:val="en-GB"/>
        </w:rPr>
        <w:t>in</w:t>
      </w:r>
      <w:r w:rsidR="005D0FAE" w:rsidRPr="00972C7F">
        <w:rPr>
          <w:rFonts w:eastAsiaTheme="minorEastAsia" w:cstheme="minorHAnsi"/>
          <w:lang w:val="en-GB"/>
        </w:rPr>
        <w:t xml:space="preserve"> </w:t>
      </w:r>
      <w:r w:rsidR="00E646EF" w:rsidRPr="00972C7F">
        <w:rPr>
          <w:rFonts w:eastAsiaTheme="minorEastAsia" w:cstheme="minorHAnsi"/>
          <w:lang w:val="en-GB"/>
        </w:rPr>
        <w:t>mechanistic models</w:t>
      </w:r>
      <w:r w:rsidR="00787B01" w:rsidRPr="00972C7F">
        <w:rPr>
          <w:rFonts w:eastAsiaTheme="minorEastAsia" w:cstheme="minorHAnsi"/>
          <w:lang w:val="en-GB"/>
        </w:rPr>
        <w:t xml:space="preserve"> </w:t>
      </w:r>
      <w:commentRangeEnd w:id="560"/>
      <w:r w:rsidR="00CD0AB3">
        <w:rPr>
          <w:rStyle w:val="Kommentarsreferens"/>
        </w:rPr>
        <w:commentReference w:id="560"/>
      </w:r>
      <w:r w:rsidR="00862F0C">
        <w:rPr>
          <w:rFonts w:eastAsiaTheme="minorEastAsia" w:cstheme="minorHAnsi"/>
        </w:rPr>
        <w:fldChar w:fldCharType="begin"/>
      </w:r>
      <w:r w:rsidR="009927EB">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C7173A">
        <w:rPr>
          <w:rFonts w:eastAsiaTheme="minorEastAsia" w:cstheme="minorHAnsi"/>
          <w:lang w:val="en-GB"/>
        </w:rPr>
        <w:t>H</w:t>
      </w:r>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8F136F">
        <w:rPr>
          <w:rFonts w:eastAsiaTheme="minorEastAsia" w:cstheme="minorHAnsi"/>
          <w:lang w:val="en-GB"/>
        </w:rPr>
        <w:t>is</w:t>
      </w:r>
      <w:r w:rsidR="008F136F" w:rsidRPr="00972C7F">
        <w:rPr>
          <w:rFonts w:eastAsiaTheme="minorEastAsia" w:cstheme="minorHAnsi"/>
          <w:lang w:val="en-GB"/>
        </w:rPr>
        <w:t xml:space="preserve"> </w:t>
      </w:r>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sidRPr="00AE4A5F">
        <w:rPr>
          <w:rFonts w:eastAsiaTheme="minorEastAsia" w:cstheme="minorHAnsi"/>
          <w:lang w:val="en-GB"/>
          <w:rPrChange w:id="561" w:author="Anna Gårdmark" w:date="2020-05-27T11:34:00Z">
            <w:rPr>
              <w:rFonts w:eastAsiaTheme="minorEastAsia" w:cstheme="minorHAnsi"/>
            </w:rPr>
          </w:rPrChange>
        </w:rPr>
        <w:instrText xml:space="preserve"> exponent]: Type I</w:instrText>
      </w:r>
      <w:r w:rsidR="00592C85">
        <w:rPr>
          <w:rFonts w:eastAsiaTheme="minorEastAsia" w:cstheme="minorHAnsi"/>
        </w:rPr>
        <w:instrText>: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w:t>
      </w:r>
      <w:r w:rsidR="004530A8">
        <w:rPr>
          <w:rFonts w:eastAsiaTheme="minorEastAsia" w:cstheme="minorHAnsi"/>
          <w:lang w:val="en-GB"/>
        </w:rPr>
        <w:fldChar w:fldCharType="end"/>
      </w:r>
      <w:commentRangeStart w:id="562"/>
      <w:r w:rsidR="00706253" w:rsidRPr="008F2458">
        <w:rPr>
          <w:rFonts w:eastAsiaTheme="minorEastAsia" w:cstheme="minorHAnsi"/>
          <w:lang w:val="en-GB"/>
        </w:rPr>
        <w:t>.</w:t>
      </w:r>
      <w:commentRangeEnd w:id="562"/>
      <w:r w:rsidR="00FC200E">
        <w:rPr>
          <w:rStyle w:val="Kommentarsreferens"/>
        </w:rPr>
        <w:commentReference w:id="562"/>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r w:rsidR="00CB68F0">
        <w:rPr>
          <w:rFonts w:eastAsiaTheme="minorEastAsia" w:cstheme="minorHAnsi"/>
          <w:lang w:val="en-GB"/>
        </w:rPr>
        <w:t xml:space="preserve"> due to variation between species</w:t>
      </w:r>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lang w:val="en-GB"/>
        </w:rPr>
        <w:t xml:space="preserve">(Glazier 2005; Rall </w:t>
      </w:r>
      <w:r w:rsidR="00592C85" w:rsidRPr="00592C85">
        <w:rPr>
          <w:i/>
          <w:iCs/>
          <w:lang w:val="en-GB"/>
        </w:rPr>
        <w:t>et al.</w:t>
      </w:r>
      <w:r w:rsidR="00592C85" w:rsidRPr="00592C85">
        <w:rPr>
          <w:lang w:val="en-GB"/>
        </w:rPr>
        <w:t xml:space="preserve"> 2012; Jerde </w:t>
      </w:r>
      <w:r w:rsidR="00592C85" w:rsidRPr="00592C85">
        <w:rPr>
          <w:i/>
          <w:iCs/>
          <w:lang w:val="en-GB"/>
        </w:rPr>
        <w:t>et al.</w:t>
      </w:r>
      <w:r w:rsidR="00592C85" w:rsidRPr="00592C85">
        <w:rPr>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A179F3">
        <w:rPr>
          <w:rFonts w:eastAsiaTheme="minorEastAsia" w:cstheme="minorHAnsi"/>
          <w:lang w:val="en-GB"/>
        </w:rPr>
        <w:t>, ideally over ontogeny</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ins w:id="563" w:author="Anna Gårdmark" w:date="2020-06-22T13:56:00Z">
        <w:r w:rsidR="00CD0AB3">
          <w:rPr>
            <w:rFonts w:eastAsiaTheme="minorEastAsia" w:cstheme="minorHAnsi"/>
            <w:lang w:val="en-GB"/>
          </w:rPr>
          <w:t xml:space="preserve">temperatures </w:t>
        </w:r>
      </w:ins>
      <w:r w:rsidR="00882D8C" w:rsidRPr="004559BC">
        <w:rPr>
          <w:rFonts w:eastAsiaTheme="minorEastAsia" w:cstheme="minorHAnsi"/>
          <w:lang w:val="en-GB"/>
        </w:rPr>
        <w:t xml:space="preserve">below </w:t>
      </w:r>
      <w:ins w:id="564" w:author="Anna Gårdmark" w:date="2020-06-22T13:56:00Z">
        <w:r w:rsidR="00CD0AB3">
          <w:rPr>
            <w:rFonts w:eastAsiaTheme="minorEastAsia" w:cstheme="minorHAnsi"/>
            <w:lang w:val="en-GB"/>
          </w:rPr>
          <w:t>those that maximize the rates (</w:t>
        </w:r>
      </w:ins>
      <w:ins w:id="565" w:author="Anna Gårdmark" w:date="2020-06-22T13:57:00Z">
        <w:r w:rsidR="00CD0AB3">
          <w:rPr>
            <w:rFonts w:eastAsiaTheme="minorEastAsia" w:cstheme="minorHAnsi"/>
            <w:lang w:val="en-GB"/>
          </w:rPr>
          <w:t>‘</w:t>
        </w:r>
      </w:ins>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ins w:id="566" w:author="Anna Gårdmark" w:date="2020-06-22T13:57:00Z">
        <w:r w:rsidR="00CD0AB3">
          <w:rPr>
            <w:rFonts w:eastAsiaTheme="minorEastAsia" w:cstheme="minorHAnsi"/>
            <w:lang w:val="en-GB"/>
          </w:rPr>
          <w:t>’)</w:t>
        </w:r>
      </w:ins>
      <w:r w:rsidR="009C241A" w:rsidRPr="004559BC">
        <w:rPr>
          <w:rFonts w:eastAsiaTheme="minorEastAsia" w:cstheme="minorHAnsi"/>
          <w:lang w:val="en-GB"/>
        </w:rPr>
        <w:t xml:space="preserve">, we find </w:t>
      </w:r>
      <w:del w:id="567" w:author="Jan Ohlberger" w:date="2020-05-22T15:38:00Z">
        <w:r w:rsidR="00E35A11" w:rsidRPr="004559BC" w:rsidDel="000C69F2">
          <w:rPr>
            <w:rFonts w:eastAsiaTheme="minorEastAsia" w:cstheme="minorHAnsi"/>
            <w:lang w:val="en-GB"/>
          </w:rPr>
          <w:delText xml:space="preserve">it probable </w:delText>
        </w:r>
      </w:del>
      <w:r w:rsidR="009C241A" w:rsidRPr="004559BC">
        <w:rPr>
          <w:rFonts w:eastAsiaTheme="minorEastAsia" w:cstheme="minorHAnsi"/>
          <w:lang w:val="en-GB"/>
        </w:rPr>
        <w:t xml:space="preserve">that </w:t>
      </w:r>
      <w:commentRangeStart w:id="568"/>
      <w:r w:rsidR="00594BEA" w:rsidRPr="00972C7F">
        <w:rPr>
          <w:rFonts w:eastAsiaTheme="minorEastAsia" w:cstheme="minorHAnsi"/>
          <w:lang w:val="en-GB"/>
        </w:rPr>
        <w:t>activation energies</w:t>
      </w:r>
      <w:r w:rsidR="00436066" w:rsidRPr="004559BC">
        <w:rPr>
          <w:rFonts w:eastAsiaTheme="minorEastAsia" w:cstheme="minorHAnsi"/>
          <w:lang w:val="en-GB"/>
        </w:rPr>
        <w:t xml:space="preserve"> </w:t>
      </w:r>
      <w:commentRangeEnd w:id="568"/>
      <w:r w:rsidR="000C69F2">
        <w:rPr>
          <w:rStyle w:val="Kommentarsreferens"/>
        </w:rPr>
        <w:commentReference w:id="568"/>
      </w:r>
      <w:r w:rsidR="00436066" w:rsidRPr="004559BC">
        <w:rPr>
          <w:rFonts w:eastAsiaTheme="minorEastAsia" w:cstheme="minorHAnsi"/>
          <w:lang w:val="en-GB"/>
        </w:rPr>
        <w:t>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w:t>
      </w:r>
      <w:proofErr w:type="gramStart"/>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w:proofErr w:type="gramEnd"/>
      <m:oMath>
        <m:r>
          <m:rPr>
            <m:sty m:val="p"/>
          </m:rPr>
          <w:rPr>
            <w:rFonts w:ascii="Cambria Math" w:eastAsiaTheme="minorEastAsia" w:hAnsi="Cambria Math" w:cstheme="minorHAnsi"/>
            <w:lang w:val="en-GB"/>
          </w:rPr>
          <m:t>eV</m:t>
        </m:r>
      </m:oMath>
      <w:r w:rsidR="00A15983">
        <w:rPr>
          <w:rFonts w:eastAsiaTheme="minorEastAsia" w:cstheme="minorHAnsi"/>
          <w:lang w:val="en-GB"/>
        </w:rPr>
        <w:t xml:space="preserve">. This </w:t>
      </w:r>
      <w:r w:rsidR="00DE23CD">
        <w:rPr>
          <w:rFonts w:eastAsiaTheme="minorEastAsia" w:cstheme="minorHAnsi"/>
          <w:lang w:val="en-GB"/>
        </w:rPr>
        <w:t xml:space="preserve">means </w:t>
      </w:r>
      <w:r w:rsidR="00F455E5" w:rsidRPr="004559BC">
        <w:rPr>
          <w:rFonts w:eastAsiaTheme="minorEastAsia" w:cstheme="minorHAnsi"/>
          <w:lang w:val="en-GB"/>
        </w:rPr>
        <w:t>that a “</w:t>
      </w:r>
      <w:commentRangeStart w:id="569"/>
      <w:commentRangeStart w:id="570"/>
      <w:r w:rsidR="00F455E5" w:rsidRPr="004559BC">
        <w:rPr>
          <w:rFonts w:eastAsiaTheme="minorEastAsia" w:cstheme="minorHAnsi"/>
          <w:lang w:val="en-GB"/>
        </w:rPr>
        <w:t>metabolic mismatch</w:t>
      </w:r>
      <w:commentRangeEnd w:id="569"/>
      <w:r w:rsidR="00FB3F60">
        <w:rPr>
          <w:rStyle w:val="Kommentarsreferens"/>
        </w:rPr>
        <w:commentReference w:id="569"/>
      </w:r>
      <w:commentRangeEnd w:id="570"/>
      <w:r w:rsidR="00CD0AB3">
        <w:rPr>
          <w:rStyle w:val="Kommentarsreferens"/>
        </w:rPr>
        <w:commentReference w:id="570"/>
      </w:r>
      <w:r w:rsidR="007C713C" w:rsidRPr="004559BC">
        <w:rPr>
          <w:rFonts w:eastAsiaTheme="minorEastAsia" w:cstheme="minorHAnsi"/>
          <w:lang w:val="en-GB"/>
        </w:rPr>
        <w:t>”</w:t>
      </w:r>
      <w:r w:rsidR="00F455E5" w:rsidRPr="004559BC">
        <w:rPr>
          <w:rFonts w:eastAsiaTheme="minorEastAsia" w:cstheme="minorHAnsi"/>
          <w:lang w:val="en-GB"/>
        </w:rPr>
        <w:t xml:space="preserve"> does not occur </w:t>
      </w:r>
      <w:r w:rsidR="001C393C">
        <w:rPr>
          <w:rFonts w:eastAsiaTheme="minorEastAsia" w:cstheme="minorHAnsi"/>
          <w:lang w:val="en-GB"/>
        </w:rPr>
        <w:t xml:space="preserve">in this </w:t>
      </w:r>
      <w:r w:rsidR="00F455E5" w:rsidRPr="004559BC">
        <w:rPr>
          <w:rFonts w:eastAsiaTheme="minorEastAsia" w:cstheme="minorHAnsi"/>
          <w:lang w:val="en-GB"/>
        </w:rPr>
        <w:t>temperature</w:t>
      </w:r>
      <w:r w:rsidR="001C393C">
        <w:rPr>
          <w:rFonts w:eastAsiaTheme="minorEastAsia" w:cstheme="minorHAnsi"/>
          <w:lang w:val="en-GB"/>
        </w:rPr>
        <w:t xml:space="preserve"> range</w:t>
      </w:r>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r w:rsidR="00771D06">
        <w:rPr>
          <w:rFonts w:eastAsiaTheme="minorEastAsia" w:cstheme="minorHAnsi"/>
          <w:lang w:val="en-GB"/>
        </w:rPr>
        <w:t>over a larger temperature range</w:t>
      </w:r>
      <w:commentRangeStart w:id="571"/>
      <w:r w:rsidR="00771D06">
        <w:rPr>
          <w:rFonts w:eastAsiaTheme="minorEastAsia" w:cstheme="minorHAnsi"/>
          <w:lang w:val="en-GB"/>
        </w:rPr>
        <w:t xml:space="preserve">, </w:t>
      </w:r>
      <w:r w:rsidR="00180552">
        <w:rPr>
          <w:rFonts w:eastAsiaTheme="minorEastAsia" w:cstheme="minorHAnsi"/>
          <w:lang w:val="en-GB"/>
        </w:rPr>
        <w:t xml:space="preserve">the </w:t>
      </w:r>
      <w:r w:rsidR="004B1839" w:rsidRPr="004559BC">
        <w:rPr>
          <w:rFonts w:eastAsiaTheme="minorEastAsia" w:cstheme="minorHAnsi"/>
          <w:lang w:val="en-GB"/>
        </w:rPr>
        <w:t xml:space="preserve">intraspecific </w:t>
      </w:r>
      <w:r w:rsidR="00745CFC" w:rsidRPr="004559BC">
        <w:rPr>
          <w:rFonts w:eastAsiaTheme="minorEastAsia" w:cstheme="minorHAnsi"/>
          <w:lang w:val="en-GB"/>
        </w:rPr>
        <w:t>thermal responses for maximum consumption rate are unimodal</w:t>
      </w:r>
      <w:r w:rsidR="000371F5">
        <w:rPr>
          <w:rFonts w:eastAsiaTheme="minorEastAsia" w:cstheme="minorHAnsi"/>
          <w:lang w:val="en-GB"/>
        </w:rPr>
        <w:t xml:space="preserve"> </w:t>
      </w:r>
      <w:commentRangeEnd w:id="571"/>
      <w:r w:rsidR="000C69F2">
        <w:rPr>
          <w:rStyle w:val="Kommentarsreferens"/>
        </w:rPr>
        <w:commentReference w:id="571"/>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AE4A5F">
        <w:rPr>
          <w:rFonts w:eastAsiaTheme="minorEastAsia" w:cstheme="minorHAnsi"/>
          <w:lang w:val="en-GB"/>
          <w:rPrChange w:id="572" w:author="Anna Gårdmark" w:date="2020-05-27T11:34:00Z">
            <w:rPr>
              <w:rFonts w:eastAsiaTheme="minorEastAsia" w:cstheme="minorHAnsi"/>
            </w:rPr>
          </w:rPrChange>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AE4A5F">
        <w:rPr>
          <w:lang w:val="en-GB"/>
          <w:rPrChange w:id="573" w:author="Anna Gårdmark" w:date="2020-05-27T11:34:00Z">
            <w:rPr/>
          </w:rPrChange>
        </w:rPr>
        <w:t xml:space="preserve">(Englund </w:t>
      </w:r>
      <w:r w:rsidR="009D6C25" w:rsidRPr="00AE4A5F">
        <w:rPr>
          <w:i/>
          <w:iCs/>
          <w:lang w:val="en-GB"/>
          <w:rPrChange w:id="574" w:author="Anna Gårdmark" w:date="2020-05-27T11:34:00Z">
            <w:rPr>
              <w:i/>
              <w:iCs/>
            </w:rPr>
          </w:rPrChange>
        </w:rPr>
        <w:t>et al.</w:t>
      </w:r>
      <w:r w:rsidR="009D6C25" w:rsidRPr="00AE4A5F">
        <w:rPr>
          <w:lang w:val="en-GB"/>
          <w:rPrChange w:id="575" w:author="Anna Gårdmark" w:date="2020-05-27T11:34:00Z">
            <w:rPr/>
          </w:rPrChange>
        </w:rPr>
        <w:t xml:space="preserve"> 2011; Rall </w:t>
      </w:r>
      <w:r w:rsidR="009D6C25" w:rsidRPr="00AE4A5F">
        <w:rPr>
          <w:i/>
          <w:iCs/>
          <w:lang w:val="en-GB"/>
          <w:rPrChange w:id="576" w:author="Anna Gårdmark" w:date="2020-05-27T11:34:00Z">
            <w:rPr>
              <w:i/>
              <w:iCs/>
            </w:rPr>
          </w:rPrChange>
        </w:rPr>
        <w:t>et al.</w:t>
      </w:r>
      <w:r w:rsidR="009D6C25" w:rsidRPr="00AE4A5F">
        <w:rPr>
          <w:lang w:val="en-GB"/>
          <w:rPrChange w:id="577" w:author="Anna Gårdmark" w:date="2020-05-27T11:34:00Z">
            <w:rPr/>
          </w:rPrChange>
        </w:rPr>
        <w:t xml:space="preserve"> 2012; Jutfelt </w:t>
      </w:r>
      <w:r w:rsidR="009D6C25" w:rsidRPr="00AE4A5F">
        <w:rPr>
          <w:i/>
          <w:iCs/>
          <w:lang w:val="en-GB"/>
          <w:rPrChange w:id="578" w:author="Anna Gårdmark" w:date="2020-05-27T11:34:00Z">
            <w:rPr>
              <w:i/>
              <w:iCs/>
            </w:rPr>
          </w:rPrChange>
        </w:rPr>
        <w:t>et al.</w:t>
      </w:r>
      <w:r w:rsidR="009D6C25" w:rsidRPr="00AE4A5F">
        <w:rPr>
          <w:lang w:val="en-GB"/>
          <w:rPrChange w:id="579" w:author="Anna Gårdmark" w:date="2020-05-27T11:34:00Z">
            <w:rPr/>
          </w:rPrChange>
        </w:rPr>
        <w:t xml:space="preserve"> 2020)</w:t>
      </w:r>
      <w:r w:rsidR="004A5143">
        <w:rPr>
          <w:rFonts w:eastAsiaTheme="minorEastAsia" w:cstheme="minorHAnsi"/>
        </w:rPr>
        <w:fldChar w:fldCharType="end"/>
      </w:r>
      <w:r w:rsidR="000160D4" w:rsidRPr="00AE4A5F">
        <w:rPr>
          <w:rFonts w:eastAsiaTheme="minorEastAsia" w:cstheme="minorHAnsi"/>
          <w:lang w:val="en-GB"/>
          <w:rPrChange w:id="580" w:author="Anna Gårdmark" w:date="2020-05-27T11:34:00Z">
            <w:rPr>
              <w:rFonts w:eastAsiaTheme="minorEastAsia" w:cstheme="minorHAnsi"/>
            </w:rPr>
          </w:rPrChange>
        </w:rPr>
        <w:t xml:space="preserve"> (Fig. 4)</w:t>
      </w:r>
      <w:r w:rsidR="001B54EE" w:rsidRPr="00AE4A5F">
        <w:rPr>
          <w:rFonts w:eastAsiaTheme="minorEastAsia" w:cstheme="minorHAnsi"/>
          <w:lang w:val="en-GB"/>
          <w:rPrChange w:id="581" w:author="Anna Gårdmark" w:date="2020-05-27T11:34:00Z">
            <w:rPr>
              <w:rFonts w:eastAsiaTheme="minorEastAsia" w:cstheme="minorHAnsi"/>
            </w:rPr>
          </w:rPrChange>
        </w:rPr>
        <w:t>, and a</w:t>
      </w:r>
      <w:r w:rsidR="000B7460" w:rsidRPr="00AE4A5F">
        <w:rPr>
          <w:rFonts w:eastAsiaTheme="minorEastAsia" w:cstheme="minorHAnsi"/>
          <w:lang w:val="en-GB"/>
          <w:rPrChange w:id="582" w:author="Anna Gårdmark" w:date="2020-05-27T11:34:00Z">
            <w:rPr>
              <w:rFonts w:eastAsiaTheme="minorEastAsia" w:cstheme="minorHAnsi"/>
            </w:rPr>
          </w:rPrChange>
        </w:rPr>
        <w:t xml:space="preserve"> </w:t>
      </w:r>
      <w:r w:rsidR="00C60B50" w:rsidRPr="004559BC">
        <w:rPr>
          <w:rFonts w:eastAsiaTheme="minorEastAsia" w:cstheme="minorHAnsi"/>
          <w:lang w:val="en-GB"/>
        </w:rPr>
        <w:t xml:space="preserve">mismatch </w:t>
      </w:r>
      <w:r w:rsidR="000532CC">
        <w:rPr>
          <w:rFonts w:eastAsiaTheme="minorEastAsia" w:cstheme="minorHAnsi"/>
          <w:lang w:val="en-GB"/>
        </w:rPr>
        <w:t xml:space="preserve">can therefore </w:t>
      </w:r>
      <w:r w:rsidR="00C60B50" w:rsidRPr="004559BC">
        <w:rPr>
          <w:rFonts w:eastAsiaTheme="minorEastAsia" w:cstheme="minorHAnsi"/>
          <w:lang w:val="en-GB"/>
        </w:rPr>
        <w:t xml:space="preserve">occur </w:t>
      </w:r>
      <w:del w:id="583" w:author="Jan Ohlberger" w:date="2020-05-22T15:42:00Z">
        <w:r w:rsidR="001B54EE" w:rsidDel="00036D8F">
          <w:rPr>
            <w:rFonts w:eastAsiaTheme="minorEastAsia" w:cstheme="minorHAnsi"/>
            <w:lang w:val="en-GB"/>
          </w:rPr>
          <w:delText xml:space="preserve">first </w:delText>
        </w:r>
      </w:del>
      <w:r w:rsidR="00C60B50" w:rsidRPr="004559BC">
        <w:rPr>
          <w:rFonts w:eastAsiaTheme="minorEastAsia" w:cstheme="minorHAnsi"/>
          <w:lang w:val="en-GB"/>
        </w:rPr>
        <w:t>at higher temperatures</w:t>
      </w:r>
      <w:r w:rsidR="001B54EE">
        <w:rPr>
          <w:rFonts w:eastAsiaTheme="minorEastAsia" w:cstheme="minorHAnsi"/>
          <w:lang w:val="en-GB"/>
        </w:rPr>
        <w:t xml:space="preserve">. This </w:t>
      </w:r>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growth </w:t>
      </w:r>
      <w:r w:rsidR="00022932">
        <w:rPr>
          <w:rFonts w:eastAsiaTheme="minorEastAsia" w:cstheme="minorHAnsi"/>
          <w:lang w:val="en-GB"/>
        </w:rPr>
        <w:t xml:space="preserve">rates </w:t>
      </w:r>
      <w:del w:id="584" w:author="Jan Ohlberger" w:date="2020-05-22T15:42:00Z">
        <w:r w:rsidR="00022932" w:rsidDel="00D3571A">
          <w:rPr>
            <w:rFonts w:eastAsiaTheme="minorEastAsia" w:cstheme="minorHAnsi"/>
            <w:lang w:val="en-GB"/>
          </w:rPr>
          <w:delText xml:space="preserve">also </w:delText>
        </w:r>
      </w:del>
      <w:r w:rsidR="00022932">
        <w:rPr>
          <w:rFonts w:eastAsiaTheme="minorEastAsia" w:cstheme="minorHAnsi"/>
          <w:lang w:val="en-GB"/>
        </w:rPr>
        <w:t>reaching a</w:t>
      </w:r>
      <w:ins w:id="585" w:author="Jan Ohlberger" w:date="2020-05-22T15:42:00Z">
        <w:r w:rsidR="00D3571A">
          <w:rPr>
            <w:rFonts w:eastAsiaTheme="minorEastAsia" w:cstheme="minorHAnsi"/>
            <w:lang w:val="en-GB"/>
          </w:rPr>
          <w:t>n</w:t>
        </w:r>
      </w:ins>
      <w:r w:rsidR="00022932">
        <w:rPr>
          <w:rFonts w:eastAsiaTheme="minorEastAsia" w:cstheme="minorHAnsi"/>
          <w:lang w:val="en-GB"/>
        </w:rPr>
        <w:t xml:space="preserve"> </w:t>
      </w:r>
      <w:r w:rsidR="00945C84">
        <w:rPr>
          <w:rFonts w:eastAsiaTheme="minorEastAsia" w:cstheme="minorHAnsi"/>
          <w:lang w:val="en-GB"/>
        </w:rPr>
        <w:t xml:space="preserve">optimum </w:t>
      </w:r>
      <w:r w:rsidR="00022932">
        <w:rPr>
          <w:rFonts w:eastAsiaTheme="minorEastAsia" w:cstheme="minorHAnsi"/>
          <w:lang w:val="en-GB"/>
        </w:rPr>
        <w:t xml:space="preserve">over </w:t>
      </w:r>
      <w:del w:id="586" w:author="Jan Ohlberger" w:date="2020-05-22T15:42:00Z">
        <w:r w:rsidR="0078550E" w:rsidDel="00D3571A">
          <w:rPr>
            <w:rFonts w:eastAsiaTheme="minorEastAsia" w:cstheme="minorHAnsi"/>
            <w:lang w:val="en-GB"/>
          </w:rPr>
          <w:delText xml:space="preserve"> </w:delText>
        </w:r>
      </w:del>
      <w:r w:rsidR="00022932">
        <w:rPr>
          <w:rFonts w:eastAsiaTheme="minorEastAsia" w:cstheme="minorHAnsi"/>
          <w:lang w:val="en-GB"/>
        </w:rPr>
        <w:t>temperature</w:t>
      </w:r>
      <w:r w:rsidR="0078550E">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r w:rsidR="005641E5">
        <w:rPr>
          <w:rFonts w:eastAsiaTheme="minorEastAsia" w:cstheme="minorHAnsi"/>
          <w:lang w:val="en-GB"/>
        </w:rPr>
        <w:t xml:space="preserve">aspect of </w:t>
      </w:r>
      <w:r w:rsidR="00D738F4" w:rsidRPr="004559BC">
        <w:rPr>
          <w:rFonts w:eastAsiaTheme="minorEastAsia" w:cstheme="minorHAnsi"/>
          <w:lang w:val="en-GB"/>
        </w:rPr>
        <w:t xml:space="preserve">accounting for </w:t>
      </w:r>
      <w:r w:rsidR="007A436C">
        <w:rPr>
          <w:rFonts w:eastAsiaTheme="minorEastAsia" w:cstheme="minorHAnsi"/>
          <w:lang w:val="en-GB"/>
        </w:rPr>
        <w:t xml:space="preserve">the </w:t>
      </w:r>
      <w:commentRangeStart w:id="587"/>
      <w:commentRangeStart w:id="588"/>
      <w:commentRangeStart w:id="589"/>
      <w:r w:rsidR="00D738F4" w:rsidRPr="004559BC">
        <w:rPr>
          <w:rFonts w:eastAsiaTheme="minorEastAsia" w:cstheme="minorHAnsi"/>
          <w:lang w:val="en-GB"/>
        </w:rPr>
        <w:t>body</w:t>
      </w:r>
      <w:r w:rsidR="0010623B">
        <w:rPr>
          <w:rFonts w:eastAsiaTheme="minorEastAsia" w:cstheme="minorHAnsi"/>
          <w:lang w:val="en-GB"/>
        </w:rPr>
        <w:t xml:space="preserve"> </w:t>
      </w:r>
      <w:r w:rsidR="00D738F4" w:rsidRPr="004559BC">
        <w:rPr>
          <w:rFonts w:eastAsiaTheme="minorEastAsia" w:cstheme="minorHAnsi"/>
          <w:lang w:val="en-GB"/>
        </w:rPr>
        <w:t xml:space="preserve">mass </w:t>
      </w:r>
      <w:r w:rsidR="005435F8">
        <w:rPr>
          <w:rFonts w:eastAsiaTheme="minorEastAsia" w:cstheme="minorHAnsi"/>
          <w:lang w:val="en-GB"/>
        </w:rPr>
        <w:t xml:space="preserve">dependence </w:t>
      </w:r>
      <w:r w:rsidR="00603E09">
        <w:rPr>
          <w:rFonts w:eastAsiaTheme="minorEastAsia" w:cstheme="minorHAnsi"/>
          <w:lang w:val="en-GB"/>
        </w:rPr>
        <w:t xml:space="preserve">of consumption and metabolism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587"/>
      <w:r w:rsidR="002C5859">
        <w:rPr>
          <w:rStyle w:val="Kommentarsreferens"/>
        </w:rPr>
        <w:commentReference w:id="587"/>
      </w:r>
      <w:commentRangeEnd w:id="588"/>
      <w:r w:rsidR="00C67825">
        <w:rPr>
          <w:rStyle w:val="Kommentarsreferens"/>
        </w:rPr>
        <w:commentReference w:id="588"/>
      </w:r>
      <w:commentRangeEnd w:id="589"/>
      <w:r w:rsidR="00603E09">
        <w:rPr>
          <w:rStyle w:val="Kommentarsreferens"/>
        </w:rPr>
        <w:commentReference w:id="589"/>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r w:rsidR="00893A75">
        <w:rPr>
          <w:rFonts w:eastAsiaTheme="minorEastAsia" w:cstheme="minorHAnsi"/>
          <w:lang w:val="en-GB"/>
        </w:rPr>
        <w:t>. This prediction</w:t>
      </w:r>
      <w:r w:rsidR="001C103B">
        <w:rPr>
          <w:rFonts w:eastAsiaTheme="minorEastAsia" w:cstheme="minorHAnsi"/>
          <w:lang w:val="en-GB"/>
        </w:rPr>
        <w:t xml:space="preserve"> from the simple model of net energy gain as a difference between </w:t>
      </w:r>
      <w:proofErr w:type="spellStart"/>
      <w:r w:rsidR="00842C86">
        <w:rPr>
          <w:rFonts w:eastAsiaTheme="minorEastAsia" w:cstheme="minorHAnsi"/>
          <w:lang w:val="en-GB"/>
        </w:rPr>
        <w:t>allometric</w:t>
      </w:r>
      <w:proofErr w:type="spellEnd"/>
      <w:r w:rsidR="00842C86">
        <w:rPr>
          <w:rFonts w:eastAsiaTheme="minorEastAsia" w:cstheme="minorHAnsi"/>
          <w:lang w:val="en-GB"/>
        </w:rPr>
        <w:t xml:space="preserve"> functions describing </w:t>
      </w:r>
      <w:r w:rsidR="001C103B">
        <w:rPr>
          <w:rFonts w:eastAsiaTheme="minorEastAsia" w:cstheme="minorHAnsi"/>
          <w:lang w:val="en-GB"/>
        </w:rPr>
        <w:t>energ</w:t>
      </w:r>
      <w:r w:rsidR="00106383">
        <w:rPr>
          <w:rFonts w:eastAsiaTheme="minorEastAsia" w:cstheme="minorHAnsi"/>
          <w:lang w:val="en-GB"/>
        </w:rPr>
        <w:t>etic costs and gains</w:t>
      </w:r>
      <w:r w:rsidR="000C05F6">
        <w:rPr>
          <w:rFonts w:eastAsiaTheme="minorEastAsia" w:cstheme="minorHAnsi"/>
          <w:lang w:val="en-GB"/>
        </w:rPr>
        <w:t xml:space="preserve"> </w:t>
      </w:r>
      <w:r w:rsidR="002C63A2">
        <w:rPr>
          <w:rFonts w:eastAsiaTheme="minorEastAsia" w:cstheme="minorHAnsi"/>
          <w:lang w:val="en-GB"/>
        </w:rPr>
        <w:t xml:space="preserve">is </w:t>
      </w:r>
      <w:r w:rsidR="00D738F4" w:rsidRPr="004559BC">
        <w:rPr>
          <w:rFonts w:eastAsiaTheme="minorEastAsia" w:cstheme="minorHAnsi"/>
          <w:lang w:val="en-GB"/>
        </w:rPr>
        <w:t xml:space="preserve">also </w:t>
      </w:r>
      <w:r w:rsidR="006847CC">
        <w:rPr>
          <w:rFonts w:eastAsiaTheme="minorEastAsia" w:cstheme="minorHAnsi"/>
          <w:lang w:val="en-GB"/>
        </w:rPr>
        <w:t>verif</w:t>
      </w:r>
      <w:r w:rsidR="002C63A2">
        <w:rPr>
          <w:rFonts w:eastAsiaTheme="minorEastAsia" w:cstheme="minorHAnsi"/>
          <w:lang w:val="en-GB"/>
        </w:rPr>
        <w:t>ied</w:t>
      </w:r>
      <w:r w:rsidR="006847CC">
        <w:rPr>
          <w:rFonts w:eastAsiaTheme="minorEastAsia" w:cstheme="minorHAnsi"/>
          <w:lang w:val="en-GB"/>
        </w:rPr>
        <w:t xml:space="preserve"> using independent </w:t>
      </w:r>
      <w:r w:rsidR="00D738F4" w:rsidRPr="004559BC">
        <w:rPr>
          <w:rFonts w:eastAsiaTheme="minorEastAsia" w:cstheme="minorHAnsi"/>
          <w:lang w:val="en-GB"/>
        </w:rPr>
        <w:t>experiment</w:t>
      </w:r>
      <w:r w:rsidR="00C96D4F">
        <w:rPr>
          <w:rFonts w:eastAsiaTheme="minorEastAsia" w:cstheme="minorHAnsi"/>
          <w:lang w:val="en-GB"/>
        </w:rPr>
        <w:t>al</w:t>
      </w:r>
      <w:r w:rsidR="00D738F4" w:rsidRPr="004559BC">
        <w:rPr>
          <w:rFonts w:eastAsiaTheme="minorEastAsia" w:cstheme="minorHAnsi"/>
          <w:lang w:val="en-GB"/>
        </w:rPr>
        <w:t xml:space="preserve"> growth data</w:t>
      </w:r>
      <w:commentRangeStart w:id="590"/>
      <w:r w:rsidR="00D738F4" w:rsidRPr="004559BC">
        <w:rPr>
          <w:rFonts w:eastAsiaTheme="minorEastAsia" w:cstheme="minorHAnsi"/>
          <w:lang w:val="en-GB"/>
        </w:rPr>
        <w:t>.</w:t>
      </w:r>
      <w:commentRangeEnd w:id="590"/>
      <w:r w:rsidR="0081666C">
        <w:rPr>
          <w:rStyle w:val="Kommentarsreferens"/>
        </w:rPr>
        <w:commentReference w:id="590"/>
      </w:r>
    </w:p>
    <w:p w14:paraId="7CD0A19A" w14:textId="14FEC440" w:rsidR="002C540D" w:rsidRPr="004559BC" w:rsidRDefault="005B553F" w:rsidP="00B503F2">
      <w:pPr>
        <w:spacing w:line="480" w:lineRule="auto"/>
        <w:ind w:firstLine="284"/>
        <w:contextualSpacing/>
        <w:jc w:val="both"/>
        <w:rPr>
          <w:rFonts w:eastAsiaTheme="minorEastAsia" w:cstheme="minorHAnsi"/>
          <w:lang w:val="en-GB"/>
        </w:rPr>
      </w:pPr>
      <w:del w:id="591" w:author="Jan Ohlberger" w:date="2020-05-22T15:44:00Z">
        <w:r w:rsidRPr="00972C7F" w:rsidDel="0081666C">
          <w:rPr>
            <w:rFonts w:eastAsiaTheme="minorEastAsia" w:cstheme="minorHAnsi"/>
            <w:lang w:val="en-GB"/>
          </w:rPr>
          <w:delText>That</w:delText>
        </w:r>
        <w:r w:rsidR="00BD7C54" w:rsidRPr="00972C7F" w:rsidDel="0081666C">
          <w:rPr>
            <w:rFonts w:eastAsiaTheme="minorEastAsia" w:cstheme="minorHAnsi"/>
            <w:lang w:val="en-GB"/>
          </w:rPr>
          <w:delText xml:space="preserve"> </w:delText>
        </w:r>
      </w:del>
      <w:ins w:id="592" w:author="Jan Ohlberger" w:date="2020-05-22T15:44:00Z">
        <w:r w:rsidR="0081666C">
          <w:rPr>
            <w:rFonts w:eastAsiaTheme="minorEastAsia" w:cstheme="minorHAnsi"/>
            <w:lang w:val="en-GB"/>
          </w:rPr>
          <w:t xml:space="preserve">Some previous studies </w:t>
        </w:r>
      </w:ins>
      <w:commentRangeStart w:id="593"/>
      <w:ins w:id="594" w:author="Anna Gårdmark" w:date="2020-06-22T14:01:00Z">
        <w:r w:rsidR="00CD0AB3">
          <w:rPr>
            <w:rFonts w:eastAsiaTheme="minorEastAsia" w:cstheme="minorHAnsi"/>
            <w:lang w:val="en-GB"/>
          </w:rPr>
          <w:t xml:space="preserve">have </w:t>
        </w:r>
        <w:commentRangeEnd w:id="593"/>
        <w:r w:rsidR="00CD0AB3">
          <w:rPr>
            <w:rStyle w:val="Kommentarsreferens"/>
          </w:rPr>
          <w:commentReference w:id="593"/>
        </w:r>
      </w:ins>
      <w:ins w:id="595" w:author="Jan Ohlberger" w:date="2020-05-22T15:45:00Z">
        <w:r w:rsidR="0081666C">
          <w:rPr>
            <w:rFonts w:eastAsiaTheme="minorEastAsia" w:cstheme="minorHAnsi"/>
            <w:lang w:val="en-GB"/>
          </w:rPr>
          <w:t>found</w:t>
        </w:r>
      </w:ins>
      <w:ins w:id="596" w:author="Jan Ohlberger" w:date="2020-05-22T15:44:00Z">
        <w:r w:rsidR="0081666C">
          <w:rPr>
            <w:rFonts w:eastAsiaTheme="minorEastAsia" w:cstheme="minorHAnsi"/>
            <w:lang w:val="en-GB"/>
          </w:rPr>
          <w:t xml:space="preserve"> declines in</w:t>
        </w:r>
        <w:r w:rsidR="0081666C" w:rsidRPr="00972C7F">
          <w:rPr>
            <w:rFonts w:eastAsiaTheme="minorEastAsia" w:cstheme="minorHAnsi"/>
            <w:lang w:val="en-GB"/>
          </w:rPr>
          <w:t xml:space="preserve"> </w:t>
        </w:r>
      </w:ins>
      <w:r w:rsidR="00BD7C54" w:rsidRPr="00972C7F">
        <w:rPr>
          <w:rFonts w:eastAsiaTheme="minorEastAsia" w:cstheme="minorHAnsi"/>
          <w:lang w:val="en-GB"/>
        </w:rPr>
        <w:t>optimum growth temperature</w:t>
      </w:r>
      <w:r w:rsidR="00B30878" w:rsidRPr="004559BC">
        <w:rPr>
          <w:rFonts w:eastAsiaTheme="minorEastAsia" w:cstheme="minorHAnsi"/>
          <w:lang w:val="en-GB"/>
        </w:rPr>
        <w:t xml:space="preserve">s </w:t>
      </w:r>
      <w:del w:id="597" w:author="Jan Ohlberger" w:date="2020-05-22T15:44:00Z">
        <w:r w:rsidR="00B30878" w:rsidRPr="004559BC" w:rsidDel="0081666C">
          <w:rPr>
            <w:rFonts w:eastAsiaTheme="minorEastAsia" w:cstheme="minorHAnsi"/>
            <w:lang w:val="en-GB"/>
          </w:rPr>
          <w:delText>decline</w:delText>
        </w:r>
        <w:r w:rsidRPr="00972C7F" w:rsidDel="0081666C">
          <w:rPr>
            <w:rFonts w:eastAsiaTheme="minorEastAsia" w:cstheme="minorHAnsi"/>
            <w:lang w:val="en-GB"/>
          </w:rPr>
          <w:delText xml:space="preserve"> </w:delText>
        </w:r>
      </w:del>
      <w:r w:rsidRPr="00972C7F">
        <w:rPr>
          <w:rFonts w:eastAsiaTheme="minorEastAsia" w:cstheme="minorHAnsi"/>
          <w:lang w:val="en-GB"/>
        </w:rPr>
        <w:t>with body size</w:t>
      </w:r>
      <w:del w:id="598" w:author="Jan Ohlberger" w:date="2020-05-22T15:44:00Z">
        <w:r w:rsidR="00BD7C54" w:rsidRPr="00972C7F" w:rsidDel="0081666C">
          <w:rPr>
            <w:rFonts w:eastAsiaTheme="minorEastAsia" w:cstheme="minorHAnsi"/>
            <w:lang w:val="en-GB"/>
          </w:rPr>
          <w:delText xml:space="preserve"> has been reported in some studies</w:delText>
        </w:r>
      </w:del>
      <w:r w:rsidR="00BD7C54" w:rsidRPr="00972C7F">
        <w:rPr>
          <w:rFonts w:eastAsiaTheme="minorEastAsia" w:cstheme="minorHAnsi"/>
          <w:lang w:val="en-GB"/>
        </w:rPr>
        <w:t xml:space="preserve">, </w:t>
      </w:r>
      <w:r w:rsidR="00526926" w:rsidRPr="00972C7F">
        <w:rPr>
          <w:rFonts w:eastAsiaTheme="minorEastAsia" w:cstheme="minorHAnsi"/>
          <w:lang w:val="en-GB"/>
        </w:rPr>
        <w:t xml:space="preserve">including </w:t>
      </w:r>
      <w:del w:id="599" w:author="Jan Ohlberger" w:date="2020-05-22T15:45:00Z">
        <w:r w:rsidR="00526926" w:rsidRPr="00972C7F" w:rsidDel="0081666C">
          <w:rPr>
            <w:rFonts w:eastAsiaTheme="minorEastAsia" w:cstheme="minorHAnsi"/>
            <w:lang w:val="en-GB"/>
          </w:rPr>
          <w:delText>but not limited to</w:delText>
        </w:r>
      </w:del>
      <w:ins w:id="600" w:author="Jan Ohlberger" w:date="2020-05-22T15:45:00Z">
        <w:r w:rsidR="0081666C">
          <w:rPr>
            <w:rFonts w:eastAsiaTheme="minorEastAsia" w:cstheme="minorHAnsi"/>
            <w:lang w:val="en-GB"/>
          </w:rPr>
          <w:t>for</w:t>
        </w:r>
      </w:ins>
      <w:r w:rsidR="00302BD0" w:rsidRPr="00972C7F">
        <w:rPr>
          <w:rFonts w:eastAsiaTheme="minorEastAsia" w:cstheme="minorHAnsi"/>
          <w:lang w:val="en-GB"/>
        </w:rPr>
        <w:t xml:space="preserve"> </w:t>
      </w:r>
      <w:r w:rsidR="00BD7C54" w:rsidRPr="00972C7F">
        <w:rPr>
          <w:rFonts w:eastAsiaTheme="minorEastAsia" w:cstheme="minorHAnsi"/>
          <w:lang w:val="en-GB"/>
        </w:rPr>
        <w:t>fish</w:t>
      </w:r>
      <w:ins w:id="601" w:author="Jan Ohlberger" w:date="2020-05-22T15:45:00Z">
        <w:r w:rsidR="0081666C">
          <w:rPr>
            <w:rFonts w:eastAsiaTheme="minorEastAsia" w:cstheme="minorHAnsi"/>
            <w:lang w:val="en-GB"/>
          </w:rPr>
          <w:t>es</w:t>
        </w:r>
      </w:ins>
      <w:r w:rsidR="00BD7C54" w:rsidRPr="00972C7F">
        <w:rPr>
          <w:rFonts w:eastAsiaTheme="minorEastAsia" w:cstheme="minorHAnsi"/>
          <w:lang w:val="en-GB"/>
        </w:rPr>
        <w:t xml:space="preserve">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AE4A5F">
        <w:rPr>
          <w:rFonts w:eastAsiaTheme="minorEastAsia" w:cstheme="minorHAnsi"/>
          <w:lang w:val="en-GB"/>
          <w:rPrChange w:id="602" w:author="Anna Gårdmark" w:date="2020-05-27T11:34:00Z">
            <w:rPr>
              <w:rFonts w:eastAsiaTheme="minorEastAsia" w:cstheme="minorHAnsi"/>
            </w:rPr>
          </w:rPrChange>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AE4A5F">
        <w:rPr>
          <w:lang w:val="en-GB"/>
          <w:rPrChange w:id="603" w:author="Anna Gårdmark" w:date="2020-05-27T11:34:00Z">
            <w:rPr/>
          </w:rPrChange>
        </w:rPr>
        <w:t xml:space="preserve">(Panov &amp; McQueen 1998; Steinarsson &amp; Imsland 2003; Björnsson </w:t>
      </w:r>
      <w:r w:rsidR="00D45FB7" w:rsidRPr="00AE4A5F">
        <w:rPr>
          <w:i/>
          <w:iCs/>
          <w:lang w:val="en-GB"/>
          <w:rPrChange w:id="604" w:author="Anna Gårdmark" w:date="2020-05-27T11:34:00Z">
            <w:rPr>
              <w:i/>
              <w:iCs/>
            </w:rPr>
          </w:rPrChange>
        </w:rPr>
        <w:t>et al.</w:t>
      </w:r>
      <w:r w:rsidR="00D45FB7" w:rsidRPr="00AE4A5F">
        <w:rPr>
          <w:lang w:val="en-GB"/>
          <w:rPrChange w:id="605" w:author="Anna Gårdmark" w:date="2020-05-27T11:34:00Z">
            <w:rPr/>
          </w:rPrChange>
        </w:rPr>
        <w:t xml:space="preserve"> 2007; Handeland </w:t>
      </w:r>
      <w:r w:rsidR="00D45FB7" w:rsidRPr="00AE4A5F">
        <w:rPr>
          <w:i/>
          <w:iCs/>
          <w:lang w:val="en-GB"/>
          <w:rPrChange w:id="606" w:author="Anna Gårdmark" w:date="2020-05-27T11:34:00Z">
            <w:rPr>
              <w:i/>
              <w:iCs/>
            </w:rPr>
          </w:rPrChange>
        </w:rPr>
        <w:t>et al.</w:t>
      </w:r>
      <w:r w:rsidR="00D45FB7" w:rsidRPr="00AE4A5F">
        <w:rPr>
          <w:lang w:val="en-GB"/>
          <w:rPrChange w:id="607" w:author="Anna Gårdmark" w:date="2020-05-27T11:34:00Z">
            <w:rPr/>
          </w:rPrChange>
        </w:rPr>
        <w:t xml:space="preserve"> 2008)</w:t>
      </w:r>
      <w:r w:rsidR="00BD7C54" w:rsidRPr="00BD7C54">
        <w:rPr>
          <w:rFonts w:eastAsiaTheme="minorEastAsia" w:cstheme="minorHAnsi"/>
        </w:rPr>
        <w:fldChar w:fldCharType="end"/>
      </w:r>
      <w:ins w:id="608" w:author="Jan Ohlberger" w:date="2020-05-22T15:45:00Z">
        <w:r w:rsidR="0081666C" w:rsidRPr="00AE4A5F">
          <w:rPr>
            <w:rFonts w:eastAsiaTheme="minorEastAsia" w:cstheme="minorHAnsi"/>
            <w:lang w:val="en-GB"/>
            <w:rPrChange w:id="609" w:author="Anna Gårdmark" w:date="2020-05-27T11:34:00Z">
              <w:rPr>
                <w:rFonts w:eastAsiaTheme="minorEastAsia" w:cstheme="minorHAnsi"/>
              </w:rPr>
            </w:rPrChange>
          </w:rPr>
          <w:t>, while others have not</w:t>
        </w:r>
      </w:ins>
      <w:del w:id="610" w:author="Jan Ohlberger" w:date="2020-05-22T15:45:00Z">
        <w:r w:rsidR="00D45D41" w:rsidRPr="00AE4A5F" w:rsidDel="0081666C">
          <w:rPr>
            <w:rFonts w:eastAsiaTheme="minorEastAsia" w:cstheme="minorHAnsi"/>
            <w:lang w:val="en-GB"/>
            <w:rPrChange w:id="611" w:author="Anna Gårdmark" w:date="2020-05-27T11:34:00Z">
              <w:rPr>
                <w:rFonts w:eastAsiaTheme="minorEastAsia" w:cstheme="minorHAnsi"/>
              </w:rPr>
            </w:rPrChange>
          </w:rPr>
          <w:delText>. However, this was not</w:delText>
        </w:r>
      </w:del>
      <w:ins w:id="612" w:author="Jan Ohlberger" w:date="2020-05-22T15:45:00Z">
        <w:r w:rsidR="0081666C" w:rsidRPr="00AE4A5F">
          <w:rPr>
            <w:rFonts w:eastAsiaTheme="minorEastAsia" w:cstheme="minorHAnsi"/>
            <w:lang w:val="en-GB"/>
            <w:rPrChange w:id="613" w:author="Anna Gårdmark" w:date="2020-05-27T11:34:00Z">
              <w:rPr>
                <w:rFonts w:eastAsiaTheme="minorEastAsia" w:cstheme="minorHAnsi"/>
              </w:rPr>
            </w:rPrChange>
          </w:rPr>
          <w:t>,</w:t>
        </w:r>
        <w:commentRangeStart w:id="614"/>
        <w:r w:rsidR="0081666C" w:rsidRPr="00AE4A5F">
          <w:rPr>
            <w:rFonts w:eastAsiaTheme="minorEastAsia" w:cstheme="minorHAnsi"/>
            <w:lang w:val="en-GB"/>
            <w:rPrChange w:id="615" w:author="Anna Gårdmark" w:date="2020-05-27T11:34:00Z">
              <w:rPr>
                <w:rFonts w:eastAsiaTheme="minorEastAsia" w:cstheme="minorHAnsi"/>
              </w:rPr>
            </w:rPrChange>
          </w:rPr>
          <w:t xml:space="preserve"> </w:t>
        </w:r>
      </w:ins>
      <w:del w:id="616" w:author="Jan Ohlberger" w:date="2020-05-22T15:45:00Z">
        <w:r w:rsidR="00D45D41" w:rsidRPr="00AE4A5F" w:rsidDel="0081666C">
          <w:rPr>
            <w:rFonts w:eastAsiaTheme="minorEastAsia" w:cstheme="minorHAnsi"/>
            <w:lang w:val="en-GB"/>
            <w:rPrChange w:id="617" w:author="Anna Gårdmark" w:date="2020-05-27T11:34:00Z">
              <w:rPr>
                <w:rFonts w:eastAsiaTheme="minorEastAsia" w:cstheme="minorHAnsi"/>
              </w:rPr>
            </w:rPrChange>
          </w:rPr>
          <w:delText xml:space="preserve"> found </w:delText>
        </w:r>
        <w:r w:rsidR="005D189E" w:rsidRPr="002D70E2" w:rsidDel="0081666C">
          <w:rPr>
            <w:rFonts w:eastAsiaTheme="minorEastAsia" w:cstheme="minorHAnsi"/>
            <w:lang w:val="en-GB"/>
          </w:rPr>
          <w:delText xml:space="preserve">for </w:delText>
        </w:r>
      </w:del>
      <w:r w:rsidR="005D189E" w:rsidRPr="002D70E2">
        <w:rPr>
          <w:rFonts w:eastAsiaTheme="minorEastAsia" w:cstheme="minorHAnsi"/>
          <w:lang w:val="en-GB"/>
        </w:rPr>
        <w:t>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 xml:space="preserve">Salmo </w:t>
      </w:r>
      <w:proofErr w:type="spellStart"/>
      <w:r w:rsidR="002B7CF7" w:rsidRPr="002D70E2">
        <w:rPr>
          <w:rFonts w:eastAsiaTheme="minorEastAsia" w:cstheme="minorHAnsi"/>
          <w:i/>
          <w:iCs/>
          <w:lang w:val="en-GB"/>
        </w:rPr>
        <w:t>trutta</w:t>
      </w:r>
      <w:proofErr w:type="spellEnd"/>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381A59" w:rsidRPr="00AE4A5F">
        <w:rPr>
          <w:rFonts w:eastAsiaTheme="minorEastAsia" w:cstheme="minorHAnsi"/>
          <w:lang w:val="en-GB"/>
          <w:rPrChange w:id="618" w:author="Anna Gårdmark" w:date="2020-05-27T11:34:00Z">
            <w:rPr>
              <w:rFonts w:eastAsiaTheme="minorEastAsia" w:cstheme="minorHAnsi"/>
            </w:rPr>
          </w:rPrChange>
        </w:rPr>
        <w:t xml:space="preserve"> </w:t>
      </w:r>
      <w:del w:id="619" w:author="Jan Ohlberger" w:date="2020-05-22T15:46:00Z">
        <w:r w:rsidR="00381A59" w:rsidRPr="00AE4A5F" w:rsidDel="0081666C">
          <w:rPr>
            <w:rFonts w:eastAsiaTheme="minorEastAsia" w:cstheme="minorHAnsi"/>
            <w:lang w:val="en-GB"/>
            <w:rPrChange w:id="620" w:author="Anna Gårdmark" w:date="2020-05-27T11:34:00Z">
              <w:rPr>
                <w:rFonts w:eastAsiaTheme="minorEastAsia" w:cstheme="minorHAnsi"/>
              </w:rPr>
            </w:rPrChange>
          </w:rPr>
          <w:delText>nor in</w:delText>
        </w:r>
      </w:del>
      <w:ins w:id="621" w:author="Jan Ohlberger" w:date="2020-05-22T15:46:00Z">
        <w:r w:rsidR="0081666C" w:rsidRPr="00AE4A5F">
          <w:rPr>
            <w:rFonts w:eastAsiaTheme="minorEastAsia" w:cstheme="minorHAnsi"/>
            <w:lang w:val="en-GB"/>
            <w:rPrChange w:id="622" w:author="Anna Gårdmark" w:date="2020-05-27T11:34:00Z">
              <w:rPr>
                <w:rFonts w:eastAsiaTheme="minorEastAsia" w:cstheme="minorHAnsi"/>
              </w:rPr>
            </w:rPrChange>
          </w:rPr>
          <w:t>and</w:t>
        </w:r>
      </w:ins>
      <w:r w:rsidR="00381A59" w:rsidRPr="00AE4A5F">
        <w:rPr>
          <w:rFonts w:eastAsiaTheme="minorEastAsia" w:cstheme="minorHAnsi"/>
          <w:lang w:val="en-GB"/>
          <w:rPrChange w:id="623" w:author="Anna Gårdmark" w:date="2020-05-27T11:34:00Z">
            <w:rPr>
              <w:rFonts w:eastAsiaTheme="minorEastAsia" w:cstheme="minorHAnsi"/>
            </w:rPr>
          </w:rPrChange>
        </w:rPr>
        <w:t xml:space="preserve"> sockeye salmon (</w:t>
      </w:r>
      <w:proofErr w:type="spellStart"/>
      <w:r w:rsidR="00381A59" w:rsidRPr="00AE4A5F">
        <w:rPr>
          <w:rFonts w:eastAsiaTheme="minorEastAsia" w:cstheme="minorHAnsi"/>
          <w:i/>
          <w:iCs/>
          <w:lang w:val="en-GB"/>
          <w:rPrChange w:id="624" w:author="Anna Gårdmark" w:date="2020-05-27T11:34:00Z">
            <w:rPr>
              <w:rFonts w:eastAsiaTheme="minorEastAsia" w:cstheme="minorHAnsi"/>
              <w:i/>
              <w:iCs/>
            </w:rPr>
          </w:rPrChange>
        </w:rPr>
        <w:t>Onchorhynchus</w:t>
      </w:r>
      <w:proofErr w:type="spellEnd"/>
      <w:r w:rsidR="00381A59" w:rsidRPr="00AE4A5F">
        <w:rPr>
          <w:rFonts w:eastAsiaTheme="minorEastAsia" w:cstheme="minorHAnsi"/>
          <w:i/>
          <w:iCs/>
          <w:lang w:val="en-GB"/>
          <w:rPrChange w:id="625" w:author="Anna Gårdmark" w:date="2020-05-27T11:34:00Z">
            <w:rPr>
              <w:rFonts w:eastAsiaTheme="minorEastAsia" w:cstheme="minorHAnsi"/>
              <w:i/>
              <w:iCs/>
            </w:rPr>
          </w:rPrChange>
        </w:rPr>
        <w:t xml:space="preserve"> </w:t>
      </w:r>
      <w:proofErr w:type="spellStart"/>
      <w:r w:rsidR="00381A59" w:rsidRPr="00AE4A5F">
        <w:rPr>
          <w:rFonts w:eastAsiaTheme="minorEastAsia" w:cstheme="minorHAnsi"/>
          <w:i/>
          <w:iCs/>
          <w:lang w:val="en-GB"/>
          <w:rPrChange w:id="626" w:author="Anna Gårdmark" w:date="2020-05-27T11:34:00Z">
            <w:rPr>
              <w:rFonts w:eastAsiaTheme="minorEastAsia" w:cstheme="minorHAnsi"/>
              <w:i/>
              <w:iCs/>
            </w:rPr>
          </w:rPrChange>
        </w:rPr>
        <w:t>nerka</w:t>
      </w:r>
      <w:proofErr w:type="spellEnd"/>
      <w:r w:rsidR="00381A59">
        <w:rPr>
          <w:rFonts w:eastAsiaTheme="minorEastAsia" w:cstheme="minorHAnsi"/>
          <w:lang w:val="en-GB"/>
        </w:rPr>
        <w:t xml:space="preserve">) </w:t>
      </w:r>
      <w:r w:rsidR="00381A59">
        <w:rPr>
          <w:rFonts w:eastAsiaTheme="minorEastAsia" w:cstheme="minorHAnsi"/>
          <w:lang w:val="en-GB"/>
        </w:rPr>
        <w:fldChar w:fldCharType="begin"/>
      </w:r>
      <w:r w:rsidR="005671FA">
        <w:rPr>
          <w:rFonts w:eastAsiaTheme="minorEastAsia" w:cstheme="minorHAnsi"/>
          <w:lang w:val="en-GB"/>
        </w:rPr>
        <w: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5671FA" w:rsidRPr="005671FA">
        <w:rPr>
          <w:lang w:val="en-GB"/>
        </w:rPr>
        <w:t xml:space="preserve">(Brett </w:t>
      </w:r>
      <w:r w:rsidR="005671FA" w:rsidRPr="005671FA">
        <w:rPr>
          <w:i/>
          <w:iCs/>
          <w:lang w:val="en-GB"/>
        </w:rPr>
        <w:t>et al.</w:t>
      </w:r>
      <w:r w:rsidR="005671FA" w:rsidRPr="005671FA">
        <w:rPr>
          <w:lang w:val="en-GB"/>
        </w:rPr>
        <w:t xml:space="preserve"> 1969)</w:t>
      </w:r>
      <w:r w:rsidR="00381A59">
        <w:rPr>
          <w:rFonts w:eastAsiaTheme="minorEastAsia" w:cstheme="minorHAnsi"/>
          <w:lang w:val="en-GB"/>
        </w:rPr>
        <w:fldChar w:fldCharType="end"/>
      </w:r>
      <w:commentRangeEnd w:id="614"/>
      <w:r w:rsidR="0081666C">
        <w:rPr>
          <w:rStyle w:val="Kommentarsreferens"/>
        </w:rPr>
        <w:commentReference w:id="614"/>
      </w:r>
      <w:r w:rsidR="005D189E" w:rsidRPr="002D70E2">
        <w:rPr>
          <w:rFonts w:eastAsiaTheme="minorEastAsia" w:cstheme="minorHAnsi"/>
          <w:lang w:val="en-GB"/>
        </w:rPr>
        <w:t xml:space="preserve">. </w:t>
      </w:r>
      <w:r w:rsidR="0035591B">
        <w:rPr>
          <w:rFonts w:eastAsiaTheme="minorEastAsia" w:cstheme="minorHAnsi"/>
          <w:lang w:val="en-GB"/>
        </w:rPr>
        <w:t>W</w:t>
      </w:r>
      <w:r w:rsidR="003153FC" w:rsidRPr="00972C7F">
        <w:rPr>
          <w:rFonts w:eastAsiaTheme="minorEastAsia" w:cstheme="minorHAnsi"/>
          <w:lang w:val="en-GB"/>
        </w:rPr>
        <w:t xml:space="preserve">e find </w:t>
      </w:r>
      <w:r w:rsidR="0042097F">
        <w:rPr>
          <w:rFonts w:eastAsiaTheme="minorEastAsia" w:cstheme="minorHAnsi"/>
          <w:lang w:val="en-GB"/>
        </w:rPr>
        <w:t xml:space="preserve">that for an </w:t>
      </w:r>
      <w:commentRangeStart w:id="627"/>
      <w:r w:rsidR="0042097F">
        <w:rPr>
          <w:rFonts w:eastAsiaTheme="minorEastAsia" w:cstheme="minorHAnsi"/>
          <w:lang w:val="en-GB"/>
        </w:rPr>
        <w:t>average fish</w:t>
      </w:r>
      <w:commentRangeEnd w:id="627"/>
      <w:r w:rsidR="00CD0AB3">
        <w:rPr>
          <w:rStyle w:val="Kommentarsreferens"/>
        </w:rPr>
        <w:commentReference w:id="627"/>
      </w:r>
      <w:r w:rsidR="0042097F">
        <w:rPr>
          <w:rFonts w:eastAsiaTheme="minorEastAsia" w:cstheme="minorHAnsi"/>
          <w:lang w:val="en-GB"/>
        </w:rPr>
        <w:t xml:space="preserve">, the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42097F">
        <w:rPr>
          <w:rFonts w:eastAsiaTheme="minorEastAsia" w:cstheme="minorHAnsi"/>
          <w:lang w:val="en-GB"/>
        </w:rPr>
        <w:t xml:space="preserve">it </w:t>
      </w:r>
      <w:r w:rsidR="00EA0E68">
        <w:rPr>
          <w:rFonts w:eastAsiaTheme="minorEastAsia" w:cstheme="minorHAnsi"/>
          <w:lang w:val="en-GB"/>
        </w:rPr>
        <w:t>grows in size</w:t>
      </w:r>
      <w:r w:rsidR="00897217">
        <w:rPr>
          <w:rFonts w:eastAsiaTheme="minorEastAsia" w:cstheme="minorHAnsi"/>
          <w:lang w:val="en-GB"/>
        </w:rPr>
        <w:t>, despite</w:t>
      </w:r>
      <w:ins w:id="628" w:author="Jan Ohlberger" w:date="2020-05-22T15:47:00Z">
        <w:r w:rsidR="008270A8">
          <w:rPr>
            <w:rFonts w:eastAsiaTheme="minorEastAsia" w:cstheme="minorHAnsi"/>
            <w:lang w:val="en-GB"/>
          </w:rPr>
          <w:t xml:space="preserve"> </w:t>
        </w:r>
      </w:ins>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8852A5">
        <w:rPr>
          <w:rFonts w:eastAsiaTheme="minorEastAsia" w:cstheme="minorHAnsi"/>
          <w:lang w:val="en-GB"/>
        </w:rPr>
        <w:t xml:space="preserve">only </w:t>
      </w:r>
      <w:r w:rsidR="00394CEC">
        <w:rPr>
          <w:rFonts w:eastAsiaTheme="minorEastAsia" w:cstheme="minorHAnsi"/>
          <w:lang w:val="en-GB"/>
        </w:rPr>
        <w:t>10</w:t>
      </w:r>
      <w:r w:rsidR="00A3059C" w:rsidRPr="00972C7F">
        <w:rPr>
          <w:rFonts w:eastAsiaTheme="minorEastAsia" w:cstheme="minorHAnsi"/>
          <w:lang w:val="en-GB"/>
        </w:rPr>
        <w:t xml:space="preserve">% of </w:t>
      </w:r>
      <w:r w:rsidR="00394CEC">
        <w:rPr>
          <w:rFonts w:eastAsiaTheme="minorEastAsia" w:cstheme="minorHAnsi"/>
          <w:lang w:val="en-GB"/>
        </w:rPr>
        <w:t xml:space="preserve">observations </w:t>
      </w:r>
      <w:r w:rsidR="00A3059C" w:rsidRPr="00972C7F">
        <w:rPr>
          <w:rFonts w:eastAsiaTheme="minorEastAsia" w:cstheme="minorHAnsi"/>
          <w:lang w:val="en-GB"/>
        </w:rPr>
        <w:t xml:space="preserve">are </w:t>
      </w:r>
      <w:r w:rsidR="00394CEC">
        <w:rPr>
          <w:rFonts w:eastAsiaTheme="minorEastAsia" w:cstheme="minorHAnsi"/>
          <w:lang w:val="en-GB"/>
        </w:rPr>
        <w:t>larger than 50</w:t>
      </w:r>
      <w:r w:rsidR="00A3059C" w:rsidRPr="00972C7F">
        <w:rPr>
          <w:rFonts w:eastAsiaTheme="minorEastAsia" w:cstheme="minorHAnsi"/>
          <w:lang w:val="en-GB"/>
        </w:rPr>
        <w:t>%</w:t>
      </w:r>
      <w:r w:rsidR="002C5859">
        <w:rPr>
          <w:rFonts w:eastAsiaTheme="minorEastAsia" w:cstheme="minorHAnsi"/>
          <w:lang w:val="en-GB"/>
        </w:rPr>
        <w:t xml:space="preserve"> of </w:t>
      </w:r>
      <w:r w:rsidR="00394CEC">
        <w:rPr>
          <w:rFonts w:eastAsiaTheme="minorEastAsia" w:cstheme="minorHAnsi"/>
          <w:lang w:val="en-GB"/>
        </w:rPr>
        <w:t>maturation size</w:t>
      </w:r>
      <w:r w:rsidR="00A3059C" w:rsidRPr="004559BC">
        <w:rPr>
          <w:rFonts w:eastAsiaTheme="minorEastAsia" w:cstheme="minorHAnsi"/>
          <w:lang w:val="en-GB"/>
        </w:rPr>
        <w:t>)</w:t>
      </w:r>
      <w:commentRangeStart w:id="629"/>
      <w:r w:rsidR="00B87E9C" w:rsidRPr="00972C7F">
        <w:rPr>
          <w:rFonts w:eastAsiaTheme="minorEastAsia" w:cstheme="minorHAnsi"/>
          <w:lang w:val="en-GB"/>
        </w:rPr>
        <w:t>.</w:t>
      </w:r>
      <w:commentRangeEnd w:id="629"/>
      <w:r w:rsidR="00EE2C16">
        <w:rPr>
          <w:rStyle w:val="Kommentarsreferens"/>
        </w:rPr>
        <w:commentReference w:id="629"/>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w:t>
      </w:r>
      <w:r w:rsidR="00EF6DFC">
        <w:rPr>
          <w:rFonts w:eastAsiaTheme="minorEastAsia" w:cstheme="minorHAnsi"/>
          <w:lang w:val="en-GB"/>
        </w:rPr>
        <w:lastRenderedPageBreak/>
        <w:t xml:space="preserve">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xml:space="preserve">. </w:t>
      </w:r>
      <w:commentRangeStart w:id="630"/>
      <w:r w:rsidR="00346AC4" w:rsidRPr="00972C7F">
        <w:rPr>
          <w:rFonts w:eastAsiaTheme="minorEastAsia" w:cstheme="minorHAnsi"/>
          <w:lang w:val="en-GB"/>
        </w:rPr>
        <w:t>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r w:rsidR="00FA469A">
        <w:rPr>
          <w:rFonts w:eastAsiaTheme="minorEastAsia" w:cstheme="minorHAnsi"/>
          <w:lang w:val="en-GB"/>
        </w:rPr>
        <w:t>warming</w:t>
      </w:r>
      <w:r w:rsidR="00FA469A" w:rsidRPr="004559BC">
        <w:rPr>
          <w:rFonts w:eastAsiaTheme="minorEastAsia" w:cstheme="minorHAnsi"/>
          <w:lang w:val="en-GB"/>
        </w:rPr>
        <w:t xml:space="preserve"> </w:t>
      </w:r>
      <w:proofErr w:type="gramStart"/>
      <w:r w:rsidR="00CC0301" w:rsidRPr="004559BC">
        <w:rPr>
          <w:rFonts w:eastAsiaTheme="minorEastAsia" w:cstheme="minorHAnsi"/>
          <w:lang w:val="en-GB"/>
        </w:rPr>
        <w:t>cannot only be explained</w:t>
      </w:r>
      <w:proofErr w:type="gramEnd"/>
      <w:r w:rsidR="00CC0301" w:rsidRPr="004559BC">
        <w:rPr>
          <w:rFonts w:eastAsiaTheme="minorEastAsia" w:cstheme="minorHAnsi"/>
          <w:lang w:val="en-GB"/>
        </w:rPr>
        <w:t xml:space="preserve">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w:t>
      </w:r>
      <w:r w:rsidR="00964560">
        <w:rPr>
          <w:rFonts w:eastAsiaTheme="minorEastAsia" w:cstheme="minorHAnsi"/>
          <w:lang w:val="en-GB"/>
        </w:rPr>
        <w:t>,</w:t>
      </w:r>
      <w:r w:rsidR="00EF2393" w:rsidRPr="004559BC">
        <w:rPr>
          <w:rFonts w:eastAsiaTheme="minorEastAsia" w:cstheme="minorHAnsi"/>
          <w:lang w:val="en-GB"/>
        </w:rPr>
        <w:t xml:space="preserve"> but</w:t>
      </w:r>
      <w:r w:rsidR="00770AB8" w:rsidRPr="004559BC">
        <w:rPr>
          <w:rFonts w:eastAsiaTheme="minorEastAsia" w:cstheme="minorHAnsi"/>
          <w:lang w:val="en-GB"/>
        </w:rPr>
        <w:t xml:space="preserve"> may also represent physiological constraints.</w:t>
      </w:r>
      <w:commentRangeEnd w:id="630"/>
      <w:r w:rsidR="0088272B">
        <w:rPr>
          <w:rStyle w:val="Kommentarsreferens"/>
        </w:rPr>
        <w:commentReference w:id="630"/>
      </w:r>
    </w:p>
    <w:p w14:paraId="2BDB8268" w14:textId="79894C65"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r w:rsidR="001F5201">
        <w:rPr>
          <w:rFonts w:eastAsiaTheme="minorEastAsia" w:cstheme="minorHAnsi"/>
          <w:lang w:val="en-GB"/>
        </w:rPr>
        <w:t xml:space="preserve">results from </w:t>
      </w:r>
      <w:r w:rsidR="008701DE" w:rsidRPr="004559BC">
        <w:rPr>
          <w:rFonts w:eastAsiaTheme="minorEastAsia" w:cstheme="minorHAnsi"/>
          <w:lang w:val="en-GB"/>
        </w:rPr>
        <w:t>experimental</w:t>
      </w:r>
      <w:r w:rsidR="001F5201">
        <w:rPr>
          <w:rFonts w:eastAsiaTheme="minorEastAsia" w:cstheme="minorHAnsi"/>
          <w:lang w:val="en-GB"/>
        </w:rPr>
        <w:t xml:space="preserve"> data</w:t>
      </w:r>
      <w:r w:rsidR="00297D1F" w:rsidRPr="00972C7F">
        <w:rPr>
          <w:rFonts w:eastAsiaTheme="minorEastAsia" w:cstheme="minorHAnsi"/>
          <w:lang w:val="en-GB"/>
        </w:rPr>
        <w:t xml:space="preserve"> </w:t>
      </w:r>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w:t>
      </w:r>
      <w:del w:id="631" w:author="Jan Ohlberger" w:date="2020-05-22T15:52:00Z">
        <w:r w:rsidR="00E056B2" w:rsidRPr="004559BC" w:rsidDel="00BB62EE">
          <w:rPr>
            <w:rFonts w:eastAsiaTheme="minorEastAsia" w:cstheme="minorHAnsi"/>
            <w:lang w:val="en-GB"/>
          </w:rPr>
          <w:delText xml:space="preserve">largely </w:delText>
        </w:r>
      </w:del>
      <w:r w:rsidR="00E056B2" w:rsidRPr="004559BC">
        <w:rPr>
          <w:rFonts w:eastAsiaTheme="minorEastAsia" w:cstheme="minorHAnsi"/>
          <w:lang w:val="en-GB"/>
        </w:rPr>
        <w:t>affect growth</w:t>
      </w:r>
      <w:r w:rsidR="008621F4">
        <w:rPr>
          <w:rFonts w:eastAsiaTheme="minorEastAsia" w:cstheme="minorHAnsi"/>
          <w:lang w:val="en-GB"/>
        </w:rPr>
        <w:t xml:space="preserve"> rates</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lang w:val="en-GB"/>
        </w:rPr>
        <w:t xml:space="preserve">(Brett </w:t>
      </w:r>
      <w:r w:rsidR="009C66FD" w:rsidRPr="009C66FD">
        <w:rPr>
          <w:i/>
          <w:iCs/>
          <w:lang w:val="en-GB"/>
        </w:rPr>
        <w:t>et al.</w:t>
      </w:r>
      <w:r w:rsidR="009C66FD" w:rsidRPr="009C66FD">
        <w:rPr>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A867AF">
        <w:rPr>
          <w:rFonts w:eastAsiaTheme="minorEastAsia" w:cstheme="minorHAnsi"/>
          <w:lang w:val="en-GB"/>
        </w:rPr>
        <w:t>In natural systems, species live in temperatures cooler than those maximizing growth (Fig.</w:t>
      </w:r>
      <w:r w:rsidR="00A867AF" w:rsidRPr="00291C08">
        <w:rPr>
          <w:rFonts w:eastAsiaTheme="minorEastAsia" w:cstheme="minorHAnsi"/>
          <w:lang w:val="en-GB"/>
        </w:rPr>
        <w:t xml:space="preserve"> </w:t>
      </w:r>
      <w:r w:rsidR="00A867AF" w:rsidRPr="00E906BC">
        <w:rPr>
          <w:rFonts w:eastAsiaTheme="minorEastAsia" w:cstheme="minorHAnsi"/>
          <w:lang w:val="en-GB"/>
        </w:rPr>
        <w:t>S</w:t>
      </w:r>
      <w:r w:rsidR="00291C08" w:rsidRPr="00E906BC">
        <w:rPr>
          <w:rFonts w:eastAsiaTheme="minorEastAsia" w:cstheme="minorHAnsi"/>
          <w:lang w:val="en-GB"/>
        </w:rPr>
        <w:t>14</w:t>
      </w:r>
      <w:r w:rsidR="00A867AF">
        <w:rPr>
          <w:rFonts w:eastAsiaTheme="minorEastAsia" w:cstheme="minorHAnsi"/>
          <w:lang w:val="en-GB"/>
        </w:rPr>
        <w:t xml:space="preserve">) </w:t>
      </w:r>
      <w:r w:rsidR="00A867AF">
        <w:rPr>
          <w:rFonts w:eastAsiaTheme="minorEastAsia" w:cstheme="minorHAnsi"/>
          <w:lang w:val="en-GB"/>
        </w:rPr>
        <w:fldChar w:fldCharType="begin"/>
      </w:r>
      <w:r w:rsidR="00A867AF">
        <w:rPr>
          <w:rFonts w:eastAsiaTheme="minorEastAsia" w:cstheme="minorHAnsi"/>
          <w:lang w:val="en-GB"/>
        </w:rPr>
        <w:instrText xml:space="preserve"> ADDIN ZOTERO_ITEM CSL_CITATION {"citationID":"a21ft3lj927","properties":{"formattedCitation":"(Bernhardt {\\i{}et al.} 2018)","plainCitation":"(Bernhardt et al. 2018)","noteIndex":0},"citationItems":[{"id":2032,"uris":["http://zotero.org/users/6116610/items/QY2JIHP7"],"uri":["http://zotero.org/users/6116610/items/QY2JIHP7"],"itemData":{"id":2032,"type":"article-journal","abstract":"As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lang w:val="en-GB"/>
        </w:rPr>
        <w:t xml:space="preserve">(Bernhardt </w:t>
      </w:r>
      <w:r w:rsidR="00A867AF" w:rsidRPr="00071D53">
        <w:rPr>
          <w:i/>
          <w:iCs/>
          <w:lang w:val="en-GB"/>
        </w:rPr>
        <w:t>et al.</w:t>
      </w:r>
      <w:r w:rsidR="00A867AF" w:rsidRPr="00071D53">
        <w:rPr>
          <w:lang w:val="en-GB"/>
        </w:rPr>
        <w:t xml:space="preserve"> 2018)</w:t>
      </w:r>
      <w:r w:rsidR="00A867AF">
        <w:rPr>
          <w:rFonts w:eastAsiaTheme="minorEastAsia" w:cstheme="minorHAnsi"/>
          <w:lang w:val="en-GB"/>
        </w:rPr>
        <w:fldChar w:fldCharType="end"/>
      </w:r>
      <w:r w:rsidR="00CB394F">
        <w:rPr>
          <w:rFonts w:eastAsiaTheme="minorEastAsia" w:cstheme="minorHAnsi"/>
          <w:lang w:val="en-GB"/>
        </w:rPr>
        <w:t xml:space="preserve">, </w:t>
      </w:r>
      <w:del w:id="632" w:author="Jan Ohlberger" w:date="2020-05-22T15:53:00Z">
        <w:r w:rsidR="00CB394F" w:rsidDel="00BB62EE">
          <w:rPr>
            <w:rFonts w:eastAsiaTheme="minorEastAsia" w:cstheme="minorHAnsi"/>
            <w:lang w:val="en-GB"/>
          </w:rPr>
          <w:delText xml:space="preserve">meaning </w:delText>
        </w:r>
      </w:del>
      <w:ins w:id="633" w:author="Jan Ohlberger" w:date="2020-05-22T15:53:00Z">
        <w:r w:rsidR="00BB62EE">
          <w:rPr>
            <w:rFonts w:eastAsiaTheme="minorEastAsia" w:cstheme="minorHAnsi"/>
            <w:lang w:val="en-GB"/>
          </w:rPr>
          <w:t xml:space="preserve">suggesting that </w:t>
        </w:r>
      </w:ins>
      <w:r w:rsidR="00CB394F">
        <w:rPr>
          <w:rFonts w:eastAsiaTheme="minorEastAsia" w:cstheme="minorHAnsi"/>
          <w:lang w:val="en-GB"/>
        </w:rPr>
        <w:t xml:space="preserve">initial warming </w:t>
      </w:r>
      <w:del w:id="634" w:author="Jan Ohlberger" w:date="2020-05-22T15:53:00Z">
        <w:r w:rsidR="00CB394F" w:rsidDel="00940731">
          <w:rPr>
            <w:rFonts w:eastAsiaTheme="minorEastAsia" w:cstheme="minorHAnsi"/>
            <w:lang w:val="en-GB"/>
          </w:rPr>
          <w:delText xml:space="preserve">may </w:delText>
        </w:r>
      </w:del>
      <w:r w:rsidR="00CB394F">
        <w:rPr>
          <w:rFonts w:eastAsiaTheme="minorEastAsia" w:cstheme="minorHAnsi"/>
          <w:lang w:val="en-GB"/>
        </w:rPr>
        <w:t>increase</w:t>
      </w:r>
      <w:ins w:id="635" w:author="Jan Ohlberger" w:date="2020-05-22T15:53:00Z">
        <w:r w:rsidR="00940731">
          <w:rPr>
            <w:rFonts w:eastAsiaTheme="minorEastAsia" w:cstheme="minorHAnsi"/>
            <w:lang w:val="en-GB"/>
          </w:rPr>
          <w:t>s</w:t>
        </w:r>
      </w:ins>
      <w:r w:rsidR="00CB394F">
        <w:rPr>
          <w:rFonts w:eastAsiaTheme="minorEastAsia" w:cstheme="minorHAnsi"/>
          <w:lang w:val="en-GB"/>
        </w:rPr>
        <w:t xml:space="preserve"> growth rates</w:t>
      </w:r>
      <w:commentRangeStart w:id="636"/>
      <w:r w:rsidR="00CB394F">
        <w:rPr>
          <w:rFonts w:eastAsiaTheme="minorEastAsia" w:cstheme="minorHAnsi"/>
          <w:lang w:val="en-GB"/>
        </w:rPr>
        <w:t>.</w:t>
      </w:r>
      <w:commentRangeEnd w:id="636"/>
      <w:r w:rsidR="00940731">
        <w:rPr>
          <w:rStyle w:val="Kommentarsreferens"/>
        </w:rPr>
        <w:commentReference w:id="636"/>
      </w:r>
      <w:r w:rsidR="00CB394F">
        <w:rPr>
          <w:rFonts w:eastAsiaTheme="minorEastAsia" w:cstheme="minorHAnsi"/>
          <w:lang w:val="en-GB"/>
        </w:rPr>
        <w:t xml:space="preserve"> </w:t>
      </w:r>
      <w:r w:rsidR="004E3442" w:rsidRPr="00AE4A5F">
        <w:rPr>
          <w:rFonts w:cstheme="minorHAnsi"/>
          <w:lang w:val="en-GB"/>
          <w:rPrChange w:id="637" w:author="Anna Gårdmark" w:date="2020-05-27T11:34:00Z">
            <w:rPr>
              <w:rFonts w:cstheme="minorHAnsi"/>
            </w:rPr>
          </w:rPrChange>
        </w:rPr>
        <w:t xml:space="preserve">Moreover, </w:t>
      </w:r>
      <w:r w:rsidR="005822FA">
        <w:rPr>
          <w:rFonts w:eastAsiaTheme="minorEastAsia" w:cstheme="minorHAnsi"/>
          <w:lang w:val="en-GB"/>
        </w:rPr>
        <w:t>r</w:t>
      </w:r>
      <w:r w:rsidR="00195E31">
        <w:rPr>
          <w:rFonts w:eastAsiaTheme="minorEastAsia" w:cstheme="minorHAnsi"/>
          <w:lang w:val="en-GB"/>
        </w:rPr>
        <w:t>ealized consumption rates</w:t>
      </w:r>
      <w:r w:rsidR="00264AA4">
        <w:rPr>
          <w:rFonts w:eastAsiaTheme="minorEastAsia" w:cstheme="minorHAnsi"/>
          <w:lang w:val="en-GB"/>
        </w:rPr>
        <w:t xml:space="preserve"> are not equal to maximum consumption rates </w:t>
      </w:r>
      <w:r w:rsidR="00B861F1">
        <w:rPr>
          <w:rFonts w:eastAsiaTheme="minorEastAsia" w:cstheme="minorHAnsi"/>
          <w:lang w:val="en-GB"/>
        </w:rPr>
        <w:t xml:space="preserve">but </w:t>
      </w:r>
      <w:r w:rsidR="00B669A3">
        <w:rPr>
          <w:rFonts w:eastAsiaTheme="minorEastAsia" w:cstheme="minorHAnsi"/>
          <w:lang w:val="en-GB"/>
        </w:rPr>
        <w:t xml:space="preserve">rather </w:t>
      </w:r>
      <w:r w:rsidR="00BA5DA6">
        <w:rPr>
          <w:rFonts w:eastAsiaTheme="minorEastAsia" w:cstheme="minorHAnsi"/>
          <w:lang w:val="en-GB"/>
        </w:rPr>
        <w:t xml:space="preserve">a fraction of the </w:t>
      </w:r>
      <w:r w:rsidR="00195E31">
        <w:rPr>
          <w:rFonts w:eastAsiaTheme="minorEastAsia" w:cstheme="minorHAnsi"/>
          <w:lang w:val="en-GB"/>
        </w:rPr>
        <w:t>maximum consumption rate (e.g. 20-70%)</w:t>
      </w:r>
      <w:r w:rsidR="00BA5DA6">
        <w:rPr>
          <w:rFonts w:eastAsiaTheme="minorEastAsia" w:cstheme="minorHAnsi"/>
          <w:lang w:val="en-GB"/>
        </w:rPr>
        <w:t xml:space="preserve"> </w:t>
      </w:r>
      <w:r w:rsidR="008E4FA3">
        <w:rPr>
          <w:rFonts w:eastAsiaTheme="minorEastAsia" w:cstheme="minorHAnsi"/>
          <w:lang w:val="en-GB"/>
        </w:rPr>
        <w:fldChar w:fldCharType="begin"/>
      </w:r>
      <w:r w:rsidR="005822FA">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J"},{"family":"Weininger","given":"David"}],"issued":{"date-parts":[["1977"]]}}},{"id":1643,"uris":["http://zotero.org/users/6116610/items/K43P9JFL"],"uri":["http://zotero.org/users/6116610/items/K43P9JFL"],"itemData":{"id":1643,"type":"article-journal","abstract":"Five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lang w:val="en-GB"/>
        </w:rPr>
        <w:t xml:space="preserve">(Kitchell </w:t>
      </w:r>
      <w:r w:rsidR="005822FA" w:rsidRPr="005822FA">
        <w:rPr>
          <w:i/>
          <w:iCs/>
          <w:lang w:val="en-GB"/>
        </w:rPr>
        <w:t>et al.</w:t>
      </w:r>
      <w:r w:rsidR="005822FA" w:rsidRPr="005822FA">
        <w:rPr>
          <w:lang w:val="en-GB"/>
        </w:rPr>
        <w:t xml:space="preserve"> 1977; Neuenfeldt </w:t>
      </w:r>
      <w:r w:rsidR="005822FA" w:rsidRPr="005822FA">
        <w:rPr>
          <w:i/>
          <w:iCs/>
          <w:lang w:val="en-GB"/>
        </w:rPr>
        <w:t>et al.</w:t>
      </w:r>
      <w:r w:rsidR="005822FA" w:rsidRPr="005822FA">
        <w:rPr>
          <w:lang w:val="en-GB"/>
        </w:rPr>
        <w:t xml:space="preserve"> 2019)</w:t>
      </w:r>
      <w:r w:rsidR="008E4FA3">
        <w:rPr>
          <w:rFonts w:eastAsiaTheme="minorEastAsia" w:cstheme="minorHAnsi"/>
          <w:lang w:val="en-GB"/>
        </w:rPr>
        <w:fldChar w:fldCharType="end"/>
      </w:r>
      <w:r w:rsidR="00D06707">
        <w:rPr>
          <w:rFonts w:eastAsiaTheme="minorEastAsia" w:cstheme="minorHAnsi"/>
          <w:lang w:val="en-GB"/>
        </w:rPr>
        <w:t>.</w:t>
      </w:r>
      <w:r w:rsidR="00BA5DA6">
        <w:rPr>
          <w:rFonts w:eastAsiaTheme="minorEastAsia" w:cstheme="minorHAnsi"/>
          <w:lang w:val="en-GB"/>
        </w:rPr>
        <w:t xml:space="preserve"> </w:t>
      </w:r>
      <w:r w:rsidR="0080211E">
        <w:rPr>
          <w:rFonts w:eastAsiaTheme="minorEastAsia" w:cstheme="minorHAnsi"/>
          <w:lang w:val="en-GB"/>
        </w:rPr>
        <w:t xml:space="preserve">Since </w:t>
      </w:r>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r w:rsidR="00342E9C">
        <w:rPr>
          <w:rFonts w:cstheme="minorHAnsi"/>
          <w:lang w:val="en-GB"/>
        </w:rPr>
        <w:t xml:space="preserve"> </w:t>
      </w:r>
      <w:r w:rsidR="0016441D" w:rsidRPr="00910CB8">
        <w:rPr>
          <w:rFonts w:cstheme="minorHAnsi"/>
        </w:rPr>
        <w:fldChar w:fldCharType="begin"/>
      </w:r>
      <w:r w:rsidR="0016441D"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6441D">
        <w:rPr>
          <w:rFonts w:cstheme="minorHAnsi"/>
        </w:rPr>
        <w:instrText>ﬁ</w:instrText>
      </w:r>
      <w:r w:rsidR="0016441D"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6441D">
        <w:rPr>
          <w:rFonts w:cstheme="minorHAnsi"/>
        </w:rPr>
        <w:instrText>ﬁ</w:instrText>
      </w:r>
      <w:r w:rsidR="0016441D"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6441D">
        <w:rPr>
          <w:rFonts w:cstheme="minorHAnsi"/>
        </w:rPr>
        <w:instrText>ﬁ</w:instrText>
      </w:r>
      <w:r w:rsidR="0016441D"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lang w:val="en-GB"/>
        </w:rPr>
        <w:t>(Huey &amp; Kingsolver 2019)</w:t>
      </w:r>
      <w:r w:rsidR="0016441D" w:rsidRPr="00910CB8">
        <w:rPr>
          <w:rFonts w:cstheme="minorHAnsi"/>
        </w:rPr>
        <w:fldChar w:fldCharType="end"/>
      </w:r>
      <w:r w:rsidR="00CC40F4">
        <w:rPr>
          <w:rFonts w:eastAsiaTheme="minorEastAsia" w:cstheme="minorHAnsi"/>
          <w:lang w:val="en-GB"/>
        </w:rPr>
        <w:t xml:space="preserve">, </w:t>
      </w:r>
      <w:r w:rsidR="007D5A89">
        <w:rPr>
          <w:rFonts w:eastAsiaTheme="minorEastAsia" w:cstheme="minorHAnsi"/>
          <w:lang w:val="en-GB"/>
        </w:rPr>
        <w:t>species may be negatively impacted by warming even when</w:t>
      </w:r>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r w:rsidR="007D5A89">
        <w:rPr>
          <w:rFonts w:eastAsiaTheme="minorEastAsia" w:cstheme="minorHAnsi"/>
          <w:lang w:val="en-GB"/>
        </w:rPr>
        <w:t xml:space="preserve">show they can maintain growth capacity at </w:t>
      </w:r>
      <w:r w:rsidR="00CA4043">
        <w:rPr>
          <w:rFonts w:eastAsiaTheme="minorEastAsia" w:cstheme="minorHAnsi"/>
          <w:lang w:val="en-GB"/>
        </w:rPr>
        <w:t>these</w:t>
      </w:r>
      <w:r w:rsidR="007D5A89">
        <w:rPr>
          <w:rFonts w:eastAsiaTheme="minorEastAsia" w:cstheme="minorHAnsi"/>
          <w:lang w:val="en-GB"/>
        </w:rPr>
        <w:t xml:space="preserve"> temperatures.</w:t>
      </w:r>
      <w:r w:rsidR="007C2FD5">
        <w:rPr>
          <w:rFonts w:eastAsiaTheme="minorEastAsia" w:cstheme="minorHAnsi"/>
          <w:lang w:val="en-GB"/>
        </w:rPr>
        <w:t xml:space="preserve"> </w:t>
      </w:r>
      <w:r w:rsidR="003A20C4">
        <w:rPr>
          <w:rFonts w:eastAsiaTheme="minorEastAsia" w:cstheme="minorHAnsi"/>
          <w:lang w:val="en-GB"/>
        </w:rPr>
        <w:t xml:space="preserve">In fact, </w:t>
      </w:r>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9927EB">
        <w:rPr>
          <w:rFonts w:cstheme="minorHAnsi"/>
          <w:lang w:val="en-GB"/>
        </w:rPr>
        <w:instrText xml:space="preserve"> ADDIN ZOTERO_ITEM CSL_CITATION {"citationID":"au214s33k5","properties":{"formattedCitation":"(Huss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lang w:val="en-GB"/>
        </w:rPr>
        <w:t xml:space="preserve">(Huss </w:t>
      </w:r>
      <w:r w:rsidR="00AA7C24" w:rsidRPr="009D6C25">
        <w:rPr>
          <w:i/>
          <w:iCs/>
          <w:lang w:val="en-GB"/>
        </w:rPr>
        <w:t>et al.</w:t>
      </w:r>
      <w:r w:rsidR="00AA7C24" w:rsidRPr="009D6C25">
        <w:rPr>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AA7C24">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lang w:val="en-GB"/>
        </w:rPr>
        <w:t xml:space="preserve">(Neuheimer </w:t>
      </w:r>
      <w:r w:rsidR="00AA7C24" w:rsidRPr="009D6C25">
        <w:rPr>
          <w:i/>
          <w:iCs/>
          <w:lang w:val="en-GB"/>
        </w:rPr>
        <w:t>et al.</w:t>
      </w:r>
      <w:r w:rsidR="00AA7C24" w:rsidRPr="009D6C25">
        <w:rPr>
          <w:lang w:val="en-GB"/>
        </w:rPr>
        <w:t xml:space="preserve"> 2011)</w:t>
      </w:r>
      <w:r w:rsidR="00AA7C24">
        <w:rPr>
          <w:rFonts w:cstheme="minorHAnsi"/>
        </w:rPr>
        <w:fldChar w:fldCharType="end"/>
      </w:r>
      <w:r w:rsidR="00AA7C24" w:rsidRPr="00AE4A5F">
        <w:rPr>
          <w:rFonts w:cstheme="minorHAnsi"/>
          <w:lang w:val="en-GB"/>
          <w:rPrChange w:id="638" w:author="Anna Gårdmark" w:date="2020-05-27T11:34:00Z">
            <w:rPr>
              <w:rFonts w:cstheme="minorHAnsi"/>
            </w:rPr>
          </w:rPrChange>
        </w:rPr>
        <w:t>.</w:t>
      </w:r>
      <w:r w:rsidR="00FB095A" w:rsidRPr="004559BC" w:rsidDel="002E412E">
        <w:rPr>
          <w:rFonts w:eastAsiaTheme="minorEastAsia" w:cstheme="minorHAnsi"/>
          <w:lang w:val="en-GB"/>
        </w:rPr>
        <w:t xml:space="preserve"> </w:t>
      </w:r>
      <w:r w:rsidR="00FB095A">
        <w:rPr>
          <w:rFonts w:eastAsiaTheme="minorEastAsia" w:cstheme="minorHAnsi"/>
          <w:lang w:val="en-GB"/>
        </w:rPr>
        <w:t>W</w:t>
      </w:r>
      <w:r w:rsidR="00BD5337">
        <w:rPr>
          <w:rFonts w:cstheme="minorHAnsi"/>
          <w:lang w:val="en-GB"/>
        </w:rPr>
        <w:t xml:space="preserve">hether or not </w:t>
      </w:r>
      <w:r w:rsidR="00C22EEF">
        <w:rPr>
          <w:rFonts w:cstheme="minorHAnsi"/>
          <w:lang w:val="en-GB"/>
        </w:rPr>
        <w:t xml:space="preserve">the </w:t>
      </w:r>
      <w:proofErr w:type="gramStart"/>
      <w:r w:rsidR="00C22EEF">
        <w:rPr>
          <w:rFonts w:cstheme="minorHAnsi"/>
          <w:lang w:val="en-GB"/>
        </w:rPr>
        <w:t>negative effects of warming will be first experienced by the largest fish</w:t>
      </w:r>
      <w:proofErr w:type="gramEnd"/>
      <w:r w:rsidR="00C22EEF">
        <w:rPr>
          <w:rFonts w:cstheme="minorHAnsi"/>
          <w:lang w:val="en-GB"/>
        </w:rPr>
        <w:t xml:space="preserve"> </w:t>
      </w:r>
      <w:r w:rsidR="000860FC">
        <w:rPr>
          <w:rFonts w:eastAsiaTheme="minorEastAsia" w:cstheme="minorHAnsi"/>
          <w:lang w:val="en-GB"/>
        </w:rPr>
        <w:t>depend</w:t>
      </w:r>
      <w:r w:rsidR="00C22EEF">
        <w:rPr>
          <w:rFonts w:eastAsiaTheme="minorEastAsia" w:cstheme="minorHAnsi"/>
          <w:lang w:val="en-GB"/>
        </w:rPr>
        <w:t>s</w:t>
      </w:r>
      <w:r w:rsidR="000860FC">
        <w:rPr>
          <w:rFonts w:eastAsiaTheme="minorEastAsia" w:cstheme="minorHAnsi"/>
          <w:lang w:val="en-GB"/>
        </w:rPr>
        <w:t xml:space="preserve"> on </w:t>
      </w:r>
      <w:r w:rsidR="002B378D" w:rsidRPr="004559BC">
        <w:rPr>
          <w:rFonts w:eastAsiaTheme="minorEastAsia" w:cstheme="minorHAnsi"/>
          <w:lang w:val="en-GB"/>
        </w:rPr>
        <w:t xml:space="preserve">if </w:t>
      </w:r>
      <w:r w:rsidR="00D56FB2">
        <w:rPr>
          <w:rFonts w:eastAsiaTheme="minorEastAsia" w:cstheme="minorHAnsi"/>
          <w:lang w:val="en-GB"/>
        </w:rPr>
        <w:t xml:space="preserve">they </w:t>
      </w:r>
      <w:r w:rsidR="0073415C" w:rsidRPr="004559BC">
        <w:rPr>
          <w:lang w:val="en-GB"/>
        </w:rPr>
        <w:t>live closer to their thermal optimum for growth.</w:t>
      </w:r>
      <w:r w:rsidR="0012070D" w:rsidRPr="004559BC">
        <w:rPr>
          <w:lang w:val="en-GB"/>
        </w:rPr>
        <w:t xml:space="preserve"> </w:t>
      </w:r>
      <w:r w:rsidR="00F72612">
        <w:rPr>
          <w:lang w:val="en-GB"/>
        </w:rPr>
        <w:t xml:space="preserve">They may for instance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t>Heincke’s</w:t>
      </w:r>
      <w:proofErr w:type="spellEnd"/>
      <w:r w:rsidR="00CD67B8" w:rsidRPr="004559BC">
        <w:rPr>
          <w:lang w:val="en-GB"/>
        </w:rPr>
        <w:t xml:space="preserve">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286C93">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lang w:val="en-GB"/>
        </w:rPr>
        <w:t>(Pörtner &amp; Knust 2007)</w:t>
      </w:r>
      <w:r w:rsidR="00286C93" w:rsidRPr="002D0961">
        <w:rPr>
          <w:rFonts w:eastAsiaTheme="minorEastAsia" w:cstheme="minorHAnsi"/>
        </w:rPr>
        <w:fldChar w:fldCharType="end"/>
      </w:r>
      <w:r w:rsidR="00286C93">
        <w:rPr>
          <w:rFonts w:eastAsiaTheme="minorEastAsia" w:cstheme="minorHAnsi"/>
          <w:lang w:val="en-GB"/>
        </w:rPr>
        <w:t xml:space="preserve">,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286C93">
        <w:rPr>
          <w:rFonts w:eastAsiaTheme="minorEastAsia" w:cstheme="minorHAnsi"/>
          <w:lang w:val="en-GB"/>
        </w:rPr>
        <w:t xml:space="preserve"> from warming</w:t>
      </w:r>
      <w:r w:rsidR="00930583" w:rsidRPr="004559BC">
        <w:rPr>
          <w:rFonts w:eastAsiaTheme="minorEastAsia" w:cstheme="minorHAnsi"/>
          <w:lang w:val="en-GB"/>
        </w:rPr>
        <w:t xml:space="preserve"> </w:t>
      </w:r>
      <w:r w:rsidR="00930583">
        <w:rPr>
          <w:rFonts w:eastAsiaTheme="minorEastAsia" w:cstheme="minorHAnsi"/>
        </w:rPr>
        <w:fldChar w:fldCharType="begin"/>
      </w:r>
      <w:r w:rsidR="009927EB">
        <w:rPr>
          <w:rFonts w:eastAsiaTheme="minorEastAsia" w:cstheme="minorHAnsi"/>
          <w:lang w:val="en-GB"/>
        </w:rPr>
        <w:instrText xml:space="preserve"> ADDIN ZOTERO_ITEM CSL_CITATION {"citationID":"ag7eb21mmv","properties":{"formattedCitation":"(Huss {\\i{}et al.} 2019)","plainCitation":"(Huss et al. 2019)","noteIndex":0},"citationItems":[{"id":"fdNyl4Ae/Eb4LwS8o","uris":["http://zotero.org/users/6116610/items/3XTZM82V"],"uri":["http://zotero.org/users/6116610/items/3XTZM82V"],"itemData":{"id":"JtKt9yLW/Rm8sr6r2","type":"article-journal","abstract":"A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lang w:val="en-GB"/>
        </w:rPr>
        <w:t xml:space="preserve">(Huss </w:t>
      </w:r>
      <w:r w:rsidR="009F48BC" w:rsidRPr="009F48BC">
        <w:rPr>
          <w:i/>
          <w:iCs/>
          <w:lang w:val="en-GB"/>
        </w:rPr>
        <w:t>et al.</w:t>
      </w:r>
      <w:r w:rsidR="009F48BC" w:rsidRPr="009F48BC">
        <w:rPr>
          <w:lang w:val="en-GB"/>
        </w:rPr>
        <w:t xml:space="preserve"> 2019)</w:t>
      </w:r>
      <w:r w:rsidR="00930583">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ins w:id="639" w:author="Jan Ohlberger" w:date="2020-05-22T15:57:00Z">
        <w:r w:rsidR="00940731">
          <w:rPr>
            <w:rFonts w:cstheme="minorHAnsi"/>
            <w:lang w:val="en-GB"/>
          </w:rPr>
          <w:t xml:space="preserve"> </w:t>
        </w:r>
      </w:ins>
      <w:del w:id="640" w:author="Jan Ohlberger" w:date="2020-05-22T15:57:00Z">
        <w:r w:rsidR="001449C9" w:rsidDel="00940731">
          <w:rPr>
            <w:rFonts w:cstheme="minorHAnsi"/>
            <w:lang w:val="en-GB"/>
          </w:rPr>
          <w:delText xml:space="preserve">, </w:delText>
        </w:r>
      </w:del>
      <w:r w:rsidR="001449C9">
        <w:rPr>
          <w:rFonts w:cstheme="minorHAnsi"/>
          <w:lang w:val="en-GB"/>
        </w:rPr>
        <w:t>for all individuals in a population</w:t>
      </w:r>
      <w:del w:id="641" w:author="Jan Ohlberger" w:date="2020-05-22T15:57:00Z">
        <w:r w:rsidR="001449C9" w:rsidDel="00940731">
          <w:rPr>
            <w:rFonts w:cstheme="minorHAnsi"/>
            <w:lang w:val="en-GB"/>
          </w:rPr>
          <w:delText>,</w:delText>
        </w:r>
      </w:del>
      <w:r w:rsidR="007A565B" w:rsidRPr="004559BC">
        <w:rPr>
          <w:rFonts w:cstheme="minorHAnsi"/>
          <w:lang w:val="en-GB"/>
        </w:rPr>
        <w:t xml:space="preserve"> </w:t>
      </w:r>
      <w:r w:rsidR="00DD56B6" w:rsidRPr="00972C7F">
        <w:rPr>
          <w:rFonts w:cstheme="minorHAnsi"/>
          <w:lang w:val="en-GB"/>
        </w:rPr>
        <w:t xml:space="preserve">is a simplification </w:t>
      </w:r>
      <w:commentRangeStart w:id="642"/>
      <w:r w:rsidR="00DD56B6" w:rsidRPr="00972C7F">
        <w:rPr>
          <w:rFonts w:cstheme="minorHAnsi"/>
          <w:lang w:val="en-GB"/>
        </w:rPr>
        <w:t xml:space="preserve">that </w:t>
      </w:r>
      <w:del w:id="643" w:author="Jan Ohlberger" w:date="2020-05-22T15:58:00Z">
        <w:r w:rsidR="00DD56B6" w:rsidRPr="00972C7F" w:rsidDel="005D123C">
          <w:rPr>
            <w:rFonts w:cstheme="minorHAnsi"/>
            <w:lang w:val="en-GB"/>
          </w:rPr>
          <w:delText xml:space="preserve">may </w:delText>
        </w:r>
      </w:del>
      <w:ins w:id="644" w:author="Jan Ohlberger" w:date="2020-05-22T15:58:00Z">
        <w:r w:rsidR="005D123C">
          <w:rPr>
            <w:rFonts w:cstheme="minorHAnsi"/>
            <w:lang w:val="en-GB"/>
          </w:rPr>
          <w:t>can bias prediction of</w:t>
        </w:r>
        <w:r w:rsidR="005D123C" w:rsidRPr="00972C7F">
          <w:rPr>
            <w:rFonts w:cstheme="minorHAnsi"/>
            <w:lang w:val="en-GB"/>
          </w:rPr>
          <w:t xml:space="preserve"> </w:t>
        </w:r>
      </w:ins>
      <w:del w:id="645" w:author="Jan Ohlberger" w:date="2020-05-22T15:58:00Z">
        <w:r w:rsidR="00DD56B6" w:rsidRPr="00972C7F" w:rsidDel="005D123C">
          <w:rPr>
            <w:rFonts w:cstheme="minorHAnsi"/>
            <w:lang w:val="en-GB"/>
          </w:rPr>
          <w:delText xml:space="preserve">not always be warranted in </w:delText>
        </w:r>
      </w:del>
      <w:del w:id="646" w:author="Jan Ohlberger" w:date="2020-05-22T15:59:00Z">
        <w:r w:rsidR="00DD56B6" w:rsidRPr="00972C7F" w:rsidDel="007A4220">
          <w:rPr>
            <w:rFonts w:cstheme="minorHAnsi"/>
            <w:lang w:val="en-GB"/>
          </w:rPr>
          <w:delText xml:space="preserve">a </w:delText>
        </w:r>
      </w:del>
      <w:ins w:id="647" w:author="Jan Ohlberger" w:date="2020-05-22T15:59:00Z">
        <w:r w:rsidR="007A4220">
          <w:rPr>
            <w:rFonts w:cstheme="minorHAnsi"/>
            <w:lang w:val="en-GB"/>
          </w:rPr>
          <w:t xml:space="preserve">the biological impacts of </w:t>
        </w:r>
      </w:ins>
      <w:r w:rsidR="00DD56B6" w:rsidRPr="00972C7F">
        <w:rPr>
          <w:rFonts w:cstheme="minorHAnsi"/>
          <w:lang w:val="en-GB"/>
        </w:rPr>
        <w:t>climate change</w:t>
      </w:r>
      <w:del w:id="648" w:author="Jan Ohlberger" w:date="2020-05-22T15:59:00Z">
        <w:r w:rsidR="00DD56B6" w:rsidRPr="00972C7F" w:rsidDel="007A4220">
          <w:rPr>
            <w:rFonts w:cstheme="minorHAnsi"/>
            <w:lang w:val="en-GB"/>
          </w:rPr>
          <w:delText xml:space="preserve"> </w:delText>
        </w:r>
      </w:del>
      <w:del w:id="649" w:author="Jan Ohlberger" w:date="2020-05-22T15:58:00Z">
        <w:r w:rsidR="00DD56B6" w:rsidRPr="00972C7F" w:rsidDel="005D123C">
          <w:rPr>
            <w:rFonts w:cstheme="minorHAnsi"/>
            <w:lang w:val="en-GB"/>
          </w:rPr>
          <w:delText>context</w:delText>
        </w:r>
      </w:del>
      <w:r w:rsidR="00DD56B6" w:rsidRPr="00972C7F">
        <w:rPr>
          <w:rFonts w:cstheme="minorHAnsi"/>
          <w:lang w:val="en-GB"/>
        </w:rPr>
        <w:t>.</w:t>
      </w:r>
      <w:r w:rsidR="00987493" w:rsidRPr="004559BC">
        <w:rPr>
          <w:rFonts w:cstheme="minorHAnsi"/>
          <w:lang w:val="en-GB"/>
        </w:rPr>
        <w:t xml:space="preserve"> </w:t>
      </w:r>
      <w:commentRangeEnd w:id="642"/>
      <w:r w:rsidR="000C19A1">
        <w:rPr>
          <w:rStyle w:val="Kommentarsreferens"/>
        </w:rPr>
        <w:commentReference w:id="642"/>
      </w:r>
    </w:p>
    <w:p w14:paraId="67F427F7" w14:textId="160C88B2"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lang w:val="en-GB"/>
        </w:rPr>
        <w:t>(Pütter 1920)</w:t>
      </w:r>
      <w:r w:rsidR="003866F7">
        <w:rPr>
          <w:rFonts w:eastAsiaTheme="minorEastAsia" w:cstheme="minorHAnsi"/>
        </w:rPr>
        <w:fldChar w:fldCharType="end"/>
      </w:r>
      <w:r w:rsidR="001A1712">
        <w:rPr>
          <w:rFonts w:eastAsiaTheme="minorEastAsia" w:cstheme="minorHAnsi"/>
          <w:lang w:val="en-GB"/>
        </w:rPr>
        <w:t xml:space="preserve">. </w:t>
      </w:r>
      <w:r w:rsidR="008E2EAD">
        <w:rPr>
          <w:rFonts w:eastAsiaTheme="minorEastAsia" w:cstheme="minorHAnsi"/>
          <w:lang w:val="en-GB"/>
        </w:rPr>
        <w:t xml:space="preserve">In these models,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w:t>
      </w:r>
      <w:ins w:id="650" w:author="Anna Gårdmark" w:date="2020-06-24T15:18:00Z">
        <w:r w:rsidR="00EB7942">
          <w:rPr>
            <w:rFonts w:eastAsiaTheme="minorEastAsia" w:cstheme="minorHAnsi"/>
            <w:lang w:val="en-GB"/>
          </w:rPr>
          <w:t xml:space="preserve">body </w:t>
        </w:r>
      </w:ins>
      <w:r w:rsidR="00013DDC" w:rsidRPr="004559BC">
        <w:rPr>
          <w:rFonts w:eastAsiaTheme="minorEastAsia" w:cstheme="minorHAnsi"/>
          <w:lang w:val="en-GB"/>
        </w:rPr>
        <w:t xml:space="preserve">size </w:t>
      </w:r>
      <w:r w:rsidR="006926E6" w:rsidRPr="00972C7F">
        <w:rPr>
          <w:rFonts w:eastAsiaTheme="minorEastAsia" w:cstheme="minorHAnsi"/>
          <w:lang w:val="en-GB"/>
        </w:rPr>
        <w:t>under two conditions:</w:t>
      </w:r>
      <w:r w:rsidR="009E7470">
        <w:rPr>
          <w:rFonts w:eastAsiaTheme="minorEastAsia" w:cstheme="minorHAnsi"/>
          <w:lang w:val="en-GB"/>
        </w:rPr>
        <w:t xml:space="preserve"> (1)</w:t>
      </w:r>
      <w:r w:rsidR="006926E6" w:rsidRPr="00972C7F">
        <w:rPr>
          <w:rFonts w:eastAsiaTheme="minorEastAsia" w:cstheme="minorHAnsi"/>
          <w:lang w:val="en-GB"/>
        </w:rPr>
        <w:t xml:space="preserve"> </w:t>
      </w:r>
      <w:commentRangeStart w:id="651"/>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commentRangeEnd w:id="651"/>
      <w:r w:rsidR="00D11D33">
        <w:rPr>
          <w:rStyle w:val="Kommentarsreferens"/>
        </w:rPr>
        <w:commentReference w:id="651"/>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9E7470">
        <w:rPr>
          <w:rFonts w:eastAsiaTheme="minorEastAsia" w:cstheme="minorHAnsi"/>
          <w:lang w:val="en-GB"/>
        </w:rPr>
        <w:t xml:space="preserve">(2)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lang w:val="en-GB"/>
        </w:rPr>
        <w:t xml:space="preserve">(Morita </w:t>
      </w:r>
      <w:r w:rsidR="006750E1" w:rsidRPr="006750E1">
        <w:rPr>
          <w:i/>
          <w:iCs/>
          <w:lang w:val="en-GB"/>
        </w:rPr>
        <w:t>et al.</w:t>
      </w:r>
      <w:r w:rsidR="006750E1" w:rsidRPr="006750E1">
        <w:rPr>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lastRenderedPageBreak/>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proofErr w:type="gramStart"/>
      <w:r w:rsidR="00992EBD" w:rsidRPr="00972C7F">
        <w:rPr>
          <w:rFonts w:eastAsiaTheme="minorEastAsia" w:cstheme="minorHAnsi"/>
          <w:lang w:val="en-GB"/>
        </w:rPr>
        <w:t>has been debated</w:t>
      </w:r>
      <w:proofErr w:type="gramEnd"/>
      <w:r w:rsidR="00992EBD" w:rsidRPr="00972C7F">
        <w:rPr>
          <w:rFonts w:eastAsiaTheme="minorEastAsia" w:cstheme="minorHAnsi"/>
          <w:lang w:val="en-GB"/>
        </w:rPr>
        <w:t xml:space="preserve"> recently</w:t>
      </w:r>
      <w:commentRangeStart w:id="652"/>
      <w:r w:rsidR="00992EBD" w:rsidRPr="00972C7F">
        <w:rPr>
          <w:rFonts w:eastAsiaTheme="minorEastAsia" w:cstheme="minorHAnsi"/>
          <w:lang w:val="en-GB"/>
        </w:rPr>
        <w:t>.</w:t>
      </w:r>
      <w:commentRangeEnd w:id="652"/>
      <w:r w:rsidR="00EB7942">
        <w:rPr>
          <w:rStyle w:val="Kommentarsreferens"/>
        </w:rPr>
        <w:commentReference w:id="652"/>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r w:rsidR="00392323">
        <w:rPr>
          <w:rFonts w:eastAsiaTheme="minorEastAsia" w:cstheme="minorHAnsi"/>
          <w:lang w:val="en-GB"/>
        </w:rPr>
        <w:t xml:space="preserve"> – </w:t>
      </w:r>
      <w:r w:rsidR="00F70DFF">
        <w:rPr>
          <w:rFonts w:eastAsiaTheme="minorEastAsia" w:cstheme="minorHAnsi"/>
          <w:lang w:val="en-GB"/>
        </w:rPr>
        <w:t>a</w:t>
      </w:r>
      <w:r w:rsidR="00392323">
        <w:rPr>
          <w:rFonts w:eastAsiaTheme="minorEastAsia" w:cstheme="minorHAnsi"/>
          <w:lang w:val="en-GB"/>
        </w:rPr>
        <w:t xml:space="preserve"> </w:t>
      </w:r>
      <w:r w:rsidR="00F70DFF">
        <w:rPr>
          <w:rFonts w:eastAsiaTheme="minorEastAsia" w:cstheme="minorHAnsi"/>
          <w:lang w:val="en-GB"/>
        </w:rPr>
        <w:t>speci</w:t>
      </w:r>
      <w:r w:rsidR="00DA58A4">
        <w:rPr>
          <w:rFonts w:eastAsiaTheme="minorEastAsia" w:cstheme="minorHAnsi"/>
          <w:lang w:val="en-GB"/>
        </w:rPr>
        <w:t>al</w:t>
      </w:r>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r w:rsidR="00392323">
        <w:rPr>
          <w:rFonts w:eastAsiaTheme="minorEastAsia" w:cstheme="minorHAnsi"/>
          <w:lang w:val="en-GB"/>
        </w:rPr>
        <w:t xml:space="preserve">– it </w:t>
      </w:r>
      <w:proofErr w:type="gramStart"/>
      <w:r w:rsidR="00392323">
        <w:rPr>
          <w:rFonts w:eastAsiaTheme="minorEastAsia" w:cstheme="minorHAnsi"/>
          <w:lang w:val="en-GB"/>
        </w:rPr>
        <w:t>is assumed</w:t>
      </w:r>
      <w:proofErr w:type="gramEnd"/>
      <w:r w:rsidR="00C41597">
        <w:rPr>
          <w:rFonts w:eastAsiaTheme="minorEastAsia" w:cstheme="minorHAnsi"/>
          <w:lang w:val="en-GB"/>
        </w:rPr>
        <w:t xml:space="preserve"> </w:t>
      </w:r>
      <w:r w:rsidR="00F70DFF">
        <w:rPr>
          <w:rFonts w:eastAsiaTheme="minorEastAsia" w:cstheme="minorHAnsi"/>
          <w:lang w:val="en-GB"/>
        </w:rPr>
        <w:t xml:space="preserve">that catabolism is proportional to body mass </w:t>
      </w:r>
      <w:r w:rsidR="00C41597">
        <w:rPr>
          <w:rFonts w:eastAsiaTheme="minorEastAsia" w:cstheme="minorHAnsi"/>
          <w:lang w:val="en-GB"/>
        </w:rPr>
        <w:t>(</w:t>
      </w:r>
      <m:oMath>
        <m:r>
          <w:rPr>
            <w:rFonts w:ascii="Cambria Math" w:eastAsiaTheme="minorEastAsia" w:hAnsi="Cambria Math" w:cstheme="minorHAnsi"/>
            <w:lang w:val="en-GB"/>
          </w:rPr>
          <m:t>b=1</m:t>
        </m:r>
      </m:oMath>
      <w:r w:rsidR="00C41597">
        <w:rPr>
          <w:rFonts w:eastAsiaTheme="minorEastAsia" w:cstheme="minorHAnsi"/>
          <w:lang w:val="en-GB"/>
        </w:rPr>
        <w:t>)</w:t>
      </w:r>
      <w:r w:rsidR="00BF6C10">
        <w:rPr>
          <w:rFonts w:eastAsiaTheme="minorEastAsia" w:cstheme="minorHAnsi"/>
          <w:lang w:val="en-GB"/>
        </w:rPr>
        <w:t xml:space="preserve">. This stems </w:t>
      </w:r>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F36D53">
        <w:rPr>
          <w:rFonts w:eastAsiaTheme="minorEastAsia" w:cstheme="minorHAnsi"/>
          <w:lang w:val="en-GB"/>
        </w:rPr>
        <w:t xml:space="preserve">, but </w:t>
      </w:r>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AE28A1" w:rsidRPr="002D70E2">
        <w:rPr>
          <w:rFonts w:eastAsiaTheme="minorEastAsia" w:cstheme="minorHAnsi"/>
          <w:lang w:val="en-GB"/>
        </w:rPr>
        <w:t xml:space="preserve">. </w:t>
      </w:r>
      <w:r w:rsidR="00CB4A4B">
        <w:rPr>
          <w:rFonts w:eastAsiaTheme="minorEastAsia" w:cstheme="minorHAnsi"/>
          <w:lang w:val="en-GB"/>
        </w:rPr>
        <w:t xml:space="preserve">The model </w:t>
      </w:r>
      <w:proofErr w:type="gramStart"/>
      <w:r w:rsidR="00CB4A4B">
        <w:rPr>
          <w:rFonts w:eastAsiaTheme="minorEastAsia" w:cstheme="minorHAnsi"/>
          <w:lang w:val="en-GB"/>
        </w:rPr>
        <w:t>can also be restated</w:t>
      </w:r>
      <w:proofErr w:type="gramEnd"/>
      <w:r w:rsidR="00CB4A4B">
        <w:rPr>
          <w:rFonts w:eastAsiaTheme="minorEastAsia" w:cstheme="minorHAnsi"/>
          <w:lang w:val="en-GB"/>
        </w:rPr>
        <w:t xml:space="preserve"> </w:t>
      </w:r>
      <w:r w:rsidR="00855685">
        <w:rPr>
          <w:rFonts w:eastAsiaTheme="minorEastAsia" w:cstheme="minorHAnsi"/>
          <w:lang w:val="en-GB"/>
        </w:rPr>
        <w:t>in terms of energy</w:t>
      </w:r>
      <w:r w:rsidR="005B2A72">
        <w:rPr>
          <w:rFonts w:eastAsiaTheme="minorEastAsia" w:cstheme="minorHAnsi"/>
          <w:lang w:val="en-GB"/>
        </w:rPr>
        <w:t xml:space="preserve">, </w:t>
      </w:r>
      <w:r w:rsidR="00E836F6">
        <w:rPr>
          <w:rFonts w:eastAsiaTheme="minorEastAsia" w:cstheme="minorHAnsi"/>
          <w:lang w:val="en-GB"/>
        </w:rPr>
        <w:t xml:space="preserve">as a balance between energy </w:t>
      </w:r>
      <w:r w:rsidR="00654509">
        <w:rPr>
          <w:rFonts w:eastAsiaTheme="minorEastAsia" w:cstheme="minorHAnsi"/>
          <w:lang w:val="en-GB"/>
        </w:rPr>
        <w:t xml:space="preserve">gains </w:t>
      </w:r>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r w:rsidR="0010623B">
        <w:rPr>
          <w:rFonts w:eastAsiaTheme="minorEastAsia" w:cstheme="minorHAnsi"/>
          <w:lang w:val="en-GB"/>
        </w:rPr>
        <w:t xml:space="preserve"> </w:t>
      </w:r>
      <w:r w:rsidR="008512D7" w:rsidRPr="004559BC">
        <w:rPr>
          <w:rFonts w:eastAsiaTheme="minorEastAsia" w:cstheme="minorHAnsi"/>
          <w:lang w:val="en-GB"/>
        </w:rPr>
        <w:t xml:space="preserve">exponent </w:t>
      </w:r>
      <w:del w:id="653" w:author="Jan Ohlberger" w:date="2020-05-22T16:01:00Z">
        <w:r w:rsidR="008512D7" w:rsidRPr="004559BC" w:rsidDel="008018EB">
          <w:rPr>
            <w:rFonts w:eastAsiaTheme="minorEastAsia" w:cstheme="minorHAnsi"/>
            <w:lang w:val="en-GB"/>
          </w:rPr>
          <w:delText xml:space="preserve">typically </w:delText>
        </w:r>
      </w:del>
      <w:r w:rsidR="008512D7" w:rsidRPr="004559BC">
        <w:rPr>
          <w:rFonts w:eastAsiaTheme="minorEastAsia" w:cstheme="minorHAnsi"/>
          <w:lang w:val="en-GB"/>
        </w:rPr>
        <w:t>around 0.8</w:t>
      </w:r>
      <w:ins w:id="654" w:author="Jan Ohlberger" w:date="2020-05-22T16:01:00Z">
        <w:r w:rsidR="008018EB">
          <w:rPr>
            <w:rFonts w:eastAsiaTheme="minorEastAsia" w:cstheme="minorHAnsi"/>
            <w:lang w:val="en-GB"/>
          </w:rPr>
          <w:t xml:space="preserve"> in fishes</w:t>
        </w:r>
      </w:ins>
      <w:r w:rsidR="008512D7" w:rsidRPr="004559BC">
        <w:rPr>
          <w:rFonts w:eastAsiaTheme="minorEastAsia" w:cstheme="minorHAnsi"/>
          <w:lang w:val="en-GB"/>
        </w:rPr>
        <w:t xml:space="preserve">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lang w:val="en-GB"/>
        </w:rPr>
        <w:t xml:space="preserve">(Clarke &amp; Johnston 1999; Jerde </w:t>
      </w:r>
      <w:r w:rsidR="009C0DAC" w:rsidRPr="009C0DAC">
        <w:rPr>
          <w:i/>
          <w:iCs/>
          <w:lang w:val="en-GB"/>
        </w:rPr>
        <w:t>et al.</w:t>
      </w:r>
      <w:r w:rsidR="009C0DAC" w:rsidRPr="009C0DAC">
        <w:rPr>
          <w:lang w:val="en-GB"/>
        </w:rPr>
        <w:t xml:space="preserve"> 2019)</w:t>
      </w:r>
      <w:r w:rsidR="008512D7">
        <w:rPr>
          <w:rFonts w:eastAsiaTheme="minorEastAsia" w:cstheme="minorHAnsi"/>
        </w:rPr>
        <w:fldChar w:fldCharType="end"/>
      </w:r>
      <w:del w:id="655" w:author="Jan Ohlberger" w:date="2020-05-22T16:02:00Z">
        <w:r w:rsidR="008512D7" w:rsidRPr="004559BC" w:rsidDel="00F0633E">
          <w:rPr>
            <w:rFonts w:eastAsiaTheme="minorEastAsia" w:cstheme="minorHAnsi"/>
            <w:lang w:val="en-GB"/>
          </w:rPr>
          <w:delText xml:space="preserve"> and not 1</w:delText>
        </w:r>
      </w:del>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w:t>
      </w:r>
      <w:del w:id="656" w:author="Jan Ohlberger" w:date="2020-05-22T16:02:00Z">
        <w:r w:rsidR="006364F2" w:rsidRPr="004559BC" w:rsidDel="0076483E">
          <w:rPr>
            <w:rFonts w:eastAsiaTheme="minorEastAsia" w:cstheme="minorHAnsi"/>
            <w:lang w:val="en-GB"/>
          </w:rPr>
          <w:delText>similar</w:delText>
        </w:r>
        <w:r w:rsidR="00092195" w:rsidRPr="00972C7F" w:rsidDel="0076483E">
          <w:rPr>
            <w:rFonts w:eastAsiaTheme="minorEastAsia" w:cstheme="minorHAnsi"/>
            <w:lang w:val="en-GB"/>
          </w:rPr>
          <w:delText xml:space="preserve"> </w:delText>
        </w:r>
      </w:del>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lang w:val="en-GB"/>
        </w:rPr>
        <w:t xml:space="preserve">(West </w:t>
      </w:r>
      <w:r w:rsidR="00592C85" w:rsidRPr="00592C85">
        <w:rPr>
          <w:i/>
          <w:iCs/>
          <w:lang w:val="en-GB"/>
        </w:rPr>
        <w:t>et al.</w:t>
      </w:r>
      <w:r w:rsidR="00592C85" w:rsidRPr="00592C85">
        <w:rPr>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r w:rsidR="0010623B">
        <w:rPr>
          <w:rFonts w:eastAsiaTheme="minorEastAsia" w:cstheme="minorHAnsi"/>
          <w:lang w:val="en-GB"/>
        </w:rPr>
        <w:t xml:space="preserve"> </w:t>
      </w:r>
      <w:r w:rsidR="005233C4" w:rsidRPr="00972C7F">
        <w:rPr>
          <w:rFonts w:eastAsiaTheme="minorEastAsia" w:cstheme="minorHAnsi"/>
          <w:lang w:val="en-GB"/>
        </w:rPr>
        <w:t>scaling</w:t>
      </w:r>
      <w:r w:rsidR="00D530C2">
        <w:rPr>
          <w:rFonts w:eastAsiaTheme="minorEastAsia" w:cstheme="minorHAnsi"/>
          <w:lang w:val="en-GB"/>
        </w:rPr>
        <w:t xml:space="preserve">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w:t>
      </w:r>
      <w:r w:rsidR="00211319">
        <w:rPr>
          <w:rFonts w:eastAsiaTheme="minorEastAsia" w:cstheme="minorHAnsi"/>
          <w:lang w:val="en-GB"/>
        </w:rPr>
        <w:t>describing</w:t>
      </w:r>
      <w:r w:rsidR="00211319" w:rsidRPr="00972C7F">
        <w:rPr>
          <w:rFonts w:eastAsiaTheme="minorEastAsia" w:cstheme="minorHAnsi"/>
          <w:lang w:val="en-GB"/>
        </w:rPr>
        <w:t xml:space="preserve">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w:t>
      </w:r>
      <w:commentRangeStart w:id="657"/>
      <w:r w:rsidR="005B316E" w:rsidRPr="00972C7F">
        <w:rPr>
          <w:rFonts w:eastAsiaTheme="minorEastAsia" w:cstheme="minorHAnsi"/>
          <w:lang w:val="en-GB"/>
        </w:rPr>
        <w:t xml:space="preserve">recent debate </w:t>
      </w:r>
      <w:commentRangeEnd w:id="657"/>
      <w:r w:rsidR="00EB7942">
        <w:rPr>
          <w:rStyle w:val="Kommentarsreferens"/>
        </w:rPr>
        <w:commentReference w:id="657"/>
      </w:r>
      <w:r w:rsidR="005B316E" w:rsidRPr="00972C7F">
        <w:rPr>
          <w:rFonts w:eastAsiaTheme="minorEastAsia" w:cstheme="minorHAnsi"/>
          <w:lang w:val="en-GB"/>
        </w:rPr>
        <w:t>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w:t>
      </w:r>
      <w:proofErr w:type="gramStart"/>
      <w:r w:rsidR="00720141" w:rsidRPr="00972C7F">
        <w:rPr>
          <w:rFonts w:eastAsiaTheme="minorEastAsia" w:cstheme="minorHAnsi"/>
          <w:lang w:val="en-GB"/>
        </w:rPr>
        <w:t>mass</w:t>
      </w:r>
      <w:proofErr w:type="gramEnd"/>
      <w:r w:rsidR="0010623B">
        <w:rPr>
          <w:rFonts w:eastAsiaTheme="minorEastAsia" w:cstheme="minorHAnsi"/>
          <w:lang w:val="en-GB"/>
        </w:rPr>
        <w:t xml:space="preserve"> </w:t>
      </w:r>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234472" w:rsidRPr="004559BC">
        <w:rPr>
          <w:rFonts w:eastAsiaTheme="minorEastAsia" w:cstheme="minorHAnsi"/>
          <w:lang w:val="en-GB"/>
        </w:rPr>
        <w:t xml:space="preserve"> </w:t>
      </w:r>
      <w:r w:rsidR="00912457">
        <w:rPr>
          <w:rFonts w:eastAsiaTheme="minorEastAsia" w:cstheme="minorHAnsi"/>
          <w:lang w:val="en-GB"/>
        </w:rPr>
        <w:t>B</w:t>
      </w:r>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r w:rsidR="0010623B" w:rsidRPr="00C32E67">
        <w:rPr>
          <w:rFonts w:eastAsiaTheme="minorEastAsia" w:cstheme="minorHAnsi"/>
          <w:lang w:val="en-GB"/>
        </w:rPr>
        <w:t xml:space="preserve"> </w:t>
      </w:r>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r w:rsidR="00CB5528">
        <w:rPr>
          <w:rFonts w:eastAsiaTheme="minorEastAsia" w:cstheme="minorHAnsi"/>
          <w:lang w:val="en-GB"/>
        </w:rPr>
        <w:t xml:space="preserve">predictions </w:t>
      </w:r>
      <w:r w:rsidR="001E5F97">
        <w:rPr>
          <w:rFonts w:eastAsiaTheme="minorEastAsia" w:cstheme="minorHAnsi"/>
          <w:lang w:val="en-GB"/>
        </w:rPr>
        <w:t xml:space="preserve">from </w:t>
      </w:r>
      <w:commentRangeStart w:id="658"/>
      <w:r w:rsidR="001E5F97">
        <w:rPr>
          <w:rFonts w:eastAsiaTheme="minorEastAsia" w:cstheme="minorHAnsi"/>
          <w:lang w:val="en-GB"/>
        </w:rPr>
        <w:t>metabolic theory</w:t>
      </w:r>
      <w:r w:rsidR="002E744D" w:rsidRPr="00C32E67">
        <w:rPr>
          <w:rFonts w:eastAsiaTheme="minorEastAsia" w:cstheme="minorHAnsi"/>
          <w:lang w:val="en-GB"/>
        </w:rPr>
        <w:t>.</w:t>
      </w:r>
      <w:commentRangeEnd w:id="658"/>
      <w:r w:rsidR="00EB7942">
        <w:rPr>
          <w:rStyle w:val="Kommentarsreferens"/>
        </w:rPr>
        <w:commentReference w:id="658"/>
      </w:r>
    </w:p>
    <w:p w14:paraId="0B066DD1" w14:textId="1F8EFA18" w:rsidR="00947116" w:rsidRPr="004559BC" w:rsidRDefault="00EB7AFB" w:rsidP="00947116">
      <w:pPr>
        <w:spacing w:line="480" w:lineRule="auto"/>
        <w:ind w:firstLine="284"/>
        <w:contextualSpacing/>
        <w:jc w:val="both"/>
        <w:rPr>
          <w:rFonts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w:t>
      </w:r>
      <w:proofErr w:type="gramStart"/>
      <w:r w:rsidR="00F81C51" w:rsidRPr="005B6DAD">
        <w:rPr>
          <w:rFonts w:eastAsiaTheme="minorEastAsia" w:cstheme="minorHAnsi"/>
          <w:lang w:val="en-GB"/>
        </w:rPr>
        <w:t xml:space="preserve">is </w:t>
      </w:r>
      <w:r w:rsidR="00FC5D4D" w:rsidRPr="005B6DAD">
        <w:rPr>
          <w:rFonts w:eastAsiaTheme="minorEastAsia" w:cstheme="minorHAnsi"/>
          <w:lang w:val="en-GB"/>
        </w:rPr>
        <w:t>affected</w:t>
      </w:r>
      <w:proofErr w:type="gramEnd"/>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w:t>
      </w:r>
      <w:ins w:id="659" w:author="Jan Ohlberger" w:date="2020-05-22T16:04:00Z">
        <w:r w:rsidR="0076483E">
          <w:rPr>
            <w:rFonts w:eastAsiaTheme="minorEastAsia" w:cstheme="minorHAnsi"/>
            <w:lang w:val="en-GB"/>
          </w:rPr>
          <w:t xml:space="preserve">ecology that extends from </w:t>
        </w:r>
      </w:ins>
      <w:r w:rsidR="001B2C73" w:rsidRPr="005B714F">
        <w:rPr>
          <w:rFonts w:eastAsiaTheme="minorEastAsia" w:cstheme="minorHAnsi"/>
          <w:lang w:val="en-GB"/>
        </w:rPr>
        <w:t>experiments</w:t>
      </w:r>
      <w:ins w:id="660" w:author="Jan Ohlberger" w:date="2020-05-22T16:04:00Z">
        <w:r w:rsidR="0076483E">
          <w:rPr>
            <w:rFonts w:eastAsiaTheme="minorEastAsia" w:cstheme="minorHAnsi"/>
            <w:lang w:val="en-GB"/>
          </w:rPr>
          <w:t xml:space="preserve"> to</w:t>
        </w:r>
      </w:ins>
      <w:del w:id="661" w:author="Jan Ohlberger" w:date="2020-05-22T16:04:00Z">
        <w:r w:rsidR="001B2C73" w:rsidRPr="005B714F" w:rsidDel="0076483E">
          <w:rPr>
            <w:rFonts w:eastAsiaTheme="minorEastAsia" w:cstheme="minorHAnsi"/>
            <w:lang w:val="en-GB"/>
          </w:rPr>
          <w:delText>,</w:delText>
        </w:r>
      </w:del>
      <w:r w:rsidR="001B2C73" w:rsidRPr="005B714F">
        <w:rPr>
          <w:rFonts w:eastAsiaTheme="minorEastAsia" w:cstheme="minorHAnsi"/>
          <w:lang w:val="en-GB"/>
        </w:rPr>
        <w:t xml:space="preserve"> meta-analyses </w:t>
      </w:r>
      <w:del w:id="662" w:author="Jan Ohlberger" w:date="2020-05-22T16:04:00Z">
        <w:r w:rsidR="001B2C73" w:rsidRPr="005B714F" w:rsidDel="0076483E">
          <w:rPr>
            <w:rFonts w:eastAsiaTheme="minorEastAsia" w:cstheme="minorHAnsi"/>
            <w:lang w:val="en-GB"/>
          </w:rPr>
          <w:delText xml:space="preserve">and </w:delText>
        </w:r>
      </w:del>
      <w:ins w:id="663" w:author="Jan Ohlberger" w:date="2020-05-22T16:04:00Z">
        <w:r w:rsidR="0076483E">
          <w:rPr>
            <w:rFonts w:eastAsiaTheme="minorEastAsia" w:cstheme="minorHAnsi"/>
            <w:lang w:val="en-GB"/>
          </w:rPr>
          <w:t>to</w:t>
        </w:r>
        <w:r w:rsidR="0076483E" w:rsidRPr="005B714F">
          <w:rPr>
            <w:rFonts w:eastAsiaTheme="minorEastAsia" w:cstheme="minorHAnsi"/>
            <w:lang w:val="en-GB"/>
          </w:rPr>
          <w:t xml:space="preserve"> </w:t>
        </w:r>
      </w:ins>
      <w:r w:rsidR="001B2C73" w:rsidRPr="005B714F">
        <w:rPr>
          <w:rFonts w:eastAsiaTheme="minorEastAsia" w:cstheme="minorHAnsi"/>
          <w:lang w:val="en-GB"/>
        </w:rPr>
        <w:t xml:space="preserve">food web models </w:t>
      </w:r>
      <w:r w:rsidR="0044238B" w:rsidRPr="005B714F">
        <w:rPr>
          <w:rFonts w:eastAsiaTheme="minorEastAsia" w:cstheme="minorHAnsi"/>
        </w:rPr>
        <w:fldChar w:fldCharType="begin"/>
      </w:r>
      <w:r w:rsidR="009927E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S"}],"issued":{"date-parts":[["2005"]]}}},{"id":"fdNyl4Ae/9w2yCDut","uris":["http://zotero.org/users/6116610/items/2BTE2RDI"],"uri":["http://zotero.org/users/6116610/items/2BTE2RDI"],"itemData":{"id":"tcAX0HwS/YOgYTW6G","type":"article-journal","container-title":"Global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
        <w:fldChar w:fldCharType="separate"/>
      </w:r>
      <w:r w:rsidR="00EB6461" w:rsidRPr="00494B4E">
        <w:rPr>
          <w:lang w:val="en-GB"/>
        </w:rPr>
        <w:t xml:space="preserve">(Vasseur &amp; McCann 2005; Rall </w:t>
      </w:r>
      <w:r w:rsidR="00EB6461" w:rsidRPr="00494B4E">
        <w:rPr>
          <w:i/>
          <w:iCs/>
          <w:lang w:val="en-GB"/>
        </w:rPr>
        <w:t>et al.</w:t>
      </w:r>
      <w:r w:rsidR="00EB6461" w:rsidRPr="00494B4E">
        <w:rPr>
          <w:lang w:val="en-GB"/>
        </w:rPr>
        <w:t xml:space="preserve"> 2010; Lemoine &amp; Burkepile 2012; Fussmann </w:t>
      </w:r>
      <w:r w:rsidR="00EB6461" w:rsidRPr="00494B4E">
        <w:rPr>
          <w:i/>
          <w:iCs/>
          <w:lang w:val="en-GB"/>
        </w:rPr>
        <w:t>et al.</w:t>
      </w:r>
      <w:r w:rsidR="00EB6461" w:rsidRPr="00494B4E">
        <w:rPr>
          <w:lang w:val="en-GB"/>
        </w:rPr>
        <w:t xml:space="preserve"> 2014; Lindmark </w:t>
      </w:r>
      <w:r w:rsidR="00EB6461" w:rsidRPr="00D06F47">
        <w:rPr>
          <w:i/>
          <w:iCs/>
          <w:lang w:val="en-GB"/>
        </w:rPr>
        <w:t>et al.</w:t>
      </w:r>
      <w:r w:rsidR="00EB6461" w:rsidRPr="00D06F47">
        <w:rPr>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sing temperatures</w:t>
      </w:r>
      <w:r w:rsidR="005B714F">
        <w:rPr>
          <w:rFonts w:eastAsiaTheme="minorEastAsia" w:cstheme="minorHAnsi"/>
          <w:lang w:val="en-GB"/>
        </w:rPr>
        <w:t xml:space="preserve"> below </w:t>
      </w:r>
      <w:del w:id="664" w:author="Anna Gårdmark" w:date="2020-06-24T15:22:00Z">
        <w:r w:rsidR="005B714F" w:rsidDel="00EB7942">
          <w:rPr>
            <w:rFonts w:eastAsiaTheme="minorEastAsia" w:cstheme="minorHAnsi"/>
            <w:lang w:val="en-GB"/>
          </w:rPr>
          <w:delText>peak</w:delText>
        </w:r>
      </w:del>
      <w:ins w:id="665" w:author="Anna Gårdmark" w:date="2020-06-24T15:22:00Z">
        <w:r w:rsidR="00EB7942">
          <w:rPr>
            <w:rFonts w:eastAsiaTheme="minorEastAsia" w:cstheme="minorHAnsi"/>
            <w:lang w:val="en-GB"/>
          </w:rPr>
          <w:t>those that maximize the rate</w:t>
        </w:r>
      </w:ins>
      <w:ins w:id="666" w:author="Anna Gårdmark" w:date="2020-06-24T15:23:00Z">
        <w:r w:rsidR="009C40B2">
          <w:rPr>
            <w:rFonts w:eastAsiaTheme="minorEastAsia" w:cstheme="minorHAnsi"/>
            <w:lang w:val="en-GB"/>
          </w:rPr>
          <w:t>s</w:t>
        </w:r>
      </w:ins>
      <w:r w:rsidR="00AF7A35" w:rsidRPr="005B714F">
        <w:rPr>
          <w:rFonts w:eastAsiaTheme="minorEastAsia" w:cstheme="minorHAnsi"/>
          <w:lang w:val="en-GB"/>
        </w:rPr>
        <w:t xml:space="preserve">, the </w:t>
      </w:r>
      <w:r w:rsidR="004D3DF2">
        <w:rPr>
          <w:rFonts w:eastAsiaTheme="minorEastAsia" w:cstheme="minorHAnsi"/>
          <w:lang w:val="en-GB"/>
        </w:rPr>
        <w:t>global</w:t>
      </w:r>
      <w:r w:rsidR="004D3DF2" w:rsidRPr="005B714F">
        <w:rPr>
          <w:rFonts w:eastAsiaTheme="minorEastAsia" w:cstheme="minorHAnsi"/>
          <w:lang w:val="en-GB"/>
        </w:rPr>
        <w:t xml:space="preserve"> </w:t>
      </w:r>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r w:rsidR="00440FE0">
        <w:rPr>
          <w:rFonts w:eastAsiaTheme="minorEastAsia" w:cstheme="minorHAnsi"/>
          <w:lang w:val="en-GB"/>
        </w:rPr>
        <w:t xml:space="preserve">do not differ substantially and </w:t>
      </w:r>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EB7942">
        <w:rPr>
          <w:rFonts w:eastAsiaTheme="minorEastAsia" w:cstheme="minorHAnsi"/>
          <w:lang w:val="en-GB"/>
          <w:rPrChange w:id="667" w:author="Anna Gårdmark" w:date="2020-06-24T15:22:00Z">
            <w:rPr>
              <w:rFonts w:eastAsiaTheme="minorEastAsia" w:cstheme="minorHAnsi"/>
            </w:rPr>
          </w:rPrChange>
        </w:rPr>
        <w:t xml:space="preserve">This is in contrast to other studies, e.g. </w:t>
      </w:r>
      <w:r w:rsidR="00E218B5" w:rsidRPr="005B714F">
        <w:rPr>
          <w:rFonts w:eastAsiaTheme="minorEastAsia" w:cstheme="minorHAnsi"/>
        </w:rPr>
        <w:fldChar w:fldCharType="begin"/>
      </w:r>
      <w:r w:rsidR="00EB6461" w:rsidRPr="00EB7942">
        <w:rPr>
          <w:rFonts w:eastAsiaTheme="minorEastAsia" w:cstheme="minorHAnsi"/>
          <w:lang w:val="en-GB"/>
          <w:rPrChange w:id="668" w:author="Anna Gårdmark" w:date="2020-06-24T15:22:00Z">
            <w:rPr>
              <w:rFonts w:eastAsiaTheme="minorEastAsia" w:cstheme="minorHAnsi"/>
            </w:rPr>
          </w:rPrChange>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w:instrText>
      </w:r>
      <w:r w:rsidR="00EB6461" w:rsidRPr="005B714F">
        <w:rPr>
          <w:rFonts w:eastAsiaTheme="minorEastAsia" w:cstheme="minorHAnsi"/>
        </w:rPr>
        <w:instrText>ﬁ</w:instrText>
      </w:r>
      <w:r w:rsidR="00EB6461" w:rsidRPr="00EB7942">
        <w:rPr>
          <w:rFonts w:eastAsiaTheme="minorEastAsia" w:cstheme="minorHAnsi"/>
          <w:lang w:val="en-GB"/>
          <w:rPrChange w:id="669" w:author="Anna Gårdmark" w:date="2020-06-24T15:22:00Z">
            <w:rPr>
              <w:rFonts w:eastAsiaTheme="minorEastAsia" w:cstheme="minorHAnsi"/>
            </w:rPr>
          </w:rPrChange>
        </w:rPr>
        <w:instrText>tness. Unexpectedly, we found that metabolism and consumption exhibit different scaling relationships with temperature and are mismatched at high temperatures. This led to a dramatic reduction in ingestion ef</w:instrText>
      </w:r>
      <w:r w:rsidR="00EB6461" w:rsidRPr="005B714F">
        <w:rPr>
          <w:rFonts w:eastAsiaTheme="minorEastAsia" w:cstheme="minorHAnsi"/>
        </w:rPr>
        <w:instrText>ﬁ</w:instrText>
      </w:r>
      <w:r w:rsidR="00EB6461" w:rsidRPr="00EB7942">
        <w:rPr>
          <w:rFonts w:eastAsiaTheme="minorEastAsia" w:cstheme="minorHAnsi"/>
          <w:lang w:val="en-GB"/>
          <w:rPrChange w:id="670" w:author="Anna Gårdmark" w:date="2020-06-24T15:22:00Z">
            <w:rPr>
              <w:rFonts w:eastAsiaTheme="minorEastAsia" w:cstheme="minorHAnsi"/>
            </w:rPr>
          </w:rPrChange>
        </w:rPr>
        <w:instrText xml:space="preserve">ciency and potentially in consumer </w:instrText>
      </w:r>
      <w:r w:rsidR="00EB6461" w:rsidRPr="005B714F">
        <w:rPr>
          <w:rFonts w:eastAsiaTheme="minorEastAsia" w:cstheme="minorHAnsi"/>
        </w:rPr>
        <w:instrText>ﬁ</w:instrText>
      </w:r>
      <w:r w:rsidR="00EB6461" w:rsidRPr="00EB7942">
        <w:rPr>
          <w:rFonts w:eastAsiaTheme="minorEastAsia" w:cstheme="minorHAnsi"/>
          <w:lang w:val="en-GB"/>
          <w:rPrChange w:id="671" w:author="Anna Gårdmark" w:date="2020-06-24T15:22:00Z">
            <w:rPr>
              <w:rFonts w:eastAsiaTheme="minorEastAsia" w:cstheme="minorHAnsi"/>
            </w:rPr>
          </w:rPrChange>
        </w:rPr>
        <w:instrText xml:space="preserve">tness. Using metaanalysis, we showed that such temperature-driven mismatches between consumption and metabolism are common across taxa and frequently lead to reduced consumer </w:instrText>
      </w:r>
      <w:r w:rsidR="00EB6461" w:rsidRPr="005B714F">
        <w:rPr>
          <w:rFonts w:eastAsiaTheme="minorEastAsia" w:cstheme="minorHAnsi"/>
        </w:rPr>
        <w:instrText>ﬁ</w:instrText>
      </w:r>
      <w:r w:rsidR="00EB6461" w:rsidRPr="00EB7942">
        <w:rPr>
          <w:rFonts w:eastAsiaTheme="minorEastAsia" w:cstheme="minorHAnsi"/>
          <w:lang w:val="en-GB"/>
          <w:rPrChange w:id="672" w:author="Anna Gårdmark" w:date="2020-06-24T15:22:00Z">
            <w:rPr>
              <w:rFonts w:eastAsiaTheme="minorEastAsia" w:cstheme="minorHAnsi"/>
            </w:rPr>
          </w:rPrChange>
        </w:rPr>
        <w:instrText xml:space="preserve">tness. Our empirical and synthetic analyses identify a mechanism by which climate change reduces the </w:instrText>
      </w:r>
      <w:r w:rsidR="00EB6461" w:rsidRPr="005B714F">
        <w:rPr>
          <w:rFonts w:eastAsiaTheme="minorEastAsia" w:cstheme="minorHAnsi"/>
        </w:rPr>
        <w:instrText>ﬁ</w:instrText>
      </w:r>
      <w:r w:rsidR="00EB6461" w:rsidRPr="00EB7942">
        <w:rPr>
          <w:rFonts w:eastAsiaTheme="minorEastAsia" w:cstheme="minorHAnsi"/>
          <w:lang w:val="en-GB"/>
          <w:rPrChange w:id="673" w:author="Anna Gårdmark" w:date="2020-06-24T15:22:00Z">
            <w:rPr>
              <w:rFonts w:eastAsiaTheme="minorEastAsia" w:cstheme="minorHAnsi"/>
            </w:rPr>
          </w:rPrChange>
        </w:rPr>
        <w:instrText>tness of ectotherm consumers that may be applied to a broad array of taxonomic groups. Mor</w:instrText>
      </w:r>
      <w:r w:rsidR="00EB6461" w:rsidRPr="005B714F">
        <w:rPr>
          <w:rFonts w:eastAsiaTheme="minorEastAsia" w:cstheme="minorHAnsi"/>
        </w:rPr>
        <w:instrText>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5B714F">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
        <w:fldChar w:fldCharType="separate"/>
      </w:r>
      <w:r w:rsidR="00EB6461" w:rsidRPr="005B714F">
        <w:rPr>
          <w:lang w:val="en-GB"/>
        </w:rPr>
        <w:t xml:space="preserve">(Lemoine &amp; Burkepile 2012; Rall </w:t>
      </w:r>
      <w:r w:rsidR="00EB6461" w:rsidRPr="005B714F">
        <w:rPr>
          <w:i/>
          <w:iCs/>
          <w:lang w:val="en-GB"/>
        </w:rPr>
        <w:lastRenderedPageBreak/>
        <w:t>et al.</w:t>
      </w:r>
      <w:r w:rsidR="00EB6461" w:rsidRPr="005B714F">
        <w:rPr>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r w:rsidR="00494B4E">
        <w:rPr>
          <w:rFonts w:eastAsiaTheme="minorEastAsia" w:cstheme="minorHAnsi"/>
          <w:lang w:val="en-GB"/>
        </w:rPr>
        <w:t xml:space="preserve"> </w:t>
      </w:r>
      <w:r w:rsidR="00494B4E">
        <w:rPr>
          <w:rFonts w:eastAsiaTheme="minorEastAsia" w:cstheme="minorHAnsi"/>
          <w:lang w:val="en-GB"/>
        </w:rPr>
        <w:fldChar w:fldCharType="begin"/>
      </w:r>
      <w:r w:rsidR="00494B4E">
        <w:rPr>
          <w:rFonts w:eastAsiaTheme="minorEastAsia" w:cstheme="minorHAnsi"/>
          <w:lang w:val="en-GB"/>
        </w:rPr>
        <w:instrText xml:space="preserve"> ADDIN ZOTERO_ITEM CSL_CITATION {"citationID":"a2pro41dkln","properties":{"formattedCitation":"(Angilletta &amp; Dunham 2003)","plainCitation":"(Angilletta &amp; Dunham 2003)","noteIndex":0},"citationItems":[{"id":657,"uris":["http://zotero.org/users/6116610/items/ESHK6M5C"],"uri":["http://zotero.org/users/6116610/items/ESHK6M5C"],"itemData":{"id":657,"type":"article-journal","container-title":"The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t>
      </w:r>
      <w:del w:id="674" w:author="Jan Ohlberger" w:date="2020-05-22T16:05:00Z">
        <w:r w:rsidR="00DB2C59" w:rsidRPr="00440FE0" w:rsidDel="00E40BE3">
          <w:rPr>
            <w:rFonts w:eastAsiaTheme="minorEastAsia" w:cstheme="minorHAnsi"/>
            <w:lang w:val="en-GB"/>
          </w:rPr>
          <w:delText xml:space="preserve">would </w:delText>
        </w:r>
      </w:del>
      <w:ins w:id="675" w:author="Jan Ohlberger" w:date="2020-05-22T16:05:00Z">
        <w:r w:rsidR="00E40BE3">
          <w:rPr>
            <w:rFonts w:eastAsiaTheme="minorEastAsia" w:cstheme="minorHAnsi"/>
            <w:lang w:val="en-GB"/>
          </w:rPr>
          <w:t>is</w:t>
        </w:r>
        <w:r w:rsidR="00E40BE3" w:rsidRPr="00440FE0">
          <w:rPr>
            <w:rFonts w:eastAsiaTheme="minorEastAsia" w:cstheme="minorHAnsi"/>
            <w:lang w:val="en-GB"/>
          </w:rPr>
          <w:t xml:space="preserve"> </w:t>
        </w:r>
      </w:ins>
      <w:del w:id="676" w:author="Jan Ohlberger" w:date="2020-05-22T16:05:00Z">
        <w:r w:rsidR="00DB2C59" w:rsidRPr="00440FE0" w:rsidDel="00E40BE3">
          <w:rPr>
            <w:rFonts w:eastAsiaTheme="minorEastAsia" w:cstheme="minorHAnsi"/>
            <w:lang w:val="en-GB"/>
          </w:rPr>
          <w:delText xml:space="preserve">be </w:delText>
        </w:r>
      </w:del>
      <w:r w:rsidR="00DB2C59" w:rsidRPr="00440FE0">
        <w:rPr>
          <w:rFonts w:eastAsiaTheme="minorEastAsia" w:cstheme="minorHAnsi"/>
          <w:lang w:val="en-GB"/>
        </w:rPr>
        <w:t xml:space="preserve">difficult to </w:t>
      </w:r>
      <w:del w:id="677" w:author="Jan Ohlberger" w:date="2020-05-22T16:05:00Z">
        <w:r w:rsidR="00DB2C59" w:rsidRPr="00440FE0" w:rsidDel="00E40BE3">
          <w:rPr>
            <w:rFonts w:eastAsiaTheme="minorEastAsia" w:cstheme="minorHAnsi"/>
            <w:lang w:val="en-GB"/>
          </w:rPr>
          <w:delText xml:space="preserve">explain </w:delText>
        </w:r>
      </w:del>
      <w:ins w:id="678" w:author="Jan Ohlberger" w:date="2020-05-22T16:05:00Z">
        <w:r w:rsidR="00E40BE3">
          <w:rPr>
            <w:rFonts w:eastAsiaTheme="minorEastAsia" w:cstheme="minorHAnsi"/>
            <w:lang w:val="en-GB"/>
          </w:rPr>
          <w:t>reconcile</w:t>
        </w:r>
        <w:r w:rsidR="00E40BE3" w:rsidRPr="00440FE0">
          <w:rPr>
            <w:rFonts w:eastAsiaTheme="minorEastAsia" w:cstheme="minorHAnsi"/>
            <w:lang w:val="en-GB"/>
          </w:rPr>
          <w:t xml:space="preserve"> </w:t>
        </w:r>
      </w:ins>
      <w:r w:rsidR="00DB2C59" w:rsidRPr="00440FE0">
        <w:rPr>
          <w:rFonts w:eastAsiaTheme="minorEastAsia" w:cstheme="minorHAnsi"/>
          <w:lang w:val="en-GB"/>
        </w:rPr>
        <w:t xml:space="preserve">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r w:rsidR="00494B4E">
        <w:rPr>
          <w:rFonts w:eastAsiaTheme="minorEastAsia"/>
          <w:lang w:val="en-GB"/>
        </w:rPr>
        <w:t>However</w:t>
      </w:r>
      <w:r w:rsidR="00947116" w:rsidRPr="00972C7F">
        <w:rPr>
          <w:rFonts w:eastAsiaTheme="minorEastAsia"/>
          <w:lang w:val="en-GB"/>
        </w:rPr>
        <w:t>, we do find clear mismatches at higher temperatures</w:t>
      </w:r>
      <w:r w:rsidR="00D06F47">
        <w:rPr>
          <w:rFonts w:eastAsiaTheme="minorEastAsia"/>
          <w:lang w:val="en-GB"/>
        </w:rPr>
        <w:t xml:space="preserve">, due to </w:t>
      </w:r>
      <w:r w:rsidR="00947116" w:rsidRPr="00972C7F">
        <w:rPr>
          <w:rFonts w:eastAsiaTheme="minorEastAsia"/>
          <w:lang w:val="en-GB"/>
        </w:rPr>
        <w:t xml:space="preserve">consumption rates </w:t>
      </w:r>
      <w:r w:rsidR="00D06F47">
        <w:rPr>
          <w:rFonts w:eastAsiaTheme="minorEastAsia"/>
          <w:lang w:val="en-GB"/>
        </w:rPr>
        <w:t xml:space="preserve">reaching a peak </w:t>
      </w:r>
      <w:r w:rsidR="00947116"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00947116" w:rsidRPr="00972C7F">
        <w:rPr>
          <w:rFonts w:eastAsiaTheme="minorEastAsia"/>
          <w:lang w:val="en-GB"/>
        </w:rPr>
        <w:t>temperature</w:t>
      </w:r>
      <w:r w:rsidR="007B5C3D">
        <w:rPr>
          <w:rFonts w:eastAsiaTheme="minorEastAsia"/>
          <w:lang w:val="en-GB"/>
        </w:rPr>
        <w:t xml:space="preserve"> range</w:t>
      </w:r>
      <w:ins w:id="679" w:author="Jan Ohlberger" w:date="2020-05-22T16:06:00Z">
        <w:r w:rsidR="00075ED9">
          <w:rPr>
            <w:rFonts w:eastAsiaTheme="minorEastAsia"/>
            <w:lang w:val="en-GB"/>
          </w:rPr>
          <w:t>s</w:t>
        </w:r>
      </w:ins>
      <w:r w:rsidR="00947116"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9401D1">
        <w:rPr>
          <w:rFonts w:eastAsiaTheme="minorEastAsia"/>
          <w:lang w:val="en-GB"/>
        </w:rPr>
        <w:t>curves</w:t>
      </w:r>
      <w:r w:rsidR="009401D1" w:rsidRPr="004559BC">
        <w:rPr>
          <w:rFonts w:eastAsiaTheme="minorEastAsia"/>
          <w:lang w:val="en-GB"/>
        </w:rPr>
        <w:t xml:space="preserve"> </w:t>
      </w:r>
      <w:r w:rsidR="00590D3A" w:rsidRPr="004559BC">
        <w:rPr>
          <w:rFonts w:eastAsiaTheme="minorEastAsia"/>
          <w:lang w:val="en-GB"/>
        </w:rPr>
        <w:t>is to protect aerobic scope by not overshoot</w:t>
      </w:r>
      <w:r w:rsidR="00034DBC">
        <w:rPr>
          <w:rFonts w:eastAsiaTheme="minorEastAsia"/>
          <w:lang w:val="en-GB"/>
        </w:rPr>
        <w:t>ing</w:t>
      </w:r>
      <w:r w:rsidR="00590D3A" w:rsidRPr="004559BC">
        <w:rPr>
          <w:rFonts w:eastAsiaTheme="minorEastAsia"/>
          <w:lang w:val="en-GB"/>
        </w:rPr>
        <w:t xml:space="preserve"> post-meal oxygen consumption</w:t>
      </w:r>
      <w:commentRangeStart w:id="680"/>
      <w:r w:rsidR="00DC6BD8">
        <w:rPr>
          <w:rFonts w:eastAsiaTheme="minorEastAsia"/>
          <w:lang w:val="en-GB"/>
        </w:rPr>
        <w:t>.</w:t>
      </w:r>
      <w:commentRangeEnd w:id="680"/>
      <w:r w:rsidR="009C40B2">
        <w:rPr>
          <w:rStyle w:val="Kommentarsreferens"/>
        </w:rPr>
        <w:commentReference w:id="680"/>
      </w:r>
      <w:r w:rsidR="00DC6BD8">
        <w:rPr>
          <w:rFonts w:eastAsiaTheme="minorEastAsia"/>
          <w:lang w:val="en-GB"/>
        </w:rPr>
        <w:t xml:space="preserve"> This </w:t>
      </w:r>
      <w:r w:rsidR="002F7E09" w:rsidRPr="004559BC">
        <w:rPr>
          <w:rFonts w:eastAsiaTheme="minorEastAsia"/>
          <w:lang w:val="en-GB"/>
        </w:rPr>
        <w:t xml:space="preserve">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lang w:val="en-GB"/>
        </w:rPr>
        <w:t xml:space="preserve">(Jutfelt </w:t>
      </w:r>
      <w:r w:rsidR="00AD3510" w:rsidRPr="00AD3510">
        <w:rPr>
          <w:i/>
          <w:iCs/>
          <w:lang w:val="en-GB"/>
        </w:rPr>
        <w:t>et al.</w:t>
      </w:r>
      <w:r w:rsidR="00AD3510" w:rsidRPr="00AD3510">
        <w:rPr>
          <w:lang w:val="en-GB"/>
        </w:rPr>
        <w:t xml:space="preserve"> 2020)</w:t>
      </w:r>
      <w:r w:rsidR="009C1E05">
        <w:rPr>
          <w:rFonts w:eastAsiaTheme="minorEastAsia"/>
        </w:rPr>
        <w:fldChar w:fldCharType="end"/>
      </w:r>
      <w:r w:rsidR="008E66DF">
        <w:rPr>
          <w:rFonts w:eastAsiaTheme="minorEastAsia"/>
          <w:lang w:val="en-GB"/>
        </w:rPr>
        <w:t>,</w:t>
      </w:r>
      <w:r w:rsidR="0009201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r w:rsidR="0018419F">
        <w:rPr>
          <w:rFonts w:eastAsiaTheme="minorEastAsia"/>
          <w:lang w:val="en-GB"/>
        </w:rPr>
        <w:t>Thus, u</w:t>
      </w:r>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lang w:val="en-GB"/>
        </w:rPr>
        <w:t xml:space="preserve">(Neuheimer </w:t>
      </w:r>
      <w:r w:rsidR="009C66FD" w:rsidRPr="009C66FD">
        <w:rPr>
          <w:i/>
          <w:iCs/>
          <w:lang w:val="en-GB"/>
        </w:rPr>
        <w:t>et al.</w:t>
      </w:r>
      <w:r w:rsidR="009C66FD" w:rsidRPr="009C66FD">
        <w:rPr>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1219373E" w:rsidR="00077A77" w:rsidRPr="00972C7F" w:rsidRDefault="00CF7F64" w:rsidP="00BA1217">
      <w:pPr>
        <w:spacing w:line="480" w:lineRule="auto"/>
        <w:ind w:firstLine="284"/>
        <w:contextualSpacing/>
        <w:jc w:val="both"/>
        <w:rPr>
          <w:rFonts w:eastAsiaTheme="minorEastAsia" w:cstheme="minorHAnsi"/>
          <w:lang w:val="en-GB"/>
        </w:rPr>
      </w:pPr>
      <w:commentRangeStart w:id="681"/>
      <w:commentRangeStart w:id="682"/>
      <w:commentRangeStart w:id="683"/>
      <w:r w:rsidRPr="00972C7F">
        <w:rPr>
          <w:rFonts w:eastAsiaTheme="minorEastAsia" w:cstheme="minorHAnsi"/>
          <w:lang w:val="en-GB"/>
        </w:rPr>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lang w:val="en-GB"/>
        </w:rPr>
        <w:t xml:space="preserve">(Downs </w:t>
      </w:r>
      <w:r w:rsidR="009F48BC" w:rsidRPr="009F48BC">
        <w:rPr>
          <w:i/>
          <w:iCs/>
          <w:lang w:val="en-GB"/>
        </w:rPr>
        <w:t>et al.</w:t>
      </w:r>
      <w:r w:rsidR="009F48BC" w:rsidRPr="009F48BC">
        <w:rPr>
          <w:lang w:val="en-GB"/>
        </w:rPr>
        <w:t xml:space="preserve"> 2008; Englund </w:t>
      </w:r>
      <w:r w:rsidR="009F48BC" w:rsidRPr="009F48BC">
        <w:rPr>
          <w:i/>
          <w:iCs/>
          <w:lang w:val="en-GB"/>
        </w:rPr>
        <w:t>et al.</w:t>
      </w:r>
      <w:r w:rsidR="009F48BC" w:rsidRPr="009F48BC">
        <w:rPr>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w:t>
      </w:r>
      <w:r w:rsidR="0010623B">
        <w:rPr>
          <w:rFonts w:eastAsiaTheme="minorEastAsia" w:cstheme="minorHAnsi"/>
          <w:lang w:val="en-GB"/>
        </w:rPr>
        <w:t xml:space="preserve"> </w:t>
      </w:r>
      <w:r w:rsidR="00793A1F" w:rsidRPr="00972C7F">
        <w:rPr>
          <w:rFonts w:eastAsiaTheme="minorEastAsia" w:cstheme="minorHAnsi"/>
          <w:lang w:val="en-GB"/>
        </w:rPr>
        <w:t>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lang w:val="en-GB"/>
        </w:rPr>
        <w:t xml:space="preserve">(Gelman &amp; Hill 2007; Harrison </w:t>
      </w:r>
      <w:r w:rsidR="00AD3510" w:rsidRPr="00AD3510">
        <w:rPr>
          <w:i/>
          <w:iCs/>
          <w:lang w:val="en-GB"/>
        </w:rPr>
        <w:t>et al.</w:t>
      </w:r>
      <w:r w:rsidR="00AD3510" w:rsidRPr="00AD3510">
        <w:rPr>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commentRangeEnd w:id="681"/>
      <w:r w:rsidR="005B6DAD">
        <w:rPr>
          <w:rStyle w:val="Kommentarsreferens"/>
        </w:rPr>
        <w:commentReference w:id="681"/>
      </w:r>
      <w:commentRangeEnd w:id="682"/>
      <w:r w:rsidR="00075ED9">
        <w:rPr>
          <w:rStyle w:val="Kommentarsreferens"/>
        </w:rPr>
        <w:commentReference w:id="682"/>
      </w:r>
      <w:commentRangeEnd w:id="683"/>
      <w:r w:rsidR="00D65660">
        <w:rPr>
          <w:rStyle w:val="Kommentarsreferens"/>
        </w:rPr>
        <w:commentReference w:id="683"/>
      </w:r>
    </w:p>
    <w:p w14:paraId="355B5CC5" w14:textId="4C1556BF"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 xml:space="preserve">the </w:t>
      </w:r>
      <w:del w:id="684" w:author="Anna Gårdmark" w:date="2020-06-24T15:32:00Z">
        <w:r w:rsidR="00BE2543" w:rsidRPr="004559BC" w:rsidDel="00D65660">
          <w:rPr>
            <w:rFonts w:eastAsiaTheme="minorEastAsia" w:cstheme="minorHAnsi"/>
            <w:lang w:val="en-GB"/>
          </w:rPr>
          <w:delText>MTE</w:delText>
        </w:r>
      </w:del>
      <w:ins w:id="685" w:author="Anna Gårdmark" w:date="2020-06-24T15:32:00Z">
        <w:r w:rsidR="00D65660">
          <w:rPr>
            <w:rFonts w:eastAsiaTheme="minorEastAsia" w:cstheme="minorHAnsi"/>
            <w:lang w:val="en-GB"/>
          </w:rPr>
          <w:t>metabolic theory of ecology</w:t>
        </w:r>
      </w:ins>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lang w:val="en-GB"/>
        </w:rPr>
        <w:t xml:space="preserve">(Beamish 1964; Xie &amp; Sun 1990; Ohlberger </w:t>
      </w:r>
      <w:r w:rsidR="00AD3510" w:rsidRPr="00AD3510">
        <w:rPr>
          <w:i/>
          <w:iCs/>
          <w:lang w:val="en-GB"/>
        </w:rPr>
        <w:t>et al.</w:t>
      </w:r>
      <w:r w:rsidR="00AD3510" w:rsidRPr="00AD3510">
        <w:rPr>
          <w:lang w:val="en-GB"/>
        </w:rPr>
        <w:t xml:space="preserve"> 2012; Lindmark </w:t>
      </w:r>
      <w:r w:rsidR="00AD3510" w:rsidRPr="00AD3510">
        <w:rPr>
          <w:i/>
          <w:iCs/>
          <w:lang w:val="en-GB"/>
        </w:rPr>
        <w:t>et al.</w:t>
      </w:r>
      <w:r w:rsidR="00AD3510" w:rsidRPr="00AD3510">
        <w:rPr>
          <w:lang w:val="en-GB"/>
        </w:rPr>
        <w:t xml:space="preserve"> 2018; Fossen </w:t>
      </w:r>
      <w:r w:rsidR="00AD3510" w:rsidRPr="00AD3510">
        <w:rPr>
          <w:i/>
          <w:iCs/>
          <w:lang w:val="en-GB"/>
        </w:rPr>
        <w:t>et al.</w:t>
      </w:r>
      <w:r w:rsidR="00AD3510" w:rsidRPr="00AD3510">
        <w:rPr>
          <w:lang w:val="en-GB"/>
        </w:rPr>
        <w:t xml:space="preserve"> 2019)</w:t>
      </w:r>
      <w:r w:rsidR="00C963D8" w:rsidRPr="0002382F">
        <w:rPr>
          <w:rFonts w:cstheme="minorHAnsi"/>
        </w:rPr>
        <w:fldChar w:fldCharType="end"/>
      </w:r>
      <w:r w:rsidR="00C963D8" w:rsidRPr="002D70E2">
        <w:rPr>
          <w:rFonts w:cstheme="minorHAnsi"/>
          <w:lang w:val="en-GB"/>
        </w:rPr>
        <w:t xml:space="preserve"> and between species</w:t>
      </w:r>
      <w:ins w:id="686" w:author="Anna Gårdmark" w:date="2020-06-24T15:32:00Z">
        <w:r w:rsidR="00D65660">
          <w:rPr>
            <w:rFonts w:cstheme="minorHAnsi"/>
            <w:lang w:val="en-GB"/>
          </w:rPr>
          <w:t xml:space="preserve"> size variation</w:t>
        </w:r>
      </w:ins>
      <w:r w:rsidR="00C963D8" w:rsidRPr="002D70E2">
        <w:rPr>
          <w:rFonts w:cstheme="minorHAnsi"/>
          <w:lang w:val="en-GB"/>
        </w:rPr>
        <w:t xml:space="preserve">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 xml:space="preserve">This </w:t>
      </w:r>
      <w:del w:id="687" w:author="Anna Gårdmark" w:date="2020-06-24T15:32:00Z">
        <w:r w:rsidR="00D82A9C" w:rsidRPr="004559BC" w:rsidDel="00D65660">
          <w:rPr>
            <w:rFonts w:eastAsiaTheme="minorEastAsia" w:cstheme="minorHAnsi"/>
            <w:lang w:val="en-GB"/>
          </w:rPr>
          <w:delText xml:space="preserve">prediction </w:delText>
        </w:r>
      </w:del>
      <w:ins w:id="688" w:author="Anna Gårdmark" w:date="2020-06-24T15:32:00Z">
        <w:r w:rsidR="00D65660">
          <w:rPr>
            <w:rFonts w:eastAsiaTheme="minorEastAsia" w:cstheme="minorHAnsi"/>
            <w:lang w:val="en-GB"/>
          </w:rPr>
          <w:t>finding</w:t>
        </w:r>
        <w:r w:rsidR="00D65660" w:rsidRPr="004559BC">
          <w:rPr>
            <w:rFonts w:eastAsiaTheme="minorEastAsia" w:cstheme="minorHAnsi"/>
            <w:lang w:val="en-GB"/>
          </w:rPr>
          <w:t xml:space="preserve"> </w:t>
        </w:r>
      </w:ins>
      <w:r w:rsidR="00D82A9C" w:rsidRPr="004559BC">
        <w:rPr>
          <w:rFonts w:eastAsiaTheme="minorEastAsia" w:cstheme="minorHAnsi"/>
          <w:lang w:val="en-GB"/>
        </w:rPr>
        <w:t xml:space="preserve">is in line with the metabolic boundary-level hypothesis, </w:t>
      </w:r>
      <w:commentRangeStart w:id="689"/>
      <w:r w:rsidR="00D82A9C" w:rsidRPr="004559BC">
        <w:rPr>
          <w:rFonts w:eastAsiaTheme="minorEastAsia" w:cstheme="minorHAnsi"/>
          <w:lang w:val="en-GB"/>
        </w:rPr>
        <w:t xml:space="preserve">which predicts a negative relationship between resting metabolic </w:t>
      </w:r>
      <w:ins w:id="690" w:author="Anna Gårdmark" w:date="2020-06-24T15:35:00Z">
        <w:r w:rsidR="00D65660">
          <w:rPr>
            <w:rFonts w:eastAsiaTheme="minorEastAsia" w:cstheme="minorHAnsi"/>
            <w:lang w:val="en-GB"/>
          </w:rPr>
          <w:t xml:space="preserve">mass scaling </w:t>
        </w:r>
      </w:ins>
      <w:r w:rsidR="00D82A9C" w:rsidRPr="004559BC">
        <w:rPr>
          <w:rFonts w:eastAsiaTheme="minorEastAsia" w:cstheme="minorHAnsi"/>
          <w:lang w:val="en-GB"/>
        </w:rPr>
        <w:t>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lang w:val="en-GB"/>
        </w:rPr>
        <w:t>(Glazier 2010)</w:t>
      </w:r>
      <w:r w:rsidR="002431CC">
        <w:rPr>
          <w:rFonts w:eastAsiaTheme="minorEastAsia" w:cstheme="minorHAnsi"/>
        </w:rPr>
        <w:fldChar w:fldCharType="end"/>
      </w:r>
      <w:commentRangeEnd w:id="689"/>
      <w:r w:rsidR="00D65660">
        <w:rPr>
          <w:rStyle w:val="Kommentarsreferens"/>
        </w:rPr>
        <w:commentReference w:id="689"/>
      </w:r>
      <w:r w:rsidR="00D82A9C" w:rsidRPr="004559BC">
        <w:rPr>
          <w:rFonts w:cstheme="minorHAnsi"/>
          <w:lang w:val="en-GB"/>
        </w:rPr>
        <w:t xml:space="preserve">. </w:t>
      </w:r>
      <w:r w:rsidR="00525941">
        <w:rPr>
          <w:rFonts w:cstheme="minorHAnsi"/>
          <w:lang w:val="en-GB"/>
        </w:rPr>
        <w:t>H</w:t>
      </w:r>
      <w:r w:rsidR="004E1DCC" w:rsidRPr="00972C7F">
        <w:rPr>
          <w:rFonts w:cstheme="minorHAnsi"/>
          <w:lang w:val="en-GB"/>
        </w:rPr>
        <w:t>owever</w:t>
      </w:r>
      <w:r w:rsidR="00525941">
        <w:rPr>
          <w:rFonts w:cstheme="minorHAnsi"/>
          <w:lang w:val="en-GB"/>
        </w:rPr>
        <w:t>,</w:t>
      </w:r>
      <w:r w:rsidR="0037098A">
        <w:rPr>
          <w:rFonts w:cstheme="minorHAnsi"/>
          <w:lang w:val="en-GB"/>
        </w:rPr>
        <w:t xml:space="preserve"> this interaction was </w:t>
      </w:r>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r w:rsidR="0010623B">
        <w:rPr>
          <w:rFonts w:cstheme="minorHAnsi"/>
          <w:lang w:val="en-GB"/>
        </w:rPr>
        <w:t xml:space="preserve"> </w:t>
      </w:r>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9E3E16">
        <w:rPr>
          <w:rFonts w:cstheme="minorHAnsi"/>
        </w:rPr>
        <w:fldChar w:fldCharType="begin"/>
      </w:r>
      <w:r w:rsidR="009E3E1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E3E16">
        <w:rPr>
          <w:rFonts w:cstheme="minorHAnsi"/>
        </w:rPr>
        <w:instrText>ﬁ</w:instrText>
      </w:r>
      <w:r w:rsidR="009E3E16" w:rsidRPr="00972C7F">
        <w:rPr>
          <w:rFonts w:cstheme="minorHAnsi"/>
          <w:lang w:val="en-GB"/>
        </w:rPr>
        <w:instrText xml:space="preserve">sh as our study taxa, we curated 25 studies with measurements of standard metabolic rate, temperature, and mass, with 55 independent trials and across 16 </w:instrText>
      </w:r>
      <w:r w:rsidR="009E3E16">
        <w:rPr>
          <w:rFonts w:cstheme="minorHAnsi"/>
        </w:rPr>
        <w:instrText>ﬁ</w:instrText>
      </w:r>
      <w:r w:rsidR="009E3E16" w:rsidRPr="00972C7F">
        <w:rPr>
          <w:rFonts w:cstheme="minorHAnsi"/>
          <w:lang w:val="en-GB"/>
        </w:rPr>
        <w:instrText xml:space="preserve">sh species and confronted this data with </w:instrText>
      </w:r>
      <w:r w:rsidR="009E3E16">
        <w:rPr>
          <w:rFonts w:cstheme="minorHAnsi"/>
        </w:rPr>
        <w:instrText>ﬂ</w:instrText>
      </w:r>
      <w:r w:rsidR="009E3E1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E3E16">
        <w:rPr>
          <w:rFonts w:cstheme="minorHAnsi"/>
        </w:rPr>
        <w:instrText>ﬁ</w:instrText>
      </w:r>
      <w:r w:rsidR="009E3E16" w:rsidRPr="00972C7F">
        <w:rPr>
          <w:rFonts w:cstheme="minorHAnsi"/>
          <w:lang w:val="en-GB"/>
        </w:rPr>
        <w:instrText>cient of 0.89 with a SIC interval spanning 0.82 to 0.99, implying that mechanistically derived coef</w:instrText>
      </w:r>
      <w:r w:rsidR="009E3E16">
        <w:rPr>
          <w:rFonts w:cstheme="minorHAnsi"/>
        </w:rPr>
        <w:instrText>ﬁ</w:instrText>
      </w:r>
      <w:r w:rsidR="009E3E16" w:rsidRPr="00972C7F">
        <w:rPr>
          <w:rFonts w:cstheme="minorHAnsi"/>
          <w:lang w:val="en-GB"/>
        </w:rPr>
        <w:instrText>cients of 0.67, 0.75, and 1, a</w:instrText>
      </w:r>
      <w:r w:rsidR="009E3E1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E3E16">
        <w:rPr>
          <w:rFonts w:cstheme="minorHAnsi"/>
        </w:rPr>
        <w:instrText>ﬁ</w:instrText>
      </w:r>
      <w:r w:rsidR="009E3E1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ins w:id="691" w:author="Jan Ohlberger" w:date="2020-05-22T16:08:00Z">
        <w:r w:rsidR="00075ED9">
          <w:rPr>
            <w:rFonts w:cstheme="minorHAnsi"/>
            <w:lang w:val="en-GB"/>
          </w:rPr>
          <w:t>, possibly</w:t>
        </w:r>
      </w:ins>
      <w:del w:id="692" w:author="Jan Ohlberger" w:date="2020-05-22T16:08:00Z">
        <w:r w:rsidR="009E3E16" w:rsidDel="00075ED9">
          <w:rPr>
            <w:rFonts w:cstheme="minorHAnsi"/>
            <w:lang w:val="en-GB"/>
          </w:rPr>
          <w:delText>.</w:delText>
        </w:r>
      </w:del>
      <w:r w:rsidR="009E3E16">
        <w:rPr>
          <w:rFonts w:cstheme="minorHAnsi"/>
          <w:lang w:val="en-GB"/>
        </w:rPr>
        <w:t xml:space="preserve"> </w:t>
      </w:r>
      <w:del w:id="693" w:author="Jan Ohlberger" w:date="2020-05-22T16:08:00Z">
        <w:r w:rsidR="009E3E16" w:rsidDel="00075ED9">
          <w:rPr>
            <w:rFonts w:cstheme="minorHAnsi"/>
            <w:lang w:val="en-GB"/>
          </w:rPr>
          <w:delText xml:space="preserve">This </w:delText>
        </w:r>
        <w:r w:rsidR="00E412B7" w:rsidRPr="004559BC" w:rsidDel="00075ED9">
          <w:rPr>
            <w:rFonts w:cstheme="minorHAnsi"/>
            <w:lang w:val="en-GB"/>
          </w:rPr>
          <w:delText xml:space="preserve">could be </w:delText>
        </w:r>
      </w:del>
      <w:r w:rsidR="00E412B7" w:rsidRPr="004559BC">
        <w:rPr>
          <w:rFonts w:cstheme="minorHAnsi"/>
          <w:lang w:val="en-GB"/>
        </w:rPr>
        <w:t>due to</w:t>
      </w:r>
      <w:r w:rsidR="00B80D6C" w:rsidRPr="004559BC">
        <w:rPr>
          <w:rFonts w:cstheme="minorHAnsi"/>
          <w:lang w:val="en-GB"/>
        </w:rPr>
        <w:t xml:space="preserve"> different data collection protocols</w:t>
      </w:r>
      <w:ins w:id="694" w:author="Jan Ohlberger" w:date="2020-05-22T16:08:00Z">
        <w:r w:rsidR="00075ED9">
          <w:rPr>
            <w:rFonts w:cstheme="minorHAnsi"/>
            <w:lang w:val="en-GB"/>
          </w:rPr>
          <w:t>.</w:t>
        </w:r>
      </w:ins>
      <w:del w:id="695" w:author="Jan Ohlberger" w:date="2020-05-22T16:08:00Z">
        <w:r w:rsidR="00F91439" w:rsidRPr="004559BC" w:rsidDel="00075ED9">
          <w:rPr>
            <w:rFonts w:cstheme="minorHAnsi"/>
            <w:lang w:val="en-GB"/>
          </w:rPr>
          <w:delText>,</w:delText>
        </w:r>
      </w:del>
      <w:r w:rsidR="00F91439" w:rsidRPr="004559BC">
        <w:rPr>
          <w:rFonts w:cstheme="minorHAnsi"/>
          <w:lang w:val="en-GB"/>
        </w:rPr>
        <w:t xml:space="preserve"> </w:t>
      </w:r>
      <w:del w:id="696" w:author="Jan Ohlberger" w:date="2020-05-22T16:08:00Z">
        <w:r w:rsidR="00F91439" w:rsidRPr="004559BC" w:rsidDel="00075ED9">
          <w:rPr>
            <w:rFonts w:cstheme="minorHAnsi"/>
            <w:lang w:val="en-GB"/>
          </w:rPr>
          <w:delText>where</w:delText>
        </w:r>
        <w:r w:rsidR="002B6C08" w:rsidRPr="004559BC" w:rsidDel="00075ED9">
          <w:rPr>
            <w:rFonts w:cstheme="minorHAnsi"/>
            <w:lang w:val="en-GB"/>
          </w:rPr>
          <w:delText xml:space="preserve"> </w:delText>
        </w:r>
      </w:del>
      <w:ins w:id="697" w:author="Jan Ohlberger" w:date="2020-05-22T16:08:00Z">
        <w:r w:rsidR="00075ED9">
          <w:rPr>
            <w:rFonts w:cstheme="minorHAnsi"/>
            <w:lang w:val="en-GB"/>
          </w:rPr>
          <w:t>W</w:t>
        </w:r>
      </w:ins>
      <w:del w:id="698" w:author="Jan Ohlberger" w:date="2020-05-22T16:08:00Z">
        <w:r w:rsidR="002B6C08" w:rsidRPr="004559BC" w:rsidDel="00075ED9">
          <w:rPr>
            <w:rFonts w:cstheme="minorHAnsi"/>
            <w:lang w:val="en-GB"/>
          </w:rPr>
          <w:delText>w</w:delText>
        </w:r>
      </w:del>
      <w:r w:rsidR="002B6C08" w:rsidRPr="004559BC">
        <w:rPr>
          <w:rFonts w:cstheme="minorHAnsi"/>
          <w:lang w:val="en-GB"/>
        </w:rPr>
        <w:t xml:space="preserve">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temperature-</w:t>
      </w:r>
      <w:commentRangeStart w:id="699"/>
      <w:ins w:id="700" w:author="Anna Gårdmark" w:date="2020-06-24T15:36:00Z">
        <w:r w:rsidR="00D65660">
          <w:rPr>
            <w:rFonts w:cstheme="minorHAnsi"/>
            <w:lang w:val="en-GB"/>
          </w:rPr>
          <w:t xml:space="preserve">body </w:t>
        </w:r>
        <w:commentRangeEnd w:id="699"/>
        <w:r w:rsidR="00D65660">
          <w:rPr>
            <w:rStyle w:val="Kommentarsreferens"/>
          </w:rPr>
          <w:commentReference w:id="699"/>
        </w:r>
      </w:ins>
      <w:r w:rsidR="00A156DB" w:rsidRPr="004559BC">
        <w:rPr>
          <w:rFonts w:cstheme="minorHAnsi"/>
          <w:lang w:val="en-GB"/>
        </w:rPr>
        <w:t xml:space="preserve">size interactions in growth or </w:t>
      </w:r>
      <w:r w:rsidR="00A156DB" w:rsidRPr="004559BC">
        <w:rPr>
          <w:rFonts w:cstheme="minorHAnsi"/>
          <w:lang w:val="en-GB"/>
        </w:rPr>
        <w:lastRenderedPageBreak/>
        <w:t>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lang w:val="en-GB"/>
        </w:rPr>
        <w:t xml:space="preserve">(García García </w:t>
      </w:r>
      <w:r w:rsidR="001F613A" w:rsidRPr="001F613A">
        <w:rPr>
          <w:i/>
          <w:iCs/>
          <w:lang w:val="en-GB"/>
        </w:rPr>
        <w:t>et al.</w:t>
      </w:r>
      <w:r w:rsidR="001F613A" w:rsidRPr="001F613A">
        <w:rPr>
          <w:lang w:val="en-GB"/>
        </w:rPr>
        <w:t xml:space="preserve"> 2011)</w:t>
      </w:r>
      <w:r w:rsidR="00A156DB" w:rsidRPr="00A156DB">
        <w:rPr>
          <w:rFonts w:cstheme="minorHAnsi"/>
        </w:rPr>
        <w:fldChar w:fldCharType="end"/>
      </w:r>
      <w:r w:rsidR="00A156DB" w:rsidRPr="004559BC">
        <w:rPr>
          <w:rFonts w:cstheme="minorHAnsi"/>
          <w:lang w:val="en-GB"/>
        </w:rPr>
        <w:t xml:space="preserve">. </w:t>
      </w:r>
      <w:commentRangeStart w:id="701"/>
      <w:commentRangeStart w:id="702"/>
      <w:r w:rsidR="00A156DB" w:rsidRPr="004559BC">
        <w:rPr>
          <w:rFonts w:cstheme="minorHAnsi"/>
          <w:lang w:val="en-GB"/>
        </w:rPr>
        <w:t>A</w:t>
      </w:r>
      <w:commentRangeEnd w:id="701"/>
      <w:r w:rsidR="00D10107">
        <w:rPr>
          <w:rStyle w:val="Kommentarsreferens"/>
        </w:rPr>
        <w:commentReference w:id="701"/>
      </w:r>
      <w:commentRangeEnd w:id="702"/>
      <w:r w:rsidR="00CB0AD6">
        <w:rPr>
          <w:rStyle w:val="Kommentarsreferens"/>
        </w:rPr>
        <w:commentReference w:id="702"/>
      </w:r>
      <w:r w:rsidR="00A156DB" w:rsidRPr="004559BC">
        <w:rPr>
          <w:rFonts w:cstheme="minorHAnsi"/>
          <w:lang w:val="en-GB"/>
        </w:rPr>
        <w:t xml:space="preserve">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ins w:id="703" w:author="Anna Gårdmark" w:date="2020-06-24T15:37:00Z">
        <w:r w:rsidR="00CB0AD6">
          <w:rPr>
            <w:rFonts w:cstheme="minorHAnsi"/>
            <w:lang w:val="en-GB"/>
          </w:rPr>
          <w:t xml:space="preserve">those at which rates </w:t>
        </w:r>
      </w:ins>
      <w:r w:rsidR="00EC17A5">
        <w:rPr>
          <w:rFonts w:cstheme="minorHAnsi"/>
          <w:lang w:val="en-GB"/>
        </w:rPr>
        <w:t>peak</w:t>
      </w:r>
      <w:r w:rsidR="00EC17A5" w:rsidRPr="004559BC">
        <w:rPr>
          <w:rFonts w:cstheme="minorHAnsi"/>
          <w:lang w:val="en-GB"/>
        </w:rPr>
        <w:t xml:space="preserve"> </w:t>
      </w:r>
      <w:r w:rsidR="00A156DB" w:rsidRPr="004559BC">
        <w:rPr>
          <w:rFonts w:cstheme="minorHAnsi"/>
          <w:lang w:val="en-GB"/>
        </w:rPr>
        <w:t xml:space="preserve">for the log-linear model, and inclusion of these could lead to significant negative interactions if </w:t>
      </w:r>
      <w:ins w:id="704" w:author="Anna Gårdmark" w:date="2020-06-24T15:38:00Z">
        <w:r w:rsidR="00CB0AD6">
          <w:rPr>
            <w:rFonts w:cstheme="minorHAnsi"/>
            <w:lang w:val="en-GB"/>
          </w:rPr>
          <w:t xml:space="preserve">rates for large fish </w:t>
        </w:r>
      </w:ins>
      <w:r w:rsidR="001E6B6F">
        <w:rPr>
          <w:rFonts w:cstheme="minorHAnsi"/>
          <w:lang w:val="en-GB"/>
        </w:rPr>
        <w:t>peak</w:t>
      </w:r>
      <w:r w:rsidR="004A406C">
        <w:rPr>
          <w:rFonts w:cstheme="minorHAnsi"/>
          <w:lang w:val="en-GB"/>
        </w:rPr>
        <w:t xml:space="preserve"> </w:t>
      </w:r>
      <w:ins w:id="705" w:author="Anna Gårdmark" w:date="2020-06-24T15:38:00Z">
        <w:r w:rsidR="00CB0AD6">
          <w:rPr>
            <w:rFonts w:cstheme="minorHAnsi"/>
            <w:lang w:val="en-GB"/>
          </w:rPr>
          <w:t xml:space="preserve">at </w:t>
        </w:r>
      </w:ins>
      <w:del w:id="706" w:author="Anna Gårdmark" w:date="2020-06-24T15:38:00Z">
        <w:r w:rsidR="0093659A" w:rsidDel="00CB0AD6">
          <w:rPr>
            <w:rFonts w:cstheme="minorHAnsi"/>
            <w:lang w:val="en-GB"/>
          </w:rPr>
          <w:delText>temperature</w:delText>
        </w:r>
        <w:r w:rsidR="00521B0E" w:rsidDel="00CB0AD6">
          <w:rPr>
            <w:rFonts w:cstheme="minorHAnsi"/>
            <w:lang w:val="en-GB"/>
          </w:rPr>
          <w:delText>s</w:delText>
        </w:r>
        <w:r w:rsidR="0093659A" w:rsidDel="00CB0AD6">
          <w:rPr>
            <w:rFonts w:cstheme="minorHAnsi"/>
            <w:lang w:val="en-GB"/>
          </w:rPr>
          <w:delText xml:space="preserve"> </w:delText>
        </w:r>
        <w:r w:rsidR="00521B0E" w:rsidDel="00CB0AD6">
          <w:rPr>
            <w:rFonts w:cstheme="minorHAnsi"/>
            <w:lang w:val="en-GB"/>
          </w:rPr>
          <w:delText xml:space="preserve">are </w:delText>
        </w:r>
      </w:del>
      <w:r w:rsidR="00A156DB" w:rsidRPr="004559BC">
        <w:rPr>
          <w:rFonts w:cstheme="minorHAnsi"/>
          <w:lang w:val="en-GB"/>
        </w:rPr>
        <w:t>lower temperature</w:t>
      </w:r>
      <w:del w:id="707" w:author="Anna Gårdmark" w:date="2020-06-24T15:38:00Z">
        <w:r w:rsidR="00A156DB" w:rsidRPr="004559BC" w:rsidDel="00CB0AD6">
          <w:rPr>
            <w:rFonts w:cstheme="minorHAnsi"/>
            <w:lang w:val="en-GB"/>
          </w:rPr>
          <w:delText xml:space="preserve"> for large fish</w:delText>
        </w:r>
      </w:del>
      <w:r w:rsidR="00A156DB" w:rsidRPr="004559BC">
        <w:rPr>
          <w:rFonts w:cstheme="minorHAnsi"/>
          <w:lang w:val="en-GB"/>
        </w:rPr>
        <w:t xml:space="preserve">.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r w:rsidR="0010623B">
        <w:rPr>
          <w:rFonts w:cstheme="minorHAnsi"/>
          <w:lang w:val="en-GB"/>
        </w:rPr>
        <w:t xml:space="preserve"> </w:t>
      </w:r>
      <w:r w:rsidR="003959C0">
        <w:rPr>
          <w:rFonts w:cstheme="minorHAnsi"/>
          <w:lang w:val="en-GB"/>
        </w:rPr>
        <w:t>peak</w:t>
      </w:r>
      <w:r w:rsidR="003959C0" w:rsidRPr="004559BC">
        <w:rPr>
          <w:rFonts w:cstheme="minorHAnsi"/>
          <w:lang w:val="en-GB"/>
        </w:rPr>
        <w:t xml:space="preserve"> </w:t>
      </w:r>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 Messmer </w:t>
      </w:r>
      <w:r w:rsidR="00592C85" w:rsidRPr="00592C85">
        <w:rPr>
          <w:i/>
          <w:iCs/>
          <w:lang w:val="en-GB"/>
        </w:rPr>
        <w:t>et al.</w:t>
      </w:r>
      <w:r w:rsidR="00592C85" w:rsidRPr="00592C85">
        <w:rPr>
          <w:lang w:val="en-GB"/>
        </w:rPr>
        <w:t xml:space="preserve"> 2016; Lindmark </w:t>
      </w:r>
      <w:r w:rsidR="00592C85" w:rsidRPr="00592C85">
        <w:rPr>
          <w:i/>
          <w:iCs/>
          <w:lang w:val="en-GB"/>
        </w:rPr>
        <w:t>et al.</w:t>
      </w:r>
      <w:r w:rsidR="00592C85" w:rsidRPr="00592C85">
        <w:rPr>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r w:rsidR="005425AF" w:rsidRPr="004559BC">
        <w:rPr>
          <w:rFonts w:cstheme="minorHAnsi"/>
          <w:lang w:val="en-GB"/>
        </w:rPr>
        <w:t>between</w:t>
      </w:r>
      <w:r w:rsidR="005425AF">
        <w:rPr>
          <w:rFonts w:cstheme="minorHAnsi"/>
          <w:lang w:val="en-GB"/>
        </w:rPr>
        <w:t>-</w:t>
      </w:r>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w:t>
      </w:r>
      <w:r w:rsidR="0010623B">
        <w:rPr>
          <w:rFonts w:cstheme="minorHAnsi"/>
          <w:lang w:val="en-GB"/>
        </w:rPr>
        <w:t xml:space="preserve"> </w:t>
      </w:r>
      <w:r w:rsidR="0091477E" w:rsidRPr="004559BC">
        <w:rPr>
          <w:rFonts w:cstheme="minorHAnsi"/>
          <w:lang w:val="en-GB"/>
        </w:rPr>
        <w:t>scaling of these rates</w:t>
      </w:r>
      <w:r w:rsidR="00D4043D" w:rsidRPr="004559BC">
        <w:rPr>
          <w:rFonts w:cstheme="minorHAnsi"/>
          <w:lang w:val="en-GB"/>
        </w:rPr>
        <w:t>.</w:t>
      </w:r>
    </w:p>
    <w:p w14:paraId="3B9EF19E" w14:textId="11A3143E" w:rsidR="00D866A9" w:rsidRPr="00972C7F" w:rsidRDefault="009C6A68" w:rsidP="00D866A9">
      <w:pPr>
        <w:spacing w:line="480" w:lineRule="auto"/>
        <w:ind w:firstLine="284"/>
        <w:contextualSpacing/>
        <w:jc w:val="both"/>
        <w:rPr>
          <w:rFonts w:cstheme="minorHAnsi"/>
          <w:lang w:val="en-GB"/>
        </w:rPr>
      </w:pPr>
      <w:commentRangeStart w:id="708"/>
      <w:commentRangeStart w:id="709"/>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005C16B6">
        <w:rPr>
          <w:lang w:val="en-GB"/>
        </w:rPr>
        <w:t xml:space="preserve">varying either </w:t>
      </w:r>
      <w:r w:rsidRPr="00972C7F">
        <w:rPr>
          <w:lang w:val="en-GB"/>
        </w:rPr>
        <w:t>temperature or body size</w:t>
      </w:r>
      <w:r w:rsidR="005C16B6">
        <w:rPr>
          <w:lang w:val="en-GB"/>
        </w:rPr>
        <w:t>, not both</w:t>
      </w:r>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ins w:id="710" w:author="Jan Ohlberger" w:date="2020-05-22T16:11:00Z">
        <w:r w:rsidR="00A359D9">
          <w:rPr>
            <w:rFonts w:cstheme="minorHAnsi"/>
            <w:lang w:val="en-GB"/>
          </w:rPr>
          <w:t>number</w:t>
        </w:r>
      </w:ins>
      <w:ins w:id="711" w:author="Jan Ohlberger" w:date="2020-05-22T16:14:00Z">
        <w:r w:rsidR="00A359D9">
          <w:rPr>
            <w:rFonts w:cstheme="minorHAnsi"/>
            <w:lang w:val="en-GB"/>
          </w:rPr>
          <w:t>s</w:t>
        </w:r>
      </w:ins>
      <w:ins w:id="712" w:author="Jan Ohlberger" w:date="2020-05-22T16:11:00Z">
        <w:r w:rsidR="00A359D9">
          <w:rPr>
            <w:rFonts w:cstheme="minorHAnsi"/>
            <w:lang w:val="en-GB"/>
          </w:rPr>
          <w:t xml:space="preserve"> of </w:t>
        </w:r>
      </w:ins>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713"/>
      <w:commentRangeStart w:id="714"/>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w:t>
      </w:r>
      <w:proofErr w:type="gramStart"/>
      <w:r w:rsidR="00A1793C" w:rsidRPr="00972C7F">
        <w:rPr>
          <w:rFonts w:cstheme="minorHAnsi"/>
          <w:lang w:val="en-GB"/>
        </w:rPr>
        <w:t>is likely due to the more manual estimations in feeding experiments (e.g. weighing added food and subtracting uneaten food) compared</w:t>
      </w:r>
      <w:proofErr w:type="gramEnd"/>
      <w:r w:rsidR="00A1793C" w:rsidRPr="00972C7F">
        <w:rPr>
          <w:rFonts w:cstheme="minorHAnsi"/>
          <w:lang w:val="en-GB"/>
        </w:rPr>
        <w:t xml:space="preserve"> to </w:t>
      </w:r>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r w:rsidR="00086A4F" w:rsidRPr="00972C7F">
        <w:rPr>
          <w:rFonts w:cstheme="minorHAnsi"/>
          <w:lang w:val="en-GB"/>
        </w:rPr>
        <w:t>oxygen depletion rates</w:t>
      </w:r>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w:t>
      </w:r>
      <w:proofErr w:type="gramStart"/>
      <w:r w:rsidR="005A608A" w:rsidRPr="004559BC">
        <w:rPr>
          <w:rFonts w:cstheme="minorHAnsi"/>
          <w:lang w:val="en-GB"/>
        </w:rPr>
        <w:t>being used</w:t>
      </w:r>
      <w:proofErr w:type="gramEnd"/>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713"/>
      <w:r w:rsidR="00682627">
        <w:rPr>
          <w:rStyle w:val="Kommentarsreferens"/>
        </w:rPr>
        <w:commentReference w:id="713"/>
      </w:r>
      <w:commentRangeEnd w:id="714"/>
      <w:r w:rsidR="00021C7F">
        <w:rPr>
          <w:rStyle w:val="Kommentarsreferens"/>
        </w:rPr>
        <w:commentReference w:id="714"/>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708"/>
      <w:r w:rsidR="00C17CAB">
        <w:rPr>
          <w:rStyle w:val="Kommentarsreferens"/>
        </w:rPr>
        <w:commentReference w:id="708"/>
      </w:r>
      <w:commentRangeEnd w:id="709"/>
      <w:r w:rsidR="00A359D9">
        <w:rPr>
          <w:rStyle w:val="Kommentarsreferens"/>
        </w:rPr>
        <w:commentReference w:id="709"/>
      </w:r>
    </w:p>
    <w:p w14:paraId="4907015A" w14:textId="3732A17E"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lastRenderedPageBreak/>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r w:rsidR="0010623B">
        <w:rPr>
          <w:rFonts w:eastAsiaTheme="minorEastAsia" w:cstheme="minorHAnsi"/>
          <w:lang w:val="en-GB"/>
        </w:rPr>
        <w:t xml:space="preserve"> </w:t>
      </w:r>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s-level</w:t>
      </w:r>
      <w:ins w:id="715" w:author="Jan Ohlberger" w:date="2020-05-22T16:31:00Z">
        <w:r w:rsidR="00D54057">
          <w:rPr>
            <w:rFonts w:eastAsiaTheme="minorEastAsia" w:cstheme="minorHAnsi"/>
            <w:lang w:val="en-GB"/>
          </w:rPr>
          <w:t>, as presented in this study,</w:t>
        </w:r>
      </w:ins>
      <w:r w:rsidR="003678B0" w:rsidRPr="004559BC">
        <w:rPr>
          <w:rFonts w:eastAsiaTheme="minorEastAsia" w:cstheme="minorHAnsi"/>
          <w:lang w:val="en-GB"/>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4651E7D"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r w:rsidR="005A1723">
        <w:rPr>
          <w:rFonts w:eastAsiaTheme="minorEastAsia"/>
          <w:lang w:val="en-GB"/>
        </w:rPr>
        <w:t xml:space="preserve"> Dennis </w:t>
      </w:r>
      <w:proofErr w:type="spellStart"/>
      <w:r w:rsidR="005A1723">
        <w:rPr>
          <w:rFonts w:eastAsiaTheme="minorEastAsia"/>
          <w:lang w:val="en-GB"/>
        </w:rPr>
        <w:t>Tomalá</w:t>
      </w:r>
      <w:proofErr w:type="spellEnd"/>
      <w:r w:rsidR="005A1723">
        <w:rPr>
          <w:rFonts w:eastAsiaTheme="minorEastAsia"/>
          <w:lang w:val="en-GB"/>
        </w:rPr>
        <w:t xml:space="preserve">, Vanessa </w:t>
      </w:r>
      <w:proofErr w:type="spellStart"/>
      <w:r w:rsidR="005A1723">
        <w:rPr>
          <w:rFonts w:eastAsiaTheme="minorEastAsia"/>
          <w:lang w:val="en-GB"/>
        </w:rPr>
        <w:t>Messmer</w:t>
      </w:r>
      <w:proofErr w:type="spellEnd"/>
      <w:r w:rsidR="005A1723">
        <w:rPr>
          <w:rFonts w:eastAsiaTheme="minorEastAsia"/>
          <w:lang w:val="en-GB"/>
        </w:rPr>
        <w:t xml:space="preserve">,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proofErr w:type="spellEnd"/>
      <w:r w:rsidR="005A1723">
        <w:rPr>
          <w:rFonts w:eastAsiaTheme="minorEastAsia"/>
          <w:lang w:val="en-GB"/>
        </w:rPr>
        <w:t xml:space="preserve">, </w:t>
      </w:r>
      <w:proofErr w:type="spellStart"/>
      <w:r w:rsidR="005A1723" w:rsidRPr="005A1723">
        <w:rPr>
          <w:rFonts w:eastAsiaTheme="minorEastAsia"/>
          <w:lang w:val="en-GB"/>
        </w:rPr>
        <w:t>Yiping</w:t>
      </w:r>
      <w:proofErr w:type="spellEnd"/>
      <w:r w:rsidR="005A1723" w:rsidRPr="005A1723">
        <w:rPr>
          <w:rFonts w:eastAsiaTheme="minorEastAsia"/>
          <w:lang w:val="en-GB"/>
        </w:rPr>
        <w:t xml:space="preserve"> Luo</w:t>
      </w:r>
      <w:r w:rsidR="005A1723">
        <w:rPr>
          <w:rFonts w:eastAsiaTheme="minorEastAsia"/>
          <w:lang w:val="en-GB"/>
        </w:rPr>
        <w:t xml:space="preserve">, </w:t>
      </w:r>
      <w:r w:rsidR="005A1723" w:rsidRPr="005A1723">
        <w:rPr>
          <w:rFonts w:eastAsiaTheme="minorEastAsia"/>
          <w:lang w:val="en-GB"/>
        </w:rPr>
        <w:t xml:space="preserve">Takeshi </w:t>
      </w:r>
      <w:proofErr w:type="spellStart"/>
      <w:r w:rsidR="005A1723" w:rsidRPr="005A1723">
        <w:rPr>
          <w:rFonts w:eastAsiaTheme="minorEastAsia"/>
          <w:lang w:val="en-GB"/>
        </w:rPr>
        <w:t>Tomiyama</w:t>
      </w:r>
      <w:proofErr w:type="spellEnd"/>
      <w:r w:rsidR="00B011B0" w:rsidRPr="00E52836">
        <w:rPr>
          <w:rFonts w:eastAsiaTheme="minorEastAsia"/>
          <w:lang w:val="en-GB"/>
        </w:rPr>
        <w:t xml:space="preserve"> </w:t>
      </w:r>
      <w:r w:rsidR="005A1723">
        <w:rPr>
          <w:rFonts w:eastAsiaTheme="minorEastAsia"/>
          <w:lang w:val="en-GB"/>
        </w:rPr>
        <w:t xml:space="preserve">and Myron Peck for generously providing data,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 xml:space="preserve">This study </w:t>
      </w:r>
      <w:proofErr w:type="gramStart"/>
      <w:r w:rsidR="000A0D7E" w:rsidRPr="00E52836">
        <w:rPr>
          <w:rFonts w:eastAsiaTheme="minorEastAsia"/>
          <w:lang w:val="en-GB"/>
        </w:rPr>
        <w:t>was supported</w:t>
      </w:r>
      <w:proofErr w:type="gramEnd"/>
      <w:r w:rsidR="000A0D7E" w:rsidRPr="00E52836">
        <w:rPr>
          <w:rFonts w:eastAsiaTheme="minorEastAsia"/>
          <w:lang w:val="en-GB"/>
        </w:rPr>
        <w:t xml:space="preserve">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 xml:space="preserve">All data and R code (data manipulation, analyses and figures) can </w:t>
      </w:r>
      <w:proofErr w:type="gramStart"/>
      <w:r w:rsidRPr="00972C7F">
        <w:rPr>
          <w:rFonts w:eastAsiaTheme="minorEastAsia"/>
          <w:lang w:val="en-GB"/>
        </w:rPr>
        <w:t>be downloaded</w:t>
      </w:r>
      <w:proofErr w:type="gramEnd"/>
      <w:r w:rsidRPr="00972C7F">
        <w:rPr>
          <w:rFonts w:eastAsiaTheme="minorEastAsia"/>
          <w:lang w:val="en-GB"/>
        </w:rPr>
        <w:t xml:space="preserve"> from a GitHub repository (</w:t>
      </w:r>
      <w:r w:rsidR="00AE4A5F">
        <w:fldChar w:fldCharType="begin"/>
      </w:r>
      <w:r w:rsidR="00AE4A5F" w:rsidRPr="00AE4A5F">
        <w:rPr>
          <w:lang w:val="en-GB"/>
          <w:rPrChange w:id="716" w:author="Anna Gårdmark" w:date="2020-05-27T11:34:00Z">
            <w:rPr/>
          </w:rPrChange>
        </w:rPr>
        <w:instrText xml:space="preserve"> HYPERLINK "https://github.com/maxlindmark/scaling" </w:instrText>
      </w:r>
      <w:r w:rsidR="00AE4A5F">
        <w:fldChar w:fldCharType="separate"/>
      </w:r>
      <w:r w:rsidRPr="00972C7F">
        <w:rPr>
          <w:rStyle w:val="Hyperlnk"/>
          <w:rFonts w:eastAsiaTheme="minorEastAsia"/>
          <w:color w:val="auto"/>
          <w:lang w:val="en-GB"/>
        </w:rPr>
        <w:t>https://github.com/maxlindmark/scaling</w:t>
      </w:r>
      <w:r w:rsidR="00AE4A5F">
        <w:rPr>
          <w:rStyle w:val="Hyperlnk"/>
          <w:rFonts w:eastAsiaTheme="minorEastAsia"/>
          <w:color w:val="auto"/>
          <w:lang w:val="en-GB"/>
        </w:rPr>
        <w:fldChar w:fldCharType="end"/>
      </w:r>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54CE3853" w14:textId="77777777" w:rsidR="00C164F0" w:rsidRPr="00C164F0" w:rsidRDefault="00C41369" w:rsidP="00C164F0">
      <w:pPr>
        <w:pStyle w:val="Litteraturfrteckning"/>
        <w:rPr>
          <w:lang w:val="en-GB"/>
        </w:rPr>
      </w:pPr>
      <w:r w:rsidRPr="003E64FD">
        <w:fldChar w:fldCharType="begin"/>
      </w:r>
      <w:r w:rsidR="00C164F0" w:rsidRPr="00EB7942">
        <w:rPr>
          <w:lang w:val="en-GB"/>
          <w:rPrChange w:id="717" w:author="Anna Gårdmark" w:date="2020-06-24T15:18:00Z">
            <w:rPr/>
          </w:rPrChange>
        </w:rPr>
        <w:instrText xml:space="preserve"> ADDIN ZOTERO_BIBL {"uncited":[],"omitted":[],"custom":[]} CSL_BIBLIOGRAPHY </w:instrText>
      </w:r>
      <w:r w:rsidRPr="003E64FD">
        <w:fldChar w:fldCharType="separate"/>
      </w:r>
      <w:r w:rsidR="00C164F0" w:rsidRPr="00EB7942">
        <w:rPr>
          <w:lang w:val="en-GB"/>
          <w:rPrChange w:id="718" w:author="Anna Gårdmark" w:date="2020-06-24T15:18:00Z">
            <w:rPr/>
          </w:rPrChange>
        </w:rPr>
        <w:t xml:space="preserve">Andersen, K.H., Beyer, J.E. &amp; Lundberg, P. (2009). </w:t>
      </w:r>
      <w:r w:rsidR="00C164F0" w:rsidRPr="00C164F0">
        <w:rPr>
          <w:lang w:val="en-GB"/>
        </w:rPr>
        <w:t xml:space="preserve">Trophic and individual efficiencies of size-structured communities. </w:t>
      </w:r>
      <w:r w:rsidR="00C164F0" w:rsidRPr="00C164F0">
        <w:rPr>
          <w:i/>
          <w:iCs/>
          <w:lang w:val="en-GB"/>
        </w:rPr>
        <w:t>Proceedings of the Royal Society B: Biological Sciences</w:t>
      </w:r>
      <w:r w:rsidR="00C164F0" w:rsidRPr="00C164F0">
        <w:rPr>
          <w:lang w:val="en-GB"/>
        </w:rPr>
        <w:t>, 276, 109–114.</w:t>
      </w:r>
    </w:p>
    <w:p w14:paraId="065399FA" w14:textId="77777777" w:rsidR="00C164F0" w:rsidRPr="00C164F0" w:rsidRDefault="00C164F0" w:rsidP="00C164F0">
      <w:pPr>
        <w:pStyle w:val="Litteraturfrteckning"/>
        <w:rPr>
          <w:lang w:val="en-GB"/>
        </w:rPr>
      </w:pPr>
      <w:r w:rsidRPr="00EB7942">
        <w:rPr>
          <w:lang w:val="en-GB"/>
          <w:rPrChange w:id="719" w:author="Anna Gårdmark" w:date="2020-06-24T15:18:00Z">
            <w:rPr/>
          </w:rPrChange>
        </w:rPr>
        <w:t xml:space="preserve">Angilletta, M.J. &amp; Dunham, A.E. (2003). </w:t>
      </w:r>
      <w:r w:rsidRPr="00C164F0">
        <w:rPr>
          <w:lang w:val="en-GB"/>
        </w:rPr>
        <w:t xml:space="preserve">The temperature-size rule in ectotherms: simple evolutionary explanations may not be general. </w:t>
      </w:r>
      <w:r w:rsidRPr="00C164F0">
        <w:rPr>
          <w:i/>
          <w:iCs/>
          <w:lang w:val="en-GB"/>
        </w:rPr>
        <w:t>The American Naturalist</w:t>
      </w:r>
      <w:r w:rsidRPr="00C164F0">
        <w:rPr>
          <w:lang w:val="en-GB"/>
        </w:rPr>
        <w:t>, 162, 332–342.</w:t>
      </w:r>
    </w:p>
    <w:p w14:paraId="5046CCC8" w14:textId="77777777" w:rsidR="00C164F0" w:rsidRPr="00C164F0" w:rsidRDefault="00C164F0" w:rsidP="00C164F0">
      <w:pPr>
        <w:pStyle w:val="Litteraturfrteckning"/>
        <w:rPr>
          <w:lang w:val="en-GB"/>
        </w:rPr>
      </w:pPr>
      <w:r w:rsidRPr="00C164F0">
        <w:rPr>
          <w:lang w:val="en-GB"/>
        </w:rPr>
        <w:t xml:space="preserve">Armstrong, J.D. &amp; Hawkins, L.A. (2008). Standard metabolic rate of pike, Esox lucius: variation among studies and implications for energy flow modelling. </w:t>
      </w:r>
      <w:r w:rsidRPr="00C164F0">
        <w:rPr>
          <w:i/>
          <w:iCs/>
          <w:lang w:val="en-GB"/>
        </w:rPr>
        <w:t>Hydrobiologia</w:t>
      </w:r>
      <w:r w:rsidRPr="00C164F0">
        <w:rPr>
          <w:lang w:val="en-GB"/>
        </w:rPr>
        <w:t>, 601, 83–90.</w:t>
      </w:r>
    </w:p>
    <w:p w14:paraId="472B0101" w14:textId="77777777" w:rsidR="00C164F0" w:rsidRPr="00C164F0" w:rsidRDefault="00C164F0" w:rsidP="00C164F0">
      <w:pPr>
        <w:pStyle w:val="Litteraturfrteckning"/>
        <w:rPr>
          <w:lang w:val="en-GB"/>
        </w:rPr>
      </w:pPr>
      <w:r w:rsidRPr="00C164F0">
        <w:rPr>
          <w:lang w:val="en-GB"/>
        </w:rPr>
        <w:lastRenderedPageBreak/>
        <w:t xml:space="preserve">Atkinson, D. (1994). Temperature and Organism Size—A Biological Law for Ectotherms? In: </w:t>
      </w:r>
      <w:r w:rsidRPr="00C164F0">
        <w:rPr>
          <w:i/>
          <w:iCs/>
          <w:lang w:val="en-GB"/>
        </w:rPr>
        <w:t>Advances in Ecological Research</w:t>
      </w:r>
      <w:r w:rsidRPr="00C164F0">
        <w:rPr>
          <w:lang w:val="en-GB"/>
        </w:rPr>
        <w:t>. Elsevier, pp. 1–58.</w:t>
      </w:r>
    </w:p>
    <w:p w14:paraId="57D24FDD" w14:textId="77777777" w:rsidR="00C164F0" w:rsidRPr="00C164F0" w:rsidRDefault="00C164F0" w:rsidP="00C164F0">
      <w:pPr>
        <w:pStyle w:val="Litteraturfrteckning"/>
        <w:rPr>
          <w:lang w:val="en-GB"/>
        </w:rPr>
      </w:pPr>
      <w:r w:rsidRPr="00C164F0">
        <w:rPr>
          <w:lang w:val="en-GB"/>
        </w:rPr>
        <w:t xml:space="preserve">Audzijonyte, A., Barneche, D.R., Baudron, A.R., Belmaker, J., Clark, T.D., Marshall, C.T., </w:t>
      </w:r>
      <w:r w:rsidRPr="00C164F0">
        <w:rPr>
          <w:i/>
          <w:iCs/>
          <w:lang w:val="en-GB"/>
        </w:rPr>
        <w:t>et al.</w:t>
      </w:r>
      <w:r w:rsidRPr="00C164F0">
        <w:rPr>
          <w:lang w:val="en-GB"/>
        </w:rPr>
        <w:t xml:space="preserve"> (2018). Is oxygen limitation in warming waters a valid mechanism to explain decreased body sizes in aquatic ectotherms? </w:t>
      </w:r>
      <w:r w:rsidRPr="00C164F0">
        <w:rPr>
          <w:i/>
          <w:iCs/>
          <w:lang w:val="en-GB"/>
        </w:rPr>
        <w:t>Global Ecology and Biogeography</w:t>
      </w:r>
      <w:r w:rsidRPr="00C164F0">
        <w:rPr>
          <w:lang w:val="en-GB"/>
        </w:rPr>
        <w:t>.</w:t>
      </w:r>
    </w:p>
    <w:p w14:paraId="3A4EBC95" w14:textId="77777777" w:rsidR="00C164F0" w:rsidRPr="00C164F0" w:rsidRDefault="00C164F0" w:rsidP="00C164F0">
      <w:pPr>
        <w:pStyle w:val="Litteraturfrteckning"/>
        <w:rPr>
          <w:lang w:val="en-GB"/>
        </w:rPr>
      </w:pPr>
      <w:r w:rsidRPr="00C164F0">
        <w:rPr>
          <w:lang w:val="en-GB"/>
        </w:rPr>
        <w:t xml:space="preserve">Audzijonyte, A. &amp; Pecl, G.T. (2018). Deep impact of fisheries. </w:t>
      </w:r>
      <w:r w:rsidRPr="00C164F0">
        <w:rPr>
          <w:i/>
          <w:iCs/>
          <w:lang w:val="en-GB"/>
        </w:rPr>
        <w:t>Nature Ecology &amp; Evolution</w:t>
      </w:r>
      <w:r w:rsidRPr="00C164F0">
        <w:rPr>
          <w:lang w:val="en-GB"/>
        </w:rPr>
        <w:t>, 2, 1348–1349.</w:t>
      </w:r>
    </w:p>
    <w:p w14:paraId="79A57E29" w14:textId="77777777" w:rsidR="00C164F0" w:rsidRPr="00C164F0" w:rsidRDefault="00C164F0" w:rsidP="00C164F0">
      <w:pPr>
        <w:pStyle w:val="Litteraturfrteckning"/>
        <w:rPr>
          <w:lang w:val="en-GB"/>
        </w:rPr>
      </w:pPr>
      <w:r w:rsidRPr="00C164F0">
        <w:rPr>
          <w:lang w:val="en-GB"/>
        </w:rPr>
        <w:t xml:space="preserve">Barneche, D.R. &amp; Allen, A.P. (2018). The energetics of fish growth and how it constrains food-web trophic structure. </w:t>
      </w:r>
      <w:r w:rsidRPr="00C164F0">
        <w:rPr>
          <w:i/>
          <w:iCs/>
          <w:lang w:val="en-GB"/>
        </w:rPr>
        <w:t>Ecology Letters</w:t>
      </w:r>
      <w:r w:rsidRPr="00C164F0">
        <w:rPr>
          <w:lang w:val="en-GB"/>
        </w:rPr>
        <w:t>, 21, 836–844.</w:t>
      </w:r>
    </w:p>
    <w:p w14:paraId="5CE5E986" w14:textId="77777777" w:rsidR="00C164F0" w:rsidRPr="00C164F0" w:rsidRDefault="00C164F0" w:rsidP="00C164F0">
      <w:pPr>
        <w:pStyle w:val="Litteraturfrteckning"/>
        <w:rPr>
          <w:lang w:val="en-GB"/>
        </w:rPr>
      </w:pPr>
      <w:r w:rsidRPr="00C164F0">
        <w:rPr>
          <w:lang w:val="en-GB"/>
        </w:rPr>
        <w:t xml:space="preserve">Barneche, D.R., Jahn, M. &amp; Seebacher, F. (2019). Warming increases the cost of growth in a model vertebrate. </w:t>
      </w:r>
      <w:r w:rsidRPr="00C164F0">
        <w:rPr>
          <w:i/>
          <w:iCs/>
          <w:lang w:val="en-GB"/>
        </w:rPr>
        <w:t>Functional Ecology</w:t>
      </w:r>
      <w:r w:rsidRPr="00C164F0">
        <w:rPr>
          <w:lang w:val="en-GB"/>
        </w:rPr>
        <w:t>, 33, 1256–1266.</w:t>
      </w:r>
    </w:p>
    <w:p w14:paraId="7B3C929E" w14:textId="77777777" w:rsidR="00C164F0" w:rsidRPr="00C164F0" w:rsidRDefault="00C164F0" w:rsidP="00C164F0">
      <w:pPr>
        <w:pStyle w:val="Litteraturfrteckning"/>
        <w:rPr>
          <w:lang w:val="en-GB"/>
        </w:rPr>
      </w:pPr>
      <w:r w:rsidRPr="00C164F0">
        <w:rPr>
          <w:lang w:val="en-GB"/>
        </w:rPr>
        <w:t xml:space="preserve">Baudron, A.R., Needle, C.L., Rijnsdorp, A.D. &amp; Marshall, C.T. (2014). Warming temperatures and smaller body sizes: synchronous changes in growth of North Sea fishes. </w:t>
      </w:r>
      <w:r w:rsidRPr="00C164F0">
        <w:rPr>
          <w:i/>
          <w:iCs/>
          <w:lang w:val="en-GB"/>
        </w:rPr>
        <w:t>Global Change Biology</w:t>
      </w:r>
      <w:r w:rsidRPr="00C164F0">
        <w:rPr>
          <w:lang w:val="en-GB"/>
        </w:rPr>
        <w:t>, 20, 1023–1031.</w:t>
      </w:r>
    </w:p>
    <w:p w14:paraId="5DD1A88A" w14:textId="77777777" w:rsidR="00C164F0" w:rsidRPr="00C164F0" w:rsidRDefault="00C164F0" w:rsidP="00C164F0">
      <w:pPr>
        <w:pStyle w:val="Litteraturfrteckning"/>
        <w:rPr>
          <w:lang w:val="en-GB"/>
        </w:rPr>
      </w:pPr>
      <w:r w:rsidRPr="00C164F0">
        <w:rPr>
          <w:lang w:val="en-GB"/>
        </w:rPr>
        <w:t xml:space="preserve">Beamish, F.W.H. (1964). Respiration of fishes with special emphasis on standard oxygen consumption: II. Influence of weight and temperature on respiration of several species. </w:t>
      </w:r>
      <w:r w:rsidRPr="00C164F0">
        <w:rPr>
          <w:i/>
          <w:iCs/>
          <w:lang w:val="en-GB"/>
        </w:rPr>
        <w:t>Canadian Journal of Zoology/Revue Canadienne de Zoologie</w:t>
      </w:r>
      <w:r w:rsidRPr="00C164F0">
        <w:rPr>
          <w:lang w:val="en-GB"/>
        </w:rPr>
        <w:t>, 42, 177–188.</w:t>
      </w:r>
    </w:p>
    <w:p w14:paraId="4F3B9AC3" w14:textId="77777777" w:rsidR="00C164F0" w:rsidRPr="00C164F0" w:rsidRDefault="00C164F0" w:rsidP="00C164F0">
      <w:pPr>
        <w:pStyle w:val="Litteraturfrteckning"/>
        <w:rPr>
          <w:lang w:val="en-GB"/>
        </w:rPr>
      </w:pPr>
      <w:r w:rsidRPr="00C164F0">
        <w:rPr>
          <w:lang w:val="en-GB"/>
        </w:rPr>
        <w:t xml:space="preserve">Bernhardt, J.R., Sunday, J.M., Thompson, P.L. &amp; O’Connor, M.I. (2018). Nonlinear averaging of thermal experience predicts population growth rates in a thermally variable environment. </w:t>
      </w:r>
      <w:r w:rsidRPr="00C164F0">
        <w:rPr>
          <w:i/>
          <w:iCs/>
          <w:lang w:val="en-GB"/>
        </w:rPr>
        <w:t>Proceedings of the Royal Society B: Biological Sciences</w:t>
      </w:r>
      <w:r w:rsidRPr="00C164F0">
        <w:rPr>
          <w:lang w:val="en-GB"/>
        </w:rPr>
        <w:t>, 285, 20181076.</w:t>
      </w:r>
    </w:p>
    <w:p w14:paraId="3CAD0282" w14:textId="77777777" w:rsidR="00C164F0" w:rsidRPr="00C164F0" w:rsidRDefault="00C164F0" w:rsidP="00C164F0">
      <w:pPr>
        <w:pStyle w:val="Litteraturfrteckning"/>
        <w:rPr>
          <w:lang w:val="en-GB"/>
        </w:rPr>
      </w:pPr>
      <w:r w:rsidRPr="00C164F0">
        <w:rPr>
          <w:lang w:val="en-GB"/>
        </w:rPr>
        <w:t xml:space="preserve">von Bertalanffy, L. (1938). A quantitative theory of organic growth (inquiries on growth laws. II). </w:t>
      </w:r>
      <w:r w:rsidRPr="00C164F0">
        <w:rPr>
          <w:i/>
          <w:iCs/>
          <w:lang w:val="en-GB"/>
        </w:rPr>
        <w:t>Human Biology</w:t>
      </w:r>
      <w:r w:rsidRPr="00C164F0">
        <w:rPr>
          <w:lang w:val="en-GB"/>
        </w:rPr>
        <w:t>, 10, 181–213.</w:t>
      </w:r>
    </w:p>
    <w:p w14:paraId="5445FCA2" w14:textId="77777777" w:rsidR="00C164F0" w:rsidRPr="00C164F0" w:rsidRDefault="00C164F0" w:rsidP="00C164F0">
      <w:pPr>
        <w:pStyle w:val="Litteraturfrteckning"/>
        <w:rPr>
          <w:lang w:val="en-GB"/>
        </w:rPr>
      </w:pPr>
      <w:r w:rsidRPr="00C164F0">
        <w:rPr>
          <w:lang w:val="en-GB"/>
        </w:rPr>
        <w:t xml:space="preserve">von Bertalanffy, L. (1957). Laws in metabolism and growth. </w:t>
      </w:r>
      <w:r w:rsidRPr="00C164F0">
        <w:rPr>
          <w:i/>
          <w:iCs/>
          <w:lang w:val="en-GB"/>
        </w:rPr>
        <w:t>The quarterly review of biology</w:t>
      </w:r>
      <w:r w:rsidRPr="00C164F0">
        <w:rPr>
          <w:lang w:val="en-GB"/>
        </w:rPr>
        <w:t>, 32, 217–231.</w:t>
      </w:r>
    </w:p>
    <w:p w14:paraId="1BF9B0AA" w14:textId="77777777" w:rsidR="00C164F0" w:rsidRPr="00C164F0" w:rsidRDefault="00C164F0" w:rsidP="00C164F0">
      <w:pPr>
        <w:pStyle w:val="Litteraturfrteckning"/>
        <w:rPr>
          <w:lang w:val="en-GB"/>
        </w:rPr>
      </w:pPr>
      <w:r w:rsidRPr="00C164F0">
        <w:t xml:space="preserve">Björnsson, B., Steinarsson, A. &amp; Árnason, T. (2007). </w:t>
      </w:r>
      <w:r w:rsidRPr="00C164F0">
        <w:rPr>
          <w:lang w:val="en-GB"/>
        </w:rPr>
        <w:t xml:space="preserve">Growth model for Atlantic cod (Gadus morhua): Effects of temperature and body weight on growth rate. </w:t>
      </w:r>
      <w:r w:rsidRPr="00C164F0">
        <w:rPr>
          <w:i/>
          <w:iCs/>
          <w:lang w:val="en-GB"/>
        </w:rPr>
        <w:t>Aquaculture</w:t>
      </w:r>
      <w:r w:rsidRPr="00C164F0">
        <w:rPr>
          <w:lang w:val="en-GB"/>
        </w:rPr>
        <w:t>, 271, 216–226.</w:t>
      </w:r>
    </w:p>
    <w:p w14:paraId="54FB2D1E" w14:textId="77777777" w:rsidR="00C164F0" w:rsidRPr="00C164F0" w:rsidRDefault="00C164F0" w:rsidP="00C164F0">
      <w:pPr>
        <w:pStyle w:val="Litteraturfrteckning"/>
        <w:rPr>
          <w:lang w:val="en-GB"/>
        </w:rPr>
      </w:pPr>
      <w:r w:rsidRPr="00C164F0">
        <w:rPr>
          <w:lang w:val="en-GB"/>
        </w:rPr>
        <w:t xml:space="preserve">Blanchard, J.L., Heneghan, R.F., Everett, J.D., Trebilco, R. &amp; Richardson, A.J. (2017). From Bacteria to Whales: Using Functional Size Spectra to Model Marine Ecosystems. </w:t>
      </w:r>
      <w:r w:rsidRPr="00C164F0">
        <w:rPr>
          <w:i/>
          <w:iCs/>
          <w:lang w:val="en-GB"/>
        </w:rPr>
        <w:t>Trends in Ecology &amp; Evolution</w:t>
      </w:r>
      <w:r w:rsidRPr="00C164F0">
        <w:rPr>
          <w:lang w:val="en-GB"/>
        </w:rPr>
        <w:t>, 32, 174–186.</w:t>
      </w:r>
    </w:p>
    <w:p w14:paraId="42FEBD0D" w14:textId="77777777" w:rsidR="00C164F0" w:rsidRPr="00C164F0" w:rsidRDefault="00C164F0" w:rsidP="00C164F0">
      <w:pPr>
        <w:pStyle w:val="Litteraturfrteckning"/>
        <w:rPr>
          <w:lang w:val="en-GB"/>
        </w:rPr>
      </w:pPr>
      <w:r w:rsidRPr="00C164F0">
        <w:rPr>
          <w:lang w:val="en-GB"/>
        </w:rPr>
        <w:t xml:space="preserve">Bokma, F. (2004). Evidence against universal metabolic allometry. </w:t>
      </w:r>
      <w:r w:rsidRPr="00C164F0">
        <w:rPr>
          <w:i/>
          <w:iCs/>
          <w:lang w:val="en-GB"/>
        </w:rPr>
        <w:t>Functional Ecology</w:t>
      </w:r>
      <w:r w:rsidRPr="00C164F0">
        <w:rPr>
          <w:lang w:val="en-GB"/>
        </w:rPr>
        <w:t>, 18, 184–187.</w:t>
      </w:r>
    </w:p>
    <w:p w14:paraId="41A77DCE" w14:textId="77777777" w:rsidR="00C164F0" w:rsidRPr="00C164F0" w:rsidRDefault="00C164F0" w:rsidP="00C164F0">
      <w:pPr>
        <w:pStyle w:val="Litteraturfrteckning"/>
        <w:rPr>
          <w:lang w:val="en-GB"/>
        </w:rPr>
      </w:pPr>
      <w:r w:rsidRPr="00C164F0">
        <w:rPr>
          <w:lang w:val="en-GB"/>
        </w:rPr>
        <w:t xml:space="preserve">Bolnick, D.I., Amarasekare, P., Araújo, Márcio.S., Bürger, R., Levine, J.M., Novak, M., </w:t>
      </w:r>
      <w:r w:rsidRPr="00C164F0">
        <w:rPr>
          <w:i/>
          <w:iCs/>
          <w:lang w:val="en-GB"/>
        </w:rPr>
        <w:t>et al.</w:t>
      </w:r>
      <w:r w:rsidRPr="00C164F0">
        <w:rPr>
          <w:lang w:val="en-GB"/>
        </w:rPr>
        <w:t xml:space="preserve"> (2011). Why intraspecific trait variation matters in community ecology. </w:t>
      </w:r>
      <w:r w:rsidRPr="00C164F0">
        <w:rPr>
          <w:i/>
          <w:iCs/>
          <w:lang w:val="en-GB"/>
        </w:rPr>
        <w:t>Trends in Ecology and Evolution</w:t>
      </w:r>
      <w:r w:rsidRPr="00C164F0">
        <w:rPr>
          <w:lang w:val="en-GB"/>
        </w:rPr>
        <w:t>, 26, 183–192.</w:t>
      </w:r>
    </w:p>
    <w:p w14:paraId="519218C2" w14:textId="77777777" w:rsidR="00C164F0" w:rsidRPr="00C164F0" w:rsidRDefault="00C164F0" w:rsidP="00C164F0">
      <w:pPr>
        <w:pStyle w:val="Litteraturfrteckning"/>
        <w:rPr>
          <w:lang w:val="en-GB"/>
        </w:rPr>
      </w:pPr>
      <w:r w:rsidRPr="00C164F0">
        <w:rPr>
          <w:lang w:val="en-GB"/>
        </w:rPr>
        <w:t xml:space="preserve">Brett, J.R., Shelbourn, J.E. &amp; Shoop, C.T. (1969). Growth Rate and Body Composition of Fingerling Sockeye Salmon, Oncorhynchus nerka, in relation to Temperature and Ration Size. </w:t>
      </w:r>
      <w:r w:rsidRPr="00C164F0">
        <w:rPr>
          <w:i/>
          <w:iCs/>
          <w:lang w:val="en-GB"/>
        </w:rPr>
        <w:t>J. Fish. Res. Bd. Can.</w:t>
      </w:r>
      <w:r w:rsidRPr="00C164F0">
        <w:rPr>
          <w:lang w:val="en-GB"/>
        </w:rPr>
        <w:t>, 26, 2363–2394.</w:t>
      </w:r>
    </w:p>
    <w:p w14:paraId="6CCCAAE8" w14:textId="77777777" w:rsidR="00C164F0" w:rsidRPr="00C164F0" w:rsidRDefault="00C164F0" w:rsidP="00C164F0">
      <w:pPr>
        <w:pStyle w:val="Litteraturfrteckning"/>
        <w:rPr>
          <w:lang w:val="en-GB"/>
        </w:rPr>
      </w:pPr>
      <w:r w:rsidRPr="00C164F0">
        <w:rPr>
          <w:lang w:val="en-GB"/>
        </w:rPr>
        <w:t xml:space="preserve">Brose, U., Blanchard, J.L., Eklöf, A., Galiana, N., Hartvig, M., Hirt, M.R., </w:t>
      </w:r>
      <w:r w:rsidRPr="00C164F0">
        <w:rPr>
          <w:i/>
          <w:iCs/>
          <w:lang w:val="en-GB"/>
        </w:rPr>
        <w:t>et al.</w:t>
      </w:r>
      <w:r w:rsidRPr="00C164F0">
        <w:rPr>
          <w:lang w:val="en-GB"/>
        </w:rPr>
        <w:t xml:space="preserve"> (2017). Predicting the consequences of species loss using size-structured biodiversity approaches. </w:t>
      </w:r>
      <w:r w:rsidRPr="00C164F0">
        <w:rPr>
          <w:i/>
          <w:iCs/>
          <w:lang w:val="en-GB"/>
        </w:rPr>
        <w:t>Biological Reviews</w:t>
      </w:r>
      <w:r w:rsidRPr="00C164F0">
        <w:rPr>
          <w:lang w:val="en-GB"/>
        </w:rPr>
        <w:t>, 92, 684–697.</w:t>
      </w:r>
    </w:p>
    <w:p w14:paraId="02C57DB9" w14:textId="77777777" w:rsidR="00C164F0" w:rsidRPr="00C164F0" w:rsidRDefault="00C164F0" w:rsidP="00C164F0">
      <w:pPr>
        <w:pStyle w:val="Litteraturfrteckning"/>
        <w:rPr>
          <w:lang w:val="en-GB"/>
        </w:rPr>
      </w:pPr>
      <w:r w:rsidRPr="00C164F0">
        <w:rPr>
          <w:lang w:val="en-GB"/>
        </w:rPr>
        <w:t xml:space="preserve">Brown, J.H., Gillooly, J.F., Allen, A.P., Savage, V.M. &amp; West, G.B. (2004). Toward a metabolic theory of ecology. </w:t>
      </w:r>
      <w:r w:rsidRPr="00C164F0">
        <w:rPr>
          <w:i/>
          <w:iCs/>
          <w:lang w:val="en-GB"/>
        </w:rPr>
        <w:t>Ecology</w:t>
      </w:r>
      <w:r w:rsidRPr="00C164F0">
        <w:rPr>
          <w:lang w:val="en-GB"/>
        </w:rPr>
        <w:t>, 85, 1771–1789.</w:t>
      </w:r>
    </w:p>
    <w:p w14:paraId="6D74C3FF" w14:textId="77777777" w:rsidR="00C164F0" w:rsidRPr="00C164F0" w:rsidRDefault="00C164F0" w:rsidP="00C164F0">
      <w:pPr>
        <w:pStyle w:val="Litteraturfrteckning"/>
        <w:rPr>
          <w:lang w:val="en-GB"/>
        </w:rPr>
      </w:pPr>
      <w:r w:rsidRPr="00C164F0">
        <w:rPr>
          <w:lang w:val="en-GB"/>
        </w:rPr>
        <w:lastRenderedPageBreak/>
        <w:t xml:space="preserve">Cheung, W.W.L., Sarmiento, J.L., Dunne, J., Frölicher, T.L., Lam, V.W.Y., Deng Palomares, M.L., </w:t>
      </w:r>
      <w:r w:rsidRPr="00C164F0">
        <w:rPr>
          <w:i/>
          <w:iCs/>
          <w:lang w:val="en-GB"/>
        </w:rPr>
        <w:t>et al.</w:t>
      </w:r>
      <w:r w:rsidRPr="00C164F0">
        <w:rPr>
          <w:lang w:val="en-GB"/>
        </w:rPr>
        <w:t xml:space="preserve"> (2013). Shrinking of fishes exacerbates impacts of global ocean changes on marine ecosystems. </w:t>
      </w:r>
      <w:r w:rsidRPr="00C164F0">
        <w:rPr>
          <w:i/>
          <w:iCs/>
          <w:lang w:val="en-GB"/>
        </w:rPr>
        <w:t>Nature Climate Change</w:t>
      </w:r>
      <w:r w:rsidRPr="00C164F0">
        <w:rPr>
          <w:lang w:val="en-GB"/>
        </w:rPr>
        <w:t>, 3, 254–258.</w:t>
      </w:r>
    </w:p>
    <w:p w14:paraId="33900AC5" w14:textId="77777777" w:rsidR="00C164F0" w:rsidRPr="00C164F0" w:rsidRDefault="00C164F0" w:rsidP="00C164F0">
      <w:pPr>
        <w:pStyle w:val="Litteraturfrteckning"/>
        <w:rPr>
          <w:lang w:val="en-GB"/>
        </w:rPr>
      </w:pPr>
      <w:r w:rsidRPr="00C164F0">
        <w:rPr>
          <w:lang w:val="en-GB"/>
        </w:rPr>
        <w:t xml:space="preserve">Clarke, A. (2004). Is there a Universal Temperature Dependence of metabolism? </w:t>
      </w:r>
      <w:r w:rsidRPr="00C164F0">
        <w:rPr>
          <w:i/>
          <w:iCs/>
          <w:lang w:val="en-GB"/>
        </w:rPr>
        <w:t>Functional Ecology</w:t>
      </w:r>
      <w:r w:rsidRPr="00C164F0">
        <w:rPr>
          <w:lang w:val="en-GB"/>
        </w:rPr>
        <w:t>, 18.</w:t>
      </w:r>
    </w:p>
    <w:p w14:paraId="37F9FF29" w14:textId="77777777" w:rsidR="00C164F0" w:rsidRPr="00C164F0" w:rsidRDefault="00C164F0" w:rsidP="00C164F0">
      <w:pPr>
        <w:pStyle w:val="Litteraturfrteckning"/>
        <w:rPr>
          <w:lang w:val="en-GB"/>
        </w:rPr>
      </w:pPr>
      <w:r w:rsidRPr="00C164F0">
        <w:rPr>
          <w:lang w:val="en-GB"/>
        </w:rPr>
        <w:t xml:space="preserve">Clarke, A. &amp; Johnston, N.M. (1999). Scaling of metabolic rate with body mass and temperature in teleost fish. </w:t>
      </w:r>
      <w:r w:rsidRPr="00C164F0">
        <w:rPr>
          <w:i/>
          <w:iCs/>
          <w:lang w:val="en-GB"/>
        </w:rPr>
        <w:t>Journal of Animal Ecology</w:t>
      </w:r>
      <w:r w:rsidRPr="00C164F0">
        <w:rPr>
          <w:lang w:val="en-GB"/>
        </w:rPr>
        <w:t>, 68, 893–905.</w:t>
      </w:r>
    </w:p>
    <w:p w14:paraId="0CBE8856" w14:textId="77777777" w:rsidR="00C164F0" w:rsidRPr="00C164F0" w:rsidRDefault="00C164F0" w:rsidP="00C164F0">
      <w:pPr>
        <w:pStyle w:val="Litteraturfrteckning"/>
        <w:rPr>
          <w:lang w:val="en-GB"/>
        </w:rPr>
      </w:pPr>
      <w:r w:rsidRPr="00C164F0">
        <w:rPr>
          <w:lang w:val="en-GB"/>
        </w:rPr>
        <w:t xml:space="preserve">Daufresne, M., Lengfellner, K. &amp; Sommer, U. (2009). Global warming benefits the small in aquatic ecosystems. </w:t>
      </w:r>
      <w:r w:rsidRPr="00C164F0">
        <w:rPr>
          <w:i/>
          <w:iCs/>
          <w:lang w:val="en-GB"/>
        </w:rPr>
        <w:t>Proceedings of the National Academy of Sciences, USA</w:t>
      </w:r>
      <w:r w:rsidRPr="00C164F0">
        <w:rPr>
          <w:lang w:val="en-GB"/>
        </w:rPr>
        <w:t>, 106, 12788–12793.</w:t>
      </w:r>
    </w:p>
    <w:p w14:paraId="048106D0" w14:textId="77777777" w:rsidR="00C164F0" w:rsidRPr="00C164F0" w:rsidRDefault="00C164F0" w:rsidP="00C164F0">
      <w:pPr>
        <w:pStyle w:val="Litteraturfrteckning"/>
        <w:rPr>
          <w:lang w:val="en-GB"/>
        </w:rPr>
      </w:pPr>
      <w:r w:rsidRPr="00C164F0">
        <w:rPr>
          <w:lang w:val="en-GB"/>
        </w:rPr>
        <w:t xml:space="preserve">Dell, A.I., Pawar, S. &amp; Savage, V.M. (2011). Systematic variation in the temperature dependence of physiological and ecological traits. </w:t>
      </w:r>
      <w:r w:rsidRPr="00C164F0">
        <w:rPr>
          <w:i/>
          <w:iCs/>
          <w:lang w:val="en-GB"/>
        </w:rPr>
        <w:t>Proceedings of the National Academy of Sciences</w:t>
      </w:r>
      <w:r w:rsidRPr="00C164F0">
        <w:rPr>
          <w:lang w:val="en-GB"/>
        </w:rPr>
        <w:t>, 108, 10591–10596.</w:t>
      </w:r>
    </w:p>
    <w:p w14:paraId="64EF1C8C" w14:textId="77777777" w:rsidR="00C164F0" w:rsidRPr="00C164F0" w:rsidRDefault="00C164F0" w:rsidP="00C164F0">
      <w:pPr>
        <w:pStyle w:val="Litteraturfrteckning"/>
        <w:rPr>
          <w:lang w:val="en-GB"/>
        </w:rPr>
      </w:pPr>
      <w:r w:rsidRPr="00C164F0">
        <w:rPr>
          <w:lang w:val="en-GB"/>
        </w:rPr>
        <w:t xml:space="preserve">van Denderen, P.D., Gislason, H. &amp; Andersen, K.H. (2019). Little difference in average fish growth and maximum size across temperatures. </w:t>
      </w:r>
      <w:r w:rsidRPr="00C164F0">
        <w:rPr>
          <w:i/>
          <w:iCs/>
          <w:lang w:val="en-GB"/>
        </w:rPr>
        <w:t>EcoEvoRxiv 10.32942/osf.io/8cu4y</w:t>
      </w:r>
      <w:r w:rsidRPr="00C164F0">
        <w:rPr>
          <w:lang w:val="en-GB"/>
        </w:rPr>
        <w:t>.</w:t>
      </w:r>
    </w:p>
    <w:p w14:paraId="44270F89" w14:textId="77777777" w:rsidR="00C164F0" w:rsidRPr="00C164F0" w:rsidRDefault="00C164F0" w:rsidP="00C164F0">
      <w:pPr>
        <w:pStyle w:val="Litteraturfrteckning"/>
        <w:rPr>
          <w:lang w:val="en-GB"/>
        </w:rPr>
      </w:pPr>
      <w:r w:rsidRPr="00C164F0">
        <w:rPr>
          <w:lang w:val="en-GB"/>
        </w:rPr>
        <w:t xml:space="preserve">van Dorst, R.M., Gårdmark, A., Svanbäck, R., Beier, U., Weyhenmeyer, G.A. &amp; Huss, M. (2019). Warmer and browner waters decrease fish biomass production. </w:t>
      </w:r>
      <w:r w:rsidRPr="00C164F0">
        <w:rPr>
          <w:i/>
          <w:iCs/>
          <w:lang w:val="en-GB"/>
        </w:rPr>
        <w:t>Global Change Biology</w:t>
      </w:r>
      <w:r w:rsidRPr="00C164F0">
        <w:rPr>
          <w:lang w:val="en-GB"/>
        </w:rPr>
        <w:t>, 25, 1395–1408.</w:t>
      </w:r>
    </w:p>
    <w:p w14:paraId="298BCB18" w14:textId="77777777" w:rsidR="00C164F0" w:rsidRPr="00C164F0" w:rsidRDefault="00C164F0" w:rsidP="00C164F0">
      <w:pPr>
        <w:pStyle w:val="Litteraturfrteckning"/>
        <w:rPr>
          <w:lang w:val="en-GB"/>
        </w:rPr>
      </w:pPr>
      <w:r w:rsidRPr="00C164F0">
        <w:rPr>
          <w:lang w:val="en-GB"/>
        </w:rPr>
        <w:t xml:space="preserve">Downs, C.J., Hayes, J.P. &amp; Tracy, C.R. (2008). Scaling metabolic rate with body mass and inverse body temperature: A test of the Arrhenius fractal supply model. </w:t>
      </w:r>
      <w:r w:rsidRPr="00C164F0">
        <w:rPr>
          <w:i/>
          <w:iCs/>
          <w:lang w:val="en-GB"/>
        </w:rPr>
        <w:t>Functional Ecology</w:t>
      </w:r>
      <w:r w:rsidRPr="00C164F0">
        <w:rPr>
          <w:lang w:val="en-GB"/>
        </w:rPr>
        <w:t>, 22, 239–244.</w:t>
      </w:r>
    </w:p>
    <w:p w14:paraId="72FB26C4" w14:textId="77777777" w:rsidR="00C164F0" w:rsidRPr="00C164F0" w:rsidRDefault="00C164F0" w:rsidP="00C164F0">
      <w:pPr>
        <w:pStyle w:val="Litteraturfrteckning"/>
        <w:rPr>
          <w:lang w:val="en-GB"/>
        </w:rPr>
      </w:pPr>
      <w:r w:rsidRPr="00C164F0">
        <w:rPr>
          <w:lang w:val="en-GB"/>
        </w:rPr>
        <w:t xml:space="preserve">Elliott, J.M. &amp; Hurley, M.A. (1995). The Functional Relationship between Body Size and Growth Rate in Fish. </w:t>
      </w:r>
      <w:r w:rsidRPr="00C164F0">
        <w:rPr>
          <w:i/>
          <w:iCs/>
          <w:lang w:val="en-GB"/>
        </w:rPr>
        <w:t>Functional Ecology</w:t>
      </w:r>
      <w:r w:rsidRPr="00C164F0">
        <w:rPr>
          <w:lang w:val="en-GB"/>
        </w:rPr>
        <w:t>, 9, 625.</w:t>
      </w:r>
    </w:p>
    <w:p w14:paraId="280B1F3F" w14:textId="77777777" w:rsidR="00C164F0" w:rsidRPr="00C164F0" w:rsidRDefault="00C164F0" w:rsidP="00C164F0">
      <w:pPr>
        <w:pStyle w:val="Litteraturfrteckning"/>
        <w:rPr>
          <w:lang w:val="en-GB"/>
        </w:rPr>
      </w:pPr>
      <w:r w:rsidRPr="00C164F0">
        <w:rPr>
          <w:lang w:val="en-GB"/>
        </w:rPr>
        <w:t xml:space="preserve">Englund, G., Öhlund, G., Hein, C.L. &amp; Diehl, S. (2011). Temperature dependence of the functional response. </w:t>
      </w:r>
      <w:r w:rsidRPr="00C164F0">
        <w:rPr>
          <w:i/>
          <w:iCs/>
          <w:lang w:val="en-GB"/>
        </w:rPr>
        <w:t>Ecology Letters</w:t>
      </w:r>
      <w:r w:rsidRPr="00C164F0">
        <w:rPr>
          <w:lang w:val="en-GB"/>
        </w:rPr>
        <w:t>, 14, 914–921.</w:t>
      </w:r>
    </w:p>
    <w:p w14:paraId="4DBA790C" w14:textId="77777777" w:rsidR="00C164F0" w:rsidRPr="00C164F0" w:rsidRDefault="00C164F0" w:rsidP="00C164F0">
      <w:pPr>
        <w:pStyle w:val="Litteraturfrteckning"/>
        <w:rPr>
          <w:lang w:val="en-GB"/>
        </w:rPr>
      </w:pPr>
      <w:r w:rsidRPr="00C164F0">
        <w:rPr>
          <w:lang w:val="en-GB"/>
        </w:rPr>
        <w:t xml:space="preserve">Essington, T.E., Kitchell, J.F. &amp; Walters, C.J. (2001). The von Bertalanffy growth function, bioenergetics, and the consumption rates of fish. </w:t>
      </w:r>
      <w:r w:rsidRPr="00C164F0">
        <w:rPr>
          <w:i/>
          <w:iCs/>
          <w:lang w:val="en-GB"/>
        </w:rPr>
        <w:t>Canadian Journal of Fisheries and Aquatic Sciences</w:t>
      </w:r>
      <w:r w:rsidRPr="00C164F0">
        <w:rPr>
          <w:lang w:val="en-GB"/>
        </w:rPr>
        <w:t>, 58, 2129–2138.</w:t>
      </w:r>
    </w:p>
    <w:p w14:paraId="05C28DF1" w14:textId="77777777" w:rsidR="00C164F0" w:rsidRPr="00C164F0" w:rsidRDefault="00C164F0" w:rsidP="00C164F0">
      <w:pPr>
        <w:pStyle w:val="Litteraturfrteckning"/>
        <w:rPr>
          <w:lang w:val="en-GB"/>
        </w:rPr>
      </w:pPr>
      <w:r w:rsidRPr="00C164F0">
        <w:rPr>
          <w:lang w:val="en-GB"/>
        </w:rPr>
        <w:t xml:space="preserve">Fernández-i-Marín, X. (2016). ggmcmc: Analysis of MCMC Samples and Bayesian Inference. </w:t>
      </w:r>
      <w:r w:rsidRPr="00C164F0">
        <w:rPr>
          <w:i/>
          <w:iCs/>
          <w:lang w:val="en-GB"/>
        </w:rPr>
        <w:t>Journal of Statistical Software</w:t>
      </w:r>
      <w:r w:rsidRPr="00C164F0">
        <w:rPr>
          <w:lang w:val="en-GB"/>
        </w:rPr>
        <w:t>, 70, 1–20.</w:t>
      </w:r>
    </w:p>
    <w:p w14:paraId="13CBFC18" w14:textId="77777777" w:rsidR="00C164F0" w:rsidRPr="00C164F0" w:rsidRDefault="00C164F0" w:rsidP="00C164F0">
      <w:pPr>
        <w:pStyle w:val="Litteraturfrteckning"/>
        <w:rPr>
          <w:lang w:val="en-GB"/>
        </w:rPr>
      </w:pPr>
      <w:r w:rsidRPr="00C164F0">
        <w:rPr>
          <w:lang w:val="en-GB"/>
        </w:rPr>
        <w:t xml:space="preserve">Forster, J., Hirst, A.G. &amp; Atkinson, D. (2012). Warming-induced reductions in body size are greater in aquatic than terrestrial species. </w:t>
      </w:r>
      <w:r w:rsidRPr="00C164F0">
        <w:rPr>
          <w:i/>
          <w:iCs/>
          <w:lang w:val="en-GB"/>
        </w:rPr>
        <w:t>PNAS</w:t>
      </w:r>
      <w:r w:rsidRPr="00C164F0">
        <w:rPr>
          <w:lang w:val="en-GB"/>
        </w:rPr>
        <w:t>, 109, 19310–19314.</w:t>
      </w:r>
    </w:p>
    <w:p w14:paraId="1392D846" w14:textId="77777777" w:rsidR="00C164F0" w:rsidRPr="00C164F0" w:rsidRDefault="00C164F0" w:rsidP="00C164F0">
      <w:pPr>
        <w:pStyle w:val="Litteraturfrteckning"/>
        <w:rPr>
          <w:lang w:val="en-GB"/>
        </w:rPr>
      </w:pPr>
      <w:r w:rsidRPr="00C164F0">
        <w:rPr>
          <w:lang w:val="en-GB"/>
        </w:rPr>
        <w:t xml:space="preserve">Fossen, E.I.F., Pélabon, C. &amp; Einum, S. (2019). Genetic and environmental effects on the scaling of metabolic rate with body size. </w:t>
      </w:r>
      <w:r w:rsidRPr="00C164F0">
        <w:rPr>
          <w:i/>
          <w:iCs/>
          <w:lang w:val="en-GB"/>
        </w:rPr>
        <w:t>Journal of Experimental Biology</w:t>
      </w:r>
      <w:r w:rsidRPr="00C164F0">
        <w:rPr>
          <w:lang w:val="en-GB"/>
        </w:rPr>
        <w:t>, 222.</w:t>
      </w:r>
    </w:p>
    <w:p w14:paraId="037FA7B6" w14:textId="77777777" w:rsidR="00C164F0" w:rsidRPr="00C164F0" w:rsidRDefault="00C164F0" w:rsidP="00C164F0">
      <w:pPr>
        <w:pStyle w:val="Litteraturfrteckning"/>
        <w:rPr>
          <w:lang w:val="en-GB"/>
        </w:rPr>
      </w:pPr>
      <w:r w:rsidRPr="00C164F0">
        <w:rPr>
          <w:lang w:val="en-GB"/>
        </w:rPr>
        <w:t xml:space="preserve">Fussmann, K.E., Schwarzmüller, F., Brose, U., Jousset, A. &amp; Rall, B.C. (2014). Ecological stability in response to warming. </w:t>
      </w:r>
      <w:r w:rsidRPr="00C164F0">
        <w:rPr>
          <w:i/>
          <w:iCs/>
          <w:lang w:val="en-GB"/>
        </w:rPr>
        <w:t>Nature Climate Change</w:t>
      </w:r>
      <w:r w:rsidRPr="00C164F0">
        <w:rPr>
          <w:lang w:val="en-GB"/>
        </w:rPr>
        <w:t>, 4, 206–210.</w:t>
      </w:r>
    </w:p>
    <w:p w14:paraId="5351A005" w14:textId="77777777" w:rsidR="00C164F0" w:rsidRPr="00C164F0" w:rsidRDefault="00C164F0" w:rsidP="00C164F0">
      <w:pPr>
        <w:pStyle w:val="Litteraturfrteckning"/>
        <w:rPr>
          <w:lang w:val="en-GB"/>
        </w:rPr>
      </w:pPr>
      <w:r w:rsidRPr="00C164F0">
        <w:rPr>
          <w:lang w:val="en-GB"/>
        </w:rPr>
        <w:t xml:space="preserve">Gabry, J., Simpson, D., Vehtari, A., Betancourt, M. &amp; Gelman, A. (2019). Visualization in Bayesian workflow. </w:t>
      </w:r>
      <w:r w:rsidRPr="00C164F0">
        <w:rPr>
          <w:i/>
          <w:iCs/>
          <w:lang w:val="en-GB"/>
        </w:rPr>
        <w:t>J. R. Stat. Soc. A</w:t>
      </w:r>
      <w:r w:rsidRPr="00C164F0">
        <w:rPr>
          <w:lang w:val="en-GB"/>
        </w:rPr>
        <w:t>, 182, 389–402.</w:t>
      </w:r>
    </w:p>
    <w:p w14:paraId="7D74D4C7" w14:textId="77777777" w:rsidR="00C164F0" w:rsidRPr="00C164F0" w:rsidRDefault="00C164F0" w:rsidP="00C164F0">
      <w:pPr>
        <w:pStyle w:val="Litteraturfrteckning"/>
        <w:rPr>
          <w:lang w:val="en-GB"/>
        </w:rPr>
      </w:pPr>
      <w:r w:rsidRPr="00C164F0">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C164F0">
        <w:rPr>
          <w:i/>
          <w:iCs/>
          <w:lang w:val="en-GB"/>
        </w:rPr>
        <w:t>Aquaculture International</w:t>
      </w:r>
      <w:r w:rsidRPr="00C164F0">
        <w:rPr>
          <w:lang w:val="en-GB"/>
        </w:rPr>
        <w:t>, 19, 131–141.</w:t>
      </w:r>
    </w:p>
    <w:p w14:paraId="0613C4E4" w14:textId="77777777" w:rsidR="00C164F0" w:rsidRPr="00C164F0" w:rsidRDefault="00C164F0" w:rsidP="00C164F0">
      <w:pPr>
        <w:pStyle w:val="Litteraturfrteckning"/>
        <w:rPr>
          <w:lang w:val="en-GB"/>
        </w:rPr>
      </w:pPr>
      <w:r w:rsidRPr="00C164F0">
        <w:rPr>
          <w:lang w:val="en-GB"/>
        </w:rPr>
        <w:lastRenderedPageBreak/>
        <w:t xml:space="preserve">Gardner, J.L., Peters, A., Kearney, M.R., Joseph, L. &amp; Heinsohn, R. (2011). Declining body size: a third universal response to warming? </w:t>
      </w:r>
      <w:r w:rsidRPr="00C164F0">
        <w:rPr>
          <w:i/>
          <w:iCs/>
          <w:lang w:val="en-GB"/>
        </w:rPr>
        <w:t>Trends in Ecology &amp; Evolution</w:t>
      </w:r>
      <w:r w:rsidRPr="00C164F0">
        <w:rPr>
          <w:lang w:val="en-GB"/>
        </w:rPr>
        <w:t>, 26, 285–291.</w:t>
      </w:r>
    </w:p>
    <w:p w14:paraId="3F751633" w14:textId="77777777" w:rsidR="00C164F0" w:rsidRPr="00C164F0" w:rsidRDefault="00C164F0" w:rsidP="00C164F0">
      <w:pPr>
        <w:pStyle w:val="Litteraturfrteckning"/>
        <w:rPr>
          <w:lang w:val="en-GB"/>
        </w:rPr>
      </w:pPr>
      <w:r w:rsidRPr="00C164F0">
        <w:rPr>
          <w:lang w:val="en-GB"/>
        </w:rPr>
        <w:t xml:space="preserve">Gelman, A., Carlin, J., Stern, H. &amp; Rubin, D. (2003). </w:t>
      </w:r>
      <w:r w:rsidRPr="00C164F0">
        <w:rPr>
          <w:i/>
          <w:iCs/>
          <w:lang w:val="en-GB"/>
        </w:rPr>
        <w:t>Bayesian Data Analysis. 2nd edition</w:t>
      </w:r>
      <w:r w:rsidRPr="00C164F0">
        <w:rPr>
          <w:lang w:val="en-GB"/>
        </w:rPr>
        <w:t>. Chapman and Hall/CRC, Boca Raton.</w:t>
      </w:r>
    </w:p>
    <w:p w14:paraId="09E18549" w14:textId="77777777" w:rsidR="00C164F0" w:rsidRPr="00C164F0" w:rsidRDefault="00C164F0" w:rsidP="00C164F0">
      <w:pPr>
        <w:pStyle w:val="Litteraturfrteckning"/>
        <w:rPr>
          <w:lang w:val="en-GB"/>
        </w:rPr>
      </w:pPr>
      <w:r w:rsidRPr="00C164F0">
        <w:rPr>
          <w:lang w:val="en-GB"/>
        </w:rPr>
        <w:t xml:space="preserve">Gelman, A. &amp; Hill, J. (2007). </w:t>
      </w:r>
      <w:r w:rsidRPr="00C164F0">
        <w:rPr>
          <w:i/>
          <w:iCs/>
          <w:lang w:val="en-GB"/>
        </w:rPr>
        <w:t>Data Analysis Using Regression and Multilevel/Hierarchical Models</w:t>
      </w:r>
      <w:r w:rsidRPr="00C164F0">
        <w:rPr>
          <w:lang w:val="en-GB"/>
        </w:rPr>
        <w:t>. Cambridge University Press.</w:t>
      </w:r>
    </w:p>
    <w:p w14:paraId="2BC3046F" w14:textId="77777777" w:rsidR="00C164F0" w:rsidRPr="00C164F0" w:rsidRDefault="00C164F0" w:rsidP="00C164F0">
      <w:pPr>
        <w:pStyle w:val="Litteraturfrteckning"/>
        <w:rPr>
          <w:lang w:val="en-GB"/>
        </w:rPr>
      </w:pPr>
      <w:r w:rsidRPr="00C164F0">
        <w:rPr>
          <w:lang w:val="en-GB"/>
        </w:rPr>
        <w:t xml:space="preserve">Gillooly, J.F., Brown, J.H., West, G.B., Savage, V.M. &amp; Charnov, E.L. (2001). Effects of size and temperature on metabolic rate. </w:t>
      </w:r>
      <w:r w:rsidRPr="00C164F0">
        <w:rPr>
          <w:i/>
          <w:iCs/>
          <w:lang w:val="en-GB"/>
        </w:rPr>
        <w:t>Science</w:t>
      </w:r>
      <w:r w:rsidRPr="00C164F0">
        <w:rPr>
          <w:lang w:val="en-GB"/>
        </w:rPr>
        <w:t>, 2248–2251.</w:t>
      </w:r>
    </w:p>
    <w:p w14:paraId="738DD1AA" w14:textId="77777777" w:rsidR="00C164F0" w:rsidRPr="00C164F0" w:rsidRDefault="00C164F0" w:rsidP="00C164F0">
      <w:pPr>
        <w:pStyle w:val="Litteraturfrteckning"/>
        <w:rPr>
          <w:lang w:val="en-GB"/>
        </w:rPr>
      </w:pPr>
      <w:r w:rsidRPr="00C164F0">
        <w:rPr>
          <w:lang w:val="en-GB"/>
        </w:rPr>
        <w:t xml:space="preserve">Glazier, D.S. (2005). Beyond the “3/4-power law”: variation in the intra- and interspecific scaling of metabolic rate in animals. </w:t>
      </w:r>
      <w:r w:rsidRPr="00C164F0">
        <w:rPr>
          <w:i/>
          <w:iCs/>
          <w:lang w:val="en-GB"/>
        </w:rPr>
        <w:t>Biological Reviews of the Cambridge Philosophical Society</w:t>
      </w:r>
      <w:r w:rsidRPr="00C164F0">
        <w:rPr>
          <w:lang w:val="en-GB"/>
        </w:rPr>
        <w:t>, 80, 611–662.</w:t>
      </w:r>
    </w:p>
    <w:p w14:paraId="22B16191" w14:textId="77777777" w:rsidR="00C164F0" w:rsidRPr="00C164F0" w:rsidRDefault="00C164F0" w:rsidP="00C164F0">
      <w:pPr>
        <w:pStyle w:val="Litteraturfrteckning"/>
        <w:rPr>
          <w:lang w:val="en-GB"/>
        </w:rPr>
      </w:pPr>
      <w:r w:rsidRPr="00C164F0">
        <w:rPr>
          <w:lang w:val="en-GB"/>
        </w:rPr>
        <w:t xml:space="preserve">Glazier, D.S. (2010). A unifying explanation for diverse metabolic scaling in animals and plants. </w:t>
      </w:r>
      <w:r w:rsidRPr="00C164F0">
        <w:rPr>
          <w:i/>
          <w:iCs/>
          <w:lang w:val="en-GB"/>
        </w:rPr>
        <w:t>Biological Reviews of the Cambridge Philosophical Society</w:t>
      </w:r>
      <w:r w:rsidRPr="00C164F0">
        <w:rPr>
          <w:lang w:val="en-GB"/>
        </w:rPr>
        <w:t>, 85, 111–138.</w:t>
      </w:r>
    </w:p>
    <w:p w14:paraId="09F8C66E" w14:textId="77777777" w:rsidR="00C164F0" w:rsidRPr="00C164F0" w:rsidRDefault="00C164F0" w:rsidP="00C164F0">
      <w:pPr>
        <w:pStyle w:val="Litteraturfrteckning"/>
        <w:rPr>
          <w:lang w:val="en-GB"/>
        </w:rPr>
      </w:pPr>
      <w:r w:rsidRPr="00C164F0">
        <w:rPr>
          <w:lang w:val="en-GB"/>
        </w:rPr>
        <w:t xml:space="preserve">Handeland, S.O., Imsland, A.K. &amp; Stefansson, S.O. (2008). The effect of temperature and fish size on growth, feed intake, food conversion efficiency and stomach evacuation rate of Atlantic salmon post-smolts. </w:t>
      </w:r>
      <w:r w:rsidRPr="00C164F0">
        <w:rPr>
          <w:i/>
          <w:iCs/>
          <w:lang w:val="en-GB"/>
        </w:rPr>
        <w:t>Aquaculture</w:t>
      </w:r>
      <w:r w:rsidRPr="00C164F0">
        <w:rPr>
          <w:lang w:val="en-GB"/>
        </w:rPr>
        <w:t>, 283, 36–42.</w:t>
      </w:r>
    </w:p>
    <w:p w14:paraId="27E119C4" w14:textId="77777777" w:rsidR="00C164F0" w:rsidRPr="00C164F0" w:rsidRDefault="00C164F0" w:rsidP="00C164F0">
      <w:pPr>
        <w:pStyle w:val="Litteraturfrteckning"/>
      </w:pPr>
      <w:r w:rsidRPr="00C164F0">
        <w:rPr>
          <w:lang w:val="en-GB"/>
        </w:rPr>
        <w:t xml:space="preserve">Harrison, X.A., Donaldson, L., Correa-Cano, M.E., Evans, J., Fisher, D.N., Goodwin, C.E.D., </w:t>
      </w:r>
      <w:r w:rsidRPr="00C164F0">
        <w:rPr>
          <w:i/>
          <w:iCs/>
          <w:lang w:val="en-GB"/>
        </w:rPr>
        <w:t>et al.</w:t>
      </w:r>
      <w:r w:rsidRPr="00C164F0">
        <w:rPr>
          <w:lang w:val="en-GB"/>
        </w:rPr>
        <w:t xml:space="preserve"> (2018). A brief introduction to mixed effects modelling and multi-model inference in ecology. </w:t>
      </w:r>
      <w:r w:rsidRPr="00C164F0">
        <w:rPr>
          <w:i/>
          <w:iCs/>
        </w:rPr>
        <w:t>PeerJ</w:t>
      </w:r>
      <w:r w:rsidRPr="00C164F0">
        <w:t>, 6, e4794.</w:t>
      </w:r>
    </w:p>
    <w:p w14:paraId="01A649B3" w14:textId="77777777" w:rsidR="00C164F0" w:rsidRPr="00C164F0" w:rsidRDefault="00C164F0" w:rsidP="00C164F0">
      <w:pPr>
        <w:pStyle w:val="Litteraturfrteckning"/>
        <w:rPr>
          <w:lang w:val="en-GB"/>
        </w:rPr>
      </w:pPr>
      <w:r w:rsidRPr="00C164F0">
        <w:t xml:space="preserve">Hartvig, M., Andersen, K.H. &amp; Beyer, J.E. (2011). </w:t>
      </w:r>
      <w:r w:rsidRPr="00C164F0">
        <w:rPr>
          <w:lang w:val="en-GB"/>
        </w:rPr>
        <w:t xml:space="preserve">Food web framework for size-structured populations. </w:t>
      </w:r>
      <w:r w:rsidRPr="00C164F0">
        <w:rPr>
          <w:i/>
          <w:iCs/>
          <w:lang w:val="en-GB"/>
        </w:rPr>
        <w:t>Journal of Theoretical Biology</w:t>
      </w:r>
      <w:r w:rsidRPr="00C164F0">
        <w:rPr>
          <w:lang w:val="en-GB"/>
        </w:rPr>
        <w:t>, 272, 113–122.</w:t>
      </w:r>
    </w:p>
    <w:p w14:paraId="6366152B" w14:textId="77777777" w:rsidR="00C164F0" w:rsidRPr="00C164F0" w:rsidRDefault="00C164F0" w:rsidP="00C164F0">
      <w:pPr>
        <w:pStyle w:val="Litteraturfrteckning"/>
        <w:rPr>
          <w:lang w:val="en-GB"/>
        </w:rPr>
      </w:pPr>
      <w:r w:rsidRPr="00C164F0">
        <w:rPr>
          <w:lang w:val="en-GB"/>
        </w:rPr>
        <w:t>Heincke, F. (1913). Rapp. Proc. Verb. Réun. ICES 16, 1–70.</w:t>
      </w:r>
    </w:p>
    <w:p w14:paraId="5E46F4DA" w14:textId="77777777" w:rsidR="00C164F0" w:rsidRPr="00C164F0" w:rsidRDefault="00C164F0" w:rsidP="00C164F0">
      <w:pPr>
        <w:pStyle w:val="Litteraturfrteckning"/>
        <w:rPr>
          <w:lang w:val="en-GB"/>
        </w:rPr>
      </w:pPr>
      <w:r w:rsidRPr="00C164F0">
        <w:rPr>
          <w:lang w:val="en-GB"/>
        </w:rPr>
        <w:t xml:space="preserve">Hepher, B. (1988). </w:t>
      </w:r>
      <w:r w:rsidRPr="00C164F0">
        <w:rPr>
          <w:i/>
          <w:iCs/>
          <w:lang w:val="en-GB"/>
        </w:rPr>
        <w:t>Nutrition of Pond Fishes</w:t>
      </w:r>
      <w:r w:rsidRPr="00C164F0">
        <w:rPr>
          <w:lang w:val="en-GB"/>
        </w:rPr>
        <w:t>. Cambridge University Press.</w:t>
      </w:r>
    </w:p>
    <w:p w14:paraId="632C3984" w14:textId="77777777" w:rsidR="00C164F0" w:rsidRPr="00C164F0" w:rsidRDefault="00C164F0" w:rsidP="00C164F0">
      <w:pPr>
        <w:pStyle w:val="Litteraturfrteckning"/>
        <w:rPr>
          <w:lang w:val="en-GB"/>
        </w:rPr>
      </w:pPr>
      <w:r w:rsidRPr="00C164F0">
        <w:rPr>
          <w:lang w:val="en-GB"/>
        </w:rPr>
        <w:t xml:space="preserve">Horne, C.R., Hirst, Andrew.G. &amp; Atkinson, D. (2015). Temperature-size responses match latitudinal-size clines in arthropods, revealing critical differences between aquatic and terrestrial species. </w:t>
      </w:r>
      <w:r w:rsidRPr="00C164F0">
        <w:rPr>
          <w:i/>
          <w:iCs/>
          <w:lang w:val="en-GB"/>
        </w:rPr>
        <w:t>Ecology Letters</w:t>
      </w:r>
      <w:r w:rsidRPr="00C164F0">
        <w:rPr>
          <w:lang w:val="en-GB"/>
        </w:rPr>
        <w:t>, 18, 327–335.</w:t>
      </w:r>
    </w:p>
    <w:p w14:paraId="32A7737E" w14:textId="77777777" w:rsidR="00C164F0" w:rsidRPr="00C164F0" w:rsidRDefault="00C164F0" w:rsidP="00C164F0">
      <w:pPr>
        <w:pStyle w:val="Litteraturfrteckning"/>
        <w:rPr>
          <w:lang w:val="en-GB"/>
        </w:rPr>
      </w:pPr>
      <w:r w:rsidRPr="00C164F0">
        <w:rPr>
          <w:lang w:val="en-GB"/>
        </w:rPr>
        <w:t xml:space="preserve">Huey, R.B. &amp; Kingsolver, J.G. (2019). Climate Warming, Resource Availability, and the Metabolic Meltdown of Ectotherms. </w:t>
      </w:r>
      <w:r w:rsidRPr="00C164F0">
        <w:rPr>
          <w:i/>
          <w:iCs/>
          <w:lang w:val="en-GB"/>
        </w:rPr>
        <w:t>The American Naturalist</w:t>
      </w:r>
      <w:r w:rsidRPr="00C164F0">
        <w:rPr>
          <w:lang w:val="en-GB"/>
        </w:rPr>
        <w:t>, 194, E140–E150.</w:t>
      </w:r>
    </w:p>
    <w:p w14:paraId="5D0669E2" w14:textId="77777777" w:rsidR="00C164F0" w:rsidRPr="00C164F0" w:rsidRDefault="00C164F0" w:rsidP="00C164F0">
      <w:pPr>
        <w:pStyle w:val="Litteraturfrteckning"/>
        <w:rPr>
          <w:lang w:val="en-GB"/>
        </w:rPr>
      </w:pPr>
      <w:r w:rsidRPr="00C164F0">
        <w:rPr>
          <w:lang w:val="en-GB"/>
        </w:rPr>
        <w:t xml:space="preserve">Huss, M., Lindmark, M., Jacobson, P., van Dorst, R.M. &amp; Gårdmark, A. (2019). Experimental evidence of gradual size‐dependent shifts in body size and growth of fish in response to warming. </w:t>
      </w:r>
      <w:r w:rsidRPr="00C164F0">
        <w:rPr>
          <w:i/>
          <w:iCs/>
          <w:lang w:val="en-GB"/>
        </w:rPr>
        <w:t>Global Change Biology</w:t>
      </w:r>
      <w:r w:rsidRPr="00C164F0">
        <w:rPr>
          <w:lang w:val="en-GB"/>
        </w:rPr>
        <w:t>.</w:t>
      </w:r>
    </w:p>
    <w:p w14:paraId="5A18FD62" w14:textId="77777777" w:rsidR="00C164F0" w:rsidRPr="00C164F0" w:rsidRDefault="00C164F0" w:rsidP="00C164F0">
      <w:pPr>
        <w:pStyle w:val="Litteraturfrteckning"/>
        <w:rPr>
          <w:lang w:val="en-GB"/>
        </w:rPr>
      </w:pPr>
      <w:r w:rsidRPr="00C164F0">
        <w:rPr>
          <w:lang w:val="en-GB"/>
        </w:rPr>
        <w:t xml:space="preserve">Jerde, C.L., Kraskura, K., Eliason, E.J., Csik, S.R., Stier, A.C. &amp; Taper, M.L. (2019). Strong Evidence for an Intraspecific Metabolic Scaling Coefficient Near 0.89 in Fish. </w:t>
      </w:r>
      <w:r w:rsidRPr="00C164F0">
        <w:rPr>
          <w:i/>
          <w:iCs/>
          <w:lang w:val="en-GB"/>
        </w:rPr>
        <w:t>Front. Physiol.</w:t>
      </w:r>
      <w:r w:rsidRPr="00C164F0">
        <w:rPr>
          <w:lang w:val="en-GB"/>
        </w:rPr>
        <w:t>, 10, 1166.</w:t>
      </w:r>
    </w:p>
    <w:p w14:paraId="0BBD833A" w14:textId="77777777" w:rsidR="00C164F0" w:rsidRPr="00C164F0" w:rsidRDefault="00C164F0" w:rsidP="00C164F0">
      <w:pPr>
        <w:pStyle w:val="Litteraturfrteckning"/>
        <w:rPr>
          <w:lang w:val="en-GB"/>
        </w:rPr>
      </w:pPr>
      <w:r w:rsidRPr="00C164F0">
        <w:rPr>
          <w:lang w:val="en-GB"/>
        </w:rPr>
        <w:t xml:space="preserve">Jobling, M. (1997). Temperature and growth: modulation of growth rate via temperature change. In: </w:t>
      </w:r>
      <w:r w:rsidRPr="00C164F0">
        <w:rPr>
          <w:i/>
          <w:iCs/>
          <w:lang w:val="en-GB"/>
        </w:rPr>
        <w:t>Global Warming: Implications for Freshwater and Marine Fish</w:t>
      </w:r>
      <w:r w:rsidRPr="00C164F0">
        <w:rPr>
          <w:lang w:val="en-GB"/>
        </w:rPr>
        <w:t xml:space="preserve"> (eds. Wood, C.M. &amp; McDonald, D.G.). Cambridge University Press, Cambridge, pp. 225–254.</w:t>
      </w:r>
    </w:p>
    <w:p w14:paraId="00600DC2" w14:textId="77777777" w:rsidR="00C164F0" w:rsidRPr="00C164F0" w:rsidRDefault="00C164F0" w:rsidP="00C164F0">
      <w:pPr>
        <w:pStyle w:val="Litteraturfrteckning"/>
        <w:rPr>
          <w:lang w:val="en-GB"/>
        </w:rPr>
      </w:pPr>
      <w:r w:rsidRPr="00C164F0">
        <w:t xml:space="preserve">Jutfelt, F., Norin, T., Åsheim, E.R., Rowsey, L.E., Andreassen, A.H., Morgan, R., </w:t>
      </w:r>
      <w:r w:rsidRPr="00C164F0">
        <w:rPr>
          <w:i/>
          <w:iCs/>
        </w:rPr>
        <w:t>et al.</w:t>
      </w:r>
      <w:r w:rsidRPr="00C164F0">
        <w:t xml:space="preserve"> </w:t>
      </w:r>
      <w:r w:rsidRPr="00C164F0">
        <w:rPr>
          <w:lang w:val="en-GB"/>
        </w:rPr>
        <w:t xml:space="preserve">(2020). </w:t>
      </w:r>
      <w:r w:rsidRPr="00C164F0">
        <w:rPr>
          <w:i/>
          <w:iCs/>
          <w:lang w:val="en-GB"/>
        </w:rPr>
        <w:t>The aerobic scope protection hypothesis: a mechanism explaining reduced growth of ectotherms in warming environments?</w:t>
      </w:r>
      <w:r w:rsidRPr="00C164F0">
        <w:rPr>
          <w:lang w:val="en-GB"/>
        </w:rPr>
        <w:t xml:space="preserve"> (preprint). EcoEvoRxiv.</w:t>
      </w:r>
    </w:p>
    <w:p w14:paraId="7FFC7C1A" w14:textId="77777777" w:rsidR="00C164F0" w:rsidRPr="00C164F0" w:rsidRDefault="00C164F0" w:rsidP="00C164F0">
      <w:pPr>
        <w:pStyle w:val="Litteraturfrteckning"/>
        <w:rPr>
          <w:lang w:val="en-GB"/>
        </w:rPr>
      </w:pPr>
      <w:r w:rsidRPr="00C164F0">
        <w:rPr>
          <w:lang w:val="en-GB"/>
        </w:rPr>
        <w:lastRenderedPageBreak/>
        <w:t xml:space="preserve">Kearney, M. (2019). Reproductive Hyperallometry Does Not Challenge Mechanistic Growth Models. </w:t>
      </w:r>
      <w:r w:rsidRPr="00C164F0">
        <w:rPr>
          <w:i/>
          <w:iCs/>
          <w:lang w:val="en-GB"/>
        </w:rPr>
        <w:t>Trends in Ecology &amp; Evolution</w:t>
      </w:r>
      <w:r w:rsidRPr="00C164F0">
        <w:rPr>
          <w:lang w:val="en-GB"/>
        </w:rPr>
        <w:t>, 34, 275–276.</w:t>
      </w:r>
    </w:p>
    <w:p w14:paraId="1431ED3B" w14:textId="77777777" w:rsidR="00C164F0" w:rsidRPr="00C164F0" w:rsidRDefault="00C164F0" w:rsidP="00C164F0">
      <w:pPr>
        <w:pStyle w:val="Litteraturfrteckning"/>
        <w:rPr>
          <w:lang w:val="en-GB"/>
        </w:rPr>
      </w:pPr>
      <w:r w:rsidRPr="00C164F0">
        <w:rPr>
          <w:lang w:val="en-GB"/>
        </w:rPr>
        <w:t xml:space="preserve">Killen, S.S., Atkinson, D. &amp; Glazier, D.S. (2010). The intraspecific scaling of metabolic rate with body mass in fishes depends on lifestyle and temperature. </w:t>
      </w:r>
      <w:r w:rsidRPr="00C164F0">
        <w:rPr>
          <w:i/>
          <w:iCs/>
          <w:lang w:val="en-GB"/>
        </w:rPr>
        <w:t>Ecology Letters</w:t>
      </w:r>
      <w:r w:rsidRPr="00C164F0">
        <w:rPr>
          <w:lang w:val="en-GB"/>
        </w:rPr>
        <w:t>, 13, 184–193.</w:t>
      </w:r>
    </w:p>
    <w:p w14:paraId="5A66B4FE" w14:textId="77777777" w:rsidR="00C164F0" w:rsidRPr="00C164F0" w:rsidRDefault="00C164F0" w:rsidP="00C164F0">
      <w:pPr>
        <w:pStyle w:val="Litteraturfrteckning"/>
        <w:rPr>
          <w:lang w:val="en-GB"/>
        </w:rPr>
      </w:pPr>
      <w:r w:rsidRPr="00C164F0">
        <w:rPr>
          <w:lang w:val="en-GB"/>
        </w:rPr>
        <w:t xml:space="preserve">Kitchell, J.F., Stewart, D.J. &amp; Weininger, D. (1977). Applications of a bioenergetics model to yellow perch (Perca flavescens) and walleye (Stizostedion vitreum vitreum). </w:t>
      </w:r>
      <w:r w:rsidRPr="00C164F0">
        <w:rPr>
          <w:i/>
          <w:iCs/>
          <w:lang w:val="en-GB"/>
        </w:rPr>
        <w:t>Journal of the Fisheries Board of Canada</w:t>
      </w:r>
      <w:r w:rsidRPr="00C164F0">
        <w:rPr>
          <w:lang w:val="en-GB"/>
        </w:rPr>
        <w:t>, 34, 1922–1935.</w:t>
      </w:r>
    </w:p>
    <w:p w14:paraId="313A55D5" w14:textId="77777777" w:rsidR="00C164F0" w:rsidRPr="00C164F0" w:rsidRDefault="00C164F0" w:rsidP="00C164F0">
      <w:pPr>
        <w:pStyle w:val="Litteraturfrteckning"/>
        <w:rPr>
          <w:lang w:val="en-GB"/>
        </w:rPr>
      </w:pPr>
      <w:r w:rsidRPr="00C164F0">
        <w:rPr>
          <w:lang w:val="en-GB"/>
        </w:rPr>
        <w:t xml:space="preserve">Kooijman, S.A.L.M. (1993). </w:t>
      </w:r>
      <w:r w:rsidRPr="00C164F0">
        <w:rPr>
          <w:i/>
          <w:iCs/>
          <w:lang w:val="en-GB"/>
        </w:rPr>
        <w:t>Dynamic energy budgets in biological systems</w:t>
      </w:r>
      <w:r w:rsidRPr="00C164F0">
        <w:rPr>
          <w:lang w:val="en-GB"/>
        </w:rPr>
        <w:t>. Cambridge University Press.</w:t>
      </w:r>
    </w:p>
    <w:p w14:paraId="25FB92E3" w14:textId="77777777" w:rsidR="00C164F0" w:rsidRPr="00C164F0" w:rsidRDefault="00C164F0" w:rsidP="00C164F0">
      <w:pPr>
        <w:pStyle w:val="Litteraturfrteckning"/>
        <w:rPr>
          <w:lang w:val="en-GB"/>
        </w:rPr>
      </w:pPr>
      <w:r w:rsidRPr="00C164F0">
        <w:rPr>
          <w:lang w:val="en-GB"/>
        </w:rPr>
        <w:t xml:space="preserve">Lefevre, S., McKenzie, D.J. &amp; Nilsson, G.E. (2017). Models projecting the fate of fish populations under climate change need to be based on valid physiological mechanisms. </w:t>
      </w:r>
      <w:r w:rsidRPr="00C164F0">
        <w:rPr>
          <w:i/>
          <w:iCs/>
          <w:lang w:val="en-GB"/>
        </w:rPr>
        <w:t>Global Change Biology</w:t>
      </w:r>
      <w:r w:rsidRPr="00C164F0">
        <w:rPr>
          <w:lang w:val="en-GB"/>
        </w:rPr>
        <w:t>, 23, 3449–3459.</w:t>
      </w:r>
    </w:p>
    <w:p w14:paraId="3F3EE562" w14:textId="77777777" w:rsidR="00C164F0" w:rsidRPr="00C164F0" w:rsidRDefault="00C164F0" w:rsidP="00C164F0">
      <w:pPr>
        <w:pStyle w:val="Litteraturfrteckning"/>
        <w:rPr>
          <w:lang w:val="en-GB"/>
        </w:rPr>
      </w:pPr>
      <w:r w:rsidRPr="00C164F0">
        <w:rPr>
          <w:lang w:val="en-GB"/>
        </w:rPr>
        <w:t xml:space="preserve">Lemoine, N.P. &amp; Burkepile, D.E. (2012). Temperature-induced mismatches between consumption and metabolism reduce consumer fitness. </w:t>
      </w:r>
      <w:r w:rsidRPr="00C164F0">
        <w:rPr>
          <w:i/>
          <w:iCs/>
          <w:lang w:val="en-GB"/>
        </w:rPr>
        <w:t>Ecology</w:t>
      </w:r>
      <w:r w:rsidRPr="00C164F0">
        <w:rPr>
          <w:lang w:val="en-GB"/>
        </w:rPr>
        <w:t>, 93, 2483–2489.</w:t>
      </w:r>
    </w:p>
    <w:p w14:paraId="6AF2AF0D" w14:textId="77777777" w:rsidR="00C164F0" w:rsidRPr="00C164F0" w:rsidRDefault="00C164F0" w:rsidP="00C164F0">
      <w:pPr>
        <w:pStyle w:val="Litteraturfrteckning"/>
        <w:rPr>
          <w:lang w:val="en-GB"/>
        </w:rPr>
      </w:pPr>
      <w:r w:rsidRPr="00C164F0">
        <w:rPr>
          <w:lang w:val="en-GB"/>
        </w:rPr>
        <w:t xml:space="preserve">Lindmark, M., Huss, M., Ohlberger, J. &amp; Gårdmark, A. (2018). Temperature-dependent body size effects determine population responses to climate warming. </w:t>
      </w:r>
      <w:r w:rsidRPr="00C164F0">
        <w:rPr>
          <w:i/>
          <w:iCs/>
          <w:lang w:val="en-GB"/>
        </w:rPr>
        <w:t>Ecology Letters</w:t>
      </w:r>
      <w:r w:rsidRPr="00C164F0">
        <w:rPr>
          <w:lang w:val="en-GB"/>
        </w:rPr>
        <w:t>, 21, 181–189.</w:t>
      </w:r>
    </w:p>
    <w:p w14:paraId="7B326660" w14:textId="77777777" w:rsidR="00C164F0" w:rsidRPr="00C164F0" w:rsidRDefault="00C164F0" w:rsidP="00C164F0">
      <w:pPr>
        <w:pStyle w:val="Litteraturfrteckning"/>
        <w:rPr>
          <w:lang w:val="en-GB"/>
        </w:rPr>
      </w:pPr>
      <w:r w:rsidRPr="00C164F0">
        <w:rPr>
          <w:lang w:val="en-GB"/>
        </w:rPr>
        <w:t xml:space="preserve">Lindmark, M., Ohlberger, J., Huss, M. &amp; Gårdmark, A. (2019). Size‐based ecological interactions drive food web responses to climate warming. </w:t>
      </w:r>
      <w:r w:rsidRPr="00C164F0">
        <w:rPr>
          <w:i/>
          <w:iCs/>
          <w:lang w:val="en-GB"/>
        </w:rPr>
        <w:t>Ecology Letters</w:t>
      </w:r>
      <w:r w:rsidRPr="00C164F0">
        <w:rPr>
          <w:lang w:val="en-GB"/>
        </w:rPr>
        <w:t>, 22, 778–786.</w:t>
      </w:r>
    </w:p>
    <w:p w14:paraId="578E7D5D" w14:textId="77777777" w:rsidR="00C164F0" w:rsidRPr="00C164F0" w:rsidRDefault="00C164F0" w:rsidP="00C164F0">
      <w:pPr>
        <w:pStyle w:val="Litteraturfrteckning"/>
        <w:rPr>
          <w:lang w:val="en-GB"/>
        </w:rPr>
      </w:pPr>
      <w:r w:rsidRPr="00C164F0">
        <w:rPr>
          <w:lang w:val="en-GB"/>
        </w:rPr>
        <w:t xml:space="preserve">Lorenzen, K. (1996). The relationship between body weight and natural mortality in juvenile and adult fish: a comparison of natural ecosystems and aquaculture. </w:t>
      </w:r>
      <w:r w:rsidRPr="00C164F0">
        <w:rPr>
          <w:i/>
          <w:iCs/>
          <w:lang w:val="en-GB"/>
        </w:rPr>
        <w:t>Journal of Fish Biology</w:t>
      </w:r>
      <w:r w:rsidRPr="00C164F0">
        <w:rPr>
          <w:lang w:val="en-GB"/>
        </w:rPr>
        <w:t>, 49, 627–642.</w:t>
      </w:r>
    </w:p>
    <w:p w14:paraId="106C48CE" w14:textId="77777777" w:rsidR="00C164F0" w:rsidRPr="00C164F0" w:rsidRDefault="00C164F0" w:rsidP="00C164F0">
      <w:pPr>
        <w:pStyle w:val="Litteraturfrteckning"/>
        <w:rPr>
          <w:lang w:val="en-GB"/>
        </w:rPr>
      </w:pPr>
      <w:r w:rsidRPr="00C164F0">
        <w:rPr>
          <w:lang w:val="en-GB"/>
        </w:rPr>
        <w:t xml:space="preserve">Marshall, D.J. &amp; White, C.R. (2019a). Aquatic Life History Trajectories Are Shaped by Selection, Not Oxygen Limitation. </w:t>
      </w:r>
      <w:r w:rsidRPr="00C164F0">
        <w:rPr>
          <w:i/>
          <w:iCs/>
          <w:lang w:val="en-GB"/>
        </w:rPr>
        <w:t>Trends in Ecology &amp; Evolution</w:t>
      </w:r>
      <w:r w:rsidRPr="00C164F0">
        <w:rPr>
          <w:lang w:val="en-GB"/>
        </w:rPr>
        <w:t>.</w:t>
      </w:r>
    </w:p>
    <w:p w14:paraId="2531CF85" w14:textId="77777777" w:rsidR="00C164F0" w:rsidRPr="00C164F0" w:rsidRDefault="00C164F0" w:rsidP="00C164F0">
      <w:pPr>
        <w:pStyle w:val="Litteraturfrteckning"/>
        <w:rPr>
          <w:lang w:val="en-GB"/>
        </w:rPr>
      </w:pPr>
      <w:r w:rsidRPr="00C164F0">
        <w:rPr>
          <w:lang w:val="en-GB"/>
        </w:rPr>
        <w:t xml:space="preserve">Marshall, D.J. &amp; White, C.R. (2019b). Have We Outgrown the Existing Models of Growth? </w:t>
      </w:r>
      <w:r w:rsidRPr="00C164F0">
        <w:rPr>
          <w:i/>
          <w:iCs/>
          <w:lang w:val="en-GB"/>
        </w:rPr>
        <w:t>Trends in Ecology &amp; Evolution</w:t>
      </w:r>
      <w:r w:rsidRPr="00C164F0">
        <w:rPr>
          <w:lang w:val="en-GB"/>
        </w:rPr>
        <w:t>, 34, 102–111.</w:t>
      </w:r>
    </w:p>
    <w:p w14:paraId="02F2DC24" w14:textId="77777777" w:rsidR="00C164F0" w:rsidRPr="00C164F0" w:rsidRDefault="00C164F0" w:rsidP="00C164F0">
      <w:pPr>
        <w:pStyle w:val="Litteraturfrteckning"/>
        <w:rPr>
          <w:lang w:val="en-GB"/>
        </w:rPr>
      </w:pPr>
      <w:r w:rsidRPr="00C164F0">
        <w:rPr>
          <w:lang w:val="en-GB"/>
        </w:rPr>
        <w:t xml:space="preserve">Maury, O. &amp; Poggiale, J.-C. (2013). From individuals to populations to communities: A dynamic energy budget model of marine ecosystem size-spectrum including life history diversity. </w:t>
      </w:r>
      <w:r w:rsidRPr="00C164F0">
        <w:rPr>
          <w:i/>
          <w:iCs/>
          <w:lang w:val="en-GB"/>
        </w:rPr>
        <w:t>Journal of Theoretical Biology</w:t>
      </w:r>
      <w:r w:rsidRPr="00C164F0">
        <w:rPr>
          <w:lang w:val="en-GB"/>
        </w:rPr>
        <w:t>, 324, 52–71.</w:t>
      </w:r>
    </w:p>
    <w:p w14:paraId="39F3F4BF" w14:textId="77777777" w:rsidR="00C164F0" w:rsidRPr="00C164F0" w:rsidRDefault="00C164F0" w:rsidP="00C164F0">
      <w:pPr>
        <w:pStyle w:val="Litteraturfrteckning"/>
        <w:rPr>
          <w:lang w:val="en-GB"/>
        </w:rPr>
      </w:pPr>
      <w:r w:rsidRPr="00C164F0">
        <w:rPr>
          <w:lang w:val="en-GB"/>
        </w:rPr>
        <w:t xml:space="preserve">Messmer, V., Pratchett, M.S., Hoey, A.S., Tobin, A.J., Coker, D.J., Cooke, S.J., </w:t>
      </w:r>
      <w:r w:rsidRPr="00C164F0">
        <w:rPr>
          <w:i/>
          <w:iCs/>
          <w:lang w:val="en-GB"/>
        </w:rPr>
        <w:t>et al.</w:t>
      </w:r>
      <w:r w:rsidRPr="00C164F0">
        <w:rPr>
          <w:lang w:val="en-GB"/>
        </w:rPr>
        <w:t xml:space="preserve"> (2016). Global warming may disproportionately affect larger adults in a predatory coral reef fish. </w:t>
      </w:r>
      <w:r w:rsidRPr="00C164F0">
        <w:rPr>
          <w:i/>
          <w:iCs/>
          <w:lang w:val="en-GB"/>
        </w:rPr>
        <w:t>Global Change Biology</w:t>
      </w:r>
      <w:r w:rsidRPr="00C164F0">
        <w:rPr>
          <w:lang w:val="en-GB"/>
        </w:rPr>
        <w:t>, 23, 2230–2240.</w:t>
      </w:r>
    </w:p>
    <w:p w14:paraId="5F01088C" w14:textId="77777777" w:rsidR="00C164F0" w:rsidRPr="00C164F0" w:rsidRDefault="00C164F0" w:rsidP="00C164F0">
      <w:pPr>
        <w:pStyle w:val="Litteraturfrteckning"/>
        <w:rPr>
          <w:lang w:val="en-GB"/>
        </w:rPr>
      </w:pPr>
      <w:r w:rsidRPr="00C164F0">
        <w:rPr>
          <w:lang w:val="en-GB"/>
        </w:rPr>
        <w:t xml:space="preserve">Miller, T.E.X. &amp; Rudolf, V.H.W. (2011). Thinking inside the box: Community-level consequences of stage-structured populations. </w:t>
      </w:r>
      <w:r w:rsidRPr="00C164F0">
        <w:rPr>
          <w:i/>
          <w:iCs/>
          <w:lang w:val="en-GB"/>
        </w:rPr>
        <w:t>Trends in Ecology and Evolution</w:t>
      </w:r>
      <w:r w:rsidRPr="00C164F0">
        <w:rPr>
          <w:lang w:val="en-GB"/>
        </w:rPr>
        <w:t>, 26, 457–466.</w:t>
      </w:r>
    </w:p>
    <w:p w14:paraId="45B1C670" w14:textId="77777777" w:rsidR="00C164F0" w:rsidRPr="00C164F0" w:rsidRDefault="00C164F0" w:rsidP="00C164F0">
      <w:pPr>
        <w:pStyle w:val="Litteraturfrteckning"/>
        <w:rPr>
          <w:lang w:val="en-GB"/>
        </w:rPr>
      </w:pPr>
      <w:r w:rsidRPr="00C164F0">
        <w:rPr>
          <w:lang w:val="en-GB"/>
        </w:rPr>
        <w:t xml:space="preserve">Morita, K., Fukuwaka, M., Tanimata, N. &amp; Yamamura, O. (2010). Size-dependent thermal preferences in a pelagic fish. </w:t>
      </w:r>
      <w:r w:rsidRPr="00C164F0">
        <w:rPr>
          <w:i/>
          <w:iCs/>
          <w:lang w:val="en-GB"/>
        </w:rPr>
        <w:t>Oikos</w:t>
      </w:r>
      <w:r w:rsidRPr="00C164F0">
        <w:rPr>
          <w:lang w:val="en-GB"/>
        </w:rPr>
        <w:t>, 119, 1265–1272.</w:t>
      </w:r>
    </w:p>
    <w:p w14:paraId="50169FE3" w14:textId="77777777" w:rsidR="00C164F0" w:rsidRPr="00C164F0" w:rsidRDefault="00C164F0" w:rsidP="00C164F0">
      <w:pPr>
        <w:pStyle w:val="Litteraturfrteckning"/>
        <w:rPr>
          <w:lang w:val="en-GB"/>
        </w:rPr>
      </w:pPr>
      <w:r w:rsidRPr="00C164F0">
        <w:rPr>
          <w:lang w:val="en-GB"/>
        </w:rPr>
        <w:t xml:space="preserve">Nelson, J.A. (2016). Oxygen consumption rate v. rate of energy utilization of fishes: a comparison and brief history of the two measurements. </w:t>
      </w:r>
      <w:r w:rsidRPr="00C164F0">
        <w:rPr>
          <w:i/>
          <w:iCs/>
          <w:lang w:val="en-GB"/>
        </w:rPr>
        <w:t>Journal of Fish Biology</w:t>
      </w:r>
      <w:r w:rsidRPr="00C164F0">
        <w:rPr>
          <w:lang w:val="en-GB"/>
        </w:rPr>
        <w:t>, 88, 10–25.</w:t>
      </w:r>
    </w:p>
    <w:p w14:paraId="0F00A235" w14:textId="77777777" w:rsidR="00C164F0" w:rsidRPr="00C164F0" w:rsidRDefault="00C164F0" w:rsidP="00C164F0">
      <w:pPr>
        <w:pStyle w:val="Litteraturfrteckning"/>
      </w:pPr>
      <w:r w:rsidRPr="00C164F0">
        <w:rPr>
          <w:lang w:val="en-GB"/>
        </w:rPr>
        <w:t xml:space="preserve">Neubauer, P. &amp; Andersen, K.H. (2019). Thermal performance of fish is explained by an interplay between physiology, behaviour and ecology. </w:t>
      </w:r>
      <w:r w:rsidRPr="00C164F0">
        <w:rPr>
          <w:i/>
          <w:iCs/>
        </w:rPr>
        <w:t>Conserv Physiol</w:t>
      </w:r>
      <w:r w:rsidRPr="00C164F0">
        <w:t>, 7.</w:t>
      </w:r>
    </w:p>
    <w:p w14:paraId="265B7D75" w14:textId="77777777" w:rsidR="00C164F0" w:rsidRPr="00C164F0" w:rsidRDefault="00C164F0" w:rsidP="00C164F0">
      <w:pPr>
        <w:pStyle w:val="Litteraturfrteckning"/>
        <w:rPr>
          <w:lang w:val="en-GB"/>
        </w:rPr>
      </w:pPr>
      <w:r w:rsidRPr="00C164F0">
        <w:lastRenderedPageBreak/>
        <w:t xml:space="preserve">Neuenfeldt, S., Bartolino, V., Orio, A., Andersen, K.H., Andersen, N.G., Niiranen, S., </w:t>
      </w:r>
      <w:r w:rsidRPr="00C164F0">
        <w:rPr>
          <w:i/>
          <w:iCs/>
        </w:rPr>
        <w:t>et al.</w:t>
      </w:r>
      <w:r w:rsidRPr="00C164F0">
        <w:t xml:space="preserve"> </w:t>
      </w:r>
      <w:r w:rsidRPr="00C164F0">
        <w:rPr>
          <w:lang w:val="en-GB"/>
        </w:rPr>
        <w:t xml:space="preserve">(2019). Feeding and growth of Atlantic cod (Gadus morhua L.) in the eastern Baltic Sea under environmental change. </w:t>
      </w:r>
      <w:r w:rsidRPr="00C164F0">
        <w:rPr>
          <w:i/>
          <w:iCs/>
          <w:lang w:val="en-GB"/>
        </w:rPr>
        <w:t>ICES Journal of Marine Science</w:t>
      </w:r>
      <w:r w:rsidRPr="00C164F0">
        <w:rPr>
          <w:lang w:val="en-GB"/>
        </w:rPr>
        <w:t>, fsz224.</w:t>
      </w:r>
    </w:p>
    <w:p w14:paraId="1EE8BFCE" w14:textId="77777777" w:rsidR="00C164F0" w:rsidRPr="00C164F0" w:rsidRDefault="00C164F0" w:rsidP="00C164F0">
      <w:pPr>
        <w:pStyle w:val="Litteraturfrteckning"/>
        <w:rPr>
          <w:lang w:val="en-GB"/>
        </w:rPr>
      </w:pPr>
      <w:r w:rsidRPr="00C164F0">
        <w:rPr>
          <w:lang w:val="en-GB"/>
        </w:rPr>
        <w:t xml:space="preserve">Neuheimer, A.B., Thresher, R.E., Lyle, J.M. &amp; Semmens, J.M. (2011). Tolerance limit for fish growth exceeded by warming waters. </w:t>
      </w:r>
      <w:r w:rsidRPr="00C164F0">
        <w:rPr>
          <w:i/>
          <w:iCs/>
          <w:lang w:val="en-GB"/>
        </w:rPr>
        <w:t>Nature Climate Change</w:t>
      </w:r>
      <w:r w:rsidRPr="00C164F0">
        <w:rPr>
          <w:lang w:val="en-GB"/>
        </w:rPr>
        <w:t>, 1, 110–113.</w:t>
      </w:r>
    </w:p>
    <w:p w14:paraId="6213148E" w14:textId="77777777" w:rsidR="00C164F0" w:rsidRPr="00C164F0" w:rsidRDefault="00C164F0" w:rsidP="00C164F0">
      <w:pPr>
        <w:pStyle w:val="Litteraturfrteckning"/>
        <w:rPr>
          <w:lang w:val="en-GB"/>
        </w:rPr>
      </w:pPr>
      <w:r w:rsidRPr="00C164F0">
        <w:rPr>
          <w:lang w:val="en-GB"/>
        </w:rPr>
        <w:t xml:space="preserve">Ohlberger, J. (2013). Climate warming and ectotherm body size – from individual physiology to community ecology. </w:t>
      </w:r>
      <w:r w:rsidRPr="00C164F0">
        <w:rPr>
          <w:i/>
          <w:iCs/>
          <w:lang w:val="en-GB"/>
        </w:rPr>
        <w:t>Functional Ecology</w:t>
      </w:r>
      <w:r w:rsidRPr="00C164F0">
        <w:rPr>
          <w:lang w:val="en-GB"/>
        </w:rPr>
        <w:t>, 27, 991–1001.</w:t>
      </w:r>
    </w:p>
    <w:p w14:paraId="110879CF" w14:textId="77777777" w:rsidR="00C164F0" w:rsidRPr="00C164F0" w:rsidRDefault="00C164F0" w:rsidP="00C164F0">
      <w:pPr>
        <w:pStyle w:val="Litteraturfrteckning"/>
        <w:rPr>
          <w:lang w:val="en-GB"/>
        </w:rPr>
      </w:pPr>
      <w:r w:rsidRPr="00C164F0">
        <w:rPr>
          <w:lang w:val="en-GB"/>
        </w:rPr>
        <w:t xml:space="preserve">Ohlberger, J., Mehner, Thomas., Staaks, Georg. &amp; Hölker, Franz. (2012). Intraspecific temperature dependence of the scaling of metabolic rate with body mass in fishes and its ecological implications. </w:t>
      </w:r>
      <w:r w:rsidRPr="00C164F0">
        <w:rPr>
          <w:i/>
          <w:iCs/>
          <w:lang w:val="en-GB"/>
        </w:rPr>
        <w:t>Oikos</w:t>
      </w:r>
      <w:r w:rsidRPr="00C164F0">
        <w:rPr>
          <w:lang w:val="en-GB"/>
        </w:rPr>
        <w:t>, 121, 245–251.</w:t>
      </w:r>
    </w:p>
    <w:p w14:paraId="0D35B519" w14:textId="77777777" w:rsidR="00C164F0" w:rsidRPr="00C164F0" w:rsidRDefault="00C164F0" w:rsidP="00C164F0">
      <w:pPr>
        <w:pStyle w:val="Litteraturfrteckning"/>
        <w:rPr>
          <w:lang w:val="en-GB"/>
        </w:rPr>
      </w:pPr>
      <w:r w:rsidRPr="00C164F0">
        <w:rPr>
          <w:lang w:val="en-GB"/>
        </w:rPr>
        <w:t xml:space="preserve">Ohlberger, J., Staaks, G. &amp; Hölker, F. (2007). Effects of temperature, swimming speed and body mass on standard and active metabolic rate in vendace (Coregonus albula). </w:t>
      </w:r>
      <w:r w:rsidRPr="00C164F0">
        <w:rPr>
          <w:i/>
          <w:iCs/>
          <w:lang w:val="en-GB"/>
        </w:rPr>
        <w:t>Journal of Comparative Physiology, B</w:t>
      </w:r>
      <w:r w:rsidRPr="00C164F0">
        <w:rPr>
          <w:lang w:val="en-GB"/>
        </w:rPr>
        <w:t>, 177, 905–916.</w:t>
      </w:r>
    </w:p>
    <w:p w14:paraId="60712AB7" w14:textId="77777777" w:rsidR="00C164F0" w:rsidRPr="00C164F0" w:rsidRDefault="00C164F0" w:rsidP="00C164F0">
      <w:pPr>
        <w:pStyle w:val="Litteraturfrteckning"/>
        <w:rPr>
          <w:lang w:val="en-GB"/>
        </w:rPr>
      </w:pPr>
      <w:r w:rsidRPr="00C164F0">
        <w:rPr>
          <w:lang w:val="en-GB"/>
        </w:rPr>
        <w:t xml:space="preserve">Olmos, M., Payne, M.R., Nevoux, M., Prévost, E., Chaput, G., Pontavice, H.D., </w:t>
      </w:r>
      <w:r w:rsidRPr="00C164F0">
        <w:rPr>
          <w:i/>
          <w:iCs/>
          <w:lang w:val="en-GB"/>
        </w:rPr>
        <w:t>et al.</w:t>
      </w:r>
      <w:r w:rsidRPr="00C164F0">
        <w:rPr>
          <w:lang w:val="en-GB"/>
        </w:rPr>
        <w:t xml:space="preserve"> (2019). Spatial synchrony in the response of a long range migratory species (Salmo salar) to climate change in the North Atlantic Ocean. </w:t>
      </w:r>
      <w:r w:rsidRPr="00C164F0">
        <w:rPr>
          <w:i/>
          <w:iCs/>
          <w:lang w:val="en-GB"/>
        </w:rPr>
        <w:t>Global Change Biology</w:t>
      </w:r>
      <w:r w:rsidRPr="00C164F0">
        <w:rPr>
          <w:lang w:val="en-GB"/>
        </w:rPr>
        <w:t>, n/a.</w:t>
      </w:r>
    </w:p>
    <w:p w14:paraId="708095E1" w14:textId="77777777" w:rsidR="00C164F0" w:rsidRPr="00C164F0" w:rsidRDefault="00C164F0" w:rsidP="00C164F0">
      <w:pPr>
        <w:pStyle w:val="Litteraturfrteckning"/>
        <w:rPr>
          <w:lang w:val="en-GB"/>
        </w:rPr>
      </w:pPr>
      <w:r w:rsidRPr="00C164F0">
        <w:rPr>
          <w:lang w:val="en-GB"/>
        </w:rPr>
        <w:t>Panov, V.E. &amp; McQueen, D.J. (1998). Effects of temperature on individual growth rate and body size of a freshwater amphipod, 76, 10.</w:t>
      </w:r>
    </w:p>
    <w:p w14:paraId="1002CC0E" w14:textId="77777777" w:rsidR="00C164F0" w:rsidRPr="00C164F0" w:rsidRDefault="00C164F0" w:rsidP="00C164F0">
      <w:pPr>
        <w:pStyle w:val="Litteraturfrteckning"/>
        <w:rPr>
          <w:lang w:val="en-GB"/>
        </w:rPr>
      </w:pPr>
      <w:r w:rsidRPr="00C164F0">
        <w:rPr>
          <w:lang w:val="en-GB"/>
        </w:rPr>
        <w:t xml:space="preserve">Pauly, D. &amp; Cheung, W.W.L. (2018a). On confusing cause and effect in the oxygen limitation of fish. </w:t>
      </w:r>
      <w:r w:rsidRPr="00C164F0">
        <w:rPr>
          <w:i/>
          <w:iCs/>
          <w:lang w:val="en-GB"/>
        </w:rPr>
        <w:t>Global Change Biology</w:t>
      </w:r>
      <w:r w:rsidRPr="00C164F0">
        <w:rPr>
          <w:lang w:val="en-GB"/>
        </w:rPr>
        <w:t>, 24, e743–e744.</w:t>
      </w:r>
    </w:p>
    <w:p w14:paraId="565AFD8A" w14:textId="77777777" w:rsidR="00C164F0" w:rsidRPr="00C164F0" w:rsidRDefault="00C164F0" w:rsidP="00C164F0">
      <w:pPr>
        <w:pStyle w:val="Litteraturfrteckning"/>
        <w:rPr>
          <w:lang w:val="en-GB"/>
        </w:rPr>
      </w:pPr>
      <w:r w:rsidRPr="00C164F0">
        <w:rPr>
          <w:lang w:val="en-GB"/>
        </w:rPr>
        <w:t xml:space="preserve">Pauly, D. &amp; Cheung, W.W.L. (2018b). Sound physiological knowledge and principles in modeling shrinking of fishes under climate change. </w:t>
      </w:r>
      <w:r w:rsidRPr="00C164F0">
        <w:rPr>
          <w:i/>
          <w:iCs/>
          <w:lang w:val="en-GB"/>
        </w:rPr>
        <w:t>Global Change Biology</w:t>
      </w:r>
      <w:r w:rsidRPr="00C164F0">
        <w:rPr>
          <w:lang w:val="en-GB"/>
        </w:rPr>
        <w:t>, 24, e15–e26.</w:t>
      </w:r>
    </w:p>
    <w:p w14:paraId="7BBD89C5" w14:textId="77777777" w:rsidR="00C164F0" w:rsidRPr="00C164F0" w:rsidRDefault="00C164F0" w:rsidP="00C164F0">
      <w:pPr>
        <w:pStyle w:val="Litteraturfrteckning"/>
        <w:rPr>
          <w:lang w:val="en-GB"/>
        </w:rPr>
      </w:pPr>
      <w:r w:rsidRPr="00C164F0">
        <w:rPr>
          <w:lang w:val="en-GB"/>
        </w:rPr>
        <w:t xml:space="preserve">Persson, L. &amp; De Roos, A.M. (2013). Symmetry breaking in ecological systems through different energy efficiencies of juveniles and adults. </w:t>
      </w:r>
      <w:r w:rsidRPr="00C164F0">
        <w:rPr>
          <w:i/>
          <w:iCs/>
          <w:lang w:val="en-GB"/>
        </w:rPr>
        <w:t>Ecology</w:t>
      </w:r>
      <w:r w:rsidRPr="00C164F0">
        <w:rPr>
          <w:lang w:val="en-GB"/>
        </w:rPr>
        <w:t>, 94, 1487–1498.</w:t>
      </w:r>
    </w:p>
    <w:p w14:paraId="315B4753" w14:textId="77777777" w:rsidR="00C164F0" w:rsidRPr="00C164F0" w:rsidRDefault="00C164F0" w:rsidP="00C164F0">
      <w:pPr>
        <w:pStyle w:val="Litteraturfrteckning"/>
        <w:rPr>
          <w:lang w:val="en-GB"/>
        </w:rPr>
      </w:pPr>
      <w:r w:rsidRPr="00C164F0">
        <w:rPr>
          <w:lang w:val="en-GB"/>
        </w:rPr>
        <w:t xml:space="preserve">Plummer, M. (2003). JAGS: A program for analysis of Bayesian graphical models using Gibbs sampling. </w:t>
      </w:r>
      <w:r w:rsidRPr="00C164F0">
        <w:rPr>
          <w:i/>
          <w:iCs/>
          <w:lang w:val="en-GB"/>
        </w:rPr>
        <w:t>Working Papers</w:t>
      </w:r>
      <w:r w:rsidRPr="00C164F0">
        <w:rPr>
          <w:lang w:val="en-GB"/>
        </w:rPr>
        <w:t>, 8.</w:t>
      </w:r>
    </w:p>
    <w:p w14:paraId="15CBFF44" w14:textId="77777777" w:rsidR="00C164F0" w:rsidRPr="00C164F0" w:rsidRDefault="00C164F0" w:rsidP="00C164F0">
      <w:pPr>
        <w:pStyle w:val="Litteraturfrteckning"/>
        <w:rPr>
          <w:lang w:val="en-GB"/>
        </w:rPr>
      </w:pPr>
      <w:r w:rsidRPr="00C164F0">
        <w:rPr>
          <w:lang w:val="en-GB"/>
        </w:rPr>
        <w:t xml:space="preserve">Plummer, M. (2019). </w:t>
      </w:r>
      <w:r w:rsidRPr="00C164F0">
        <w:rPr>
          <w:i/>
          <w:iCs/>
          <w:lang w:val="en-GB"/>
        </w:rPr>
        <w:t>rjags</w:t>
      </w:r>
      <w:r w:rsidRPr="00C164F0">
        <w:rPr>
          <w:lang w:val="en-GB"/>
        </w:rPr>
        <w:t>.</w:t>
      </w:r>
    </w:p>
    <w:p w14:paraId="4E0C8B73" w14:textId="77777777" w:rsidR="00C164F0" w:rsidRPr="00C164F0" w:rsidRDefault="00C164F0" w:rsidP="00C164F0">
      <w:pPr>
        <w:pStyle w:val="Litteraturfrteckning"/>
        <w:rPr>
          <w:lang w:val="en-GB"/>
        </w:rPr>
      </w:pPr>
      <w:r w:rsidRPr="00C164F0">
        <w:rPr>
          <w:lang w:val="en-GB"/>
        </w:rPr>
        <w:t xml:space="preserve">Pörtner, H.O. &amp; Knust, R. (2007). Climate change affects marine fishes through the oxygen limitation of thermal tolerance. </w:t>
      </w:r>
      <w:r w:rsidRPr="00C164F0">
        <w:rPr>
          <w:i/>
          <w:iCs/>
          <w:lang w:val="en-GB"/>
        </w:rPr>
        <w:t>Science</w:t>
      </w:r>
      <w:r w:rsidRPr="00C164F0">
        <w:rPr>
          <w:lang w:val="en-GB"/>
        </w:rPr>
        <w:t>, 315, 95–97.</w:t>
      </w:r>
    </w:p>
    <w:p w14:paraId="524E9A03" w14:textId="77777777" w:rsidR="00C164F0" w:rsidRPr="00C164F0" w:rsidRDefault="00C164F0" w:rsidP="00C164F0">
      <w:pPr>
        <w:pStyle w:val="Litteraturfrteckning"/>
        <w:rPr>
          <w:lang w:val="en-GB"/>
        </w:rPr>
      </w:pPr>
      <w:r w:rsidRPr="00C164F0">
        <w:rPr>
          <w:lang w:val="en-GB"/>
        </w:rPr>
        <w:t xml:space="preserve">Pütter, A. (1920). Studien über physiologische Ähnlichkeit VI. Wachstumsähnlichkeiten. </w:t>
      </w:r>
      <w:r w:rsidRPr="00C164F0">
        <w:rPr>
          <w:i/>
          <w:iCs/>
          <w:lang w:val="en-GB"/>
        </w:rPr>
        <w:t>Pflügers Arch.</w:t>
      </w:r>
      <w:r w:rsidRPr="00C164F0">
        <w:rPr>
          <w:lang w:val="en-GB"/>
        </w:rPr>
        <w:t>, 180, 298–340.</w:t>
      </w:r>
    </w:p>
    <w:p w14:paraId="2C7739C3" w14:textId="77777777" w:rsidR="00C164F0" w:rsidRPr="00C164F0" w:rsidRDefault="00C164F0" w:rsidP="00C164F0">
      <w:pPr>
        <w:pStyle w:val="Litteraturfrteckning"/>
        <w:rPr>
          <w:lang w:val="en-GB"/>
        </w:rPr>
      </w:pPr>
      <w:r w:rsidRPr="00C164F0">
        <w:rPr>
          <w:lang w:val="en-GB"/>
        </w:rPr>
        <w:t xml:space="preserve">R Core Team. (2018). </w:t>
      </w:r>
      <w:r w:rsidRPr="00C164F0">
        <w:rPr>
          <w:i/>
          <w:iCs/>
          <w:lang w:val="en-GB"/>
        </w:rPr>
        <w:t>R: A Language and Environment for Statistical Computing. R Foundation for Statistical Computing</w:t>
      </w:r>
      <w:r w:rsidRPr="00C164F0">
        <w:rPr>
          <w:lang w:val="en-GB"/>
        </w:rPr>
        <w:t>. Vienna, Austria.</w:t>
      </w:r>
    </w:p>
    <w:p w14:paraId="74EFAB0E" w14:textId="77777777" w:rsidR="00C164F0" w:rsidRPr="00C164F0" w:rsidRDefault="00C164F0" w:rsidP="00C164F0">
      <w:pPr>
        <w:pStyle w:val="Litteraturfrteckning"/>
        <w:rPr>
          <w:lang w:val="en-GB"/>
        </w:rPr>
      </w:pPr>
      <w:r w:rsidRPr="00C164F0">
        <w:rPr>
          <w:lang w:val="en-GB"/>
        </w:rPr>
        <w:t xml:space="preserve">Rall, B.C., Brose, U., Hartvig, M., Kalinkat, G., Schwarzmuller, F., Vucic-Pestic, O., </w:t>
      </w:r>
      <w:r w:rsidRPr="00C164F0">
        <w:rPr>
          <w:i/>
          <w:iCs/>
          <w:lang w:val="en-GB"/>
        </w:rPr>
        <w:t>et al.</w:t>
      </w:r>
      <w:r w:rsidRPr="00C164F0">
        <w:rPr>
          <w:lang w:val="en-GB"/>
        </w:rPr>
        <w:t xml:space="preserve"> (2012). Universal temperature and body-mass scaling of feeding rates. </w:t>
      </w:r>
      <w:r w:rsidRPr="00C164F0">
        <w:rPr>
          <w:i/>
          <w:iCs/>
          <w:lang w:val="en-GB"/>
        </w:rPr>
        <w:t>Philosophical Transactions of the Royal Society of London, Series B: Biological Sciences</w:t>
      </w:r>
      <w:r w:rsidRPr="00C164F0">
        <w:rPr>
          <w:lang w:val="en-GB"/>
        </w:rPr>
        <w:t>, 367, 2923–2934.</w:t>
      </w:r>
    </w:p>
    <w:p w14:paraId="29822149" w14:textId="77777777" w:rsidR="00C164F0" w:rsidRPr="00C164F0" w:rsidRDefault="00C164F0" w:rsidP="00C164F0">
      <w:pPr>
        <w:pStyle w:val="Litteraturfrteckning"/>
        <w:rPr>
          <w:lang w:val="en-GB"/>
        </w:rPr>
      </w:pPr>
      <w:r w:rsidRPr="00C164F0">
        <w:rPr>
          <w:lang w:val="en-GB"/>
        </w:rPr>
        <w:t xml:space="preserve">Rall, B.C., Vucic-Pestic, O., Ehnes, R.B., Emmerson, M. &amp; Brose, U. (2010). Temperature, predator-prey interaction strength and population stability. </w:t>
      </w:r>
      <w:r w:rsidRPr="00C164F0">
        <w:rPr>
          <w:i/>
          <w:iCs/>
          <w:lang w:val="en-GB"/>
        </w:rPr>
        <w:t>Global Change Biology</w:t>
      </w:r>
      <w:r w:rsidRPr="00C164F0">
        <w:rPr>
          <w:lang w:val="en-GB"/>
        </w:rPr>
        <w:t>, 16, 2145–2157.</w:t>
      </w:r>
    </w:p>
    <w:p w14:paraId="0043C843" w14:textId="77777777" w:rsidR="00C164F0" w:rsidRPr="00C164F0" w:rsidRDefault="00C164F0" w:rsidP="00C164F0">
      <w:pPr>
        <w:pStyle w:val="Litteraturfrteckning"/>
        <w:rPr>
          <w:lang w:val="en-GB"/>
        </w:rPr>
      </w:pPr>
      <w:r w:rsidRPr="00C164F0">
        <w:rPr>
          <w:lang w:val="en-GB"/>
        </w:rPr>
        <w:t xml:space="preserve">van Rijn, I., Buba, Y., DeLong, J., Kiflawi, M. &amp; Belmaker, J. (2017). Large but uneven reduction in fish size across species in relation to changing sea temperatures. </w:t>
      </w:r>
      <w:r w:rsidRPr="00C164F0">
        <w:rPr>
          <w:i/>
          <w:iCs/>
          <w:lang w:val="en-GB"/>
        </w:rPr>
        <w:t>Global Change Biology</w:t>
      </w:r>
      <w:r w:rsidRPr="00C164F0">
        <w:rPr>
          <w:lang w:val="en-GB"/>
        </w:rPr>
        <w:t>, 23, 3667–3674.</w:t>
      </w:r>
    </w:p>
    <w:p w14:paraId="4366648B" w14:textId="77777777" w:rsidR="00C164F0" w:rsidRPr="00C164F0" w:rsidRDefault="00C164F0" w:rsidP="00C164F0">
      <w:pPr>
        <w:pStyle w:val="Litteraturfrteckning"/>
        <w:rPr>
          <w:lang w:val="en-GB"/>
        </w:rPr>
      </w:pPr>
      <w:r w:rsidRPr="00C164F0">
        <w:rPr>
          <w:lang w:val="en-GB"/>
        </w:rPr>
        <w:lastRenderedPageBreak/>
        <w:t xml:space="preserve">Rijnsdorp, A.D. &amp; Ibelings, B. (1989). Sexual dimorphism in the energetics of reproduction and growth of North Sea plaice, Pleuronectes platessa L. </w:t>
      </w:r>
      <w:r w:rsidRPr="00C164F0">
        <w:rPr>
          <w:i/>
          <w:iCs/>
          <w:lang w:val="en-GB"/>
        </w:rPr>
        <w:t>Journal of Fish Biology</w:t>
      </w:r>
      <w:r w:rsidRPr="00C164F0">
        <w:rPr>
          <w:lang w:val="en-GB"/>
        </w:rPr>
        <w:t>, 35, 401–415.</w:t>
      </w:r>
    </w:p>
    <w:p w14:paraId="4A2BF6CC" w14:textId="77777777" w:rsidR="00C164F0" w:rsidRPr="00C164F0" w:rsidRDefault="00C164F0" w:rsidP="00C164F0">
      <w:pPr>
        <w:pStyle w:val="Litteraturfrteckning"/>
        <w:rPr>
          <w:lang w:val="en-GB"/>
        </w:rPr>
      </w:pPr>
      <w:r w:rsidRPr="00C164F0">
        <w:rPr>
          <w:lang w:val="en-GB"/>
        </w:rPr>
        <w:t xml:space="preserve">Rohatgi, A. (2012). </w:t>
      </w:r>
      <w:r w:rsidRPr="00C164F0">
        <w:rPr>
          <w:i/>
          <w:iCs/>
          <w:lang w:val="en-GB"/>
        </w:rPr>
        <w:t>WebPlotDigitalizer: HTML5 based online tool to extract numerical data from plot images. Version 4.1. [WWW document] URL https://automeris.io/WebPlotDigitizer (accessed on January 2019).</w:t>
      </w:r>
    </w:p>
    <w:p w14:paraId="13A7D138" w14:textId="77777777" w:rsidR="00C164F0" w:rsidRPr="00C164F0" w:rsidRDefault="00C164F0" w:rsidP="00C164F0">
      <w:pPr>
        <w:pStyle w:val="Litteraturfrteckning"/>
        <w:rPr>
          <w:lang w:val="en-GB"/>
        </w:rPr>
      </w:pPr>
      <w:r w:rsidRPr="00C164F0">
        <w:rPr>
          <w:lang w:val="en-GB"/>
        </w:rPr>
        <w:t xml:space="preserve">de Roos, A.M. &amp; Persson, L. (2001). Physiologically structured models – from versatile technique to ecological theory. </w:t>
      </w:r>
      <w:r w:rsidRPr="00C164F0">
        <w:rPr>
          <w:i/>
          <w:iCs/>
          <w:lang w:val="en-GB"/>
        </w:rPr>
        <w:t>Oikos</w:t>
      </w:r>
      <w:r w:rsidRPr="00C164F0">
        <w:rPr>
          <w:lang w:val="en-GB"/>
        </w:rPr>
        <w:t>, 94, 51–71.</w:t>
      </w:r>
    </w:p>
    <w:p w14:paraId="28121468" w14:textId="77777777" w:rsidR="00C164F0" w:rsidRPr="00C164F0" w:rsidRDefault="00C164F0" w:rsidP="00C164F0">
      <w:pPr>
        <w:pStyle w:val="Litteraturfrteckning"/>
        <w:rPr>
          <w:lang w:val="en-GB"/>
        </w:rPr>
      </w:pPr>
      <w:r w:rsidRPr="00C164F0">
        <w:rPr>
          <w:lang w:val="en-GB"/>
        </w:rPr>
        <w:t xml:space="preserve">Savage, V.M., Gillooly, J.F., Brown, J.H., West, G.B. &amp; Charnov, E.L. (2004). Effects of body size and temperature on population growth. </w:t>
      </w:r>
      <w:r w:rsidRPr="00C164F0">
        <w:rPr>
          <w:i/>
          <w:iCs/>
          <w:lang w:val="en-GB"/>
        </w:rPr>
        <w:t>The American Naturalist</w:t>
      </w:r>
      <w:r w:rsidRPr="00C164F0">
        <w:rPr>
          <w:lang w:val="en-GB"/>
        </w:rPr>
        <w:t>, 163, 429–441.</w:t>
      </w:r>
    </w:p>
    <w:p w14:paraId="58A5A30F" w14:textId="77777777" w:rsidR="00C164F0" w:rsidRPr="00C164F0" w:rsidRDefault="00C164F0" w:rsidP="00C164F0">
      <w:pPr>
        <w:pStyle w:val="Litteraturfrteckning"/>
        <w:rPr>
          <w:lang w:val="en-GB"/>
        </w:rPr>
      </w:pPr>
      <w:r w:rsidRPr="00C164F0">
        <w:rPr>
          <w:lang w:val="en-GB"/>
        </w:rPr>
        <w:t xml:space="preserve">Schoolfield, R.M., Sharpe, P.J.H. &amp; Magnuson, C.E. (1981). Non-linear regression of biological temperature-dependent rate models based on absolute reaction-rate theory. </w:t>
      </w:r>
      <w:r w:rsidRPr="00C164F0">
        <w:rPr>
          <w:i/>
          <w:iCs/>
          <w:lang w:val="en-GB"/>
        </w:rPr>
        <w:t>Journal of Theoretical Biology</w:t>
      </w:r>
      <w:r w:rsidRPr="00C164F0">
        <w:rPr>
          <w:lang w:val="en-GB"/>
        </w:rPr>
        <w:t>, 88, 719–731.</w:t>
      </w:r>
    </w:p>
    <w:p w14:paraId="656D6903" w14:textId="77777777" w:rsidR="00C164F0" w:rsidRPr="00C164F0" w:rsidRDefault="00C164F0" w:rsidP="00C164F0">
      <w:pPr>
        <w:pStyle w:val="Litteraturfrteckning"/>
        <w:rPr>
          <w:lang w:val="en-GB"/>
        </w:rPr>
      </w:pPr>
      <w:r w:rsidRPr="00C164F0">
        <w:rPr>
          <w:lang w:val="en-GB"/>
        </w:rPr>
        <w:t xml:space="preserve">Steinarsson, A. &amp; Imsland, A.K. (2003). Size dependent variation in optimum growth temperature of red abalone (Haliotis rufescens). </w:t>
      </w:r>
      <w:r w:rsidRPr="00C164F0">
        <w:rPr>
          <w:i/>
          <w:iCs/>
          <w:lang w:val="en-GB"/>
        </w:rPr>
        <w:t>Aquaculture</w:t>
      </w:r>
      <w:r w:rsidRPr="00C164F0">
        <w:rPr>
          <w:lang w:val="en-GB"/>
        </w:rPr>
        <w:t>, 224, 353–362.</w:t>
      </w:r>
    </w:p>
    <w:p w14:paraId="31628DE1" w14:textId="77777777" w:rsidR="00C164F0" w:rsidRPr="00C164F0" w:rsidRDefault="00C164F0" w:rsidP="00C164F0">
      <w:pPr>
        <w:pStyle w:val="Litteraturfrteckning"/>
        <w:rPr>
          <w:lang w:val="en-GB"/>
        </w:rPr>
      </w:pPr>
      <w:r w:rsidRPr="00C164F0">
        <w:rPr>
          <w:lang w:val="en-GB"/>
        </w:rPr>
        <w:t xml:space="preserve">Thresher, R.E., Koslow, J.A., Morison, A.K. &amp; Smith, D.C. (2007). Depth-mediated reversal of the effects of climate change on long-term growth rates of exploited marine fish. </w:t>
      </w:r>
      <w:r w:rsidRPr="00C164F0">
        <w:rPr>
          <w:i/>
          <w:iCs/>
          <w:lang w:val="en-GB"/>
        </w:rPr>
        <w:t>Proceedings of the National Academy of Sciences, USA</w:t>
      </w:r>
      <w:r w:rsidRPr="00C164F0">
        <w:rPr>
          <w:lang w:val="en-GB"/>
        </w:rPr>
        <w:t>, 104, 7461–7465.</w:t>
      </w:r>
    </w:p>
    <w:p w14:paraId="2CE9B8E5" w14:textId="77777777" w:rsidR="00C164F0" w:rsidRPr="00C164F0" w:rsidRDefault="00C164F0" w:rsidP="00C164F0">
      <w:pPr>
        <w:pStyle w:val="Litteraturfrteckning"/>
        <w:rPr>
          <w:lang w:val="en-GB"/>
        </w:rPr>
      </w:pPr>
      <w:r w:rsidRPr="00C164F0">
        <w:rPr>
          <w:lang w:val="en-GB"/>
        </w:rPr>
        <w:t xml:space="preserve">Uiterwaal, S.F. &amp; DeLong, J.P. (2020). Functional responses are maximized at intermediate temperatures. </w:t>
      </w:r>
      <w:r w:rsidRPr="00C164F0">
        <w:rPr>
          <w:i/>
          <w:iCs/>
          <w:lang w:val="en-GB"/>
        </w:rPr>
        <w:t>Ecology</w:t>
      </w:r>
      <w:r w:rsidRPr="00C164F0">
        <w:rPr>
          <w:lang w:val="en-GB"/>
        </w:rPr>
        <w:t>, n/a.</w:t>
      </w:r>
    </w:p>
    <w:p w14:paraId="1D66FFF6" w14:textId="77777777" w:rsidR="00C164F0" w:rsidRPr="00C164F0" w:rsidRDefault="00C164F0" w:rsidP="00C164F0">
      <w:pPr>
        <w:pStyle w:val="Litteraturfrteckning"/>
        <w:rPr>
          <w:lang w:val="en-GB"/>
        </w:rPr>
      </w:pPr>
      <w:r w:rsidRPr="00C164F0">
        <w:rPr>
          <w:lang w:val="en-GB"/>
        </w:rPr>
        <w:t xml:space="preserve">Ursin, E. (1967). A Mathematical Model of Some Aspects of Fish Growth, Respiration, and Mortality. </w:t>
      </w:r>
      <w:r w:rsidRPr="00C164F0">
        <w:rPr>
          <w:i/>
          <w:iCs/>
          <w:lang w:val="en-GB"/>
        </w:rPr>
        <w:t>Journal of the Fisheries Research Board of Canada</w:t>
      </w:r>
      <w:r w:rsidRPr="00C164F0">
        <w:rPr>
          <w:lang w:val="en-GB"/>
        </w:rPr>
        <w:t>, 24, 2355–2453.</w:t>
      </w:r>
    </w:p>
    <w:p w14:paraId="137640E2" w14:textId="77777777" w:rsidR="00C164F0" w:rsidRPr="00C164F0" w:rsidRDefault="00C164F0" w:rsidP="00C164F0">
      <w:pPr>
        <w:pStyle w:val="Litteraturfrteckning"/>
        <w:rPr>
          <w:lang w:val="en-GB"/>
        </w:rPr>
      </w:pPr>
      <w:r w:rsidRPr="00C164F0">
        <w:rPr>
          <w:lang w:val="en-GB"/>
        </w:rPr>
        <w:t xml:space="preserve">Vasseur, D.A. &amp; McCann, K.S. (2005). A mechanistic approach for modelling temperature-dependent consumer-resource dynamics. </w:t>
      </w:r>
      <w:r w:rsidRPr="00C164F0">
        <w:rPr>
          <w:i/>
          <w:iCs/>
          <w:lang w:val="en-GB"/>
        </w:rPr>
        <w:t>The American Naturalist</w:t>
      </w:r>
      <w:r w:rsidRPr="00C164F0">
        <w:rPr>
          <w:lang w:val="en-GB"/>
        </w:rPr>
        <w:t>, 166, 184–198.</w:t>
      </w:r>
    </w:p>
    <w:p w14:paraId="3AA3E0A3" w14:textId="77777777" w:rsidR="00C164F0" w:rsidRPr="00C164F0" w:rsidRDefault="00C164F0" w:rsidP="00C164F0">
      <w:pPr>
        <w:pStyle w:val="Litteraturfrteckning"/>
        <w:rPr>
          <w:lang w:val="en-GB"/>
        </w:rPr>
      </w:pPr>
      <w:r w:rsidRPr="00C164F0">
        <w:rPr>
          <w:lang w:val="en-GB"/>
        </w:rPr>
        <w:t xml:space="preserve">Vehtari, A., Gelman, A. &amp; Gabry, J. (2017). Practical Bayesian model evaluation using leave-one-out cross-validation and WAIC. </w:t>
      </w:r>
      <w:r w:rsidRPr="00C164F0">
        <w:rPr>
          <w:i/>
          <w:iCs/>
          <w:lang w:val="en-GB"/>
        </w:rPr>
        <w:t>Stat Comput</w:t>
      </w:r>
      <w:r w:rsidRPr="00C164F0">
        <w:rPr>
          <w:lang w:val="en-GB"/>
        </w:rPr>
        <w:t>, 27, 1413–1432.</w:t>
      </w:r>
    </w:p>
    <w:p w14:paraId="3BEDB272" w14:textId="77777777" w:rsidR="00C164F0" w:rsidRPr="00C164F0" w:rsidRDefault="00C164F0" w:rsidP="00C164F0">
      <w:pPr>
        <w:pStyle w:val="Litteraturfrteckning"/>
        <w:rPr>
          <w:lang w:val="en-GB"/>
        </w:rPr>
      </w:pPr>
      <w:r w:rsidRPr="00C164F0">
        <w:rPr>
          <w:lang w:val="en-GB"/>
        </w:rPr>
        <w:t xml:space="preserve">Watanabe, S. (2013). A Widely Applicable Bayesian Information Criterion. </w:t>
      </w:r>
      <w:r w:rsidRPr="00C164F0">
        <w:rPr>
          <w:i/>
          <w:iCs/>
          <w:lang w:val="en-GB"/>
        </w:rPr>
        <w:t>Journal of Machine Learning Research</w:t>
      </w:r>
      <w:r w:rsidRPr="00C164F0">
        <w:rPr>
          <w:lang w:val="en-GB"/>
        </w:rPr>
        <w:t>, 14, 867–897.</w:t>
      </w:r>
    </w:p>
    <w:p w14:paraId="28E3821A" w14:textId="77777777" w:rsidR="00C164F0" w:rsidRPr="00C164F0" w:rsidRDefault="00C164F0" w:rsidP="00C164F0">
      <w:pPr>
        <w:pStyle w:val="Litteraturfrteckning"/>
        <w:rPr>
          <w:lang w:val="en-GB"/>
        </w:rPr>
      </w:pPr>
      <w:r w:rsidRPr="00C164F0">
        <w:rPr>
          <w:lang w:val="en-GB"/>
        </w:rPr>
        <w:t xml:space="preserve">Werner, E.E. &amp; Hall, D.J. (1988). Ontogenetic Habitat Shifts in Bluegill: The Foraging Rate-Predation Risk Trade-off. </w:t>
      </w:r>
      <w:r w:rsidRPr="00C164F0">
        <w:rPr>
          <w:i/>
          <w:iCs/>
          <w:lang w:val="en-GB"/>
        </w:rPr>
        <w:t>Ecology</w:t>
      </w:r>
      <w:r w:rsidRPr="00C164F0">
        <w:rPr>
          <w:lang w:val="en-GB"/>
        </w:rPr>
        <w:t>, 69, 1352–1366.</w:t>
      </w:r>
    </w:p>
    <w:p w14:paraId="3B02EC3F" w14:textId="77777777" w:rsidR="00C164F0" w:rsidRPr="00C164F0" w:rsidRDefault="00C164F0" w:rsidP="00C164F0">
      <w:pPr>
        <w:pStyle w:val="Litteraturfrteckning"/>
        <w:rPr>
          <w:lang w:val="en-GB"/>
        </w:rPr>
      </w:pPr>
      <w:r w:rsidRPr="00C164F0">
        <w:rPr>
          <w:lang w:val="en-GB"/>
        </w:rPr>
        <w:t xml:space="preserve">West, G.B., Brown, J.H. &amp; Enquist, B.J. (2001). A general model for ontogenetic growth. </w:t>
      </w:r>
      <w:r w:rsidRPr="00C164F0">
        <w:rPr>
          <w:i/>
          <w:iCs/>
          <w:lang w:val="en-GB"/>
        </w:rPr>
        <w:t>Nature</w:t>
      </w:r>
      <w:r w:rsidRPr="00C164F0">
        <w:rPr>
          <w:lang w:val="en-GB"/>
        </w:rPr>
        <w:t>, 413, 628–631.</w:t>
      </w:r>
    </w:p>
    <w:p w14:paraId="7A2E0DB1" w14:textId="77777777" w:rsidR="00C164F0" w:rsidRPr="00C164F0" w:rsidRDefault="00C164F0" w:rsidP="00C164F0">
      <w:pPr>
        <w:pStyle w:val="Litteraturfrteckning"/>
        <w:rPr>
          <w:lang w:val="en-GB"/>
        </w:rPr>
      </w:pPr>
      <w:r w:rsidRPr="00C164F0">
        <w:rPr>
          <w:lang w:val="en-GB"/>
        </w:rPr>
        <w:t xml:space="preserve">Wickham, H. (2017). </w:t>
      </w:r>
      <w:r w:rsidRPr="00C164F0">
        <w:rPr>
          <w:i/>
          <w:iCs/>
          <w:lang w:val="en-GB"/>
        </w:rPr>
        <w:t>tidyverse: Easily Install and Load the “Tidyverse.”</w:t>
      </w:r>
    </w:p>
    <w:p w14:paraId="53D03337" w14:textId="77777777" w:rsidR="00C164F0" w:rsidRPr="00C164F0" w:rsidRDefault="00C164F0" w:rsidP="00C164F0">
      <w:pPr>
        <w:pStyle w:val="Litteraturfrteckning"/>
        <w:rPr>
          <w:lang w:val="en-GB"/>
        </w:rPr>
      </w:pPr>
      <w:r w:rsidRPr="00C164F0">
        <w:rPr>
          <w:lang w:val="en-GB"/>
        </w:rPr>
        <w:t xml:space="preserve">Xie, Xiaojun. &amp; Sun, Ruyung. (1990). The Bioenergetics of the Southern Catfish (Silurus meridionalis Chen). I. Resting Metabolic Rate as a Function of Body Weight and Temperature. </w:t>
      </w:r>
      <w:r w:rsidRPr="00C164F0">
        <w:rPr>
          <w:i/>
          <w:iCs/>
          <w:lang w:val="en-GB"/>
        </w:rPr>
        <w:t>Physiological Zoology</w:t>
      </w:r>
      <w:r w:rsidRPr="00C164F0">
        <w:rPr>
          <w:lang w:val="en-GB"/>
        </w:rPr>
        <w:t>, 63, 1181–1195.</w:t>
      </w:r>
    </w:p>
    <w:p w14:paraId="75499ED1" w14:textId="77777777" w:rsidR="00C164F0" w:rsidRPr="00C164F0" w:rsidRDefault="00C164F0" w:rsidP="00C164F0">
      <w:pPr>
        <w:pStyle w:val="Litteraturfrteckning"/>
        <w:rPr>
          <w:lang w:val="en-GB"/>
        </w:rPr>
      </w:pPr>
      <w:r w:rsidRPr="00C164F0">
        <w:rPr>
          <w:lang w:val="en-GB"/>
        </w:rPr>
        <w:t xml:space="preserve">Youngflesh, C. (2018). MCMCvis: Tools to Visualize, Manipulate, and Summarize MCMC Output. </w:t>
      </w:r>
      <w:r w:rsidRPr="00C164F0">
        <w:rPr>
          <w:i/>
          <w:iCs/>
          <w:lang w:val="en-GB"/>
        </w:rPr>
        <w:t>Journal of Open Source Software</w:t>
      </w:r>
      <w:r w:rsidRPr="00C164F0">
        <w:rPr>
          <w:lang w:val="en-GB"/>
        </w:rPr>
        <w:t>, 3, 640.</w:t>
      </w:r>
    </w:p>
    <w:p w14:paraId="4C5C30BA" w14:textId="5969D97D" w:rsidR="00FC2D41" w:rsidRPr="003E64FD" w:rsidRDefault="00C41369" w:rsidP="00CC43AF">
      <w:pPr>
        <w:pStyle w:val="Litteraturfrteckning"/>
      </w:pPr>
      <w:r w:rsidRPr="003E64FD">
        <w:fldChar w:fldCharType="end"/>
      </w:r>
    </w:p>
    <w:sectPr w:rsidR="00FC2D41" w:rsidRPr="003E64FD" w:rsidSect="00F97B62">
      <w:headerReference w:type="even" r:id="rId19"/>
      <w:footerReference w:type="even" r:id="rId20"/>
      <w:footerReference w:type="default" r:id="rId21"/>
      <w:headerReference w:type="first" r:id="rId22"/>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an Ohlberger" w:date="2020-01-21T09:27:00Z" w:initials="Ca">
    <w:p w14:paraId="3505BED5" w14:textId="551F665C" w:rsidR="00CD0AB3" w:rsidRPr="00972C7F" w:rsidRDefault="00CD0AB3" w:rsidP="00AD3E75">
      <w:pPr>
        <w:pStyle w:val="Kommentarer"/>
        <w:rPr>
          <w:lang w:val="en-GB"/>
        </w:rPr>
      </w:pPr>
      <w:r>
        <w:rPr>
          <w:rStyle w:val="Kommentarsreferens"/>
        </w:rPr>
        <w:annotationRef/>
      </w:r>
      <w:r w:rsidRPr="00972C7F">
        <w:rPr>
          <w:lang w:val="en-GB"/>
        </w:rPr>
        <w:t>Wondering if a title about the results would be more appealing?</w:t>
      </w:r>
    </w:p>
    <w:p w14:paraId="3876CA8B" w14:textId="6B153179" w:rsidR="00CD0AB3" w:rsidRPr="00972C7F" w:rsidRDefault="00CD0AB3" w:rsidP="00AD3E75">
      <w:pPr>
        <w:pStyle w:val="Kommentarer"/>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CD0AB3" w:rsidRPr="00972C7F" w:rsidRDefault="00CD0AB3">
      <w:pPr>
        <w:pStyle w:val="Kommentarer"/>
        <w:rPr>
          <w:lang w:val="en-GB"/>
        </w:rPr>
      </w:pPr>
    </w:p>
  </w:comment>
  <w:comment w:id="2" w:author="Max Lindmark" w:date="2020-05-04T11:04:00Z" w:initials="ML">
    <w:p w14:paraId="2D2BA4C1" w14:textId="16652EF0" w:rsidR="00CD0AB3" w:rsidRPr="00AE4A5F" w:rsidRDefault="00CD0AB3">
      <w:pPr>
        <w:pStyle w:val="Kommentarer"/>
        <w:rPr>
          <w:rStyle w:val="Kommentarsreferens"/>
          <w:highlight w:val="yellow"/>
          <w:lang w:val="en-GB"/>
        </w:rPr>
      </w:pPr>
      <w:r w:rsidRPr="00374408">
        <w:rPr>
          <w:rStyle w:val="Kommentarsreferens"/>
          <w:highlight w:val="yellow"/>
        </w:rPr>
        <w:annotationRef/>
      </w:r>
      <w:r w:rsidRPr="00AE4A5F">
        <w:rPr>
          <w:rStyle w:val="Kommentarsreferens"/>
          <w:highlight w:val="yellow"/>
          <w:lang w:val="en-GB"/>
        </w:rPr>
        <w:t>Titles are hard! I think the one we have now works but maybe isn’t as good as it can be! If we want to highlight the peak growth temperature aspect, maybe your earlier suggestion is best:</w:t>
      </w:r>
    </w:p>
    <w:p w14:paraId="7F669AE8" w14:textId="1E51C433" w:rsidR="00CD0AB3" w:rsidRPr="00AE4A5F" w:rsidRDefault="00CD0AB3">
      <w:pPr>
        <w:pStyle w:val="Kommentarer"/>
        <w:rPr>
          <w:rStyle w:val="Kommentarsreferens"/>
          <w:highlight w:val="yellow"/>
          <w:lang w:val="en-GB"/>
        </w:rPr>
      </w:pPr>
    </w:p>
    <w:p w14:paraId="670AC741" w14:textId="77777777" w:rsidR="00CD0AB3" w:rsidRPr="00AE4A5F" w:rsidRDefault="00CD0AB3" w:rsidP="00AC3C9E">
      <w:pPr>
        <w:pStyle w:val="Kommentarer"/>
        <w:rPr>
          <w:i/>
          <w:highlight w:val="yellow"/>
          <w:lang w:val="en-GB"/>
        </w:rPr>
      </w:pPr>
      <w:r w:rsidRPr="00AE4A5F">
        <w:rPr>
          <w:i/>
          <w:highlight w:val="yellow"/>
          <w:lang w:val="en-GB"/>
        </w:rPr>
        <w:t>Optimum growth temperature declines with body size in fishes</w:t>
      </w:r>
    </w:p>
    <w:p w14:paraId="18F19DB4" w14:textId="77777777" w:rsidR="00CD0AB3" w:rsidRPr="00AE4A5F" w:rsidRDefault="00CD0AB3" w:rsidP="00AC3C9E">
      <w:pPr>
        <w:pStyle w:val="Kommentarer"/>
        <w:rPr>
          <w:iCs/>
          <w:highlight w:val="yellow"/>
          <w:lang w:val="en-GB"/>
        </w:rPr>
      </w:pPr>
      <w:r w:rsidRPr="00AE4A5F">
        <w:rPr>
          <w:iCs/>
          <w:highlight w:val="yellow"/>
          <w:lang w:val="en-GB"/>
        </w:rPr>
        <w:t>Or:</w:t>
      </w:r>
    </w:p>
    <w:p w14:paraId="083BC215" w14:textId="08547C6B" w:rsidR="00CD0AB3" w:rsidRPr="00AE4A5F" w:rsidRDefault="00CD0AB3" w:rsidP="00AC3C9E">
      <w:pPr>
        <w:pStyle w:val="Kommentarer"/>
        <w:rPr>
          <w:i/>
          <w:lang w:val="en-GB"/>
        </w:rPr>
      </w:pPr>
      <w:r w:rsidRPr="00AE4A5F">
        <w:rPr>
          <w:i/>
          <w:highlight w:val="yellow"/>
          <w:lang w:val="en-GB"/>
        </w:rPr>
        <w:t>Optimum growth temperature declines with body size within species in fishes</w:t>
      </w:r>
    </w:p>
    <w:p w14:paraId="5357B589" w14:textId="3C5B62FF" w:rsidR="00CD0AB3" w:rsidRPr="00AE4A5F" w:rsidRDefault="00CD0AB3" w:rsidP="00AC3C9E">
      <w:pPr>
        <w:pStyle w:val="Kommentarer"/>
        <w:rPr>
          <w:iCs/>
          <w:lang w:val="en-GB"/>
        </w:rPr>
      </w:pPr>
    </w:p>
  </w:comment>
  <w:comment w:id="3" w:author="Jan Ohlberger" w:date="2020-05-22T06:29:00Z" w:initials="Ca">
    <w:p w14:paraId="4F557E12" w14:textId="5A16D8EE" w:rsidR="00CD0AB3" w:rsidRPr="00AE4A5F" w:rsidRDefault="00CD0AB3">
      <w:pPr>
        <w:pStyle w:val="Kommentarer"/>
        <w:rPr>
          <w:lang w:val="en-GB"/>
        </w:rPr>
      </w:pPr>
      <w:r>
        <w:rPr>
          <w:rStyle w:val="Kommentarsreferens"/>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4" w:author="Anna Gårdmark" w:date="2020-05-27T11:36:00Z" w:initials="AG">
    <w:p w14:paraId="3DDB58DE" w14:textId="77777777" w:rsidR="00CD0AB3" w:rsidRDefault="00CD0AB3">
      <w:pPr>
        <w:pStyle w:val="Kommentarer"/>
        <w:rPr>
          <w:lang w:val="en-GB"/>
        </w:rPr>
      </w:pPr>
      <w:r>
        <w:rPr>
          <w:rStyle w:val="Kommentarsreferens"/>
        </w:rPr>
        <w:annotationRef/>
      </w:r>
      <w:r>
        <w:rPr>
          <w:lang w:val="en-GB"/>
        </w:rPr>
        <w:t>If we go for that, I think the intraspecific aspect is key; hard to get in with a nice flow though. Perhaps one of these:</w:t>
      </w:r>
    </w:p>
    <w:p w14:paraId="2AF9C398" w14:textId="0B0CC2EE" w:rsidR="00CD0AB3" w:rsidRPr="0066528A" w:rsidRDefault="00CD0AB3">
      <w:pPr>
        <w:pStyle w:val="Kommentarer"/>
        <w:rPr>
          <w:i/>
          <w:lang w:val="en-GB"/>
        </w:rPr>
      </w:pPr>
      <w:r w:rsidRPr="0066528A">
        <w:rPr>
          <w:i/>
          <w:lang w:val="en-GB"/>
        </w:rPr>
        <w:t xml:space="preserve">Optimum growth temperature in fishes declines within species with body size </w:t>
      </w:r>
    </w:p>
    <w:p w14:paraId="2E28CBE9" w14:textId="77777777" w:rsidR="00CD0AB3" w:rsidRDefault="00CD0AB3" w:rsidP="0066528A">
      <w:pPr>
        <w:pStyle w:val="Kommentarer"/>
        <w:rPr>
          <w:lang w:val="en-GB"/>
        </w:rPr>
      </w:pPr>
    </w:p>
    <w:p w14:paraId="6D507FF7" w14:textId="538527FF" w:rsidR="00CD0AB3" w:rsidRPr="0066528A" w:rsidRDefault="00CD0AB3" w:rsidP="0066528A">
      <w:pPr>
        <w:pStyle w:val="Kommentarer"/>
        <w:rPr>
          <w:i/>
          <w:lang w:val="en-GB"/>
        </w:rPr>
      </w:pPr>
      <w:r w:rsidRPr="0066528A">
        <w:rPr>
          <w:i/>
          <w:lang w:val="en-GB"/>
        </w:rPr>
        <w:t xml:space="preserve">Optimum growth temperature declines with intraspecific body size in fishes </w:t>
      </w:r>
    </w:p>
    <w:p w14:paraId="039EDCD0" w14:textId="77777777" w:rsidR="00CD0AB3" w:rsidRPr="00AE4A5F" w:rsidRDefault="00CD0AB3">
      <w:pPr>
        <w:pStyle w:val="Kommentarer"/>
        <w:rPr>
          <w:lang w:val="en-GB"/>
        </w:rPr>
      </w:pPr>
    </w:p>
  </w:comment>
  <w:comment w:id="9" w:author="Anna Gårdmark" w:date="2020-05-27T11:52:00Z" w:initials="AG">
    <w:p w14:paraId="34753AF3" w14:textId="659659DD" w:rsidR="00CD0AB3" w:rsidRPr="005475C4" w:rsidRDefault="00CD0AB3">
      <w:pPr>
        <w:pStyle w:val="Kommentarer"/>
        <w:rPr>
          <w:lang w:val="en-GB"/>
        </w:rPr>
      </w:pPr>
      <w:r>
        <w:rPr>
          <w:rStyle w:val="Kommentarsreferens"/>
        </w:rPr>
        <w:annotationRef/>
      </w:r>
      <w:proofErr w:type="gramStart"/>
      <w:r w:rsidRPr="005475C4">
        <w:rPr>
          <w:lang w:val="en-GB"/>
        </w:rPr>
        <w:t>for</w:t>
      </w:r>
      <w:proofErr w:type="gramEnd"/>
      <w:r w:rsidRPr="005475C4">
        <w:rPr>
          <w:lang w:val="en-GB"/>
        </w:rPr>
        <w:t xml:space="preserve">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10" w:author="Jan Ohlberger" w:date="2020-05-21T22:20:00Z" w:initials="Ca">
    <w:p w14:paraId="01207740" w14:textId="152B5EC0" w:rsidR="00CD0AB3" w:rsidRPr="00AE4A5F" w:rsidRDefault="00CD0AB3">
      <w:pPr>
        <w:pStyle w:val="Kommentarer"/>
        <w:rPr>
          <w:lang w:val="en-GB"/>
        </w:rPr>
      </w:pPr>
      <w:r>
        <w:rPr>
          <w:rStyle w:val="Kommentarsreferens"/>
        </w:rPr>
        <w:annotationRef/>
      </w:r>
      <w:r w:rsidRPr="00AE4A5F">
        <w:rPr>
          <w:lang w:val="en-GB"/>
        </w:rPr>
        <w:t>Can it be dropped here since it’s used again later in this sentence?</w:t>
      </w:r>
    </w:p>
  </w:comment>
  <w:comment w:id="26" w:author="Anna Gårdmark" w:date="2020-05-27T11:45:00Z" w:initials="AG">
    <w:p w14:paraId="2CA6EFD1" w14:textId="1048D3DC" w:rsidR="00CD0AB3" w:rsidRPr="0066528A" w:rsidRDefault="00CD0AB3">
      <w:pPr>
        <w:pStyle w:val="Kommentarer"/>
        <w:rPr>
          <w:lang w:val="en-GB"/>
        </w:rPr>
      </w:pPr>
      <w:r>
        <w:rPr>
          <w:rStyle w:val="Kommentarsreferens"/>
        </w:rPr>
        <w:annotationRef/>
      </w:r>
      <w:proofErr w:type="gramStart"/>
      <w:r w:rsidRPr="0066528A">
        <w:rPr>
          <w:lang w:val="en-GB"/>
        </w:rPr>
        <w:t>needed</w:t>
      </w:r>
      <w:proofErr w:type="gramEnd"/>
      <w:r w:rsidRPr="0066528A">
        <w:rPr>
          <w:lang w:val="en-GB"/>
        </w:rPr>
        <w:t xml:space="preserve"> if you drop it below</w:t>
      </w:r>
    </w:p>
  </w:comment>
  <w:comment w:id="34" w:author="Max Lindmark" w:date="2020-05-04T11:08:00Z" w:initials="ML">
    <w:p w14:paraId="09FD53F9" w14:textId="340E6C64" w:rsidR="00CD0AB3" w:rsidRPr="00AE4A5F" w:rsidRDefault="00CD0AB3">
      <w:pPr>
        <w:pStyle w:val="Kommentarer"/>
        <w:rPr>
          <w:highlight w:val="yellow"/>
          <w:lang w:val="en-GB"/>
        </w:rPr>
      </w:pPr>
      <w:r w:rsidRPr="00275DEA">
        <w:rPr>
          <w:rStyle w:val="Kommentarsreferens"/>
          <w:highlight w:val="yellow"/>
        </w:rPr>
        <w:annotationRef/>
      </w:r>
      <w:r w:rsidRPr="00AE4A5F">
        <w:rPr>
          <w:highlight w:val="yellow"/>
          <w:lang w:val="en-GB"/>
        </w:rPr>
        <w:t xml:space="preserve">Should we use the word factorial? I wonder because it may sound as if we have the exact same body mass in each temperature and </w:t>
      </w:r>
      <w:proofErr w:type="spellStart"/>
      <w:r w:rsidRPr="00AE4A5F">
        <w:rPr>
          <w:highlight w:val="yellow"/>
          <w:lang w:val="en-GB"/>
        </w:rPr>
        <w:t>vise</w:t>
      </w:r>
      <w:proofErr w:type="spellEnd"/>
      <w:r w:rsidRPr="00AE4A5F">
        <w:rPr>
          <w:highlight w:val="yellow"/>
          <w:lang w:val="en-GB"/>
        </w:rPr>
        <w:t xml:space="preserve"> versa. But in reality, the accuracy of measurements varies between studies, in some cases not all sizes are replicated in each temperature etc. </w:t>
      </w:r>
    </w:p>
    <w:p w14:paraId="33D8660D" w14:textId="77777777" w:rsidR="00CD0AB3" w:rsidRPr="00AE4A5F" w:rsidRDefault="00CD0AB3">
      <w:pPr>
        <w:pStyle w:val="Kommentarer"/>
        <w:rPr>
          <w:highlight w:val="yellow"/>
          <w:lang w:val="en-GB"/>
        </w:rPr>
      </w:pPr>
    </w:p>
    <w:p w14:paraId="4D2C6499" w14:textId="568B2A08" w:rsidR="00CD0AB3" w:rsidRPr="00AE4A5F" w:rsidRDefault="00CD0AB3">
      <w:pPr>
        <w:pStyle w:val="Kommentarer"/>
        <w:rPr>
          <w:lang w:val="en-GB"/>
        </w:rPr>
      </w:pPr>
      <w:r w:rsidRPr="00AE4A5F">
        <w:rPr>
          <w:highlight w:val="yellow"/>
          <w:lang w:val="en-GB"/>
        </w:rPr>
        <w:t>I wonder how you read this term and if it’s an ok term in this context, or if we should be more vague, e.g. removing the parenthesis and adding a “both” before body mass?</w:t>
      </w:r>
    </w:p>
  </w:comment>
  <w:comment w:id="35" w:author="Jan Ohlberger" w:date="2020-05-21T22:36:00Z" w:initials="Ca">
    <w:p w14:paraId="0872F26D" w14:textId="0EB91F7A" w:rsidR="00CD0AB3" w:rsidRPr="00AE4A5F" w:rsidRDefault="00CD0AB3">
      <w:pPr>
        <w:pStyle w:val="Kommentarer"/>
        <w:rPr>
          <w:lang w:val="en-GB"/>
        </w:rPr>
      </w:pPr>
      <w:r>
        <w:rPr>
          <w:rStyle w:val="Kommentarsreferens"/>
        </w:rPr>
        <w:annotationRef/>
      </w:r>
      <w:r w:rsidRPr="00AE4A5F">
        <w:rPr>
          <w:lang w:val="en-GB"/>
        </w:rPr>
        <w:t>I think it’s not truly factorial so probably better drop this</w:t>
      </w:r>
    </w:p>
  </w:comment>
  <w:comment w:id="47" w:author="Anna Gårdmark" w:date="2020-05-27T11:50:00Z" w:initials="AG">
    <w:p w14:paraId="665793DE" w14:textId="6094E623" w:rsidR="00CD0AB3" w:rsidRPr="005475C4" w:rsidRDefault="00CD0AB3">
      <w:pPr>
        <w:pStyle w:val="Kommentarer"/>
        <w:rPr>
          <w:lang w:val="en-GB"/>
        </w:rPr>
      </w:pPr>
      <w:r>
        <w:rPr>
          <w:rStyle w:val="Kommentarsreferens"/>
        </w:rPr>
        <w:annotationRef/>
      </w:r>
      <w:proofErr w:type="gramStart"/>
      <w:r w:rsidRPr="005475C4">
        <w:rPr>
          <w:lang w:val="en-GB"/>
        </w:rPr>
        <w:t>to</w:t>
      </w:r>
      <w:proofErr w:type="gramEnd"/>
      <w:r w:rsidRPr="005475C4">
        <w:rPr>
          <w:lang w:val="en-GB"/>
        </w:rPr>
        <w:t xml:space="preserve"> emphasize the intraspecific mass-scaling. </w:t>
      </w:r>
      <w:r>
        <w:rPr>
          <w:lang w:val="en-GB"/>
        </w:rPr>
        <w:t>That aspect is a bit hidden in the first part of the abstract. Should it be made more explicit?</w:t>
      </w:r>
    </w:p>
  </w:comment>
  <w:comment w:id="40" w:author="Jan Ohlberger" w:date="2020-05-21T22:22:00Z" w:initials="Ca">
    <w:p w14:paraId="212850C6" w14:textId="7039F844" w:rsidR="00CD0AB3" w:rsidRPr="00AE4A5F" w:rsidRDefault="00CD0AB3">
      <w:pPr>
        <w:pStyle w:val="Kommentarer"/>
        <w:rPr>
          <w:lang w:val="en-GB"/>
        </w:rPr>
      </w:pPr>
      <w:r>
        <w:rPr>
          <w:rStyle w:val="Kommentarsreferens"/>
        </w:rPr>
        <w:annotationRef/>
      </w:r>
      <w:r w:rsidRPr="00AE4A5F">
        <w:rPr>
          <w:lang w:val="en-GB"/>
        </w:rPr>
        <w:t>Repeated – drop here or above</w:t>
      </w:r>
    </w:p>
  </w:comment>
  <w:comment w:id="41" w:author="Anna Gårdmark" w:date="2020-05-27T11:41:00Z" w:initials="AG">
    <w:p w14:paraId="0428F721" w14:textId="77982398" w:rsidR="00CD0AB3" w:rsidRPr="0066528A" w:rsidRDefault="00CD0AB3">
      <w:pPr>
        <w:pStyle w:val="Kommentarer"/>
        <w:rPr>
          <w:lang w:val="en-GB"/>
        </w:rPr>
      </w:pPr>
      <w:r>
        <w:rPr>
          <w:rStyle w:val="Kommentarsreferens"/>
        </w:rPr>
        <w:annotationRef/>
      </w:r>
      <w:proofErr w:type="gramStart"/>
      <w:r w:rsidRPr="0066528A">
        <w:rPr>
          <w:lang w:val="en-GB"/>
        </w:rPr>
        <w:t>keep</w:t>
      </w:r>
      <w:proofErr w:type="gramEnd"/>
      <w:r w:rsidRPr="0066528A">
        <w:rPr>
          <w:lang w:val="en-GB"/>
        </w:rPr>
        <w:t xml:space="preserve"> above and drop </w:t>
      </w:r>
      <w:r>
        <w:rPr>
          <w:lang w:val="en-GB"/>
        </w:rPr>
        <w:t xml:space="preserve">(partly) </w:t>
      </w:r>
      <w:r w:rsidRPr="0066528A">
        <w:rPr>
          <w:lang w:val="en-GB"/>
        </w:rPr>
        <w:t>here, I’d say</w:t>
      </w:r>
    </w:p>
  </w:comment>
  <w:comment w:id="60" w:author="Jan Ohlberger" w:date="2020-05-21T22:26:00Z" w:initials="Ca">
    <w:p w14:paraId="654E7C5C" w14:textId="0ABEE3A8" w:rsidR="00CD0AB3" w:rsidRPr="00AE4A5F" w:rsidRDefault="00CD0AB3">
      <w:pPr>
        <w:pStyle w:val="Kommentarer"/>
        <w:rPr>
          <w:lang w:val="en-GB"/>
        </w:rPr>
      </w:pPr>
      <w:r>
        <w:rPr>
          <w:rStyle w:val="Kommentarsreferens"/>
        </w:rPr>
        <w:annotationRef/>
      </w:r>
      <w:r w:rsidRPr="00AE4A5F">
        <w:rPr>
          <w:lang w:val="en-GB"/>
        </w:rPr>
        <w:t>Not clear yet why this is a prediction. I’d drop this here…</w:t>
      </w:r>
    </w:p>
  </w:comment>
  <w:comment w:id="67" w:author="Max Lindmark" w:date="2020-05-04T11:15:00Z" w:initials="ML">
    <w:p w14:paraId="06F3ECF5" w14:textId="34A52173" w:rsidR="00CD0AB3" w:rsidRPr="00AE4A5F" w:rsidRDefault="00CD0AB3">
      <w:pPr>
        <w:pStyle w:val="Kommentarer"/>
        <w:rPr>
          <w:lang w:val="en-GB"/>
        </w:rPr>
      </w:pPr>
      <w:r w:rsidRPr="00275DEA">
        <w:rPr>
          <w:rStyle w:val="Kommentarsreferens"/>
          <w:highlight w:val="yellow"/>
        </w:rPr>
        <w:annotationRef/>
      </w:r>
      <w:r w:rsidRPr="00AE4A5F">
        <w:rPr>
          <w:highlight w:val="yellow"/>
          <w:lang w:val="en-GB"/>
        </w:rPr>
        <w:t>I suggest we use the term “peak” because it works for all rates. For growth we can still use optimum because it makes sense there and is called that in the literature (we can make this terminology clear in the methods)</w:t>
      </w:r>
    </w:p>
  </w:comment>
  <w:comment w:id="68" w:author="Jan Ohlberger" w:date="2020-05-21T22:16:00Z" w:initials="Ca">
    <w:p w14:paraId="5D7E46FF" w14:textId="7AE31073" w:rsidR="00CD0AB3" w:rsidRPr="00AE4A5F" w:rsidRDefault="00CD0AB3">
      <w:pPr>
        <w:pStyle w:val="Kommentarer"/>
        <w:rPr>
          <w:lang w:val="en-GB"/>
        </w:rPr>
      </w:pPr>
      <w:r>
        <w:rPr>
          <w:rStyle w:val="Kommentarsreferens"/>
        </w:rPr>
        <w:annotationRef/>
      </w:r>
      <w:r w:rsidRPr="00AE4A5F">
        <w:rPr>
          <w:lang w:val="en-GB"/>
        </w:rPr>
        <w:t>I actually think ‘optimal’ works here because it refers to growth</w:t>
      </w:r>
    </w:p>
  </w:comment>
  <w:comment w:id="75" w:author="Anna Gårdmark" w:date="2020-05-27T11:57:00Z" w:initials="AG">
    <w:p w14:paraId="3D73D9EA" w14:textId="63AA5022" w:rsidR="00CD0AB3" w:rsidRPr="005475C4" w:rsidRDefault="00CD0AB3">
      <w:pPr>
        <w:pStyle w:val="Kommentarer"/>
        <w:rPr>
          <w:lang w:val="en-GB"/>
        </w:rPr>
      </w:pPr>
      <w:r>
        <w:rPr>
          <w:rStyle w:val="Kommentarsreferens"/>
        </w:rPr>
        <w:annotationRef/>
      </w:r>
      <w:proofErr w:type="gramStart"/>
      <w:r w:rsidRPr="005475C4">
        <w:rPr>
          <w:rStyle w:val="Kommentarsreferens"/>
          <w:lang w:val="en-GB"/>
        </w:rPr>
        <w:t>or</w:t>
      </w:r>
      <w:proofErr w:type="gramEnd"/>
      <w:r w:rsidRPr="005475C4">
        <w:rPr>
          <w:rStyle w:val="Kommentarsreferens"/>
          <w:lang w:val="en-GB"/>
        </w:rPr>
        <w:t xml:space="preserve"> somewhere else in this sentence specify that the decline is within species and not between</w:t>
      </w:r>
    </w:p>
  </w:comment>
  <w:comment w:id="86" w:author="Anna Gårdmark" w:date="2020-06-16T13:05:00Z" w:initials="AG">
    <w:p w14:paraId="4FC8A8EB" w14:textId="6D03DECB" w:rsidR="00CD0AB3" w:rsidRDefault="00CD0AB3">
      <w:pPr>
        <w:pStyle w:val="Kommentarer"/>
        <w:rPr>
          <w:lang w:val="en-GB"/>
        </w:rPr>
      </w:pPr>
      <w:r>
        <w:rPr>
          <w:rStyle w:val="Kommentarsreferens"/>
        </w:rPr>
        <w:annotationRef/>
      </w:r>
      <w:r w:rsidRPr="0074280B">
        <w:rPr>
          <w:lang w:val="en-GB"/>
        </w:rPr>
        <w:t>I also like the idea of</w:t>
      </w:r>
      <w:r>
        <w:rPr>
          <w:lang w:val="en-GB"/>
        </w:rPr>
        <w:t xml:space="preserve"> submitting to PNAS. To reiterate Jan’s points, what then needs to be done in addition to shortening the text is:</w:t>
      </w:r>
    </w:p>
    <w:p w14:paraId="2B92B1DD" w14:textId="77777777" w:rsidR="00CD0AB3" w:rsidRDefault="00CD0AB3">
      <w:pPr>
        <w:pStyle w:val="Kommentarer"/>
        <w:rPr>
          <w:lang w:val="en-GB"/>
        </w:rPr>
      </w:pPr>
      <w:r>
        <w:rPr>
          <w:lang w:val="en-GB"/>
        </w:rPr>
        <w:t>-</w:t>
      </w:r>
      <w:r w:rsidRPr="0074280B">
        <w:rPr>
          <w:lang w:val="en-GB"/>
        </w:rPr>
        <w:t xml:space="preserve"> add a general description of methods to the intro, </w:t>
      </w:r>
    </w:p>
    <w:p w14:paraId="2F233421" w14:textId="77777777" w:rsidR="00CD0AB3" w:rsidRDefault="00CD0AB3">
      <w:pPr>
        <w:pStyle w:val="Kommentarer"/>
        <w:rPr>
          <w:lang w:val="en-GB"/>
        </w:rPr>
      </w:pPr>
      <w:r>
        <w:rPr>
          <w:lang w:val="en-GB"/>
        </w:rPr>
        <w:t xml:space="preserve">- </w:t>
      </w:r>
      <w:r w:rsidRPr="0074280B">
        <w:rPr>
          <w:lang w:val="en-GB"/>
        </w:rPr>
        <w:t xml:space="preserve">move the full methods to the end, </w:t>
      </w:r>
    </w:p>
    <w:p w14:paraId="2A2253C9" w14:textId="77777777" w:rsidR="00CD0AB3" w:rsidRDefault="00CD0AB3">
      <w:pPr>
        <w:pStyle w:val="Kommentarer"/>
        <w:rPr>
          <w:lang w:val="en-GB"/>
        </w:rPr>
      </w:pPr>
      <w:r>
        <w:rPr>
          <w:lang w:val="en-GB"/>
        </w:rPr>
        <w:t xml:space="preserve">- </w:t>
      </w:r>
      <w:proofErr w:type="spellStart"/>
      <w:proofErr w:type="gramStart"/>
      <w:r w:rsidRPr="0074280B">
        <w:rPr>
          <w:lang w:val="en-GB"/>
        </w:rPr>
        <w:t>rewrirte</w:t>
      </w:r>
      <w:proofErr w:type="spellEnd"/>
      <w:proofErr w:type="gramEnd"/>
      <w:r w:rsidRPr="0074280B">
        <w:rPr>
          <w:lang w:val="en-GB"/>
        </w:rPr>
        <w:t xml:space="preserve"> the results to be more descriptive, </w:t>
      </w:r>
    </w:p>
    <w:p w14:paraId="1FE10C3B" w14:textId="77777777" w:rsidR="00CD0AB3" w:rsidRDefault="00CD0AB3">
      <w:pPr>
        <w:pStyle w:val="Kommentarer"/>
        <w:rPr>
          <w:lang w:val="en-GB"/>
        </w:rPr>
      </w:pPr>
      <w:r>
        <w:rPr>
          <w:lang w:val="en-GB"/>
        </w:rPr>
        <w:t xml:space="preserve">- </w:t>
      </w:r>
      <w:r w:rsidRPr="0074280B">
        <w:rPr>
          <w:lang w:val="en-GB"/>
        </w:rPr>
        <w:t xml:space="preserve">merge results and discussion. </w:t>
      </w:r>
    </w:p>
    <w:p w14:paraId="678C4F3F" w14:textId="0028C990" w:rsidR="00CD0AB3" w:rsidRPr="0074280B" w:rsidRDefault="00CD0AB3">
      <w:pPr>
        <w:pStyle w:val="Kommentarer"/>
        <w:rPr>
          <w:lang w:val="en-GB"/>
        </w:rPr>
      </w:pPr>
      <w:r>
        <w:rPr>
          <w:lang w:val="en-GB"/>
        </w:rPr>
        <w:t>- move tables to supplement</w:t>
      </w:r>
    </w:p>
  </w:comment>
  <w:comment w:id="94" w:author="Jan Ohlberger" w:date="2020-05-22T06:40:00Z" w:initials="Ca">
    <w:p w14:paraId="0F76AC27" w14:textId="77777777" w:rsidR="00CD0AB3" w:rsidRPr="00AE4A5F" w:rsidRDefault="00CD0AB3">
      <w:pPr>
        <w:pStyle w:val="Kommentarer"/>
        <w:rPr>
          <w:lang w:val="en-GB"/>
        </w:rPr>
      </w:pPr>
      <w:r>
        <w:rPr>
          <w:rStyle w:val="Kommentarsreferens"/>
        </w:rPr>
        <w:annotationRef/>
      </w:r>
      <w:r w:rsidRPr="00AE4A5F">
        <w:rPr>
          <w:lang w:val="en-GB"/>
        </w:rPr>
        <w:t>I think this needs re-phrasing to clarify why, if predicted by the TSR that so many observations agree with, those effects are ‘less clear’.</w:t>
      </w:r>
    </w:p>
    <w:p w14:paraId="3A0C0594" w14:textId="6BC249E8" w:rsidR="00CD0AB3" w:rsidRPr="00AE4A5F" w:rsidRDefault="00CD0AB3">
      <w:pPr>
        <w:pStyle w:val="Kommentarer"/>
        <w:rPr>
          <w:lang w:val="en-GB"/>
        </w:rPr>
      </w:pPr>
      <w:r w:rsidRPr="00AE4A5F">
        <w:rPr>
          <w:lang w:val="en-GB"/>
        </w:rPr>
        <w:t>It also makes me wonder if we can/should focus on it considering that the experimental data are mostly on the smaller sizes within populations.</w:t>
      </w:r>
    </w:p>
  </w:comment>
  <w:comment w:id="101" w:author="Anna Gårdmark" w:date="2020-06-16T13:14:00Z" w:initials="AG">
    <w:p w14:paraId="284E38D6" w14:textId="24899FF2" w:rsidR="00CD0AB3" w:rsidRPr="0074280B" w:rsidRDefault="00CD0AB3">
      <w:pPr>
        <w:pStyle w:val="Kommentarer"/>
        <w:rPr>
          <w:lang w:val="en-GB"/>
        </w:rPr>
      </w:pPr>
      <w:r>
        <w:rPr>
          <w:rStyle w:val="Kommentarsreferens"/>
        </w:rPr>
        <w:annotationRef/>
      </w:r>
      <w:proofErr w:type="gramStart"/>
      <w:r w:rsidRPr="0074280B">
        <w:rPr>
          <w:lang w:val="en-GB"/>
        </w:rPr>
        <w:t>may</w:t>
      </w:r>
      <w:proofErr w:type="gramEnd"/>
      <w:r w:rsidRPr="0074280B">
        <w:rPr>
          <w:lang w:val="en-GB"/>
        </w:rPr>
        <w:t xml:space="preserve"> need some rephrasing, or to be split up in </w:t>
      </w:r>
      <w:r>
        <w:rPr>
          <w:lang w:val="en-GB"/>
        </w:rPr>
        <w:t>two parts (see suggestion above) as neither Huss et al nor van Dorst looked at maximum size (rather, size at old ages, and growth of large individuals)</w:t>
      </w:r>
    </w:p>
  </w:comment>
  <w:comment w:id="96" w:author="Anna Gårdmark" w:date="2020-06-16T13:12:00Z" w:initials="AG">
    <w:p w14:paraId="492762CE" w14:textId="60C0C338" w:rsidR="00CD0AB3" w:rsidRPr="0074280B" w:rsidRDefault="00CD0AB3">
      <w:pPr>
        <w:pStyle w:val="Kommentarer"/>
        <w:rPr>
          <w:lang w:val="en-GB"/>
        </w:rPr>
      </w:pPr>
      <w:r>
        <w:rPr>
          <w:rStyle w:val="Kommentarsreferens"/>
        </w:rPr>
        <w:annotationRef/>
      </w:r>
      <w:proofErr w:type="gramStart"/>
      <w:r w:rsidRPr="0074280B">
        <w:rPr>
          <w:lang w:val="en-GB"/>
        </w:rPr>
        <w:t>it</w:t>
      </w:r>
      <w:proofErr w:type="gramEnd"/>
      <w:r w:rsidRPr="0074280B">
        <w:rPr>
          <w:lang w:val="en-GB"/>
        </w:rPr>
        <w:t xml:space="preserve"> may help to distinguish between size measurements influenced by </w:t>
      </w:r>
      <w:proofErr w:type="spellStart"/>
      <w:r w:rsidRPr="0074280B">
        <w:rPr>
          <w:lang w:val="en-GB"/>
        </w:rPr>
        <w:t>pouplation</w:t>
      </w:r>
      <w:proofErr w:type="spellEnd"/>
      <w:r w:rsidRPr="0074280B">
        <w:rPr>
          <w:lang w:val="en-GB"/>
        </w:rPr>
        <w:t xml:space="preserve"> structure (e.g. </w:t>
      </w:r>
      <w:r>
        <w:rPr>
          <w:lang w:val="en-GB"/>
        </w:rPr>
        <w:t>maximum observed size or fitted asymptotic body sizes) and those that are not (or less so), like size-at-age from individual growth trajectories</w:t>
      </w:r>
    </w:p>
  </w:comment>
  <w:comment w:id="112" w:author="Jan Ohlberger" w:date="2020-05-22T06:50:00Z" w:initials="Ca">
    <w:p w14:paraId="51D3A9C1" w14:textId="3A3E34A5" w:rsidR="00CD0AB3" w:rsidRPr="00AE4A5F" w:rsidRDefault="00CD0AB3">
      <w:pPr>
        <w:pStyle w:val="Kommentarer"/>
        <w:rPr>
          <w:lang w:val="en-GB"/>
        </w:rPr>
      </w:pPr>
      <w:r>
        <w:rPr>
          <w:rStyle w:val="Kommentarsreferens"/>
        </w:rPr>
        <w:annotationRef/>
      </w:r>
      <w:r w:rsidRPr="00AE4A5F">
        <w:rPr>
          <w:lang w:val="en-GB"/>
        </w:rPr>
        <w:t>Does this work? It just seemed like the transition was a bit weird.</w:t>
      </w:r>
    </w:p>
  </w:comment>
  <w:comment w:id="114" w:author="Anna Gårdmark" w:date="2020-06-16T13:16:00Z" w:initials="AG">
    <w:p w14:paraId="0A53BDFF" w14:textId="7A1AB343" w:rsidR="00CD0AB3" w:rsidRPr="00D9252D" w:rsidRDefault="00CD0AB3">
      <w:pPr>
        <w:pStyle w:val="Kommentarer"/>
        <w:rPr>
          <w:lang w:val="en-GB"/>
        </w:rPr>
      </w:pPr>
      <w:r>
        <w:rPr>
          <w:rStyle w:val="Kommentarsreferens"/>
        </w:rPr>
        <w:annotationRef/>
      </w:r>
      <w:proofErr w:type="gramStart"/>
      <w:r w:rsidRPr="00D9252D">
        <w:rPr>
          <w:lang w:val="en-GB"/>
        </w:rPr>
        <w:t>missing</w:t>
      </w:r>
      <w:proofErr w:type="gramEnd"/>
      <w:r w:rsidRPr="00D9252D">
        <w:rPr>
          <w:lang w:val="en-GB"/>
        </w:rPr>
        <w:t xml:space="preserve"> a reference </w:t>
      </w:r>
      <w:proofErr w:type="spellStart"/>
      <w:r w:rsidRPr="00D9252D">
        <w:rPr>
          <w:lang w:val="en-GB"/>
        </w:rPr>
        <w:t>fro</w:t>
      </w:r>
      <w:proofErr w:type="spellEnd"/>
      <w:r w:rsidRPr="00D9252D">
        <w:rPr>
          <w:lang w:val="en-GB"/>
        </w:rPr>
        <w:t xml:space="preserve"> this statement here; suggest you move Morita &amp; P&amp; </w:t>
      </w:r>
      <w:r>
        <w:rPr>
          <w:lang w:val="en-GB"/>
        </w:rPr>
        <w:t>C</w:t>
      </w:r>
      <w:r w:rsidRPr="00D9252D">
        <w:rPr>
          <w:lang w:val="en-GB"/>
        </w:rPr>
        <w:t xml:space="preserve"> here)</w:t>
      </w:r>
    </w:p>
  </w:comment>
  <w:comment w:id="115" w:author="Jan Ohlberger" w:date="2020-05-22T07:03:00Z" w:initials="Ca">
    <w:p w14:paraId="357E20E3" w14:textId="717C314E" w:rsidR="00CD0AB3" w:rsidRPr="00AE4A5F" w:rsidRDefault="00CD0AB3">
      <w:pPr>
        <w:pStyle w:val="Kommentarer"/>
        <w:rPr>
          <w:lang w:val="en-GB"/>
        </w:rPr>
      </w:pPr>
      <w:r>
        <w:rPr>
          <w:rStyle w:val="Kommentarsreferens"/>
        </w:rPr>
        <w:annotationRef/>
      </w:r>
      <w:r w:rsidRPr="00AE4A5F">
        <w:rPr>
          <w:lang w:val="en-GB"/>
        </w:rPr>
        <w:t xml:space="preserve">Introduce the idea here that this is a rather phenomenological model – to prepare the reader for the start of the next paragraph? </w:t>
      </w:r>
    </w:p>
  </w:comment>
  <w:comment w:id="116" w:author="Anna Gårdmark" w:date="2020-06-16T13:19:00Z" w:initials="AG">
    <w:p w14:paraId="374B0E7D" w14:textId="2774A998" w:rsidR="00CD0AB3" w:rsidRPr="00D9252D" w:rsidRDefault="00CD0AB3">
      <w:pPr>
        <w:pStyle w:val="Kommentarer"/>
        <w:rPr>
          <w:lang w:val="en-GB"/>
        </w:rPr>
      </w:pPr>
      <w:r>
        <w:rPr>
          <w:rStyle w:val="Kommentarsreferens"/>
        </w:rPr>
        <w:annotationRef/>
      </w:r>
      <w:proofErr w:type="gramStart"/>
      <w:r w:rsidRPr="00D9252D">
        <w:rPr>
          <w:lang w:val="en-GB"/>
        </w:rPr>
        <w:t>as</w:t>
      </w:r>
      <w:proofErr w:type="gramEnd"/>
      <w:r w:rsidRPr="00D9252D">
        <w:rPr>
          <w:lang w:val="en-GB"/>
        </w:rPr>
        <w:t xml:space="preserve">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54" w:author="Jan Ohlberger" w:date="2020-05-22T07:13:00Z" w:initials="Ca">
    <w:p w14:paraId="231FB366" w14:textId="6B2FC257" w:rsidR="00CD0AB3" w:rsidRPr="00AE4A5F" w:rsidRDefault="00CD0AB3">
      <w:pPr>
        <w:pStyle w:val="Kommentarer"/>
        <w:rPr>
          <w:lang w:val="en-GB"/>
        </w:rPr>
      </w:pPr>
      <w:r>
        <w:rPr>
          <w:rStyle w:val="Kommentarsreferens"/>
        </w:rPr>
        <w:annotationRef/>
      </w:r>
      <w:r w:rsidRPr="00AE4A5F">
        <w:rPr>
          <w:lang w:val="en-GB"/>
        </w:rPr>
        <w:t xml:space="preserve">I’d drop this – it’s mentioned in the following sentence and anyway hard to interpret for readers (e.g. whether ‘but’ refers to the statistical fit or the temperature range) </w:t>
      </w:r>
    </w:p>
  </w:comment>
  <w:comment w:id="155" w:author="Anna Gårdmark" w:date="2020-06-16T13:23:00Z" w:initials="AG">
    <w:p w14:paraId="278DB2C1" w14:textId="1E436329" w:rsidR="00CD0AB3" w:rsidRPr="00D276BD" w:rsidRDefault="00CD0AB3">
      <w:pPr>
        <w:pStyle w:val="Kommentarer"/>
        <w:rPr>
          <w:lang w:val="en-GB"/>
        </w:rPr>
      </w:pPr>
      <w:r>
        <w:rPr>
          <w:rStyle w:val="Kommentarsreferens"/>
        </w:rPr>
        <w:annotationRef/>
      </w:r>
      <w:proofErr w:type="gramStart"/>
      <w:r w:rsidRPr="00D276BD">
        <w:rPr>
          <w:lang w:val="en-GB"/>
        </w:rPr>
        <w:t>agree</w:t>
      </w:r>
      <w:proofErr w:type="gramEnd"/>
    </w:p>
  </w:comment>
  <w:comment w:id="158" w:author="Jan Ohlberger" w:date="2020-05-22T07:21:00Z" w:initials="Ca">
    <w:p w14:paraId="413F9E59" w14:textId="5297D271" w:rsidR="00CD0AB3" w:rsidRPr="00AE4A5F" w:rsidRDefault="00CD0AB3">
      <w:pPr>
        <w:pStyle w:val="Kommentarer"/>
        <w:rPr>
          <w:lang w:val="en-GB"/>
        </w:rPr>
      </w:pPr>
      <w:r>
        <w:rPr>
          <w:rStyle w:val="Kommentarsreferens"/>
        </w:rPr>
        <w:annotationRef/>
      </w:r>
      <w:r w:rsidRPr="00AE4A5F">
        <w:rPr>
          <w:lang w:val="en-GB"/>
        </w:rPr>
        <w:t>May need to repeat here which ones? Or somewhere above give them a short unifying descriptor that can be repeated here instead - e.g. call them fundamental rates or similar?</w:t>
      </w:r>
    </w:p>
  </w:comment>
  <w:comment w:id="159" w:author="Jan Ohlberger" w:date="2020-05-22T07:34:00Z" w:initials="Ca">
    <w:p w14:paraId="79544833" w14:textId="52382C23" w:rsidR="00CD0AB3" w:rsidRPr="00AE4A5F" w:rsidRDefault="00CD0AB3" w:rsidP="008D5889">
      <w:pPr>
        <w:pStyle w:val="Kommentarer"/>
        <w:rPr>
          <w:lang w:val="en-GB"/>
        </w:rPr>
      </w:pPr>
      <w:r>
        <w:rPr>
          <w:rStyle w:val="Kommentarsreferens"/>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CD0AB3" w:rsidRPr="00AE4A5F" w:rsidRDefault="00CD0AB3">
      <w:pPr>
        <w:pStyle w:val="Kommentarer"/>
        <w:rPr>
          <w:lang w:val="en-GB"/>
        </w:rPr>
      </w:pPr>
    </w:p>
    <w:p w14:paraId="4E274BEC" w14:textId="7EBD5E24" w:rsidR="00CD0AB3" w:rsidRPr="00AE4A5F" w:rsidRDefault="00CD0AB3">
      <w:pPr>
        <w:pStyle w:val="Kommentarer"/>
        <w:rPr>
          <w:lang w:val="en-GB"/>
        </w:rPr>
      </w:pPr>
      <w:r w:rsidRPr="00AE4A5F">
        <w:rPr>
          <w:lang w:val="en-GB"/>
        </w:rPr>
        <w:t>The intro is rather long – this is the section I’d cut if we need or want to shorten it</w:t>
      </w:r>
    </w:p>
  </w:comment>
  <w:comment w:id="163" w:author="Jan Ohlberger" w:date="2020-05-22T07:38:00Z" w:initials="Ca">
    <w:p w14:paraId="4F322B04" w14:textId="14F157E1" w:rsidR="00CD0AB3" w:rsidRPr="00AE4A5F" w:rsidRDefault="00CD0AB3">
      <w:pPr>
        <w:pStyle w:val="Kommentarer"/>
        <w:rPr>
          <w:lang w:val="en-GB"/>
        </w:rPr>
      </w:pPr>
      <w:r>
        <w:rPr>
          <w:rStyle w:val="Kommentarsreferens"/>
        </w:rPr>
        <w:annotationRef/>
      </w:r>
      <w:r w:rsidRPr="00AE4A5F">
        <w:rPr>
          <w:lang w:val="en-GB"/>
        </w:rPr>
        <w:t xml:space="preserve">Add this either here or in the first sentence on why understanding intraspecific patterns is important? </w:t>
      </w:r>
    </w:p>
  </w:comment>
  <w:comment w:id="164" w:author="Anna Gårdmark" w:date="2020-06-16T13:25:00Z" w:initials="AG">
    <w:p w14:paraId="5AA9BC55" w14:textId="62F4DE06" w:rsidR="00CD0AB3" w:rsidRPr="00DB68B5" w:rsidRDefault="00CD0AB3">
      <w:pPr>
        <w:pStyle w:val="Kommentarer"/>
        <w:rPr>
          <w:lang w:val="en-GB"/>
        </w:rPr>
      </w:pPr>
      <w:r>
        <w:rPr>
          <w:rStyle w:val="Kommentarsreferens"/>
        </w:rPr>
        <w:annotationRef/>
      </w:r>
      <w:proofErr w:type="gramStart"/>
      <w:r w:rsidRPr="00DB68B5">
        <w:rPr>
          <w:lang w:val="en-GB"/>
        </w:rPr>
        <w:t>alternatively</w:t>
      </w:r>
      <w:proofErr w:type="gramEnd"/>
      <w:r w:rsidRPr="00DB68B5">
        <w:rPr>
          <w:lang w:val="en-GB"/>
        </w:rPr>
        <w:t>, just drop this sentence, as you have motivation also in previous one</w:t>
      </w:r>
    </w:p>
  </w:comment>
  <w:comment w:id="181" w:author="Jan Ohlberger" w:date="2020-05-22T07:40:00Z" w:initials="Ca">
    <w:p w14:paraId="5D1C1CB0" w14:textId="3518781E" w:rsidR="00CD0AB3" w:rsidRPr="00AE4A5F" w:rsidRDefault="00CD0AB3">
      <w:pPr>
        <w:pStyle w:val="Kommentarer"/>
        <w:rPr>
          <w:lang w:val="en-GB"/>
        </w:rPr>
      </w:pPr>
      <w:r>
        <w:rPr>
          <w:rStyle w:val="Kommentarsreferens"/>
        </w:rPr>
        <w:annotationRef/>
      </w:r>
      <w:r w:rsidRPr="00AE4A5F">
        <w:rPr>
          <w:lang w:val="en-GB"/>
        </w:rPr>
        <w:t>Justify why not for temperature? Readers will ask themselves that question at this point…</w:t>
      </w:r>
    </w:p>
  </w:comment>
  <w:comment w:id="185" w:author="Anna Gårdmark" w:date="2020-06-18T19:44:00Z" w:initials="AG">
    <w:p w14:paraId="5C473F2C" w14:textId="5FE2FD4E" w:rsidR="00CD0AB3" w:rsidRPr="00D276BD" w:rsidRDefault="00CD0AB3">
      <w:pPr>
        <w:pStyle w:val="Kommentarer"/>
        <w:rPr>
          <w:lang w:val="en-GB"/>
        </w:rPr>
      </w:pPr>
      <w:r>
        <w:rPr>
          <w:rStyle w:val="Kommentarsreferens"/>
        </w:rPr>
        <w:annotationRef/>
      </w:r>
      <w:proofErr w:type="gramStart"/>
      <w:r w:rsidRPr="00D276BD">
        <w:rPr>
          <w:lang w:val="en-GB"/>
        </w:rPr>
        <w:t>then</w:t>
      </w:r>
      <w:proofErr w:type="gramEnd"/>
      <w:r w:rsidRPr="00D276BD">
        <w:rPr>
          <w:lang w:val="en-GB"/>
        </w:rPr>
        <w:t xml:space="preserve"> also say something about the mass exponent of metabolism?</w:t>
      </w:r>
    </w:p>
  </w:comment>
  <w:comment w:id="182" w:author="Max Lindmark" w:date="2020-05-18T13:33:00Z" w:initials="ML">
    <w:p w14:paraId="6C9B1BB2" w14:textId="0430928F" w:rsidR="00CD0AB3" w:rsidRPr="00AE4A5F" w:rsidRDefault="00CD0AB3">
      <w:pPr>
        <w:pStyle w:val="Kommentarer"/>
        <w:rPr>
          <w:lang w:val="en-GB"/>
        </w:rPr>
      </w:pPr>
      <w:r w:rsidRPr="00541D79">
        <w:rPr>
          <w:rStyle w:val="Kommentarsreferens"/>
          <w:highlight w:val="yellow"/>
        </w:rPr>
        <w:annotationRef/>
      </w:r>
      <w:r w:rsidRPr="00AE4A5F">
        <w:rPr>
          <w:highlight w:val="yellow"/>
          <w:lang w:val="en-GB"/>
        </w:rPr>
        <w:t>I think this can go if we need to shorten the intro!</w:t>
      </w:r>
    </w:p>
  </w:comment>
  <w:comment w:id="183" w:author="Jan Ohlberger" w:date="2020-05-22T07:42:00Z" w:initials="Ca">
    <w:p w14:paraId="17E4D381" w14:textId="2B5966D1" w:rsidR="00CD0AB3" w:rsidRPr="00AE4A5F" w:rsidRDefault="00CD0AB3">
      <w:pPr>
        <w:pStyle w:val="Kommentarer"/>
        <w:rPr>
          <w:lang w:val="en-GB"/>
        </w:rPr>
      </w:pPr>
      <w:r>
        <w:rPr>
          <w:rStyle w:val="Kommentarsreferens"/>
        </w:rPr>
        <w:annotationRef/>
      </w:r>
      <w:r w:rsidRPr="00AE4A5F">
        <w:rPr>
          <w:lang w:val="en-GB"/>
        </w:rPr>
        <w:t>Depends a bit on journal and the general style I’d say. For PNAS the structure would need to be adapted to make it one main text with background, basic methods, results and discussion in it and full methods at the end.</w:t>
      </w:r>
    </w:p>
  </w:comment>
  <w:comment w:id="184" w:author="Anna Gårdmark" w:date="2020-06-18T19:43:00Z" w:initials="AG">
    <w:p w14:paraId="41DB9A9D" w14:textId="30C1F854" w:rsidR="00CD0AB3" w:rsidRPr="00D276BD" w:rsidRDefault="00CD0AB3">
      <w:pPr>
        <w:pStyle w:val="Kommentarer"/>
        <w:rPr>
          <w:lang w:val="en-GB"/>
        </w:rPr>
      </w:pPr>
      <w:r>
        <w:rPr>
          <w:rStyle w:val="Kommentarsreferens"/>
        </w:rPr>
        <w:annotationRef/>
      </w:r>
      <w:proofErr w:type="gramStart"/>
      <w:r w:rsidRPr="00D276BD">
        <w:rPr>
          <w:lang w:val="en-GB"/>
        </w:rPr>
        <w:t>don’t</w:t>
      </w:r>
      <w:proofErr w:type="gramEnd"/>
      <w:r w:rsidRPr="00D276BD">
        <w:rPr>
          <w:lang w:val="en-GB"/>
        </w:rPr>
        <w:t xml:space="preserve"> drop the last sentence – that test using independent data on optimum growth temperatures need to be kept in the intro (even if you would remove the results part)</w:t>
      </w:r>
    </w:p>
  </w:comment>
  <w:comment w:id="192" w:author="Jan Ohlberger" w:date="2020-05-22T13:05:00Z" w:initials="Ca">
    <w:p w14:paraId="2B10B8BC" w14:textId="566E9AFD" w:rsidR="00CD0AB3" w:rsidRPr="00AE4A5F" w:rsidRDefault="00CD0AB3">
      <w:pPr>
        <w:pStyle w:val="Kommentarer"/>
        <w:rPr>
          <w:lang w:val="en-GB"/>
        </w:rPr>
      </w:pPr>
      <w:r>
        <w:rPr>
          <w:rStyle w:val="Kommentarsreferens"/>
        </w:rPr>
        <w:annotationRef/>
      </w:r>
      <w:r w:rsidRPr="00AE4A5F">
        <w:rPr>
          <w:lang w:val="en-GB"/>
        </w:rPr>
        <w:t>Somewhere we should probably explain the symbols – here or in the appendix. Could just be one sentence, like “Here, * means … and $ means …</w:t>
      </w:r>
      <w:proofErr w:type="gramStart"/>
      <w:r w:rsidRPr="00AE4A5F">
        <w:rPr>
          <w:lang w:val="en-GB"/>
        </w:rPr>
        <w:t>”  -</w:t>
      </w:r>
      <w:proofErr w:type="gramEnd"/>
      <w:r w:rsidRPr="00AE4A5F">
        <w:rPr>
          <w:lang w:val="en-GB"/>
        </w:rPr>
        <w:t xml:space="preserve"> what do you think?</w:t>
      </w:r>
    </w:p>
  </w:comment>
  <w:comment w:id="198" w:author="Jan Ohlberger" w:date="2020-05-22T13:04:00Z" w:initials="Ca">
    <w:p w14:paraId="54942388" w14:textId="581525E6" w:rsidR="00CD0AB3" w:rsidRPr="00AE4A5F" w:rsidRDefault="00CD0AB3">
      <w:pPr>
        <w:pStyle w:val="Kommentarer"/>
        <w:rPr>
          <w:lang w:val="en-GB"/>
        </w:rPr>
      </w:pPr>
      <w:r>
        <w:rPr>
          <w:rStyle w:val="Kommentarsreferens"/>
        </w:rPr>
        <w:annotationRef/>
      </w:r>
      <w:r w:rsidRPr="00AE4A5F">
        <w:rPr>
          <w:lang w:val="en-GB"/>
        </w:rPr>
        <w:t>I guess it is obvious that those were selected but to avoid confusion</w:t>
      </w:r>
    </w:p>
  </w:comment>
  <w:comment w:id="199" w:author="Jan Ohlberger" w:date="2020-05-22T13:05:00Z" w:initials="Ca">
    <w:p w14:paraId="2F9DCF65" w14:textId="2B580D06" w:rsidR="00CD0AB3" w:rsidRPr="00AE4A5F" w:rsidRDefault="00CD0AB3">
      <w:pPr>
        <w:pStyle w:val="Kommentarer"/>
        <w:rPr>
          <w:lang w:val="en-GB"/>
        </w:rPr>
      </w:pPr>
      <w:r>
        <w:rPr>
          <w:rStyle w:val="Kommentarsreferens"/>
        </w:rPr>
        <w:annotationRef/>
      </w:r>
      <w:r w:rsidRPr="00AE4A5F">
        <w:rPr>
          <w:lang w:val="en-GB"/>
        </w:rPr>
        <w:t>Is that true? On the other hand, we wanted to find everything that is relevant right? This way it sounds a bit arbitrary</w:t>
      </w:r>
    </w:p>
  </w:comment>
  <w:comment w:id="200" w:author="Anna Gårdmark" w:date="2020-06-18T20:17:00Z" w:initials="AG">
    <w:p w14:paraId="30A80493" w14:textId="340AB152" w:rsidR="00CD0AB3" w:rsidRPr="00925CBB" w:rsidRDefault="00CD0AB3">
      <w:pPr>
        <w:pStyle w:val="Kommentarer"/>
        <w:rPr>
          <w:lang w:val="en-GB"/>
        </w:rPr>
      </w:pPr>
      <w:r>
        <w:rPr>
          <w:rStyle w:val="Kommentarsreferens"/>
        </w:rPr>
        <w:annotationRef/>
      </w:r>
      <w:proofErr w:type="gramStart"/>
      <w:r w:rsidRPr="00925CBB">
        <w:rPr>
          <w:lang w:val="en-GB"/>
        </w:rPr>
        <w:t>think</w:t>
      </w:r>
      <w:proofErr w:type="gramEnd"/>
      <w:r w:rsidRPr="00925CBB">
        <w:rPr>
          <w:lang w:val="en-GB"/>
        </w:rPr>
        <w:t xml:space="preserve"> we can just skip this sentence</w:t>
      </w:r>
    </w:p>
  </w:comment>
  <w:comment w:id="201" w:author="Max Lindmark" w:date="2020-05-18T13:55:00Z" w:initials="ML">
    <w:p w14:paraId="42CA79CC" w14:textId="27868B9F" w:rsidR="00CD0AB3" w:rsidRPr="00AE4A5F" w:rsidRDefault="00CD0AB3">
      <w:pPr>
        <w:pStyle w:val="Kommentarer"/>
        <w:rPr>
          <w:lang w:val="en-GB"/>
        </w:rPr>
      </w:pPr>
      <w:r w:rsidRPr="008F2D47">
        <w:rPr>
          <w:rStyle w:val="Kommentarsreferens"/>
          <w:highlight w:val="yellow"/>
        </w:rPr>
        <w:annotationRef/>
      </w:r>
      <w:r w:rsidRPr="00AE4A5F">
        <w:rPr>
          <w:highlight w:val="yellow"/>
          <w:lang w:val="en-GB"/>
        </w:rPr>
        <w:t>See comment in abstract</w:t>
      </w:r>
    </w:p>
  </w:comment>
  <w:comment w:id="204" w:author="Jan Ohlberger" w:date="2020-05-22T13:08:00Z" w:initials="Ca">
    <w:p w14:paraId="6C3CC329" w14:textId="7A70CA7D" w:rsidR="00CD0AB3" w:rsidRPr="00AE4A5F" w:rsidRDefault="00CD0AB3">
      <w:pPr>
        <w:pStyle w:val="Kommentarer"/>
        <w:rPr>
          <w:lang w:val="en-GB"/>
        </w:rPr>
      </w:pPr>
      <w:r>
        <w:rPr>
          <w:rStyle w:val="Kommentarsreferens"/>
        </w:rPr>
        <w:annotationRef/>
      </w:r>
      <w:r w:rsidRPr="00AE4A5F">
        <w:rPr>
          <w:lang w:val="en-GB"/>
        </w:rPr>
        <w:t>Should be ‘and’ right?</w:t>
      </w:r>
    </w:p>
  </w:comment>
  <w:comment w:id="209" w:author="Jan Ohlberger" w:date="2020-05-22T13:11:00Z" w:initials="Ca">
    <w:p w14:paraId="40F7A9AD" w14:textId="0E01271E" w:rsidR="00CD0AB3" w:rsidRPr="00AE4A5F" w:rsidRDefault="00CD0AB3">
      <w:pPr>
        <w:pStyle w:val="Kommentarer"/>
        <w:rPr>
          <w:lang w:val="en-GB"/>
        </w:rPr>
      </w:pPr>
      <w:r>
        <w:rPr>
          <w:rStyle w:val="Kommentarsreferens"/>
        </w:rPr>
        <w:annotationRef/>
      </w:r>
      <w:r w:rsidRPr="00AE4A5F">
        <w:rPr>
          <w:lang w:val="en-GB"/>
        </w:rPr>
        <w:t>In terms of size or time?</w:t>
      </w:r>
    </w:p>
  </w:comment>
  <w:comment w:id="219" w:author="Jan Ohlberger" w:date="2020-02-06T12:22:00Z" w:initials="Ca">
    <w:p w14:paraId="476EF5DD" w14:textId="77777777" w:rsidR="00CD0AB3" w:rsidRDefault="00CD0AB3">
      <w:pPr>
        <w:pStyle w:val="Kommentarer"/>
        <w:rPr>
          <w:lang w:val="en-GB"/>
        </w:rPr>
      </w:pPr>
      <w:r>
        <w:rPr>
          <w:rStyle w:val="Kommentarsreferens"/>
        </w:rPr>
        <w:annotationRef/>
      </w:r>
      <w:r w:rsidRPr="00457D7E">
        <w:rPr>
          <w:lang w:val="en-GB"/>
        </w:rPr>
        <w:t xml:space="preserve">I agree with your points below – it’s more critical in case different source populations or different experimental setups were used, which I assume is not the case for </w:t>
      </w:r>
      <w:proofErr w:type="spellStart"/>
      <w:r w:rsidRPr="002D70E2">
        <w:rPr>
          <w:lang w:val="en-GB"/>
        </w:rPr>
        <w:t>Björnsson</w:t>
      </w:r>
      <w:proofErr w:type="spellEnd"/>
      <w:r>
        <w:rPr>
          <w:lang w:val="en-GB"/>
        </w:rPr>
        <w:t xml:space="preserve"> et al.</w:t>
      </w:r>
    </w:p>
    <w:p w14:paraId="1C0C75D9" w14:textId="77777777" w:rsidR="00CD0AB3" w:rsidRDefault="00CD0AB3">
      <w:pPr>
        <w:pStyle w:val="Kommentarer"/>
        <w:rPr>
          <w:lang w:val="en-GB"/>
        </w:rPr>
      </w:pPr>
    </w:p>
    <w:p w14:paraId="4FF20B94" w14:textId="77777777" w:rsidR="00CD0AB3" w:rsidRDefault="00CD0AB3">
      <w:pPr>
        <w:pStyle w:val="Kommentarer"/>
        <w:rPr>
          <w:lang w:val="en-GB"/>
        </w:rPr>
      </w:pPr>
      <w:r>
        <w:rPr>
          <w:lang w:val="en-GB"/>
        </w:rPr>
        <w:t>However, I think ‘article’ is not better than ‘study’</w:t>
      </w:r>
    </w:p>
    <w:p w14:paraId="55818072" w14:textId="77777777" w:rsidR="00CD0AB3" w:rsidRDefault="00CD0AB3">
      <w:pPr>
        <w:pStyle w:val="Kommentarer"/>
        <w:rPr>
          <w:lang w:val="en-GB"/>
        </w:rPr>
      </w:pPr>
    </w:p>
    <w:p w14:paraId="0A143688" w14:textId="1DAA5ECD" w:rsidR="00CD0AB3" w:rsidRPr="00457D7E" w:rsidRDefault="00CD0AB3">
      <w:pPr>
        <w:pStyle w:val="Kommentarer"/>
        <w:rPr>
          <w:lang w:val="en-GB"/>
        </w:rPr>
      </w:pPr>
      <w:r>
        <w:rPr>
          <w:lang w:val="en-GB"/>
        </w:rPr>
        <w:t xml:space="preserve">We could simply make that point about the different ‘trials’ in their experiments in the appendix somewhere.  </w:t>
      </w:r>
    </w:p>
  </w:comment>
  <w:comment w:id="214" w:author="Max Lindmark" w:date="2020-01-08T08:51:00Z" w:initials="ML">
    <w:p w14:paraId="36B91E73" w14:textId="77777777" w:rsidR="00CD0AB3" w:rsidRPr="002D70E2" w:rsidRDefault="00CD0AB3">
      <w:pPr>
        <w:pStyle w:val="Kommentarer"/>
        <w:rPr>
          <w:lang w:val="en-GB"/>
        </w:rPr>
      </w:pPr>
      <w:r w:rsidRPr="00AD0A46">
        <w:rPr>
          <w:rStyle w:val="Kommentarsreferens"/>
        </w:rPr>
        <w:annotationRef/>
      </w:r>
      <w:r w:rsidRPr="002D70E2">
        <w:rPr>
          <w:lang w:val="en-GB"/>
        </w:rPr>
        <w:t xml:space="preserve">Check this is true for </w:t>
      </w:r>
      <w:proofErr w:type="spellStart"/>
      <w:r w:rsidRPr="002D70E2">
        <w:rPr>
          <w:lang w:val="en-GB"/>
        </w:rPr>
        <w:t>Björnsson</w:t>
      </w:r>
      <w:proofErr w:type="spellEnd"/>
      <w:r w:rsidRPr="002D70E2">
        <w:rPr>
          <w:lang w:val="en-GB"/>
        </w:rPr>
        <w:t xml:space="preserve"> data and other papers that combine old and new data.</w:t>
      </w:r>
    </w:p>
    <w:p w14:paraId="6F3BDEC0" w14:textId="77777777" w:rsidR="00CD0AB3" w:rsidRPr="002D70E2" w:rsidRDefault="00CD0AB3">
      <w:pPr>
        <w:pStyle w:val="Kommentarer"/>
        <w:rPr>
          <w:lang w:val="en-GB"/>
        </w:rPr>
      </w:pPr>
    </w:p>
    <w:p w14:paraId="59FD3B5A" w14:textId="719080D0" w:rsidR="00CD0AB3" w:rsidRPr="00457D7E" w:rsidRDefault="00CD0AB3">
      <w:pPr>
        <w:pStyle w:val="Kommentarer"/>
        <w:rPr>
          <w:lang w:val="en-GB"/>
        </w:rPr>
      </w:pPr>
      <w:r w:rsidRPr="00457D7E">
        <w:rPr>
          <w:lang w:val="en-GB"/>
        </w:rPr>
        <w:t xml:space="preserve">.. </w:t>
      </w:r>
      <w:proofErr w:type="gramStart"/>
      <w:r w:rsidRPr="00457D7E">
        <w:rPr>
          <w:lang w:val="en-GB"/>
        </w:rPr>
        <w:t>although</w:t>
      </w:r>
      <w:proofErr w:type="gramEnd"/>
      <w:r w:rsidRPr="00457D7E">
        <w:rPr>
          <w:lang w:val="en-GB"/>
        </w:rPr>
        <w:t xml:space="preserve">, what was the argument for that again? I’m a bit hesitant of removing data. I thought it was mainly to get one study per species to avoid uncertainty due to different experimental setups and such, but in this case it is the same lab group that did the same experiment, and since they </w:t>
      </w:r>
      <w:proofErr w:type="spellStart"/>
      <w:r w:rsidRPr="00457D7E">
        <w:rPr>
          <w:lang w:val="en-GB"/>
        </w:rPr>
        <w:t>analyzed</w:t>
      </w:r>
      <w:proofErr w:type="spellEnd"/>
      <w:r w:rsidRPr="00457D7E">
        <w:rPr>
          <w:lang w:val="en-GB"/>
        </w:rPr>
        <w:t xml:space="preserve"> all together they must have thought the data were comparable? I think this is the only known case in the data were it explicitly says data from different experiments were combined.</w:t>
      </w:r>
    </w:p>
  </w:comment>
  <w:comment w:id="215" w:author="Anna Gårdmark" w:date="2020-02-03T17:38:00Z" w:initials="AG">
    <w:p w14:paraId="168D59B9" w14:textId="14ADA0BC" w:rsidR="00CD0AB3" w:rsidRPr="00296320" w:rsidRDefault="00CD0AB3">
      <w:pPr>
        <w:pStyle w:val="Kommentarer"/>
        <w:rPr>
          <w:lang w:val="en-GB"/>
        </w:rPr>
      </w:pPr>
      <w:r>
        <w:rPr>
          <w:rStyle w:val="Kommentarsreferens"/>
        </w:rPr>
        <w:annotationRef/>
      </w:r>
      <w:proofErr w:type="gramStart"/>
      <w:r w:rsidRPr="00296320">
        <w:rPr>
          <w:lang w:val="en-GB"/>
        </w:rPr>
        <w:t>for</w:t>
      </w:r>
      <w:proofErr w:type="gramEnd"/>
      <w:r w:rsidRPr="00296320">
        <w:rPr>
          <w:lang w:val="en-GB"/>
        </w:rPr>
        <w:t xml:space="preserve"> consistency I guess. Also within research group can </w:t>
      </w:r>
      <w:r>
        <w:rPr>
          <w:lang w:val="en-GB"/>
        </w:rPr>
        <w:t xml:space="preserve">experimental protocols differ between </w:t>
      </w:r>
      <w:proofErr w:type="spellStart"/>
      <w:r>
        <w:rPr>
          <w:lang w:val="en-GB"/>
        </w:rPr>
        <w:t>expeirments</w:t>
      </w:r>
      <w:proofErr w:type="spellEnd"/>
      <w:r>
        <w:rPr>
          <w:lang w:val="en-GB"/>
        </w:rPr>
        <w:t xml:space="preserve"> (hopefully one learns from each experiment!), unless the second ones were explicitly set out to extend the first one. In that case it may be ok to include it I guess.</w:t>
      </w:r>
    </w:p>
  </w:comment>
  <w:comment w:id="216" w:author="Max Lindmark" w:date="2020-02-06T09:31:00Z" w:initials="ML">
    <w:p w14:paraId="474051D2" w14:textId="6DDCCA1E" w:rsidR="00CD0AB3" w:rsidRPr="00457D7E" w:rsidRDefault="00CD0AB3">
      <w:pPr>
        <w:pStyle w:val="Kommentarer"/>
        <w:rPr>
          <w:b/>
          <w:bCs/>
          <w:lang w:val="en-GB"/>
        </w:rPr>
      </w:pPr>
      <w:r w:rsidRPr="0026073A">
        <w:rPr>
          <w:rStyle w:val="Kommentarsreferens"/>
          <w:b/>
          <w:bCs/>
        </w:rPr>
        <w:annotationRef/>
      </w:r>
      <w:r w:rsidRPr="00457D7E">
        <w:rPr>
          <w:b/>
          <w:bCs/>
          <w:lang w:val="en-GB"/>
        </w:rPr>
        <w:t xml:space="preserve">From Jan: </w:t>
      </w:r>
      <w:r w:rsidRPr="0026073A">
        <w:rPr>
          <w:rStyle w:val="Kommentarsreferens"/>
          <w:b/>
          <w:bCs/>
        </w:rPr>
        <w:annotationRef/>
      </w:r>
      <w:r w:rsidRPr="00457D7E">
        <w:rPr>
          <w:b/>
          <w:bCs/>
          <w:lang w:val="en-GB"/>
        </w:rPr>
        <w:t xml:space="preserve">You mean combining the experiments but still having one dataset per species? </w:t>
      </w:r>
    </w:p>
  </w:comment>
  <w:comment w:id="217" w:author="Max Lindmark" w:date="2020-02-06T09:31:00Z" w:initials="ML">
    <w:p w14:paraId="7701872C" w14:textId="01180D97" w:rsidR="00CD0AB3" w:rsidRPr="00457D7E" w:rsidRDefault="00CD0AB3">
      <w:pPr>
        <w:pStyle w:val="Kommentarer"/>
        <w:rPr>
          <w:lang w:val="en-GB"/>
        </w:rPr>
      </w:pPr>
      <w:r>
        <w:rPr>
          <w:rStyle w:val="Kommentarsreferens"/>
        </w:rPr>
        <w:annotationRef/>
      </w:r>
      <w:r w:rsidRPr="00457D7E">
        <w:rPr>
          <w:lang w:val="en-GB"/>
        </w:rPr>
        <w:t xml:space="preserve">Yes, still one data set per species! The specific issue is the </w:t>
      </w:r>
      <w:proofErr w:type="spellStart"/>
      <w:r w:rsidRPr="00457D7E">
        <w:rPr>
          <w:lang w:val="en-GB"/>
        </w:rPr>
        <w:t>Björnsson</w:t>
      </w:r>
      <w:proofErr w:type="spellEnd"/>
      <w:r w:rsidRPr="00457D7E">
        <w:rPr>
          <w:lang w:val="en-GB"/>
        </w:rPr>
        <w:t xml:space="preserve"> example. It’s experimental data in a single paper by the same research group </w:t>
      </w:r>
      <w:proofErr w:type="spellStart"/>
      <w:r w:rsidRPr="00457D7E">
        <w:rPr>
          <w:lang w:val="en-GB"/>
        </w:rPr>
        <w:t>etc</w:t>
      </w:r>
      <w:proofErr w:type="spellEnd"/>
      <w:r w:rsidRPr="00457D7E">
        <w:rPr>
          <w:lang w:val="en-GB"/>
        </w:rPr>
        <w:t xml:space="preserve"> etc. But the experiments where conducted over the course of some years and partially published before this paper. </w:t>
      </w:r>
    </w:p>
    <w:p w14:paraId="6C09B323" w14:textId="77777777" w:rsidR="00CD0AB3" w:rsidRPr="00457D7E" w:rsidRDefault="00CD0AB3">
      <w:pPr>
        <w:pStyle w:val="Kommentarer"/>
        <w:rPr>
          <w:lang w:val="en-GB"/>
        </w:rPr>
      </w:pPr>
    </w:p>
    <w:p w14:paraId="2B7B6DCB" w14:textId="12C67162" w:rsidR="00CD0AB3" w:rsidRPr="00457D7E" w:rsidRDefault="00CD0AB3">
      <w:pPr>
        <w:pStyle w:val="Kommentarer"/>
        <w:rPr>
          <w:lang w:val="en-GB"/>
        </w:rPr>
      </w:pPr>
      <w:r w:rsidRPr="00457D7E">
        <w:rPr>
          <w:lang w:val="en-GB"/>
        </w:rPr>
        <w:t xml:space="preserve">The </w:t>
      </w:r>
      <w:proofErr w:type="spellStart"/>
      <w:r w:rsidRPr="00457D7E">
        <w:rPr>
          <w:lang w:val="en-GB"/>
        </w:rPr>
        <w:t>critera</w:t>
      </w:r>
      <w:proofErr w:type="spellEnd"/>
      <w:r w:rsidRPr="00457D7E">
        <w:rPr>
          <w:lang w:val="en-GB"/>
        </w:rPr>
        <w:t xml:space="preserve"> “one study per species” was not detailed enough for this situation! Is a “study” an experiment or an article? I don’t think it’s a question about consistency because this is the only situation (that I’m certain of at least). </w:t>
      </w:r>
    </w:p>
    <w:p w14:paraId="78A99E22" w14:textId="77777777" w:rsidR="00CD0AB3" w:rsidRPr="00457D7E" w:rsidRDefault="00CD0AB3">
      <w:pPr>
        <w:pStyle w:val="Kommentarer"/>
        <w:rPr>
          <w:lang w:val="en-GB"/>
        </w:rPr>
      </w:pPr>
    </w:p>
    <w:p w14:paraId="2AE7B15C" w14:textId="77777777" w:rsidR="00CD0AB3" w:rsidRPr="00457D7E" w:rsidRDefault="00CD0AB3">
      <w:pPr>
        <w:pStyle w:val="Kommentarer"/>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CD0AB3" w:rsidRPr="00457D7E" w:rsidRDefault="00CD0AB3">
      <w:pPr>
        <w:pStyle w:val="Kommentarer"/>
        <w:rPr>
          <w:lang w:val="en-GB"/>
        </w:rPr>
      </w:pPr>
    </w:p>
    <w:p w14:paraId="4A42D736" w14:textId="39477FC0" w:rsidR="00CD0AB3" w:rsidRPr="00457D7E" w:rsidRDefault="00CD0AB3">
      <w:pPr>
        <w:pStyle w:val="Kommentarer"/>
        <w:rPr>
          <w:lang w:val="en-GB"/>
        </w:rPr>
      </w:pPr>
      <w:r w:rsidRPr="00457D7E">
        <w:rPr>
          <w:lang w:val="en-GB"/>
        </w:rPr>
        <w:t>I changed “study” to “article” for now, but also partly because I’d rather not rerun any models now…</w:t>
      </w:r>
    </w:p>
  </w:comment>
  <w:comment w:id="218" w:author="Max Lindmark" w:date="2020-05-04T16:48:00Z" w:initials="ML">
    <w:p w14:paraId="4B3F0793" w14:textId="496CEC0D" w:rsidR="00CD0AB3" w:rsidRPr="00AE4A5F" w:rsidRDefault="00CD0AB3">
      <w:pPr>
        <w:pStyle w:val="Kommentarer"/>
        <w:rPr>
          <w:lang w:val="en-GB"/>
        </w:rPr>
      </w:pPr>
      <w:r w:rsidRPr="00D9660B">
        <w:rPr>
          <w:rStyle w:val="Kommentarsreferens"/>
          <w:highlight w:val="yellow"/>
        </w:rPr>
        <w:annotationRef/>
      </w:r>
      <w:r w:rsidRPr="00AE4A5F">
        <w:rPr>
          <w:highlight w:val="yellow"/>
          <w:lang w:val="en-GB"/>
        </w:rPr>
        <w:t xml:space="preserve">Ok, I changed back to study. In the </w:t>
      </w:r>
      <w:proofErr w:type="spellStart"/>
      <w:r w:rsidRPr="00AE4A5F">
        <w:rPr>
          <w:highlight w:val="yellow"/>
          <w:lang w:val="en-GB"/>
        </w:rPr>
        <w:t>Björnson</w:t>
      </w:r>
      <w:proofErr w:type="spellEnd"/>
      <w:r w:rsidRPr="00AE4A5F">
        <w:rPr>
          <w:highlight w:val="yellow"/>
          <w:lang w:val="en-GB"/>
        </w:rPr>
        <w:t xml:space="preserve"> case, the criteria weren’t clear enough to make a decision, I think! Obviously, the data from the different trials and comparable enough for the original authors to use them in the same analysis! To me that’s a good argument for using the </w:t>
      </w:r>
      <w:proofErr w:type="spellStart"/>
      <w:r w:rsidRPr="00AE4A5F">
        <w:rPr>
          <w:highlight w:val="yellow"/>
          <w:lang w:val="en-GB"/>
        </w:rPr>
        <w:t>Björnsson</w:t>
      </w:r>
      <w:proofErr w:type="spellEnd"/>
      <w:r w:rsidRPr="00AE4A5F">
        <w:rPr>
          <w:highlight w:val="yellow"/>
          <w:lang w:val="en-GB"/>
        </w:rPr>
        <w:t xml:space="preserve"> 2007 data, even though the experiments where not conducted at the same time. I made a note about this in the column for notes</w:t>
      </w:r>
    </w:p>
  </w:comment>
  <w:comment w:id="225" w:author="Jan Ohlberger" w:date="2020-05-22T13:21:00Z" w:initials="Ca">
    <w:p w14:paraId="26093896" w14:textId="72556FE0" w:rsidR="00CD0AB3" w:rsidRPr="00AE4A5F" w:rsidRDefault="00CD0AB3">
      <w:pPr>
        <w:pStyle w:val="Kommentarer"/>
        <w:rPr>
          <w:lang w:val="en-GB"/>
        </w:rPr>
      </w:pPr>
      <w:r>
        <w:rPr>
          <w:rStyle w:val="Kommentarsreferens"/>
        </w:rPr>
        <w:annotationRef/>
      </w:r>
      <w:r w:rsidRPr="00AE4A5F">
        <w:rPr>
          <w:lang w:val="en-GB"/>
        </w:rPr>
        <w:t>I think we should try to be consistent with the terms to be as clear as possible, and my preference would be either “optimum temperature for growth” or “optimum growth temperature”</w:t>
      </w:r>
    </w:p>
  </w:comment>
  <w:comment w:id="226" w:author="Anna Gårdmark" w:date="2020-06-21T08:13:00Z" w:initials="AG">
    <w:p w14:paraId="4EB933F2" w14:textId="6AA2DAC4" w:rsidR="00CD0AB3" w:rsidRPr="002621BA" w:rsidRDefault="00CD0AB3">
      <w:pPr>
        <w:pStyle w:val="Kommentarer"/>
        <w:rPr>
          <w:lang w:val="en-GB"/>
        </w:rPr>
      </w:pPr>
      <w:r>
        <w:rPr>
          <w:rStyle w:val="Kommentarsreferens"/>
        </w:rPr>
        <w:annotationRef/>
      </w:r>
      <w:proofErr w:type="gramStart"/>
      <w:r w:rsidRPr="002621BA">
        <w:rPr>
          <w:lang w:val="en-GB"/>
        </w:rPr>
        <w:t>optimum</w:t>
      </w:r>
      <w:proofErr w:type="gramEnd"/>
      <w:r w:rsidRPr="002621BA">
        <w:rPr>
          <w:lang w:val="en-GB"/>
        </w:rPr>
        <w:t xml:space="preserve"> temperature for growth is my </w:t>
      </w:r>
      <w:proofErr w:type="spellStart"/>
      <w:r w:rsidRPr="002621BA">
        <w:rPr>
          <w:lang w:val="en-GB"/>
        </w:rPr>
        <w:t>pref</w:t>
      </w:r>
      <w:proofErr w:type="spellEnd"/>
      <w:r w:rsidRPr="002621BA">
        <w:rPr>
          <w:lang w:val="en-GB"/>
        </w:rPr>
        <w:t xml:space="preserve"> </w:t>
      </w:r>
    </w:p>
  </w:comment>
  <w:comment w:id="229" w:author="Jan Ohlberger" w:date="2020-05-22T13:23:00Z" w:initials="Ca">
    <w:p w14:paraId="52B1E972" w14:textId="0A56BAF9" w:rsidR="00CD0AB3" w:rsidRPr="00AE4A5F" w:rsidRDefault="00CD0AB3">
      <w:pPr>
        <w:pStyle w:val="Kommentarer"/>
        <w:rPr>
          <w:lang w:val="en-GB"/>
        </w:rPr>
      </w:pPr>
      <w:r>
        <w:rPr>
          <w:rStyle w:val="Kommentarsreferens"/>
        </w:rPr>
        <w:annotationRef/>
      </w:r>
      <w:r w:rsidRPr="00AE4A5F">
        <w:rPr>
          <w:lang w:val="en-GB"/>
        </w:rPr>
        <w:t xml:space="preserve">We should do it in the order of the previous sentence since we use ‘respectively’ – so either mention this at the end here, change order in the previous sentence – or add the numbers in parentheses to the first sentence following each rate. </w:t>
      </w:r>
    </w:p>
  </w:comment>
  <w:comment w:id="230" w:author="Anna Gårdmark" w:date="2020-06-21T08:15:00Z" w:initials="AG">
    <w:p w14:paraId="72A8FEF1" w14:textId="5AD464DE" w:rsidR="00CD0AB3" w:rsidRPr="002A7D35" w:rsidRDefault="00CD0AB3">
      <w:pPr>
        <w:pStyle w:val="Kommentarer"/>
        <w:rPr>
          <w:lang w:val="en-GB"/>
        </w:rPr>
      </w:pPr>
      <w:r>
        <w:rPr>
          <w:rStyle w:val="Kommentarsreferens"/>
        </w:rPr>
        <w:annotationRef/>
      </w:r>
      <w:proofErr w:type="gramStart"/>
      <w:r w:rsidRPr="002A7D35">
        <w:rPr>
          <w:lang w:val="en-GB"/>
        </w:rPr>
        <w:t>doesn’t</w:t>
      </w:r>
      <w:proofErr w:type="gramEnd"/>
      <w:r w:rsidRPr="002A7D35">
        <w:rPr>
          <w:lang w:val="en-GB"/>
        </w:rPr>
        <w:t xml:space="preserve"> really work to let the ’respectively’ refer to an order in the previous sentence</w:t>
      </w:r>
      <w:r>
        <w:rPr>
          <w:lang w:val="en-GB"/>
        </w:rPr>
        <w:t>; see alt suggestion in track changes</w:t>
      </w:r>
    </w:p>
  </w:comment>
  <w:comment w:id="233" w:author="Max Lindmark" w:date="2020-05-08T12:50:00Z" w:initials="ML">
    <w:p w14:paraId="51BFBAC5" w14:textId="52C9D5E3" w:rsidR="00CD0AB3" w:rsidRPr="00AE4A5F" w:rsidRDefault="00CD0AB3">
      <w:pPr>
        <w:pStyle w:val="Kommentarer"/>
        <w:rPr>
          <w:lang w:val="en-GB"/>
        </w:rPr>
      </w:pPr>
      <w:r w:rsidRPr="00D9660B">
        <w:rPr>
          <w:rStyle w:val="Kommentarsreferens"/>
          <w:highlight w:val="yellow"/>
        </w:rPr>
        <w:annotationRef/>
      </w:r>
      <w:r w:rsidRPr="00AE4A5F">
        <w:rPr>
          <w:highlight w:val="yellow"/>
          <w:lang w:val="en-GB"/>
        </w:rPr>
        <w:t>I used Beta for regression coefficients in the log-linear models and gamma for the polynomial models. Could also use beta all the way or different symbols for every model</w:t>
      </w:r>
      <w:proofErr w:type="gramStart"/>
      <w:r w:rsidRPr="00AE4A5F">
        <w:rPr>
          <w:highlight w:val="yellow"/>
          <w:lang w:val="en-GB"/>
        </w:rPr>
        <w:t>..</w:t>
      </w:r>
      <w:proofErr w:type="gramEnd"/>
    </w:p>
  </w:comment>
  <w:comment w:id="234" w:author="Jan Ohlberger" w:date="2020-05-22T13:29:00Z" w:initials="Ca">
    <w:p w14:paraId="6AE25E60" w14:textId="5904B3F5" w:rsidR="00CD0AB3" w:rsidRPr="00AE4A5F" w:rsidRDefault="00CD0AB3">
      <w:pPr>
        <w:pStyle w:val="Kommentarer"/>
        <w:rPr>
          <w:lang w:val="en-GB"/>
        </w:rPr>
      </w:pPr>
      <w:r>
        <w:rPr>
          <w:rStyle w:val="Kommentarsreferens"/>
        </w:rPr>
        <w:annotationRef/>
      </w:r>
      <w:r w:rsidRPr="00AE4A5F">
        <w:rPr>
          <w:lang w:val="en-GB"/>
        </w:rPr>
        <w:t xml:space="preserve">I feel bad making this comment, because I know you changed this throughout now, but I’ve thought about the term more and considering that most studies call this optimum also for metabolism, we should probably stick to that. The reason is that peak temperature could be interpreted as the highest temperature instead of the temperature at which the rate is maximized – </w:t>
      </w:r>
      <w:proofErr w:type="gramStart"/>
      <w:r w:rsidRPr="00AE4A5F">
        <w:rPr>
          <w:lang w:val="en-GB"/>
        </w:rPr>
        <w:t>thoughts !?</w:t>
      </w:r>
      <w:proofErr w:type="gramEnd"/>
    </w:p>
  </w:comment>
  <w:comment w:id="235" w:author="Anna Gårdmark" w:date="2020-06-21T08:17:00Z" w:initials="AG">
    <w:p w14:paraId="2FA40499" w14:textId="14B4F2EF" w:rsidR="00CD0AB3" w:rsidRPr="002A7D35" w:rsidRDefault="00CD0AB3">
      <w:pPr>
        <w:pStyle w:val="Kommentarer"/>
        <w:rPr>
          <w:lang w:val="en-GB"/>
        </w:rPr>
      </w:pPr>
      <w:r>
        <w:rPr>
          <w:rStyle w:val="Kommentarsreferens"/>
        </w:rPr>
        <w:annotationRef/>
      </w:r>
      <w:proofErr w:type="gramStart"/>
      <w:r w:rsidRPr="002A7D35">
        <w:rPr>
          <w:lang w:val="en-GB"/>
        </w:rPr>
        <w:t>peak</w:t>
      </w:r>
      <w:proofErr w:type="gramEnd"/>
      <w:r w:rsidRPr="002A7D35">
        <w:rPr>
          <w:lang w:val="en-GB"/>
        </w:rPr>
        <w:t xml:space="preserve"> temp to me reads as the highest temperature</w:t>
      </w:r>
      <w:r>
        <w:rPr>
          <w:lang w:val="en-GB"/>
        </w:rPr>
        <w:t>, which I guess is not what you’</w:t>
      </w:r>
      <w:r w:rsidRPr="002A7D35">
        <w:rPr>
          <w:lang w:val="en-GB"/>
        </w:rPr>
        <w:t>re after</w:t>
      </w:r>
      <w:r>
        <w:rPr>
          <w:lang w:val="en-GB"/>
        </w:rPr>
        <w:t>. Careful readers would perhaps understand what you mean, but most aren’t…  An alternative to changing back is to have a first sentence below where you explicitly state how you define the term ‘peak’ temperature (now you define which data set you refer to, which is a different thing)</w:t>
      </w:r>
    </w:p>
  </w:comment>
  <w:comment w:id="241" w:author="Anna Gårdmark" w:date="2020-06-21T08:52:00Z" w:initials="AG">
    <w:p w14:paraId="1FEFA188" w14:textId="7354F162" w:rsidR="00CD0AB3" w:rsidRPr="00702767" w:rsidRDefault="00CD0AB3">
      <w:pPr>
        <w:pStyle w:val="Kommentarer"/>
        <w:rPr>
          <w:lang w:val="en-GB"/>
        </w:rPr>
      </w:pPr>
      <w:r>
        <w:rPr>
          <w:rStyle w:val="Kommentarsreferens"/>
        </w:rPr>
        <w:annotationRef/>
      </w:r>
      <w:proofErr w:type="gramStart"/>
      <w:r w:rsidRPr="00702767">
        <w:rPr>
          <w:lang w:val="en-GB"/>
        </w:rPr>
        <w:t>with</w:t>
      </w:r>
      <w:proofErr w:type="gramEnd"/>
      <w:r w:rsidRPr="00702767">
        <w:rPr>
          <w:lang w:val="en-GB"/>
        </w:rPr>
        <w:t xml:space="preserve"> this sentence, you have to include ’below peak temps’, and not just ’peak temps’.</w:t>
      </w:r>
    </w:p>
  </w:comment>
  <w:comment w:id="239" w:author="Jan Ohlberger" w:date="2020-05-22T13:28:00Z" w:initials="Ca">
    <w:p w14:paraId="68871673" w14:textId="47C4FB1D" w:rsidR="00CD0AB3" w:rsidRPr="00AE4A5F" w:rsidRDefault="00CD0AB3">
      <w:pPr>
        <w:pStyle w:val="Kommentarer"/>
        <w:rPr>
          <w:lang w:val="en-GB"/>
        </w:rPr>
      </w:pPr>
      <w:r>
        <w:rPr>
          <w:rStyle w:val="Kommentarsreferens"/>
        </w:rPr>
        <w:annotationRef/>
      </w:r>
      <w:r w:rsidRPr="00AE4A5F">
        <w:rPr>
          <w:lang w:val="en-GB"/>
        </w:rPr>
        <w:t xml:space="preserve">Refers to the </w:t>
      </w:r>
      <w:r w:rsidRPr="00972C7F">
        <w:rPr>
          <w:rFonts w:cstheme="minorHAnsi"/>
          <w:bCs/>
          <w:lang w:val="en-GB"/>
        </w:rPr>
        <w:t>temperature at which the rate was maximized</w:t>
      </w:r>
      <w:r>
        <w:rPr>
          <w:rFonts w:cstheme="minorHAnsi"/>
          <w:bCs/>
          <w:lang w:val="en-GB"/>
        </w:rPr>
        <w:t xml:space="preserve"> </w:t>
      </w:r>
    </w:p>
  </w:comment>
  <w:comment w:id="242" w:author="Max Lindmark" w:date="2020-05-19T16:29:00Z" w:initials="ML">
    <w:p w14:paraId="4F44CEAD" w14:textId="71C47AB6" w:rsidR="00CD0AB3" w:rsidRPr="00AE4A5F" w:rsidRDefault="00CD0AB3">
      <w:pPr>
        <w:pStyle w:val="Kommentarer"/>
        <w:rPr>
          <w:lang w:val="en-GB"/>
        </w:rPr>
      </w:pPr>
      <w:r w:rsidRPr="00AA3CA6">
        <w:rPr>
          <w:rStyle w:val="Kommentarsreferens"/>
          <w:highlight w:val="yellow"/>
        </w:rPr>
        <w:annotationRef/>
      </w:r>
      <w:r w:rsidRPr="00AE4A5F">
        <w:rPr>
          <w:highlight w:val="yellow"/>
          <w:lang w:val="en-GB"/>
        </w:rPr>
        <w:t>Another reason for fitting on log scale is that the errors are log-normal, which some people have found is appropriate (E.g. Rangel &amp; Johnson). Not sure we need to say that though!</w:t>
      </w:r>
    </w:p>
  </w:comment>
  <w:comment w:id="244" w:author="Jan Ohlberger" w:date="2020-05-22T13:37:00Z" w:initials="Ca">
    <w:p w14:paraId="64C299B4" w14:textId="52D1D7C2" w:rsidR="00CD0AB3" w:rsidRPr="00AE4A5F" w:rsidRDefault="00CD0AB3">
      <w:pPr>
        <w:pStyle w:val="Kommentarer"/>
        <w:rPr>
          <w:lang w:val="en-GB"/>
        </w:rPr>
      </w:pPr>
      <w:r>
        <w:rPr>
          <w:rStyle w:val="Kommentarsreferens"/>
        </w:rPr>
        <w:annotationRef/>
      </w:r>
      <w:r w:rsidRPr="00AE4A5F">
        <w:rPr>
          <w:lang w:val="en-GB"/>
        </w:rPr>
        <w:t>?</w:t>
      </w:r>
    </w:p>
  </w:comment>
  <w:comment w:id="246" w:author="Max Lindmark" w:date="2020-05-06T10:57:00Z" w:initials="ML">
    <w:p w14:paraId="79B463C0" w14:textId="77777777" w:rsidR="00CD0AB3" w:rsidRPr="005B1846" w:rsidRDefault="00CD0AB3">
      <w:pPr>
        <w:pStyle w:val="Kommentarer"/>
        <w:rPr>
          <w:highlight w:val="yellow"/>
        </w:rPr>
      </w:pPr>
      <w:r w:rsidRPr="009F703F">
        <w:rPr>
          <w:rStyle w:val="Kommentarsreferens"/>
          <w:highlight w:val="yellow"/>
        </w:rPr>
        <w:annotationRef/>
      </w:r>
      <w:r w:rsidRPr="00AE4A5F">
        <w:rPr>
          <w:highlight w:val="yellow"/>
          <w:lang w:val="en-GB"/>
        </w:rPr>
        <w:t xml:space="preserve">OK, I changed the indexing again… After revisiting this I found the brackets confusing… This is more like the </w:t>
      </w:r>
      <w:proofErr w:type="spellStart"/>
      <w:r w:rsidRPr="00AE4A5F">
        <w:rPr>
          <w:highlight w:val="yellow"/>
          <w:lang w:val="en-GB"/>
        </w:rPr>
        <w:t>Rstanarm</w:t>
      </w:r>
      <w:proofErr w:type="spellEnd"/>
      <w:r w:rsidRPr="00AE4A5F">
        <w:rPr>
          <w:highlight w:val="yellow"/>
          <w:lang w:val="en-GB"/>
        </w:rPr>
        <w:t xml:space="preserve"> manual I link to in the e-mail, except they put all in one line. </w:t>
      </w:r>
      <w:proofErr w:type="spellStart"/>
      <w:r w:rsidRPr="005B1846">
        <w:rPr>
          <w:highlight w:val="yellow"/>
        </w:rPr>
        <w:t>I.e</w:t>
      </w:r>
      <w:proofErr w:type="spellEnd"/>
      <w:r w:rsidRPr="005B1846">
        <w:rPr>
          <w:highlight w:val="yellow"/>
        </w:rPr>
        <w:t>:</w:t>
      </w:r>
    </w:p>
    <w:p w14:paraId="4491372E" w14:textId="77777777" w:rsidR="00CD0AB3" w:rsidRPr="005B1846" w:rsidRDefault="00CD0AB3">
      <w:pPr>
        <w:pStyle w:val="Kommentarer"/>
        <w:rPr>
          <w:highlight w:val="yellow"/>
        </w:rPr>
      </w:pPr>
    </w:p>
    <w:p w14:paraId="466A0651" w14:textId="77777777" w:rsidR="00CD0AB3" w:rsidRPr="009F703F" w:rsidRDefault="00CD0AB3">
      <w:pPr>
        <w:pStyle w:val="Kommentarer"/>
        <w:rPr>
          <w:highlight w:val="yellow"/>
        </w:rPr>
      </w:pPr>
      <w:r w:rsidRPr="009F703F">
        <w:rPr>
          <w:highlight w:val="yellow"/>
        </w:rPr>
        <w:t>Y ~ Normal(beta_0 + beta_1*X …, sigma)</w:t>
      </w:r>
    </w:p>
    <w:p w14:paraId="313AAED3" w14:textId="77777777" w:rsidR="00CD0AB3" w:rsidRPr="009F703F" w:rsidRDefault="00CD0AB3">
      <w:pPr>
        <w:pStyle w:val="Kommentarer"/>
        <w:rPr>
          <w:highlight w:val="yellow"/>
        </w:rPr>
      </w:pPr>
    </w:p>
    <w:p w14:paraId="1BC8BA65" w14:textId="77777777" w:rsidR="00CD0AB3" w:rsidRPr="005B1846" w:rsidRDefault="00CD0AB3">
      <w:pPr>
        <w:pStyle w:val="Kommentarer"/>
        <w:rPr>
          <w:highlight w:val="yellow"/>
        </w:rPr>
      </w:pPr>
      <w:proofErr w:type="spellStart"/>
      <w:r w:rsidRPr="005B1846">
        <w:rPr>
          <w:highlight w:val="yellow"/>
        </w:rPr>
        <w:t>Instead</w:t>
      </w:r>
      <w:proofErr w:type="spellEnd"/>
      <w:r w:rsidRPr="005B1846">
        <w:rPr>
          <w:highlight w:val="yellow"/>
        </w:rPr>
        <w:t xml:space="preserve"> </w:t>
      </w:r>
      <w:proofErr w:type="spellStart"/>
      <w:r w:rsidRPr="005B1846">
        <w:rPr>
          <w:highlight w:val="yellow"/>
        </w:rPr>
        <w:t>of</w:t>
      </w:r>
      <w:proofErr w:type="spellEnd"/>
      <w:r w:rsidRPr="005B1846">
        <w:rPr>
          <w:highlight w:val="yellow"/>
        </w:rPr>
        <w:t>:</w:t>
      </w:r>
    </w:p>
    <w:p w14:paraId="5E86C3CA" w14:textId="77777777" w:rsidR="00CD0AB3" w:rsidRPr="005B1846" w:rsidRDefault="00CD0AB3">
      <w:pPr>
        <w:pStyle w:val="Kommentarer"/>
        <w:rPr>
          <w:highlight w:val="yellow"/>
        </w:rPr>
      </w:pPr>
    </w:p>
    <w:p w14:paraId="177B0834" w14:textId="678F688D" w:rsidR="00CD0AB3" w:rsidRPr="005B1846" w:rsidRDefault="00CD0AB3" w:rsidP="005A3602">
      <w:pPr>
        <w:pStyle w:val="Kommentarer"/>
        <w:rPr>
          <w:highlight w:val="yellow"/>
        </w:rPr>
      </w:pPr>
      <w:r w:rsidRPr="005B1846">
        <w:rPr>
          <w:highlight w:val="yellow"/>
        </w:rPr>
        <w:t>Y ~ Normal(mu, sigma)</w:t>
      </w:r>
    </w:p>
    <w:p w14:paraId="4EB88D0B" w14:textId="16836F47" w:rsidR="00CD0AB3" w:rsidRDefault="00CD0AB3" w:rsidP="005A3602">
      <w:pPr>
        <w:pStyle w:val="Kommentarer"/>
      </w:pPr>
      <w:r w:rsidRPr="009F703F">
        <w:rPr>
          <w:highlight w:val="yellow"/>
        </w:rPr>
        <w:t>mu = (beta_0 + beta_1*X …</w:t>
      </w:r>
    </w:p>
    <w:p w14:paraId="11EA8E31" w14:textId="7EA36C82" w:rsidR="00CD0AB3" w:rsidRPr="005A3602" w:rsidRDefault="00CD0AB3">
      <w:pPr>
        <w:pStyle w:val="Kommentarer"/>
      </w:pPr>
    </w:p>
  </w:comment>
  <w:comment w:id="247" w:author="Jan Ohlberger" w:date="2020-05-22T13:38:00Z" w:initials="Ca">
    <w:p w14:paraId="574F04C4" w14:textId="1CDAF6A7" w:rsidR="00CD0AB3" w:rsidRPr="00AE4A5F" w:rsidRDefault="00CD0AB3">
      <w:pPr>
        <w:pStyle w:val="Kommentarer"/>
        <w:rPr>
          <w:lang w:val="en-GB"/>
        </w:rPr>
      </w:pPr>
      <w:r>
        <w:rPr>
          <w:rStyle w:val="Kommentarsreferens"/>
        </w:rPr>
        <w:annotationRef/>
      </w:r>
      <w:r w:rsidRPr="00AE4A5F">
        <w:rPr>
          <w:lang w:val="en-GB"/>
        </w:rPr>
        <w:t>I like it better in separate lines</w:t>
      </w:r>
    </w:p>
  </w:comment>
  <w:comment w:id="252" w:author="Max Lindmark" w:date="2020-02-06T10:15:00Z" w:initials="ML">
    <w:p w14:paraId="285743D9" w14:textId="77777777" w:rsidR="00CD0AB3" w:rsidRPr="00457D7E" w:rsidRDefault="00CD0AB3" w:rsidP="00B83627">
      <w:pPr>
        <w:pStyle w:val="Kommentarer"/>
        <w:rPr>
          <w:lang w:val="en-GB"/>
        </w:rPr>
      </w:pPr>
      <w:r>
        <w:rPr>
          <w:rStyle w:val="Kommentarsreferens"/>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253" w:author="Max Lindmark" w:date="2020-05-08T15:33:00Z" w:initials="ML">
    <w:p w14:paraId="76ABA788" w14:textId="77777777" w:rsidR="00CD0AB3" w:rsidRPr="00AE4A5F" w:rsidRDefault="00CD0AB3">
      <w:pPr>
        <w:pStyle w:val="Kommentarer"/>
        <w:rPr>
          <w:highlight w:val="yellow"/>
          <w:lang w:val="en-GB"/>
        </w:rPr>
      </w:pPr>
      <w:r w:rsidRPr="00BA2E4E">
        <w:rPr>
          <w:rStyle w:val="Kommentarsreferens"/>
          <w:highlight w:val="yellow"/>
        </w:rPr>
        <w:annotationRef/>
      </w:r>
      <w:r w:rsidRPr="00AE4A5F">
        <w:rPr>
          <w:highlight w:val="yellow"/>
          <w:lang w:val="en-GB"/>
        </w:rPr>
        <w:t xml:space="preserve">The issue is that the dots over j and </w:t>
      </w:r>
      <w:proofErr w:type="spellStart"/>
      <w:r w:rsidRPr="00AE4A5F">
        <w:rPr>
          <w:highlight w:val="yellow"/>
          <w:lang w:val="en-GB"/>
        </w:rPr>
        <w:t>i</w:t>
      </w:r>
      <w:proofErr w:type="spellEnd"/>
      <w:r w:rsidRPr="00AE4A5F">
        <w:rPr>
          <w:highlight w:val="yellow"/>
          <w:lang w:val="en-GB"/>
        </w:rPr>
        <w:t xml:space="preserve"> are not displayed when there’s </w:t>
      </w:r>
      <w:proofErr w:type="spellStart"/>
      <w:r w:rsidRPr="00AE4A5F">
        <w:rPr>
          <w:highlight w:val="yellow"/>
          <w:lang w:val="en-GB"/>
        </w:rPr>
        <w:t>a</w:t>
      </w:r>
      <w:proofErr w:type="spellEnd"/>
      <w:r w:rsidRPr="00AE4A5F">
        <w:rPr>
          <w:highlight w:val="yellow"/>
          <w:lang w:val="en-GB"/>
        </w:rPr>
        <w:t xml:space="preserve"> accent over the term. </w:t>
      </w:r>
    </w:p>
    <w:p w14:paraId="694E7EC4" w14:textId="77777777" w:rsidR="00CD0AB3" w:rsidRPr="00AE4A5F" w:rsidRDefault="00CD0AB3">
      <w:pPr>
        <w:pStyle w:val="Kommentarer"/>
        <w:rPr>
          <w:highlight w:val="yellow"/>
          <w:lang w:val="en-GB"/>
        </w:rPr>
      </w:pPr>
    </w:p>
    <w:p w14:paraId="338BA8E4" w14:textId="165225A9" w:rsidR="00CD0AB3" w:rsidRPr="00AE4A5F" w:rsidRDefault="00CD0AB3">
      <w:pPr>
        <w:pStyle w:val="Kommentarer"/>
        <w:rPr>
          <w:lang w:val="en-GB"/>
        </w:rPr>
      </w:pPr>
      <w:r w:rsidRPr="00AE4A5F">
        <w:rPr>
          <w:highlight w:val="yellow"/>
          <w:lang w:val="en-GB"/>
        </w:rPr>
        <w:t xml:space="preserve">However, sine </w:t>
      </w:r>
      <w:proofErr w:type="spellStart"/>
      <w:r w:rsidRPr="00AE4A5F">
        <w:rPr>
          <w:highlight w:val="yellow"/>
          <w:lang w:val="en-GB"/>
        </w:rPr>
        <w:t>i</w:t>
      </w:r>
      <w:proofErr w:type="spellEnd"/>
      <w:r w:rsidRPr="00AE4A5F">
        <w:rPr>
          <w:highlight w:val="yellow"/>
          <w:lang w:val="en-GB"/>
        </w:rPr>
        <w:t xml:space="preserve"> is a common index of row, I won’t change subscript just yet. I will see how it looks in the pre-print, and in the end</w:t>
      </w:r>
      <w:proofErr w:type="gramStart"/>
      <w:r w:rsidRPr="00AE4A5F">
        <w:rPr>
          <w:highlight w:val="yellow"/>
          <w:lang w:val="en-GB"/>
        </w:rPr>
        <w:t>,  it</w:t>
      </w:r>
      <w:proofErr w:type="gramEnd"/>
      <w:r w:rsidRPr="00AE4A5F">
        <w:rPr>
          <w:highlight w:val="yellow"/>
          <w:lang w:val="en-GB"/>
        </w:rPr>
        <w:t xml:space="preserve"> seems like a typesetting issue…</w:t>
      </w:r>
    </w:p>
  </w:comment>
  <w:comment w:id="251" w:author="Max Lindmark" w:date="2020-05-11T08:44:00Z" w:initials="ML">
    <w:p w14:paraId="6455117B" w14:textId="1276E7D6" w:rsidR="00CD0AB3" w:rsidRPr="00AE4A5F" w:rsidRDefault="00CD0AB3">
      <w:pPr>
        <w:pStyle w:val="Kommentarer"/>
        <w:rPr>
          <w:lang w:val="en-GB"/>
        </w:rPr>
      </w:pPr>
      <w:r w:rsidRPr="00811CB0">
        <w:rPr>
          <w:rStyle w:val="Kommentarsreferens"/>
          <w:highlight w:val="yellow"/>
        </w:rPr>
        <w:annotationRef/>
      </w:r>
      <w:r w:rsidRPr="00AE4A5F">
        <w:rPr>
          <w:rStyle w:val="Kommentarsreferens"/>
          <w:highlight w:val="yellow"/>
          <w:lang w:val="en-GB"/>
        </w:rPr>
        <w:t>Both variables are mean-</w:t>
      </w:r>
      <w:proofErr w:type="spellStart"/>
      <w:r w:rsidRPr="00AE4A5F">
        <w:rPr>
          <w:rStyle w:val="Kommentarsreferens"/>
          <w:highlight w:val="yellow"/>
          <w:lang w:val="en-GB"/>
        </w:rPr>
        <w:t>centered</w:t>
      </w:r>
      <w:proofErr w:type="spellEnd"/>
      <w:r w:rsidRPr="00AE4A5F">
        <w:rPr>
          <w:rStyle w:val="Kommentarsreferens"/>
          <w:highlight w:val="yellow"/>
          <w:lang w:val="en-GB"/>
        </w:rPr>
        <w:t xml:space="preserve"> such that 0 is the overall mean across all species. So there’s no </w:t>
      </w:r>
      <w:proofErr w:type="spellStart"/>
      <w:r w:rsidRPr="00AE4A5F">
        <w:rPr>
          <w:rStyle w:val="Kommentarsreferens"/>
          <w:highlight w:val="yellow"/>
          <w:lang w:val="en-GB"/>
        </w:rPr>
        <w:t>i</w:t>
      </w:r>
      <w:proofErr w:type="spellEnd"/>
      <w:r w:rsidRPr="00AE4A5F">
        <w:rPr>
          <w:rStyle w:val="Kommentarsreferens"/>
          <w:highlight w:val="yellow"/>
          <w:lang w:val="en-GB"/>
        </w:rPr>
        <w:t xml:space="preserve"> or j index for the mean term here, does that make sense to you?</w:t>
      </w:r>
    </w:p>
  </w:comment>
  <w:comment w:id="250" w:author="Jan Ohlberger" w:date="2020-05-22T13:40:00Z" w:initials="Ca">
    <w:p w14:paraId="1735288E" w14:textId="013EFA38" w:rsidR="00CD0AB3" w:rsidRPr="00AE4A5F" w:rsidRDefault="00CD0AB3">
      <w:pPr>
        <w:pStyle w:val="Kommentarer"/>
        <w:rPr>
          <w:lang w:val="en-GB"/>
        </w:rPr>
      </w:pPr>
      <w:r>
        <w:rPr>
          <w:rStyle w:val="Kommentarsreferens"/>
        </w:rPr>
        <w:annotationRef/>
      </w:r>
      <w:r w:rsidRPr="00AE4A5F">
        <w:rPr>
          <w:lang w:val="en-GB"/>
        </w:rPr>
        <w:t>You could just drop this I think. Mean-</w:t>
      </w:r>
      <w:proofErr w:type="spellStart"/>
      <w:r w:rsidRPr="00AE4A5F">
        <w:rPr>
          <w:lang w:val="en-GB"/>
        </w:rPr>
        <w:t>centered</w:t>
      </w:r>
      <w:proofErr w:type="spellEnd"/>
      <w:r w:rsidRPr="00AE4A5F">
        <w:rPr>
          <w:lang w:val="en-GB"/>
        </w:rPr>
        <w:t xml:space="preserve"> is self-explanatory and commonly used.</w:t>
      </w:r>
    </w:p>
  </w:comment>
  <w:comment w:id="254" w:author="Jan Ohlberger" w:date="2020-05-22T13:43:00Z" w:initials="Ca">
    <w:p w14:paraId="592CF255" w14:textId="62A12DB3" w:rsidR="00CD0AB3" w:rsidRPr="00AE4A5F" w:rsidRDefault="00CD0AB3">
      <w:pPr>
        <w:pStyle w:val="Kommentarer"/>
        <w:rPr>
          <w:lang w:val="en-GB"/>
        </w:rPr>
      </w:pPr>
      <w:r>
        <w:rPr>
          <w:rStyle w:val="Kommentarsreferens"/>
        </w:rPr>
        <w:annotationRef/>
      </w:r>
      <w:r w:rsidRPr="00AE4A5F">
        <w:rPr>
          <w:lang w:val="en-GB"/>
        </w:rPr>
        <w:t xml:space="preserve"> Is that because some studies only record the size class? The ‘geometric mean’ would then be the same – so maybe not necessary to mention here? I’m thinking it might be confusing at this point, and is mentioned again below anyway.</w:t>
      </w:r>
    </w:p>
  </w:comment>
  <w:comment w:id="257" w:author="Max Lindmark" w:date="2020-05-05T14:25:00Z" w:initials="ML">
    <w:p w14:paraId="6E478F5B" w14:textId="53315848" w:rsidR="00CD0AB3" w:rsidRPr="00AE4A5F" w:rsidRDefault="00CD0AB3">
      <w:pPr>
        <w:pStyle w:val="Kommentarer"/>
        <w:rPr>
          <w:lang w:val="en-GB"/>
        </w:rPr>
      </w:pPr>
      <w:r w:rsidRPr="00CB33BB">
        <w:rPr>
          <w:rStyle w:val="Kommentarsreferens"/>
          <w:highlight w:val="yellow"/>
        </w:rPr>
        <w:annotationRef/>
      </w:r>
      <w:r w:rsidRPr="00AE4A5F">
        <w:rPr>
          <w:highlight w:val="yellow"/>
          <w:lang w:val="en-GB"/>
        </w:rPr>
        <w:t>In this version I’ve changed to mass-specific rates</w:t>
      </w:r>
    </w:p>
  </w:comment>
  <w:comment w:id="260" w:author="Anna Gårdmark" w:date="2020-06-21T08:57:00Z" w:initials="AG">
    <w:p w14:paraId="766A5393" w14:textId="1A6EF4BD" w:rsidR="00CD0AB3" w:rsidRPr="00702767" w:rsidRDefault="00CD0AB3">
      <w:pPr>
        <w:pStyle w:val="Kommentarer"/>
        <w:rPr>
          <w:lang w:val="en-GB"/>
        </w:rPr>
      </w:pPr>
      <w:r>
        <w:rPr>
          <w:rStyle w:val="Kommentarsreferens"/>
        </w:rPr>
        <w:annotationRef/>
      </w:r>
      <w:proofErr w:type="gramStart"/>
      <w:r w:rsidRPr="00702767">
        <w:rPr>
          <w:lang w:val="en-GB"/>
        </w:rPr>
        <w:t>shouldn’t</w:t>
      </w:r>
      <w:proofErr w:type="gramEnd"/>
      <w:r w:rsidRPr="00702767">
        <w:rPr>
          <w:lang w:val="en-GB"/>
        </w:rPr>
        <w:t xml:space="preserve"> be red </w:t>
      </w:r>
      <w:proofErr w:type="spellStart"/>
      <w:r w:rsidRPr="00702767">
        <w:rPr>
          <w:lang w:val="en-GB"/>
        </w:rPr>
        <w:t>colored</w:t>
      </w:r>
      <w:proofErr w:type="spellEnd"/>
      <w:r w:rsidRPr="00702767">
        <w:rPr>
          <w:lang w:val="en-GB"/>
        </w:rPr>
        <w:t xml:space="preserve"> I guess?</w:t>
      </w:r>
    </w:p>
  </w:comment>
  <w:comment w:id="261" w:author="Anna Gårdmark" w:date="2020-06-21T08:59:00Z" w:initials="AG">
    <w:p w14:paraId="1085EE1B" w14:textId="224F66D3" w:rsidR="00CD0AB3" w:rsidRPr="00CE23C1" w:rsidRDefault="00CD0AB3">
      <w:pPr>
        <w:pStyle w:val="Kommentarer"/>
        <w:rPr>
          <w:lang w:val="en-GB"/>
        </w:rPr>
      </w:pPr>
      <w:r>
        <w:rPr>
          <w:rStyle w:val="Kommentarsreferens"/>
        </w:rPr>
        <w:annotationRef/>
      </w:r>
      <w:proofErr w:type="gramStart"/>
      <w:r w:rsidRPr="00CE23C1">
        <w:rPr>
          <w:lang w:val="en-GB"/>
        </w:rPr>
        <w:t>say</w:t>
      </w:r>
      <w:proofErr w:type="gramEnd"/>
      <w:r w:rsidRPr="00CE23C1">
        <w:rPr>
          <w:lang w:val="en-GB"/>
        </w:rPr>
        <w:t xml:space="preserve"> also where sigma and </w:t>
      </w:r>
      <w:proofErr w:type="spellStart"/>
      <w:r w:rsidRPr="00CE23C1">
        <w:rPr>
          <w:lang w:val="en-GB"/>
        </w:rPr>
        <w:t>tao</w:t>
      </w:r>
      <w:proofErr w:type="spellEnd"/>
      <w:r w:rsidRPr="00CE23C1">
        <w:rPr>
          <w:lang w:val="en-GB"/>
        </w:rPr>
        <w:t xml:space="preserve"> are defined (in Table 1 I presume)</w:t>
      </w:r>
    </w:p>
  </w:comment>
  <w:comment w:id="262" w:author="Max Lindmark" w:date="2020-05-19T16:31:00Z" w:initials="ML">
    <w:p w14:paraId="51A22ED4" w14:textId="11031930" w:rsidR="00CD0AB3" w:rsidRPr="00EA4122" w:rsidRDefault="00CD0AB3" w:rsidP="00610CC2">
      <w:pPr>
        <w:pStyle w:val="Kommentarer"/>
        <w:numPr>
          <w:ilvl w:val="1"/>
          <w:numId w:val="32"/>
        </w:numPr>
        <w:rPr>
          <w:highlight w:val="yellow"/>
          <w:lang w:val="en-GB"/>
        </w:rPr>
      </w:pPr>
      <w:r w:rsidRPr="00EA4122">
        <w:rPr>
          <w:highlight w:val="yellow"/>
          <w:lang w:val="en-GB"/>
        </w:rPr>
        <w:t xml:space="preserve">Ken asked why we did not fit a tent function that allows the decline to be steeper than the increase. Do we need to dig into that? </w:t>
      </w:r>
      <w:r w:rsidRPr="00EA4122">
        <w:rPr>
          <w:rStyle w:val="Kommentarsreferens"/>
          <w:highlight w:val="yellow"/>
        </w:rPr>
        <w:annotationRef/>
      </w:r>
      <w:r w:rsidRPr="00AE4A5F">
        <w:rPr>
          <w:rStyle w:val="Kommentarsreferens"/>
          <w:highlight w:val="yellow"/>
          <w:lang w:val="en-GB"/>
        </w:rPr>
        <w:t xml:space="preserve">We can also just say that the </w:t>
      </w:r>
      <w:r w:rsidRPr="00EA4122">
        <w:rPr>
          <w:highlight w:val="yellow"/>
          <w:lang w:val="en-GB"/>
        </w:rPr>
        <w:t>curves are sometimes quite flat (</w:t>
      </w:r>
      <w:proofErr w:type="spellStart"/>
      <w:r w:rsidRPr="00EA4122">
        <w:rPr>
          <w:highlight w:val="yellow"/>
          <w:lang w:val="en-GB"/>
        </w:rPr>
        <w:t>Nytrö</w:t>
      </w:r>
      <w:proofErr w:type="spellEnd"/>
      <w:r w:rsidRPr="00EA4122">
        <w:rPr>
          <w:highlight w:val="yellow"/>
          <w:lang w:val="en-GB"/>
        </w:rPr>
        <w:t xml:space="preserve">; Liu)… </w:t>
      </w:r>
    </w:p>
    <w:p w14:paraId="0D4398C2" w14:textId="55EB5CCC" w:rsidR="00CD0AB3" w:rsidRPr="00610CC2" w:rsidRDefault="00CD0AB3">
      <w:pPr>
        <w:pStyle w:val="Kommentarer"/>
        <w:rPr>
          <w:lang w:val="en-GB"/>
        </w:rPr>
      </w:pPr>
    </w:p>
  </w:comment>
  <w:comment w:id="263" w:author="Anna Gårdmark" w:date="2020-06-21T09:06:00Z" w:initials="AG">
    <w:p w14:paraId="325BF3E7" w14:textId="14ACE241" w:rsidR="00CD0AB3" w:rsidRPr="004561BC" w:rsidRDefault="00CD0AB3">
      <w:pPr>
        <w:pStyle w:val="Kommentarer"/>
        <w:rPr>
          <w:lang w:val="en-GB"/>
        </w:rPr>
      </w:pPr>
      <w:r>
        <w:rPr>
          <w:rStyle w:val="Kommentarsreferens"/>
        </w:rPr>
        <w:annotationRef/>
      </w:r>
      <w:proofErr w:type="gramStart"/>
      <w:r w:rsidRPr="004561BC">
        <w:rPr>
          <w:lang w:val="en-GB"/>
        </w:rPr>
        <w:t>no</w:t>
      </w:r>
      <w:proofErr w:type="gramEnd"/>
      <w:r w:rsidRPr="004561BC">
        <w:rPr>
          <w:lang w:val="en-GB"/>
        </w:rPr>
        <w:t xml:space="preserve"> I don’t think so, there are other shortcomings with tent function (discontinuous…)</w:t>
      </w:r>
    </w:p>
  </w:comment>
  <w:comment w:id="274" w:author="Max Lindmark" w:date="2020-05-06T14:31:00Z" w:initials="ML">
    <w:p w14:paraId="33FBA7DF" w14:textId="724575DD" w:rsidR="00CD0AB3" w:rsidRPr="00AE4A5F" w:rsidRDefault="00CD0AB3">
      <w:pPr>
        <w:pStyle w:val="Kommentarer"/>
        <w:rPr>
          <w:lang w:val="en-GB"/>
        </w:rPr>
      </w:pPr>
      <w:r w:rsidRPr="001A2BBB">
        <w:rPr>
          <w:rStyle w:val="Kommentarsreferens"/>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(this questions if also for the next model)</w:t>
      </w:r>
    </w:p>
  </w:comment>
  <w:comment w:id="275" w:author="Anna Gårdmark" w:date="2020-06-21T09:09:00Z" w:initials="AG">
    <w:p w14:paraId="6ADCCF51" w14:textId="7D562D31" w:rsidR="00CD0AB3" w:rsidRPr="00861E30" w:rsidRDefault="00CD0AB3">
      <w:pPr>
        <w:pStyle w:val="Kommentarer"/>
        <w:rPr>
          <w:lang w:val="en-GB"/>
        </w:rPr>
      </w:pPr>
      <w:r>
        <w:rPr>
          <w:rStyle w:val="Kommentarsreferens"/>
        </w:rPr>
        <w:annotationRef/>
      </w:r>
      <w:proofErr w:type="gramStart"/>
      <w:r w:rsidRPr="00861E30">
        <w:rPr>
          <w:lang w:val="en-GB"/>
        </w:rPr>
        <w:t>nope</w:t>
      </w:r>
      <w:proofErr w:type="gramEnd"/>
      <w:r w:rsidRPr="00861E30">
        <w:rPr>
          <w:lang w:val="en-GB"/>
        </w:rPr>
        <w:t>, is fine like that – looks like a capital J though?</w:t>
      </w:r>
    </w:p>
  </w:comment>
  <w:comment w:id="278" w:author="Max Lindmark" w:date="2020-02-06T10:15:00Z" w:initials="ML">
    <w:p w14:paraId="272A800B" w14:textId="77777777" w:rsidR="00CD0AB3" w:rsidRPr="00457D7E" w:rsidRDefault="00CD0AB3" w:rsidP="00623669">
      <w:pPr>
        <w:pStyle w:val="Kommentarer"/>
        <w:rPr>
          <w:lang w:val="en-GB"/>
        </w:rPr>
      </w:pPr>
      <w:r>
        <w:rPr>
          <w:rStyle w:val="Kommentarsreferens"/>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276" w:author="Max Lindmark" w:date="2020-05-11T11:43:00Z" w:initials="ML">
    <w:p w14:paraId="490F767C" w14:textId="408CD45E" w:rsidR="00CD0AB3" w:rsidRPr="00AE4A5F" w:rsidRDefault="00CD0AB3">
      <w:pPr>
        <w:pStyle w:val="Kommentarer"/>
        <w:rPr>
          <w:lang w:val="en-GB"/>
        </w:rPr>
      </w:pPr>
      <w:r w:rsidRPr="00AB1BD7">
        <w:rPr>
          <w:rStyle w:val="Kommentarsreferens"/>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277" w:author="Anna Gårdmark" w:date="2020-06-21T09:12:00Z" w:initials="AG">
    <w:p w14:paraId="5F54C16D" w14:textId="79340728" w:rsidR="00CD0AB3" w:rsidRPr="00C1547F" w:rsidRDefault="00CD0AB3">
      <w:pPr>
        <w:pStyle w:val="Kommentarer"/>
        <w:rPr>
          <w:lang w:val="en-GB"/>
        </w:rPr>
      </w:pPr>
      <w:r>
        <w:rPr>
          <w:rStyle w:val="Kommentarsreferens"/>
        </w:rPr>
        <w:annotationRef/>
      </w:r>
      <w:proofErr w:type="gramStart"/>
      <w:r w:rsidRPr="00C1547F">
        <w:rPr>
          <w:lang w:val="en-GB"/>
        </w:rPr>
        <w:t>if</w:t>
      </w:r>
      <w:proofErr w:type="gramEnd"/>
      <w:r w:rsidRPr="00C1547F">
        <w:rPr>
          <w:lang w:val="en-GB"/>
        </w:rPr>
        <w:t xml:space="preserve"> the mean isn’t subscripted, it’s understood as the very grand mean, of all observed weights across all species – is that what you’ve done</w:t>
      </w:r>
      <w:r>
        <w:rPr>
          <w:lang w:val="en-GB"/>
        </w:rPr>
        <w:t xml:space="preserve">?  </w:t>
      </w:r>
      <w:proofErr w:type="gramStart"/>
      <w:r>
        <w:rPr>
          <w:lang w:val="en-GB"/>
        </w:rPr>
        <w:t>if</w:t>
      </w:r>
      <w:proofErr w:type="gramEnd"/>
      <w:r>
        <w:rPr>
          <w:lang w:val="en-GB"/>
        </w:rPr>
        <w:t xml:space="preserve"> it’s by species, you need a species subscript j</w:t>
      </w:r>
    </w:p>
  </w:comment>
  <w:comment w:id="279" w:author="Max Lindmark" w:date="2020-05-19T16:33:00Z" w:initials="ML">
    <w:p w14:paraId="62F89E6D" w14:textId="14BAF7E5" w:rsidR="00CD0AB3" w:rsidRPr="00AE4A5F" w:rsidRDefault="00CD0AB3">
      <w:pPr>
        <w:pStyle w:val="Kommentarer"/>
        <w:rPr>
          <w:lang w:val="en-GB"/>
        </w:rPr>
      </w:pPr>
      <w:r>
        <w:rPr>
          <w:rStyle w:val="Kommentarsreferens"/>
        </w:rPr>
        <w:annotationRef/>
      </w:r>
      <w:r w:rsidRPr="00AE4A5F">
        <w:rPr>
          <w:lang w:val="en-GB"/>
        </w:rPr>
        <w:t xml:space="preserve">This is also what Dustin </w:t>
      </w:r>
      <w:proofErr w:type="spellStart"/>
      <w:r w:rsidRPr="00AE4A5F">
        <w:rPr>
          <w:lang w:val="en-GB"/>
        </w:rPr>
        <w:t>Marhsall</w:t>
      </w:r>
      <w:proofErr w:type="spellEnd"/>
      <w:r w:rsidRPr="00AE4A5F">
        <w:rPr>
          <w:lang w:val="en-GB"/>
        </w:rPr>
        <w:t xml:space="preserve"> et al do in their latest NEE paper on development and temperature: </w:t>
      </w:r>
      <w:hyperlink r:id="rId1" w:history="1">
        <w:r w:rsidRPr="00AE4A5F">
          <w:rPr>
            <w:rStyle w:val="Hyperlnk"/>
            <w:lang w:val="en-GB"/>
          </w:rPr>
          <w:t>https://www.nature.com/articles/s41559-020-1114-9</w:t>
        </w:r>
      </w:hyperlink>
      <w:r w:rsidRPr="00AE4A5F">
        <w:rPr>
          <w:lang w:val="en-GB"/>
        </w:rPr>
        <w:t xml:space="preserve"> Not sure we need to cite them though… </w:t>
      </w:r>
    </w:p>
  </w:comment>
  <w:comment w:id="280" w:author="Anna Gårdmark" w:date="2020-06-21T09:13:00Z" w:initials="AG">
    <w:p w14:paraId="671938BB" w14:textId="79B04559" w:rsidR="00CD0AB3" w:rsidRPr="00CD0AB3" w:rsidRDefault="00CD0AB3">
      <w:pPr>
        <w:pStyle w:val="Kommentarer"/>
        <w:rPr>
          <w:lang w:val="en-GB"/>
        </w:rPr>
      </w:pPr>
      <w:r>
        <w:rPr>
          <w:rStyle w:val="Kommentarsreferens"/>
        </w:rPr>
        <w:annotationRef/>
      </w:r>
      <w:proofErr w:type="gramStart"/>
      <w:r w:rsidRPr="00CD0AB3">
        <w:rPr>
          <w:lang w:val="en-GB"/>
        </w:rPr>
        <w:t>nope</w:t>
      </w:r>
      <w:proofErr w:type="gramEnd"/>
      <w:r w:rsidRPr="00CD0AB3">
        <w:rPr>
          <w:lang w:val="en-GB"/>
        </w:rPr>
        <w:t>, not needed</w:t>
      </w:r>
    </w:p>
  </w:comment>
  <w:comment w:id="293" w:author="Jan Ohlberger" w:date="2020-05-22T13:51:00Z" w:initials="Ca">
    <w:p w14:paraId="39FFD706" w14:textId="76ACE6F8" w:rsidR="00CD0AB3" w:rsidRPr="00AE4A5F" w:rsidRDefault="00CD0AB3">
      <w:pPr>
        <w:pStyle w:val="Kommentarer"/>
        <w:rPr>
          <w:lang w:val="en-GB"/>
        </w:rPr>
      </w:pPr>
      <w:r>
        <w:rPr>
          <w:rStyle w:val="Kommentarsreferens"/>
        </w:rPr>
        <w:annotationRef/>
      </w:r>
      <w:r w:rsidRPr="00AE4A5F">
        <w:rPr>
          <w:lang w:val="en-GB"/>
        </w:rPr>
        <w:t>I’d describe this differently since it can otherwise be confusing – maybe ‘different thermal requirements’ or ‘account for the fact that species are adapted to different thermal regimes’?</w:t>
      </w:r>
    </w:p>
  </w:comment>
  <w:comment w:id="294" w:author="Max Lindmark" w:date="2020-05-12T13:25:00Z" w:initials="ML">
    <w:p w14:paraId="2E73817B" w14:textId="4A056E7D" w:rsidR="00CD0AB3" w:rsidRPr="00AE4A5F" w:rsidRDefault="00CD0AB3">
      <w:pPr>
        <w:pStyle w:val="Kommentarer"/>
        <w:rPr>
          <w:lang w:val="en-GB"/>
        </w:rPr>
      </w:pPr>
      <w:r w:rsidRPr="009804C0">
        <w:rPr>
          <w:rStyle w:val="Kommentarsreferens"/>
          <w:highlight w:val="yellow"/>
        </w:rPr>
        <w:annotationRef/>
      </w:r>
      <w:r w:rsidRPr="00AE4A5F">
        <w:rPr>
          <w:highlight w:val="yellow"/>
          <w:lang w:val="en-GB"/>
        </w:rPr>
        <w:t xml:space="preserve">Note this is new! I don’t use maximum mass anymore. As Jan pointed out, the source of this mass differ a lot between species on </w:t>
      </w:r>
      <w:proofErr w:type="spellStart"/>
      <w:r w:rsidRPr="00AE4A5F">
        <w:rPr>
          <w:highlight w:val="yellow"/>
          <w:lang w:val="en-GB"/>
        </w:rPr>
        <w:t>FishBase</w:t>
      </w:r>
      <w:proofErr w:type="spellEnd"/>
      <w:r w:rsidRPr="00AE4A5F">
        <w:rPr>
          <w:highlight w:val="yellow"/>
          <w:lang w:val="en-GB"/>
        </w:rPr>
        <w:t>. I figured this mass is less uncertain than the maximum size.</w:t>
      </w:r>
    </w:p>
  </w:comment>
  <w:comment w:id="295" w:author="Anna Gårdmark" w:date="2020-06-21T09:14:00Z" w:initials="AG">
    <w:p w14:paraId="57ADD710" w14:textId="32E72E56" w:rsidR="00CD0AB3" w:rsidRPr="00C1547F" w:rsidRDefault="00CD0AB3">
      <w:pPr>
        <w:pStyle w:val="Kommentarer"/>
        <w:rPr>
          <w:lang w:val="en-GB"/>
        </w:rPr>
      </w:pPr>
      <w:r>
        <w:rPr>
          <w:rStyle w:val="Kommentarsreferens"/>
        </w:rPr>
        <w:annotationRef/>
      </w:r>
      <w:proofErr w:type="gramStart"/>
      <w:r w:rsidRPr="00C1547F">
        <w:rPr>
          <w:lang w:val="en-GB"/>
        </w:rPr>
        <w:t>good</w:t>
      </w:r>
      <w:proofErr w:type="gramEnd"/>
      <w:r w:rsidRPr="00C1547F">
        <w:rPr>
          <w:lang w:val="en-GB"/>
        </w:rPr>
        <w:t xml:space="preserve"> solution</w:t>
      </w:r>
    </w:p>
  </w:comment>
  <w:comment w:id="303" w:author="Anna Gårdmark" w:date="2020-06-21T09:15:00Z" w:initials="AG">
    <w:p w14:paraId="42477116" w14:textId="0CE37C9B" w:rsidR="00CD0AB3" w:rsidRPr="00C1547F" w:rsidRDefault="00CD0AB3">
      <w:pPr>
        <w:pStyle w:val="Kommentarer"/>
        <w:rPr>
          <w:lang w:val="en-GB"/>
        </w:rPr>
      </w:pPr>
      <w:r>
        <w:rPr>
          <w:rStyle w:val="Kommentarsreferens"/>
        </w:rPr>
        <w:annotationRef/>
      </w:r>
      <w:proofErr w:type="gramStart"/>
      <w:r w:rsidRPr="00C1547F">
        <w:rPr>
          <w:lang w:val="en-GB"/>
        </w:rPr>
        <w:t>if</w:t>
      </w:r>
      <w:proofErr w:type="gramEnd"/>
      <w:r w:rsidRPr="00C1547F">
        <w:rPr>
          <w:lang w:val="en-GB"/>
        </w:rPr>
        <w:t xml:space="preserve"> you have info on this in the appendix, it’d be good to refer to </w:t>
      </w:r>
      <w:r>
        <w:rPr>
          <w:lang w:val="en-GB"/>
        </w:rPr>
        <w:t>appendix here</w:t>
      </w:r>
    </w:p>
  </w:comment>
  <w:comment w:id="306" w:author="Jan Ohlberger" w:date="2020-05-22T13:58:00Z" w:initials="Ca">
    <w:p w14:paraId="728F699A" w14:textId="7FB48BE8" w:rsidR="00CD0AB3" w:rsidRPr="00AE4A5F" w:rsidRDefault="00CD0AB3">
      <w:pPr>
        <w:pStyle w:val="Kommentarer"/>
        <w:rPr>
          <w:lang w:val="en-GB"/>
        </w:rPr>
      </w:pPr>
      <w:r>
        <w:rPr>
          <w:rStyle w:val="Kommentarsreferens"/>
        </w:rPr>
        <w:annotationRef/>
      </w:r>
      <w:r w:rsidRPr="00AE4A5F">
        <w:rPr>
          <w:lang w:val="en-GB"/>
        </w:rPr>
        <w:t>I’d either say ‘other studies’ or cite more examples.</w:t>
      </w:r>
    </w:p>
  </w:comment>
  <w:comment w:id="376" w:author="Anna Gårdmark" w:date="2020-06-21T09:18:00Z" w:initials="AG">
    <w:p w14:paraId="7021C4FF" w14:textId="0FBB67D6" w:rsidR="00CD0AB3" w:rsidRPr="00CD0AB3" w:rsidRDefault="00CD0AB3">
      <w:pPr>
        <w:pStyle w:val="Kommentarer"/>
        <w:rPr>
          <w:lang w:val="en-GB"/>
        </w:rPr>
      </w:pPr>
      <w:r>
        <w:rPr>
          <w:rStyle w:val="Kommentarsreferens"/>
        </w:rPr>
        <w:annotationRef/>
      </w:r>
      <w:proofErr w:type="gramStart"/>
      <w:r w:rsidRPr="00CD0AB3">
        <w:rPr>
          <w:lang w:val="en-GB"/>
        </w:rPr>
        <w:t>unit</w:t>
      </w:r>
      <w:proofErr w:type="gramEnd"/>
      <w:r w:rsidRPr="00CD0AB3">
        <w:rPr>
          <w:lang w:val="en-GB"/>
        </w:rPr>
        <w:t xml:space="preserve">? </w:t>
      </w:r>
      <m:oMath>
        <m:r>
          <w:rPr>
            <w:rFonts w:ascii="Cambria Math" w:eastAsiaTheme="minorEastAsia" w:hAnsi="Cambria Math" w:cstheme="minorHAnsi"/>
            <w:lang w:val="en-GB"/>
          </w:rPr>
          <m:t>℃?  (also below)</m:t>
        </m:r>
      </m:oMath>
    </w:p>
  </w:comment>
  <w:comment w:id="390" w:author="Max Lindmark" w:date="2020-05-07T16:34:00Z" w:initials="ML">
    <w:p w14:paraId="33FBFE79" w14:textId="4026DF8A" w:rsidR="00CD0AB3" w:rsidRPr="00AE4A5F" w:rsidRDefault="00CD0AB3">
      <w:pPr>
        <w:pStyle w:val="Kommentarer"/>
        <w:rPr>
          <w:lang w:val="en-GB"/>
        </w:rPr>
      </w:pPr>
      <w:r w:rsidRPr="007B273D">
        <w:rPr>
          <w:rStyle w:val="Kommentarsreferens"/>
          <w:highlight w:val="yellow"/>
        </w:rPr>
        <w:annotationRef/>
      </w:r>
      <w:r w:rsidRPr="00AE4A5F">
        <w:rPr>
          <w:highlight w:val="yellow"/>
          <w:lang w:val="en-GB"/>
        </w:rPr>
        <w:t>Either this or Table 2 can go to the appendix if you want to try and submit to ELE</w:t>
      </w:r>
    </w:p>
  </w:comment>
  <w:comment w:id="391" w:author="Anna Gårdmark" w:date="2020-06-21T09:02:00Z" w:initials="AG">
    <w:p w14:paraId="25FC3B41" w14:textId="558F4B3E" w:rsidR="00CD0AB3" w:rsidRPr="004561BC" w:rsidRDefault="00CD0AB3">
      <w:pPr>
        <w:pStyle w:val="Kommentarer"/>
        <w:rPr>
          <w:lang w:val="en-GB"/>
        </w:rPr>
      </w:pPr>
      <w:r>
        <w:rPr>
          <w:rStyle w:val="Kommentarsreferens"/>
        </w:rPr>
        <w:annotationRef/>
      </w:r>
      <w:proofErr w:type="gramStart"/>
      <w:r w:rsidRPr="004561BC">
        <w:rPr>
          <w:lang w:val="en-GB"/>
        </w:rPr>
        <w:t>this</w:t>
      </w:r>
      <w:proofErr w:type="gramEnd"/>
      <w:r w:rsidRPr="004561BC">
        <w:rPr>
          <w:lang w:val="en-GB"/>
        </w:rPr>
        <w:t xml:space="preserve"> one, not table 2 as that presents results</w:t>
      </w:r>
    </w:p>
  </w:comment>
  <w:comment w:id="392" w:author="Jan Ohlberger" w:date="2020-05-22T14:05:00Z" w:initials="Ca">
    <w:p w14:paraId="4B612192" w14:textId="7C9B4288" w:rsidR="00CD0AB3" w:rsidRPr="00AE4A5F" w:rsidRDefault="00CD0AB3">
      <w:pPr>
        <w:pStyle w:val="Kommentarer"/>
        <w:rPr>
          <w:lang w:val="en-GB"/>
        </w:rPr>
      </w:pPr>
      <w:r>
        <w:rPr>
          <w:rStyle w:val="Kommentarsreferens"/>
        </w:rPr>
        <w:annotationRef/>
      </w:r>
      <w:r w:rsidRPr="00AE4A5F">
        <w:rPr>
          <w:lang w:val="en-GB"/>
        </w:rPr>
        <w:t>Left align column?</w:t>
      </w:r>
    </w:p>
  </w:comment>
  <w:comment w:id="393" w:author="Max Lindmark" w:date="2020-04-23T17:11:00Z" w:initials="ML">
    <w:p w14:paraId="262E4B93" w14:textId="77777777" w:rsidR="00CD0AB3" w:rsidRPr="00AE4A5F" w:rsidRDefault="00CD0AB3" w:rsidP="006B00B7">
      <w:pPr>
        <w:pStyle w:val="Kommentarer"/>
        <w:rPr>
          <w:highlight w:val="yellow"/>
          <w:lang w:val="en-GB"/>
        </w:rPr>
      </w:pPr>
      <w:r w:rsidRPr="007B273D">
        <w:rPr>
          <w:rStyle w:val="Kommentarsreferens"/>
          <w:highlight w:val="yellow"/>
        </w:rPr>
        <w:annotationRef/>
      </w:r>
      <w:r w:rsidRPr="007B273D">
        <w:rPr>
          <w:rStyle w:val="Kommentarsreferens"/>
          <w:highlight w:val="yellow"/>
        </w:rPr>
        <w:annotationRef/>
      </w:r>
      <w:r w:rsidRPr="007B273D">
        <w:rPr>
          <w:rStyle w:val="Kommentarsreferens"/>
          <w:highlight w:val="yellow"/>
        </w:rPr>
        <w:annotationRef/>
      </w:r>
      <w:r w:rsidRPr="00AE4A5F">
        <w:rPr>
          <w:highlight w:val="yellow"/>
          <w:lang w:val="en-GB"/>
        </w:rPr>
        <w:t>I said in the first version that this was the standard deviation, but in the code I put 0.5 wrongly as the precision. So, I actually used a less informative prior (</w:t>
      </w:r>
      <w:proofErr w:type="spellStart"/>
      <w:r w:rsidRPr="00AE4A5F">
        <w:rPr>
          <w:highlight w:val="yellow"/>
          <w:lang w:val="en-GB"/>
        </w:rPr>
        <w:t>sd</w:t>
      </w:r>
      <w:proofErr w:type="spellEnd"/>
      <w:r w:rsidRPr="00AE4A5F">
        <w:rPr>
          <w:highlight w:val="yellow"/>
          <w:lang w:val="en-GB"/>
        </w:rPr>
        <w:t xml:space="preserve"> = 1.414). </w:t>
      </w:r>
    </w:p>
    <w:p w14:paraId="59160AD0" w14:textId="77777777" w:rsidR="00CD0AB3" w:rsidRPr="00AE4A5F" w:rsidRDefault="00CD0AB3" w:rsidP="006B00B7">
      <w:pPr>
        <w:pStyle w:val="Kommentarer"/>
        <w:rPr>
          <w:highlight w:val="yellow"/>
          <w:lang w:val="en-GB"/>
        </w:rPr>
      </w:pPr>
    </w:p>
    <w:p w14:paraId="3DA9A12F" w14:textId="2DBFDE63" w:rsidR="00CD0AB3" w:rsidRPr="00AE4A5F" w:rsidRDefault="00CD0AB3" w:rsidP="006B00B7">
      <w:pPr>
        <w:pStyle w:val="Kommentarer"/>
        <w:rPr>
          <w:highlight w:val="yellow"/>
          <w:lang w:val="en-GB"/>
        </w:rPr>
      </w:pPr>
      <w:r w:rsidRPr="00AE4A5F">
        <w:rPr>
          <w:highlight w:val="yellow"/>
          <w:lang w:val="en-GB"/>
        </w:rPr>
        <w:t xml:space="preserve">When I use a </w:t>
      </w:r>
      <w:proofErr w:type="spellStart"/>
      <w:r w:rsidRPr="00AE4A5F">
        <w:rPr>
          <w:highlight w:val="yellow"/>
          <w:lang w:val="en-GB"/>
        </w:rPr>
        <w:t>sd</w:t>
      </w:r>
      <w:proofErr w:type="spellEnd"/>
      <w:r w:rsidRPr="00AE4A5F">
        <w:rPr>
          <w:highlight w:val="yellow"/>
          <w:lang w:val="en-GB"/>
        </w:rPr>
        <w:t xml:space="preserve"> of 0.5 (precision = 4), I see that the mean of all species intercepts (mu_b0) is pulled to the prior, although all the other parameters’ priors are essentially flat around the posterior and they look fine with that precision. </w:t>
      </w:r>
    </w:p>
    <w:p w14:paraId="2F9956D3" w14:textId="77777777" w:rsidR="00CD0AB3" w:rsidRPr="00AE4A5F" w:rsidRDefault="00CD0AB3" w:rsidP="006B00B7">
      <w:pPr>
        <w:pStyle w:val="Kommentarer"/>
        <w:rPr>
          <w:highlight w:val="yellow"/>
          <w:lang w:val="en-GB"/>
        </w:rPr>
      </w:pPr>
    </w:p>
    <w:p w14:paraId="28A4B2D2" w14:textId="5CC5A2CD" w:rsidR="00CD0AB3" w:rsidRPr="00AE4A5F" w:rsidRDefault="00CD0AB3" w:rsidP="006B00B7">
      <w:pPr>
        <w:pStyle w:val="Kommentarer"/>
        <w:rPr>
          <w:highlight w:val="yellow"/>
          <w:lang w:val="en-GB"/>
        </w:rPr>
      </w:pPr>
      <w:r w:rsidRPr="00AE4A5F">
        <w:rPr>
          <w:highlight w:val="yellow"/>
          <w:lang w:val="en-GB"/>
        </w:rPr>
        <w:t xml:space="preserve">Despite that they all look fine and overall very similar (~third decimals), I will instead increase the standard deviation to 1 (from the 0.5 I wanted to use in the beginning) in these priors for the average species effect, and to </w:t>
      </w:r>
      <w:proofErr w:type="spellStart"/>
      <w:r w:rsidRPr="00AE4A5F">
        <w:rPr>
          <w:highlight w:val="yellow"/>
          <w:lang w:val="en-GB"/>
        </w:rPr>
        <w:t>sd</w:t>
      </w:r>
      <w:proofErr w:type="spellEnd"/>
      <w:r w:rsidRPr="00AE4A5F">
        <w:rPr>
          <w:highlight w:val="yellow"/>
          <w:lang w:val="en-GB"/>
        </w:rPr>
        <w:t>=5 for the intercept…</w:t>
      </w:r>
    </w:p>
    <w:p w14:paraId="516CF7C8" w14:textId="77777777" w:rsidR="00CD0AB3" w:rsidRPr="00AE4A5F" w:rsidRDefault="00CD0AB3" w:rsidP="006B00B7">
      <w:pPr>
        <w:pStyle w:val="Kommentarer"/>
        <w:rPr>
          <w:highlight w:val="yellow"/>
          <w:lang w:val="en-GB"/>
        </w:rPr>
      </w:pPr>
    </w:p>
    <w:p w14:paraId="261135A4" w14:textId="6C4914B4" w:rsidR="00CD0AB3" w:rsidRPr="00AE4A5F" w:rsidRDefault="00CD0AB3">
      <w:pPr>
        <w:pStyle w:val="Kommentarer"/>
        <w:rPr>
          <w:lang w:val="en-GB"/>
        </w:rPr>
      </w:pPr>
      <w:r w:rsidRPr="00AE4A5F">
        <w:rPr>
          <w:highlight w:val="yellow"/>
          <w:lang w:val="en-GB"/>
        </w:rPr>
        <w:t>I have added plots in the appendix showing the posterior distributions of these “main” parameters (mu_0, mu_1, mu_2, mu_3) together with their prior distributions, to visually show how the posteriors is not very influenced by the prior.</w:t>
      </w:r>
    </w:p>
  </w:comment>
  <w:comment w:id="394" w:author="Max Lindmark" w:date="2020-04-22T17:37:00Z" w:initials="ML">
    <w:p w14:paraId="281B944D" w14:textId="0261B523" w:rsidR="00CD0AB3" w:rsidRPr="00AE4A5F" w:rsidRDefault="00CD0AB3" w:rsidP="00604739">
      <w:pPr>
        <w:pStyle w:val="Kommentarer"/>
        <w:rPr>
          <w:lang w:val="en-GB"/>
        </w:rPr>
      </w:pPr>
      <w:r>
        <w:rPr>
          <w:rStyle w:val="Kommentarsreferens"/>
        </w:rPr>
        <w:annotationRef/>
      </w:r>
      <w:r>
        <w:rPr>
          <w:rStyle w:val="Kommentarsreferens"/>
        </w:rPr>
        <w:annotationRef/>
      </w:r>
      <w:r w:rsidRPr="00AE4A5F">
        <w:rPr>
          <w:lang w:val="en-GB"/>
        </w:rPr>
        <w:t>I said in the first version that this was the standard deviation, but in the code I put 0.5 wrongly as the precision. So, I actually used a less informative prior (</w:t>
      </w:r>
      <w:proofErr w:type="spellStart"/>
      <w:r w:rsidRPr="00AE4A5F">
        <w:rPr>
          <w:lang w:val="en-GB"/>
        </w:rPr>
        <w:t>sd</w:t>
      </w:r>
      <w:proofErr w:type="spellEnd"/>
      <w:r w:rsidRPr="00AE4A5F">
        <w:rPr>
          <w:lang w:val="en-GB"/>
        </w:rPr>
        <w:t xml:space="preserve"> = 1.414). </w:t>
      </w:r>
    </w:p>
    <w:p w14:paraId="545DCDFF" w14:textId="77777777" w:rsidR="00CD0AB3" w:rsidRPr="00AE4A5F" w:rsidRDefault="00CD0AB3" w:rsidP="00604739">
      <w:pPr>
        <w:pStyle w:val="Kommentarer"/>
        <w:rPr>
          <w:lang w:val="en-GB"/>
        </w:rPr>
      </w:pPr>
    </w:p>
    <w:p w14:paraId="41CDC50F" w14:textId="4D99DF0E" w:rsidR="00CD0AB3" w:rsidRPr="00AE4A5F" w:rsidRDefault="00CD0AB3" w:rsidP="00604739">
      <w:pPr>
        <w:pStyle w:val="Kommentarer"/>
        <w:rPr>
          <w:lang w:val="en-GB"/>
        </w:rPr>
      </w:pPr>
      <w:r w:rsidRPr="00AE4A5F">
        <w:rPr>
          <w:lang w:val="en-GB"/>
        </w:rPr>
        <w:t xml:space="preserve">When I use a </w:t>
      </w:r>
      <w:proofErr w:type="spellStart"/>
      <w:r w:rsidRPr="00AE4A5F">
        <w:rPr>
          <w:lang w:val="en-GB"/>
        </w:rPr>
        <w:t>sd</w:t>
      </w:r>
      <w:proofErr w:type="spellEnd"/>
      <w:r w:rsidRPr="00AE4A5F">
        <w:rPr>
          <w:lang w:val="en-GB"/>
        </w:rPr>
        <w:t xml:space="preserve"> of 0.5 (precision = 4), I see that the mean of all species intercepts (mu_b0) is pulled to the prior, although the all the other parameters’ priors are essentially flat around the posterior and they look fine with that precision. </w:t>
      </w:r>
    </w:p>
    <w:p w14:paraId="0E0DAD70" w14:textId="77777777" w:rsidR="00CD0AB3" w:rsidRPr="00AE4A5F" w:rsidRDefault="00CD0AB3" w:rsidP="00604739">
      <w:pPr>
        <w:pStyle w:val="Kommentarer"/>
        <w:rPr>
          <w:lang w:val="en-GB"/>
        </w:rPr>
      </w:pPr>
    </w:p>
    <w:p w14:paraId="3A4DED61" w14:textId="06D4C768" w:rsidR="00CD0AB3" w:rsidRPr="00AE4A5F" w:rsidRDefault="00CD0AB3">
      <w:pPr>
        <w:pStyle w:val="Kommentarer"/>
        <w:rPr>
          <w:lang w:val="en-GB"/>
        </w:rPr>
      </w:pPr>
      <w:r w:rsidRPr="00AE4A5F">
        <w:rPr>
          <w:lang w:val="en-GB"/>
        </w:rPr>
        <w:t xml:space="preserve">Despite that they all look fine and overall very similar (decimals), I will instead increase the standard deviation to 1 in these priors (for the average species effect), and to </w:t>
      </w:r>
      <w:proofErr w:type="spellStart"/>
      <w:r w:rsidRPr="00AE4A5F">
        <w:rPr>
          <w:lang w:val="en-GB"/>
        </w:rPr>
        <w:t>sd</w:t>
      </w:r>
      <w:proofErr w:type="spellEnd"/>
      <w:r w:rsidRPr="00AE4A5F">
        <w:rPr>
          <w:lang w:val="en-GB"/>
        </w:rPr>
        <w:t>=5 for the intercept…</w:t>
      </w:r>
    </w:p>
    <w:p w14:paraId="278C350D" w14:textId="77777777" w:rsidR="00CD0AB3" w:rsidRPr="00AE4A5F" w:rsidRDefault="00CD0AB3">
      <w:pPr>
        <w:pStyle w:val="Kommentarer"/>
        <w:rPr>
          <w:lang w:val="en-GB"/>
        </w:rPr>
      </w:pPr>
    </w:p>
    <w:p w14:paraId="004EA587" w14:textId="6DF5AD1E" w:rsidR="00CD0AB3" w:rsidRPr="00AE4A5F" w:rsidRDefault="00CD0AB3">
      <w:pPr>
        <w:pStyle w:val="Kommentarer"/>
        <w:rPr>
          <w:lang w:val="en-GB"/>
        </w:rPr>
      </w:pPr>
      <w:r w:rsidRPr="00AE4A5F">
        <w:rPr>
          <w:lang w:val="en-GB"/>
        </w:rPr>
        <w:t>I have added plots in the appendix showing the posterior distributions of these “main/interesting” parameters (mu_0, mu_1, mu_2, mu_3) together with their prior distributions, to visually show how the posteriors is not very influenced by the prior.</w:t>
      </w:r>
    </w:p>
  </w:comment>
  <w:comment w:id="395" w:author="Max Lindmark" w:date="2020-04-23T13:13:00Z" w:initials="ML">
    <w:p w14:paraId="226E2E76" w14:textId="38B119A2" w:rsidR="00CD0AB3" w:rsidRPr="00AE4A5F" w:rsidRDefault="00CD0AB3">
      <w:pPr>
        <w:pStyle w:val="Kommentarer"/>
        <w:rPr>
          <w:lang w:val="en-GB"/>
        </w:rPr>
      </w:pPr>
      <w:r w:rsidRPr="007B273D">
        <w:rPr>
          <w:rStyle w:val="Kommentarsreferens"/>
          <w:highlight w:val="yellow"/>
        </w:rPr>
        <w:annotationRef/>
      </w:r>
      <w:r w:rsidRPr="00AE4A5F">
        <w:rPr>
          <w:highlight w:val="yellow"/>
          <w:lang w:val="en-GB"/>
        </w:rPr>
        <w:t>Sorry, this was also incorrect. This reflects mass-specific priors, but I hadn’t switched to mass-specific values at that time. Luckily the prior was so flat around the data anyway it did not really matter!</w:t>
      </w:r>
    </w:p>
  </w:comment>
  <w:comment w:id="396" w:author="Anna Gårdmark" w:date="2020-06-21T09:00:00Z" w:initials="AG">
    <w:p w14:paraId="02A9BE3A" w14:textId="1D12F01F" w:rsidR="00CD0AB3" w:rsidRPr="00CE23C1" w:rsidRDefault="00CD0AB3">
      <w:pPr>
        <w:pStyle w:val="Kommentarer"/>
        <w:rPr>
          <w:lang w:val="en-GB"/>
        </w:rPr>
      </w:pPr>
      <w:r>
        <w:rPr>
          <w:rStyle w:val="Kommentarsreferens"/>
        </w:rPr>
        <w:annotationRef/>
      </w:r>
      <w:proofErr w:type="spellStart"/>
      <w:proofErr w:type="gramStart"/>
      <w:r w:rsidRPr="00CE23C1">
        <w:rPr>
          <w:lang w:val="en-GB"/>
        </w:rPr>
        <w:t>sigmas</w:t>
      </w:r>
      <w:proofErr w:type="spellEnd"/>
      <w:proofErr w:type="gramEnd"/>
      <w:r w:rsidRPr="00CE23C1">
        <w:rPr>
          <w:lang w:val="en-GB"/>
        </w:rPr>
        <w:t xml:space="preserve"> doesn’t have subscripts in your equation </w:t>
      </w:r>
      <w:r>
        <w:rPr>
          <w:lang w:val="en-GB"/>
        </w:rPr>
        <w:t xml:space="preserve">(e.g. </w:t>
      </w:r>
      <w:proofErr w:type="spellStart"/>
      <w:r>
        <w:rPr>
          <w:lang w:val="en-GB"/>
        </w:rPr>
        <w:t>eq</w:t>
      </w:r>
      <w:proofErr w:type="spellEnd"/>
      <w:r>
        <w:rPr>
          <w:lang w:val="en-GB"/>
        </w:rPr>
        <w:t xml:space="preserve"> 4), are these four below your </w:t>
      </w:r>
      <w:proofErr w:type="spellStart"/>
      <w:r>
        <w:rPr>
          <w:lang w:val="en-GB"/>
        </w:rPr>
        <w:t>tao:s</w:t>
      </w:r>
      <w:proofErr w:type="spellEnd"/>
      <w:r>
        <w:rPr>
          <w:lang w:val="en-GB"/>
        </w:rPr>
        <w:t xml:space="preserve"> from </w:t>
      </w:r>
      <w:proofErr w:type="spellStart"/>
      <w:r>
        <w:rPr>
          <w:lang w:val="en-GB"/>
        </w:rPr>
        <w:t>eq</w:t>
      </w:r>
      <w:proofErr w:type="spellEnd"/>
      <w:r>
        <w:rPr>
          <w:lang w:val="en-GB"/>
        </w:rPr>
        <w:t xml:space="preserve"> 5?</w:t>
      </w:r>
    </w:p>
  </w:comment>
  <w:comment w:id="401" w:author="Anna Gårdmark" w:date="2020-06-21T09:03:00Z" w:initials="AG">
    <w:p w14:paraId="07792B84" w14:textId="39020596" w:rsidR="00CD0AB3" w:rsidRPr="004561BC" w:rsidRDefault="00CD0AB3">
      <w:pPr>
        <w:pStyle w:val="Kommentarer"/>
        <w:rPr>
          <w:lang w:val="en-GB"/>
        </w:rPr>
      </w:pPr>
      <w:r>
        <w:rPr>
          <w:rStyle w:val="Kommentarsreferens"/>
        </w:rPr>
        <w:annotationRef/>
      </w:r>
      <w:proofErr w:type="gramStart"/>
      <w:r w:rsidRPr="004561BC">
        <w:rPr>
          <w:lang w:val="en-GB"/>
        </w:rPr>
        <w:t>shouldn’t</w:t>
      </w:r>
      <w:proofErr w:type="gramEnd"/>
      <w:r w:rsidRPr="004561BC">
        <w:rPr>
          <w:lang w:val="en-GB"/>
        </w:rPr>
        <w:t xml:space="preserve"> </w:t>
      </w:r>
      <w:proofErr w:type="spellStart"/>
      <w:r w:rsidRPr="004561BC">
        <w:rPr>
          <w:lang w:val="en-GB"/>
        </w:rPr>
        <w:t>tao</w:t>
      </w:r>
      <w:proofErr w:type="spellEnd"/>
      <w:r w:rsidRPr="004561BC">
        <w:rPr>
          <w:lang w:val="en-GB"/>
        </w:rPr>
        <w:t xml:space="preserve"> from </w:t>
      </w:r>
      <w:proofErr w:type="spellStart"/>
      <w:r w:rsidRPr="004561BC">
        <w:rPr>
          <w:lang w:val="en-GB"/>
        </w:rPr>
        <w:t>eq</w:t>
      </w:r>
      <w:proofErr w:type="spellEnd"/>
      <w:r w:rsidRPr="004561BC">
        <w:rPr>
          <w:lang w:val="en-GB"/>
        </w:rPr>
        <w:t xml:space="preserve"> 8 be presented here also?</w:t>
      </w:r>
    </w:p>
  </w:comment>
  <w:comment w:id="404" w:author="Anna Gårdmark" w:date="2020-06-21T09:04:00Z" w:initials="AG">
    <w:p w14:paraId="0A73CF9F" w14:textId="30208E03" w:rsidR="00CD0AB3" w:rsidRPr="004561BC" w:rsidRDefault="00CD0AB3">
      <w:pPr>
        <w:pStyle w:val="Kommentarer"/>
        <w:rPr>
          <w:lang w:val="en-GB"/>
        </w:rPr>
      </w:pPr>
      <w:r>
        <w:rPr>
          <w:rStyle w:val="Kommentarsreferens"/>
        </w:rPr>
        <w:annotationRef/>
      </w:r>
      <w:proofErr w:type="gramStart"/>
      <w:r w:rsidRPr="004561BC">
        <w:rPr>
          <w:lang w:val="en-GB"/>
        </w:rPr>
        <w:t>aren’t</w:t>
      </w:r>
      <w:proofErr w:type="gramEnd"/>
      <w:r w:rsidRPr="004561BC">
        <w:rPr>
          <w:lang w:val="en-GB"/>
        </w:rPr>
        <w:t xml:space="preserve"> these your </w:t>
      </w:r>
      <w:proofErr w:type="spellStart"/>
      <w:r w:rsidRPr="004561BC">
        <w:rPr>
          <w:lang w:val="en-GB"/>
        </w:rPr>
        <w:t>tao:s</w:t>
      </w:r>
      <w:proofErr w:type="spellEnd"/>
      <w:r w:rsidRPr="004561BC">
        <w:rPr>
          <w:lang w:val="en-GB"/>
        </w:rPr>
        <w:t xml:space="preserve"> from </w:t>
      </w:r>
      <w:proofErr w:type="spellStart"/>
      <w:r w:rsidRPr="004561BC">
        <w:rPr>
          <w:lang w:val="en-GB"/>
        </w:rPr>
        <w:t>eq</w:t>
      </w:r>
      <w:proofErr w:type="spellEnd"/>
      <w:r w:rsidRPr="004561BC">
        <w:rPr>
          <w:lang w:val="en-GB"/>
        </w:rPr>
        <w:t xml:space="preserve"> </w:t>
      </w:r>
      <w:r>
        <w:rPr>
          <w:lang w:val="en-GB"/>
        </w:rPr>
        <w:t>11?</w:t>
      </w:r>
    </w:p>
  </w:comment>
  <w:comment w:id="405" w:author="Anna Gårdmark" w:date="2020-06-21T09:04:00Z" w:initials="AG">
    <w:p w14:paraId="092D6D54" w14:textId="391954B7" w:rsidR="00CD0AB3" w:rsidRPr="004561BC" w:rsidRDefault="00CD0AB3">
      <w:pPr>
        <w:pStyle w:val="Kommentarer"/>
        <w:rPr>
          <w:lang w:val="en-GB"/>
        </w:rPr>
      </w:pPr>
      <w:r>
        <w:rPr>
          <w:rStyle w:val="Kommentarsreferens"/>
        </w:rPr>
        <w:annotationRef/>
      </w:r>
      <w:proofErr w:type="gramStart"/>
      <w:r w:rsidRPr="004561BC">
        <w:rPr>
          <w:lang w:val="en-GB"/>
        </w:rPr>
        <w:t>aren’t</w:t>
      </w:r>
      <w:proofErr w:type="gramEnd"/>
      <w:r w:rsidRPr="004561BC">
        <w:rPr>
          <w:lang w:val="en-GB"/>
        </w:rPr>
        <w:t xml:space="preserve"> these your </w:t>
      </w:r>
      <w:proofErr w:type="spellStart"/>
      <w:r w:rsidRPr="004561BC">
        <w:rPr>
          <w:lang w:val="en-GB"/>
        </w:rPr>
        <w:t>tao:s</w:t>
      </w:r>
      <w:proofErr w:type="spellEnd"/>
      <w:r w:rsidRPr="004561BC">
        <w:rPr>
          <w:lang w:val="en-GB"/>
        </w:rPr>
        <w:t xml:space="preserve"> from </w:t>
      </w:r>
      <w:proofErr w:type="spellStart"/>
      <w:r w:rsidRPr="004561BC">
        <w:rPr>
          <w:lang w:val="en-GB"/>
        </w:rPr>
        <w:t>eq</w:t>
      </w:r>
      <w:proofErr w:type="spellEnd"/>
      <w:r w:rsidRPr="004561BC">
        <w:rPr>
          <w:lang w:val="en-GB"/>
        </w:rPr>
        <w:t xml:space="preserve"> </w:t>
      </w:r>
      <w:r>
        <w:rPr>
          <w:lang w:val="en-GB"/>
        </w:rPr>
        <w:t>11</w:t>
      </w:r>
      <w:r w:rsidRPr="004561BC">
        <w:rPr>
          <w:lang w:val="en-GB"/>
        </w:rPr>
        <w:t>?</w:t>
      </w:r>
    </w:p>
  </w:comment>
  <w:comment w:id="407" w:author="Anna Gårdmark" w:date="2020-06-21T09:22:00Z" w:initials="AG">
    <w:p w14:paraId="466A0E3C" w14:textId="711B2F75" w:rsidR="00CD0AB3" w:rsidRPr="00A77899" w:rsidRDefault="00CD0AB3">
      <w:pPr>
        <w:pStyle w:val="Kommentarer"/>
        <w:rPr>
          <w:lang w:val="en-GB"/>
        </w:rPr>
      </w:pPr>
      <w:r>
        <w:rPr>
          <w:rStyle w:val="Kommentarsreferens"/>
        </w:rPr>
        <w:annotationRef/>
      </w:r>
      <w:proofErr w:type="gramStart"/>
      <w:r w:rsidRPr="00A77899">
        <w:rPr>
          <w:lang w:val="en-GB"/>
        </w:rPr>
        <w:t>or</w:t>
      </w:r>
      <w:proofErr w:type="gramEnd"/>
      <w:r w:rsidRPr="00A77899">
        <w:rPr>
          <w:lang w:val="en-GB"/>
        </w:rPr>
        <w:t>: Temperatures below those maximizing rates</w:t>
      </w:r>
    </w:p>
  </w:comment>
  <w:comment w:id="408" w:author="Jan Ohlberger" w:date="2020-05-22T15:06:00Z" w:initials="Ca">
    <w:p w14:paraId="2F4B168E" w14:textId="00C7272D" w:rsidR="00CD0AB3" w:rsidRPr="00AE4A5F" w:rsidRDefault="00CD0AB3">
      <w:pPr>
        <w:pStyle w:val="Kommentarer"/>
        <w:rPr>
          <w:lang w:val="en-GB"/>
        </w:rPr>
      </w:pPr>
      <w:r>
        <w:rPr>
          <w:rStyle w:val="Kommentarsreferens"/>
        </w:rPr>
        <w:annotationRef/>
      </w:r>
      <w:r w:rsidRPr="00AE4A5F">
        <w:rPr>
          <w:lang w:val="en-GB"/>
        </w:rPr>
        <w:t>Why ‘specific’?</w:t>
      </w:r>
    </w:p>
  </w:comment>
  <w:comment w:id="409" w:author="Max Lindmark" w:date="2020-05-11T10:34:00Z" w:initials="ML">
    <w:p w14:paraId="22F9EA19" w14:textId="350D9D01" w:rsidR="00CD0AB3" w:rsidRPr="00AE4A5F" w:rsidRDefault="00CD0AB3">
      <w:pPr>
        <w:pStyle w:val="Kommentarer"/>
        <w:rPr>
          <w:lang w:val="en-GB"/>
        </w:rPr>
      </w:pPr>
      <w:r w:rsidRPr="00DA0701">
        <w:rPr>
          <w:rStyle w:val="Kommentarsreferens"/>
          <w:highlight w:val="yellow"/>
        </w:rPr>
        <w:annotationRef/>
      </w:r>
      <w:r w:rsidRPr="00AE4A5F">
        <w:rPr>
          <w:highlight w:val="yellow"/>
          <w:lang w:val="en-GB"/>
        </w:rPr>
        <w:t>I use the posterior medians unless I say mean</w:t>
      </w:r>
    </w:p>
  </w:comment>
  <w:comment w:id="433" w:author="Jan Ohlberger" w:date="2020-05-22T14:29:00Z" w:initials="Ca">
    <w:p w14:paraId="00B5C620" w14:textId="1CE2B579" w:rsidR="00CD0AB3" w:rsidRPr="00AE4A5F" w:rsidRDefault="00CD0AB3">
      <w:pPr>
        <w:pStyle w:val="Kommentarer"/>
        <w:rPr>
          <w:lang w:val="en-GB"/>
        </w:rPr>
      </w:pPr>
      <w:r>
        <w:rPr>
          <w:rStyle w:val="Kommentarsreferens"/>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435" w:author="Anna Gårdmark" w:date="2020-06-21T09:24:00Z" w:initials="AG">
    <w:p w14:paraId="432C8539" w14:textId="6D448A89" w:rsidR="00CD0AB3" w:rsidRPr="00CD0AB3" w:rsidRDefault="00CD0AB3">
      <w:pPr>
        <w:pStyle w:val="Kommentarer"/>
        <w:rPr>
          <w:lang w:val="en-GB"/>
        </w:rPr>
      </w:pPr>
      <w:r>
        <w:rPr>
          <w:rStyle w:val="Kommentarsreferens"/>
        </w:rPr>
        <w:annotationRef/>
      </w:r>
      <w:proofErr w:type="gramStart"/>
      <w:r w:rsidRPr="00CD0AB3">
        <w:rPr>
          <w:lang w:val="en-GB"/>
        </w:rPr>
        <w:t>add</w:t>
      </w:r>
      <w:proofErr w:type="gramEnd"/>
      <w:r w:rsidRPr="00CD0AB3">
        <w:rPr>
          <w:lang w:val="en-GB"/>
        </w:rPr>
        <w:t xml:space="preserve"> credibility interval</w:t>
      </w:r>
    </w:p>
  </w:comment>
  <w:comment w:id="436" w:author="Jan Ohlberger" w:date="2020-05-22T14:34:00Z" w:initials="Ca">
    <w:p w14:paraId="4058A8F1" w14:textId="72A3FB37" w:rsidR="00CD0AB3" w:rsidRPr="00AE4A5F" w:rsidRDefault="00CD0AB3">
      <w:pPr>
        <w:pStyle w:val="Kommentarer"/>
        <w:rPr>
          <w:lang w:val="en-GB"/>
        </w:rPr>
      </w:pPr>
      <w:r>
        <w:rPr>
          <w:rStyle w:val="Kommentarsreferens"/>
        </w:rPr>
        <w:annotationRef/>
      </w:r>
      <w:r w:rsidRPr="00AE4A5F">
        <w:rPr>
          <w:lang w:val="en-GB"/>
        </w:rPr>
        <w:t>Drop this?</w:t>
      </w:r>
    </w:p>
  </w:comment>
  <w:comment w:id="439" w:author="Jan Ohlberger" w:date="2020-05-22T14:36:00Z" w:initials="Ca">
    <w:p w14:paraId="732D9E88" w14:textId="19004D15" w:rsidR="00CD0AB3" w:rsidRPr="00AE4A5F" w:rsidRDefault="00CD0AB3">
      <w:pPr>
        <w:pStyle w:val="Kommentarer"/>
        <w:rPr>
          <w:lang w:val="en-GB"/>
        </w:rPr>
      </w:pPr>
      <w:r>
        <w:rPr>
          <w:rStyle w:val="Kommentarsreferens"/>
        </w:rPr>
        <w:annotationRef/>
      </w:r>
      <w:r w:rsidRPr="00AE4A5F">
        <w:rPr>
          <w:lang w:val="en-GB"/>
        </w:rPr>
        <w:t>I’d leave the interpretation that it’s small to the discussion (though if it’s going to be PNAS style it would work I guess)</w:t>
      </w:r>
    </w:p>
  </w:comment>
  <w:comment w:id="451" w:author="Anna Gårdmark" w:date="2020-06-21T09:25:00Z" w:initials="AG">
    <w:p w14:paraId="11FA1285" w14:textId="1A4D084F" w:rsidR="00CD0AB3" w:rsidRPr="00A77899" w:rsidRDefault="00CD0AB3">
      <w:pPr>
        <w:pStyle w:val="Kommentarer"/>
        <w:rPr>
          <w:lang w:val="en-GB"/>
        </w:rPr>
      </w:pPr>
      <w:r>
        <w:rPr>
          <w:rStyle w:val="Kommentarsreferens"/>
        </w:rPr>
        <w:annotationRef/>
      </w:r>
      <w:proofErr w:type="gramStart"/>
      <w:r w:rsidRPr="00A77899">
        <w:rPr>
          <w:lang w:val="en-GB"/>
        </w:rPr>
        <w:t>this</w:t>
      </w:r>
      <w:proofErr w:type="gramEnd"/>
      <w:r w:rsidRPr="00A77899">
        <w:rPr>
          <w:lang w:val="en-GB"/>
        </w:rPr>
        <w:t xml:space="preserve"> has to be either ’Including beyond peak temperatures’ (if you stick to your current phrasing), or ’A</w:t>
      </w:r>
      <w:r>
        <w:rPr>
          <w:lang w:val="en-GB"/>
        </w:rPr>
        <w:t>cross a</w:t>
      </w:r>
      <w:r w:rsidRPr="00A77899">
        <w:rPr>
          <w:lang w:val="en-GB"/>
        </w:rPr>
        <w:t xml:space="preserve">ll temperatures’ if you </w:t>
      </w:r>
      <w:r>
        <w:rPr>
          <w:lang w:val="en-GB"/>
        </w:rPr>
        <w:t>skip the ‘peak temp’ phrasing</w:t>
      </w:r>
    </w:p>
  </w:comment>
  <w:comment w:id="458" w:author="Anna Gårdmark" w:date="2020-06-21T09:27:00Z" w:initials="AG">
    <w:p w14:paraId="4B945B22" w14:textId="6D3D8907" w:rsidR="00CD0AB3" w:rsidRPr="00A77899" w:rsidRDefault="00CD0AB3">
      <w:pPr>
        <w:pStyle w:val="Kommentarer"/>
        <w:rPr>
          <w:lang w:val="en-GB"/>
        </w:rPr>
      </w:pPr>
      <w:r>
        <w:rPr>
          <w:rStyle w:val="Kommentarsreferens"/>
        </w:rPr>
        <w:annotationRef/>
      </w:r>
      <w:proofErr w:type="gramStart"/>
      <w:r w:rsidRPr="00A77899">
        <w:rPr>
          <w:lang w:val="en-GB"/>
        </w:rPr>
        <w:t>to</w:t>
      </w:r>
      <w:proofErr w:type="gramEnd"/>
      <w:r w:rsidRPr="00A77899">
        <w:rPr>
          <w:lang w:val="en-GB"/>
        </w:rPr>
        <w:t xml:space="preserve"> indicate that it differs &lt; 2</w:t>
      </w:r>
    </w:p>
  </w:comment>
  <w:comment w:id="455" w:author="Jan Ohlberger" w:date="2020-05-22T14:42:00Z" w:initials="Ca">
    <w:p w14:paraId="1E73A8E4" w14:textId="231BB234" w:rsidR="00CD0AB3" w:rsidRPr="00AE4A5F" w:rsidRDefault="00CD0AB3">
      <w:pPr>
        <w:pStyle w:val="Kommentarer"/>
        <w:rPr>
          <w:lang w:val="en-GB"/>
        </w:rPr>
      </w:pPr>
      <w:r>
        <w:rPr>
          <w:rStyle w:val="Kommentarsreferens"/>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456" w:author="Anna Gårdmark" w:date="2020-06-21T09:27:00Z" w:initials="AG">
    <w:p w14:paraId="2DC2B301" w14:textId="5430D5C0" w:rsidR="00CD0AB3" w:rsidRPr="00A77899" w:rsidRDefault="00CD0AB3">
      <w:pPr>
        <w:pStyle w:val="Kommentarer"/>
        <w:rPr>
          <w:lang w:val="en-GB"/>
        </w:rPr>
      </w:pPr>
      <w:r>
        <w:rPr>
          <w:rStyle w:val="Kommentarsreferens"/>
        </w:rPr>
        <w:annotationRef/>
      </w:r>
      <w:r>
        <w:rPr>
          <w:lang w:val="en-GB"/>
        </w:rPr>
        <w:t xml:space="preserve">or, it’s ok to use the polynomial as it had the </w:t>
      </w:r>
      <w:proofErr w:type="spellStart"/>
      <w:r>
        <w:rPr>
          <w:lang w:val="en-GB"/>
        </w:rPr>
        <w:t>lowerst</w:t>
      </w:r>
      <w:proofErr w:type="spellEnd"/>
      <w:r>
        <w:rPr>
          <w:lang w:val="en-GB"/>
        </w:rPr>
        <w:t xml:space="preserve"> WAIC, but write similarly as you’ve done for the analyses above, that we found little statistical support to distinguish the model including the cubic term from the model without it.</w:t>
      </w:r>
    </w:p>
  </w:comment>
  <w:comment w:id="475" w:author="Jan Ohlberger" w:date="2020-05-22T14:47:00Z" w:initials="Ca">
    <w:p w14:paraId="3A567EAB" w14:textId="0F3D1821" w:rsidR="00CD0AB3" w:rsidRPr="00AE4A5F" w:rsidRDefault="00CD0AB3">
      <w:pPr>
        <w:pStyle w:val="Kommentarer"/>
        <w:rPr>
          <w:lang w:val="en-GB"/>
        </w:rPr>
      </w:pPr>
      <w:r>
        <w:rPr>
          <w:rStyle w:val="Kommentarsreferens"/>
        </w:rPr>
        <w:annotationRef/>
      </w:r>
      <w:r w:rsidRPr="00AE4A5F">
        <w:rPr>
          <w:lang w:val="en-GB"/>
        </w:rPr>
        <w:t xml:space="preserve">Simplify as suggested? </w:t>
      </w:r>
    </w:p>
  </w:comment>
  <w:comment w:id="476" w:author="Anna Gårdmark" w:date="2020-06-21T09:29:00Z" w:initials="AG">
    <w:p w14:paraId="4961FE80" w14:textId="25439248" w:rsidR="00CD0AB3" w:rsidRPr="00CD0AB3" w:rsidRDefault="00CD0AB3">
      <w:pPr>
        <w:pStyle w:val="Kommentarer"/>
        <w:rPr>
          <w:lang w:val="en-GB"/>
        </w:rPr>
      </w:pPr>
      <w:r>
        <w:rPr>
          <w:rStyle w:val="Kommentarsreferens"/>
        </w:rPr>
        <w:annotationRef/>
      </w:r>
      <w:proofErr w:type="gramStart"/>
      <w:r w:rsidRPr="00CD0AB3">
        <w:rPr>
          <w:lang w:val="en-GB"/>
        </w:rPr>
        <w:t>good</w:t>
      </w:r>
      <w:proofErr w:type="gramEnd"/>
      <w:r w:rsidRPr="00CD0AB3">
        <w:rPr>
          <w:lang w:val="en-GB"/>
        </w:rPr>
        <w:t xml:space="preserve"> suggestion</w:t>
      </w:r>
    </w:p>
  </w:comment>
  <w:comment w:id="496" w:author="Jan Ohlberger" w:date="2020-05-22T14:53:00Z" w:initials="Ca">
    <w:p w14:paraId="7F67B367" w14:textId="5069A518" w:rsidR="00CD0AB3" w:rsidRPr="00AE4A5F" w:rsidRDefault="00CD0AB3">
      <w:pPr>
        <w:pStyle w:val="Kommentarer"/>
        <w:rPr>
          <w:lang w:val="en-GB"/>
        </w:rPr>
      </w:pPr>
      <w:r>
        <w:rPr>
          <w:rStyle w:val="Kommentarsreferens"/>
        </w:rPr>
        <w:annotationRef/>
      </w:r>
      <w:r w:rsidRPr="00AE4A5F">
        <w:rPr>
          <w:lang w:val="en-GB"/>
        </w:rPr>
        <w:t>Described before so I think it can be dropped here</w:t>
      </w:r>
    </w:p>
  </w:comment>
  <w:comment w:id="500" w:author="Jan Ohlberger" w:date="2020-05-22T14:53:00Z" w:initials="Ca">
    <w:p w14:paraId="0FC42970" w14:textId="48E3C2BC" w:rsidR="00CD0AB3" w:rsidRPr="00AE4A5F" w:rsidRDefault="00CD0AB3">
      <w:pPr>
        <w:pStyle w:val="Kommentarer"/>
        <w:rPr>
          <w:lang w:val="en-GB"/>
        </w:rPr>
      </w:pPr>
      <w:r>
        <w:rPr>
          <w:rStyle w:val="Kommentarsreferens"/>
        </w:rPr>
        <w:annotationRef/>
      </w:r>
      <w:r w:rsidRPr="00AE4A5F">
        <w:rPr>
          <w:lang w:val="en-GB"/>
        </w:rPr>
        <w:t>Described before so I think it can be dropped here</w:t>
      </w:r>
    </w:p>
  </w:comment>
  <w:comment w:id="497" w:author="Max Lindmark" w:date="2020-02-06T10:46:00Z" w:initials="ML">
    <w:p w14:paraId="24D3DCE9" w14:textId="4844CFD2" w:rsidR="00CD0AB3" w:rsidRPr="00457D7E" w:rsidRDefault="00CD0AB3">
      <w:pPr>
        <w:pStyle w:val="Kommentarer"/>
        <w:rPr>
          <w:b/>
          <w:bCs/>
          <w:lang w:val="en-GB"/>
        </w:rPr>
      </w:pPr>
      <w:r w:rsidRPr="00457D7E">
        <w:rPr>
          <w:b/>
          <w:bCs/>
          <w:lang w:val="en-GB"/>
        </w:rPr>
        <w:t xml:space="preserve">Jan: </w:t>
      </w:r>
      <w:r w:rsidRPr="00BC6DAB">
        <w:rPr>
          <w:rStyle w:val="Kommentarsreferens"/>
          <w:b/>
          <w:bCs/>
        </w:rPr>
        <w:annotationRef/>
      </w:r>
      <w:r w:rsidRPr="00BC6DAB">
        <w:rPr>
          <w:rStyle w:val="Kommentarsreferens"/>
          <w:b/>
          <w:bCs/>
        </w:rPr>
        <w:annotationRef/>
      </w:r>
      <w:r w:rsidRPr="00457D7E">
        <w:rPr>
          <w:b/>
          <w:bCs/>
          <w:lang w:val="en-GB"/>
        </w:rPr>
        <w:t>we should back-transform this to actual metric scale</w:t>
      </w:r>
    </w:p>
  </w:comment>
  <w:comment w:id="498" w:author="Max Lindmark" w:date="2020-02-06T10:46:00Z" w:initials="ML">
    <w:p w14:paraId="12E58D26" w14:textId="50EEB09E" w:rsidR="00CD0AB3" w:rsidRPr="00457D7E" w:rsidRDefault="00CD0AB3">
      <w:pPr>
        <w:pStyle w:val="Kommentarer"/>
        <w:rPr>
          <w:lang w:val="en-GB"/>
        </w:rPr>
      </w:pPr>
      <w:r>
        <w:rPr>
          <w:rStyle w:val="Kommentarsreferens"/>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499" w:author="Max Lindmark" w:date="2020-05-08T15:53:00Z" w:initials="ML">
    <w:p w14:paraId="0A60FFDE" w14:textId="3BE13A42" w:rsidR="00CD0AB3" w:rsidRPr="00AE4A5F" w:rsidRDefault="00CD0AB3">
      <w:pPr>
        <w:pStyle w:val="Kommentarer"/>
        <w:rPr>
          <w:lang w:val="en-GB"/>
        </w:rPr>
      </w:pPr>
      <w:r w:rsidRPr="00986168">
        <w:rPr>
          <w:rStyle w:val="Kommentarsreferens"/>
          <w:highlight w:val="yellow"/>
        </w:rPr>
        <w:annotationRef/>
      </w:r>
      <w:r w:rsidRPr="00AE4A5F">
        <w:rPr>
          <w:highlight w:val="yellow"/>
          <w:lang w:val="en-GB"/>
        </w:rPr>
        <w:t>I wonder how to make it easier, because only one side is logged</w:t>
      </w:r>
    </w:p>
  </w:comment>
  <w:comment w:id="512" w:author="Max Lindmark" w:date="2020-04-22T11:45:00Z" w:initials="ML">
    <w:p w14:paraId="5E5E5900" w14:textId="61C47D8F" w:rsidR="00CD0AB3" w:rsidRPr="00AE4A5F" w:rsidRDefault="00CD0AB3" w:rsidP="0037187E">
      <w:pPr>
        <w:pStyle w:val="Kommentarer"/>
        <w:numPr>
          <w:ilvl w:val="0"/>
          <w:numId w:val="41"/>
        </w:numPr>
        <w:rPr>
          <w:highlight w:val="yellow"/>
          <w:lang w:val="en-GB"/>
        </w:rPr>
      </w:pPr>
      <w:r w:rsidRPr="00AE4A5F">
        <w:rPr>
          <w:highlight w:val="yellow"/>
          <w:lang w:val="en-GB"/>
        </w:rPr>
        <w:t xml:space="preserve"> All values have been updated and these are reproducible (I set a seed)</w:t>
      </w:r>
    </w:p>
    <w:p w14:paraId="51FFC28A" w14:textId="77777777" w:rsidR="00CD0AB3" w:rsidRPr="00AE4A5F" w:rsidRDefault="00CD0AB3" w:rsidP="00D764E3">
      <w:pPr>
        <w:pStyle w:val="Kommentarer"/>
        <w:rPr>
          <w:highlight w:val="yellow"/>
          <w:lang w:val="en-GB"/>
        </w:rPr>
      </w:pPr>
    </w:p>
    <w:p w14:paraId="4BC6E64A" w14:textId="21D58E22" w:rsidR="00CD0AB3" w:rsidRPr="00AE4A5F" w:rsidRDefault="00CD0AB3" w:rsidP="00D764E3">
      <w:pPr>
        <w:pStyle w:val="Kommentarer"/>
        <w:rPr>
          <w:highlight w:val="yellow"/>
          <w:lang w:val="en-GB"/>
        </w:rPr>
      </w:pPr>
      <w:r w:rsidRPr="004B7C3C">
        <w:rPr>
          <w:rStyle w:val="Kommentarsreferens"/>
          <w:highlight w:val="yellow"/>
        </w:rPr>
        <w:annotationRef/>
      </w:r>
      <w:r w:rsidRPr="00AE4A5F">
        <w:rPr>
          <w:highlight w:val="yellow"/>
          <w:lang w:val="en-GB"/>
        </w:rPr>
        <w:t xml:space="preserve">I changed some things here to make the non-interaction models more consistent with the interaction models. </w:t>
      </w:r>
    </w:p>
    <w:p w14:paraId="287D7FDD" w14:textId="77777777" w:rsidR="00CD0AB3" w:rsidRPr="00AE4A5F" w:rsidRDefault="00CD0AB3" w:rsidP="00D764E3">
      <w:pPr>
        <w:pStyle w:val="Kommentarer"/>
        <w:rPr>
          <w:highlight w:val="yellow"/>
          <w:lang w:val="en-GB"/>
        </w:rPr>
      </w:pPr>
    </w:p>
    <w:p w14:paraId="6B28442A" w14:textId="20858B42" w:rsidR="00CD0AB3" w:rsidRPr="00AE4A5F" w:rsidRDefault="00CD0AB3" w:rsidP="00DE330B">
      <w:pPr>
        <w:pStyle w:val="Kommentarer"/>
        <w:rPr>
          <w:highlight w:val="yellow"/>
          <w:lang w:val="en-GB"/>
        </w:rPr>
      </w:pPr>
      <w:r w:rsidRPr="004B7C3C">
        <w:rPr>
          <w:rStyle w:val="Kommentarsreferens"/>
          <w:highlight w:val="yellow"/>
        </w:rPr>
        <w:annotationRef/>
      </w:r>
      <w:r w:rsidRPr="00AE4A5F">
        <w:rPr>
          <w:highlight w:val="yellow"/>
          <w:lang w:val="en-GB"/>
        </w:rPr>
        <w:t>Maybe it’s just easiest if you compare these models with an earlier version, but anyway here is what’s different:</w:t>
      </w:r>
    </w:p>
    <w:p w14:paraId="16EF783B" w14:textId="77777777" w:rsidR="00CD0AB3" w:rsidRPr="00AE4A5F" w:rsidRDefault="00CD0AB3" w:rsidP="00DE330B">
      <w:pPr>
        <w:pStyle w:val="Kommentarer"/>
        <w:rPr>
          <w:highlight w:val="yellow"/>
          <w:lang w:val="en-GB"/>
        </w:rPr>
      </w:pPr>
    </w:p>
    <w:p w14:paraId="228326E7" w14:textId="4AD0138B" w:rsidR="00CD0AB3" w:rsidRPr="00AE4A5F" w:rsidRDefault="00CD0AB3" w:rsidP="00D764E3">
      <w:pPr>
        <w:pStyle w:val="Kommentarer"/>
        <w:rPr>
          <w:highlight w:val="yellow"/>
          <w:lang w:val="en-GB"/>
        </w:rPr>
      </w:pPr>
      <w:r w:rsidRPr="00AE4A5F">
        <w:rPr>
          <w:highlight w:val="yellow"/>
          <w:lang w:val="en-GB"/>
        </w:rPr>
        <w:t xml:space="preserve">The previous models M7 and M8 (now M6a and M6b): I had only Beta1 and Beta2 random… but it doesn’t really make sense to me to only have those terms random without also the intercept. What do you think? I’ve now changed the models so that they better match the models without the interaction. </w:t>
      </w:r>
    </w:p>
    <w:p w14:paraId="0D845CD1" w14:textId="77777777" w:rsidR="00CD0AB3" w:rsidRPr="00AE4A5F" w:rsidRDefault="00CD0AB3" w:rsidP="00D764E3">
      <w:pPr>
        <w:pStyle w:val="Kommentarer"/>
        <w:rPr>
          <w:highlight w:val="yellow"/>
          <w:lang w:val="en-GB"/>
        </w:rPr>
      </w:pPr>
    </w:p>
    <w:p w14:paraId="00135990" w14:textId="35BE6BC7" w:rsidR="00CD0AB3" w:rsidRPr="00AE4A5F" w:rsidRDefault="00CD0AB3">
      <w:pPr>
        <w:pStyle w:val="Kommentarer"/>
        <w:rPr>
          <w:lang w:val="en-GB"/>
        </w:rPr>
      </w:pPr>
      <w:r w:rsidRPr="00AE4A5F">
        <w:rPr>
          <w:highlight w:val="yellow"/>
          <w:lang w:val="en-GB"/>
        </w:rPr>
        <w:t>And note these models are not among the “best” anyway! Lastly, the models that I replaced here had much worse WAIC the new ones, suggesting it’s important to include the random intercept</w:t>
      </w:r>
    </w:p>
  </w:comment>
  <w:comment w:id="513" w:author="Max Lindmark" w:date="2020-05-07T16:06:00Z" w:initials="ML">
    <w:p w14:paraId="2DED304F" w14:textId="6562A493" w:rsidR="00CD0AB3" w:rsidRPr="00AE4A5F" w:rsidRDefault="00CD0AB3">
      <w:pPr>
        <w:pStyle w:val="Kommentarer"/>
        <w:rPr>
          <w:lang w:val="en-GB"/>
        </w:rPr>
      </w:pPr>
      <w:r w:rsidRPr="00804369">
        <w:rPr>
          <w:rStyle w:val="Kommentarsreferens"/>
          <w:highlight w:val="yellow"/>
        </w:rPr>
        <w:annotationRef/>
      </w:r>
      <w:r w:rsidRPr="00AE4A5F">
        <w:rPr>
          <w:rStyle w:val="Kommentarsreferens"/>
          <w:highlight w:val="yellow"/>
          <w:lang w:val="en-GB"/>
        </w:rPr>
        <w:t xml:space="preserve">Also note that this table is only for the log-linear models (because there are many combinations). The </w:t>
      </w:r>
      <w:proofErr w:type="spellStart"/>
      <w:r w:rsidRPr="00AE4A5F">
        <w:rPr>
          <w:rStyle w:val="Kommentarsreferens"/>
          <w:highlight w:val="yellow"/>
          <w:lang w:val="en-GB"/>
        </w:rPr>
        <w:t>T_opt</w:t>
      </w:r>
      <w:proofErr w:type="spellEnd"/>
      <w:r w:rsidRPr="00AE4A5F">
        <w:rPr>
          <w:rStyle w:val="Kommentarsreferens"/>
          <w:highlight w:val="yellow"/>
          <w:lang w:val="en-GB"/>
        </w:rPr>
        <w:t xml:space="preserve"> and the polynomial models only have two each, so I just put that info in the text.</w:t>
      </w:r>
    </w:p>
  </w:comment>
  <w:comment w:id="514" w:author="Max Lindmark" w:date="2020-05-11T12:49:00Z" w:initials="ML">
    <w:p w14:paraId="7550C1A0" w14:textId="77777777" w:rsidR="00CD0AB3" w:rsidRPr="00AE4A5F" w:rsidRDefault="00CD0AB3">
      <w:pPr>
        <w:pStyle w:val="Kommentarer"/>
        <w:rPr>
          <w:highlight w:val="yellow"/>
          <w:lang w:val="en-GB"/>
        </w:rPr>
      </w:pPr>
      <w:r w:rsidRPr="00CC5696">
        <w:rPr>
          <w:rStyle w:val="Kommentarsreferens"/>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CD0AB3" w:rsidRPr="00AE4A5F" w:rsidRDefault="00CD0AB3">
      <w:pPr>
        <w:pStyle w:val="Kommentarer"/>
        <w:rPr>
          <w:lang w:val="en-GB"/>
        </w:rPr>
      </w:pPr>
    </w:p>
  </w:comment>
  <w:comment w:id="515" w:author="Jan Ohlberger" w:date="2020-05-22T15:04:00Z" w:initials="Ca">
    <w:p w14:paraId="362109FE" w14:textId="1F8E5486" w:rsidR="00CD0AB3" w:rsidRPr="00AE4A5F" w:rsidRDefault="00CD0AB3">
      <w:pPr>
        <w:pStyle w:val="Kommentarer"/>
        <w:rPr>
          <w:lang w:val="en-GB"/>
        </w:rPr>
      </w:pPr>
      <w:r>
        <w:rPr>
          <w:rStyle w:val="Kommentarsreferens"/>
        </w:rPr>
        <w:annotationRef/>
      </w:r>
      <w:r w:rsidRPr="00AE4A5F">
        <w:rPr>
          <w:lang w:val="en-GB"/>
        </w:rPr>
        <w:t>Could just set your own axes and define the ticks and labels – would recommend that anyway</w:t>
      </w:r>
    </w:p>
  </w:comment>
  <w:comment w:id="516" w:author="Jan Ohlberger" w:date="2020-05-22T15:08:00Z" w:initials="Ca">
    <w:p w14:paraId="6CD82E87" w14:textId="3BB44EDA" w:rsidR="00CD0AB3" w:rsidRPr="00AE4A5F" w:rsidRDefault="00CD0AB3">
      <w:pPr>
        <w:pStyle w:val="Kommentarer"/>
        <w:rPr>
          <w:lang w:val="en-GB"/>
        </w:rPr>
      </w:pPr>
      <w:r>
        <w:rPr>
          <w:rStyle w:val="Kommentarsreferens"/>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520" w:author="Max Lindmark" w:date="2020-05-08T16:24:00Z" w:initials="ML">
    <w:p w14:paraId="364F521C" w14:textId="09525F76" w:rsidR="00CD0AB3" w:rsidRPr="00AE4A5F" w:rsidRDefault="00CD0AB3">
      <w:pPr>
        <w:pStyle w:val="Kommentarer"/>
        <w:rPr>
          <w:lang w:val="en-GB"/>
        </w:rPr>
      </w:pPr>
      <w:r w:rsidRPr="009B415A">
        <w:rPr>
          <w:rStyle w:val="Kommentarsreferens"/>
          <w:highlight w:val="yellow"/>
        </w:rPr>
        <w:annotationRef/>
      </w:r>
      <w:r w:rsidRPr="00AE4A5F">
        <w:rPr>
          <w:highlight w:val="yellow"/>
          <w:lang w:val="en-GB"/>
        </w:rPr>
        <w:t>It’s quite striking that for a given mass in e.g. panel A, the metabolic rate can differ 50-fold between species.</w:t>
      </w:r>
    </w:p>
  </w:comment>
  <w:comment w:id="523" w:author="Anna Gårdmark" w:date="2020-06-21T09:47:00Z" w:initials="AG">
    <w:p w14:paraId="701AA215" w14:textId="792BF8B6" w:rsidR="00CD0AB3" w:rsidRPr="00CD0AB3" w:rsidRDefault="00CD0AB3">
      <w:pPr>
        <w:pStyle w:val="Kommentarer"/>
        <w:rPr>
          <w:lang w:val="en-GB"/>
        </w:rPr>
      </w:pPr>
      <w:r>
        <w:rPr>
          <w:rStyle w:val="Kommentarsreferens"/>
        </w:rPr>
        <w:annotationRef/>
      </w:r>
      <w:r w:rsidRPr="00CD0AB3">
        <w:rPr>
          <w:lang w:val="en-GB"/>
        </w:rPr>
        <w:t>I presume?</w:t>
      </w:r>
    </w:p>
  </w:comment>
  <w:comment w:id="521" w:author="Jan Ohlberger" w:date="2020-05-22T15:10:00Z" w:initials="Ca">
    <w:p w14:paraId="32CB201C" w14:textId="1DC49DD5" w:rsidR="00CD0AB3" w:rsidRPr="00AE4A5F" w:rsidRDefault="00CD0AB3">
      <w:pPr>
        <w:pStyle w:val="Kommentarer"/>
        <w:rPr>
          <w:lang w:val="en-GB"/>
        </w:rPr>
      </w:pPr>
      <w:r>
        <w:rPr>
          <w:rStyle w:val="Kommentarsreferens"/>
        </w:rPr>
        <w:annotationRef/>
      </w:r>
      <w:r w:rsidRPr="00AE4A5F">
        <w:rPr>
          <w:lang w:val="en-GB"/>
        </w:rPr>
        <w:t>Not what the axis labels suggest…</w:t>
      </w:r>
    </w:p>
  </w:comment>
  <w:comment w:id="528" w:author="Jan Ohlberger" w:date="2020-05-22T15:11:00Z" w:initials="Ca">
    <w:p w14:paraId="203A55C3" w14:textId="3352693D" w:rsidR="00CD0AB3" w:rsidRPr="00AE4A5F" w:rsidRDefault="00CD0AB3">
      <w:pPr>
        <w:pStyle w:val="Kommentarer"/>
        <w:rPr>
          <w:lang w:val="en-GB"/>
        </w:rPr>
      </w:pPr>
      <w:r>
        <w:rPr>
          <w:rStyle w:val="Kommentarsreferens"/>
        </w:rPr>
        <w:annotationRef/>
      </w:r>
      <w:r w:rsidRPr="00AE4A5F">
        <w:rPr>
          <w:lang w:val="en-GB"/>
        </w:rPr>
        <w:t>Same here – shouldn’t this information be available somewhere?</w:t>
      </w:r>
    </w:p>
  </w:comment>
  <w:comment w:id="529" w:author="Jan Ohlberger" w:date="2020-05-22T15:11:00Z" w:initials="Ca">
    <w:p w14:paraId="7B9C0B78" w14:textId="0AAACA87" w:rsidR="00CD0AB3" w:rsidRPr="00AE4A5F" w:rsidRDefault="00CD0AB3">
      <w:pPr>
        <w:pStyle w:val="Kommentarer"/>
        <w:rPr>
          <w:lang w:val="en-GB"/>
        </w:rPr>
      </w:pPr>
      <w:r>
        <w:rPr>
          <w:rStyle w:val="Kommentarsreferens"/>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530" w:author="Max Lindmark" w:date="2020-04-24T10:07:00Z" w:initials="ML">
    <w:p w14:paraId="3B501444" w14:textId="558C62E6" w:rsidR="00CD0AB3" w:rsidRPr="00AE4A5F" w:rsidRDefault="00CD0AB3">
      <w:pPr>
        <w:pStyle w:val="Kommentarer"/>
        <w:rPr>
          <w:rStyle w:val="Kommentarsreferens"/>
          <w:highlight w:val="yellow"/>
          <w:lang w:val="en-GB"/>
        </w:rPr>
      </w:pPr>
      <w:r w:rsidRPr="008B4708">
        <w:rPr>
          <w:rStyle w:val="Kommentarsreferens"/>
          <w:highlight w:val="yellow"/>
        </w:rPr>
        <w:annotationRef/>
      </w:r>
      <w:r w:rsidRPr="00AE4A5F">
        <w:rPr>
          <w:rStyle w:val="Kommentarsreferens"/>
          <w:highlight w:val="yellow"/>
          <w:lang w:val="en-GB"/>
        </w:rPr>
        <w:t>Should we be more careful with the terms? Technically this is only the mass exponent on the linear scale, not the log scale, then it’s just a coefficient.</w:t>
      </w:r>
    </w:p>
    <w:p w14:paraId="771684E7" w14:textId="77777777" w:rsidR="00CD0AB3" w:rsidRPr="00AE4A5F" w:rsidRDefault="00CD0AB3">
      <w:pPr>
        <w:pStyle w:val="Kommentarer"/>
        <w:rPr>
          <w:rStyle w:val="Kommentarsreferens"/>
          <w:highlight w:val="yellow"/>
          <w:lang w:val="en-GB"/>
        </w:rPr>
      </w:pPr>
    </w:p>
    <w:p w14:paraId="4BE8DA61" w14:textId="59F36F20" w:rsidR="00CD0AB3" w:rsidRPr="00AE4A5F" w:rsidRDefault="00CD0AB3">
      <w:pPr>
        <w:pStyle w:val="Kommentarer"/>
        <w:rPr>
          <w:lang w:val="en-GB"/>
        </w:rPr>
      </w:pPr>
      <w:r w:rsidRPr="00AE4A5F">
        <w:rPr>
          <w:rStyle w:val="Kommentarsreferens"/>
          <w:highlight w:val="yellow"/>
          <w:lang w:val="en-GB"/>
        </w:rPr>
        <w:t>Same with activation energy. I think it’s nice to show the activation energy, as here, but sometimes it’s easier to talk about the temperature-coefficient (e.g. when plotting posteriors etc.).</w:t>
      </w:r>
    </w:p>
  </w:comment>
  <w:comment w:id="531" w:author="Anna Gårdmark" w:date="2020-06-21T09:48:00Z" w:initials="AG">
    <w:p w14:paraId="2FB2B447" w14:textId="7E901439" w:rsidR="00CD0AB3" w:rsidRPr="00A54FB7" w:rsidRDefault="00CD0AB3">
      <w:pPr>
        <w:pStyle w:val="Kommentarer"/>
        <w:rPr>
          <w:lang w:val="en-GB"/>
        </w:rPr>
      </w:pPr>
      <w:r>
        <w:rPr>
          <w:rStyle w:val="Kommentarsreferens"/>
        </w:rPr>
        <w:annotationRef/>
      </w:r>
      <w:proofErr w:type="gramStart"/>
      <w:r w:rsidRPr="00A54FB7">
        <w:rPr>
          <w:lang w:val="en-GB"/>
        </w:rPr>
        <w:t>you</w:t>
      </w:r>
      <w:proofErr w:type="gramEnd"/>
      <w:r w:rsidRPr="00A54FB7">
        <w:rPr>
          <w:lang w:val="en-GB"/>
        </w:rPr>
        <w:t xml:space="preserve"> can just be very explicit and state </w:t>
      </w:r>
      <w:r>
        <w:rPr>
          <w:lang w:val="en-GB"/>
        </w:rPr>
        <w:t>that afterward each term in the second sentence,</w:t>
      </w:r>
      <w:r w:rsidRPr="00A54FB7">
        <w:rPr>
          <w:lang w:val="en-GB"/>
        </w:rPr>
        <w:t xml:space="preserve"> within brackets</w:t>
      </w:r>
    </w:p>
  </w:comment>
  <w:comment w:id="532" w:author="Max Lindmark" w:date="2020-04-24T10:34:00Z" w:initials="ML">
    <w:p w14:paraId="7070164E" w14:textId="66DDB08D" w:rsidR="00CD0AB3" w:rsidRPr="00AE4A5F" w:rsidRDefault="00CD0AB3">
      <w:pPr>
        <w:pStyle w:val="Kommentarer"/>
        <w:rPr>
          <w:lang w:val="en-GB"/>
        </w:rPr>
      </w:pPr>
      <w:r w:rsidRPr="009B4159">
        <w:rPr>
          <w:rStyle w:val="Kommentarsreferens"/>
          <w:highlight w:val="yellow"/>
        </w:rPr>
        <w:annotationRef/>
      </w:r>
      <w:r w:rsidRPr="00AE4A5F">
        <w:rPr>
          <w:rStyle w:val="Kommentarsreferens"/>
          <w:highlight w:val="yellow"/>
          <w:lang w:val="en-GB"/>
        </w:rPr>
        <w:t>Note I changed the layout a little bit. This still allows for comparison of the vertical shaded bars (comparing the global mean predictions for the parameters). I just like this better and didn’t think there was much merit putting them all in the same plot as the majority of species are not present in both data sets.</w:t>
      </w:r>
    </w:p>
  </w:comment>
  <w:comment w:id="533" w:author="Anna Gårdmark" w:date="2020-06-21T09:49:00Z" w:initials="AG">
    <w:p w14:paraId="6439AFF7" w14:textId="67D57756" w:rsidR="00CD0AB3" w:rsidRPr="00CD0AB3" w:rsidRDefault="00CD0AB3">
      <w:pPr>
        <w:pStyle w:val="Kommentarer"/>
        <w:rPr>
          <w:lang w:val="en-GB"/>
        </w:rPr>
      </w:pPr>
      <w:r>
        <w:rPr>
          <w:rStyle w:val="Kommentarsreferens"/>
        </w:rPr>
        <w:annotationRef/>
      </w:r>
      <w:r w:rsidRPr="00CD0AB3">
        <w:rPr>
          <w:lang w:val="en-GB"/>
        </w:rPr>
        <w:t xml:space="preserve">Good argument. </w:t>
      </w:r>
      <w:proofErr w:type="gramStart"/>
      <w:r w:rsidRPr="00CD0AB3">
        <w:rPr>
          <w:lang w:val="en-GB"/>
        </w:rPr>
        <w:t>looks</w:t>
      </w:r>
      <w:proofErr w:type="gramEnd"/>
      <w:r w:rsidRPr="00CD0AB3">
        <w:rPr>
          <w:lang w:val="en-GB"/>
        </w:rPr>
        <w:t xml:space="preserve"> good too</w:t>
      </w:r>
    </w:p>
  </w:comment>
  <w:comment w:id="534" w:author="Jan Ohlberger" w:date="2020-01-21T15:43:00Z" w:initials="Ca">
    <w:p w14:paraId="0E3500F0" w14:textId="77777777" w:rsidR="00CD0AB3" w:rsidRPr="002D70E2" w:rsidRDefault="00CD0AB3" w:rsidP="0072480A">
      <w:pPr>
        <w:pStyle w:val="Kommentarer"/>
        <w:rPr>
          <w:lang w:val="en-GB"/>
        </w:rPr>
      </w:pPr>
      <w:r>
        <w:rPr>
          <w:rStyle w:val="Kommentarsreferens"/>
        </w:rPr>
        <w:annotationRef/>
      </w:r>
      <w:r w:rsidRPr="002D70E2">
        <w:rPr>
          <w:lang w:val="en-GB"/>
        </w:rPr>
        <w:t xml:space="preserve">Maybe better? </w:t>
      </w:r>
    </w:p>
  </w:comment>
  <w:comment w:id="535" w:author="Max Lindmark" w:date="2020-01-28T15:58:00Z" w:initials="ML">
    <w:p w14:paraId="2271A92B" w14:textId="77777777" w:rsidR="00CD0AB3" w:rsidRPr="00457D7E" w:rsidRDefault="00CD0AB3" w:rsidP="0072480A">
      <w:pPr>
        <w:pStyle w:val="Kommentarer"/>
        <w:rPr>
          <w:lang w:val="en-GB"/>
        </w:rPr>
      </w:pPr>
      <w:r>
        <w:rPr>
          <w:rStyle w:val="Kommentarsreferens"/>
        </w:rPr>
        <w:annotationRef/>
      </w:r>
      <w:r w:rsidRPr="00457D7E">
        <w:rPr>
          <w:lang w:val="en-GB"/>
        </w:rPr>
        <w:t>Or average?</w:t>
      </w:r>
    </w:p>
  </w:comment>
  <w:comment w:id="536" w:author="Anna Gårdmark" w:date="2020-02-03T15:34:00Z" w:initials="AG">
    <w:p w14:paraId="7D739003" w14:textId="77777777" w:rsidR="00CD0AB3" w:rsidRPr="00404F83" w:rsidRDefault="00CD0AB3" w:rsidP="0072480A">
      <w:pPr>
        <w:pStyle w:val="Kommentarer"/>
        <w:rPr>
          <w:lang w:val="en-GB"/>
        </w:rPr>
      </w:pPr>
      <w:r>
        <w:rPr>
          <w:rStyle w:val="Kommentarsreferens"/>
        </w:rPr>
        <w:annotationRef/>
      </w:r>
      <w:proofErr w:type="gramStart"/>
      <w:r w:rsidRPr="00404F83">
        <w:rPr>
          <w:lang w:val="en-GB"/>
        </w:rPr>
        <w:t>average</w:t>
      </w:r>
      <w:proofErr w:type="gramEnd"/>
      <w:r w:rsidRPr="00404F83">
        <w:rPr>
          <w:lang w:val="en-GB"/>
        </w:rPr>
        <w:t xml:space="preserve"> is better, I think</w:t>
      </w:r>
    </w:p>
  </w:comment>
  <w:comment w:id="537" w:author="Max Lindmark" w:date="2020-02-06T11:11:00Z" w:initials="ML">
    <w:p w14:paraId="5568C889" w14:textId="77777777" w:rsidR="00CD0AB3" w:rsidRPr="00457D7E" w:rsidRDefault="00CD0AB3" w:rsidP="0072480A">
      <w:pPr>
        <w:pStyle w:val="Kommentarer"/>
        <w:rPr>
          <w:b/>
          <w:bCs/>
          <w:lang w:val="en-GB"/>
        </w:rPr>
      </w:pPr>
      <w:r w:rsidRPr="00AE4AF5">
        <w:rPr>
          <w:rStyle w:val="Kommentarsreferens"/>
          <w:b/>
          <w:bCs/>
        </w:rPr>
        <w:annotationRef/>
      </w:r>
      <w:r w:rsidRPr="00457D7E">
        <w:rPr>
          <w:b/>
          <w:bCs/>
          <w:lang w:val="en-GB"/>
        </w:rPr>
        <w:t xml:space="preserve">Jan: </w:t>
      </w:r>
      <w:r w:rsidRPr="00AE4AF5">
        <w:rPr>
          <w:rStyle w:val="Kommentarsreferens"/>
          <w:b/>
          <w:bCs/>
        </w:rPr>
        <w:annotationRef/>
      </w:r>
      <w:r w:rsidRPr="00457D7E">
        <w:rPr>
          <w:b/>
          <w:bCs/>
          <w:lang w:val="en-GB"/>
        </w:rPr>
        <w:t xml:space="preserve">Yeah – not sure – I don’t like the term ‘average species’, though ‘unknown species’ is not much better… maybe drop it entirely and leave it at ‘median prediction’? </w:t>
      </w:r>
    </w:p>
    <w:p w14:paraId="2FE21CF1" w14:textId="77777777" w:rsidR="00CD0AB3" w:rsidRPr="00457D7E" w:rsidRDefault="00CD0AB3" w:rsidP="0072480A">
      <w:pPr>
        <w:pStyle w:val="Kommentarer"/>
        <w:rPr>
          <w:b/>
          <w:bCs/>
          <w:lang w:val="en-GB"/>
        </w:rPr>
      </w:pPr>
    </w:p>
    <w:p w14:paraId="107D15FB" w14:textId="77777777" w:rsidR="00CD0AB3" w:rsidRPr="00457D7E" w:rsidRDefault="00CD0AB3" w:rsidP="0072480A">
      <w:pPr>
        <w:pStyle w:val="Kommentarer"/>
        <w:rPr>
          <w:b/>
          <w:bCs/>
          <w:lang w:val="en-GB"/>
        </w:rPr>
      </w:pPr>
      <w:r w:rsidRPr="00457D7E">
        <w:rPr>
          <w:b/>
          <w:bCs/>
          <w:lang w:val="en-GB"/>
        </w:rPr>
        <w:t>Most importantly, we should make sure to be consistent…</w:t>
      </w:r>
    </w:p>
    <w:p w14:paraId="29C0FC27" w14:textId="77777777" w:rsidR="00CD0AB3" w:rsidRPr="00457D7E" w:rsidRDefault="00CD0AB3" w:rsidP="0072480A">
      <w:pPr>
        <w:pStyle w:val="Kommentarer"/>
        <w:rPr>
          <w:b/>
          <w:bCs/>
          <w:lang w:val="en-GB"/>
        </w:rPr>
      </w:pPr>
    </w:p>
  </w:comment>
  <w:comment w:id="538" w:author="Max Lindmark" w:date="2020-02-06T11:11:00Z" w:initials="ML">
    <w:p w14:paraId="6B961FF5" w14:textId="77777777" w:rsidR="00CD0AB3" w:rsidRPr="00457D7E" w:rsidRDefault="00CD0AB3" w:rsidP="0072480A">
      <w:pPr>
        <w:pStyle w:val="Kommentarer"/>
        <w:rPr>
          <w:lang w:val="en-GB"/>
        </w:rPr>
      </w:pPr>
      <w:r>
        <w:rPr>
          <w:rStyle w:val="Kommentarsreferens"/>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954F841" w14:textId="77777777" w:rsidR="00CD0AB3" w:rsidRPr="00457D7E" w:rsidRDefault="00CD0AB3" w:rsidP="0072480A">
      <w:pPr>
        <w:pStyle w:val="Kommentarer"/>
        <w:rPr>
          <w:lang w:val="en-GB"/>
        </w:rPr>
      </w:pPr>
    </w:p>
    <w:p w14:paraId="4BC4D85D" w14:textId="77777777" w:rsidR="00CD0AB3" w:rsidRPr="00457D7E" w:rsidRDefault="00CD0AB3" w:rsidP="0072480A">
      <w:pPr>
        <w:pStyle w:val="Kommentarer"/>
        <w:rPr>
          <w:lang w:val="en-GB"/>
        </w:rPr>
      </w:pPr>
      <w:r w:rsidRPr="00457D7E">
        <w:rPr>
          <w:lang w:val="en-GB"/>
        </w:rPr>
        <w:t>I agree that average isn’t perfect either, because the species doesn’t have to be average for us to make a qualified guess!</w:t>
      </w:r>
    </w:p>
  </w:comment>
  <w:comment w:id="539" w:author="Anna Gårdmark" w:date="2020-02-07T07:48:00Z" w:initials="AG">
    <w:p w14:paraId="59AD4046" w14:textId="77777777" w:rsidR="00CD0AB3" w:rsidRPr="0098521B" w:rsidRDefault="00CD0AB3" w:rsidP="0072480A">
      <w:pPr>
        <w:pStyle w:val="Kommentarer"/>
        <w:rPr>
          <w:lang w:val="en-GB"/>
        </w:rPr>
      </w:pPr>
      <w:r w:rsidRPr="00001A7F">
        <w:rPr>
          <w:rStyle w:val="Kommentarsreferens"/>
          <w:highlight w:val="yellow"/>
        </w:rPr>
        <w:annotationRef/>
      </w:r>
      <w:proofErr w:type="gramStart"/>
      <w:r w:rsidRPr="0098521B">
        <w:rPr>
          <w:highlight w:val="yellow"/>
          <w:lang w:val="en-GB"/>
        </w:rPr>
        <w:t>what</w:t>
      </w:r>
      <w:proofErr w:type="gramEnd"/>
      <w:r w:rsidRPr="0098521B">
        <w:rPr>
          <w:highlight w:val="yellow"/>
          <w:lang w:val="en-GB"/>
        </w:rPr>
        <w:t xml:space="preserve"> about ’arbitrary species’</w:t>
      </w:r>
    </w:p>
  </w:comment>
  <w:comment w:id="540" w:author="Max Lindmark" w:date="2020-04-24T10:08:00Z" w:initials="ML">
    <w:p w14:paraId="6687AB1F" w14:textId="79E1E193" w:rsidR="00CD0AB3" w:rsidRPr="00AE4A5F" w:rsidRDefault="00CD0AB3" w:rsidP="0072480A">
      <w:pPr>
        <w:pStyle w:val="Kommentarer"/>
        <w:rPr>
          <w:lang w:val="en-GB"/>
        </w:rPr>
      </w:pPr>
      <w:r w:rsidRPr="00C9761E">
        <w:rPr>
          <w:rStyle w:val="Kommentarsreferens"/>
          <w:highlight w:val="yellow"/>
        </w:rPr>
        <w:annotationRef/>
      </w:r>
      <w:r w:rsidRPr="00AE4A5F">
        <w:rPr>
          <w:rStyle w:val="Kommentarsreferens"/>
          <w:highlight w:val="yellow"/>
          <w:lang w:val="en-GB"/>
        </w:rPr>
        <w:t>I now call the parameters either global or species-level, but somewhere further up when I talk about what the global parameter represents, I do say average. Can change if we find something better!</w:t>
      </w:r>
    </w:p>
  </w:comment>
  <w:comment w:id="544" w:author="Jan Ohlberger" w:date="2020-05-22T15:26:00Z" w:initials="Ca">
    <w:p w14:paraId="32E01787" w14:textId="4FDF6F61" w:rsidR="00CD0AB3" w:rsidRPr="00AE4A5F" w:rsidRDefault="00CD0AB3">
      <w:pPr>
        <w:pStyle w:val="Kommentarer"/>
        <w:rPr>
          <w:lang w:val="en-GB"/>
        </w:rPr>
      </w:pPr>
      <w:r>
        <w:rPr>
          <w:rStyle w:val="Kommentarsreferens"/>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545" w:author="Anna Gårdmark" w:date="2020-06-21T09:53:00Z" w:initials="AG">
    <w:p w14:paraId="25694559" w14:textId="459C927C" w:rsidR="00CD0AB3" w:rsidRPr="00A54FB7" w:rsidRDefault="00CD0AB3">
      <w:pPr>
        <w:pStyle w:val="Kommentarer"/>
        <w:rPr>
          <w:lang w:val="en-GB"/>
        </w:rPr>
      </w:pPr>
      <w:r>
        <w:rPr>
          <w:rStyle w:val="Kommentarsreferens"/>
        </w:rPr>
        <w:annotationRef/>
      </w:r>
      <w:proofErr w:type="gramStart"/>
      <w:r w:rsidRPr="00A54FB7">
        <w:rPr>
          <w:lang w:val="en-GB"/>
        </w:rPr>
        <w:t>or</w:t>
      </w:r>
      <w:proofErr w:type="gramEnd"/>
      <w:r w:rsidRPr="00A54FB7">
        <w:rPr>
          <w:lang w:val="en-GB"/>
        </w:rPr>
        <w:t xml:space="preserve"> 1g and 1000 g (at least 100 g is quite small for many of the species studied)</w:t>
      </w:r>
    </w:p>
  </w:comment>
  <w:comment w:id="546" w:author="Jan Ohlberger" w:date="2020-05-22T17:29:00Z" w:initials="Ca">
    <w:p w14:paraId="104DA3B1" w14:textId="55AF804B" w:rsidR="00CD0AB3" w:rsidRPr="00AE4A5F" w:rsidRDefault="00CD0AB3">
      <w:pPr>
        <w:pStyle w:val="Kommentarer"/>
        <w:rPr>
          <w:lang w:val="en-GB"/>
        </w:rPr>
      </w:pPr>
      <w:r>
        <w:rPr>
          <w:rStyle w:val="Kommentarsreferens"/>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547" w:author="Anna Gårdmark" w:date="2020-06-21T09:54:00Z" w:initials="AG">
    <w:p w14:paraId="3EC870C4" w14:textId="10ED8F65" w:rsidR="00CD0AB3" w:rsidRPr="00A54FB7" w:rsidRDefault="00CD0AB3">
      <w:pPr>
        <w:pStyle w:val="Kommentarer"/>
        <w:rPr>
          <w:lang w:val="en-GB"/>
        </w:rPr>
      </w:pPr>
      <w:r>
        <w:rPr>
          <w:rStyle w:val="Kommentarsreferens"/>
        </w:rPr>
        <w:annotationRef/>
      </w:r>
      <w:proofErr w:type="gramStart"/>
      <w:r w:rsidRPr="00A54FB7">
        <w:rPr>
          <w:lang w:val="en-GB"/>
        </w:rPr>
        <w:t>good</w:t>
      </w:r>
      <w:proofErr w:type="gramEnd"/>
      <w:r w:rsidRPr="00A54FB7">
        <w:rPr>
          <w:lang w:val="en-GB"/>
        </w:rPr>
        <w:t xml:space="preserve">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555" w:author="Jan Ohlberger" w:date="2020-05-22T15:32:00Z" w:initials="Ca">
    <w:p w14:paraId="22B2858F" w14:textId="16AD7A80" w:rsidR="00CD0AB3" w:rsidRPr="00AE4A5F" w:rsidRDefault="00CD0AB3">
      <w:pPr>
        <w:pStyle w:val="Kommentarer"/>
        <w:rPr>
          <w:lang w:val="en-GB"/>
        </w:rPr>
      </w:pPr>
      <w:r>
        <w:rPr>
          <w:rStyle w:val="Kommentarsreferens"/>
        </w:rPr>
        <w:annotationRef/>
      </w:r>
      <w:r w:rsidRPr="00AE4A5F">
        <w:rPr>
          <w:lang w:val="en-GB"/>
        </w:rPr>
        <w:t>Above BE is used most times</w:t>
      </w:r>
    </w:p>
  </w:comment>
  <w:comment w:id="557" w:author="Anna Gårdmark" w:date="2020-06-21T09:57:00Z" w:initials="AG">
    <w:p w14:paraId="69FE907A" w14:textId="0E0F17E5" w:rsidR="00CD0AB3" w:rsidRPr="0081280A" w:rsidRDefault="00CD0AB3">
      <w:pPr>
        <w:pStyle w:val="Kommentarer"/>
        <w:rPr>
          <w:lang w:val="en-GB"/>
        </w:rPr>
      </w:pPr>
      <w:r>
        <w:rPr>
          <w:rStyle w:val="Kommentarsreferens"/>
        </w:rPr>
        <w:annotationRef/>
      </w:r>
      <w:proofErr w:type="gramStart"/>
      <w:r w:rsidRPr="0081280A">
        <w:rPr>
          <w:lang w:val="en-GB"/>
        </w:rPr>
        <w:t>for</w:t>
      </w:r>
      <w:proofErr w:type="gramEnd"/>
      <w:r w:rsidRPr="0081280A">
        <w:rPr>
          <w:lang w:val="en-GB"/>
        </w:rPr>
        <w:t xml:space="preserve"> consistency with earlier fig legends; note, though, Jan’s </w:t>
      </w:r>
      <w:proofErr w:type="spellStart"/>
      <w:r w:rsidRPr="0081280A">
        <w:rPr>
          <w:lang w:val="en-GB"/>
        </w:rPr>
        <w:t>piont</w:t>
      </w:r>
      <w:proofErr w:type="spellEnd"/>
      <w:r w:rsidRPr="0081280A">
        <w:rPr>
          <w:lang w:val="en-GB"/>
        </w:rPr>
        <w:t xml:space="preserve"> about that info on which </w:t>
      </w:r>
      <w:proofErr w:type="spellStart"/>
      <w:r>
        <w:rPr>
          <w:lang w:val="en-GB"/>
        </w:rPr>
        <w:t>color</w:t>
      </w:r>
      <w:proofErr w:type="spellEnd"/>
      <w:r>
        <w:rPr>
          <w:lang w:val="en-GB"/>
        </w:rPr>
        <w:t xml:space="preserve"> belongs to which species is needed.</w:t>
      </w:r>
    </w:p>
  </w:comment>
  <w:comment w:id="558" w:author="Jan Ohlberger" w:date="2020-05-22T15:35:00Z" w:initials="Ca">
    <w:p w14:paraId="4E090E20" w14:textId="03D487F1" w:rsidR="00CD0AB3" w:rsidRPr="00AE4A5F" w:rsidRDefault="00CD0AB3">
      <w:pPr>
        <w:pStyle w:val="Kommentarer"/>
        <w:rPr>
          <w:lang w:val="en-GB"/>
        </w:rPr>
      </w:pPr>
      <w:r>
        <w:rPr>
          <w:rStyle w:val="Kommentarsreferens"/>
        </w:rPr>
        <w:annotationRef/>
      </w:r>
      <w:r w:rsidRPr="00AE4A5F">
        <w:rPr>
          <w:lang w:val="en-GB"/>
        </w:rPr>
        <w:t>Rather focus on body size and population size structure here since the sentence also starts with ‘individual growth’?</w:t>
      </w:r>
    </w:p>
  </w:comment>
  <w:comment w:id="559" w:author="Anna Gårdmark" w:date="2020-06-22T13:54:00Z" w:initials="AG">
    <w:p w14:paraId="13734723" w14:textId="5FB597AE" w:rsidR="00CD0AB3" w:rsidRPr="00CD0AB3" w:rsidRDefault="00CD0AB3">
      <w:pPr>
        <w:pStyle w:val="Kommentarer"/>
        <w:rPr>
          <w:lang w:val="en-GB"/>
        </w:rPr>
      </w:pPr>
      <w:r>
        <w:rPr>
          <w:rStyle w:val="Kommentarsreferens"/>
        </w:rPr>
        <w:annotationRef/>
      </w:r>
      <w:proofErr w:type="gramStart"/>
      <w:r w:rsidRPr="00CD0AB3">
        <w:rPr>
          <w:lang w:val="en-GB"/>
        </w:rPr>
        <w:t>agree</w:t>
      </w:r>
      <w:proofErr w:type="gramEnd"/>
      <w:r w:rsidRPr="00CD0AB3">
        <w:rPr>
          <w:lang w:val="en-GB"/>
        </w:rPr>
        <w:t>, good point</w:t>
      </w:r>
    </w:p>
  </w:comment>
  <w:comment w:id="560" w:author="Anna Gårdmark" w:date="2020-06-22T13:55:00Z" w:initials="AG">
    <w:p w14:paraId="1C13EF18" w14:textId="34D1226A" w:rsidR="00CD0AB3" w:rsidRPr="00CD0AB3" w:rsidRDefault="00CD0AB3">
      <w:pPr>
        <w:pStyle w:val="Kommentarer"/>
        <w:rPr>
          <w:lang w:val="en-GB"/>
        </w:rPr>
      </w:pPr>
      <w:r>
        <w:rPr>
          <w:rStyle w:val="Kommentarsreferens"/>
        </w:rPr>
        <w:annotationRef/>
      </w:r>
      <w:proofErr w:type="gramStart"/>
      <w:r w:rsidRPr="00CD0AB3">
        <w:rPr>
          <w:lang w:val="en-GB"/>
        </w:rPr>
        <w:t>not</w:t>
      </w:r>
      <w:proofErr w:type="gramEnd"/>
      <w:r w:rsidRPr="00CD0AB3">
        <w:rPr>
          <w:lang w:val="en-GB"/>
        </w:rPr>
        <w:t xml:space="preserve"> really needed</w:t>
      </w:r>
      <w:r>
        <w:rPr>
          <w:lang w:val="en-GB"/>
        </w:rPr>
        <w:t xml:space="preserve"> I think</w:t>
      </w:r>
    </w:p>
  </w:comment>
  <w:comment w:id="562" w:author="Jan Ohlberger" w:date="2020-05-22T15:37:00Z" w:initials="Ca">
    <w:p w14:paraId="04695A57" w14:textId="277B4410" w:rsidR="00CD0AB3" w:rsidRPr="00AE4A5F" w:rsidRDefault="00CD0AB3">
      <w:pPr>
        <w:pStyle w:val="Kommentarer"/>
        <w:rPr>
          <w:lang w:val="en-GB"/>
        </w:rPr>
      </w:pPr>
      <w:r>
        <w:rPr>
          <w:rStyle w:val="Kommentarsreferens"/>
        </w:rPr>
        <w:annotationRef/>
      </w:r>
      <w:r w:rsidRPr="00AE4A5F">
        <w:rPr>
          <w:lang w:val="en-GB"/>
        </w:rPr>
        <w:t>Add other examples to both?</w:t>
      </w:r>
    </w:p>
  </w:comment>
  <w:comment w:id="568" w:author="Jan Ohlberger" w:date="2020-05-22T15:39:00Z" w:initials="Ca">
    <w:p w14:paraId="6E375429" w14:textId="7CF901F4" w:rsidR="00CD0AB3" w:rsidRPr="00AE4A5F" w:rsidRDefault="00CD0AB3">
      <w:pPr>
        <w:pStyle w:val="Kommentarer"/>
        <w:rPr>
          <w:lang w:val="en-GB"/>
        </w:rPr>
      </w:pPr>
      <w:r>
        <w:rPr>
          <w:rStyle w:val="Kommentarsreferens"/>
        </w:rPr>
        <w:annotationRef/>
      </w:r>
      <w:r w:rsidRPr="00AE4A5F">
        <w:rPr>
          <w:lang w:val="en-GB"/>
        </w:rPr>
        <w:t>Rather talk about ‘temperature sensitivity’?</w:t>
      </w:r>
    </w:p>
  </w:comment>
  <w:comment w:id="569" w:author="Jan Ohlberger" w:date="2020-05-22T15:41:00Z" w:initials="Ca">
    <w:p w14:paraId="73EB81E9" w14:textId="10E714EC" w:rsidR="00CD0AB3" w:rsidRPr="00AE4A5F" w:rsidRDefault="00CD0AB3">
      <w:pPr>
        <w:pStyle w:val="Kommentarer"/>
        <w:rPr>
          <w:lang w:val="en-GB"/>
        </w:rPr>
      </w:pPr>
      <w:r>
        <w:rPr>
          <w:rStyle w:val="Kommentarsreferens"/>
        </w:rPr>
        <w:annotationRef/>
      </w:r>
      <w:r w:rsidRPr="00AE4A5F">
        <w:rPr>
          <w:lang w:val="en-GB"/>
        </w:rPr>
        <w:t>Not sure this is the best way to describe it but if used it needs to be clearly defined.</w:t>
      </w:r>
    </w:p>
  </w:comment>
  <w:comment w:id="570" w:author="Anna Gårdmark" w:date="2020-06-22T13:58:00Z" w:initials="AG">
    <w:p w14:paraId="446A747E" w14:textId="198713DF" w:rsidR="00CD0AB3" w:rsidRPr="00CD0AB3" w:rsidRDefault="00CD0AB3">
      <w:pPr>
        <w:pStyle w:val="Kommentarer"/>
        <w:rPr>
          <w:lang w:val="en-GB"/>
        </w:rPr>
      </w:pPr>
      <w:r>
        <w:rPr>
          <w:rStyle w:val="Kommentarsreferens"/>
        </w:rPr>
        <w:annotationRef/>
      </w:r>
      <w:proofErr w:type="gramStart"/>
      <w:r w:rsidRPr="00CD0AB3">
        <w:rPr>
          <w:lang w:val="en-GB"/>
        </w:rPr>
        <w:t>works</w:t>
      </w:r>
      <w:proofErr w:type="gramEnd"/>
      <w:r w:rsidRPr="00CD0AB3">
        <w:rPr>
          <w:lang w:val="en-GB"/>
        </w:rPr>
        <w:t xml:space="preserve"> if you insert an explanation within brackets directly after the term</w:t>
      </w:r>
    </w:p>
  </w:comment>
  <w:comment w:id="571" w:author="Jan Ohlberger" w:date="2020-05-22T15:40:00Z" w:initials="Ca">
    <w:p w14:paraId="36564AC2" w14:textId="4D6C084C" w:rsidR="00CD0AB3" w:rsidRPr="00AE4A5F" w:rsidRDefault="00CD0AB3">
      <w:pPr>
        <w:pStyle w:val="Kommentarer"/>
        <w:rPr>
          <w:lang w:val="en-GB"/>
        </w:rPr>
      </w:pPr>
      <w:r>
        <w:rPr>
          <w:rStyle w:val="Kommentarsreferens"/>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587" w:author="Anna Gårdmark" w:date="2020-02-04T08:56:00Z" w:initials="AG">
    <w:p w14:paraId="0D13AD99" w14:textId="278CD4EB" w:rsidR="00CD0AB3" w:rsidRPr="002C5859" w:rsidRDefault="00CD0AB3">
      <w:pPr>
        <w:pStyle w:val="Kommentarer"/>
        <w:rPr>
          <w:lang w:val="en-GB"/>
        </w:rPr>
      </w:pPr>
      <w:r>
        <w:rPr>
          <w:rStyle w:val="Kommentarsreferens"/>
        </w:rPr>
        <w:annotationRef/>
      </w:r>
      <w:r w:rsidRPr="002C5859">
        <w:rPr>
          <w:lang w:val="en-GB"/>
        </w:rPr>
        <w:t xml:space="preserve">but isn’t it also that </w:t>
      </w:r>
      <w:proofErr w:type="spellStart"/>
      <w:r w:rsidRPr="002C5859">
        <w:rPr>
          <w:lang w:val="en-GB"/>
        </w:rPr>
        <w:t>you</w:t>
      </w:r>
      <w:proofErr w:type="spellEnd"/>
      <w:r w:rsidRPr="002C5859">
        <w:rPr>
          <w:lang w:val="en-GB"/>
        </w:rPr>
        <w:t xml:space="preserve"> account for the body-mass scaling of temperature effects (i.e. </w:t>
      </w:r>
      <w:r>
        <w:rPr>
          <w:lang w:val="en-GB"/>
        </w:rPr>
        <w:t xml:space="preserve">the mass-temperature interaction in metabolism?), or do you only mean it generally as long as body mass scaling of C &amp; M aren’t identical ? </w:t>
      </w:r>
      <w:proofErr w:type="gramStart"/>
      <w:r>
        <w:rPr>
          <w:lang w:val="en-GB"/>
        </w:rPr>
        <w:t>you</w:t>
      </w:r>
      <w:proofErr w:type="gramEnd"/>
      <w:r>
        <w:rPr>
          <w:lang w:val="en-GB"/>
        </w:rPr>
        <w:t xml:space="preserve"> actually find both in your model results for below optimum temps, and </w:t>
      </w:r>
      <w:proofErr w:type="spellStart"/>
      <w:r>
        <w:rPr>
          <w:lang w:val="en-GB"/>
        </w:rPr>
        <w:t>its</w:t>
      </w:r>
      <w:proofErr w:type="spellEnd"/>
      <w:r>
        <w:rPr>
          <w:lang w:val="en-GB"/>
        </w:rPr>
        <w:t xml:space="preserve"> good to be specific here as it is one of your main points</w:t>
      </w:r>
    </w:p>
  </w:comment>
  <w:comment w:id="588" w:author="Max Lindmark" w:date="2020-02-06T11:36:00Z" w:initials="ML">
    <w:p w14:paraId="6A2D3C14" w14:textId="77777777" w:rsidR="00CD0AB3" w:rsidRPr="00457D7E" w:rsidRDefault="00CD0AB3">
      <w:pPr>
        <w:pStyle w:val="Kommentarer"/>
        <w:rPr>
          <w:lang w:val="en-GB"/>
        </w:rPr>
      </w:pPr>
      <w:r>
        <w:rPr>
          <w:rStyle w:val="Kommentarsreferens"/>
        </w:rPr>
        <w:annotationRef/>
      </w:r>
      <w:r w:rsidRPr="00457D7E">
        <w:rPr>
          <w:lang w:val="en-GB"/>
        </w:rPr>
        <w:t>Yes, so this touches on the reason I wanted to split it into two papers!</w:t>
      </w:r>
    </w:p>
    <w:p w14:paraId="54D82071" w14:textId="77777777" w:rsidR="00CD0AB3" w:rsidRPr="00457D7E" w:rsidRDefault="00CD0AB3">
      <w:pPr>
        <w:pStyle w:val="Kommentarer"/>
        <w:rPr>
          <w:lang w:val="en-GB"/>
        </w:rPr>
      </w:pPr>
    </w:p>
    <w:p w14:paraId="48DC857D" w14:textId="71B86F82" w:rsidR="00CD0AB3" w:rsidRPr="00457D7E" w:rsidRDefault="00CD0AB3">
      <w:pPr>
        <w:pStyle w:val="Kommentarer"/>
        <w:rPr>
          <w:lang w:val="en-GB"/>
        </w:rPr>
      </w:pPr>
      <w:r w:rsidRPr="00457D7E">
        <w:rPr>
          <w:lang w:val="en-GB"/>
        </w:rPr>
        <w:t xml:space="preserve">As I interpret it: We can say we use a special case of a </w:t>
      </w:r>
      <w:proofErr w:type="spellStart"/>
      <w:r w:rsidRPr="00457D7E">
        <w:rPr>
          <w:lang w:val="en-GB"/>
        </w:rPr>
        <w:t>Pütter</w:t>
      </w:r>
      <w:proofErr w:type="spellEnd"/>
      <w:r w:rsidRPr="00457D7E">
        <w:rPr>
          <w:lang w:val="en-GB"/>
        </w:rPr>
        <w:t xml:space="preserve"> model when I plot the net energy and rates. If such a model has an optimum over temperature, it will decline with mass, under the condition that the maintenance exponent is larger than consumption (Morita et al 2010).</w:t>
      </w:r>
    </w:p>
    <w:p w14:paraId="64143625" w14:textId="77777777" w:rsidR="00CD0AB3" w:rsidRPr="00457D7E" w:rsidRDefault="00CD0AB3">
      <w:pPr>
        <w:pStyle w:val="Kommentarer"/>
        <w:rPr>
          <w:lang w:val="en-GB"/>
        </w:rPr>
      </w:pPr>
    </w:p>
    <w:p w14:paraId="776601BB" w14:textId="24F08D9F" w:rsidR="00CD0AB3" w:rsidRPr="00457D7E" w:rsidRDefault="00CD0AB3">
      <w:pPr>
        <w:pStyle w:val="Kommentarer"/>
        <w:rPr>
          <w:lang w:val="en-GB"/>
        </w:rPr>
      </w:pPr>
      <w:r w:rsidRPr="00457D7E">
        <w:rPr>
          <w:lang w:val="en-GB"/>
        </w:rPr>
        <w:t xml:space="preserve">The new part here is not really coming up with something new that leads to unimodal growth curves. The basic ingredients are already there (the optimum shape due to optimum </w:t>
      </w:r>
      <w:proofErr w:type="spellStart"/>
      <w:r w:rsidRPr="00457D7E">
        <w:rPr>
          <w:lang w:val="en-GB"/>
        </w:rPr>
        <w:t>Cmax</w:t>
      </w:r>
      <w:proofErr w:type="spellEnd"/>
      <w:r w:rsidRPr="00457D7E">
        <w:rPr>
          <w:lang w:val="en-GB"/>
        </w:rPr>
        <w:t xml:space="preserve"> and exponential metabolism, and difference in exponents – although here based on data), we just put things together. Importantly, we also verify this with a new data set rather than citing literature that supports this.</w:t>
      </w:r>
    </w:p>
    <w:p w14:paraId="5BF62FF1" w14:textId="77777777" w:rsidR="00CD0AB3" w:rsidRPr="00457D7E" w:rsidRDefault="00CD0AB3">
      <w:pPr>
        <w:pStyle w:val="Kommentarer"/>
        <w:rPr>
          <w:lang w:val="en-GB"/>
        </w:rPr>
      </w:pPr>
    </w:p>
    <w:p w14:paraId="1147DE57" w14:textId="77777777" w:rsidR="00CD0AB3" w:rsidRPr="00457D7E" w:rsidRDefault="00CD0AB3">
      <w:pPr>
        <w:pStyle w:val="Kommentarer"/>
        <w:rPr>
          <w:lang w:val="en-GB"/>
        </w:rPr>
      </w:pPr>
      <w:r w:rsidRPr="00457D7E">
        <w:rPr>
          <w:lang w:val="en-GB"/>
        </w:rPr>
        <w:t xml:space="preserve">And, the results from metabolism and consumption show that assuming different exponents is warranted. Otherwise someone might say we only got the prediction of declining </w:t>
      </w:r>
      <w:proofErr w:type="spellStart"/>
      <w:r w:rsidRPr="00457D7E">
        <w:rPr>
          <w:lang w:val="en-GB"/>
        </w:rPr>
        <w:t>T_opt</w:t>
      </w:r>
      <w:proofErr w:type="spellEnd"/>
      <w:r w:rsidRPr="00457D7E">
        <w:rPr>
          <w:lang w:val="en-GB"/>
        </w:rPr>
        <w:t xml:space="preserve"> by using the VBGE model with arbitrary exponents of 2/3 and 1 which few believe represent the actual </w:t>
      </w:r>
      <w:proofErr w:type="spellStart"/>
      <w:r w:rsidRPr="00457D7E">
        <w:rPr>
          <w:lang w:val="en-GB"/>
        </w:rPr>
        <w:t>allometry</w:t>
      </w:r>
      <w:proofErr w:type="spellEnd"/>
      <w:r w:rsidRPr="00457D7E">
        <w:rPr>
          <w:lang w:val="en-GB"/>
        </w:rPr>
        <w:t>.</w:t>
      </w:r>
    </w:p>
    <w:p w14:paraId="0BA1C896" w14:textId="77777777" w:rsidR="00CD0AB3" w:rsidRPr="00457D7E" w:rsidRDefault="00CD0AB3">
      <w:pPr>
        <w:pStyle w:val="Kommentarer"/>
        <w:rPr>
          <w:lang w:val="en-GB"/>
        </w:rPr>
      </w:pPr>
    </w:p>
    <w:p w14:paraId="4565C1F9" w14:textId="5BECAB48" w:rsidR="00CD0AB3" w:rsidRPr="00457D7E" w:rsidRDefault="00CD0AB3">
      <w:pPr>
        <w:pStyle w:val="Kommentarer"/>
        <w:rPr>
          <w:lang w:val="en-GB"/>
        </w:rPr>
      </w:pPr>
      <w:r w:rsidRPr="00457D7E">
        <w:rPr>
          <w:lang w:val="en-GB"/>
        </w:rPr>
        <w:t>Agree this needs to be made clearer. See the paragraph below!</w:t>
      </w:r>
    </w:p>
  </w:comment>
  <w:comment w:id="589" w:author="Anna Gårdmark" w:date="2020-02-07T08:12:00Z" w:initials="AG">
    <w:p w14:paraId="3C081A25" w14:textId="60CFB3C9" w:rsidR="00CD0AB3" w:rsidRPr="00603E09" w:rsidRDefault="00CD0AB3">
      <w:pPr>
        <w:pStyle w:val="Kommentarer"/>
        <w:rPr>
          <w:lang w:val="en-GB"/>
        </w:rPr>
      </w:pPr>
      <w:r w:rsidRPr="00603E09">
        <w:rPr>
          <w:rStyle w:val="Kommentarsreferens"/>
          <w:highlight w:val="yellow"/>
        </w:rPr>
        <w:annotationRef/>
      </w:r>
      <w:proofErr w:type="gramStart"/>
      <w:r w:rsidRPr="00603E09">
        <w:rPr>
          <w:highlight w:val="yellow"/>
          <w:lang w:val="en-GB"/>
        </w:rPr>
        <w:t>sure</w:t>
      </w:r>
      <w:proofErr w:type="gramEnd"/>
      <w:r w:rsidRPr="00603E09">
        <w:rPr>
          <w:highlight w:val="yellow"/>
          <w:lang w:val="en-GB"/>
        </w:rPr>
        <w:t>,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590" w:author="Jan Ohlberger" w:date="2020-05-22T15:43:00Z" w:initials="Ca">
    <w:p w14:paraId="1D0B061A" w14:textId="49E303FE" w:rsidR="00CD0AB3" w:rsidRPr="00AE4A5F" w:rsidRDefault="00CD0AB3">
      <w:pPr>
        <w:pStyle w:val="Kommentarer"/>
        <w:rPr>
          <w:lang w:val="en-GB"/>
        </w:rPr>
      </w:pPr>
      <w:r>
        <w:rPr>
          <w:rStyle w:val="Kommentarsreferens"/>
        </w:rPr>
        <w:annotationRef/>
      </w:r>
      <w:r w:rsidRPr="00AE4A5F">
        <w:rPr>
          <w:lang w:val="en-GB"/>
        </w:rPr>
        <w:t>Not clear whether this refers to finding of the study or not.</w:t>
      </w:r>
    </w:p>
  </w:comment>
  <w:comment w:id="593" w:author="Anna Gårdmark" w:date="2020-06-22T14:01:00Z" w:initials="AG">
    <w:p w14:paraId="76E4D564" w14:textId="684F0961" w:rsidR="00CD0AB3" w:rsidRPr="00CD0AB3" w:rsidRDefault="00CD0AB3">
      <w:pPr>
        <w:pStyle w:val="Kommentarer"/>
        <w:rPr>
          <w:lang w:val="en-GB"/>
        </w:rPr>
      </w:pPr>
      <w:r>
        <w:rPr>
          <w:rStyle w:val="Kommentarsreferens"/>
        </w:rPr>
        <w:annotationRef/>
      </w:r>
      <w:proofErr w:type="gramStart"/>
      <w:r w:rsidRPr="00CD0AB3">
        <w:rPr>
          <w:lang w:val="en-GB"/>
        </w:rPr>
        <w:t>for</w:t>
      </w:r>
      <w:proofErr w:type="gramEnd"/>
      <w:r w:rsidRPr="00CD0AB3">
        <w:rPr>
          <w:lang w:val="en-GB"/>
        </w:rPr>
        <w:t xml:space="preserve"> verb form agreement (tempus)</w:t>
      </w:r>
    </w:p>
  </w:comment>
  <w:comment w:id="614" w:author="Jan Ohlberger" w:date="2020-05-22T15:46:00Z" w:initials="Ca">
    <w:p w14:paraId="4C22DE67" w14:textId="38D916BF" w:rsidR="00CD0AB3" w:rsidRPr="00AE4A5F" w:rsidRDefault="00CD0AB3">
      <w:pPr>
        <w:pStyle w:val="Kommentarer"/>
        <w:rPr>
          <w:lang w:val="en-GB"/>
        </w:rPr>
      </w:pPr>
      <w:r>
        <w:rPr>
          <w:rStyle w:val="Kommentarsreferens"/>
        </w:rPr>
        <w:annotationRef/>
      </w:r>
      <w:r w:rsidRPr="00AE4A5F">
        <w:rPr>
          <w:lang w:val="en-GB"/>
        </w:rPr>
        <w:t>I’d leave out the species here since we don’t provide species names for the other examples either.</w:t>
      </w:r>
    </w:p>
  </w:comment>
  <w:comment w:id="627" w:author="Anna Gårdmark" w:date="2020-06-22T14:01:00Z" w:initials="AG">
    <w:p w14:paraId="20217A91" w14:textId="34F743F6" w:rsidR="00CD0AB3" w:rsidRPr="00CD0AB3" w:rsidRDefault="00CD0AB3">
      <w:pPr>
        <w:pStyle w:val="Kommentarer"/>
        <w:rPr>
          <w:lang w:val="en-GB"/>
        </w:rPr>
      </w:pPr>
      <w:r>
        <w:rPr>
          <w:rStyle w:val="Kommentarsreferens"/>
        </w:rPr>
        <w:annotationRef/>
      </w:r>
      <w:proofErr w:type="gramStart"/>
      <w:r w:rsidRPr="00CD0AB3">
        <w:rPr>
          <w:lang w:val="en-GB"/>
        </w:rPr>
        <w:t>whatever</w:t>
      </w:r>
      <w:proofErr w:type="gramEnd"/>
      <w:r w:rsidRPr="00CD0AB3">
        <w:rPr>
          <w:lang w:val="en-GB"/>
        </w:rPr>
        <w:t xml:space="preserve">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629" w:author="Jan Ohlberger" w:date="2020-05-22T15:49:00Z" w:initials="Ca">
    <w:p w14:paraId="7BF4756E" w14:textId="5460777D" w:rsidR="00CD0AB3" w:rsidRPr="00AE4A5F" w:rsidRDefault="00CD0AB3">
      <w:pPr>
        <w:pStyle w:val="Kommentarer"/>
        <w:rPr>
          <w:lang w:val="en-GB"/>
        </w:rPr>
      </w:pPr>
      <w:r>
        <w:rPr>
          <w:rStyle w:val="Kommentarsreferens"/>
        </w:rPr>
        <w:annotationRef/>
      </w:r>
      <w:r w:rsidRPr="00AE4A5F">
        <w:rPr>
          <w:lang w:val="en-GB"/>
        </w:rPr>
        <w:t xml:space="preserve">So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condensed, and should make it clearer what our findings are. </w:t>
      </w:r>
    </w:p>
  </w:comment>
  <w:comment w:id="630" w:author="Jan Ohlberger" w:date="2020-05-22T15:51:00Z" w:initials="Ca">
    <w:p w14:paraId="636E9514" w14:textId="37B98F17" w:rsidR="00CD0AB3" w:rsidRPr="00AE4A5F" w:rsidRDefault="00CD0AB3">
      <w:pPr>
        <w:pStyle w:val="Kommentarer"/>
        <w:rPr>
          <w:lang w:val="en-GB"/>
        </w:rPr>
      </w:pPr>
      <w:r>
        <w:rPr>
          <w:rStyle w:val="Kommentarsreferens"/>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636" w:author="Jan Ohlberger" w:date="2020-05-22T15:54:00Z" w:initials="Ca">
    <w:p w14:paraId="1A641268" w14:textId="04BAF682" w:rsidR="00CD0AB3" w:rsidRPr="00AE4A5F" w:rsidRDefault="00CD0AB3">
      <w:pPr>
        <w:pStyle w:val="Kommentarer"/>
        <w:rPr>
          <w:lang w:val="en-GB"/>
        </w:rPr>
      </w:pPr>
      <w:r>
        <w:rPr>
          <w:rStyle w:val="Kommentarsreferens"/>
        </w:rPr>
        <w:annotationRef/>
      </w:r>
      <w:r w:rsidRPr="00AE4A5F">
        <w:rPr>
          <w:lang w:val="en-GB"/>
        </w:rPr>
        <w:t>Somehow need to say probably that this may not be expected when temperature variability also increases.</w:t>
      </w:r>
    </w:p>
  </w:comment>
  <w:comment w:id="642" w:author="Jan Ohlberger" w:date="2020-05-22T15:59:00Z" w:initials="Ca">
    <w:p w14:paraId="68F654EB" w14:textId="620695E3" w:rsidR="00CD0AB3" w:rsidRPr="00AE4A5F" w:rsidRDefault="00CD0AB3">
      <w:pPr>
        <w:pStyle w:val="Kommentarer"/>
        <w:rPr>
          <w:lang w:val="en-GB"/>
        </w:rPr>
      </w:pPr>
      <w:r>
        <w:rPr>
          <w:rStyle w:val="Kommentarsreferens"/>
        </w:rPr>
        <w:annotationRef/>
      </w:r>
      <w:r w:rsidRPr="00AE4A5F">
        <w:rPr>
          <w:lang w:val="en-GB"/>
        </w:rPr>
        <w:t>Is this ok?</w:t>
      </w:r>
    </w:p>
  </w:comment>
  <w:comment w:id="651" w:author="Jan Ohlberger" w:date="2020-05-22T16:00:00Z" w:initials="Ca">
    <w:p w14:paraId="46F8AB50" w14:textId="3BFCFD55" w:rsidR="00CD0AB3" w:rsidRPr="00AE4A5F" w:rsidRDefault="00CD0AB3">
      <w:pPr>
        <w:pStyle w:val="Kommentarer"/>
        <w:rPr>
          <w:lang w:val="en-GB"/>
        </w:rPr>
      </w:pPr>
      <w:r>
        <w:rPr>
          <w:rStyle w:val="Kommentarsreferens"/>
        </w:rPr>
        <w:annotationRef/>
      </w:r>
      <w:r w:rsidRPr="00AE4A5F">
        <w:rPr>
          <w:lang w:val="en-GB"/>
        </w:rPr>
        <w:t>Describing it in words works better for a discussion I think</w:t>
      </w:r>
    </w:p>
  </w:comment>
  <w:comment w:id="652" w:author="Anna Gårdmark" w:date="2020-06-24T15:19:00Z" w:initials="AG">
    <w:p w14:paraId="0B24EAB7" w14:textId="4885634B" w:rsidR="00EB7942" w:rsidRPr="00EB7942" w:rsidRDefault="00EB7942">
      <w:pPr>
        <w:pStyle w:val="Kommentarer"/>
        <w:rPr>
          <w:lang w:val="en-GB"/>
        </w:rPr>
      </w:pPr>
      <w:r>
        <w:rPr>
          <w:rStyle w:val="Kommentarsreferens"/>
        </w:rPr>
        <w:annotationRef/>
      </w:r>
      <w:proofErr w:type="gramStart"/>
      <w:r w:rsidRPr="00EB7942">
        <w:rPr>
          <w:lang w:val="en-GB"/>
        </w:rPr>
        <w:t>references</w:t>
      </w:r>
      <w:proofErr w:type="gramEnd"/>
      <w:r w:rsidRPr="00EB7942">
        <w:rPr>
          <w:lang w:val="en-GB"/>
        </w:rPr>
        <w:t xml:space="preserve"> to this debate is needed here.</w:t>
      </w:r>
    </w:p>
  </w:comment>
  <w:comment w:id="657" w:author="Anna Gårdmark" w:date="2020-06-24T15:20:00Z" w:initials="AG">
    <w:p w14:paraId="59F0BEA2" w14:textId="5A6D8385" w:rsidR="00EB7942" w:rsidRPr="00EB7942" w:rsidRDefault="00EB7942">
      <w:pPr>
        <w:pStyle w:val="Kommentarer"/>
        <w:rPr>
          <w:lang w:val="en-GB"/>
        </w:rPr>
      </w:pPr>
      <w:r>
        <w:rPr>
          <w:rStyle w:val="Kommentarsreferens"/>
        </w:rPr>
        <w:annotationRef/>
      </w:r>
      <w:proofErr w:type="gramStart"/>
      <w:r w:rsidRPr="00EB7942">
        <w:rPr>
          <w:lang w:val="en-GB"/>
        </w:rPr>
        <w:t>would</w:t>
      </w:r>
      <w:proofErr w:type="gramEnd"/>
      <w:r w:rsidRPr="00EB7942">
        <w:rPr>
          <w:lang w:val="en-GB"/>
        </w:rPr>
        <w:t xml:space="preserve"> be good with some refs here as well</w:t>
      </w:r>
    </w:p>
  </w:comment>
  <w:comment w:id="658" w:author="Anna Gårdmark" w:date="2020-06-24T15:21:00Z" w:initials="AG">
    <w:p w14:paraId="0907CDCF" w14:textId="6D4F7261" w:rsidR="00EB7942" w:rsidRPr="00EB7942" w:rsidRDefault="00EB7942">
      <w:pPr>
        <w:pStyle w:val="Kommentarer"/>
        <w:rPr>
          <w:lang w:val="en-GB"/>
        </w:rPr>
      </w:pPr>
      <w:r>
        <w:rPr>
          <w:rStyle w:val="Kommentarsreferens"/>
        </w:rPr>
        <w:annotationRef/>
      </w:r>
      <w:proofErr w:type="gramStart"/>
      <w:r w:rsidRPr="00EB7942">
        <w:rPr>
          <w:lang w:val="en-GB"/>
        </w:rPr>
        <w:t>do</w:t>
      </w:r>
      <w:proofErr w:type="gramEnd"/>
      <w:r w:rsidRPr="00EB7942">
        <w:rPr>
          <w:lang w:val="en-GB"/>
        </w:rPr>
        <w:t xml:space="preserve"> you mean metabolic theory of ecology? </w:t>
      </w:r>
      <w:r>
        <w:rPr>
          <w:lang w:val="en-GB"/>
        </w:rPr>
        <w:t>Suggest you spell out, and give ref again</w:t>
      </w:r>
    </w:p>
  </w:comment>
  <w:comment w:id="680" w:author="Anna Gårdmark" w:date="2020-06-24T15:24:00Z" w:initials="AG">
    <w:p w14:paraId="012FE947" w14:textId="187124FD" w:rsidR="009C40B2" w:rsidRDefault="009C40B2">
      <w:pPr>
        <w:pStyle w:val="Kommentarer"/>
      </w:pPr>
      <w:r>
        <w:rPr>
          <w:rStyle w:val="Kommentarsreferens"/>
        </w:rPr>
        <w:annotationRef/>
      </w:r>
      <w:proofErr w:type="spellStart"/>
      <w:r>
        <w:t>missing</w:t>
      </w:r>
      <w:proofErr w:type="spellEnd"/>
      <w:r>
        <w:t xml:space="preserve"> a ref </w:t>
      </w:r>
      <w:proofErr w:type="spellStart"/>
      <w:r>
        <w:t>here</w:t>
      </w:r>
      <w:proofErr w:type="spellEnd"/>
    </w:p>
  </w:comment>
  <w:comment w:id="681" w:author="Max Lindmark" w:date="2020-05-12T10:35:00Z" w:initials="ML">
    <w:p w14:paraId="7289A2BC" w14:textId="7CA911EA" w:rsidR="00CD0AB3" w:rsidRPr="00AE4A5F" w:rsidRDefault="00CD0AB3">
      <w:pPr>
        <w:pStyle w:val="Kommentarer"/>
        <w:rPr>
          <w:lang w:val="en-GB"/>
        </w:rPr>
      </w:pPr>
      <w:r w:rsidRPr="00B54036">
        <w:rPr>
          <w:rStyle w:val="Kommentarsreferens"/>
          <w:highlight w:val="yellow"/>
        </w:rPr>
        <w:annotationRef/>
      </w:r>
      <w:r w:rsidRPr="00AE4A5F">
        <w:rPr>
          <w:highlight w:val="yellow"/>
          <w:lang w:val="en-GB"/>
        </w:rPr>
        <w:t>This paragraph can go if we need to shorten it I think!</w:t>
      </w:r>
    </w:p>
  </w:comment>
  <w:comment w:id="682" w:author="Jan Ohlberger" w:date="2020-05-22T16:07:00Z" w:initials="Ca">
    <w:p w14:paraId="37825B8F" w14:textId="7628E112" w:rsidR="00CD0AB3" w:rsidRPr="00AE4A5F" w:rsidRDefault="00CD0AB3">
      <w:pPr>
        <w:pStyle w:val="Kommentarer"/>
        <w:rPr>
          <w:lang w:val="en-GB"/>
        </w:rPr>
      </w:pPr>
      <w:r>
        <w:rPr>
          <w:rStyle w:val="Kommentarsreferens"/>
        </w:rPr>
        <w:annotationRef/>
      </w:r>
      <w:proofErr w:type="gramStart"/>
      <w:r w:rsidRPr="00AE4A5F">
        <w:rPr>
          <w:lang w:val="en-GB"/>
        </w:rPr>
        <w:t>agree</w:t>
      </w:r>
      <w:proofErr w:type="gramEnd"/>
    </w:p>
  </w:comment>
  <w:comment w:id="683" w:author="Anna Gårdmark" w:date="2020-06-24T15:31:00Z" w:initials="AG">
    <w:p w14:paraId="3200EF19" w14:textId="1EAAD872" w:rsidR="00D65660" w:rsidRPr="00D65660" w:rsidRDefault="00D65660">
      <w:pPr>
        <w:pStyle w:val="Kommentarer"/>
        <w:rPr>
          <w:lang w:val="en-GB"/>
        </w:rPr>
      </w:pPr>
      <w:r>
        <w:rPr>
          <w:rStyle w:val="Kommentarsreferens"/>
        </w:rPr>
        <w:annotationRef/>
      </w:r>
      <w:proofErr w:type="gramStart"/>
      <w:r w:rsidRPr="00D65660">
        <w:rPr>
          <w:lang w:val="en-GB"/>
        </w:rPr>
        <w:t>agree</w:t>
      </w:r>
      <w:proofErr w:type="gramEnd"/>
      <w:r w:rsidRPr="00D65660">
        <w:rPr>
          <w:lang w:val="en-GB"/>
        </w:rPr>
        <w:t xml:space="preserve"> as well</w:t>
      </w:r>
    </w:p>
  </w:comment>
  <w:comment w:id="689" w:author="Anna Gårdmark" w:date="2020-06-24T15:33:00Z" w:initials="AG">
    <w:p w14:paraId="08C2C82C" w14:textId="77DA8BFD" w:rsidR="00D65660" w:rsidRPr="00D65660" w:rsidRDefault="00D65660">
      <w:pPr>
        <w:pStyle w:val="Kommentarer"/>
        <w:rPr>
          <w:lang w:val="en-GB"/>
        </w:rPr>
      </w:pPr>
      <w:r>
        <w:rPr>
          <w:rStyle w:val="Kommentarsreferens"/>
        </w:rPr>
        <w:annotationRef/>
      </w:r>
      <w:proofErr w:type="gramStart"/>
      <w:r w:rsidRPr="00D65660">
        <w:rPr>
          <w:lang w:val="en-GB"/>
        </w:rPr>
        <w:t>probably</w:t>
      </w:r>
      <w:proofErr w:type="gramEnd"/>
      <w:r w:rsidRPr="00D65660">
        <w:rPr>
          <w:lang w:val="en-GB"/>
        </w:rPr>
        <w:t xml:space="preserve"> need to explain </w:t>
      </w:r>
      <w:r>
        <w:rPr>
          <w:lang w:val="en-GB"/>
        </w:rPr>
        <w:t xml:space="preserve">explicitly </w:t>
      </w:r>
      <w:r w:rsidRPr="00D65660">
        <w:rPr>
          <w:lang w:val="en-GB"/>
        </w:rPr>
        <w:t>how body size comes into this</w:t>
      </w:r>
      <w:r>
        <w:rPr>
          <w:lang w:val="en-GB"/>
        </w:rPr>
        <w:t>; would this add-on work?</w:t>
      </w:r>
    </w:p>
  </w:comment>
  <w:comment w:id="699" w:author="Anna Gårdmark" w:date="2020-06-24T15:36:00Z" w:initials="AG">
    <w:p w14:paraId="1636BF5E" w14:textId="42DF1235" w:rsidR="00D65660" w:rsidRPr="00CB0AD6" w:rsidRDefault="00D65660">
      <w:pPr>
        <w:pStyle w:val="Kommentarer"/>
        <w:rPr>
          <w:lang w:val="en-GB"/>
        </w:rPr>
      </w:pPr>
      <w:r>
        <w:rPr>
          <w:rStyle w:val="Kommentarsreferens"/>
        </w:rPr>
        <w:annotationRef/>
      </w:r>
      <w:proofErr w:type="gramStart"/>
      <w:r w:rsidRPr="00CB0AD6">
        <w:rPr>
          <w:lang w:val="en-GB"/>
        </w:rPr>
        <w:t>as</w:t>
      </w:r>
      <w:proofErr w:type="gramEnd"/>
      <w:r w:rsidRPr="00CB0AD6">
        <w:rPr>
          <w:lang w:val="en-GB"/>
        </w:rPr>
        <w:t xml:space="preserve"> you had ”effect size” recently</w:t>
      </w:r>
    </w:p>
  </w:comment>
  <w:comment w:id="701" w:author="Jan Ohlberger" w:date="2020-05-22T16:10:00Z" w:initials="Ca">
    <w:p w14:paraId="78F521FD" w14:textId="7C560866" w:rsidR="00CD0AB3" w:rsidRPr="00AE4A5F" w:rsidRDefault="00CD0AB3">
      <w:pPr>
        <w:pStyle w:val="Kommentarer"/>
        <w:rPr>
          <w:lang w:val="en-GB"/>
        </w:rPr>
      </w:pPr>
      <w:r>
        <w:rPr>
          <w:rStyle w:val="Kommentarsreferens"/>
        </w:rPr>
        <w:annotationRef/>
      </w:r>
      <w:r w:rsidRPr="00AE4A5F">
        <w:rPr>
          <w:lang w:val="en-GB"/>
        </w:rPr>
        <w:t>Some of what follows could also be dropped I think</w:t>
      </w:r>
    </w:p>
  </w:comment>
  <w:comment w:id="702" w:author="Anna Gårdmark" w:date="2020-06-24T15:39:00Z" w:initials="AG">
    <w:p w14:paraId="4FADFC1B" w14:textId="5EBEB6D9" w:rsidR="00CB0AD6" w:rsidRPr="00CB0AD6" w:rsidRDefault="00CB0AD6">
      <w:pPr>
        <w:pStyle w:val="Kommentarer"/>
        <w:rPr>
          <w:lang w:val="en-GB"/>
        </w:rPr>
      </w:pPr>
      <w:r>
        <w:rPr>
          <w:rStyle w:val="Kommentarsreferens"/>
        </w:rPr>
        <w:annotationRef/>
      </w:r>
      <w:proofErr w:type="gramStart"/>
      <w:r w:rsidRPr="00CB0AD6">
        <w:rPr>
          <w:lang w:val="en-GB"/>
        </w:rPr>
        <w:t>agree</w:t>
      </w:r>
      <w:proofErr w:type="gramEnd"/>
      <w:r w:rsidRPr="00CB0AD6">
        <w:rPr>
          <w:lang w:val="en-GB"/>
        </w:rPr>
        <w:t>; it also begs the question why we didn’t control for taxonomic structure in this analysis then</w:t>
      </w:r>
    </w:p>
  </w:comment>
  <w:comment w:id="713" w:author="Max Lindmark" w:date="2020-02-06T13:04:00Z" w:initials="ML">
    <w:p w14:paraId="61204E3E" w14:textId="29123053" w:rsidR="00CD0AB3" w:rsidRPr="00457D7E" w:rsidRDefault="00CD0AB3" w:rsidP="00682627">
      <w:pPr>
        <w:pStyle w:val="Kommentarer"/>
        <w:rPr>
          <w:b/>
          <w:bCs/>
          <w:lang w:val="en-GB"/>
        </w:rPr>
      </w:pPr>
      <w:r w:rsidRPr="006E4A56">
        <w:rPr>
          <w:rStyle w:val="Kommentarsreferens"/>
          <w:b/>
          <w:bCs/>
        </w:rPr>
        <w:annotationRef/>
      </w:r>
      <w:r w:rsidRPr="00457D7E">
        <w:rPr>
          <w:b/>
          <w:bCs/>
          <w:lang w:val="en-GB"/>
        </w:rPr>
        <w:t xml:space="preserve">Jan: </w:t>
      </w:r>
      <w:r w:rsidRPr="006E4A56">
        <w:rPr>
          <w:rStyle w:val="Kommentarsreferens"/>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CD0AB3" w:rsidRPr="00457D7E" w:rsidRDefault="00CD0AB3">
      <w:pPr>
        <w:pStyle w:val="Kommentarer"/>
        <w:rPr>
          <w:b/>
          <w:bCs/>
          <w:lang w:val="en-GB"/>
        </w:rPr>
      </w:pPr>
    </w:p>
  </w:comment>
  <w:comment w:id="714" w:author="Max Lindmark" w:date="2020-05-12T10:43:00Z" w:initials="ML">
    <w:p w14:paraId="5F5410C3" w14:textId="1360ECC8" w:rsidR="00CD0AB3" w:rsidRPr="00AE4A5F" w:rsidRDefault="00CD0AB3">
      <w:pPr>
        <w:pStyle w:val="Kommentarer"/>
        <w:rPr>
          <w:lang w:val="en-GB"/>
        </w:rPr>
      </w:pPr>
      <w:r w:rsidRPr="00AE4A5F">
        <w:rPr>
          <w:highlight w:val="yellow"/>
          <w:lang w:val="en-GB"/>
        </w:rPr>
        <w:t xml:space="preserve">I don’t remember if this comment was on a previous version of this segment, I think so. Is it </w:t>
      </w:r>
      <w:r w:rsidRPr="003F7BFB">
        <w:rPr>
          <w:rStyle w:val="Kommentarsreferens"/>
          <w:highlight w:val="yellow"/>
        </w:rPr>
        <w:annotationRef/>
      </w:r>
      <w:r w:rsidRPr="00AE4A5F">
        <w:rPr>
          <w:highlight w:val="yellow"/>
          <w:lang w:val="en-GB"/>
        </w:rPr>
        <w:t>better now?</w:t>
      </w:r>
    </w:p>
  </w:comment>
  <w:comment w:id="708" w:author="Max Lindmark" w:date="2020-05-19T14:29:00Z" w:initials="ML">
    <w:p w14:paraId="2387DFB5" w14:textId="77777777" w:rsidR="00CD0AB3" w:rsidRPr="00AE4A5F" w:rsidRDefault="00CD0AB3">
      <w:pPr>
        <w:pStyle w:val="Kommentarer"/>
        <w:rPr>
          <w:highlight w:val="yellow"/>
          <w:lang w:val="en-GB"/>
        </w:rPr>
      </w:pPr>
      <w:r>
        <w:rPr>
          <w:rStyle w:val="Kommentarsreferens"/>
        </w:rPr>
        <w:annotationRef/>
      </w:r>
      <w:r w:rsidRPr="00B54036">
        <w:rPr>
          <w:rStyle w:val="Kommentarsreferens"/>
          <w:highlight w:val="yellow"/>
        </w:rPr>
        <w:annotationRef/>
      </w:r>
      <w:r w:rsidRPr="00AE4A5F">
        <w:rPr>
          <w:highlight w:val="yellow"/>
          <w:lang w:val="en-GB"/>
        </w:rPr>
        <w:t>This paragraph can go if we need to shorten it I think!</w:t>
      </w:r>
    </w:p>
    <w:p w14:paraId="0E174618" w14:textId="0EDBDBB1" w:rsidR="00CD0AB3" w:rsidRPr="00AE4A5F" w:rsidRDefault="00CD0AB3">
      <w:pPr>
        <w:pStyle w:val="Kommentarer"/>
        <w:rPr>
          <w:lang w:val="en-GB"/>
        </w:rPr>
      </w:pPr>
    </w:p>
  </w:comment>
  <w:comment w:id="709" w:author="Jan Ohlberger" w:date="2020-05-22T16:12:00Z" w:initials="Ca">
    <w:p w14:paraId="2E9DE464" w14:textId="4FD0EB75" w:rsidR="00CD0AB3" w:rsidRPr="00AE4A5F" w:rsidRDefault="00CD0AB3">
      <w:pPr>
        <w:pStyle w:val="Kommentarer"/>
        <w:rPr>
          <w:lang w:val="en-GB"/>
        </w:rPr>
      </w:pPr>
      <w:r>
        <w:rPr>
          <w:rStyle w:val="Kommentarsreferens"/>
        </w:rPr>
        <w:annotationRef/>
      </w:r>
      <w:r w:rsidRPr="00AE4A5F">
        <w:rPr>
          <w:lang w:val="en-GB"/>
        </w:rPr>
        <w:t xml:space="preserve">Or boil it down to a couple of sentences – something like: “While </w:t>
      </w:r>
      <w:r w:rsidRPr="00972C7F">
        <w:rPr>
          <w:rFonts w:cstheme="minorHAnsi"/>
          <w:lang w:val="en-GB"/>
        </w:rPr>
        <w:t xml:space="preserve">the </w:t>
      </w:r>
      <w:r>
        <w:rPr>
          <w:rFonts w:cstheme="minorHAnsi"/>
          <w:lang w:val="en-GB"/>
        </w:rPr>
        <w:t xml:space="preserve">numbers of </w:t>
      </w:r>
      <w:r w:rsidRPr="00972C7F">
        <w:rPr>
          <w:rFonts w:cstheme="minorHAnsi"/>
          <w:lang w:val="en-GB"/>
        </w:rPr>
        <w:t>size replicates within temperature treatment</w:t>
      </w:r>
      <w:r>
        <w:rPr>
          <w:rFonts w:cstheme="minorHAnsi"/>
          <w:lang w:val="en-GB"/>
        </w:rPr>
        <w:t>,</w:t>
      </w:r>
      <w:r w:rsidRPr="00972C7F">
        <w:rPr>
          <w:rFonts w:cstheme="minorHAnsi"/>
          <w:lang w:val="en-GB"/>
        </w:rPr>
        <w:t xml:space="preserve"> </w:t>
      </w:r>
      <w:r>
        <w:rPr>
          <w:rFonts w:cstheme="minorHAnsi"/>
          <w:lang w:val="en-GB"/>
        </w:rPr>
        <w:t>and</w:t>
      </w:r>
      <w:r w:rsidRPr="00972C7F">
        <w:rPr>
          <w:rFonts w:cstheme="minorHAnsi"/>
          <w:lang w:val="en-GB"/>
        </w:rPr>
        <w:t xml:space="preserve"> vice versa</w:t>
      </w:r>
      <w:r>
        <w:rPr>
          <w:rFonts w:cstheme="minorHAnsi"/>
          <w:lang w:val="en-GB"/>
        </w:rPr>
        <w:t>,</w:t>
      </w:r>
      <w:r w:rsidRPr="00972C7F">
        <w:rPr>
          <w:rFonts w:cstheme="minorHAnsi"/>
          <w:lang w:val="en-GB"/>
        </w:rPr>
        <w:t xml:space="preserve"> </w:t>
      </w:r>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r w:rsidRPr="00AE4A5F">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F7263B" w15:done="0"/>
  <w15:commentEx w15:paraId="5357B589" w15:paraIdParent="46F7263B" w15:done="0"/>
  <w15:commentEx w15:paraId="4F557E12" w15:paraIdParent="46F7263B" w15:done="0"/>
  <w15:commentEx w15:paraId="039EDCD0" w15:paraIdParent="46F7263B" w15:done="0"/>
  <w15:commentEx w15:paraId="34753AF3" w15:done="0"/>
  <w15:commentEx w15:paraId="01207740" w15:done="0"/>
  <w15:commentEx w15:paraId="2CA6EFD1" w15:done="0"/>
  <w15:commentEx w15:paraId="4D2C6499" w15:done="0"/>
  <w15:commentEx w15:paraId="0872F26D" w15:done="0"/>
  <w15:commentEx w15:paraId="665793DE" w15:done="0"/>
  <w15:commentEx w15:paraId="212850C6" w15:done="0"/>
  <w15:commentEx w15:paraId="0428F721" w15:paraIdParent="212850C6" w15:done="0"/>
  <w15:commentEx w15:paraId="654E7C5C" w15:done="0"/>
  <w15:commentEx w15:paraId="06F3ECF5" w15:done="0"/>
  <w15:commentEx w15:paraId="5D7E46FF" w15:done="0"/>
  <w15:commentEx w15:paraId="3D73D9EA" w15:done="0"/>
  <w15:commentEx w15:paraId="678C4F3F" w15:done="0"/>
  <w15:commentEx w15:paraId="3A0C0594" w15:done="0"/>
  <w15:commentEx w15:paraId="284E38D6" w15:done="0"/>
  <w15:commentEx w15:paraId="492762CE" w15:done="0"/>
  <w15:commentEx w15:paraId="51D3A9C1" w15:done="0"/>
  <w15:commentEx w15:paraId="0A53BDFF" w15:done="0"/>
  <w15:commentEx w15:paraId="357E20E3" w15:done="0"/>
  <w15:commentEx w15:paraId="374B0E7D" w15:done="0"/>
  <w15:commentEx w15:paraId="231FB366" w15:done="0"/>
  <w15:commentEx w15:paraId="278DB2C1" w15:paraIdParent="231FB366" w15:done="0"/>
  <w15:commentEx w15:paraId="413F9E59" w15:done="0"/>
  <w15:commentEx w15:paraId="4E274BEC" w15:done="0"/>
  <w15:commentEx w15:paraId="4F322B04" w15:done="0"/>
  <w15:commentEx w15:paraId="5AA9BC55" w15:paraIdParent="4F322B04" w15:done="0"/>
  <w15:commentEx w15:paraId="5D1C1CB0" w15:done="0"/>
  <w15:commentEx w15:paraId="5C473F2C" w15:done="0"/>
  <w15:commentEx w15:paraId="6C9B1BB2" w15:done="0"/>
  <w15:commentEx w15:paraId="17E4D381" w15:paraIdParent="6C9B1BB2" w15:done="0"/>
  <w15:commentEx w15:paraId="41DB9A9D" w15:paraIdParent="6C9B1BB2" w15:done="0"/>
  <w15:commentEx w15:paraId="2B10B8BC" w15:done="0"/>
  <w15:commentEx w15:paraId="54942388" w15:done="0"/>
  <w15:commentEx w15:paraId="2F9DCF65" w15:done="0"/>
  <w15:commentEx w15:paraId="30A80493" w15:paraIdParent="2F9DCF65" w15:done="0"/>
  <w15:commentEx w15:paraId="42CA79CC" w15:done="0"/>
  <w15:commentEx w15:paraId="6C3CC329" w15:done="0"/>
  <w15:commentEx w15:paraId="40F7A9AD"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26093896" w15:done="0"/>
  <w15:commentEx w15:paraId="4EB933F2" w15:paraIdParent="26093896" w15:done="0"/>
  <w15:commentEx w15:paraId="52B1E972" w15:done="0"/>
  <w15:commentEx w15:paraId="72A8FEF1" w15:paraIdParent="52B1E972" w15:done="0"/>
  <w15:commentEx w15:paraId="51BFBAC5" w15:done="0"/>
  <w15:commentEx w15:paraId="6AE25E60" w15:done="0"/>
  <w15:commentEx w15:paraId="2FA40499" w15:paraIdParent="6AE25E60" w15:done="0"/>
  <w15:commentEx w15:paraId="1FEFA188" w15:done="0"/>
  <w15:commentEx w15:paraId="68871673" w15:done="0"/>
  <w15:commentEx w15:paraId="4F44CEAD" w15:done="0"/>
  <w15:commentEx w15:paraId="64C299B4" w15:done="0"/>
  <w15:commentEx w15:paraId="11EA8E31" w15:done="0"/>
  <w15:commentEx w15:paraId="574F04C4" w15:paraIdParent="11EA8E31" w15:done="0"/>
  <w15:commentEx w15:paraId="285743D9" w15:done="0"/>
  <w15:commentEx w15:paraId="338BA8E4" w15:paraIdParent="285743D9" w15:done="0"/>
  <w15:commentEx w15:paraId="6455117B" w15:done="0"/>
  <w15:commentEx w15:paraId="1735288E" w15:done="0"/>
  <w15:commentEx w15:paraId="592CF255" w15:done="0"/>
  <w15:commentEx w15:paraId="6E478F5B" w15:done="0"/>
  <w15:commentEx w15:paraId="766A5393" w15:done="0"/>
  <w15:commentEx w15:paraId="1085EE1B" w15:done="0"/>
  <w15:commentEx w15:paraId="0D4398C2" w15:done="0"/>
  <w15:commentEx w15:paraId="325BF3E7" w15:paraIdParent="0D4398C2" w15:done="0"/>
  <w15:commentEx w15:paraId="33FBA7DF" w15:done="0"/>
  <w15:commentEx w15:paraId="6ADCCF51" w15:paraIdParent="33FBA7DF" w15:done="0"/>
  <w15:commentEx w15:paraId="272A800B" w15:done="0"/>
  <w15:commentEx w15:paraId="490F767C" w15:paraIdParent="272A800B" w15:done="0"/>
  <w15:commentEx w15:paraId="5F54C16D" w15:paraIdParent="272A800B" w15:done="0"/>
  <w15:commentEx w15:paraId="62F89E6D" w15:done="0"/>
  <w15:commentEx w15:paraId="671938BB" w15:paraIdParent="62F89E6D" w15:done="0"/>
  <w15:commentEx w15:paraId="39FFD706" w15:done="0"/>
  <w15:commentEx w15:paraId="2E73817B" w15:done="0"/>
  <w15:commentEx w15:paraId="57ADD710" w15:paraIdParent="2E73817B" w15:done="0"/>
  <w15:commentEx w15:paraId="42477116" w15:done="0"/>
  <w15:commentEx w15:paraId="728F699A" w15:done="0"/>
  <w15:commentEx w15:paraId="7021C4FF" w15:done="0"/>
  <w15:commentEx w15:paraId="33FBFE79" w15:done="0"/>
  <w15:commentEx w15:paraId="25FC3B41" w15:paraIdParent="33FBFE79" w15:done="0"/>
  <w15:commentEx w15:paraId="4B612192" w15:done="0"/>
  <w15:commentEx w15:paraId="261135A4" w15:done="0"/>
  <w15:commentEx w15:paraId="004EA587" w15:done="0"/>
  <w15:commentEx w15:paraId="226E2E76" w15:done="0"/>
  <w15:commentEx w15:paraId="02A9BE3A" w15:done="0"/>
  <w15:commentEx w15:paraId="07792B84" w15:done="0"/>
  <w15:commentEx w15:paraId="0A73CF9F" w15:done="0"/>
  <w15:commentEx w15:paraId="092D6D54" w15:done="0"/>
  <w15:commentEx w15:paraId="466A0E3C" w15:done="0"/>
  <w15:commentEx w15:paraId="2F4B168E" w15:done="0"/>
  <w15:commentEx w15:paraId="22F9EA19" w15:done="0"/>
  <w15:commentEx w15:paraId="00B5C620" w15:done="0"/>
  <w15:commentEx w15:paraId="432C8539" w15:done="0"/>
  <w15:commentEx w15:paraId="4058A8F1" w15:done="0"/>
  <w15:commentEx w15:paraId="732D9E88" w15:done="0"/>
  <w15:commentEx w15:paraId="11FA1285" w15:done="0"/>
  <w15:commentEx w15:paraId="4B945B22" w15:done="0"/>
  <w15:commentEx w15:paraId="1E73A8E4" w15:done="0"/>
  <w15:commentEx w15:paraId="2DC2B301" w15:paraIdParent="1E73A8E4" w15:done="0"/>
  <w15:commentEx w15:paraId="3A567EAB" w15:done="0"/>
  <w15:commentEx w15:paraId="4961FE80" w15:paraIdParent="3A567EAB" w15:done="0"/>
  <w15:commentEx w15:paraId="7F67B367" w15:done="0"/>
  <w15:commentEx w15:paraId="0FC42970" w15:done="0"/>
  <w15:commentEx w15:paraId="24D3DCE9" w15:done="0"/>
  <w15:commentEx w15:paraId="12E58D26" w15:paraIdParent="24D3DCE9" w15:done="0"/>
  <w15:commentEx w15:paraId="0A60FFDE" w15:paraIdParent="24D3DCE9" w15:done="0"/>
  <w15:commentEx w15:paraId="00135990" w15:done="0"/>
  <w15:commentEx w15:paraId="2DED304F" w15:done="0"/>
  <w15:commentEx w15:paraId="28148644" w15:done="0"/>
  <w15:commentEx w15:paraId="362109FE" w15:paraIdParent="28148644" w15:done="0"/>
  <w15:commentEx w15:paraId="6CD82E87" w15:done="0"/>
  <w15:commentEx w15:paraId="364F521C" w15:done="0"/>
  <w15:commentEx w15:paraId="701AA215" w15:done="0"/>
  <w15:commentEx w15:paraId="32CB201C" w15:done="0"/>
  <w15:commentEx w15:paraId="203A55C3" w15:done="0"/>
  <w15:commentEx w15:paraId="7B9C0B78" w15:done="0"/>
  <w15:commentEx w15:paraId="4BE8DA61" w15:done="0"/>
  <w15:commentEx w15:paraId="2FB2B447" w15:paraIdParent="4BE8DA61" w15:done="0"/>
  <w15:commentEx w15:paraId="7070164E" w15:done="0"/>
  <w15:commentEx w15:paraId="6439AFF7" w15:paraIdParent="7070164E" w15:done="0"/>
  <w15:commentEx w15:paraId="0E3500F0" w15:done="0"/>
  <w15:commentEx w15:paraId="2271A92B" w15:paraIdParent="0E3500F0" w15:done="0"/>
  <w15:commentEx w15:paraId="7D739003" w15:paraIdParent="0E3500F0" w15:done="0"/>
  <w15:commentEx w15:paraId="29C0FC27" w15:paraIdParent="0E3500F0" w15:done="0"/>
  <w15:commentEx w15:paraId="4BC4D85D" w15:paraIdParent="0E3500F0" w15:done="0"/>
  <w15:commentEx w15:paraId="59AD4046" w15:paraIdParent="0E3500F0" w15:done="0"/>
  <w15:commentEx w15:paraId="6687AB1F" w15:paraIdParent="0E3500F0" w15:done="0"/>
  <w15:commentEx w15:paraId="32E01787" w15:done="0"/>
  <w15:commentEx w15:paraId="25694559" w15:paraIdParent="32E01787" w15:done="0"/>
  <w15:commentEx w15:paraId="104DA3B1" w15:done="0"/>
  <w15:commentEx w15:paraId="3EC870C4" w15:paraIdParent="104DA3B1" w15:done="0"/>
  <w15:commentEx w15:paraId="22B2858F" w15:done="0"/>
  <w15:commentEx w15:paraId="69FE907A" w15:done="0"/>
  <w15:commentEx w15:paraId="4E090E20" w15:done="0"/>
  <w15:commentEx w15:paraId="13734723" w15:paraIdParent="4E090E20" w15:done="0"/>
  <w15:commentEx w15:paraId="1C13EF18" w15:done="0"/>
  <w15:commentEx w15:paraId="04695A57" w15:done="0"/>
  <w15:commentEx w15:paraId="6E375429" w15:done="0"/>
  <w15:commentEx w15:paraId="73EB81E9" w15:done="0"/>
  <w15:commentEx w15:paraId="446A747E" w15:paraIdParent="73EB81E9" w15:done="0"/>
  <w15:commentEx w15:paraId="36564AC2" w15:done="0"/>
  <w15:commentEx w15:paraId="0D13AD99" w15:done="0"/>
  <w15:commentEx w15:paraId="4565C1F9" w15:paraIdParent="0D13AD99" w15:done="0"/>
  <w15:commentEx w15:paraId="3C081A25" w15:paraIdParent="0D13AD99" w15:done="0"/>
  <w15:commentEx w15:paraId="1D0B061A" w15:done="0"/>
  <w15:commentEx w15:paraId="76E4D564" w15:done="0"/>
  <w15:commentEx w15:paraId="4C22DE67" w15:done="0"/>
  <w15:commentEx w15:paraId="20217A91" w15:done="0"/>
  <w15:commentEx w15:paraId="7BF4756E" w15:done="0"/>
  <w15:commentEx w15:paraId="636E9514" w15:done="0"/>
  <w15:commentEx w15:paraId="1A641268" w15:done="0"/>
  <w15:commentEx w15:paraId="68F654EB" w15:done="0"/>
  <w15:commentEx w15:paraId="46F8AB50" w15:done="0"/>
  <w15:commentEx w15:paraId="0B24EAB7" w15:done="0"/>
  <w15:commentEx w15:paraId="59F0BEA2" w15:done="0"/>
  <w15:commentEx w15:paraId="0907CDCF" w15:done="0"/>
  <w15:commentEx w15:paraId="012FE947" w15:done="0"/>
  <w15:commentEx w15:paraId="7289A2BC" w15:done="0"/>
  <w15:commentEx w15:paraId="37825B8F" w15:paraIdParent="7289A2BC" w15:done="0"/>
  <w15:commentEx w15:paraId="3200EF19" w15:paraIdParent="7289A2BC" w15:done="0"/>
  <w15:commentEx w15:paraId="08C2C82C" w15:done="0"/>
  <w15:commentEx w15:paraId="1636BF5E" w15:done="0"/>
  <w15:commentEx w15:paraId="78F521FD" w15:done="0"/>
  <w15:commentEx w15:paraId="4FADFC1B" w15:paraIdParent="78F521FD" w15:done="0"/>
  <w15:commentEx w15:paraId="3C37E55F" w15:done="0"/>
  <w15:commentEx w15:paraId="5F5410C3" w15:paraIdParent="3C37E55F" w15:done="0"/>
  <w15:commentEx w15:paraId="0E174618" w15:done="0"/>
  <w15:commentEx w15:paraId="2E9DE464" w15:paraIdParent="0E17461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29DB6" w14:textId="77777777" w:rsidR="00E5765F" w:rsidRDefault="00E5765F" w:rsidP="00B65B3A">
      <w:r>
        <w:separator/>
      </w:r>
    </w:p>
    <w:p w14:paraId="4818FF5F" w14:textId="77777777" w:rsidR="00E5765F" w:rsidRDefault="00E5765F"/>
  </w:endnote>
  <w:endnote w:type="continuationSeparator" w:id="0">
    <w:p w14:paraId="49F61062" w14:textId="77777777" w:rsidR="00E5765F" w:rsidRDefault="00E5765F" w:rsidP="00B65B3A">
      <w:r>
        <w:continuationSeparator/>
      </w:r>
    </w:p>
    <w:p w14:paraId="7FDF5C10" w14:textId="77777777" w:rsidR="00E5765F" w:rsidRDefault="00E576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2086805531"/>
      <w:docPartObj>
        <w:docPartGallery w:val="Page Numbers (Bottom of Page)"/>
        <w:docPartUnique/>
      </w:docPartObj>
    </w:sdtPr>
    <w:sdtEndPr>
      <w:rPr>
        <w:rStyle w:val="Sidnummer"/>
      </w:rPr>
    </w:sdtEndPr>
    <w:sdtContent>
      <w:p w14:paraId="44D71C08" w14:textId="470418E5" w:rsidR="00CD0AB3" w:rsidRDefault="00CD0AB3"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end"/>
        </w:r>
      </w:p>
    </w:sdtContent>
  </w:sdt>
  <w:p w14:paraId="4E1CE056" w14:textId="77777777" w:rsidR="00CD0AB3" w:rsidRDefault="00CD0AB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idnummer"/>
      </w:rPr>
      <w:id w:val="1076641171"/>
      <w:docPartObj>
        <w:docPartGallery w:val="Page Numbers (Bottom of Page)"/>
        <w:docPartUnique/>
      </w:docPartObj>
    </w:sdtPr>
    <w:sdtEndPr>
      <w:rPr>
        <w:rStyle w:val="Sidnummer"/>
      </w:rPr>
    </w:sdtEndPr>
    <w:sdtContent>
      <w:p w14:paraId="2401ADF2" w14:textId="5343BE82" w:rsidR="00CD0AB3" w:rsidRDefault="00CD0AB3" w:rsidP="003F7FF4">
        <w:pPr>
          <w:pStyle w:val="Sidfot"/>
          <w:framePr w:wrap="none" w:vAnchor="text" w:hAnchor="margin" w:xAlign="center" w:y="1"/>
          <w:rPr>
            <w:rStyle w:val="Sidnummer"/>
          </w:rPr>
        </w:pPr>
        <w:r>
          <w:rPr>
            <w:rStyle w:val="Sidnummer"/>
          </w:rPr>
          <w:fldChar w:fldCharType="begin"/>
        </w:r>
        <w:r>
          <w:rPr>
            <w:rStyle w:val="Sidnummer"/>
          </w:rPr>
          <w:instrText xml:space="preserve"> PAGE </w:instrText>
        </w:r>
        <w:r>
          <w:rPr>
            <w:rStyle w:val="Sidnummer"/>
          </w:rPr>
          <w:fldChar w:fldCharType="separate"/>
        </w:r>
        <w:r w:rsidR="00B32BA1">
          <w:rPr>
            <w:rStyle w:val="Sidnummer"/>
            <w:noProof/>
          </w:rPr>
          <w:t>21</w:t>
        </w:r>
        <w:r>
          <w:rPr>
            <w:rStyle w:val="Sidnummer"/>
          </w:rPr>
          <w:fldChar w:fldCharType="end"/>
        </w:r>
      </w:p>
    </w:sdtContent>
  </w:sdt>
  <w:p w14:paraId="00D5C560" w14:textId="77777777" w:rsidR="00CD0AB3" w:rsidRDefault="00CD0AB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F0BBF7" w14:textId="77777777" w:rsidR="00E5765F" w:rsidRDefault="00E5765F" w:rsidP="00B65B3A">
      <w:r>
        <w:separator/>
      </w:r>
    </w:p>
  </w:footnote>
  <w:footnote w:type="continuationSeparator" w:id="0">
    <w:p w14:paraId="506A3467" w14:textId="77777777" w:rsidR="00E5765F" w:rsidRDefault="00E5765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3CF9C" w14:textId="77777777" w:rsidR="00CD0AB3" w:rsidRDefault="00CD0AB3" w:rsidP="00B65B3A">
    <w:pPr>
      <w:pStyle w:val="Sidhuvud"/>
      <w:spacing w:before="240" w:after="276"/>
    </w:pPr>
  </w:p>
  <w:p w14:paraId="3F805A8E" w14:textId="77777777" w:rsidR="00CD0AB3" w:rsidRDefault="00CD0AB3" w:rsidP="00B65B3A">
    <w:pPr>
      <w:spacing w:after="276"/>
    </w:pPr>
  </w:p>
  <w:p w14:paraId="3A1ECCFB" w14:textId="77777777" w:rsidR="00CD0AB3" w:rsidRDefault="00CD0AB3"/>
  <w:p w14:paraId="4AAA9964" w14:textId="77777777" w:rsidR="00CD0AB3" w:rsidRDefault="00CD0AB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8934A" w14:textId="77777777" w:rsidR="00CD0AB3" w:rsidRPr="00B30794" w:rsidRDefault="00CD0AB3"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E9A"/>
    <w:rsid w:val="0000020B"/>
    <w:rsid w:val="0000025A"/>
    <w:rsid w:val="00000580"/>
    <w:rsid w:val="00000A6F"/>
    <w:rsid w:val="0000109F"/>
    <w:rsid w:val="000014B2"/>
    <w:rsid w:val="00001830"/>
    <w:rsid w:val="0000196C"/>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149"/>
    <w:rsid w:val="000112A0"/>
    <w:rsid w:val="000118B5"/>
    <w:rsid w:val="00011ACC"/>
    <w:rsid w:val="00011B94"/>
    <w:rsid w:val="00011C80"/>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5FC"/>
    <w:rsid w:val="00014623"/>
    <w:rsid w:val="00014A1D"/>
    <w:rsid w:val="00014C71"/>
    <w:rsid w:val="00014D82"/>
    <w:rsid w:val="00015173"/>
    <w:rsid w:val="0001518A"/>
    <w:rsid w:val="00015533"/>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D15"/>
    <w:rsid w:val="00017D80"/>
    <w:rsid w:val="00017F5C"/>
    <w:rsid w:val="0002005E"/>
    <w:rsid w:val="000205DC"/>
    <w:rsid w:val="0002062C"/>
    <w:rsid w:val="000209FA"/>
    <w:rsid w:val="00020B0E"/>
    <w:rsid w:val="00020BA7"/>
    <w:rsid w:val="00020BC0"/>
    <w:rsid w:val="00020DDB"/>
    <w:rsid w:val="00020F8B"/>
    <w:rsid w:val="00021265"/>
    <w:rsid w:val="0002128B"/>
    <w:rsid w:val="00021606"/>
    <w:rsid w:val="000216B2"/>
    <w:rsid w:val="000216C1"/>
    <w:rsid w:val="0002175A"/>
    <w:rsid w:val="000217F7"/>
    <w:rsid w:val="00021BAB"/>
    <w:rsid w:val="00021C7F"/>
    <w:rsid w:val="00022048"/>
    <w:rsid w:val="00022121"/>
    <w:rsid w:val="000222EA"/>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6FC8"/>
    <w:rsid w:val="00027222"/>
    <w:rsid w:val="0002724D"/>
    <w:rsid w:val="000272BA"/>
    <w:rsid w:val="0002742F"/>
    <w:rsid w:val="000277A7"/>
    <w:rsid w:val="00027BB6"/>
    <w:rsid w:val="00027C0F"/>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19C2"/>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0E"/>
    <w:rsid w:val="00034C53"/>
    <w:rsid w:val="00034D06"/>
    <w:rsid w:val="00034DBC"/>
    <w:rsid w:val="00035088"/>
    <w:rsid w:val="000351A2"/>
    <w:rsid w:val="0003540D"/>
    <w:rsid w:val="00035630"/>
    <w:rsid w:val="00035651"/>
    <w:rsid w:val="000359D4"/>
    <w:rsid w:val="00035B28"/>
    <w:rsid w:val="00035C66"/>
    <w:rsid w:val="00035DD6"/>
    <w:rsid w:val="00035FE5"/>
    <w:rsid w:val="00036117"/>
    <w:rsid w:val="000361AC"/>
    <w:rsid w:val="000366D3"/>
    <w:rsid w:val="00036A70"/>
    <w:rsid w:val="00036CE3"/>
    <w:rsid w:val="00036D8F"/>
    <w:rsid w:val="000371F5"/>
    <w:rsid w:val="0003722E"/>
    <w:rsid w:val="0003726A"/>
    <w:rsid w:val="0003742D"/>
    <w:rsid w:val="0003761B"/>
    <w:rsid w:val="000376E2"/>
    <w:rsid w:val="00037764"/>
    <w:rsid w:val="00037ABB"/>
    <w:rsid w:val="00037B3B"/>
    <w:rsid w:val="0004083A"/>
    <w:rsid w:val="000408BD"/>
    <w:rsid w:val="0004099B"/>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22B9"/>
    <w:rsid w:val="0006275D"/>
    <w:rsid w:val="00062810"/>
    <w:rsid w:val="00062B4D"/>
    <w:rsid w:val="00062CB9"/>
    <w:rsid w:val="00062DFE"/>
    <w:rsid w:val="00063481"/>
    <w:rsid w:val="000634EE"/>
    <w:rsid w:val="00063C9F"/>
    <w:rsid w:val="00063E08"/>
    <w:rsid w:val="00063E83"/>
    <w:rsid w:val="00064041"/>
    <w:rsid w:val="00064080"/>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21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AE"/>
    <w:rsid w:val="00075ED9"/>
    <w:rsid w:val="000761CA"/>
    <w:rsid w:val="0007624C"/>
    <w:rsid w:val="00076414"/>
    <w:rsid w:val="00076B00"/>
    <w:rsid w:val="00076C98"/>
    <w:rsid w:val="00076FA9"/>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CB5"/>
    <w:rsid w:val="00087CEF"/>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95"/>
    <w:rsid w:val="00092202"/>
    <w:rsid w:val="000926A8"/>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A31"/>
    <w:rsid w:val="000A0A6D"/>
    <w:rsid w:val="000A0A75"/>
    <w:rsid w:val="000A0AC1"/>
    <w:rsid w:val="000A0C20"/>
    <w:rsid w:val="000A0D7E"/>
    <w:rsid w:val="000A0EEF"/>
    <w:rsid w:val="000A1005"/>
    <w:rsid w:val="000A1EE4"/>
    <w:rsid w:val="000A2161"/>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0DB"/>
    <w:rsid w:val="000A626A"/>
    <w:rsid w:val="000A629C"/>
    <w:rsid w:val="000A646C"/>
    <w:rsid w:val="000A6647"/>
    <w:rsid w:val="000A6656"/>
    <w:rsid w:val="000A6714"/>
    <w:rsid w:val="000A6BA2"/>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C0"/>
    <w:rsid w:val="000B5AF5"/>
    <w:rsid w:val="000B5D8C"/>
    <w:rsid w:val="000B603D"/>
    <w:rsid w:val="000B615B"/>
    <w:rsid w:val="000B616E"/>
    <w:rsid w:val="000B6206"/>
    <w:rsid w:val="000B6633"/>
    <w:rsid w:val="000B6734"/>
    <w:rsid w:val="000B6768"/>
    <w:rsid w:val="000B68EB"/>
    <w:rsid w:val="000B7460"/>
    <w:rsid w:val="000B74B9"/>
    <w:rsid w:val="000B76C5"/>
    <w:rsid w:val="000B7715"/>
    <w:rsid w:val="000B77D0"/>
    <w:rsid w:val="000B7976"/>
    <w:rsid w:val="000B7BF7"/>
    <w:rsid w:val="000B7D1E"/>
    <w:rsid w:val="000B7D20"/>
    <w:rsid w:val="000B7DBC"/>
    <w:rsid w:val="000B7F7E"/>
    <w:rsid w:val="000C00DF"/>
    <w:rsid w:val="000C05F6"/>
    <w:rsid w:val="000C076D"/>
    <w:rsid w:val="000C0818"/>
    <w:rsid w:val="000C0CD4"/>
    <w:rsid w:val="000C0D8A"/>
    <w:rsid w:val="000C0E3E"/>
    <w:rsid w:val="000C1642"/>
    <w:rsid w:val="000C1675"/>
    <w:rsid w:val="000C1682"/>
    <w:rsid w:val="000C1766"/>
    <w:rsid w:val="000C18F9"/>
    <w:rsid w:val="000C19A1"/>
    <w:rsid w:val="000C1C17"/>
    <w:rsid w:val="000C1FCF"/>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9F2"/>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328D"/>
    <w:rsid w:val="000D3370"/>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4C"/>
    <w:rsid w:val="000E7B85"/>
    <w:rsid w:val="000E7C7D"/>
    <w:rsid w:val="000E7E7C"/>
    <w:rsid w:val="000F00D2"/>
    <w:rsid w:val="000F024A"/>
    <w:rsid w:val="000F069E"/>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828"/>
    <w:rsid w:val="000F5C07"/>
    <w:rsid w:val="000F5D28"/>
    <w:rsid w:val="000F5E03"/>
    <w:rsid w:val="000F5ED8"/>
    <w:rsid w:val="000F5F1B"/>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C02"/>
    <w:rsid w:val="00107D48"/>
    <w:rsid w:val="00107D97"/>
    <w:rsid w:val="00110175"/>
    <w:rsid w:val="0011053E"/>
    <w:rsid w:val="00110547"/>
    <w:rsid w:val="001107F5"/>
    <w:rsid w:val="00110AAA"/>
    <w:rsid w:val="00110B83"/>
    <w:rsid w:val="00110CF5"/>
    <w:rsid w:val="00110D32"/>
    <w:rsid w:val="00111075"/>
    <w:rsid w:val="0011107C"/>
    <w:rsid w:val="00111320"/>
    <w:rsid w:val="0011159F"/>
    <w:rsid w:val="00112089"/>
    <w:rsid w:val="001120B2"/>
    <w:rsid w:val="0011226B"/>
    <w:rsid w:val="0011277E"/>
    <w:rsid w:val="001128B2"/>
    <w:rsid w:val="00112976"/>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93B"/>
    <w:rsid w:val="001159DE"/>
    <w:rsid w:val="001159E5"/>
    <w:rsid w:val="00115ABC"/>
    <w:rsid w:val="00115AFB"/>
    <w:rsid w:val="00116136"/>
    <w:rsid w:val="0011654C"/>
    <w:rsid w:val="00116670"/>
    <w:rsid w:val="001168E0"/>
    <w:rsid w:val="00116910"/>
    <w:rsid w:val="001169B8"/>
    <w:rsid w:val="001169DD"/>
    <w:rsid w:val="00116BA5"/>
    <w:rsid w:val="00116BD4"/>
    <w:rsid w:val="00116DAB"/>
    <w:rsid w:val="00116E84"/>
    <w:rsid w:val="00116F62"/>
    <w:rsid w:val="0011734C"/>
    <w:rsid w:val="0011737F"/>
    <w:rsid w:val="0011738C"/>
    <w:rsid w:val="00117600"/>
    <w:rsid w:val="00117605"/>
    <w:rsid w:val="001176F2"/>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1CE"/>
    <w:rsid w:val="0012489B"/>
    <w:rsid w:val="00124C1F"/>
    <w:rsid w:val="0012511E"/>
    <w:rsid w:val="001253B5"/>
    <w:rsid w:val="001255DB"/>
    <w:rsid w:val="001258AD"/>
    <w:rsid w:val="001258FE"/>
    <w:rsid w:val="00125A25"/>
    <w:rsid w:val="00125ABF"/>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4A4"/>
    <w:rsid w:val="0013270E"/>
    <w:rsid w:val="00132736"/>
    <w:rsid w:val="001327F8"/>
    <w:rsid w:val="001337DF"/>
    <w:rsid w:val="001338CE"/>
    <w:rsid w:val="00133B20"/>
    <w:rsid w:val="00133CAD"/>
    <w:rsid w:val="00133D5F"/>
    <w:rsid w:val="00133EC1"/>
    <w:rsid w:val="001341C4"/>
    <w:rsid w:val="0013443F"/>
    <w:rsid w:val="001345E1"/>
    <w:rsid w:val="00134FE7"/>
    <w:rsid w:val="00135083"/>
    <w:rsid w:val="00135626"/>
    <w:rsid w:val="001356BD"/>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51"/>
    <w:rsid w:val="0015140D"/>
    <w:rsid w:val="001514B7"/>
    <w:rsid w:val="001515DF"/>
    <w:rsid w:val="00151647"/>
    <w:rsid w:val="001518BB"/>
    <w:rsid w:val="00151967"/>
    <w:rsid w:val="001519A5"/>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77D"/>
    <w:rsid w:val="00161B3D"/>
    <w:rsid w:val="00161BD4"/>
    <w:rsid w:val="00162027"/>
    <w:rsid w:val="001621C0"/>
    <w:rsid w:val="00162290"/>
    <w:rsid w:val="00162444"/>
    <w:rsid w:val="001624C7"/>
    <w:rsid w:val="001626EE"/>
    <w:rsid w:val="001626F6"/>
    <w:rsid w:val="00162F58"/>
    <w:rsid w:val="001631A3"/>
    <w:rsid w:val="00163459"/>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62E"/>
    <w:rsid w:val="00170958"/>
    <w:rsid w:val="00170A02"/>
    <w:rsid w:val="00170A66"/>
    <w:rsid w:val="00170E6F"/>
    <w:rsid w:val="00170F8E"/>
    <w:rsid w:val="00170FFC"/>
    <w:rsid w:val="001712EB"/>
    <w:rsid w:val="00171976"/>
    <w:rsid w:val="0017198E"/>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5180"/>
    <w:rsid w:val="001751C4"/>
    <w:rsid w:val="0017533E"/>
    <w:rsid w:val="00175467"/>
    <w:rsid w:val="00175AF1"/>
    <w:rsid w:val="00176B5D"/>
    <w:rsid w:val="00176B7E"/>
    <w:rsid w:val="00176BAF"/>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CE0"/>
    <w:rsid w:val="00191CF6"/>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D"/>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2D"/>
    <w:rsid w:val="001B0B54"/>
    <w:rsid w:val="001B1296"/>
    <w:rsid w:val="001B149A"/>
    <w:rsid w:val="001B14AD"/>
    <w:rsid w:val="001B155A"/>
    <w:rsid w:val="001B155F"/>
    <w:rsid w:val="001B15C0"/>
    <w:rsid w:val="001B1657"/>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103B"/>
    <w:rsid w:val="001C10B4"/>
    <w:rsid w:val="001C15A2"/>
    <w:rsid w:val="001C1667"/>
    <w:rsid w:val="001C16F7"/>
    <w:rsid w:val="001C1AEA"/>
    <w:rsid w:val="001C24C4"/>
    <w:rsid w:val="001C2591"/>
    <w:rsid w:val="001C2976"/>
    <w:rsid w:val="001C29BE"/>
    <w:rsid w:val="001C2A89"/>
    <w:rsid w:val="001C2C66"/>
    <w:rsid w:val="001C2D8B"/>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CE5"/>
    <w:rsid w:val="001C5D69"/>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CA0"/>
    <w:rsid w:val="001D5D5D"/>
    <w:rsid w:val="001D5D90"/>
    <w:rsid w:val="001D6000"/>
    <w:rsid w:val="001D631B"/>
    <w:rsid w:val="001D69CF"/>
    <w:rsid w:val="001D6B31"/>
    <w:rsid w:val="001D6E01"/>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F97"/>
    <w:rsid w:val="001E63C8"/>
    <w:rsid w:val="001E63D5"/>
    <w:rsid w:val="001E6444"/>
    <w:rsid w:val="001E6743"/>
    <w:rsid w:val="001E68C6"/>
    <w:rsid w:val="001E68EF"/>
    <w:rsid w:val="001E69AD"/>
    <w:rsid w:val="001E6B6F"/>
    <w:rsid w:val="001E7640"/>
    <w:rsid w:val="001E7916"/>
    <w:rsid w:val="001E7C7C"/>
    <w:rsid w:val="001E7F06"/>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546"/>
    <w:rsid w:val="001F2750"/>
    <w:rsid w:val="001F29A3"/>
    <w:rsid w:val="001F2D9F"/>
    <w:rsid w:val="001F2DB0"/>
    <w:rsid w:val="001F3495"/>
    <w:rsid w:val="001F38EB"/>
    <w:rsid w:val="001F3A8B"/>
    <w:rsid w:val="001F4385"/>
    <w:rsid w:val="001F4A23"/>
    <w:rsid w:val="001F4BD8"/>
    <w:rsid w:val="001F4CDF"/>
    <w:rsid w:val="001F4D3A"/>
    <w:rsid w:val="001F4D8A"/>
    <w:rsid w:val="001F5201"/>
    <w:rsid w:val="001F5232"/>
    <w:rsid w:val="001F525A"/>
    <w:rsid w:val="001F5474"/>
    <w:rsid w:val="001F5860"/>
    <w:rsid w:val="001F5A97"/>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82D"/>
    <w:rsid w:val="00201BDD"/>
    <w:rsid w:val="00201CEC"/>
    <w:rsid w:val="00201EF2"/>
    <w:rsid w:val="002021D4"/>
    <w:rsid w:val="00202256"/>
    <w:rsid w:val="002022AA"/>
    <w:rsid w:val="002026D8"/>
    <w:rsid w:val="00202876"/>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156"/>
    <w:rsid w:val="00206649"/>
    <w:rsid w:val="002068D4"/>
    <w:rsid w:val="00206A07"/>
    <w:rsid w:val="00206C89"/>
    <w:rsid w:val="00206E7F"/>
    <w:rsid w:val="00207CBF"/>
    <w:rsid w:val="00207CC0"/>
    <w:rsid w:val="00207E29"/>
    <w:rsid w:val="00207EA7"/>
    <w:rsid w:val="00210003"/>
    <w:rsid w:val="00210304"/>
    <w:rsid w:val="00210408"/>
    <w:rsid w:val="002104C7"/>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5AE"/>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6C"/>
    <w:rsid w:val="00224252"/>
    <w:rsid w:val="0022425E"/>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FF9"/>
    <w:rsid w:val="00234472"/>
    <w:rsid w:val="002344C6"/>
    <w:rsid w:val="00234B94"/>
    <w:rsid w:val="00234FEA"/>
    <w:rsid w:val="00235082"/>
    <w:rsid w:val="002352F7"/>
    <w:rsid w:val="00235663"/>
    <w:rsid w:val="00235850"/>
    <w:rsid w:val="002359BC"/>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C52"/>
    <w:rsid w:val="0024258D"/>
    <w:rsid w:val="002426C8"/>
    <w:rsid w:val="0024287D"/>
    <w:rsid w:val="00242F96"/>
    <w:rsid w:val="00242FE9"/>
    <w:rsid w:val="00243135"/>
    <w:rsid w:val="0024319F"/>
    <w:rsid w:val="002431CC"/>
    <w:rsid w:val="002431E0"/>
    <w:rsid w:val="0024331B"/>
    <w:rsid w:val="00243485"/>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ED2"/>
    <w:rsid w:val="002621BA"/>
    <w:rsid w:val="00262220"/>
    <w:rsid w:val="00262541"/>
    <w:rsid w:val="002625CD"/>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1B5"/>
    <w:rsid w:val="00271376"/>
    <w:rsid w:val="00271521"/>
    <w:rsid w:val="00271576"/>
    <w:rsid w:val="00271681"/>
    <w:rsid w:val="00271B4D"/>
    <w:rsid w:val="00271BD5"/>
    <w:rsid w:val="00271CF9"/>
    <w:rsid w:val="00272129"/>
    <w:rsid w:val="00272145"/>
    <w:rsid w:val="00272255"/>
    <w:rsid w:val="00272265"/>
    <w:rsid w:val="00272409"/>
    <w:rsid w:val="0027246A"/>
    <w:rsid w:val="0027256B"/>
    <w:rsid w:val="00272671"/>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560"/>
    <w:rsid w:val="002746FD"/>
    <w:rsid w:val="002749CE"/>
    <w:rsid w:val="00274B18"/>
    <w:rsid w:val="0027501B"/>
    <w:rsid w:val="00275153"/>
    <w:rsid w:val="00275286"/>
    <w:rsid w:val="002753F9"/>
    <w:rsid w:val="00275DEA"/>
    <w:rsid w:val="0027603F"/>
    <w:rsid w:val="00276079"/>
    <w:rsid w:val="0027643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715"/>
    <w:rsid w:val="0029274B"/>
    <w:rsid w:val="002928E4"/>
    <w:rsid w:val="00292A1E"/>
    <w:rsid w:val="00292C4D"/>
    <w:rsid w:val="00292C53"/>
    <w:rsid w:val="00292DB4"/>
    <w:rsid w:val="00292E37"/>
    <w:rsid w:val="00292FEF"/>
    <w:rsid w:val="00293034"/>
    <w:rsid w:val="00293045"/>
    <w:rsid w:val="00293233"/>
    <w:rsid w:val="002934AD"/>
    <w:rsid w:val="0029355F"/>
    <w:rsid w:val="002935C3"/>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C3B"/>
    <w:rsid w:val="00295D67"/>
    <w:rsid w:val="00295DA2"/>
    <w:rsid w:val="00295DF6"/>
    <w:rsid w:val="00295E8F"/>
    <w:rsid w:val="00296307"/>
    <w:rsid w:val="00296320"/>
    <w:rsid w:val="00296465"/>
    <w:rsid w:val="00296634"/>
    <w:rsid w:val="0029680D"/>
    <w:rsid w:val="00296864"/>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59"/>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2E5"/>
    <w:rsid w:val="002A6389"/>
    <w:rsid w:val="002A666A"/>
    <w:rsid w:val="002A6754"/>
    <w:rsid w:val="002A6914"/>
    <w:rsid w:val="002A6B73"/>
    <w:rsid w:val="002A6C12"/>
    <w:rsid w:val="002A6E0F"/>
    <w:rsid w:val="002A7291"/>
    <w:rsid w:val="002A73A0"/>
    <w:rsid w:val="002A73E0"/>
    <w:rsid w:val="002A755E"/>
    <w:rsid w:val="002A772F"/>
    <w:rsid w:val="002A7B77"/>
    <w:rsid w:val="002A7B9E"/>
    <w:rsid w:val="002A7D35"/>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5CC"/>
    <w:rsid w:val="002B2916"/>
    <w:rsid w:val="002B29D8"/>
    <w:rsid w:val="002B2C17"/>
    <w:rsid w:val="002B343F"/>
    <w:rsid w:val="002B378D"/>
    <w:rsid w:val="002B3859"/>
    <w:rsid w:val="002B385D"/>
    <w:rsid w:val="002B3BC7"/>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28E"/>
    <w:rsid w:val="002B629B"/>
    <w:rsid w:val="002B66B3"/>
    <w:rsid w:val="002B6964"/>
    <w:rsid w:val="002B6C08"/>
    <w:rsid w:val="002B6C20"/>
    <w:rsid w:val="002B6E23"/>
    <w:rsid w:val="002B70B1"/>
    <w:rsid w:val="002B74BA"/>
    <w:rsid w:val="002B7981"/>
    <w:rsid w:val="002B7A33"/>
    <w:rsid w:val="002B7B50"/>
    <w:rsid w:val="002B7CF7"/>
    <w:rsid w:val="002C02B5"/>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3A2"/>
    <w:rsid w:val="002C65E1"/>
    <w:rsid w:val="002C67C1"/>
    <w:rsid w:val="002C6951"/>
    <w:rsid w:val="002C6D9E"/>
    <w:rsid w:val="002C721E"/>
    <w:rsid w:val="002C73B9"/>
    <w:rsid w:val="002C74A6"/>
    <w:rsid w:val="002C74CA"/>
    <w:rsid w:val="002C75D6"/>
    <w:rsid w:val="002C76EC"/>
    <w:rsid w:val="002C7BCD"/>
    <w:rsid w:val="002C7C37"/>
    <w:rsid w:val="002C7E0B"/>
    <w:rsid w:val="002C7F34"/>
    <w:rsid w:val="002C7FF2"/>
    <w:rsid w:val="002D0101"/>
    <w:rsid w:val="002D0961"/>
    <w:rsid w:val="002D0A9E"/>
    <w:rsid w:val="002D1025"/>
    <w:rsid w:val="002D106C"/>
    <w:rsid w:val="002D1145"/>
    <w:rsid w:val="002D11E4"/>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572"/>
    <w:rsid w:val="002D4672"/>
    <w:rsid w:val="002D4961"/>
    <w:rsid w:val="002D4AFC"/>
    <w:rsid w:val="002D4B83"/>
    <w:rsid w:val="002D4BEE"/>
    <w:rsid w:val="002D5019"/>
    <w:rsid w:val="002D507D"/>
    <w:rsid w:val="002D5168"/>
    <w:rsid w:val="002D5388"/>
    <w:rsid w:val="002D5662"/>
    <w:rsid w:val="002D5947"/>
    <w:rsid w:val="002D5C65"/>
    <w:rsid w:val="002D5C6C"/>
    <w:rsid w:val="002D6069"/>
    <w:rsid w:val="002D6080"/>
    <w:rsid w:val="002D6128"/>
    <w:rsid w:val="002D62A8"/>
    <w:rsid w:val="002D631D"/>
    <w:rsid w:val="002D6876"/>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3379"/>
    <w:rsid w:val="002E33BA"/>
    <w:rsid w:val="002E340A"/>
    <w:rsid w:val="002E350A"/>
    <w:rsid w:val="002E3884"/>
    <w:rsid w:val="002E391B"/>
    <w:rsid w:val="002E398D"/>
    <w:rsid w:val="002E3E3A"/>
    <w:rsid w:val="002E412E"/>
    <w:rsid w:val="002E4326"/>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CEA"/>
    <w:rsid w:val="002F4E40"/>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F1"/>
    <w:rsid w:val="00307CF4"/>
    <w:rsid w:val="003100F7"/>
    <w:rsid w:val="00310107"/>
    <w:rsid w:val="0031021A"/>
    <w:rsid w:val="003102D5"/>
    <w:rsid w:val="0031052E"/>
    <w:rsid w:val="0031058E"/>
    <w:rsid w:val="00310694"/>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DB4"/>
    <w:rsid w:val="00312F37"/>
    <w:rsid w:val="00313098"/>
    <w:rsid w:val="003130F0"/>
    <w:rsid w:val="003131EB"/>
    <w:rsid w:val="00313265"/>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508"/>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273F4"/>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5E"/>
    <w:rsid w:val="00331FBA"/>
    <w:rsid w:val="00332743"/>
    <w:rsid w:val="003329A7"/>
    <w:rsid w:val="00332ADC"/>
    <w:rsid w:val="00332F80"/>
    <w:rsid w:val="00333071"/>
    <w:rsid w:val="00333201"/>
    <w:rsid w:val="0033323E"/>
    <w:rsid w:val="00333244"/>
    <w:rsid w:val="00333342"/>
    <w:rsid w:val="003336DC"/>
    <w:rsid w:val="003339BB"/>
    <w:rsid w:val="00333B64"/>
    <w:rsid w:val="00333BB3"/>
    <w:rsid w:val="00333CB2"/>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5E"/>
    <w:rsid w:val="003371F5"/>
    <w:rsid w:val="00337241"/>
    <w:rsid w:val="00337466"/>
    <w:rsid w:val="00337A00"/>
    <w:rsid w:val="00337C4C"/>
    <w:rsid w:val="00337CC2"/>
    <w:rsid w:val="00337F50"/>
    <w:rsid w:val="0034031A"/>
    <w:rsid w:val="0034039C"/>
    <w:rsid w:val="003403AD"/>
    <w:rsid w:val="0034070D"/>
    <w:rsid w:val="003407E9"/>
    <w:rsid w:val="00340860"/>
    <w:rsid w:val="00340B7B"/>
    <w:rsid w:val="00340BD9"/>
    <w:rsid w:val="00340E9A"/>
    <w:rsid w:val="00340F56"/>
    <w:rsid w:val="003410E0"/>
    <w:rsid w:val="003410FC"/>
    <w:rsid w:val="003415BE"/>
    <w:rsid w:val="00341782"/>
    <w:rsid w:val="00341A29"/>
    <w:rsid w:val="00341A7B"/>
    <w:rsid w:val="00341D9D"/>
    <w:rsid w:val="00341FCC"/>
    <w:rsid w:val="003421A8"/>
    <w:rsid w:val="003424A6"/>
    <w:rsid w:val="0034262F"/>
    <w:rsid w:val="00342696"/>
    <w:rsid w:val="00342828"/>
    <w:rsid w:val="00342CB3"/>
    <w:rsid w:val="00342CC2"/>
    <w:rsid w:val="00342E98"/>
    <w:rsid w:val="00342E9C"/>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47F39"/>
    <w:rsid w:val="00350005"/>
    <w:rsid w:val="003500C8"/>
    <w:rsid w:val="00350176"/>
    <w:rsid w:val="003502F9"/>
    <w:rsid w:val="0035032F"/>
    <w:rsid w:val="00350B05"/>
    <w:rsid w:val="00350D95"/>
    <w:rsid w:val="00350DA2"/>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96F"/>
    <w:rsid w:val="003579E7"/>
    <w:rsid w:val="00357A9D"/>
    <w:rsid w:val="00357C81"/>
    <w:rsid w:val="00360333"/>
    <w:rsid w:val="0036040A"/>
    <w:rsid w:val="00360626"/>
    <w:rsid w:val="003607BF"/>
    <w:rsid w:val="00360AAC"/>
    <w:rsid w:val="00360B23"/>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94F"/>
    <w:rsid w:val="00376AE7"/>
    <w:rsid w:val="00376B9B"/>
    <w:rsid w:val="00376CD9"/>
    <w:rsid w:val="00376CF7"/>
    <w:rsid w:val="00376D03"/>
    <w:rsid w:val="00377093"/>
    <w:rsid w:val="003774F9"/>
    <w:rsid w:val="00377669"/>
    <w:rsid w:val="00377740"/>
    <w:rsid w:val="00377862"/>
    <w:rsid w:val="00377AE4"/>
    <w:rsid w:val="00377EE5"/>
    <w:rsid w:val="00377F6A"/>
    <w:rsid w:val="00380067"/>
    <w:rsid w:val="003800D5"/>
    <w:rsid w:val="003801BB"/>
    <w:rsid w:val="003802AA"/>
    <w:rsid w:val="003805DD"/>
    <w:rsid w:val="00380B4B"/>
    <w:rsid w:val="00380CA1"/>
    <w:rsid w:val="00381009"/>
    <w:rsid w:val="00381020"/>
    <w:rsid w:val="003814F0"/>
    <w:rsid w:val="00381A59"/>
    <w:rsid w:val="00382AD0"/>
    <w:rsid w:val="00382BBC"/>
    <w:rsid w:val="00382C33"/>
    <w:rsid w:val="00382C52"/>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323"/>
    <w:rsid w:val="00392815"/>
    <w:rsid w:val="00392D42"/>
    <w:rsid w:val="00392E30"/>
    <w:rsid w:val="00392F4F"/>
    <w:rsid w:val="00392FA7"/>
    <w:rsid w:val="00393076"/>
    <w:rsid w:val="003935E7"/>
    <w:rsid w:val="00393765"/>
    <w:rsid w:val="0039388C"/>
    <w:rsid w:val="00393A42"/>
    <w:rsid w:val="00393A55"/>
    <w:rsid w:val="00393A74"/>
    <w:rsid w:val="00393D4C"/>
    <w:rsid w:val="00393F71"/>
    <w:rsid w:val="00393F81"/>
    <w:rsid w:val="003940B4"/>
    <w:rsid w:val="003941BF"/>
    <w:rsid w:val="00394251"/>
    <w:rsid w:val="00394292"/>
    <w:rsid w:val="003943DA"/>
    <w:rsid w:val="003943F4"/>
    <w:rsid w:val="00394601"/>
    <w:rsid w:val="00394956"/>
    <w:rsid w:val="00394CEC"/>
    <w:rsid w:val="00394FC1"/>
    <w:rsid w:val="003959C0"/>
    <w:rsid w:val="003959FF"/>
    <w:rsid w:val="00395BB2"/>
    <w:rsid w:val="00395C05"/>
    <w:rsid w:val="00395CF0"/>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815"/>
    <w:rsid w:val="003A29B9"/>
    <w:rsid w:val="003A29E2"/>
    <w:rsid w:val="003A2AF0"/>
    <w:rsid w:val="003A2B0A"/>
    <w:rsid w:val="003A2C75"/>
    <w:rsid w:val="003A2ED2"/>
    <w:rsid w:val="003A2F10"/>
    <w:rsid w:val="003A330F"/>
    <w:rsid w:val="003A348B"/>
    <w:rsid w:val="003A3675"/>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6122"/>
    <w:rsid w:val="003A652C"/>
    <w:rsid w:val="003A65AE"/>
    <w:rsid w:val="003A6987"/>
    <w:rsid w:val="003A69D1"/>
    <w:rsid w:val="003A6A9B"/>
    <w:rsid w:val="003A6C99"/>
    <w:rsid w:val="003A70B4"/>
    <w:rsid w:val="003A710F"/>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34D"/>
    <w:rsid w:val="003B3425"/>
    <w:rsid w:val="003B34CC"/>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478"/>
    <w:rsid w:val="003C0524"/>
    <w:rsid w:val="003C08E7"/>
    <w:rsid w:val="003C0905"/>
    <w:rsid w:val="003C0BD0"/>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557"/>
    <w:rsid w:val="003C3682"/>
    <w:rsid w:val="003C3BA5"/>
    <w:rsid w:val="003C3C85"/>
    <w:rsid w:val="003C3E35"/>
    <w:rsid w:val="003C3E72"/>
    <w:rsid w:val="003C41BC"/>
    <w:rsid w:val="003C4538"/>
    <w:rsid w:val="003C4767"/>
    <w:rsid w:val="003C508A"/>
    <w:rsid w:val="003C5273"/>
    <w:rsid w:val="003C5321"/>
    <w:rsid w:val="003C53F7"/>
    <w:rsid w:val="003C5524"/>
    <w:rsid w:val="003C5847"/>
    <w:rsid w:val="003C593B"/>
    <w:rsid w:val="003C5BCB"/>
    <w:rsid w:val="003C5F5F"/>
    <w:rsid w:val="003C61B3"/>
    <w:rsid w:val="003C6474"/>
    <w:rsid w:val="003C6594"/>
    <w:rsid w:val="003C669F"/>
    <w:rsid w:val="003C6A43"/>
    <w:rsid w:val="003C6C35"/>
    <w:rsid w:val="003C7122"/>
    <w:rsid w:val="003C7209"/>
    <w:rsid w:val="003C7515"/>
    <w:rsid w:val="003C76F6"/>
    <w:rsid w:val="003C7800"/>
    <w:rsid w:val="003C7B12"/>
    <w:rsid w:val="003C7FBD"/>
    <w:rsid w:val="003D0140"/>
    <w:rsid w:val="003D075E"/>
    <w:rsid w:val="003D080A"/>
    <w:rsid w:val="003D08F2"/>
    <w:rsid w:val="003D0988"/>
    <w:rsid w:val="003D0B87"/>
    <w:rsid w:val="003D0E91"/>
    <w:rsid w:val="003D0E9F"/>
    <w:rsid w:val="003D1620"/>
    <w:rsid w:val="003D1628"/>
    <w:rsid w:val="003D16A4"/>
    <w:rsid w:val="003D179B"/>
    <w:rsid w:val="003D1919"/>
    <w:rsid w:val="003D1A25"/>
    <w:rsid w:val="003D1CE6"/>
    <w:rsid w:val="003D2228"/>
    <w:rsid w:val="003D23A7"/>
    <w:rsid w:val="003D263F"/>
    <w:rsid w:val="003D29D8"/>
    <w:rsid w:val="003D2D8B"/>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C5C"/>
    <w:rsid w:val="003D7D27"/>
    <w:rsid w:val="003D7D47"/>
    <w:rsid w:val="003D7F50"/>
    <w:rsid w:val="003E0031"/>
    <w:rsid w:val="003E0368"/>
    <w:rsid w:val="003E03F8"/>
    <w:rsid w:val="003E0633"/>
    <w:rsid w:val="003E0B86"/>
    <w:rsid w:val="003E0C0A"/>
    <w:rsid w:val="003E0EC5"/>
    <w:rsid w:val="003E127B"/>
    <w:rsid w:val="003E19B5"/>
    <w:rsid w:val="003E1D22"/>
    <w:rsid w:val="003E1FE5"/>
    <w:rsid w:val="003E21C2"/>
    <w:rsid w:val="003E21CE"/>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FEA"/>
    <w:rsid w:val="003E70DA"/>
    <w:rsid w:val="003E70F7"/>
    <w:rsid w:val="003E72D6"/>
    <w:rsid w:val="003E7488"/>
    <w:rsid w:val="003E76D3"/>
    <w:rsid w:val="003E77ED"/>
    <w:rsid w:val="003E7D5F"/>
    <w:rsid w:val="003E7E69"/>
    <w:rsid w:val="003E7FC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1016A"/>
    <w:rsid w:val="0041039A"/>
    <w:rsid w:val="00410A96"/>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4FE6"/>
    <w:rsid w:val="00415175"/>
    <w:rsid w:val="00415298"/>
    <w:rsid w:val="0041549D"/>
    <w:rsid w:val="004157B2"/>
    <w:rsid w:val="00415817"/>
    <w:rsid w:val="00415E17"/>
    <w:rsid w:val="00416024"/>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294"/>
    <w:rsid w:val="0042338E"/>
    <w:rsid w:val="004233BA"/>
    <w:rsid w:val="004237A8"/>
    <w:rsid w:val="00423970"/>
    <w:rsid w:val="00423A3D"/>
    <w:rsid w:val="00423C92"/>
    <w:rsid w:val="00423EB0"/>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8B"/>
    <w:rsid w:val="00442551"/>
    <w:rsid w:val="00442611"/>
    <w:rsid w:val="00442CF0"/>
    <w:rsid w:val="0044321F"/>
    <w:rsid w:val="0044342F"/>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BE"/>
    <w:rsid w:val="0045571D"/>
    <w:rsid w:val="004559BC"/>
    <w:rsid w:val="00455BA2"/>
    <w:rsid w:val="00455DB1"/>
    <w:rsid w:val="00455E63"/>
    <w:rsid w:val="004561BC"/>
    <w:rsid w:val="0045634C"/>
    <w:rsid w:val="004564A9"/>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1E50"/>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8B5"/>
    <w:rsid w:val="00464A81"/>
    <w:rsid w:val="00464F14"/>
    <w:rsid w:val="00464F2B"/>
    <w:rsid w:val="00465402"/>
    <w:rsid w:val="00465B18"/>
    <w:rsid w:val="0046606A"/>
    <w:rsid w:val="0046647E"/>
    <w:rsid w:val="00466523"/>
    <w:rsid w:val="0046670A"/>
    <w:rsid w:val="004668AA"/>
    <w:rsid w:val="0046711F"/>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ED1"/>
    <w:rsid w:val="00485168"/>
    <w:rsid w:val="00485332"/>
    <w:rsid w:val="004858BE"/>
    <w:rsid w:val="004859FB"/>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DC8"/>
    <w:rsid w:val="00491F03"/>
    <w:rsid w:val="00491F12"/>
    <w:rsid w:val="00492101"/>
    <w:rsid w:val="0049249C"/>
    <w:rsid w:val="004926B6"/>
    <w:rsid w:val="00492823"/>
    <w:rsid w:val="00492C20"/>
    <w:rsid w:val="00492D69"/>
    <w:rsid w:val="00492F42"/>
    <w:rsid w:val="004931C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147B"/>
    <w:rsid w:val="004A1511"/>
    <w:rsid w:val="004A1556"/>
    <w:rsid w:val="004A15A9"/>
    <w:rsid w:val="004A185C"/>
    <w:rsid w:val="004A1865"/>
    <w:rsid w:val="004A187C"/>
    <w:rsid w:val="004A18C4"/>
    <w:rsid w:val="004A1BB2"/>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F58"/>
    <w:rsid w:val="004C2008"/>
    <w:rsid w:val="004C2168"/>
    <w:rsid w:val="004C2526"/>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55"/>
    <w:rsid w:val="004D0FAD"/>
    <w:rsid w:val="004D1210"/>
    <w:rsid w:val="004D1285"/>
    <w:rsid w:val="004D1331"/>
    <w:rsid w:val="004D14D0"/>
    <w:rsid w:val="004D17A7"/>
    <w:rsid w:val="004D194C"/>
    <w:rsid w:val="004D1D80"/>
    <w:rsid w:val="004D240D"/>
    <w:rsid w:val="004D2464"/>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2144"/>
    <w:rsid w:val="004E21F7"/>
    <w:rsid w:val="004E23D8"/>
    <w:rsid w:val="004E2699"/>
    <w:rsid w:val="004E26C1"/>
    <w:rsid w:val="004E2D01"/>
    <w:rsid w:val="004E2D64"/>
    <w:rsid w:val="004E2D77"/>
    <w:rsid w:val="004E2F1A"/>
    <w:rsid w:val="004E2F54"/>
    <w:rsid w:val="004E32AD"/>
    <w:rsid w:val="004E3442"/>
    <w:rsid w:val="004E35C6"/>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4F7F7E"/>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48F"/>
    <w:rsid w:val="00503613"/>
    <w:rsid w:val="00503784"/>
    <w:rsid w:val="00503929"/>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684"/>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615"/>
    <w:rsid w:val="0052277C"/>
    <w:rsid w:val="00522907"/>
    <w:rsid w:val="00523391"/>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4074"/>
    <w:rsid w:val="00534169"/>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220"/>
    <w:rsid w:val="0054341D"/>
    <w:rsid w:val="005435F8"/>
    <w:rsid w:val="005437C8"/>
    <w:rsid w:val="005438AD"/>
    <w:rsid w:val="00543F76"/>
    <w:rsid w:val="00544018"/>
    <w:rsid w:val="0054403C"/>
    <w:rsid w:val="0054414C"/>
    <w:rsid w:val="0054477A"/>
    <w:rsid w:val="005448DE"/>
    <w:rsid w:val="00544CFC"/>
    <w:rsid w:val="005454DA"/>
    <w:rsid w:val="00545BEE"/>
    <w:rsid w:val="00546209"/>
    <w:rsid w:val="0054659B"/>
    <w:rsid w:val="005467D2"/>
    <w:rsid w:val="00546CB8"/>
    <w:rsid w:val="0054731D"/>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B2F"/>
    <w:rsid w:val="00557D4E"/>
    <w:rsid w:val="00557F4C"/>
    <w:rsid w:val="0056015C"/>
    <w:rsid w:val="005604E3"/>
    <w:rsid w:val="005604F6"/>
    <w:rsid w:val="00560608"/>
    <w:rsid w:val="00560610"/>
    <w:rsid w:val="0056138C"/>
    <w:rsid w:val="005617FC"/>
    <w:rsid w:val="00561B2D"/>
    <w:rsid w:val="00561C2A"/>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A12"/>
    <w:rsid w:val="00565AC3"/>
    <w:rsid w:val="0056646D"/>
    <w:rsid w:val="005664D4"/>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316"/>
    <w:rsid w:val="005733C1"/>
    <w:rsid w:val="005733DD"/>
    <w:rsid w:val="00573487"/>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457"/>
    <w:rsid w:val="00580504"/>
    <w:rsid w:val="0058054B"/>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6C"/>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602"/>
    <w:rsid w:val="005A3894"/>
    <w:rsid w:val="005A4069"/>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BAB"/>
    <w:rsid w:val="005B0BB0"/>
    <w:rsid w:val="005B0F8B"/>
    <w:rsid w:val="005B1145"/>
    <w:rsid w:val="005B12EA"/>
    <w:rsid w:val="005B13CB"/>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D84"/>
    <w:rsid w:val="005C1289"/>
    <w:rsid w:val="005C1543"/>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503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23C"/>
    <w:rsid w:val="005D1540"/>
    <w:rsid w:val="005D189E"/>
    <w:rsid w:val="005D18DB"/>
    <w:rsid w:val="005D19A4"/>
    <w:rsid w:val="005D1CE5"/>
    <w:rsid w:val="005D1CE6"/>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204"/>
    <w:rsid w:val="005D425E"/>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40B"/>
    <w:rsid w:val="005E643C"/>
    <w:rsid w:val="005E643D"/>
    <w:rsid w:val="005E657F"/>
    <w:rsid w:val="005E6E95"/>
    <w:rsid w:val="005E6FB6"/>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BE8"/>
    <w:rsid w:val="005F3CEF"/>
    <w:rsid w:val="005F3F6E"/>
    <w:rsid w:val="005F409E"/>
    <w:rsid w:val="005F466B"/>
    <w:rsid w:val="005F46DE"/>
    <w:rsid w:val="005F4878"/>
    <w:rsid w:val="005F4914"/>
    <w:rsid w:val="005F4C96"/>
    <w:rsid w:val="005F502C"/>
    <w:rsid w:val="005F50B0"/>
    <w:rsid w:val="005F52B1"/>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A00"/>
    <w:rsid w:val="00600E78"/>
    <w:rsid w:val="006013AE"/>
    <w:rsid w:val="00601481"/>
    <w:rsid w:val="00601617"/>
    <w:rsid w:val="00601700"/>
    <w:rsid w:val="00601C07"/>
    <w:rsid w:val="00602434"/>
    <w:rsid w:val="0060269A"/>
    <w:rsid w:val="00602E0C"/>
    <w:rsid w:val="0060318E"/>
    <w:rsid w:val="00603246"/>
    <w:rsid w:val="00603298"/>
    <w:rsid w:val="006035D3"/>
    <w:rsid w:val="006036EE"/>
    <w:rsid w:val="0060389C"/>
    <w:rsid w:val="00603B4E"/>
    <w:rsid w:val="00603C27"/>
    <w:rsid w:val="00603E09"/>
    <w:rsid w:val="00604095"/>
    <w:rsid w:val="006043E6"/>
    <w:rsid w:val="00604735"/>
    <w:rsid w:val="00604739"/>
    <w:rsid w:val="006049CB"/>
    <w:rsid w:val="00604AEC"/>
    <w:rsid w:val="00604B83"/>
    <w:rsid w:val="00604BEA"/>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C2E"/>
    <w:rsid w:val="0061304B"/>
    <w:rsid w:val="00613083"/>
    <w:rsid w:val="006132D0"/>
    <w:rsid w:val="006132DE"/>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F60"/>
    <w:rsid w:val="0061715D"/>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67"/>
    <w:rsid w:val="00623669"/>
    <w:rsid w:val="006238F9"/>
    <w:rsid w:val="00623938"/>
    <w:rsid w:val="00623D97"/>
    <w:rsid w:val="00623DE1"/>
    <w:rsid w:val="00623DF2"/>
    <w:rsid w:val="00623EC4"/>
    <w:rsid w:val="00624111"/>
    <w:rsid w:val="00624780"/>
    <w:rsid w:val="006248FA"/>
    <w:rsid w:val="00624A37"/>
    <w:rsid w:val="00624C49"/>
    <w:rsid w:val="0062532D"/>
    <w:rsid w:val="00625350"/>
    <w:rsid w:val="006254BA"/>
    <w:rsid w:val="0062569F"/>
    <w:rsid w:val="00625786"/>
    <w:rsid w:val="0062598C"/>
    <w:rsid w:val="00625BA6"/>
    <w:rsid w:val="00625C15"/>
    <w:rsid w:val="00625DEF"/>
    <w:rsid w:val="00625E20"/>
    <w:rsid w:val="00625E5D"/>
    <w:rsid w:val="00625F6C"/>
    <w:rsid w:val="006262BE"/>
    <w:rsid w:val="0062671F"/>
    <w:rsid w:val="00626A0E"/>
    <w:rsid w:val="00626FF1"/>
    <w:rsid w:val="006271C8"/>
    <w:rsid w:val="006271E4"/>
    <w:rsid w:val="00627320"/>
    <w:rsid w:val="006274CD"/>
    <w:rsid w:val="0063022C"/>
    <w:rsid w:val="006306AA"/>
    <w:rsid w:val="00630AFC"/>
    <w:rsid w:val="00630B68"/>
    <w:rsid w:val="006312B2"/>
    <w:rsid w:val="006314B2"/>
    <w:rsid w:val="0063178A"/>
    <w:rsid w:val="00631956"/>
    <w:rsid w:val="00631B27"/>
    <w:rsid w:val="006323DC"/>
    <w:rsid w:val="006327D0"/>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4C6"/>
    <w:rsid w:val="0063768A"/>
    <w:rsid w:val="00637D70"/>
    <w:rsid w:val="006400D1"/>
    <w:rsid w:val="00640339"/>
    <w:rsid w:val="006404CF"/>
    <w:rsid w:val="00640660"/>
    <w:rsid w:val="0064066A"/>
    <w:rsid w:val="00640F00"/>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BA2"/>
    <w:rsid w:val="006430EE"/>
    <w:rsid w:val="0064355F"/>
    <w:rsid w:val="00643830"/>
    <w:rsid w:val="00643967"/>
    <w:rsid w:val="00643A3B"/>
    <w:rsid w:val="00643AE5"/>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801"/>
    <w:rsid w:val="00650BD0"/>
    <w:rsid w:val="0065115F"/>
    <w:rsid w:val="006511A6"/>
    <w:rsid w:val="006514DF"/>
    <w:rsid w:val="0065177E"/>
    <w:rsid w:val="00651BAA"/>
    <w:rsid w:val="00652413"/>
    <w:rsid w:val="00652503"/>
    <w:rsid w:val="00652779"/>
    <w:rsid w:val="00652A5A"/>
    <w:rsid w:val="0065306D"/>
    <w:rsid w:val="00653177"/>
    <w:rsid w:val="006533C4"/>
    <w:rsid w:val="0065377B"/>
    <w:rsid w:val="006537C0"/>
    <w:rsid w:val="0065384A"/>
    <w:rsid w:val="00653D2A"/>
    <w:rsid w:val="00653F3F"/>
    <w:rsid w:val="00653F5A"/>
    <w:rsid w:val="006540CC"/>
    <w:rsid w:val="00654315"/>
    <w:rsid w:val="0065442C"/>
    <w:rsid w:val="006544ED"/>
    <w:rsid w:val="00654509"/>
    <w:rsid w:val="00654518"/>
    <w:rsid w:val="006545A9"/>
    <w:rsid w:val="006545C0"/>
    <w:rsid w:val="00654648"/>
    <w:rsid w:val="006547B6"/>
    <w:rsid w:val="00654989"/>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602AE"/>
    <w:rsid w:val="0066034B"/>
    <w:rsid w:val="00660627"/>
    <w:rsid w:val="006606C1"/>
    <w:rsid w:val="0066075A"/>
    <w:rsid w:val="006608AC"/>
    <w:rsid w:val="00660D1C"/>
    <w:rsid w:val="00660E8E"/>
    <w:rsid w:val="0066144C"/>
    <w:rsid w:val="00661469"/>
    <w:rsid w:val="006614E0"/>
    <w:rsid w:val="0066163F"/>
    <w:rsid w:val="00661B3D"/>
    <w:rsid w:val="006620D0"/>
    <w:rsid w:val="00662123"/>
    <w:rsid w:val="0066249F"/>
    <w:rsid w:val="006625E8"/>
    <w:rsid w:val="0066297E"/>
    <w:rsid w:val="00662C59"/>
    <w:rsid w:val="00662CF6"/>
    <w:rsid w:val="00662D65"/>
    <w:rsid w:val="00662E07"/>
    <w:rsid w:val="0066307E"/>
    <w:rsid w:val="006632E6"/>
    <w:rsid w:val="00663ABB"/>
    <w:rsid w:val="00663B07"/>
    <w:rsid w:val="00663B95"/>
    <w:rsid w:val="0066410F"/>
    <w:rsid w:val="006642F3"/>
    <w:rsid w:val="00664481"/>
    <w:rsid w:val="006646C6"/>
    <w:rsid w:val="0066474B"/>
    <w:rsid w:val="006648DB"/>
    <w:rsid w:val="00664B60"/>
    <w:rsid w:val="00664E28"/>
    <w:rsid w:val="00664E4E"/>
    <w:rsid w:val="00664FB8"/>
    <w:rsid w:val="00664FF9"/>
    <w:rsid w:val="0066528A"/>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CB"/>
    <w:rsid w:val="00667CE9"/>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0A5"/>
    <w:rsid w:val="006771E3"/>
    <w:rsid w:val="00677272"/>
    <w:rsid w:val="0067727E"/>
    <w:rsid w:val="0067737B"/>
    <w:rsid w:val="00677399"/>
    <w:rsid w:val="006774F4"/>
    <w:rsid w:val="00677986"/>
    <w:rsid w:val="006779ED"/>
    <w:rsid w:val="00677B83"/>
    <w:rsid w:val="00680110"/>
    <w:rsid w:val="00680274"/>
    <w:rsid w:val="006803CA"/>
    <w:rsid w:val="00680528"/>
    <w:rsid w:val="006806A7"/>
    <w:rsid w:val="006807C5"/>
    <w:rsid w:val="00680FF4"/>
    <w:rsid w:val="006812EE"/>
    <w:rsid w:val="00681304"/>
    <w:rsid w:val="006814D8"/>
    <w:rsid w:val="00681AD0"/>
    <w:rsid w:val="00681D3B"/>
    <w:rsid w:val="00681FE3"/>
    <w:rsid w:val="00682160"/>
    <w:rsid w:val="006824DB"/>
    <w:rsid w:val="0068252C"/>
    <w:rsid w:val="00682627"/>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7A4"/>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4D03"/>
    <w:rsid w:val="006A4D31"/>
    <w:rsid w:val="006A5514"/>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878"/>
    <w:rsid w:val="006C1E35"/>
    <w:rsid w:val="006C1E49"/>
    <w:rsid w:val="006C259F"/>
    <w:rsid w:val="006C25BC"/>
    <w:rsid w:val="006C25DE"/>
    <w:rsid w:val="006C30D7"/>
    <w:rsid w:val="006C3165"/>
    <w:rsid w:val="006C36C4"/>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C7"/>
    <w:rsid w:val="006C698D"/>
    <w:rsid w:val="006C69BF"/>
    <w:rsid w:val="006C69EC"/>
    <w:rsid w:val="006C6BD7"/>
    <w:rsid w:val="006C6EB5"/>
    <w:rsid w:val="006C6F78"/>
    <w:rsid w:val="006C726A"/>
    <w:rsid w:val="006C7603"/>
    <w:rsid w:val="006C77A6"/>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E53"/>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A76"/>
    <w:rsid w:val="006E6C6F"/>
    <w:rsid w:val="006E6DB2"/>
    <w:rsid w:val="006E6DD7"/>
    <w:rsid w:val="006E74E9"/>
    <w:rsid w:val="006E7C81"/>
    <w:rsid w:val="006E7D1A"/>
    <w:rsid w:val="006E7DFE"/>
    <w:rsid w:val="006F013B"/>
    <w:rsid w:val="006F043D"/>
    <w:rsid w:val="006F08EC"/>
    <w:rsid w:val="006F0D75"/>
    <w:rsid w:val="006F0E42"/>
    <w:rsid w:val="006F1134"/>
    <w:rsid w:val="006F1232"/>
    <w:rsid w:val="006F1360"/>
    <w:rsid w:val="006F1411"/>
    <w:rsid w:val="006F19F3"/>
    <w:rsid w:val="006F1A41"/>
    <w:rsid w:val="006F1A5E"/>
    <w:rsid w:val="006F1C26"/>
    <w:rsid w:val="006F1D72"/>
    <w:rsid w:val="006F1D8E"/>
    <w:rsid w:val="006F1F2E"/>
    <w:rsid w:val="006F2033"/>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3FB"/>
    <w:rsid w:val="00701614"/>
    <w:rsid w:val="0070189F"/>
    <w:rsid w:val="007018C4"/>
    <w:rsid w:val="00701DCF"/>
    <w:rsid w:val="00702082"/>
    <w:rsid w:val="007020B0"/>
    <w:rsid w:val="007022A0"/>
    <w:rsid w:val="007024D5"/>
    <w:rsid w:val="00702767"/>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0B5E"/>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ADC"/>
    <w:rsid w:val="00715F85"/>
    <w:rsid w:val="0071621D"/>
    <w:rsid w:val="007162B0"/>
    <w:rsid w:val="007164DC"/>
    <w:rsid w:val="007165AF"/>
    <w:rsid w:val="0071660C"/>
    <w:rsid w:val="00716958"/>
    <w:rsid w:val="0071696C"/>
    <w:rsid w:val="00716AB1"/>
    <w:rsid w:val="00716F9D"/>
    <w:rsid w:val="00717170"/>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CA2"/>
    <w:rsid w:val="00726D23"/>
    <w:rsid w:val="00727316"/>
    <w:rsid w:val="007274F4"/>
    <w:rsid w:val="00727509"/>
    <w:rsid w:val="00727583"/>
    <w:rsid w:val="00727A39"/>
    <w:rsid w:val="00727E9F"/>
    <w:rsid w:val="007301E7"/>
    <w:rsid w:val="007302D9"/>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802"/>
    <w:rsid w:val="00741D57"/>
    <w:rsid w:val="0074204B"/>
    <w:rsid w:val="007420B2"/>
    <w:rsid w:val="0074234E"/>
    <w:rsid w:val="007425D5"/>
    <w:rsid w:val="007425E3"/>
    <w:rsid w:val="0074266B"/>
    <w:rsid w:val="007426A8"/>
    <w:rsid w:val="0074280B"/>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599"/>
    <w:rsid w:val="00746CE5"/>
    <w:rsid w:val="00746E43"/>
    <w:rsid w:val="00746E59"/>
    <w:rsid w:val="00747003"/>
    <w:rsid w:val="007470BE"/>
    <w:rsid w:val="00747158"/>
    <w:rsid w:val="00747160"/>
    <w:rsid w:val="00747211"/>
    <w:rsid w:val="00747841"/>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A3E"/>
    <w:rsid w:val="00752A44"/>
    <w:rsid w:val="00752CEF"/>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41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5C5"/>
    <w:rsid w:val="00764798"/>
    <w:rsid w:val="0076483E"/>
    <w:rsid w:val="007649C5"/>
    <w:rsid w:val="0076557F"/>
    <w:rsid w:val="007655EB"/>
    <w:rsid w:val="00765710"/>
    <w:rsid w:val="00765778"/>
    <w:rsid w:val="0076583D"/>
    <w:rsid w:val="00765C4B"/>
    <w:rsid w:val="00765E24"/>
    <w:rsid w:val="00766105"/>
    <w:rsid w:val="007664CB"/>
    <w:rsid w:val="00766DCC"/>
    <w:rsid w:val="00766E4A"/>
    <w:rsid w:val="00767006"/>
    <w:rsid w:val="0076704F"/>
    <w:rsid w:val="00767780"/>
    <w:rsid w:val="00767798"/>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662"/>
    <w:rsid w:val="00774A91"/>
    <w:rsid w:val="00774D3B"/>
    <w:rsid w:val="00774DDE"/>
    <w:rsid w:val="00774E20"/>
    <w:rsid w:val="00774F73"/>
    <w:rsid w:val="007760D9"/>
    <w:rsid w:val="00776157"/>
    <w:rsid w:val="007763B9"/>
    <w:rsid w:val="00776548"/>
    <w:rsid w:val="00776733"/>
    <w:rsid w:val="007767D2"/>
    <w:rsid w:val="007768F3"/>
    <w:rsid w:val="00776E1F"/>
    <w:rsid w:val="00776F94"/>
    <w:rsid w:val="007772EA"/>
    <w:rsid w:val="0077731E"/>
    <w:rsid w:val="007773AE"/>
    <w:rsid w:val="0077745B"/>
    <w:rsid w:val="00777981"/>
    <w:rsid w:val="00777D5A"/>
    <w:rsid w:val="007801DE"/>
    <w:rsid w:val="0078035D"/>
    <w:rsid w:val="00780491"/>
    <w:rsid w:val="007806F7"/>
    <w:rsid w:val="0078095C"/>
    <w:rsid w:val="00780A66"/>
    <w:rsid w:val="00780A71"/>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3F94"/>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A0018"/>
    <w:rsid w:val="007A0254"/>
    <w:rsid w:val="007A0363"/>
    <w:rsid w:val="007A0414"/>
    <w:rsid w:val="007A0553"/>
    <w:rsid w:val="007A0757"/>
    <w:rsid w:val="007A0A81"/>
    <w:rsid w:val="007A0C26"/>
    <w:rsid w:val="007A0F1E"/>
    <w:rsid w:val="007A0F83"/>
    <w:rsid w:val="007A107D"/>
    <w:rsid w:val="007A124D"/>
    <w:rsid w:val="007A1347"/>
    <w:rsid w:val="007A15FA"/>
    <w:rsid w:val="007A190D"/>
    <w:rsid w:val="007A1F1C"/>
    <w:rsid w:val="007A200D"/>
    <w:rsid w:val="007A21AD"/>
    <w:rsid w:val="007A231E"/>
    <w:rsid w:val="007A2E10"/>
    <w:rsid w:val="007A2E37"/>
    <w:rsid w:val="007A31BD"/>
    <w:rsid w:val="007A4220"/>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370"/>
    <w:rsid w:val="007A645C"/>
    <w:rsid w:val="007A664B"/>
    <w:rsid w:val="007A6863"/>
    <w:rsid w:val="007A6B7D"/>
    <w:rsid w:val="007A6BC5"/>
    <w:rsid w:val="007A6C3E"/>
    <w:rsid w:val="007A726B"/>
    <w:rsid w:val="007A7334"/>
    <w:rsid w:val="007A79EB"/>
    <w:rsid w:val="007A7A8B"/>
    <w:rsid w:val="007A7B1E"/>
    <w:rsid w:val="007A7F58"/>
    <w:rsid w:val="007B0172"/>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F6"/>
    <w:rsid w:val="007B1E72"/>
    <w:rsid w:val="007B2137"/>
    <w:rsid w:val="007B2265"/>
    <w:rsid w:val="007B2320"/>
    <w:rsid w:val="007B273D"/>
    <w:rsid w:val="007B2A90"/>
    <w:rsid w:val="007B2B2A"/>
    <w:rsid w:val="007B2B6F"/>
    <w:rsid w:val="007B2C8E"/>
    <w:rsid w:val="007B2EF0"/>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B28"/>
    <w:rsid w:val="007B4C7A"/>
    <w:rsid w:val="007B4CA4"/>
    <w:rsid w:val="007B4E8A"/>
    <w:rsid w:val="007B51BE"/>
    <w:rsid w:val="007B51FB"/>
    <w:rsid w:val="007B547D"/>
    <w:rsid w:val="007B55F4"/>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093"/>
    <w:rsid w:val="007C1346"/>
    <w:rsid w:val="007C13D9"/>
    <w:rsid w:val="007C1425"/>
    <w:rsid w:val="007C1449"/>
    <w:rsid w:val="007C147A"/>
    <w:rsid w:val="007C1671"/>
    <w:rsid w:val="007C168C"/>
    <w:rsid w:val="007C1972"/>
    <w:rsid w:val="007C1F39"/>
    <w:rsid w:val="007C2028"/>
    <w:rsid w:val="007C26C2"/>
    <w:rsid w:val="007C26D9"/>
    <w:rsid w:val="007C2A40"/>
    <w:rsid w:val="007C2CFD"/>
    <w:rsid w:val="007C2DAA"/>
    <w:rsid w:val="007C2FD5"/>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5C5"/>
    <w:rsid w:val="007C6851"/>
    <w:rsid w:val="007C6A25"/>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309A"/>
    <w:rsid w:val="007E30B2"/>
    <w:rsid w:val="007E31B1"/>
    <w:rsid w:val="007E31C8"/>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AA2"/>
    <w:rsid w:val="007F5BC5"/>
    <w:rsid w:val="007F5D4A"/>
    <w:rsid w:val="007F5D88"/>
    <w:rsid w:val="007F653F"/>
    <w:rsid w:val="007F6680"/>
    <w:rsid w:val="007F66EC"/>
    <w:rsid w:val="007F66F2"/>
    <w:rsid w:val="007F672F"/>
    <w:rsid w:val="007F684D"/>
    <w:rsid w:val="007F6997"/>
    <w:rsid w:val="007F6C0B"/>
    <w:rsid w:val="007F6E8D"/>
    <w:rsid w:val="007F6F9B"/>
    <w:rsid w:val="007F769E"/>
    <w:rsid w:val="007F779B"/>
    <w:rsid w:val="007F780E"/>
    <w:rsid w:val="007F7E69"/>
    <w:rsid w:val="007F7F74"/>
    <w:rsid w:val="0080012A"/>
    <w:rsid w:val="00800308"/>
    <w:rsid w:val="00800320"/>
    <w:rsid w:val="0080032E"/>
    <w:rsid w:val="00800340"/>
    <w:rsid w:val="008005EC"/>
    <w:rsid w:val="00800928"/>
    <w:rsid w:val="008009BB"/>
    <w:rsid w:val="00800EE7"/>
    <w:rsid w:val="00800F36"/>
    <w:rsid w:val="008018EB"/>
    <w:rsid w:val="008019FC"/>
    <w:rsid w:val="00801CD5"/>
    <w:rsid w:val="00801D00"/>
    <w:rsid w:val="0080211E"/>
    <w:rsid w:val="00802380"/>
    <w:rsid w:val="0080238B"/>
    <w:rsid w:val="008024B2"/>
    <w:rsid w:val="008024D0"/>
    <w:rsid w:val="00802552"/>
    <w:rsid w:val="00802870"/>
    <w:rsid w:val="008029B5"/>
    <w:rsid w:val="00802CBA"/>
    <w:rsid w:val="00802D55"/>
    <w:rsid w:val="00802EC7"/>
    <w:rsid w:val="00802F5A"/>
    <w:rsid w:val="00803010"/>
    <w:rsid w:val="0080340A"/>
    <w:rsid w:val="00803618"/>
    <w:rsid w:val="0080366B"/>
    <w:rsid w:val="008037FC"/>
    <w:rsid w:val="00803B5E"/>
    <w:rsid w:val="00803EDD"/>
    <w:rsid w:val="008041FC"/>
    <w:rsid w:val="00804369"/>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4AD"/>
    <w:rsid w:val="008074C5"/>
    <w:rsid w:val="008074DF"/>
    <w:rsid w:val="008078B7"/>
    <w:rsid w:val="00807A3F"/>
    <w:rsid w:val="00807A48"/>
    <w:rsid w:val="00807DBB"/>
    <w:rsid w:val="00810280"/>
    <w:rsid w:val="0081032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A11"/>
    <w:rsid w:val="00817D7D"/>
    <w:rsid w:val="00820BE1"/>
    <w:rsid w:val="00820D99"/>
    <w:rsid w:val="00821035"/>
    <w:rsid w:val="0082107A"/>
    <w:rsid w:val="008211C2"/>
    <w:rsid w:val="00821494"/>
    <w:rsid w:val="008216C5"/>
    <w:rsid w:val="00821A55"/>
    <w:rsid w:val="00821C98"/>
    <w:rsid w:val="00821EDF"/>
    <w:rsid w:val="008222CC"/>
    <w:rsid w:val="00822370"/>
    <w:rsid w:val="0082271D"/>
    <w:rsid w:val="00822A42"/>
    <w:rsid w:val="00823225"/>
    <w:rsid w:val="008234BD"/>
    <w:rsid w:val="008235B3"/>
    <w:rsid w:val="00823706"/>
    <w:rsid w:val="00823793"/>
    <w:rsid w:val="008240E2"/>
    <w:rsid w:val="008241A7"/>
    <w:rsid w:val="0082430A"/>
    <w:rsid w:val="00824373"/>
    <w:rsid w:val="00824542"/>
    <w:rsid w:val="0082455B"/>
    <w:rsid w:val="008245E6"/>
    <w:rsid w:val="008249BD"/>
    <w:rsid w:val="00824A3F"/>
    <w:rsid w:val="00824A5B"/>
    <w:rsid w:val="00824C24"/>
    <w:rsid w:val="00824E2F"/>
    <w:rsid w:val="00825390"/>
    <w:rsid w:val="008254C2"/>
    <w:rsid w:val="008255F4"/>
    <w:rsid w:val="00825A6C"/>
    <w:rsid w:val="00825D83"/>
    <w:rsid w:val="00825DF6"/>
    <w:rsid w:val="00825FC5"/>
    <w:rsid w:val="00826061"/>
    <w:rsid w:val="0082623C"/>
    <w:rsid w:val="00826547"/>
    <w:rsid w:val="00826621"/>
    <w:rsid w:val="008268CD"/>
    <w:rsid w:val="00826934"/>
    <w:rsid w:val="008269FD"/>
    <w:rsid w:val="00826A5F"/>
    <w:rsid w:val="00826D5B"/>
    <w:rsid w:val="00826DFD"/>
    <w:rsid w:val="008270A8"/>
    <w:rsid w:val="0082762E"/>
    <w:rsid w:val="0082775B"/>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08F"/>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7AB"/>
    <w:rsid w:val="00845B5F"/>
    <w:rsid w:val="00845BA9"/>
    <w:rsid w:val="00845F0C"/>
    <w:rsid w:val="008461B1"/>
    <w:rsid w:val="00846260"/>
    <w:rsid w:val="0084630C"/>
    <w:rsid w:val="008463E5"/>
    <w:rsid w:val="008464F6"/>
    <w:rsid w:val="00846734"/>
    <w:rsid w:val="0084674F"/>
    <w:rsid w:val="00846795"/>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935"/>
    <w:rsid w:val="00860A62"/>
    <w:rsid w:val="00860B13"/>
    <w:rsid w:val="008611BC"/>
    <w:rsid w:val="008612E5"/>
    <w:rsid w:val="008614F7"/>
    <w:rsid w:val="008617ED"/>
    <w:rsid w:val="00861A98"/>
    <w:rsid w:val="00861E30"/>
    <w:rsid w:val="00861FA8"/>
    <w:rsid w:val="0086210F"/>
    <w:rsid w:val="008621F4"/>
    <w:rsid w:val="00862510"/>
    <w:rsid w:val="00862926"/>
    <w:rsid w:val="00862EB6"/>
    <w:rsid w:val="00862F0C"/>
    <w:rsid w:val="008630CF"/>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A57"/>
    <w:rsid w:val="00870C0E"/>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72B"/>
    <w:rsid w:val="00882822"/>
    <w:rsid w:val="008828CD"/>
    <w:rsid w:val="00882D8C"/>
    <w:rsid w:val="00882EB5"/>
    <w:rsid w:val="0088315A"/>
    <w:rsid w:val="0088333E"/>
    <w:rsid w:val="00883410"/>
    <w:rsid w:val="0088343D"/>
    <w:rsid w:val="00883603"/>
    <w:rsid w:val="008836DB"/>
    <w:rsid w:val="00883725"/>
    <w:rsid w:val="00883874"/>
    <w:rsid w:val="00883A51"/>
    <w:rsid w:val="00883E12"/>
    <w:rsid w:val="00883E3D"/>
    <w:rsid w:val="00884162"/>
    <w:rsid w:val="00884294"/>
    <w:rsid w:val="008842B9"/>
    <w:rsid w:val="008847F6"/>
    <w:rsid w:val="00884A2D"/>
    <w:rsid w:val="00884A30"/>
    <w:rsid w:val="00884B5C"/>
    <w:rsid w:val="008852A5"/>
    <w:rsid w:val="008856B5"/>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FC0"/>
    <w:rsid w:val="0089613E"/>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E7C"/>
    <w:rsid w:val="008A3062"/>
    <w:rsid w:val="008A3258"/>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CD"/>
    <w:rsid w:val="008B2317"/>
    <w:rsid w:val="008B23BD"/>
    <w:rsid w:val="008B2418"/>
    <w:rsid w:val="008B286F"/>
    <w:rsid w:val="008B28AD"/>
    <w:rsid w:val="008B2B24"/>
    <w:rsid w:val="008B2CB4"/>
    <w:rsid w:val="008B3107"/>
    <w:rsid w:val="008B33B8"/>
    <w:rsid w:val="008B35B5"/>
    <w:rsid w:val="008B3A1B"/>
    <w:rsid w:val="008B3C8F"/>
    <w:rsid w:val="008B3D51"/>
    <w:rsid w:val="008B3E81"/>
    <w:rsid w:val="008B3FE4"/>
    <w:rsid w:val="008B4708"/>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F6"/>
    <w:rsid w:val="008C1A6A"/>
    <w:rsid w:val="008C1B31"/>
    <w:rsid w:val="008C1D0A"/>
    <w:rsid w:val="008C1E03"/>
    <w:rsid w:val="008C1ED6"/>
    <w:rsid w:val="008C2113"/>
    <w:rsid w:val="008C2194"/>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EC9"/>
    <w:rsid w:val="008C3F66"/>
    <w:rsid w:val="008C3FF1"/>
    <w:rsid w:val="008C404E"/>
    <w:rsid w:val="008C444B"/>
    <w:rsid w:val="008C457C"/>
    <w:rsid w:val="008C46EE"/>
    <w:rsid w:val="008C47F9"/>
    <w:rsid w:val="008C4D1E"/>
    <w:rsid w:val="008C4FE1"/>
    <w:rsid w:val="008C511C"/>
    <w:rsid w:val="008C5632"/>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D3D"/>
    <w:rsid w:val="008D3D95"/>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C0"/>
    <w:rsid w:val="008E1140"/>
    <w:rsid w:val="008E122F"/>
    <w:rsid w:val="008E1802"/>
    <w:rsid w:val="008E1B70"/>
    <w:rsid w:val="008E1F46"/>
    <w:rsid w:val="008E1FE1"/>
    <w:rsid w:val="008E24F5"/>
    <w:rsid w:val="008E2630"/>
    <w:rsid w:val="008E2639"/>
    <w:rsid w:val="008E26B3"/>
    <w:rsid w:val="008E2963"/>
    <w:rsid w:val="008E2971"/>
    <w:rsid w:val="008E2BE6"/>
    <w:rsid w:val="008E2C57"/>
    <w:rsid w:val="008E2E9B"/>
    <w:rsid w:val="008E2EAD"/>
    <w:rsid w:val="008E2F01"/>
    <w:rsid w:val="008E2F68"/>
    <w:rsid w:val="008E333D"/>
    <w:rsid w:val="008E33D2"/>
    <w:rsid w:val="008E381D"/>
    <w:rsid w:val="008E387B"/>
    <w:rsid w:val="008E3A47"/>
    <w:rsid w:val="008E3E86"/>
    <w:rsid w:val="008E4037"/>
    <w:rsid w:val="008E418E"/>
    <w:rsid w:val="008E4195"/>
    <w:rsid w:val="008E41A2"/>
    <w:rsid w:val="008E453B"/>
    <w:rsid w:val="008E4684"/>
    <w:rsid w:val="008E47AA"/>
    <w:rsid w:val="008E492D"/>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CA0"/>
    <w:rsid w:val="008F1CEA"/>
    <w:rsid w:val="008F1E38"/>
    <w:rsid w:val="008F1E71"/>
    <w:rsid w:val="008F1FC6"/>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6F9"/>
    <w:rsid w:val="00904717"/>
    <w:rsid w:val="00904830"/>
    <w:rsid w:val="00904E3E"/>
    <w:rsid w:val="00905058"/>
    <w:rsid w:val="0090532D"/>
    <w:rsid w:val="0090535B"/>
    <w:rsid w:val="00905E10"/>
    <w:rsid w:val="00905EA1"/>
    <w:rsid w:val="00905F7B"/>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A50"/>
    <w:rsid w:val="00914B7A"/>
    <w:rsid w:val="00914DF9"/>
    <w:rsid w:val="0091508C"/>
    <w:rsid w:val="00915092"/>
    <w:rsid w:val="00915129"/>
    <w:rsid w:val="00915204"/>
    <w:rsid w:val="0091560D"/>
    <w:rsid w:val="009158C7"/>
    <w:rsid w:val="009159B6"/>
    <w:rsid w:val="00915BF0"/>
    <w:rsid w:val="00915D28"/>
    <w:rsid w:val="00915E38"/>
    <w:rsid w:val="00915E9A"/>
    <w:rsid w:val="00915F93"/>
    <w:rsid w:val="00916040"/>
    <w:rsid w:val="00916173"/>
    <w:rsid w:val="0091656B"/>
    <w:rsid w:val="009165C2"/>
    <w:rsid w:val="00916A7C"/>
    <w:rsid w:val="00916AAB"/>
    <w:rsid w:val="00916BF5"/>
    <w:rsid w:val="00916CCB"/>
    <w:rsid w:val="00916E44"/>
    <w:rsid w:val="00916F60"/>
    <w:rsid w:val="009176AF"/>
    <w:rsid w:val="009176E3"/>
    <w:rsid w:val="00917A5D"/>
    <w:rsid w:val="00920267"/>
    <w:rsid w:val="0092059E"/>
    <w:rsid w:val="009207C5"/>
    <w:rsid w:val="00920875"/>
    <w:rsid w:val="00920992"/>
    <w:rsid w:val="00920B5A"/>
    <w:rsid w:val="009214D4"/>
    <w:rsid w:val="009215F0"/>
    <w:rsid w:val="009216D9"/>
    <w:rsid w:val="00921DE5"/>
    <w:rsid w:val="009223C1"/>
    <w:rsid w:val="009223EA"/>
    <w:rsid w:val="00922412"/>
    <w:rsid w:val="00922644"/>
    <w:rsid w:val="009229E9"/>
    <w:rsid w:val="00922BB0"/>
    <w:rsid w:val="00922BEE"/>
    <w:rsid w:val="00923128"/>
    <w:rsid w:val="00923889"/>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CBB"/>
    <w:rsid w:val="00925F98"/>
    <w:rsid w:val="009261DD"/>
    <w:rsid w:val="0092648B"/>
    <w:rsid w:val="0092655A"/>
    <w:rsid w:val="009268BB"/>
    <w:rsid w:val="00926A17"/>
    <w:rsid w:val="00926A20"/>
    <w:rsid w:val="0092705F"/>
    <w:rsid w:val="0092717A"/>
    <w:rsid w:val="0092721D"/>
    <w:rsid w:val="009272C6"/>
    <w:rsid w:val="00927350"/>
    <w:rsid w:val="00927A17"/>
    <w:rsid w:val="00927D2E"/>
    <w:rsid w:val="00927E3F"/>
    <w:rsid w:val="00927ED3"/>
    <w:rsid w:val="00927F45"/>
    <w:rsid w:val="00930454"/>
    <w:rsid w:val="00930583"/>
    <w:rsid w:val="00930989"/>
    <w:rsid w:val="00930B9E"/>
    <w:rsid w:val="00930F7D"/>
    <w:rsid w:val="0093115F"/>
    <w:rsid w:val="0093146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6CF"/>
    <w:rsid w:val="00934A7E"/>
    <w:rsid w:val="00934ABD"/>
    <w:rsid w:val="00934D88"/>
    <w:rsid w:val="00934FEA"/>
    <w:rsid w:val="0093500E"/>
    <w:rsid w:val="009351F0"/>
    <w:rsid w:val="009353BC"/>
    <w:rsid w:val="009353E0"/>
    <w:rsid w:val="0093571C"/>
    <w:rsid w:val="0093588F"/>
    <w:rsid w:val="009359EB"/>
    <w:rsid w:val="00935C29"/>
    <w:rsid w:val="00935DD7"/>
    <w:rsid w:val="00935EDB"/>
    <w:rsid w:val="00935F25"/>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31"/>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5BC"/>
    <w:rsid w:val="009469A0"/>
    <w:rsid w:val="00946B89"/>
    <w:rsid w:val="00946E17"/>
    <w:rsid w:val="00946E7E"/>
    <w:rsid w:val="00946F03"/>
    <w:rsid w:val="00947111"/>
    <w:rsid w:val="00947116"/>
    <w:rsid w:val="009471E4"/>
    <w:rsid w:val="009471F0"/>
    <w:rsid w:val="009471F5"/>
    <w:rsid w:val="0094723B"/>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9BC"/>
    <w:rsid w:val="00955A99"/>
    <w:rsid w:val="00955DD8"/>
    <w:rsid w:val="00955ED5"/>
    <w:rsid w:val="009560A4"/>
    <w:rsid w:val="009563B7"/>
    <w:rsid w:val="009563D4"/>
    <w:rsid w:val="00956516"/>
    <w:rsid w:val="009567D7"/>
    <w:rsid w:val="009569F4"/>
    <w:rsid w:val="00956A63"/>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2156"/>
    <w:rsid w:val="009625BE"/>
    <w:rsid w:val="0096283A"/>
    <w:rsid w:val="00962863"/>
    <w:rsid w:val="009629B8"/>
    <w:rsid w:val="00962A85"/>
    <w:rsid w:val="00962A99"/>
    <w:rsid w:val="00962CC4"/>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0A7"/>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517"/>
    <w:rsid w:val="009866D7"/>
    <w:rsid w:val="0098696D"/>
    <w:rsid w:val="00986B44"/>
    <w:rsid w:val="00987180"/>
    <w:rsid w:val="00987402"/>
    <w:rsid w:val="00987493"/>
    <w:rsid w:val="009874E9"/>
    <w:rsid w:val="009876EB"/>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64D"/>
    <w:rsid w:val="009927EB"/>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A2"/>
    <w:rsid w:val="009A2C4C"/>
    <w:rsid w:val="009A2DD6"/>
    <w:rsid w:val="009A3040"/>
    <w:rsid w:val="009A30BF"/>
    <w:rsid w:val="009A3135"/>
    <w:rsid w:val="009A313D"/>
    <w:rsid w:val="009A3146"/>
    <w:rsid w:val="009A3184"/>
    <w:rsid w:val="009A36D2"/>
    <w:rsid w:val="009A3A26"/>
    <w:rsid w:val="009A3BA2"/>
    <w:rsid w:val="009A3C78"/>
    <w:rsid w:val="009A3C9A"/>
    <w:rsid w:val="009A4365"/>
    <w:rsid w:val="009A4394"/>
    <w:rsid w:val="009A4970"/>
    <w:rsid w:val="009A49BF"/>
    <w:rsid w:val="009A4A4C"/>
    <w:rsid w:val="009A4BB4"/>
    <w:rsid w:val="009A512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817"/>
    <w:rsid w:val="009B3893"/>
    <w:rsid w:val="009B3967"/>
    <w:rsid w:val="009B3E65"/>
    <w:rsid w:val="009B3F8F"/>
    <w:rsid w:val="009B3FAF"/>
    <w:rsid w:val="009B4159"/>
    <w:rsid w:val="009B415A"/>
    <w:rsid w:val="009B441F"/>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BF"/>
    <w:rsid w:val="009D19EC"/>
    <w:rsid w:val="009D1B6E"/>
    <w:rsid w:val="009D2020"/>
    <w:rsid w:val="009D2183"/>
    <w:rsid w:val="009D2A0D"/>
    <w:rsid w:val="009D2D5C"/>
    <w:rsid w:val="009D2F6F"/>
    <w:rsid w:val="009D32D4"/>
    <w:rsid w:val="009D36F9"/>
    <w:rsid w:val="009D3700"/>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2A0"/>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CB"/>
    <w:rsid w:val="009F24C4"/>
    <w:rsid w:val="009F266B"/>
    <w:rsid w:val="009F2928"/>
    <w:rsid w:val="009F29CE"/>
    <w:rsid w:val="009F2A9E"/>
    <w:rsid w:val="009F2EC2"/>
    <w:rsid w:val="009F3157"/>
    <w:rsid w:val="009F315C"/>
    <w:rsid w:val="009F321A"/>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301"/>
    <w:rsid w:val="00A01333"/>
    <w:rsid w:val="00A0165A"/>
    <w:rsid w:val="00A01A2B"/>
    <w:rsid w:val="00A01B59"/>
    <w:rsid w:val="00A01C7A"/>
    <w:rsid w:val="00A01E33"/>
    <w:rsid w:val="00A01F49"/>
    <w:rsid w:val="00A02298"/>
    <w:rsid w:val="00A0241D"/>
    <w:rsid w:val="00A027A1"/>
    <w:rsid w:val="00A029BF"/>
    <w:rsid w:val="00A02A57"/>
    <w:rsid w:val="00A02C52"/>
    <w:rsid w:val="00A02C88"/>
    <w:rsid w:val="00A02DC2"/>
    <w:rsid w:val="00A02FA6"/>
    <w:rsid w:val="00A03129"/>
    <w:rsid w:val="00A036EB"/>
    <w:rsid w:val="00A03724"/>
    <w:rsid w:val="00A03AAB"/>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8EC"/>
    <w:rsid w:val="00A07925"/>
    <w:rsid w:val="00A07A2F"/>
    <w:rsid w:val="00A07AC3"/>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0CC"/>
    <w:rsid w:val="00A1335B"/>
    <w:rsid w:val="00A133DF"/>
    <w:rsid w:val="00A135C2"/>
    <w:rsid w:val="00A135C6"/>
    <w:rsid w:val="00A13670"/>
    <w:rsid w:val="00A136B2"/>
    <w:rsid w:val="00A13AB1"/>
    <w:rsid w:val="00A13B3E"/>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7"/>
    <w:rsid w:val="00A31E11"/>
    <w:rsid w:val="00A320D5"/>
    <w:rsid w:val="00A3211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38"/>
    <w:rsid w:val="00A34F53"/>
    <w:rsid w:val="00A3500D"/>
    <w:rsid w:val="00A35269"/>
    <w:rsid w:val="00A352CC"/>
    <w:rsid w:val="00A35302"/>
    <w:rsid w:val="00A359D9"/>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FCB"/>
    <w:rsid w:val="00A410EA"/>
    <w:rsid w:val="00A41575"/>
    <w:rsid w:val="00A41592"/>
    <w:rsid w:val="00A41686"/>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B03"/>
    <w:rsid w:val="00A46F4A"/>
    <w:rsid w:val="00A46FB0"/>
    <w:rsid w:val="00A471FF"/>
    <w:rsid w:val="00A47397"/>
    <w:rsid w:val="00A47A74"/>
    <w:rsid w:val="00A47B6C"/>
    <w:rsid w:val="00A47DC5"/>
    <w:rsid w:val="00A47ECE"/>
    <w:rsid w:val="00A501B1"/>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FB7"/>
    <w:rsid w:val="00A55005"/>
    <w:rsid w:val="00A55386"/>
    <w:rsid w:val="00A555C1"/>
    <w:rsid w:val="00A55863"/>
    <w:rsid w:val="00A55875"/>
    <w:rsid w:val="00A559DF"/>
    <w:rsid w:val="00A55C01"/>
    <w:rsid w:val="00A55CC0"/>
    <w:rsid w:val="00A55DEF"/>
    <w:rsid w:val="00A55E82"/>
    <w:rsid w:val="00A55EBE"/>
    <w:rsid w:val="00A5673C"/>
    <w:rsid w:val="00A569DC"/>
    <w:rsid w:val="00A56F90"/>
    <w:rsid w:val="00A5700E"/>
    <w:rsid w:val="00A57100"/>
    <w:rsid w:val="00A5765A"/>
    <w:rsid w:val="00A5792A"/>
    <w:rsid w:val="00A57EF7"/>
    <w:rsid w:val="00A57F68"/>
    <w:rsid w:val="00A601F0"/>
    <w:rsid w:val="00A601FE"/>
    <w:rsid w:val="00A6061D"/>
    <w:rsid w:val="00A60ADD"/>
    <w:rsid w:val="00A60B04"/>
    <w:rsid w:val="00A60BB9"/>
    <w:rsid w:val="00A60C55"/>
    <w:rsid w:val="00A60CC6"/>
    <w:rsid w:val="00A60D22"/>
    <w:rsid w:val="00A61135"/>
    <w:rsid w:val="00A61137"/>
    <w:rsid w:val="00A61458"/>
    <w:rsid w:val="00A6152D"/>
    <w:rsid w:val="00A615DB"/>
    <w:rsid w:val="00A6191F"/>
    <w:rsid w:val="00A619D3"/>
    <w:rsid w:val="00A61BF9"/>
    <w:rsid w:val="00A61C0A"/>
    <w:rsid w:val="00A61D11"/>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519"/>
    <w:rsid w:val="00A64ACC"/>
    <w:rsid w:val="00A64BA0"/>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78B"/>
    <w:rsid w:val="00A77899"/>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97C4C"/>
    <w:rsid w:val="00AA018A"/>
    <w:rsid w:val="00AA0207"/>
    <w:rsid w:val="00AA023F"/>
    <w:rsid w:val="00AA0362"/>
    <w:rsid w:val="00AA0466"/>
    <w:rsid w:val="00AA05E0"/>
    <w:rsid w:val="00AA0664"/>
    <w:rsid w:val="00AA066D"/>
    <w:rsid w:val="00AA0CBE"/>
    <w:rsid w:val="00AA0E04"/>
    <w:rsid w:val="00AA11AE"/>
    <w:rsid w:val="00AA14D3"/>
    <w:rsid w:val="00AA1650"/>
    <w:rsid w:val="00AA1678"/>
    <w:rsid w:val="00AA190E"/>
    <w:rsid w:val="00AA1966"/>
    <w:rsid w:val="00AA214D"/>
    <w:rsid w:val="00AA24DF"/>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29E"/>
    <w:rsid w:val="00AC389E"/>
    <w:rsid w:val="00AC3C9E"/>
    <w:rsid w:val="00AC3E58"/>
    <w:rsid w:val="00AC4025"/>
    <w:rsid w:val="00AC420E"/>
    <w:rsid w:val="00AC431E"/>
    <w:rsid w:val="00AC4341"/>
    <w:rsid w:val="00AC4586"/>
    <w:rsid w:val="00AC4C48"/>
    <w:rsid w:val="00AC4E19"/>
    <w:rsid w:val="00AC569E"/>
    <w:rsid w:val="00AC57B5"/>
    <w:rsid w:val="00AC5A06"/>
    <w:rsid w:val="00AC5C7D"/>
    <w:rsid w:val="00AC5E45"/>
    <w:rsid w:val="00AC64BC"/>
    <w:rsid w:val="00AC6959"/>
    <w:rsid w:val="00AC6A70"/>
    <w:rsid w:val="00AC6B36"/>
    <w:rsid w:val="00AC6C66"/>
    <w:rsid w:val="00AC6E2C"/>
    <w:rsid w:val="00AC7070"/>
    <w:rsid w:val="00AC71DA"/>
    <w:rsid w:val="00AC7316"/>
    <w:rsid w:val="00AC76A9"/>
    <w:rsid w:val="00AC78BC"/>
    <w:rsid w:val="00AC78D1"/>
    <w:rsid w:val="00AC79AA"/>
    <w:rsid w:val="00AC7A96"/>
    <w:rsid w:val="00AC7A9A"/>
    <w:rsid w:val="00AC7C25"/>
    <w:rsid w:val="00AC7D2B"/>
    <w:rsid w:val="00AC7FB6"/>
    <w:rsid w:val="00AD01DA"/>
    <w:rsid w:val="00AD02AD"/>
    <w:rsid w:val="00AD06DD"/>
    <w:rsid w:val="00AD0743"/>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12EE"/>
    <w:rsid w:val="00AE1507"/>
    <w:rsid w:val="00AE1561"/>
    <w:rsid w:val="00AE1723"/>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89F"/>
    <w:rsid w:val="00AE4A5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21"/>
    <w:rsid w:val="00AE7A35"/>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710"/>
    <w:rsid w:val="00AF2B1C"/>
    <w:rsid w:val="00AF2CBB"/>
    <w:rsid w:val="00AF2DFB"/>
    <w:rsid w:val="00AF2F87"/>
    <w:rsid w:val="00AF300D"/>
    <w:rsid w:val="00AF30CA"/>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2E"/>
    <w:rsid w:val="00B21555"/>
    <w:rsid w:val="00B21EB8"/>
    <w:rsid w:val="00B220DF"/>
    <w:rsid w:val="00B222A2"/>
    <w:rsid w:val="00B223E5"/>
    <w:rsid w:val="00B2252B"/>
    <w:rsid w:val="00B22577"/>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9E9"/>
    <w:rsid w:val="00B31A79"/>
    <w:rsid w:val="00B31B38"/>
    <w:rsid w:val="00B31DA8"/>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26"/>
    <w:rsid w:val="00B46084"/>
    <w:rsid w:val="00B4608D"/>
    <w:rsid w:val="00B461C6"/>
    <w:rsid w:val="00B46282"/>
    <w:rsid w:val="00B4639A"/>
    <w:rsid w:val="00B4648E"/>
    <w:rsid w:val="00B464C1"/>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F9"/>
    <w:rsid w:val="00B60152"/>
    <w:rsid w:val="00B603AB"/>
    <w:rsid w:val="00B604C4"/>
    <w:rsid w:val="00B60590"/>
    <w:rsid w:val="00B6064A"/>
    <w:rsid w:val="00B60661"/>
    <w:rsid w:val="00B6093C"/>
    <w:rsid w:val="00B609F2"/>
    <w:rsid w:val="00B60E5D"/>
    <w:rsid w:val="00B60E61"/>
    <w:rsid w:val="00B60EA9"/>
    <w:rsid w:val="00B60ED4"/>
    <w:rsid w:val="00B61000"/>
    <w:rsid w:val="00B61349"/>
    <w:rsid w:val="00B61AA6"/>
    <w:rsid w:val="00B61C5F"/>
    <w:rsid w:val="00B61DB7"/>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2220"/>
    <w:rsid w:val="00B7223B"/>
    <w:rsid w:val="00B724C9"/>
    <w:rsid w:val="00B7262C"/>
    <w:rsid w:val="00B726AA"/>
    <w:rsid w:val="00B7279E"/>
    <w:rsid w:val="00B7284D"/>
    <w:rsid w:val="00B72A06"/>
    <w:rsid w:val="00B72A32"/>
    <w:rsid w:val="00B72BDB"/>
    <w:rsid w:val="00B72E3F"/>
    <w:rsid w:val="00B72E92"/>
    <w:rsid w:val="00B72F48"/>
    <w:rsid w:val="00B72F68"/>
    <w:rsid w:val="00B7326D"/>
    <w:rsid w:val="00B735A0"/>
    <w:rsid w:val="00B73BBC"/>
    <w:rsid w:val="00B73C16"/>
    <w:rsid w:val="00B73F2A"/>
    <w:rsid w:val="00B7425A"/>
    <w:rsid w:val="00B7433B"/>
    <w:rsid w:val="00B746DD"/>
    <w:rsid w:val="00B748BE"/>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368"/>
    <w:rsid w:val="00B834F9"/>
    <w:rsid w:val="00B83627"/>
    <w:rsid w:val="00B83686"/>
    <w:rsid w:val="00B838A6"/>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5F8"/>
    <w:rsid w:val="00B91982"/>
    <w:rsid w:val="00B91B33"/>
    <w:rsid w:val="00B92155"/>
    <w:rsid w:val="00B921FB"/>
    <w:rsid w:val="00B924C7"/>
    <w:rsid w:val="00B928EF"/>
    <w:rsid w:val="00B92A43"/>
    <w:rsid w:val="00B92F4F"/>
    <w:rsid w:val="00B931C2"/>
    <w:rsid w:val="00B9336F"/>
    <w:rsid w:val="00B93514"/>
    <w:rsid w:val="00B93549"/>
    <w:rsid w:val="00B93674"/>
    <w:rsid w:val="00B93688"/>
    <w:rsid w:val="00B93CB8"/>
    <w:rsid w:val="00B94213"/>
    <w:rsid w:val="00B9437E"/>
    <w:rsid w:val="00B94397"/>
    <w:rsid w:val="00B94633"/>
    <w:rsid w:val="00B948DE"/>
    <w:rsid w:val="00B94A4F"/>
    <w:rsid w:val="00B94AFA"/>
    <w:rsid w:val="00B94B86"/>
    <w:rsid w:val="00B94D4C"/>
    <w:rsid w:val="00B94DCB"/>
    <w:rsid w:val="00B94E21"/>
    <w:rsid w:val="00B94F6D"/>
    <w:rsid w:val="00B94FF2"/>
    <w:rsid w:val="00B9500A"/>
    <w:rsid w:val="00B9514C"/>
    <w:rsid w:val="00B9534A"/>
    <w:rsid w:val="00B954FD"/>
    <w:rsid w:val="00B95664"/>
    <w:rsid w:val="00B95729"/>
    <w:rsid w:val="00B959EA"/>
    <w:rsid w:val="00B95A17"/>
    <w:rsid w:val="00B95EAB"/>
    <w:rsid w:val="00B95EC4"/>
    <w:rsid w:val="00B95FCE"/>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DA6"/>
    <w:rsid w:val="00BA5EB3"/>
    <w:rsid w:val="00BA661A"/>
    <w:rsid w:val="00BA6736"/>
    <w:rsid w:val="00BA6811"/>
    <w:rsid w:val="00BA6858"/>
    <w:rsid w:val="00BA6945"/>
    <w:rsid w:val="00BA6B18"/>
    <w:rsid w:val="00BA6D10"/>
    <w:rsid w:val="00BA6DC3"/>
    <w:rsid w:val="00BA743C"/>
    <w:rsid w:val="00BA757F"/>
    <w:rsid w:val="00BA7623"/>
    <w:rsid w:val="00BA76E6"/>
    <w:rsid w:val="00BA77BD"/>
    <w:rsid w:val="00BA79AB"/>
    <w:rsid w:val="00BA7A7F"/>
    <w:rsid w:val="00BA7D4A"/>
    <w:rsid w:val="00BA7DA3"/>
    <w:rsid w:val="00BA7EA1"/>
    <w:rsid w:val="00BB030B"/>
    <w:rsid w:val="00BB04CB"/>
    <w:rsid w:val="00BB06E1"/>
    <w:rsid w:val="00BB0E31"/>
    <w:rsid w:val="00BB0E34"/>
    <w:rsid w:val="00BB0FF9"/>
    <w:rsid w:val="00BB1721"/>
    <w:rsid w:val="00BB179B"/>
    <w:rsid w:val="00BB1EEB"/>
    <w:rsid w:val="00BB207A"/>
    <w:rsid w:val="00BB21DD"/>
    <w:rsid w:val="00BB2241"/>
    <w:rsid w:val="00BB239B"/>
    <w:rsid w:val="00BB2524"/>
    <w:rsid w:val="00BB2931"/>
    <w:rsid w:val="00BB2BD3"/>
    <w:rsid w:val="00BB2D39"/>
    <w:rsid w:val="00BB2DF8"/>
    <w:rsid w:val="00BB2F6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89E"/>
    <w:rsid w:val="00BB6D4A"/>
    <w:rsid w:val="00BB6DA8"/>
    <w:rsid w:val="00BB6E2A"/>
    <w:rsid w:val="00BB6E2C"/>
    <w:rsid w:val="00BB6FD9"/>
    <w:rsid w:val="00BB720A"/>
    <w:rsid w:val="00BB79BB"/>
    <w:rsid w:val="00BB7B3C"/>
    <w:rsid w:val="00BC0094"/>
    <w:rsid w:val="00BC0232"/>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F2F"/>
    <w:rsid w:val="00BD1078"/>
    <w:rsid w:val="00BD14AA"/>
    <w:rsid w:val="00BD16D5"/>
    <w:rsid w:val="00BD173E"/>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2007"/>
    <w:rsid w:val="00BE20FE"/>
    <w:rsid w:val="00BE227A"/>
    <w:rsid w:val="00BE233A"/>
    <w:rsid w:val="00BE234B"/>
    <w:rsid w:val="00BE23D0"/>
    <w:rsid w:val="00BE2436"/>
    <w:rsid w:val="00BE2543"/>
    <w:rsid w:val="00BE256D"/>
    <w:rsid w:val="00BE267C"/>
    <w:rsid w:val="00BE2716"/>
    <w:rsid w:val="00BE2A72"/>
    <w:rsid w:val="00BE2A7F"/>
    <w:rsid w:val="00BE2C6C"/>
    <w:rsid w:val="00BE2F55"/>
    <w:rsid w:val="00BE30C9"/>
    <w:rsid w:val="00BE3132"/>
    <w:rsid w:val="00BE335B"/>
    <w:rsid w:val="00BE3543"/>
    <w:rsid w:val="00BE371F"/>
    <w:rsid w:val="00BE3733"/>
    <w:rsid w:val="00BE37B2"/>
    <w:rsid w:val="00BE3981"/>
    <w:rsid w:val="00BE39AC"/>
    <w:rsid w:val="00BE3AB7"/>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FD"/>
    <w:rsid w:val="00BF4061"/>
    <w:rsid w:val="00BF418C"/>
    <w:rsid w:val="00BF4257"/>
    <w:rsid w:val="00BF4585"/>
    <w:rsid w:val="00BF4857"/>
    <w:rsid w:val="00BF4924"/>
    <w:rsid w:val="00BF4DBE"/>
    <w:rsid w:val="00BF4F97"/>
    <w:rsid w:val="00BF518B"/>
    <w:rsid w:val="00BF51C3"/>
    <w:rsid w:val="00BF5242"/>
    <w:rsid w:val="00BF56D6"/>
    <w:rsid w:val="00BF5D22"/>
    <w:rsid w:val="00BF5DE3"/>
    <w:rsid w:val="00BF5EBE"/>
    <w:rsid w:val="00BF5F9E"/>
    <w:rsid w:val="00BF6C10"/>
    <w:rsid w:val="00BF72DF"/>
    <w:rsid w:val="00BF7892"/>
    <w:rsid w:val="00BF7A0E"/>
    <w:rsid w:val="00BF7AD0"/>
    <w:rsid w:val="00BF7E1A"/>
    <w:rsid w:val="00BF7EDC"/>
    <w:rsid w:val="00BF7EEC"/>
    <w:rsid w:val="00C000BA"/>
    <w:rsid w:val="00C0036C"/>
    <w:rsid w:val="00C009B1"/>
    <w:rsid w:val="00C01119"/>
    <w:rsid w:val="00C016A3"/>
    <w:rsid w:val="00C0198B"/>
    <w:rsid w:val="00C01B18"/>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9"/>
    <w:rsid w:val="00C07F6E"/>
    <w:rsid w:val="00C1033D"/>
    <w:rsid w:val="00C10596"/>
    <w:rsid w:val="00C1097D"/>
    <w:rsid w:val="00C10B2D"/>
    <w:rsid w:val="00C10BB4"/>
    <w:rsid w:val="00C10D1E"/>
    <w:rsid w:val="00C10E44"/>
    <w:rsid w:val="00C11013"/>
    <w:rsid w:val="00C111E9"/>
    <w:rsid w:val="00C116A3"/>
    <w:rsid w:val="00C11AE5"/>
    <w:rsid w:val="00C11D00"/>
    <w:rsid w:val="00C11DD0"/>
    <w:rsid w:val="00C1201B"/>
    <w:rsid w:val="00C121B9"/>
    <w:rsid w:val="00C12386"/>
    <w:rsid w:val="00C1247E"/>
    <w:rsid w:val="00C124FD"/>
    <w:rsid w:val="00C127E8"/>
    <w:rsid w:val="00C128CA"/>
    <w:rsid w:val="00C13493"/>
    <w:rsid w:val="00C1386F"/>
    <w:rsid w:val="00C1389F"/>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829"/>
    <w:rsid w:val="00C1584A"/>
    <w:rsid w:val="00C158DA"/>
    <w:rsid w:val="00C158F0"/>
    <w:rsid w:val="00C15A25"/>
    <w:rsid w:val="00C15AC3"/>
    <w:rsid w:val="00C15D48"/>
    <w:rsid w:val="00C15ECF"/>
    <w:rsid w:val="00C15F85"/>
    <w:rsid w:val="00C16117"/>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5B8"/>
    <w:rsid w:val="00C2072C"/>
    <w:rsid w:val="00C2072F"/>
    <w:rsid w:val="00C2078D"/>
    <w:rsid w:val="00C20984"/>
    <w:rsid w:val="00C20CC4"/>
    <w:rsid w:val="00C20D03"/>
    <w:rsid w:val="00C20F38"/>
    <w:rsid w:val="00C20F5B"/>
    <w:rsid w:val="00C21170"/>
    <w:rsid w:val="00C2134A"/>
    <w:rsid w:val="00C216A6"/>
    <w:rsid w:val="00C21A45"/>
    <w:rsid w:val="00C21C71"/>
    <w:rsid w:val="00C21D9F"/>
    <w:rsid w:val="00C21DE8"/>
    <w:rsid w:val="00C22087"/>
    <w:rsid w:val="00C220AE"/>
    <w:rsid w:val="00C22343"/>
    <w:rsid w:val="00C224AF"/>
    <w:rsid w:val="00C22553"/>
    <w:rsid w:val="00C22749"/>
    <w:rsid w:val="00C227C6"/>
    <w:rsid w:val="00C22926"/>
    <w:rsid w:val="00C229DF"/>
    <w:rsid w:val="00C22A16"/>
    <w:rsid w:val="00C22EA4"/>
    <w:rsid w:val="00C22EEF"/>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2E67"/>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710"/>
    <w:rsid w:val="00C4282D"/>
    <w:rsid w:val="00C42851"/>
    <w:rsid w:val="00C428D8"/>
    <w:rsid w:val="00C42A60"/>
    <w:rsid w:val="00C42B8A"/>
    <w:rsid w:val="00C42D40"/>
    <w:rsid w:val="00C431FD"/>
    <w:rsid w:val="00C4340B"/>
    <w:rsid w:val="00C435EA"/>
    <w:rsid w:val="00C4365F"/>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A31"/>
    <w:rsid w:val="00C47A7A"/>
    <w:rsid w:val="00C47C0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7D7"/>
    <w:rsid w:val="00C53878"/>
    <w:rsid w:val="00C53950"/>
    <w:rsid w:val="00C53CED"/>
    <w:rsid w:val="00C53FDE"/>
    <w:rsid w:val="00C54607"/>
    <w:rsid w:val="00C548EC"/>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3BCD"/>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92C"/>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B0A"/>
    <w:rsid w:val="00C96C9E"/>
    <w:rsid w:val="00C96CB0"/>
    <w:rsid w:val="00C96D4F"/>
    <w:rsid w:val="00C96D88"/>
    <w:rsid w:val="00C96EB2"/>
    <w:rsid w:val="00C972F4"/>
    <w:rsid w:val="00C9761E"/>
    <w:rsid w:val="00C97660"/>
    <w:rsid w:val="00C9787A"/>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AE8"/>
    <w:rsid w:val="00CA4B4E"/>
    <w:rsid w:val="00CA4BE2"/>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399"/>
    <w:rsid w:val="00CB0550"/>
    <w:rsid w:val="00CB07B6"/>
    <w:rsid w:val="00CB080B"/>
    <w:rsid w:val="00CB08F3"/>
    <w:rsid w:val="00CB09DB"/>
    <w:rsid w:val="00CB0AD6"/>
    <w:rsid w:val="00CB0F62"/>
    <w:rsid w:val="00CB0FB5"/>
    <w:rsid w:val="00CB0FD8"/>
    <w:rsid w:val="00CB0FFD"/>
    <w:rsid w:val="00CB100D"/>
    <w:rsid w:val="00CB10BF"/>
    <w:rsid w:val="00CB12D1"/>
    <w:rsid w:val="00CB18CC"/>
    <w:rsid w:val="00CB1A02"/>
    <w:rsid w:val="00CB1A4C"/>
    <w:rsid w:val="00CB1C04"/>
    <w:rsid w:val="00CB1CAF"/>
    <w:rsid w:val="00CB1F11"/>
    <w:rsid w:val="00CB214D"/>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F5A"/>
    <w:rsid w:val="00CB50B8"/>
    <w:rsid w:val="00CB522C"/>
    <w:rsid w:val="00CB53FF"/>
    <w:rsid w:val="00CB5528"/>
    <w:rsid w:val="00CB5564"/>
    <w:rsid w:val="00CB55B9"/>
    <w:rsid w:val="00CB57EA"/>
    <w:rsid w:val="00CB5B56"/>
    <w:rsid w:val="00CB5BBD"/>
    <w:rsid w:val="00CB5C79"/>
    <w:rsid w:val="00CB5E44"/>
    <w:rsid w:val="00CB5FFC"/>
    <w:rsid w:val="00CB6005"/>
    <w:rsid w:val="00CB6518"/>
    <w:rsid w:val="00CB65AF"/>
    <w:rsid w:val="00CB67B8"/>
    <w:rsid w:val="00CB68F0"/>
    <w:rsid w:val="00CB751B"/>
    <w:rsid w:val="00CB7909"/>
    <w:rsid w:val="00CB79C0"/>
    <w:rsid w:val="00CB7FF3"/>
    <w:rsid w:val="00CC01A9"/>
    <w:rsid w:val="00CC0301"/>
    <w:rsid w:val="00CC03E4"/>
    <w:rsid w:val="00CC0613"/>
    <w:rsid w:val="00CC06A0"/>
    <w:rsid w:val="00CC0774"/>
    <w:rsid w:val="00CC082D"/>
    <w:rsid w:val="00CC09F3"/>
    <w:rsid w:val="00CC0CDD"/>
    <w:rsid w:val="00CC1244"/>
    <w:rsid w:val="00CC1692"/>
    <w:rsid w:val="00CC1ACD"/>
    <w:rsid w:val="00CC1C50"/>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889"/>
    <w:rsid w:val="00CC3ADF"/>
    <w:rsid w:val="00CC3C92"/>
    <w:rsid w:val="00CC40F4"/>
    <w:rsid w:val="00CC429F"/>
    <w:rsid w:val="00CC43AF"/>
    <w:rsid w:val="00CC4726"/>
    <w:rsid w:val="00CC476D"/>
    <w:rsid w:val="00CC4991"/>
    <w:rsid w:val="00CC4A2E"/>
    <w:rsid w:val="00CC4BB5"/>
    <w:rsid w:val="00CC4DCB"/>
    <w:rsid w:val="00CC5225"/>
    <w:rsid w:val="00CC526E"/>
    <w:rsid w:val="00CC531E"/>
    <w:rsid w:val="00CC5634"/>
    <w:rsid w:val="00CC5652"/>
    <w:rsid w:val="00CC5696"/>
    <w:rsid w:val="00CC572F"/>
    <w:rsid w:val="00CC5829"/>
    <w:rsid w:val="00CC596C"/>
    <w:rsid w:val="00CC5B97"/>
    <w:rsid w:val="00CC5F50"/>
    <w:rsid w:val="00CC6291"/>
    <w:rsid w:val="00CC6552"/>
    <w:rsid w:val="00CC6673"/>
    <w:rsid w:val="00CC66DD"/>
    <w:rsid w:val="00CC6760"/>
    <w:rsid w:val="00CC69F2"/>
    <w:rsid w:val="00CC6A5E"/>
    <w:rsid w:val="00CC6A67"/>
    <w:rsid w:val="00CC6C73"/>
    <w:rsid w:val="00CC6EB6"/>
    <w:rsid w:val="00CC6F48"/>
    <w:rsid w:val="00CC72CD"/>
    <w:rsid w:val="00CC7AB9"/>
    <w:rsid w:val="00CC7AE3"/>
    <w:rsid w:val="00CD01C0"/>
    <w:rsid w:val="00CD0353"/>
    <w:rsid w:val="00CD047E"/>
    <w:rsid w:val="00CD066D"/>
    <w:rsid w:val="00CD0860"/>
    <w:rsid w:val="00CD086B"/>
    <w:rsid w:val="00CD08BE"/>
    <w:rsid w:val="00CD092E"/>
    <w:rsid w:val="00CD09C8"/>
    <w:rsid w:val="00CD0AB3"/>
    <w:rsid w:val="00CD0D80"/>
    <w:rsid w:val="00CD0D9F"/>
    <w:rsid w:val="00CD10D6"/>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4CDB"/>
    <w:rsid w:val="00CD534E"/>
    <w:rsid w:val="00CD53BA"/>
    <w:rsid w:val="00CD5468"/>
    <w:rsid w:val="00CD5511"/>
    <w:rsid w:val="00CD5A69"/>
    <w:rsid w:val="00CD5B79"/>
    <w:rsid w:val="00CD5CAF"/>
    <w:rsid w:val="00CD61AD"/>
    <w:rsid w:val="00CD6558"/>
    <w:rsid w:val="00CD663E"/>
    <w:rsid w:val="00CD67B8"/>
    <w:rsid w:val="00CD6959"/>
    <w:rsid w:val="00CD6A3E"/>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4D2"/>
    <w:rsid w:val="00CF02BE"/>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BE0"/>
    <w:rsid w:val="00CF4C0B"/>
    <w:rsid w:val="00CF4D8E"/>
    <w:rsid w:val="00CF4DF7"/>
    <w:rsid w:val="00CF5017"/>
    <w:rsid w:val="00CF509A"/>
    <w:rsid w:val="00CF5C58"/>
    <w:rsid w:val="00CF5C6D"/>
    <w:rsid w:val="00CF5DE1"/>
    <w:rsid w:val="00CF6163"/>
    <w:rsid w:val="00CF6407"/>
    <w:rsid w:val="00CF66F4"/>
    <w:rsid w:val="00CF68E9"/>
    <w:rsid w:val="00CF6947"/>
    <w:rsid w:val="00CF699F"/>
    <w:rsid w:val="00CF6A5A"/>
    <w:rsid w:val="00CF6B94"/>
    <w:rsid w:val="00CF6D54"/>
    <w:rsid w:val="00CF6DF3"/>
    <w:rsid w:val="00CF7146"/>
    <w:rsid w:val="00CF724B"/>
    <w:rsid w:val="00CF74D7"/>
    <w:rsid w:val="00CF7703"/>
    <w:rsid w:val="00CF7972"/>
    <w:rsid w:val="00CF798A"/>
    <w:rsid w:val="00CF7D5E"/>
    <w:rsid w:val="00CF7E0E"/>
    <w:rsid w:val="00CF7F64"/>
    <w:rsid w:val="00CF7FBD"/>
    <w:rsid w:val="00D0004D"/>
    <w:rsid w:val="00D0020D"/>
    <w:rsid w:val="00D0038B"/>
    <w:rsid w:val="00D00BC0"/>
    <w:rsid w:val="00D00BD9"/>
    <w:rsid w:val="00D00E93"/>
    <w:rsid w:val="00D0110B"/>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C4C"/>
    <w:rsid w:val="00D07FD1"/>
    <w:rsid w:val="00D1007F"/>
    <w:rsid w:val="00D10107"/>
    <w:rsid w:val="00D1021A"/>
    <w:rsid w:val="00D1025D"/>
    <w:rsid w:val="00D10637"/>
    <w:rsid w:val="00D106F2"/>
    <w:rsid w:val="00D109AA"/>
    <w:rsid w:val="00D10B8D"/>
    <w:rsid w:val="00D10C6F"/>
    <w:rsid w:val="00D112BA"/>
    <w:rsid w:val="00D117B0"/>
    <w:rsid w:val="00D11920"/>
    <w:rsid w:val="00D11AC1"/>
    <w:rsid w:val="00D11C0A"/>
    <w:rsid w:val="00D11D33"/>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79"/>
    <w:rsid w:val="00D21AB6"/>
    <w:rsid w:val="00D21ACF"/>
    <w:rsid w:val="00D21E29"/>
    <w:rsid w:val="00D21E4A"/>
    <w:rsid w:val="00D21EA4"/>
    <w:rsid w:val="00D21F4F"/>
    <w:rsid w:val="00D220C6"/>
    <w:rsid w:val="00D220FB"/>
    <w:rsid w:val="00D22534"/>
    <w:rsid w:val="00D226EA"/>
    <w:rsid w:val="00D22C6E"/>
    <w:rsid w:val="00D2324B"/>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6BD"/>
    <w:rsid w:val="00D278E6"/>
    <w:rsid w:val="00D27915"/>
    <w:rsid w:val="00D27A41"/>
    <w:rsid w:val="00D27B3B"/>
    <w:rsid w:val="00D27BC1"/>
    <w:rsid w:val="00D27CD3"/>
    <w:rsid w:val="00D27D8F"/>
    <w:rsid w:val="00D27E42"/>
    <w:rsid w:val="00D27FBB"/>
    <w:rsid w:val="00D27FD8"/>
    <w:rsid w:val="00D3007A"/>
    <w:rsid w:val="00D3023B"/>
    <w:rsid w:val="00D3038A"/>
    <w:rsid w:val="00D3040D"/>
    <w:rsid w:val="00D30532"/>
    <w:rsid w:val="00D305FB"/>
    <w:rsid w:val="00D30823"/>
    <w:rsid w:val="00D308C9"/>
    <w:rsid w:val="00D30912"/>
    <w:rsid w:val="00D30B7D"/>
    <w:rsid w:val="00D30CC8"/>
    <w:rsid w:val="00D30D51"/>
    <w:rsid w:val="00D30FF2"/>
    <w:rsid w:val="00D311DD"/>
    <w:rsid w:val="00D31360"/>
    <w:rsid w:val="00D31389"/>
    <w:rsid w:val="00D316A1"/>
    <w:rsid w:val="00D31B82"/>
    <w:rsid w:val="00D328AD"/>
    <w:rsid w:val="00D3297D"/>
    <w:rsid w:val="00D32E76"/>
    <w:rsid w:val="00D33126"/>
    <w:rsid w:val="00D338CB"/>
    <w:rsid w:val="00D338E8"/>
    <w:rsid w:val="00D33D80"/>
    <w:rsid w:val="00D34044"/>
    <w:rsid w:val="00D3421E"/>
    <w:rsid w:val="00D34244"/>
    <w:rsid w:val="00D342F1"/>
    <w:rsid w:val="00D34679"/>
    <w:rsid w:val="00D34790"/>
    <w:rsid w:val="00D347B7"/>
    <w:rsid w:val="00D34A70"/>
    <w:rsid w:val="00D34B8D"/>
    <w:rsid w:val="00D34B95"/>
    <w:rsid w:val="00D34F6D"/>
    <w:rsid w:val="00D354E6"/>
    <w:rsid w:val="00D35645"/>
    <w:rsid w:val="00D3571A"/>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37"/>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A74"/>
    <w:rsid w:val="00D52B95"/>
    <w:rsid w:val="00D52BC6"/>
    <w:rsid w:val="00D52EC6"/>
    <w:rsid w:val="00D530C2"/>
    <w:rsid w:val="00D5351A"/>
    <w:rsid w:val="00D5353B"/>
    <w:rsid w:val="00D53C9D"/>
    <w:rsid w:val="00D53D33"/>
    <w:rsid w:val="00D53F01"/>
    <w:rsid w:val="00D54057"/>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CC8"/>
    <w:rsid w:val="00D64EA4"/>
    <w:rsid w:val="00D65022"/>
    <w:rsid w:val="00D650E1"/>
    <w:rsid w:val="00D6530E"/>
    <w:rsid w:val="00D65481"/>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826"/>
    <w:rsid w:val="00D67861"/>
    <w:rsid w:val="00D67879"/>
    <w:rsid w:val="00D678FE"/>
    <w:rsid w:val="00D67A33"/>
    <w:rsid w:val="00D67AE8"/>
    <w:rsid w:val="00D67B3F"/>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B71"/>
    <w:rsid w:val="00D74D07"/>
    <w:rsid w:val="00D75256"/>
    <w:rsid w:val="00D757AA"/>
    <w:rsid w:val="00D75BEC"/>
    <w:rsid w:val="00D760F2"/>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11B"/>
    <w:rsid w:val="00D85938"/>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242"/>
    <w:rsid w:val="00D915EC"/>
    <w:rsid w:val="00D91862"/>
    <w:rsid w:val="00D91BBE"/>
    <w:rsid w:val="00D91BE4"/>
    <w:rsid w:val="00D91F28"/>
    <w:rsid w:val="00D9223A"/>
    <w:rsid w:val="00D92436"/>
    <w:rsid w:val="00D924B8"/>
    <w:rsid w:val="00D924FD"/>
    <w:rsid w:val="00D9252D"/>
    <w:rsid w:val="00D92550"/>
    <w:rsid w:val="00D927A6"/>
    <w:rsid w:val="00D9286A"/>
    <w:rsid w:val="00D92AF2"/>
    <w:rsid w:val="00D92E8B"/>
    <w:rsid w:val="00D93333"/>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AAB"/>
    <w:rsid w:val="00D94CB4"/>
    <w:rsid w:val="00D94D87"/>
    <w:rsid w:val="00D958EA"/>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C64"/>
    <w:rsid w:val="00DA4D3C"/>
    <w:rsid w:val="00DA4F62"/>
    <w:rsid w:val="00DA4FC1"/>
    <w:rsid w:val="00DA5167"/>
    <w:rsid w:val="00DA520B"/>
    <w:rsid w:val="00DA52CC"/>
    <w:rsid w:val="00DA547A"/>
    <w:rsid w:val="00DA5585"/>
    <w:rsid w:val="00DA572C"/>
    <w:rsid w:val="00DA58A4"/>
    <w:rsid w:val="00DA5968"/>
    <w:rsid w:val="00DA5AD0"/>
    <w:rsid w:val="00DA5B47"/>
    <w:rsid w:val="00DA5BD4"/>
    <w:rsid w:val="00DA5EB1"/>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64"/>
    <w:rsid w:val="00DB556B"/>
    <w:rsid w:val="00DB5D79"/>
    <w:rsid w:val="00DB5E2C"/>
    <w:rsid w:val="00DB5E82"/>
    <w:rsid w:val="00DB6116"/>
    <w:rsid w:val="00DB62B2"/>
    <w:rsid w:val="00DB63D5"/>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0B9"/>
    <w:rsid w:val="00DC2185"/>
    <w:rsid w:val="00DC2241"/>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77E"/>
    <w:rsid w:val="00DD0814"/>
    <w:rsid w:val="00DD0A4D"/>
    <w:rsid w:val="00DD0C64"/>
    <w:rsid w:val="00DD0D81"/>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FE3"/>
    <w:rsid w:val="00DE31C9"/>
    <w:rsid w:val="00DE3277"/>
    <w:rsid w:val="00DE330B"/>
    <w:rsid w:val="00DE3531"/>
    <w:rsid w:val="00DE38E0"/>
    <w:rsid w:val="00DE3952"/>
    <w:rsid w:val="00DE3B82"/>
    <w:rsid w:val="00DE3D23"/>
    <w:rsid w:val="00DE3EB3"/>
    <w:rsid w:val="00DE49F8"/>
    <w:rsid w:val="00DE4AFD"/>
    <w:rsid w:val="00DE4D19"/>
    <w:rsid w:val="00DE4E1E"/>
    <w:rsid w:val="00DE4ECC"/>
    <w:rsid w:val="00DE4F40"/>
    <w:rsid w:val="00DE52EE"/>
    <w:rsid w:val="00DE5323"/>
    <w:rsid w:val="00DE5465"/>
    <w:rsid w:val="00DE5771"/>
    <w:rsid w:val="00DE5AC8"/>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77"/>
    <w:rsid w:val="00DF02D1"/>
    <w:rsid w:val="00DF04D7"/>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6AB"/>
    <w:rsid w:val="00DF56CD"/>
    <w:rsid w:val="00DF5A7C"/>
    <w:rsid w:val="00DF5B18"/>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A"/>
    <w:rsid w:val="00E04A3B"/>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5C6"/>
    <w:rsid w:val="00E14C09"/>
    <w:rsid w:val="00E14C48"/>
    <w:rsid w:val="00E14F1C"/>
    <w:rsid w:val="00E151A0"/>
    <w:rsid w:val="00E15A1A"/>
    <w:rsid w:val="00E15DE7"/>
    <w:rsid w:val="00E16069"/>
    <w:rsid w:val="00E1608C"/>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0F68"/>
    <w:rsid w:val="00E21260"/>
    <w:rsid w:val="00E212E9"/>
    <w:rsid w:val="00E21546"/>
    <w:rsid w:val="00E21783"/>
    <w:rsid w:val="00E2184D"/>
    <w:rsid w:val="00E218B5"/>
    <w:rsid w:val="00E21984"/>
    <w:rsid w:val="00E21ABF"/>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44CD"/>
    <w:rsid w:val="00E35297"/>
    <w:rsid w:val="00E357C0"/>
    <w:rsid w:val="00E3595B"/>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BE3"/>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5F9"/>
    <w:rsid w:val="00E44B05"/>
    <w:rsid w:val="00E44E1A"/>
    <w:rsid w:val="00E4507A"/>
    <w:rsid w:val="00E451CB"/>
    <w:rsid w:val="00E4535B"/>
    <w:rsid w:val="00E454F5"/>
    <w:rsid w:val="00E45581"/>
    <w:rsid w:val="00E4569D"/>
    <w:rsid w:val="00E4571C"/>
    <w:rsid w:val="00E45A80"/>
    <w:rsid w:val="00E45B1C"/>
    <w:rsid w:val="00E45C4F"/>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392"/>
    <w:rsid w:val="00E55486"/>
    <w:rsid w:val="00E55612"/>
    <w:rsid w:val="00E55702"/>
    <w:rsid w:val="00E557D0"/>
    <w:rsid w:val="00E55984"/>
    <w:rsid w:val="00E55E5B"/>
    <w:rsid w:val="00E560CC"/>
    <w:rsid w:val="00E560DB"/>
    <w:rsid w:val="00E56456"/>
    <w:rsid w:val="00E5647B"/>
    <w:rsid w:val="00E566E2"/>
    <w:rsid w:val="00E567C0"/>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135C"/>
    <w:rsid w:val="00E6146D"/>
    <w:rsid w:val="00E616DD"/>
    <w:rsid w:val="00E61969"/>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CEB"/>
    <w:rsid w:val="00E65DF0"/>
    <w:rsid w:val="00E661C5"/>
    <w:rsid w:val="00E66275"/>
    <w:rsid w:val="00E6684F"/>
    <w:rsid w:val="00E668C7"/>
    <w:rsid w:val="00E669D6"/>
    <w:rsid w:val="00E66B26"/>
    <w:rsid w:val="00E66B29"/>
    <w:rsid w:val="00E66BFA"/>
    <w:rsid w:val="00E66F50"/>
    <w:rsid w:val="00E670B2"/>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2BF"/>
    <w:rsid w:val="00E775E6"/>
    <w:rsid w:val="00E7769A"/>
    <w:rsid w:val="00E77989"/>
    <w:rsid w:val="00E77DC5"/>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97E74"/>
    <w:rsid w:val="00EA0718"/>
    <w:rsid w:val="00EA086D"/>
    <w:rsid w:val="00EA0AC9"/>
    <w:rsid w:val="00EA0E68"/>
    <w:rsid w:val="00EA0F7D"/>
    <w:rsid w:val="00EA10B3"/>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B9"/>
    <w:rsid w:val="00EA5CFC"/>
    <w:rsid w:val="00EA5D2A"/>
    <w:rsid w:val="00EA5F9E"/>
    <w:rsid w:val="00EA611B"/>
    <w:rsid w:val="00EA62E1"/>
    <w:rsid w:val="00EA68C2"/>
    <w:rsid w:val="00EA6AA4"/>
    <w:rsid w:val="00EA6B8A"/>
    <w:rsid w:val="00EA6E27"/>
    <w:rsid w:val="00EA707A"/>
    <w:rsid w:val="00EA7193"/>
    <w:rsid w:val="00EA72D4"/>
    <w:rsid w:val="00EA744E"/>
    <w:rsid w:val="00EA7701"/>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942"/>
    <w:rsid w:val="00EB7A8F"/>
    <w:rsid w:val="00EB7AFB"/>
    <w:rsid w:val="00EB7B58"/>
    <w:rsid w:val="00EB7C13"/>
    <w:rsid w:val="00EB7D60"/>
    <w:rsid w:val="00EC02A2"/>
    <w:rsid w:val="00EC02F9"/>
    <w:rsid w:val="00EC08AD"/>
    <w:rsid w:val="00EC0954"/>
    <w:rsid w:val="00EC0996"/>
    <w:rsid w:val="00EC0E7A"/>
    <w:rsid w:val="00EC1497"/>
    <w:rsid w:val="00EC1540"/>
    <w:rsid w:val="00EC1550"/>
    <w:rsid w:val="00EC1780"/>
    <w:rsid w:val="00EC17A5"/>
    <w:rsid w:val="00EC19C5"/>
    <w:rsid w:val="00EC19CE"/>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3EC"/>
    <w:rsid w:val="00ED47D7"/>
    <w:rsid w:val="00ED47DA"/>
    <w:rsid w:val="00ED4AA4"/>
    <w:rsid w:val="00ED4D49"/>
    <w:rsid w:val="00ED4E2C"/>
    <w:rsid w:val="00ED500E"/>
    <w:rsid w:val="00ED50FA"/>
    <w:rsid w:val="00ED5206"/>
    <w:rsid w:val="00ED5270"/>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65C"/>
    <w:rsid w:val="00EE08A3"/>
    <w:rsid w:val="00EE091B"/>
    <w:rsid w:val="00EE0B1A"/>
    <w:rsid w:val="00EE0E2A"/>
    <w:rsid w:val="00EE13B7"/>
    <w:rsid w:val="00EE1404"/>
    <w:rsid w:val="00EE14DD"/>
    <w:rsid w:val="00EE168F"/>
    <w:rsid w:val="00EE16A6"/>
    <w:rsid w:val="00EE18BC"/>
    <w:rsid w:val="00EE217F"/>
    <w:rsid w:val="00EE22BF"/>
    <w:rsid w:val="00EE246C"/>
    <w:rsid w:val="00EE25E3"/>
    <w:rsid w:val="00EE2756"/>
    <w:rsid w:val="00EE2AB2"/>
    <w:rsid w:val="00EE2AD4"/>
    <w:rsid w:val="00EE2C16"/>
    <w:rsid w:val="00EE2D87"/>
    <w:rsid w:val="00EE2F91"/>
    <w:rsid w:val="00EE3178"/>
    <w:rsid w:val="00EE3221"/>
    <w:rsid w:val="00EE3626"/>
    <w:rsid w:val="00EE3683"/>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B78"/>
    <w:rsid w:val="00EE5BA8"/>
    <w:rsid w:val="00EE5C9F"/>
    <w:rsid w:val="00EE5D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02B"/>
    <w:rsid w:val="00EF1629"/>
    <w:rsid w:val="00EF1637"/>
    <w:rsid w:val="00EF1645"/>
    <w:rsid w:val="00EF191B"/>
    <w:rsid w:val="00EF1C35"/>
    <w:rsid w:val="00EF1ED0"/>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DE"/>
    <w:rsid w:val="00F006D5"/>
    <w:rsid w:val="00F0093C"/>
    <w:rsid w:val="00F00BE9"/>
    <w:rsid w:val="00F0109D"/>
    <w:rsid w:val="00F011AF"/>
    <w:rsid w:val="00F01245"/>
    <w:rsid w:val="00F0125C"/>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ABC"/>
    <w:rsid w:val="00F02C10"/>
    <w:rsid w:val="00F02C85"/>
    <w:rsid w:val="00F02E78"/>
    <w:rsid w:val="00F02F29"/>
    <w:rsid w:val="00F03003"/>
    <w:rsid w:val="00F030E3"/>
    <w:rsid w:val="00F030EE"/>
    <w:rsid w:val="00F030FD"/>
    <w:rsid w:val="00F0331C"/>
    <w:rsid w:val="00F03434"/>
    <w:rsid w:val="00F03458"/>
    <w:rsid w:val="00F0357F"/>
    <w:rsid w:val="00F03C2C"/>
    <w:rsid w:val="00F03C68"/>
    <w:rsid w:val="00F0421E"/>
    <w:rsid w:val="00F043B5"/>
    <w:rsid w:val="00F045C3"/>
    <w:rsid w:val="00F04E71"/>
    <w:rsid w:val="00F05532"/>
    <w:rsid w:val="00F05540"/>
    <w:rsid w:val="00F05593"/>
    <w:rsid w:val="00F055F3"/>
    <w:rsid w:val="00F05ACF"/>
    <w:rsid w:val="00F05B25"/>
    <w:rsid w:val="00F05D1F"/>
    <w:rsid w:val="00F05FC2"/>
    <w:rsid w:val="00F06107"/>
    <w:rsid w:val="00F0633E"/>
    <w:rsid w:val="00F0636A"/>
    <w:rsid w:val="00F065F5"/>
    <w:rsid w:val="00F066F1"/>
    <w:rsid w:val="00F06A4D"/>
    <w:rsid w:val="00F06F23"/>
    <w:rsid w:val="00F071D9"/>
    <w:rsid w:val="00F07402"/>
    <w:rsid w:val="00F075BD"/>
    <w:rsid w:val="00F077BA"/>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D47"/>
    <w:rsid w:val="00F15EAC"/>
    <w:rsid w:val="00F1604A"/>
    <w:rsid w:val="00F163A2"/>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17D83"/>
    <w:rsid w:val="00F2008F"/>
    <w:rsid w:val="00F2012F"/>
    <w:rsid w:val="00F201FE"/>
    <w:rsid w:val="00F20349"/>
    <w:rsid w:val="00F2038C"/>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CB7"/>
    <w:rsid w:val="00F21DF6"/>
    <w:rsid w:val="00F21F1B"/>
    <w:rsid w:val="00F2242C"/>
    <w:rsid w:val="00F22751"/>
    <w:rsid w:val="00F2293F"/>
    <w:rsid w:val="00F22950"/>
    <w:rsid w:val="00F232BD"/>
    <w:rsid w:val="00F23359"/>
    <w:rsid w:val="00F23536"/>
    <w:rsid w:val="00F237BD"/>
    <w:rsid w:val="00F2383A"/>
    <w:rsid w:val="00F23A47"/>
    <w:rsid w:val="00F23B85"/>
    <w:rsid w:val="00F23C59"/>
    <w:rsid w:val="00F23CC1"/>
    <w:rsid w:val="00F240C5"/>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888"/>
    <w:rsid w:val="00F2692E"/>
    <w:rsid w:val="00F26BCA"/>
    <w:rsid w:val="00F26D91"/>
    <w:rsid w:val="00F27284"/>
    <w:rsid w:val="00F2733D"/>
    <w:rsid w:val="00F274F5"/>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5E0"/>
    <w:rsid w:val="00F46610"/>
    <w:rsid w:val="00F467A5"/>
    <w:rsid w:val="00F467C0"/>
    <w:rsid w:val="00F468B7"/>
    <w:rsid w:val="00F46964"/>
    <w:rsid w:val="00F46A49"/>
    <w:rsid w:val="00F46B33"/>
    <w:rsid w:val="00F46F8A"/>
    <w:rsid w:val="00F47072"/>
    <w:rsid w:val="00F475CB"/>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0BB"/>
    <w:rsid w:val="00F60400"/>
    <w:rsid w:val="00F6044E"/>
    <w:rsid w:val="00F6054E"/>
    <w:rsid w:val="00F60569"/>
    <w:rsid w:val="00F60A0E"/>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C2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9B4"/>
    <w:rsid w:val="00F77B15"/>
    <w:rsid w:val="00F77D5D"/>
    <w:rsid w:val="00F77DA9"/>
    <w:rsid w:val="00F77F8A"/>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3C1"/>
    <w:rsid w:val="00F867DC"/>
    <w:rsid w:val="00F86A07"/>
    <w:rsid w:val="00F86CB5"/>
    <w:rsid w:val="00F87148"/>
    <w:rsid w:val="00F871C6"/>
    <w:rsid w:val="00F8739E"/>
    <w:rsid w:val="00F87659"/>
    <w:rsid w:val="00F87740"/>
    <w:rsid w:val="00F8782D"/>
    <w:rsid w:val="00F87863"/>
    <w:rsid w:val="00F8786E"/>
    <w:rsid w:val="00F87A2E"/>
    <w:rsid w:val="00F87A4D"/>
    <w:rsid w:val="00F87A54"/>
    <w:rsid w:val="00F87BD5"/>
    <w:rsid w:val="00F9032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20BC"/>
    <w:rsid w:val="00F92C39"/>
    <w:rsid w:val="00F92CEF"/>
    <w:rsid w:val="00F92D2F"/>
    <w:rsid w:val="00F930A4"/>
    <w:rsid w:val="00F930CD"/>
    <w:rsid w:val="00F93152"/>
    <w:rsid w:val="00F9317B"/>
    <w:rsid w:val="00F9325D"/>
    <w:rsid w:val="00F93456"/>
    <w:rsid w:val="00F934C4"/>
    <w:rsid w:val="00F935D8"/>
    <w:rsid w:val="00F93841"/>
    <w:rsid w:val="00F93B8A"/>
    <w:rsid w:val="00F93EC1"/>
    <w:rsid w:val="00F94163"/>
    <w:rsid w:val="00F944BA"/>
    <w:rsid w:val="00F945F2"/>
    <w:rsid w:val="00F94899"/>
    <w:rsid w:val="00F94D52"/>
    <w:rsid w:val="00F94E35"/>
    <w:rsid w:val="00F94F44"/>
    <w:rsid w:val="00F94FE3"/>
    <w:rsid w:val="00F95361"/>
    <w:rsid w:val="00F955DD"/>
    <w:rsid w:val="00F95D8B"/>
    <w:rsid w:val="00F95E78"/>
    <w:rsid w:val="00F95FEE"/>
    <w:rsid w:val="00F9606C"/>
    <w:rsid w:val="00F9616E"/>
    <w:rsid w:val="00F96D26"/>
    <w:rsid w:val="00F96DB8"/>
    <w:rsid w:val="00F96ECE"/>
    <w:rsid w:val="00F96F2A"/>
    <w:rsid w:val="00F97214"/>
    <w:rsid w:val="00F9790C"/>
    <w:rsid w:val="00F9796D"/>
    <w:rsid w:val="00F97B62"/>
    <w:rsid w:val="00F97BF9"/>
    <w:rsid w:val="00FA0518"/>
    <w:rsid w:val="00FA064E"/>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BD6"/>
    <w:rsid w:val="00FA5C5C"/>
    <w:rsid w:val="00FA5D77"/>
    <w:rsid w:val="00FA5E2B"/>
    <w:rsid w:val="00FA6191"/>
    <w:rsid w:val="00FA62A1"/>
    <w:rsid w:val="00FA6374"/>
    <w:rsid w:val="00FA659B"/>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20CC"/>
    <w:rsid w:val="00FB2120"/>
    <w:rsid w:val="00FB21AE"/>
    <w:rsid w:val="00FB2362"/>
    <w:rsid w:val="00FB252C"/>
    <w:rsid w:val="00FB2B65"/>
    <w:rsid w:val="00FB2D58"/>
    <w:rsid w:val="00FB2F2E"/>
    <w:rsid w:val="00FB3017"/>
    <w:rsid w:val="00FB308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2D9"/>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CC2"/>
    <w:rsid w:val="00FC1EE1"/>
    <w:rsid w:val="00FC200E"/>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87"/>
    <w:rsid w:val="00FC72DB"/>
    <w:rsid w:val="00FC7398"/>
    <w:rsid w:val="00FC740D"/>
    <w:rsid w:val="00FC7747"/>
    <w:rsid w:val="00FC799D"/>
    <w:rsid w:val="00FD00AA"/>
    <w:rsid w:val="00FD06AE"/>
    <w:rsid w:val="00FD0830"/>
    <w:rsid w:val="00FD0843"/>
    <w:rsid w:val="00FD0A11"/>
    <w:rsid w:val="00FD0A24"/>
    <w:rsid w:val="00FD0C20"/>
    <w:rsid w:val="00FD0DA6"/>
    <w:rsid w:val="00FD1129"/>
    <w:rsid w:val="00FD11AE"/>
    <w:rsid w:val="00FD11ED"/>
    <w:rsid w:val="00FD1327"/>
    <w:rsid w:val="00FD13DE"/>
    <w:rsid w:val="00FD1DD3"/>
    <w:rsid w:val="00FD2026"/>
    <w:rsid w:val="00FD2035"/>
    <w:rsid w:val="00FD20AC"/>
    <w:rsid w:val="00FD24BC"/>
    <w:rsid w:val="00FD2AD1"/>
    <w:rsid w:val="00FD2B53"/>
    <w:rsid w:val="00FD3081"/>
    <w:rsid w:val="00FD30B1"/>
    <w:rsid w:val="00FD32A8"/>
    <w:rsid w:val="00FD3338"/>
    <w:rsid w:val="00FD3399"/>
    <w:rsid w:val="00FD4241"/>
    <w:rsid w:val="00FD43D0"/>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116A"/>
    <w:rsid w:val="00FE139F"/>
    <w:rsid w:val="00FE1576"/>
    <w:rsid w:val="00FE1A07"/>
    <w:rsid w:val="00FE1EBF"/>
    <w:rsid w:val="00FE2033"/>
    <w:rsid w:val="00FE22DE"/>
    <w:rsid w:val="00FE236F"/>
    <w:rsid w:val="00FE245B"/>
    <w:rsid w:val="00FE265D"/>
    <w:rsid w:val="00FE29AD"/>
    <w:rsid w:val="00FE312A"/>
    <w:rsid w:val="00FE32C6"/>
    <w:rsid w:val="00FE38A2"/>
    <w:rsid w:val="00FE3930"/>
    <w:rsid w:val="00FE3946"/>
    <w:rsid w:val="00FE3B62"/>
    <w:rsid w:val="00FE3BA1"/>
    <w:rsid w:val="00FE3BF0"/>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B65"/>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BFA"/>
    <w:rsid w:val="00FF5D09"/>
    <w:rsid w:val="00FF6110"/>
    <w:rsid w:val="00FF6310"/>
    <w:rsid w:val="00FF66EA"/>
    <w:rsid w:val="00FF6734"/>
    <w:rsid w:val="00FF68E6"/>
    <w:rsid w:val="00FF698F"/>
    <w:rsid w:val="00FF6C2F"/>
    <w:rsid w:val="00FF71A1"/>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BA1"/>
    <w:pPr>
      <w:spacing w:after="160" w:line="259" w:lineRule="auto"/>
      <w:jc w:val="left"/>
    </w:pPr>
    <w:rPr>
      <w:rFonts w:asciiTheme="minorHAnsi" w:hAnsiTheme="minorHAnsi"/>
    </w:rPr>
  </w:style>
  <w:style w:type="paragraph" w:styleId="Rubrik1">
    <w:name w:val="heading 1"/>
    <w:basedOn w:val="Normal"/>
    <w:next w:val="Normal"/>
    <w:link w:val="Rubrik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Standardstycketeckensnitt">
    <w:name w:val="Default Paragraph Font"/>
    <w:uiPriority w:val="1"/>
    <w:semiHidden/>
    <w:unhideWhenUsed/>
    <w:rsid w:val="00B32BA1"/>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rsid w:val="00B32BA1"/>
  </w:style>
  <w:style w:type="character" w:customStyle="1" w:styleId="Rubrik1Char">
    <w:name w:val="Rubrik 1 Char"/>
    <w:basedOn w:val="Standardstycketeckensnitt"/>
    <w:link w:val="Rubrik1"/>
    <w:uiPriority w:val="9"/>
    <w:rsid w:val="004F7F7E"/>
    <w:rPr>
      <w:rFonts w:ascii="Times New Roman" w:eastAsiaTheme="majorEastAsia" w:hAnsi="Times New Roman" w:cstheme="majorBidi"/>
      <w:b/>
      <w:color w:val="000000" w:themeColor="text1"/>
      <w:sz w:val="32"/>
      <w:szCs w:val="32"/>
      <w:lang w:val="en-US"/>
    </w:rPr>
  </w:style>
  <w:style w:type="character" w:customStyle="1" w:styleId="Rubrik2Char">
    <w:name w:val="Rubrik 2 Char"/>
    <w:basedOn w:val="Standardstycketeckensnitt"/>
    <w:link w:val="Rubrik2"/>
    <w:uiPriority w:val="9"/>
    <w:rsid w:val="004F7F7E"/>
    <w:rPr>
      <w:rFonts w:ascii="Times New Roman" w:eastAsiaTheme="majorEastAsia" w:hAnsi="Times New Roman" w:cstheme="majorBidi"/>
      <w:b/>
      <w:color w:val="000000" w:themeColor="text1"/>
      <w:sz w:val="28"/>
      <w:szCs w:val="26"/>
      <w:lang w:val="en-US"/>
    </w:rPr>
  </w:style>
  <w:style w:type="character" w:customStyle="1" w:styleId="Rubrik3Char">
    <w:name w:val="Rubrik 3 Char"/>
    <w:basedOn w:val="Standardstycketeckensnitt"/>
    <w:link w:val="Rubrik3"/>
    <w:uiPriority w:val="9"/>
    <w:rsid w:val="004F7F7E"/>
    <w:rPr>
      <w:rFonts w:ascii="Times New Roman" w:eastAsiaTheme="majorEastAsia" w:hAnsi="Times New Roman" w:cstheme="majorBidi"/>
      <w:b/>
      <w:i/>
      <w:color w:val="000000" w:themeColor="text1"/>
      <w:sz w:val="24"/>
      <w:szCs w:val="24"/>
      <w:lang w:val="en-US"/>
    </w:rPr>
  </w:style>
  <w:style w:type="paragraph" w:styleId="Rubrik">
    <w:name w:val="Title"/>
    <w:aliases w:val="Titel/Dokumentnamn"/>
    <w:basedOn w:val="Normal"/>
    <w:next w:val="Normal"/>
    <w:link w:val="Rubrik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Sidhuvud">
    <w:name w:val="header"/>
    <w:basedOn w:val="Normal"/>
    <w:link w:val="Sidhuvud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93588F"/>
    <w:rPr>
      <w:rFonts w:asciiTheme="majorHAnsi" w:hAnsiTheme="majorHAnsi"/>
      <w:sz w:val="14"/>
    </w:rPr>
  </w:style>
  <w:style w:type="paragraph" w:styleId="Sidfot">
    <w:name w:val="footer"/>
    <w:basedOn w:val="Sidhuvud"/>
    <w:link w:val="SidfotChar"/>
    <w:uiPriority w:val="99"/>
    <w:rsid w:val="0093588F"/>
    <w:pPr>
      <w:tabs>
        <w:tab w:val="clear" w:pos="3686"/>
        <w:tab w:val="left" w:pos="4111"/>
      </w:tabs>
    </w:pPr>
  </w:style>
  <w:style w:type="character" w:customStyle="1" w:styleId="SidfotChar">
    <w:name w:val="Sidfot Char"/>
    <w:basedOn w:val="Standardstycketeckensnitt"/>
    <w:link w:val="Sidfot"/>
    <w:uiPriority w:val="99"/>
    <w:rsid w:val="0093588F"/>
    <w:rPr>
      <w:rFonts w:asciiTheme="majorHAnsi" w:hAnsiTheme="majorHAnsi"/>
      <w:sz w:val="14"/>
      <w:lang w:val="en-GB"/>
    </w:rPr>
  </w:style>
  <w:style w:type="character" w:styleId="Platshllartext">
    <w:name w:val="Placeholder Text"/>
    <w:basedOn w:val="Standardstycketeckensnitt"/>
    <w:uiPriority w:val="99"/>
    <w:semiHidden/>
    <w:rsid w:val="0093588F"/>
    <w:rPr>
      <w:color w:val="808080"/>
    </w:rPr>
  </w:style>
  <w:style w:type="paragraph" w:styleId="Ballongtext">
    <w:name w:val="Balloon Text"/>
    <w:basedOn w:val="Normal"/>
    <w:link w:val="BallongtextChar"/>
    <w:uiPriority w:val="99"/>
    <w:semiHidden/>
    <w:unhideWhenUsed/>
    <w:rsid w:val="0093588F"/>
    <w:rPr>
      <w:rFonts w:ascii="Tahoma" w:hAnsi="Tahoma" w:cs="Tahoma"/>
      <w:sz w:val="16"/>
      <w:szCs w:val="16"/>
    </w:rPr>
  </w:style>
  <w:style w:type="character" w:customStyle="1" w:styleId="BallongtextChar">
    <w:name w:val="Ballongtext Char"/>
    <w:basedOn w:val="Standardstycketeckensnitt"/>
    <w:link w:val="Ballongtext"/>
    <w:uiPriority w:val="99"/>
    <w:semiHidden/>
    <w:rsid w:val="0093588F"/>
    <w:rPr>
      <w:rFonts w:ascii="Tahoma" w:hAnsi="Tahoma" w:cs="Tahoma"/>
      <w:sz w:val="16"/>
      <w:szCs w:val="16"/>
    </w:rPr>
  </w:style>
  <w:style w:type="table" w:styleId="Tabellrutnt">
    <w:name w:val="Table Grid"/>
    <w:basedOn w:val="Normaltabel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93588F"/>
    <w:pPr>
      <w:tabs>
        <w:tab w:val="clear" w:pos="9072"/>
        <w:tab w:val="right" w:pos="8789"/>
      </w:tabs>
    </w:pPr>
  </w:style>
  <w:style w:type="character" w:styleId="Hyperlnk">
    <w:name w:val="Hyperlink"/>
    <w:basedOn w:val="Standardstycketeckensnitt"/>
    <w:uiPriority w:val="99"/>
    <w:semiHidden/>
    <w:qFormat/>
    <w:rsid w:val="0093588F"/>
    <w:rPr>
      <w:color w:val="0000FF"/>
      <w:u w:val="single"/>
    </w:rPr>
  </w:style>
  <w:style w:type="paragraph" w:styleId="Innehllsfrteckningsrubrik">
    <w:name w:val="TOC Heading"/>
    <w:basedOn w:val="Rubrik1"/>
    <w:next w:val="Normal"/>
    <w:uiPriority w:val="39"/>
    <w:semiHidden/>
    <w:rsid w:val="0093588F"/>
    <w:pPr>
      <w:pageBreakBefore/>
      <w:outlineLvl w:val="9"/>
    </w:pPr>
    <w:rPr>
      <w:lang w:eastAsia="ja-JP"/>
    </w:rPr>
  </w:style>
  <w:style w:type="paragraph" w:styleId="Citat">
    <w:name w:val="Quote"/>
    <w:basedOn w:val="Normal"/>
    <w:link w:val="CitatChar"/>
    <w:uiPriority w:val="10"/>
    <w:qFormat/>
    <w:rsid w:val="0093588F"/>
    <w:pPr>
      <w:spacing w:after="220"/>
      <w:ind w:left="357"/>
    </w:pPr>
    <w:rPr>
      <w:iCs/>
      <w:color w:val="000000" w:themeColor="text1"/>
      <w:sz w:val="20"/>
    </w:rPr>
  </w:style>
  <w:style w:type="character" w:customStyle="1" w:styleId="CitatChar">
    <w:name w:val="Citat Char"/>
    <w:basedOn w:val="Standardstycketeckensnitt"/>
    <w:link w:val="Citat"/>
    <w:uiPriority w:val="10"/>
    <w:rsid w:val="0093588F"/>
    <w:rPr>
      <w:rFonts w:asciiTheme="minorHAnsi" w:hAnsiTheme="minorHAnsi"/>
      <w:iCs/>
      <w:color w:val="000000" w:themeColor="text1"/>
      <w:sz w:val="20"/>
    </w:rPr>
  </w:style>
  <w:style w:type="paragraph" w:styleId="Innehll1">
    <w:name w:val="toc 1"/>
    <w:basedOn w:val="Normal"/>
    <w:next w:val="Normal"/>
    <w:uiPriority w:val="39"/>
    <w:semiHidden/>
    <w:rsid w:val="0093588F"/>
    <w:pPr>
      <w:spacing w:beforeLines="100" w:before="100"/>
    </w:pPr>
  </w:style>
  <w:style w:type="paragraph" w:styleId="Innehll2">
    <w:name w:val="toc 2"/>
    <w:basedOn w:val="Normal"/>
    <w:next w:val="Normal"/>
    <w:uiPriority w:val="99"/>
    <w:semiHidden/>
    <w:rsid w:val="0093588F"/>
    <w:pPr>
      <w:ind w:left="276"/>
    </w:pPr>
  </w:style>
  <w:style w:type="paragraph" w:styleId="Innehll3">
    <w:name w:val="toc 3"/>
    <w:basedOn w:val="Normal"/>
    <w:next w:val="Normal"/>
    <w:uiPriority w:val="99"/>
    <w:semiHidden/>
    <w:rsid w:val="0093588F"/>
    <w:pPr>
      <w:ind w:left="552"/>
    </w:pPr>
  </w:style>
  <w:style w:type="character" w:styleId="Betoning">
    <w:name w:val="Emphasis"/>
    <w:basedOn w:val="Standardstycketeckensnitt"/>
    <w:uiPriority w:val="1"/>
    <w:rsid w:val="0093588F"/>
    <w:rPr>
      <w:i/>
      <w:iCs/>
    </w:rPr>
  </w:style>
  <w:style w:type="paragraph" w:styleId="Innehll4">
    <w:name w:val="toc 4"/>
    <w:basedOn w:val="Normal"/>
    <w:next w:val="Normal"/>
    <w:uiPriority w:val="99"/>
    <w:semiHidden/>
    <w:rsid w:val="0093588F"/>
    <w:pPr>
      <w:spacing w:after="100"/>
      <w:ind w:left="660"/>
    </w:pPr>
  </w:style>
  <w:style w:type="paragraph" w:styleId="Innehll5">
    <w:name w:val="toc 5"/>
    <w:basedOn w:val="Normal"/>
    <w:next w:val="Normal"/>
    <w:uiPriority w:val="99"/>
    <w:semiHidden/>
    <w:rsid w:val="0093588F"/>
    <w:pPr>
      <w:spacing w:after="100"/>
      <w:ind w:left="880"/>
    </w:pPr>
  </w:style>
  <w:style w:type="paragraph" w:styleId="Innehll6">
    <w:name w:val="toc 6"/>
    <w:basedOn w:val="Normal"/>
    <w:next w:val="Normal"/>
    <w:uiPriority w:val="99"/>
    <w:semiHidden/>
    <w:rsid w:val="0093588F"/>
    <w:pPr>
      <w:spacing w:after="100"/>
      <w:ind w:left="1100"/>
    </w:pPr>
  </w:style>
  <w:style w:type="paragraph" w:styleId="Innehll7">
    <w:name w:val="toc 7"/>
    <w:basedOn w:val="Normal"/>
    <w:next w:val="Normal"/>
    <w:uiPriority w:val="99"/>
    <w:semiHidden/>
    <w:rsid w:val="0093588F"/>
    <w:pPr>
      <w:spacing w:after="100"/>
      <w:ind w:left="1320"/>
    </w:pPr>
  </w:style>
  <w:style w:type="paragraph" w:styleId="Innehll8">
    <w:name w:val="toc 8"/>
    <w:basedOn w:val="Normal"/>
    <w:next w:val="Normal"/>
    <w:uiPriority w:val="99"/>
    <w:semiHidden/>
    <w:rsid w:val="0093588F"/>
    <w:pPr>
      <w:spacing w:after="100"/>
      <w:ind w:left="1540"/>
    </w:pPr>
  </w:style>
  <w:style w:type="paragraph" w:styleId="Innehll9">
    <w:name w:val="toc 9"/>
    <w:basedOn w:val="Normal"/>
    <w:next w:val="Normal"/>
    <w:uiPriority w:val="99"/>
    <w:semiHidden/>
    <w:rsid w:val="0093588F"/>
    <w:pPr>
      <w:spacing w:after="100"/>
      <w:ind w:left="1760"/>
    </w:pPr>
  </w:style>
  <w:style w:type="table" w:customStyle="1" w:styleId="Trelinjerstabell">
    <w:name w:val="Trelinjerstabell"/>
    <w:basedOn w:val="Normaltabel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jusskuggning-dekorfrg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jusskuggning-dekorfrg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jusskuggning-dekorfrg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jusskuggning-dekorfrg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jusskuggning-dekorfrg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juslista">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juslista-dekorfrg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juslista-dekorfrg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juslista-dekorfrg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juslista-dekorfrg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juslista-dekorfrg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ark">
    <w:name w:val="Strong"/>
    <w:basedOn w:val="Standardstycketeckensnitt"/>
    <w:uiPriority w:val="1"/>
    <w:rsid w:val="0093588F"/>
    <w:rPr>
      <w:b/>
      <w:bCs/>
    </w:rPr>
  </w:style>
  <w:style w:type="table" w:customStyle="1" w:styleId="Sidfottabell">
    <w:name w:val="Sidfot tabell"/>
    <w:basedOn w:val="Normaltabel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93588F"/>
    <w:rPr>
      <w:sz w:val="20"/>
      <w:szCs w:val="20"/>
    </w:rPr>
  </w:style>
  <w:style w:type="character" w:customStyle="1" w:styleId="FotnotstextChar">
    <w:name w:val="Fotnotstext Char"/>
    <w:basedOn w:val="Standardstycketeckensnitt"/>
    <w:link w:val="Fotnotstext"/>
    <w:uiPriority w:val="99"/>
    <w:semiHidden/>
    <w:rsid w:val="0093588F"/>
    <w:rPr>
      <w:rFonts w:asciiTheme="minorHAnsi" w:hAnsiTheme="minorHAnsi"/>
      <w:sz w:val="20"/>
      <w:szCs w:val="20"/>
    </w:rPr>
  </w:style>
  <w:style w:type="character" w:styleId="Fotnotsreferens">
    <w:name w:val="footnote reference"/>
    <w:basedOn w:val="Standardstycketeckensnitt"/>
    <w:uiPriority w:val="99"/>
    <w:semiHidden/>
    <w:unhideWhenUsed/>
    <w:rsid w:val="0093588F"/>
    <w:rPr>
      <w:vertAlign w:val="superscript"/>
    </w:rPr>
  </w:style>
  <w:style w:type="character" w:customStyle="1" w:styleId="Rubrik4Char">
    <w:name w:val="Rubrik 4 Char"/>
    <w:basedOn w:val="Standardstycketeckensnitt"/>
    <w:link w:val="Rubrik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Standardstycketeckensnitt"/>
    <w:uiPriority w:val="1"/>
    <w:rsid w:val="0093588F"/>
    <w:rPr>
      <w:rFonts w:asciiTheme="majorHAnsi" w:hAnsiTheme="majorHAnsi"/>
      <w:color w:val="auto"/>
      <w:sz w:val="14"/>
    </w:rPr>
  </w:style>
  <w:style w:type="character" w:customStyle="1" w:styleId="Sidfotmallarna">
    <w:name w:val="Sidfot mallarna"/>
    <w:basedOn w:val="Standardstycketeckensnitt"/>
    <w:uiPriority w:val="1"/>
    <w:rsid w:val="0093588F"/>
    <w:rPr>
      <w:rFonts w:asciiTheme="majorHAnsi" w:hAnsiTheme="majorHAnsi"/>
      <w:sz w:val="14"/>
    </w:rPr>
  </w:style>
  <w:style w:type="character" w:customStyle="1" w:styleId="Sidfotmallarnagr">
    <w:name w:val="Sidfot mallarna grå"/>
    <w:basedOn w:val="Standardstycketeckensnit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93588F"/>
    <w:rPr>
      <w:rFonts w:asciiTheme="minorHAnsi" w:hAnsiTheme="minorHAnsi" w:cstheme="minorHAnsi"/>
      <w:bdr w:val="single" w:sz="4" w:space="0" w:color="auto"/>
    </w:rPr>
  </w:style>
  <w:style w:type="paragraph" w:styleId="Punktlista">
    <w:name w:val="List Bullet"/>
    <w:basedOn w:val="Normal"/>
    <w:uiPriority w:val="99"/>
    <w:qFormat/>
    <w:rsid w:val="0093588F"/>
    <w:pPr>
      <w:numPr>
        <w:numId w:val="4"/>
      </w:numPr>
      <w:contextualSpacing/>
    </w:pPr>
  </w:style>
  <w:style w:type="paragraph" w:styleId="Numreradlista">
    <w:name w:val="List Number"/>
    <w:basedOn w:val="Normal"/>
    <w:uiPriority w:val="99"/>
    <w:qFormat/>
    <w:rsid w:val="0093588F"/>
    <w:pPr>
      <w:numPr>
        <w:numId w:val="3"/>
      </w:numPr>
      <w:contextualSpacing/>
    </w:pPr>
  </w:style>
  <w:style w:type="paragraph" w:styleId="Liststycke">
    <w:name w:val="List Paragraph"/>
    <w:basedOn w:val="Normal"/>
    <w:uiPriority w:val="34"/>
    <w:qFormat/>
    <w:rsid w:val="007712E9"/>
    <w:pPr>
      <w:ind w:left="720"/>
      <w:contextualSpacing/>
    </w:pPr>
  </w:style>
  <w:style w:type="character" w:styleId="AnvndHyperlnk">
    <w:name w:val="FollowedHyperlink"/>
    <w:basedOn w:val="Standardstycketeckensnitt"/>
    <w:uiPriority w:val="99"/>
    <w:semiHidden/>
    <w:unhideWhenUsed/>
    <w:rsid w:val="000761CA"/>
    <w:rPr>
      <w:color w:val="000000" w:themeColor="followedHyperlink"/>
      <w:u w:val="single"/>
    </w:rPr>
  </w:style>
  <w:style w:type="character" w:styleId="Kommentarsreferens">
    <w:name w:val="annotation reference"/>
    <w:basedOn w:val="Standardstycketeckensnitt"/>
    <w:uiPriority w:val="99"/>
    <w:semiHidden/>
    <w:unhideWhenUsed/>
    <w:rsid w:val="00595BC7"/>
    <w:rPr>
      <w:sz w:val="16"/>
      <w:szCs w:val="16"/>
    </w:rPr>
  </w:style>
  <w:style w:type="paragraph" w:styleId="Kommentarer">
    <w:name w:val="annotation text"/>
    <w:basedOn w:val="Normal"/>
    <w:link w:val="KommentarerChar"/>
    <w:uiPriority w:val="99"/>
    <w:unhideWhenUsed/>
    <w:rsid w:val="00595BC7"/>
    <w:rPr>
      <w:sz w:val="20"/>
      <w:szCs w:val="20"/>
    </w:rPr>
  </w:style>
  <w:style w:type="character" w:customStyle="1" w:styleId="KommentarerChar">
    <w:name w:val="Kommentarer Char"/>
    <w:basedOn w:val="Standardstycketeckensnitt"/>
    <w:link w:val="Kommentarer"/>
    <w:uiPriority w:val="99"/>
    <w:rsid w:val="00595BC7"/>
    <w:rPr>
      <w:rFonts w:asciiTheme="minorHAnsi" w:hAnsiTheme="minorHAnsi"/>
      <w:sz w:val="20"/>
      <w:szCs w:val="20"/>
    </w:rPr>
  </w:style>
  <w:style w:type="paragraph" w:styleId="Kommentarsmne">
    <w:name w:val="annotation subject"/>
    <w:basedOn w:val="Kommentarer"/>
    <w:next w:val="Kommentarer"/>
    <w:link w:val="KommentarsmneChar"/>
    <w:uiPriority w:val="99"/>
    <w:semiHidden/>
    <w:unhideWhenUsed/>
    <w:rsid w:val="00595BC7"/>
    <w:rPr>
      <w:b/>
      <w:bCs/>
    </w:rPr>
  </w:style>
  <w:style w:type="character" w:customStyle="1" w:styleId="KommentarsmneChar">
    <w:name w:val="Kommentarsämne Char"/>
    <w:basedOn w:val="KommentarerChar"/>
    <w:link w:val="Kommentarsmne"/>
    <w:uiPriority w:val="99"/>
    <w:semiHidden/>
    <w:rsid w:val="00595BC7"/>
    <w:rPr>
      <w:rFonts w:asciiTheme="minorHAnsi" w:hAnsiTheme="minorHAnsi"/>
      <w:b/>
      <w:bCs/>
      <w:sz w:val="20"/>
      <w:szCs w:val="20"/>
    </w:rPr>
  </w:style>
  <w:style w:type="paragraph" w:styleId="Litteraturfrteckning">
    <w:name w:val="Bibliography"/>
    <w:basedOn w:val="Normal"/>
    <w:next w:val="Normal"/>
    <w:uiPriority w:val="37"/>
    <w:unhideWhenUsed/>
    <w:rsid w:val="00C41369"/>
    <w:pPr>
      <w:ind w:left="720" w:hanging="720"/>
    </w:pPr>
  </w:style>
  <w:style w:type="paragraph" w:styleId="Beskrivning">
    <w:name w:val="caption"/>
    <w:basedOn w:val="Normal"/>
    <w:next w:val="Normal"/>
    <w:uiPriority w:val="35"/>
    <w:unhideWhenUsed/>
    <w:qFormat/>
    <w:rsid w:val="001514B7"/>
    <w:rPr>
      <w:i/>
      <w:iCs/>
      <w:color w:val="000000" w:themeColor="text2"/>
      <w:sz w:val="18"/>
      <w:szCs w:val="18"/>
    </w:rPr>
  </w:style>
  <w:style w:type="table" w:styleId="Rutntstabell1ljus">
    <w:name w:val="Grid Table 1 Light"/>
    <w:basedOn w:val="Normaltabel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5258C0"/>
    <w:rPr>
      <w:color w:val="605E5C"/>
      <w:shd w:val="clear" w:color="auto" w:fill="E1DFDD"/>
    </w:rPr>
  </w:style>
  <w:style w:type="character" w:customStyle="1" w:styleId="mjx-char">
    <w:name w:val="mjx-char"/>
    <w:basedOn w:val="Standardstycketeckensnit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b">
    <w:name w:val="Normal (Web)"/>
    <w:basedOn w:val="Normal"/>
    <w:uiPriority w:val="99"/>
    <w:semiHidden/>
    <w:unhideWhenUsed/>
    <w:rsid w:val="00EC4986"/>
  </w:style>
  <w:style w:type="character" w:styleId="Sidnummer">
    <w:name w:val="page number"/>
    <w:basedOn w:val="Standardstycketeckensnitt"/>
    <w:uiPriority w:val="99"/>
    <w:semiHidden/>
    <w:unhideWhenUsed/>
    <w:rsid w:val="00EC4986"/>
  </w:style>
  <w:style w:type="character" w:customStyle="1" w:styleId="UnresolvedMention2">
    <w:name w:val="Unresolved Mention2"/>
    <w:basedOn w:val="Standardstycketeckensnitt"/>
    <w:uiPriority w:val="99"/>
    <w:semiHidden/>
    <w:unhideWhenUsed/>
    <w:rsid w:val="001810E1"/>
    <w:rPr>
      <w:color w:val="605E5C"/>
      <w:shd w:val="clear" w:color="auto" w:fill="E1DFDD"/>
    </w:rPr>
  </w:style>
  <w:style w:type="character" w:customStyle="1" w:styleId="UnresolvedMention">
    <w:name w:val="Unresolved Mention"/>
    <w:basedOn w:val="Standardstycketeckensnitt"/>
    <w:uiPriority w:val="99"/>
    <w:semiHidden/>
    <w:unhideWhenUsed/>
    <w:rsid w:val="00F54F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559-020-1114-9"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people" Target="peop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2.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2.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5.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58352</Words>
  <Characters>309266</Characters>
  <Application>Microsoft Office Word</Application>
  <DocSecurity>0</DocSecurity>
  <Lines>2577</Lines>
  <Paragraphs>733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SLU</Company>
  <LinksUpToDate>false</LinksUpToDate>
  <CharactersWithSpaces>366885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Anna Gårdmark</cp:lastModifiedBy>
  <cp:revision>2</cp:revision>
  <cp:lastPrinted>2020-01-31T14:37:00Z</cp:lastPrinted>
  <dcterms:created xsi:type="dcterms:W3CDTF">2020-06-27T12:47:00Z</dcterms:created>
  <dcterms:modified xsi:type="dcterms:W3CDTF">2020-06-27T12:47:00Z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id="fdNyl4Ae"/&gt;&lt;style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