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xml:space="preserve">, Jan </w:t>
      </w:r>
      <w:proofErr w:type="spellStart"/>
      <w:r w:rsidRPr="008A24A3">
        <w:rPr>
          <w:rFonts w:cstheme="minorHAnsi"/>
          <w:lang w:val="sv-SE"/>
        </w:rPr>
        <w:t>Ohlberger</w:t>
      </w:r>
      <w:r w:rsidRPr="008A24A3">
        <w:rPr>
          <w:rFonts w:cstheme="minorHAnsi"/>
          <w:vertAlign w:val="superscript"/>
          <w:lang w:val="sv-SE"/>
        </w:rPr>
        <w:t>b</w:t>
      </w:r>
      <w:proofErr w:type="spellEnd"/>
      <w:r w:rsidRPr="008A24A3">
        <w:rPr>
          <w:rFonts w:cstheme="minorHAnsi"/>
          <w:lang w:val="sv-SE"/>
        </w:rPr>
        <w:t xml:space="preserve">, Anna </w:t>
      </w:r>
      <w:proofErr w:type="spellStart"/>
      <w:r w:rsidRPr="008A24A3">
        <w:rPr>
          <w:rFonts w:cstheme="minorHAnsi"/>
          <w:lang w:val="sv-SE"/>
        </w:rPr>
        <w:t>Gårdmark</w:t>
      </w:r>
      <w:r w:rsidRPr="008A24A3">
        <w:rPr>
          <w:rFonts w:cstheme="minorHAnsi"/>
          <w:vertAlign w:val="superscript"/>
          <w:lang w:val="sv-SE"/>
        </w:rPr>
        <w:t>c</w:t>
      </w:r>
      <w:proofErr w:type="spellEnd"/>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r w:rsidR="004D000B">
        <w:fldChar w:fldCharType="begin"/>
      </w:r>
      <w:r w:rsidR="004D000B">
        <w:instrText xml:space="preserve"> HYPERLINK "mailto:max.lindmark@slu.se" </w:instrText>
      </w:r>
      <w:r w:rsidR="004D000B">
        <w:fldChar w:fldCharType="separate"/>
      </w:r>
      <w:r w:rsidRPr="00660D1C">
        <w:rPr>
          <w:rStyle w:val="Hyperlink"/>
          <w:rFonts w:cstheme="minorHAnsi"/>
        </w:rPr>
        <w:t>max.lindmark@slu.se</w:t>
      </w:r>
      <w:r w:rsidR="004D000B">
        <w:rPr>
          <w:rStyle w:val="Hyperlink"/>
          <w:rFonts w:cstheme="minorHAnsi"/>
        </w:rPr>
        <w:fldChar w:fldCharType="end"/>
      </w:r>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09F3A7D6" w:rsidR="00387D02" w:rsidRPr="00660D1C" w:rsidRDefault="00E374D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7F2CD1">
        <w:rPr>
          <w:rFonts w:cstheme="minorHAnsi"/>
          <w:color w:val="333333"/>
          <w:shd w:val="clear" w:color="auto" w:fill="FFFFFF"/>
        </w:rPr>
        <w:t>6</w:t>
      </w:r>
      <w:r w:rsidR="000072CE">
        <w:rPr>
          <w:rFonts w:cstheme="minorHAnsi"/>
          <w:color w:val="333333"/>
          <w:shd w:val="clear" w:color="auto" w:fill="FFFFFF"/>
        </w:rPr>
        <w:t>0</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5BD6A5FF" w:rsidR="00387D02" w:rsidRPr="00660D1C" w:rsidRDefault="00125A2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136DE1">
        <w:rPr>
          <w:rFonts w:cstheme="minorHAnsi"/>
          <w:color w:val="333333"/>
          <w:shd w:val="clear" w:color="auto" w:fill="FFFFFF"/>
        </w:rPr>
        <w:t>1700</w:t>
      </w:r>
    </w:p>
    <w:p w14:paraId="6B8B38DB" w14:textId="2BCF9C4B" w:rsidR="00387D02"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136DE1">
        <w:rPr>
          <w:rFonts w:cstheme="minorHAnsi"/>
          <w:color w:val="333333"/>
          <w:shd w:val="clear" w:color="auto" w:fill="FFFFFF"/>
        </w:rPr>
        <w:t>800</w:t>
      </w:r>
    </w:p>
    <w:p w14:paraId="5EDE250F" w14:textId="50CAB67D" w:rsidR="007C13D9"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D67FD">
        <w:rPr>
          <w:rFonts w:cstheme="minorHAnsi"/>
          <w:color w:val="333333"/>
          <w:shd w:val="clear" w:color="auto" w:fill="FFFFFF"/>
        </w:rPr>
        <w:t>1900</w:t>
      </w:r>
    </w:p>
    <w:p w14:paraId="35C98543" w14:textId="0AA4691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61</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25684B3B"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lang w:val="en-US"/>
        </w:rPr>
        <w:t>indi</w:t>
      </w:r>
      <w:r w:rsidR="006F4D47">
        <w:rPr>
          <w:rFonts w:cstheme="minorHAnsi"/>
          <w:lang w:val="en-US"/>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lang w:val="en-US"/>
        </w:rPr>
        <w:t>observed</w:t>
      </w:r>
      <w:r w:rsidR="00A10964">
        <w:rPr>
          <w:rFonts w:cstheme="minorHAnsi"/>
        </w:rPr>
        <w:t xml:space="preserve"> patterns of growth</w:t>
      </w:r>
      <w:r w:rsidR="00CE6956" w:rsidRPr="00E2538B">
        <w:rPr>
          <w:rFonts w:cstheme="minorHAnsi"/>
          <w:lang w:val="en-US"/>
        </w:rPr>
        <w:t>,</w:t>
      </w:r>
      <w:r w:rsidR="00B834F9">
        <w:rPr>
          <w:rFonts w:cstheme="minorHAnsi"/>
        </w:rPr>
        <w:t xml:space="preserve"> as well as developing </w:t>
      </w:r>
      <w:r w:rsidR="002951F3">
        <w:rPr>
          <w:rFonts w:cstheme="minorHAnsi"/>
        </w:rPr>
        <w:t xml:space="preserve">models of </w:t>
      </w:r>
      <w:r w:rsidR="00C50EEC">
        <w:rPr>
          <w:rFonts w:cstheme="minorHAnsi"/>
        </w:rPr>
        <w:t xml:space="preserve">growth </w:t>
      </w:r>
      <w:r w:rsidR="00D212E8">
        <w:rPr>
          <w:rFonts w:cstheme="minorHAnsi"/>
        </w:rPr>
        <w:t>a</w:t>
      </w:r>
      <w:r w:rsidR="002951F3">
        <w:rPr>
          <w:rFonts w:cstheme="minorHAnsi"/>
        </w:rPr>
        <w:t>s well as</w:t>
      </w:r>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1D04E3B4"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lang w:val="en-US"/>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lang w:val="en-US"/>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78BED860" w:rsidR="003D646A" w:rsidRPr="0017726B" w:rsidRDefault="0072373C" w:rsidP="002E3379">
      <w:pPr>
        <w:pStyle w:val="ListParagraph"/>
        <w:numPr>
          <w:ilvl w:val="0"/>
          <w:numId w:val="28"/>
        </w:numPr>
        <w:spacing w:line="480" w:lineRule="auto"/>
        <w:jc w:val="both"/>
        <w:rPr>
          <w:rFonts w:cstheme="minorHAnsi"/>
        </w:rPr>
      </w:pPr>
      <w:r w:rsidRPr="0017726B">
        <w:rPr>
          <w:rFonts w:cstheme="minorHAnsi"/>
        </w:rPr>
        <w:t xml:space="preserve">We find </w:t>
      </w:r>
      <w:r w:rsidR="002367CE" w:rsidRPr="0017726B">
        <w:rPr>
          <w:rFonts w:cstheme="minorHAnsi"/>
        </w:rPr>
        <w:t xml:space="preserve">clear </w:t>
      </w:r>
      <w:r w:rsidR="00B86540" w:rsidRPr="00B86540">
        <w:rPr>
          <w:rFonts w:cstheme="minorHAnsi"/>
          <w:lang w:val="en-US"/>
        </w:rPr>
        <w:t>negative rela</w:t>
      </w:r>
      <w:r w:rsidR="00B86540">
        <w:rPr>
          <w:rFonts w:cstheme="minorHAnsi"/>
          <w:lang w:val="en-US"/>
        </w:rPr>
        <w:t xml:space="preserve">tionships between </w:t>
      </w:r>
      <w:r w:rsidR="002367CE" w:rsidRPr="0017726B">
        <w:rPr>
          <w:rFonts w:cstheme="minorHAnsi"/>
        </w:rPr>
        <w:t>optimum growth temperature</w:t>
      </w:r>
      <w:r w:rsidR="00D473EB">
        <w:rPr>
          <w:rFonts w:cstheme="minorHAnsi"/>
        </w:rPr>
        <w:t xml:space="preserve"> </w:t>
      </w:r>
      <w:r w:rsidR="00B86540" w:rsidRPr="00FF4CF9">
        <w:rPr>
          <w:rFonts w:cstheme="minorHAnsi"/>
          <w:lang w:val="en-US"/>
        </w:rPr>
        <w:t xml:space="preserve">and </w:t>
      </w:r>
      <w:r w:rsidR="00393D4C">
        <w:rPr>
          <w:rFonts w:cstheme="minorHAnsi"/>
        </w:rPr>
        <w:t xml:space="preserve">with body mass </w:t>
      </w:r>
      <w:r w:rsidR="00D473EB">
        <w:rPr>
          <w:rFonts w:cstheme="minorHAnsi"/>
        </w:rPr>
        <w:t>within species</w:t>
      </w:r>
      <w:r w:rsidR="004549AD">
        <w:rPr>
          <w:rFonts w:cstheme="minorHAnsi"/>
        </w:rPr>
        <w:t>.</w:t>
      </w:r>
      <w:r w:rsidR="002B472B">
        <w:rPr>
          <w:rFonts w:cstheme="minorHAnsi"/>
        </w:rPr>
        <w:t xml:space="preserve"> </w:t>
      </w:r>
      <w:r w:rsidR="00D80FB6" w:rsidRPr="00D80FB6">
        <w:rPr>
          <w:rFonts w:cstheme="minorHAnsi"/>
          <w:lang w:val="en-US"/>
        </w:rPr>
        <w:t xml:space="preserve">In addition, </w:t>
      </w:r>
      <w:r w:rsidR="00D80FB6">
        <w:rPr>
          <w:rFonts w:cstheme="minorHAnsi"/>
          <w:lang w:val="en-US"/>
        </w:rPr>
        <w:t>w</w:t>
      </w:r>
      <w:r w:rsidR="00B75924" w:rsidRPr="00CF5C58">
        <w:rPr>
          <w:rFonts w:cstheme="minorHAnsi"/>
        </w:rPr>
        <w:t xml:space="preserve">e </w:t>
      </w:r>
      <w:r w:rsidR="00295E8F" w:rsidRPr="00CF5C58">
        <w:rPr>
          <w:rFonts w:cstheme="minorHAnsi"/>
        </w:rPr>
        <w:t xml:space="preserve">find </w:t>
      </w:r>
      <w:r w:rsidR="00E94A1E" w:rsidRPr="00E94A1E">
        <w:rPr>
          <w:rFonts w:cstheme="minorHAnsi"/>
          <w:lang w:val="en-US"/>
        </w:rPr>
        <w:t xml:space="preserve">negative </w:t>
      </w:r>
      <w:r w:rsidR="00FA39B2">
        <w:rPr>
          <w:rFonts w:cstheme="minorHAnsi"/>
          <w:lang w:val="en-US"/>
        </w:rPr>
        <w:t xml:space="preserve">effects of temperature on the </w:t>
      </w:r>
      <w:r w:rsidR="00B75924" w:rsidRPr="00CF5C58">
        <w:rPr>
          <w:rFonts w:cstheme="minorHAnsi"/>
        </w:rPr>
        <w:t>mass-</w:t>
      </w:r>
      <w:r w:rsidR="00FA39B2" w:rsidRPr="00FA39B2">
        <w:rPr>
          <w:rFonts w:cstheme="minorHAnsi"/>
          <w:lang w:val="en-US"/>
        </w:rPr>
        <w:t>s</w:t>
      </w:r>
      <w:r w:rsidR="00FA39B2">
        <w:rPr>
          <w:rFonts w:cstheme="minorHAnsi"/>
          <w:lang w:val="en-US"/>
        </w:rPr>
        <w:t>cali</w:t>
      </w:r>
      <w:r w:rsidR="00114AE7">
        <w:rPr>
          <w:rFonts w:cstheme="minorHAnsi"/>
          <w:lang w:val="en-US"/>
        </w:rPr>
        <w:t>n</w:t>
      </w:r>
      <w:r w:rsidR="00FA39B2">
        <w:rPr>
          <w:rFonts w:cstheme="minorHAnsi"/>
          <w:lang w:val="en-US"/>
        </w:rPr>
        <w:t xml:space="preserve">g exponent </w:t>
      </w:r>
      <w:r w:rsidR="00FA39B2" w:rsidRPr="00AC7A9A">
        <w:rPr>
          <w:rFonts w:cstheme="minorHAnsi"/>
          <w:lang w:val="en-US"/>
        </w:rPr>
        <w:t xml:space="preserve">of </w:t>
      </w:r>
      <w:r w:rsidR="00B75924" w:rsidRPr="00CF5C58">
        <w:rPr>
          <w:rFonts w:cstheme="minorHAnsi"/>
        </w:rPr>
        <w:t>metabolism at sub-optimum temperatures</w:t>
      </w:r>
      <w:r w:rsidR="00AC7A9A" w:rsidRPr="00AC7A9A">
        <w:rPr>
          <w:rFonts w:cstheme="minorHAnsi"/>
          <w:lang w:val="en-US"/>
        </w:rPr>
        <w:t xml:space="preserve">, </w:t>
      </w:r>
      <w:r w:rsidR="00B75924" w:rsidRPr="00CF5C58">
        <w:rPr>
          <w:rFonts w:cstheme="minorHAnsi"/>
        </w:rPr>
        <w:t>but n</w:t>
      </w:r>
      <w:r w:rsidR="00E62B9A" w:rsidRPr="00CF5C58">
        <w:rPr>
          <w:rFonts w:cstheme="minorHAnsi"/>
        </w:rPr>
        <w:t xml:space="preserve">ot for </w:t>
      </w:r>
      <w:r w:rsidR="00B75924" w:rsidRPr="00CF5C58">
        <w:rPr>
          <w:rFonts w:cstheme="minorHAnsi"/>
        </w:rPr>
        <w:t>consumption</w:t>
      </w:r>
      <w:r w:rsidR="00874548" w:rsidRPr="00874548">
        <w:rPr>
          <w:rFonts w:cstheme="minorHAnsi"/>
          <w:lang w:val="en-US"/>
        </w:rPr>
        <w:t xml:space="preserve"> or growth</w:t>
      </w:r>
      <w:r w:rsidR="005B2C04" w:rsidRPr="00CA6481">
        <w:rPr>
          <w:rFonts w:cstheme="minorHAnsi"/>
          <w:lang w:val="en-US"/>
        </w:rPr>
        <w:t xml:space="preserve">. </w:t>
      </w:r>
      <w:r w:rsidR="00CA6481">
        <w:rPr>
          <w:rFonts w:cstheme="minorHAnsi"/>
          <w:lang w:val="en-US"/>
        </w:rPr>
        <w:t xml:space="preserve">In general </w:t>
      </w:r>
      <w:r w:rsidR="002D4AFC">
        <w:rPr>
          <w:rFonts w:cstheme="minorHAnsi"/>
        </w:rPr>
        <w:t xml:space="preserve">activation energies </w:t>
      </w:r>
      <w:r w:rsidR="00A90192" w:rsidRPr="00A90192">
        <w:rPr>
          <w:rFonts w:cstheme="minorHAnsi"/>
          <w:lang w:val="en-US"/>
        </w:rPr>
        <w:t>of growth</w:t>
      </w:r>
      <w:r w:rsidR="00A90192">
        <w:rPr>
          <w:rFonts w:cstheme="minorHAnsi"/>
          <w:lang w:val="en-US"/>
        </w:rPr>
        <w:t xml:space="preserve">, metabolism and consumption </w:t>
      </w:r>
      <w:r w:rsidR="002D4AFC">
        <w:rPr>
          <w:rFonts w:cstheme="minorHAnsi"/>
        </w:rPr>
        <w:t>at sub-optimum temperature</w:t>
      </w:r>
      <w:r w:rsidR="00FD4241" w:rsidRPr="00FD4241">
        <w:rPr>
          <w:rFonts w:cstheme="minorHAnsi"/>
          <w:lang w:val="en-US"/>
        </w:rPr>
        <w:t>s</w:t>
      </w:r>
      <w:r w:rsidR="002D4AFC">
        <w:rPr>
          <w:rFonts w:cstheme="minorHAnsi"/>
        </w:rPr>
        <w:t xml:space="preserve"> conform to theoretical predictions </w:t>
      </w:r>
      <w:r w:rsidR="005669CF" w:rsidRPr="005669CF">
        <w:rPr>
          <w:rFonts w:cstheme="minorHAnsi"/>
          <w:lang w:val="en-US"/>
        </w:rPr>
        <w:t>and inter</w:t>
      </w:r>
      <w:r w:rsidR="005669CF">
        <w:rPr>
          <w:rFonts w:cstheme="minorHAnsi"/>
          <w:lang w:val="en-US"/>
        </w:rPr>
        <w:t>specific estimates</w:t>
      </w:r>
      <w:r w:rsidR="00844D81">
        <w:rPr>
          <w:rFonts w:cstheme="minorHAnsi"/>
          <w:lang w:val="en-US"/>
        </w:rPr>
        <w:t xml:space="preserve">, </w:t>
      </w:r>
      <w:r w:rsidR="00844D81">
        <w:t xml:space="preserve">while mass scaling </w:t>
      </w:r>
      <w:r w:rsidR="004B5E6A" w:rsidRPr="008E41A2">
        <w:rPr>
          <w:lang w:val="en-US"/>
        </w:rPr>
        <w:t xml:space="preserve">exponents </w:t>
      </w:r>
      <w:r w:rsidR="00844D81">
        <w:t xml:space="preserve">deviate from </w:t>
      </w:r>
      <w:r w:rsidR="008E41A2" w:rsidRPr="00973F1F">
        <w:rPr>
          <w:lang w:val="en-US"/>
        </w:rPr>
        <w:t xml:space="preserve">the </w:t>
      </w:r>
      <w:r w:rsidR="003A348B" w:rsidRPr="00973F1F">
        <w:rPr>
          <w:lang w:val="en-US"/>
        </w:rPr>
        <w:t xml:space="preserve">commonly </w:t>
      </w:r>
      <w:r w:rsidR="008E41A2" w:rsidRPr="008E41A2">
        <w:rPr>
          <w:lang w:val="en-US"/>
        </w:rPr>
        <w:t>predicted ¾</w:t>
      </w:r>
      <w:r w:rsidR="00A31976">
        <w:rPr>
          <w:rFonts w:cstheme="minorHAnsi"/>
        </w:rPr>
        <w:t>.</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lang w:val="en-US"/>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 xml:space="preserve">. </w:t>
      </w:r>
    </w:p>
    <w:p w14:paraId="73325576" w14:textId="054175BA" w:rsidR="0017726B" w:rsidRDefault="0017726B" w:rsidP="002E3379">
      <w:pPr>
        <w:spacing w:line="480" w:lineRule="auto"/>
        <w:contextualSpacing/>
        <w:jc w:val="both"/>
        <w:rPr>
          <w:rFonts w:cstheme="minorHAnsi"/>
        </w:rPr>
      </w:pPr>
    </w:p>
    <w:p w14:paraId="3B4E1372" w14:textId="169A0D97" w:rsidR="00563618" w:rsidRDefault="00563618"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lastRenderedPageBreak/>
        <w:t>Introduction</w:t>
      </w:r>
    </w:p>
    <w:p w14:paraId="7C5A97BD" w14:textId="5FCE0AB8" w:rsidR="00F14013" w:rsidRDefault="00C3781A" w:rsidP="002E3379">
      <w:pPr>
        <w:spacing w:line="480" w:lineRule="auto"/>
        <w:contextualSpacing/>
        <w:jc w:val="both"/>
        <w:rPr>
          <w:rFonts w:eastAsiaTheme="minorEastAsia" w:cstheme="minorHAnsi"/>
        </w:rPr>
      </w:pPr>
      <w:commentRangeStart w:id="2"/>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2"/>
      <w:r w:rsidR="007A7F58">
        <w:rPr>
          <w:rStyle w:val="CommentReference"/>
        </w:rPr>
        <w:commentReference w:id="2"/>
      </w:r>
      <w:r w:rsidR="007051E6" w:rsidRPr="0017726B">
        <w:rPr>
          <w:rFonts w:eastAsiaTheme="minorEastAsia" w:cstheme="minorHAnsi"/>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17726B">
        <w:rPr>
          <w:rFonts w:eastAsiaTheme="minorEastAsia" w:cstheme="minorHAnsi"/>
        </w:rPr>
        <w:t xml:space="preserve"> </w:t>
      </w:r>
      <w:r w:rsidR="00DB4B6E">
        <w:rPr>
          <w:rFonts w:eastAsiaTheme="minorEastAsia" w:cstheme="minorHAnsi"/>
          <w:lang w:val="en-US"/>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10450">
        <w:rPr>
          <w:rFonts w:eastAsiaTheme="minorEastAsia" w:cstheme="minorHAnsi"/>
        </w:rPr>
        <w:instrText xml:space="preserve"> ADDIN ZOTERO_ITEM CSL_CITATION {"citationID":"hNb1pqTJ","properties":{"formattedCitation":"(Savage {\\i{}et al.} 2004)","plainCitation":"(Savage et al. 2004)","noteIndex":0},"citationItems":[{"id":"Am0Ezlm3/aB1Xa3kL","uris":["http://zotero.org/users/local/FTg3Qpza/items/5EKRHGLR"],"uri":["http://zotero.org/users/local/FTg3Qpza/items/5EKRHGLR"],"itemData":{"id":914,"type":"article-journal","title":"Effects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8F2D15">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m0Ezlm3/ezkqiNp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w:t>
      </w:r>
      <w:proofErr w:type="spellStart"/>
      <w:r w:rsidR="008F2D15" w:rsidRPr="008F2D15">
        <w:rPr>
          <w:rFonts w:ascii="Times New Roman" w:cs="Times New Roman"/>
          <w:lang w:val="en-GB"/>
        </w:rPr>
        <w:t>Barneche</w:t>
      </w:r>
      <w:proofErr w:type="spellEnd"/>
      <w:r w:rsidR="008F2D15" w:rsidRPr="008F2D15">
        <w:rPr>
          <w:rFonts w:ascii="Times New Roman" w:cs="Times New Roman"/>
          <w:lang w:val="en-GB"/>
        </w:rPr>
        <w:t xml:space="preserv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17726B">
        <w:rPr>
          <w:rFonts w:eastAsiaTheme="minorEastAsia" w:cstheme="minorHAnsi"/>
        </w:rPr>
        <w:t xml:space="preserve">nderstanding how </w:t>
      </w:r>
      <w:r w:rsidR="00E616DD" w:rsidRPr="00274560">
        <w:rPr>
          <w:rFonts w:eastAsiaTheme="minorEastAsia" w:cstheme="minorHAnsi"/>
          <w:lang w:val="en-US"/>
        </w:rPr>
        <w:t xml:space="preserve">it </w:t>
      </w:r>
      <w:r w:rsidR="0012082A" w:rsidRPr="0017726B">
        <w:rPr>
          <w:rFonts w:eastAsiaTheme="minorEastAsia" w:cstheme="minorHAnsi"/>
        </w:rPr>
        <w:t>scales with body size and temperature</w:t>
      </w:r>
      <w:r w:rsidR="00274560" w:rsidRPr="004D3477">
        <w:rPr>
          <w:rFonts w:eastAsiaTheme="minorEastAsia" w:cstheme="minorHAnsi"/>
          <w:lang w:val="en-US"/>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7F7A0815"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AD3E75">
        <w:rPr>
          <w:rFonts w:eastAsiaTheme="minorEastAsia"/>
        </w:rPr>
        <w:t>E</w:t>
      </w:r>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10450">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T"}],"issued":{"date-parts":[["2014"]]}}},{"id":"Am0Ezlm3/XQTJDnKR","uris":["http://zotero.org/users/6116610/items/3XTZM82V"],"uri":["http://zotero.org/users/6116610/items/3XTZM82V"],"itemData":{"id":607,"type":"article-journal","abstract":"A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w:t>
      </w:r>
      <w:proofErr w:type="spellStart"/>
      <w:r w:rsidR="0044238B" w:rsidRPr="008A24A3">
        <w:rPr>
          <w:lang w:val="sv-SE"/>
        </w:rPr>
        <w:t>Thresher</w:t>
      </w:r>
      <w:proofErr w:type="spellEnd"/>
      <w:r w:rsidR="0044238B" w:rsidRPr="008A24A3">
        <w:rPr>
          <w:lang w:val="sv-SE"/>
        </w:rPr>
        <w:t xml:space="preserve">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726CA2">
        <w:rPr>
          <w:rFonts w:eastAsiaTheme="minorEastAsia" w:cstheme="minorHAnsi"/>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F70220">
        <w:rPr>
          <w:rFonts w:eastAsiaTheme="minorEastAsia" w:cstheme="minorHAnsi"/>
          <w:lang w:val="sv-SE"/>
        </w:rPr>
        <w:instrText>ntly in</w:instrText>
      </w:r>
      <w:r w:rsidR="00726CA2">
        <w:rPr>
          <w:rFonts w:eastAsiaTheme="minorEastAsia" w:cstheme="minorHAnsi"/>
        </w:rPr>
        <w:instrText>ﬂ</w:instrText>
      </w:r>
      <w:r w:rsidR="00726CA2" w:rsidRPr="00F70220">
        <w:rPr>
          <w:rFonts w:eastAsiaTheme="minorEastAsia" w:cstheme="minorHAnsi"/>
          <w:lang w:val="sv-SE"/>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44238B" w:rsidRPr="00F70220">
        <w:rPr>
          <w:lang w:val="sv-SE"/>
        </w:rPr>
        <w:t xml:space="preserve">(Brett </w:t>
      </w:r>
      <w:r w:rsidR="0044238B" w:rsidRPr="00F70220">
        <w:rPr>
          <w:i/>
          <w:iCs/>
          <w:lang w:val="sv-SE"/>
        </w:rPr>
        <w:t>et al.</w:t>
      </w:r>
      <w:r w:rsidR="0044238B" w:rsidRPr="00F70220">
        <w:rPr>
          <w:lang w:val="sv-SE"/>
        </w:rPr>
        <w:t xml:space="preserve"> 1969; Elliott &amp; Hurley 1995; Jobling 1997; Morita </w:t>
      </w:r>
      <w:r w:rsidR="0044238B" w:rsidRPr="00F70220">
        <w:rPr>
          <w:i/>
          <w:iCs/>
          <w:lang w:val="sv-SE"/>
        </w:rPr>
        <w:t>et al.</w:t>
      </w:r>
      <w:r w:rsidR="0044238B" w:rsidRPr="00F70220">
        <w:rPr>
          <w:lang w:val="sv-SE"/>
        </w:rPr>
        <w:t xml:space="preserve"> 2010a; García García </w:t>
      </w:r>
      <w:r w:rsidR="0044238B" w:rsidRPr="00F70220">
        <w:rPr>
          <w:i/>
          <w:iCs/>
          <w:lang w:val="sv-SE"/>
        </w:rPr>
        <w:t>et al.</w:t>
      </w:r>
      <w:r w:rsidR="0044238B" w:rsidRPr="00F70220">
        <w:rPr>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F14A63">
        <w:rPr>
          <w:rFonts w:eastAsiaTheme="minorEastAsia" w:cstheme="minorHAnsi"/>
        </w:rPr>
        <w:t>.</w:t>
      </w:r>
      <w:r w:rsidR="00E10450" w:rsidRPr="00E10450">
        <w:t xml:space="preserve"> </w:t>
      </w:r>
      <w:r w:rsidR="006803CA" w:rsidRPr="006803CA">
        <w:rPr>
          <w:lang w:val="en-US"/>
        </w:rPr>
        <w:t>S</w:t>
      </w:r>
      <w:r w:rsidR="00E10450">
        <w:t>ome studies have found negative correlations</w:t>
      </w:r>
      <w:r w:rsidR="00F303C9" w:rsidRPr="00F303C9">
        <w:rPr>
          <w:lang w:val="en-US"/>
        </w:rPr>
        <w:t xml:space="preserve"> between maximum</w:t>
      </w:r>
      <w:r w:rsidR="00F303C9">
        <w:rPr>
          <w:lang w:val="en-US"/>
        </w:rPr>
        <w:t xml:space="preserve"> or asymptotic body size and temperatures</w:t>
      </w:r>
      <w:r w:rsidR="00DA3836">
        <w:rPr>
          <w:lang w:val="en-US"/>
        </w:rPr>
        <w:t xml:space="preserve"> in commercially </w:t>
      </w:r>
      <w:r w:rsidR="00DA3836">
        <w:rPr>
          <w:lang w:val="en-US"/>
        </w:rPr>
        <w:lastRenderedPageBreak/>
        <w:t>exploited fish species</w:t>
      </w:r>
      <w:r w:rsidR="00896A69">
        <w:rPr>
          <w:lang w:val="en-US"/>
        </w:rPr>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w:t>
      </w:r>
      <w:proofErr w:type="spellStart"/>
      <w:r w:rsidR="00896A69" w:rsidRPr="0044238B">
        <w:rPr>
          <w:lang w:val="en-GB"/>
        </w:rPr>
        <w:t>Baudron</w:t>
      </w:r>
      <w:proofErr w:type="spellEnd"/>
      <w:r w:rsidR="00896A69" w:rsidRPr="0044238B">
        <w:rPr>
          <w:lang w:val="en-GB"/>
        </w:rPr>
        <w:t xml:space="preserve">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rPr>
          <w:lang w:val="en-US"/>
        </w:rPr>
        <w:t>large scale</w:t>
      </w:r>
      <w:r w:rsidR="006F53C1">
        <w:rPr>
          <w:lang w:val="en-US"/>
        </w:rPr>
        <w:t xml:space="preserve"> </w:t>
      </w:r>
      <w:r w:rsidR="00E10450">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t xml:space="preserve">, have failed to find </w:t>
      </w:r>
      <w:r w:rsidR="00563D4D" w:rsidRPr="00726D23">
        <w:rPr>
          <w:lang w:val="en-US"/>
        </w:rPr>
        <w:t xml:space="preserve">this </w:t>
      </w:r>
      <w:r w:rsidR="00E10450">
        <w:t>relationship between maximum size</w:t>
      </w:r>
      <w:r w:rsidR="006F53C1" w:rsidRPr="006F53C1">
        <w:rPr>
          <w:lang w:val="en-US"/>
        </w:rPr>
        <w:t xml:space="preserve"> </w:t>
      </w:r>
      <w:r w:rsidR="003354C8">
        <w:rPr>
          <w:lang w:val="en-US"/>
        </w:rPr>
        <w:fldChar w:fldCharType="begin"/>
      </w:r>
      <w:r w:rsidR="008F2D15">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m0Ezlm3/XQTJDnK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8F2D15" w:rsidRPr="00AD0A46">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lang w:val="sv-SE"/>
        </w:rPr>
        <w:t>(</w:t>
      </w:r>
      <w:proofErr w:type="spellStart"/>
      <w:r w:rsidR="008F2D15" w:rsidRPr="00AD0A46">
        <w:rPr>
          <w:rFonts w:ascii="Times New Roman" w:cs="Times New Roman"/>
          <w:lang w:val="sv-SE"/>
        </w:rPr>
        <w:t>Barneche</w:t>
      </w:r>
      <w:proofErr w:type="spellEnd"/>
      <w:r w:rsidR="008F2D15" w:rsidRPr="00AD0A46">
        <w:rPr>
          <w:rFonts w:ascii="Times New Roman" w:cs="Times New Roman"/>
          <w:lang w:val="sv-SE"/>
        </w:rPr>
        <w:t xml:space="preserv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w:t>
      </w:r>
      <w:proofErr w:type="spellStart"/>
      <w:r w:rsidR="008F2D15" w:rsidRPr="00AD0A46">
        <w:rPr>
          <w:rFonts w:ascii="Times New Roman" w:cs="Times New Roman"/>
          <w:lang w:val="sv-SE"/>
        </w:rPr>
        <w:t>Denderen</w:t>
      </w:r>
      <w:proofErr w:type="spellEnd"/>
      <w:r w:rsidR="008F2D15" w:rsidRPr="00AD0A46">
        <w:rPr>
          <w:rFonts w:ascii="Times New Roman" w:cs="Times New Roman"/>
          <w:lang w:val="sv-SE"/>
        </w:rPr>
        <w:t xml:space="preserve">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rPr>
          <w:lang w:val="en-US"/>
        </w:rPr>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 xml:space="preserve">Predictions about declines in asymptotic body mass 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B625A7">
        <w:rPr>
          <w:rFonts w:eastAsiaTheme="minorEastAsia" w:cstheme="minorHAnsi"/>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44238B">
        <w:rPr>
          <w:rFonts w:eastAsiaTheme="minorEastAsia" w:cstheme="minorHAnsi"/>
          <w:noProof/>
        </w:rPr>
        <w:t>(Pauly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Pr>
          <w:rFonts w:eastAsiaTheme="minorEastAsia"/>
        </w:rPr>
        <w:t xml:space="preserve">these models </w:t>
      </w:r>
      <w:r w:rsidR="00945A0F" w:rsidRPr="007B14CE">
        <w:rPr>
          <w:rFonts w:eastAsiaTheme="minorEastAsia"/>
          <w:lang w:val="en-US"/>
        </w:rPr>
        <w:t>has</w:t>
      </w:r>
      <w:r w:rsidR="00943A13">
        <w:rPr>
          <w:rFonts w:eastAsiaTheme="minorEastAsia"/>
        </w:rPr>
        <w:t xml:space="preserve"> been question</w:t>
      </w:r>
      <w:r w:rsidR="00BD3AD9">
        <w:rPr>
          <w:rFonts w:eastAsiaTheme="minorEastAsia"/>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3"/>
      <w:commentRangeStart w:id="4"/>
      <w:r w:rsidR="00931C82">
        <w:rPr>
          <w:rFonts w:eastAsiaTheme="minorEastAsia"/>
        </w:rPr>
        <w:t xml:space="preserve">both </w:t>
      </w:r>
      <w:r w:rsidR="00E1705C">
        <w:rPr>
          <w:rFonts w:eastAsiaTheme="minorEastAsia"/>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
      <w:r w:rsidR="000A6647">
        <w:rPr>
          <w:rStyle w:val="CommentReference"/>
        </w:rPr>
        <w:commentReference w:id="3"/>
      </w:r>
      <w:commentRangeEnd w:id="4"/>
      <w:r w:rsidR="004A4675">
        <w:rPr>
          <w:rStyle w:val="CommentReference"/>
        </w:rPr>
        <w:commentReference w:id="4"/>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lang w:val="en-US"/>
        </w:rPr>
        <w:t xml:space="preserve">as well as the </w:t>
      </w:r>
      <w:r w:rsidR="00051383">
        <w:rPr>
          <w:rFonts w:eastAsiaTheme="minorEastAsia"/>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warming</w:t>
      </w:r>
      <w:r w:rsidR="00C56C63">
        <w:rPr>
          <w:rFonts w:eastAsiaTheme="minorEastAsia"/>
        </w:rPr>
        <w:t xml:space="preserve">. </w:t>
      </w:r>
    </w:p>
    <w:p w14:paraId="4DEBBDBB" w14:textId="77777777"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lang w:val="en-US"/>
        </w:rPr>
        <w:t xml:space="preserve">somatic </w:t>
      </w:r>
      <w:r w:rsidR="00FF088C" w:rsidRPr="008D3594">
        <w:rPr>
          <w:rFonts w:eastAsiaTheme="minorEastAsia"/>
        </w:rPr>
        <w:t xml:space="preserve">growth rate </w:t>
      </w:r>
      <w:r w:rsidR="00B27638" w:rsidRPr="003C3C85">
        <w:rPr>
          <w:rFonts w:eastAsiaTheme="minorEastAsia"/>
          <w:lang w:val="en-US"/>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w:t>
      </w:r>
      <w:proofErr w:type="spellStart"/>
      <w:r w:rsidR="0044238B" w:rsidRPr="0044238B">
        <w:rPr>
          <w:lang w:val="en-GB"/>
        </w:rPr>
        <w:t>Bertalanffy</w:t>
      </w:r>
      <w:proofErr w:type="spellEnd"/>
      <w:r w:rsidR="0044238B" w:rsidRPr="0044238B">
        <w:rPr>
          <w:lang w:val="en-GB"/>
        </w:rPr>
        <w:t xml:space="preserve"> 1938; </w:t>
      </w:r>
      <w:proofErr w:type="spellStart"/>
      <w:r w:rsidR="0044238B" w:rsidRPr="0044238B">
        <w:rPr>
          <w:lang w:val="en-GB"/>
        </w:rPr>
        <w:t>Kitchell</w:t>
      </w:r>
      <w:proofErr w:type="spellEnd"/>
      <w:r w:rsidR="0044238B" w:rsidRPr="0044238B">
        <w:rPr>
          <w:lang w:val="en-GB"/>
        </w:rPr>
        <w:t xml:space="preserve">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6142EB">
        <w:rPr>
          <w:rFonts w:eastAsiaTheme="minorEastAsia"/>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44238B">
        <w:rPr>
          <w:rFonts w:eastAsiaTheme="minorEastAsia"/>
          <w:noProof/>
        </w:rPr>
        <w:t>(Kooijman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w:t>
      </w:r>
      <w:r w:rsidR="00195A96">
        <w:rPr>
          <w:rFonts w:eastAsiaTheme="minorEastAsia"/>
        </w:rPr>
        <w:lastRenderedPageBreak/>
        <w:t xml:space="preserve">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7ECEEB0E"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lang w:val="en-US"/>
        </w:rPr>
        <w:t xml:space="preserve"> le</w:t>
      </w:r>
      <w:r w:rsidR="00E957DE">
        <w:rPr>
          <w:rFonts w:eastAsiaTheme="minorEastAsia"/>
          <w:lang w:val="en-US"/>
        </w:rPr>
        <w:t>vel</w:t>
      </w:r>
      <w:r w:rsidR="006C45BE">
        <w:rPr>
          <w:rFonts w:eastAsiaTheme="minorEastAsia"/>
        </w:rPr>
        <w:t>,</w:t>
      </w:r>
      <w:r w:rsidR="00952B25">
        <w:rPr>
          <w:rFonts w:eastAsiaTheme="minorEastAsia"/>
        </w:rPr>
        <w:t xml:space="preserve"> rather than interspecific</w:t>
      </w:r>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as </w:t>
      </w:r>
      <w:r w:rsidR="008847F6" w:rsidRPr="002934AD">
        <w:rPr>
          <w:rFonts w:eastAsiaTheme="minorEastAsia"/>
          <w:lang w:val="en-US"/>
        </w:rPr>
        <w:t>scaling</w:t>
      </w:r>
      <w:r>
        <w:rPr>
          <w:rFonts w:eastAsiaTheme="minorEastAsia"/>
        </w:rPr>
        <w:t xml:space="preserve"> within and between species</w:t>
      </w:r>
      <w:r w:rsidR="00CE74D2">
        <w:rPr>
          <w:rFonts w:eastAsiaTheme="minorEastAsia"/>
        </w:rPr>
        <w:t xml:space="preserve"> can differ</w:t>
      </w:r>
      <w:r w:rsidR="00435B71">
        <w:rPr>
          <w:rFonts w:eastAsiaTheme="minorEastAsia"/>
        </w:rPr>
        <w:t xml:space="preserve"> </w:t>
      </w:r>
      <w:r w:rsidR="008D62C9">
        <w:rPr>
          <w:rFonts w:eastAsiaTheme="minorEastAsia"/>
        </w:rPr>
        <w:fldChar w:fldCharType="begin"/>
      </w:r>
      <w:r w:rsidR="002934AD">
        <w:rPr>
          <w:rFonts w:eastAsiaTheme="minorEastAsia"/>
        </w:rPr>
        <w:instrText xml:space="preserve"> ADDIN ZOTERO_ITEM CSL_CITATION {"citationID":"a1ijrvkoio","properties":{"formattedCitation":"\\uldash{(Glazier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rPr>
        <w:fldChar w:fldCharType="separate"/>
      </w:r>
      <w:r w:rsidR="002934AD" w:rsidRPr="002934AD">
        <w:rPr>
          <w:rFonts w:ascii="Times New Roman" w:cs="Times New Roman"/>
          <w:u w:val="dash"/>
          <w:lang w:val="en-GB"/>
        </w:rPr>
        <w:t xml:space="preserve">(Glazier 2005; </w:t>
      </w:r>
      <w:proofErr w:type="spellStart"/>
      <w:r w:rsidR="002934AD" w:rsidRPr="002934AD">
        <w:rPr>
          <w:rFonts w:ascii="Times New Roman" w:cs="Times New Roman"/>
          <w:u w:val="dash"/>
          <w:lang w:val="en-GB"/>
        </w:rPr>
        <w:t>Rall</w:t>
      </w:r>
      <w:proofErr w:type="spellEnd"/>
      <w:r w:rsidR="002934AD" w:rsidRPr="002934AD">
        <w:rPr>
          <w:rFonts w:ascii="Times New Roman" w:cs="Times New Roman"/>
          <w:u w:val="dash"/>
          <w:lang w:val="en-GB"/>
        </w:rPr>
        <w:t xml:space="preserve"> </w:t>
      </w:r>
      <w:r w:rsidR="002934AD" w:rsidRPr="002934AD">
        <w:rPr>
          <w:rFonts w:ascii="Times New Roman" w:cs="Times New Roman"/>
          <w:i/>
          <w:iCs/>
          <w:u w:val="dash"/>
          <w:lang w:val="en-GB"/>
        </w:rPr>
        <w:t>et al.</w:t>
      </w:r>
      <w:r w:rsidR="002934AD" w:rsidRPr="002934AD">
        <w:rPr>
          <w:rFonts w:ascii="Times New Roman" w:cs="Times New Roman"/>
          <w:u w:val="dash"/>
          <w:lang w:val="en-GB"/>
        </w:rPr>
        <w:t xml:space="preserve"> 2012; </w:t>
      </w:r>
      <w:proofErr w:type="spellStart"/>
      <w:r w:rsidR="002934AD" w:rsidRPr="002934AD">
        <w:rPr>
          <w:rFonts w:ascii="Times New Roman" w:cs="Times New Roman"/>
          <w:u w:val="dash"/>
          <w:lang w:val="en-GB"/>
        </w:rPr>
        <w:t>Jerde</w:t>
      </w:r>
      <w:proofErr w:type="spellEnd"/>
      <w:r w:rsidR="002934AD" w:rsidRPr="002934AD">
        <w:rPr>
          <w:rFonts w:ascii="Times New Roman" w:cs="Times New Roman"/>
          <w:u w:val="dash"/>
          <w:lang w:val="en-GB"/>
        </w:rPr>
        <w:t xml:space="preserve"> </w:t>
      </w:r>
      <w:r w:rsidR="002934AD" w:rsidRPr="002934AD">
        <w:rPr>
          <w:rFonts w:ascii="Times New Roman" w:cs="Times New Roman"/>
          <w:i/>
          <w:iCs/>
          <w:u w:val="dash"/>
          <w:lang w:val="en-GB"/>
        </w:rPr>
        <w:t>et al.</w:t>
      </w:r>
      <w:r w:rsidR="002934AD" w:rsidRPr="002934AD">
        <w:rPr>
          <w:rFonts w:ascii="Times New Roman" w:cs="Times New Roman"/>
          <w:u w:val="dash"/>
          <w:lang w:val="en-GB"/>
        </w:rPr>
        <w:t xml:space="preserve"> 2019)</w:t>
      </w:r>
      <w:r w:rsidR="008D62C9">
        <w:rPr>
          <w:rFonts w:eastAsiaTheme="minorEastAsia"/>
        </w:rPr>
        <w:fldChar w:fldCharType="end"/>
      </w:r>
      <w:r w:rsidR="00CE74D2">
        <w:rPr>
          <w:rFonts w:eastAsiaTheme="minorEastAsia"/>
        </w:rPr>
        <w:t>.</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6A1A0C">
        <w:rPr>
          <w:rFonts w:cstheme="minorHAnsi"/>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F70220">
        <w:rPr>
          <w:rFonts w:cstheme="minorHAnsi"/>
          <w:lang w:val="sv-SE"/>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44238B" w:rsidRPr="00F70220">
        <w:rPr>
          <w:lang w:val="sv-SE"/>
        </w:rPr>
        <w:t xml:space="preserve">(Xie &amp; Sun 1990; García García </w:t>
      </w:r>
      <w:r w:rsidR="0044238B" w:rsidRPr="00F70220">
        <w:rPr>
          <w:i/>
          <w:iCs/>
          <w:lang w:val="sv-SE"/>
        </w:rPr>
        <w:t>et al.</w:t>
      </w:r>
      <w:r w:rsidR="0044238B" w:rsidRPr="00F70220">
        <w:rPr>
          <w:lang w:val="sv-SE"/>
        </w:rPr>
        <w:t xml:space="preserve"> 2011; Ohlberger </w:t>
      </w:r>
      <w:r w:rsidR="0044238B" w:rsidRPr="00F70220">
        <w:rPr>
          <w:i/>
          <w:iCs/>
          <w:lang w:val="sv-SE"/>
        </w:rPr>
        <w:t>et al.</w:t>
      </w:r>
      <w:r w:rsidR="0044238B" w:rsidRPr="00F70220">
        <w:rPr>
          <w:lang w:val="sv-SE"/>
        </w:rPr>
        <w:t xml:space="preserve"> 2012; Lindmark </w:t>
      </w:r>
      <w:r w:rsidR="0044238B" w:rsidRPr="00F70220">
        <w:rPr>
          <w:i/>
          <w:iCs/>
          <w:lang w:val="sv-SE"/>
        </w:rPr>
        <w:t>et al.</w:t>
      </w:r>
      <w:r w:rsidR="0044238B" w:rsidRPr="00F70220">
        <w:rPr>
          <w:lang w:val="sv-SE"/>
        </w:rPr>
        <w:t xml:space="preserve"> 2018)</w:t>
      </w:r>
      <w:r w:rsidR="006A1A0C">
        <w:rPr>
          <w:rFonts w:cstheme="minorHAnsi"/>
        </w:rPr>
        <w:fldChar w:fldCharType="end"/>
      </w:r>
      <w:r w:rsidR="009223C1">
        <w:rPr>
          <w:rFonts w:cstheme="minorHAnsi"/>
          <w:lang w:val="sv-SE"/>
        </w:rPr>
        <w:t xml:space="preserve"> (</w:t>
      </w:r>
      <w:proofErr w:type="spellStart"/>
      <w:r w:rsidR="009223C1">
        <w:rPr>
          <w:rFonts w:cstheme="minorHAnsi"/>
          <w:lang w:val="sv-SE"/>
        </w:rPr>
        <w:t>but</w:t>
      </w:r>
      <w:proofErr w:type="spellEnd"/>
      <w:r w:rsidR="009223C1">
        <w:rPr>
          <w:rFonts w:cstheme="minorHAnsi"/>
          <w:lang w:val="sv-SE"/>
        </w:rPr>
        <w:t xml:space="preserve"> </w:t>
      </w:r>
      <w:proofErr w:type="spellStart"/>
      <w:r w:rsidR="009223C1">
        <w:rPr>
          <w:rFonts w:cstheme="minorHAnsi"/>
          <w:lang w:val="sv-SE"/>
        </w:rPr>
        <w:t>see</w:t>
      </w:r>
      <w:proofErr w:type="spellEnd"/>
      <w:r w:rsidR="009223C1">
        <w:rPr>
          <w:rFonts w:cstheme="minorHAnsi"/>
          <w:lang w:val="sv-SE"/>
        </w:rPr>
        <w:t xml:space="preserve"> </w:t>
      </w:r>
      <w:r w:rsidR="009223C1">
        <w:rPr>
          <w:rFonts w:cstheme="minorHAnsi"/>
          <w:lang w:val="sv-SE"/>
        </w:rPr>
        <w:fldChar w:fldCharType="begin"/>
      </w:r>
      <w:r w:rsidR="008F2D15">
        <w:rPr>
          <w:rFonts w:cstheme="minorHAnsi"/>
          <w:lang w:val="sv-SE"/>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8F2D15">
        <w:rPr>
          <w:rFonts w:ascii="Times New Roman" w:cs="Times New Roman"/>
          <w:lang w:val="en-GB"/>
        </w:rPr>
        <w:t>(</w:t>
      </w:r>
      <w:proofErr w:type="spellStart"/>
      <w:r w:rsidR="008F2D15" w:rsidRPr="008F2D15">
        <w:rPr>
          <w:rFonts w:ascii="Times New Roman" w:cs="Times New Roman"/>
          <w:lang w:val="en-GB"/>
        </w:rPr>
        <w:t>Jerde</w:t>
      </w:r>
      <w:proofErr w:type="spellEnd"/>
      <w:r w:rsidR="008F2D15" w:rsidRPr="008F2D15">
        <w:rPr>
          <w:rFonts w:ascii="Times New Roman" w:cs="Times New Roman"/>
          <w:lang w:val="en-GB"/>
        </w:rPr>
        <w:t xml:space="preserve"> </w:t>
      </w:r>
      <w:r w:rsidR="008F2D15" w:rsidRPr="008F2D15">
        <w:rPr>
          <w:rFonts w:ascii="Times New Roman" w:cs="Times New Roman"/>
          <w:i/>
          <w:iCs/>
          <w:lang w:val="en-GB"/>
        </w:rPr>
        <w:t>et al.</w:t>
      </w:r>
      <w:r w:rsidR="008F2D15" w:rsidRPr="008F2D15">
        <w:rPr>
          <w:rFonts w:ascii="Times New Roman" w:cs="Times New Roman"/>
          <w:lang w:val="en-GB"/>
        </w:rPr>
        <w:t xml:space="preserve"> 2019)</w:t>
      </w:r>
      <w:r w:rsidR="009223C1">
        <w:rPr>
          <w:rFonts w:cstheme="minorHAnsi"/>
          <w:lang w:val="sv-SE"/>
        </w:rPr>
        <w:fldChar w:fldCharType="end"/>
      </w:r>
      <w:r w:rsidR="009223C1">
        <w:rPr>
          <w:rFonts w:cstheme="minorHAnsi"/>
          <w:lang w:val="sv-SE"/>
        </w:rPr>
        <w:t>)</w:t>
      </w:r>
      <w:r w:rsidR="00EB7199" w:rsidRPr="00F70220">
        <w:rPr>
          <w:rFonts w:cstheme="minorHAnsi"/>
          <w:lang w:val="sv-SE"/>
        </w:rPr>
        <w:t>.</w:t>
      </w:r>
      <w:r w:rsidR="00FA11B2" w:rsidRPr="00F70220">
        <w:rPr>
          <w:rFonts w:cstheme="minorHAnsi"/>
          <w:lang w:val="sv-SE"/>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r w:rsidR="00636995" w:rsidRPr="004A7D32">
        <w:rPr>
          <w:rFonts w:eastAsiaTheme="minorEastAsia"/>
        </w:rPr>
        <w:fldChar w:fldCharType="begin"/>
      </w:r>
      <w:r w:rsidR="00636995">
        <w:rPr>
          <w:rFonts w:eastAsiaTheme="minorEastAsia"/>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 Rall </w:t>
      </w:r>
      <w:r w:rsidR="0044238B" w:rsidRPr="0044238B">
        <w:rPr>
          <w:i/>
          <w:iCs/>
          <w:lang w:val="en-GB"/>
        </w:rPr>
        <w:t>et al.</w:t>
      </w:r>
      <w:r w:rsidR="0044238B" w:rsidRPr="0044238B">
        <w:rPr>
          <w:lang w:val="en-GB"/>
        </w:rPr>
        <w:t xml:space="preserve"> 2012)</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lang w:val="en-US"/>
        </w:rPr>
        <w:t>oversimplificati</w:t>
      </w:r>
      <w:r w:rsidR="009223C1">
        <w:rPr>
          <w:rFonts w:cstheme="minorHAnsi"/>
          <w:lang w:val="en-US"/>
        </w:rPr>
        <w:t>ons</w:t>
      </w:r>
      <w:r w:rsidR="00E06819">
        <w:rPr>
          <w:rFonts w:cstheme="minorHAnsi"/>
        </w:rPr>
        <w:t xml:space="preserve">, </w:t>
      </w:r>
      <w:r w:rsidR="006F31A3" w:rsidRPr="001409CE">
        <w:rPr>
          <w:rFonts w:cstheme="minorHAnsi"/>
          <w:lang w:val="en-US"/>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F9796D" w:rsidRPr="001409CE">
        <w:rPr>
          <w:rFonts w:cstheme="minorHAnsi"/>
          <w:lang w:val="en-US"/>
        </w:rPr>
        <w:t xml:space="preserve"> </w:t>
      </w:r>
      <w:r w:rsidR="001409CE">
        <w:rPr>
          <w:rFonts w:cstheme="minorHAnsi"/>
          <w:lang w:val="sv-SE"/>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Pr>
          <w:rFonts w:cstheme="minorHAnsi"/>
        </w:rPr>
        <w:t>,</w:t>
      </w:r>
      <w:r w:rsidR="00C701A0">
        <w:rPr>
          <w:rFonts w:cstheme="minorHAnsi"/>
        </w:rPr>
        <w:t xml:space="preserve"> it could be more appropriate to fit </w:t>
      </w:r>
      <w:commentRangeStart w:id="5"/>
      <w:commentRangeStart w:id="6"/>
      <w:r w:rsidR="000A467D">
        <w:rPr>
          <w:rFonts w:cstheme="minorHAnsi"/>
        </w:rPr>
        <w:t>multivariate models where coefficients are estimated jointly</w:t>
      </w:r>
      <w:r w:rsidR="00FC70D6">
        <w:rPr>
          <w:rFonts w:cstheme="minorHAnsi"/>
        </w:rPr>
        <w:t xml:space="preserve"> </w:t>
      </w:r>
      <w:commentRangeEnd w:id="5"/>
      <w:r w:rsidR="002A05AA">
        <w:rPr>
          <w:rStyle w:val="CommentReference"/>
        </w:rPr>
        <w:commentReference w:id="5"/>
      </w:r>
      <w:commentRangeEnd w:id="6"/>
      <w:r w:rsidR="00780BAA">
        <w:rPr>
          <w:rStyle w:val="CommentReference"/>
        </w:rPr>
        <w:commentReference w:id="6"/>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lang w:val="en-US"/>
        </w:rPr>
        <w:t>de</w:t>
      </w:r>
      <w:r w:rsidR="0078762B">
        <w:rPr>
          <w:rFonts w:cstheme="minorHAnsi"/>
          <w:lang w:val="en-US"/>
        </w:rPr>
        <w:t xml:space="preserve">-activation of biological </w:t>
      </w:r>
      <w:r w:rsidR="00F703F2">
        <w:rPr>
          <w:rFonts w:cstheme="minorHAnsi"/>
        </w:rPr>
        <w:t>rate</w:t>
      </w:r>
      <w:r w:rsidR="0078762B" w:rsidRPr="0078762B">
        <w:rPr>
          <w:rFonts w:cstheme="minorHAnsi"/>
          <w:lang w:val="en-US"/>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19064F">
        <w:rPr>
          <w:rFonts w:cstheme="minorHAnsi"/>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18D05812"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lang w:val="en-US"/>
        </w:rPr>
        <w:t>gene</w:t>
      </w:r>
      <w:r w:rsidR="00DC7BC2">
        <w:rPr>
          <w:rFonts w:eastAsiaTheme="minorEastAsia"/>
          <w:lang w:val="en-US"/>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 and temperature-scaling relationships</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 </w:t>
      </w:r>
      <w:r w:rsidR="0058454E">
        <w:rPr>
          <w:rFonts w:eastAsiaTheme="minorEastAsia"/>
          <w:lang w:val="en-US"/>
        </w:rPr>
        <w:fldChar w:fldCharType="begin"/>
      </w:r>
      <w:r w:rsidR="008F2D15">
        <w:rPr>
          <w:rFonts w:eastAsiaTheme="minorEastAsia"/>
          <w:lang w:val="en-US"/>
        </w:rPr>
        <w:instrText xml:space="preserve"> ADDIN ZOTERO_ITEM CSL_CITATION {"citationID":"a93gvk6tov","properties":{"formattedCitation":"(Bolnick {\\i{}et al.} 2011; Miller &amp; Rudolf 2011; Persson &amp; De Roos 2013)","plainCitation":"(Bolnick et al. 2011; Miller &amp; Rudolf 2011; Persson &amp; De Roos 2013)","noteIndex":0},"citationItems":[{"id":735,"uris":["http://zotero.org/users/6116610/items/3QLUEJ94"],"uri":["http://zotero.org/users/6116610/items/3QLUEJ94"],"itemData":{"id":735,"type":"article-journal","abstract":"Natural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58454E">
        <w:rPr>
          <w:rFonts w:eastAsiaTheme="minorEastAsia"/>
          <w:lang w:val="en-US"/>
        </w:rPr>
        <w:fldChar w:fldCharType="separate"/>
      </w:r>
      <w:r w:rsidR="008F2D15" w:rsidRPr="008F2D15">
        <w:rPr>
          <w:rFonts w:ascii="Times New Roman" w:cs="Times New Roman"/>
          <w:lang w:val="en-GB"/>
        </w:rPr>
        <w:t>(</w:t>
      </w:r>
      <w:proofErr w:type="spellStart"/>
      <w:r w:rsidR="008F2D15" w:rsidRPr="008F2D15">
        <w:rPr>
          <w:rFonts w:ascii="Times New Roman" w:cs="Times New Roman"/>
          <w:lang w:val="en-GB"/>
        </w:rPr>
        <w:t>Bolnick</w:t>
      </w:r>
      <w:proofErr w:type="spellEnd"/>
      <w:r w:rsidR="008F2D15" w:rsidRPr="008F2D15">
        <w:rPr>
          <w:rFonts w:ascii="Times New Roman" w:cs="Times New Roman"/>
          <w:lang w:val="en-GB"/>
        </w:rPr>
        <w:t xml:space="preserve"> </w:t>
      </w:r>
      <w:r w:rsidR="008F2D15" w:rsidRPr="008F2D15">
        <w:rPr>
          <w:rFonts w:ascii="Times New Roman" w:cs="Times New Roman"/>
          <w:i/>
          <w:iCs/>
          <w:lang w:val="en-GB"/>
        </w:rPr>
        <w:t>et al.</w:t>
      </w:r>
      <w:r w:rsidR="008F2D15" w:rsidRPr="008F2D15">
        <w:rPr>
          <w:rFonts w:ascii="Times New Roman" w:cs="Times New Roman"/>
          <w:lang w:val="en-GB"/>
        </w:rPr>
        <w:t xml:space="preserve"> 2011; Miller &amp; Rudolf 2011; Persson &amp; De </w:t>
      </w:r>
      <w:proofErr w:type="spellStart"/>
      <w:r w:rsidR="008F2D15" w:rsidRPr="008F2D15">
        <w:rPr>
          <w:rFonts w:ascii="Times New Roman" w:cs="Times New Roman"/>
          <w:lang w:val="en-GB"/>
        </w:rPr>
        <w:t>Roos</w:t>
      </w:r>
      <w:proofErr w:type="spellEnd"/>
      <w:r w:rsidR="008F2D15" w:rsidRPr="008F2D15">
        <w:rPr>
          <w:rFonts w:ascii="Times New Roman" w:cs="Times New Roman"/>
          <w:lang w:val="en-GB"/>
        </w:rPr>
        <w:t xml:space="preserve"> 2013)</w:t>
      </w:r>
      <w:r w:rsidR="0058454E">
        <w:rPr>
          <w:rFonts w:eastAsiaTheme="minorEastAsia"/>
          <w:lang w:val="en-US"/>
        </w:rPr>
        <w:fldChar w:fldCharType="end"/>
      </w:r>
      <w:r w:rsidR="0058454E">
        <w:rPr>
          <w:rFonts w:eastAsiaTheme="minorEastAsia"/>
          <w:lang w:val="en-US"/>
        </w:rPr>
        <w:t>.</w:t>
      </w:r>
      <w:r w:rsidR="00877665">
        <w:rPr>
          <w:rFonts w:eastAsiaTheme="minorEastAsia"/>
          <w:lang w:val="en-US"/>
        </w:rPr>
        <w:t xml:space="preserve"> </w:t>
      </w:r>
      <w:r w:rsidR="0048240B" w:rsidRPr="0037558A">
        <w:rPr>
          <w:rFonts w:eastAsiaTheme="minorEastAsia"/>
          <w:lang w:val="en-US"/>
        </w:rPr>
        <w:t>T</w:t>
      </w:r>
      <w:r w:rsidR="0048240B">
        <w:rPr>
          <w:rFonts w:eastAsiaTheme="minorEastAsia"/>
        </w:rPr>
        <w:t xml:space="preserve">herefore, overcoming the knowledge gap about intraspecific </w:t>
      </w:r>
      <w:commentRangeStart w:id="7"/>
      <w:commentRangeStart w:id="8"/>
      <w:r w:rsidR="0048240B">
        <w:rPr>
          <w:rFonts w:eastAsiaTheme="minorEastAsia"/>
        </w:rPr>
        <w:t xml:space="preserve">scaling </w:t>
      </w:r>
      <w:commentRangeEnd w:id="7"/>
      <w:r w:rsidR="0048240B">
        <w:rPr>
          <w:rStyle w:val="CommentReference"/>
        </w:rPr>
        <w:commentReference w:id="7"/>
      </w:r>
      <w:commentRangeEnd w:id="8"/>
      <w:r w:rsidR="00092F61" w:rsidRPr="00092F61">
        <w:rPr>
          <w:rFonts w:eastAsiaTheme="minorEastAsia"/>
          <w:lang w:val="en-US"/>
        </w:rPr>
        <w:t>is important</w:t>
      </w:r>
      <w:r w:rsidR="0048240B">
        <w:rPr>
          <w:rStyle w:val="CommentReference"/>
        </w:rPr>
        <w:commentReference w:id="8"/>
      </w:r>
      <w:r w:rsidR="00092F61">
        <w:rPr>
          <w:rFonts w:eastAsiaTheme="minorEastAsia"/>
          <w:lang w:val="en-US"/>
        </w:rPr>
        <w:t xml:space="preserve"> </w:t>
      </w:r>
      <w:r w:rsidR="00D84B69">
        <w:rPr>
          <w:rFonts w:eastAsiaTheme="minorEastAsia"/>
          <w:lang w:val="en-US"/>
        </w:rPr>
        <w:t>for advancing trait-based approaches to ecology</w:t>
      </w:r>
      <w:r w:rsidR="009C5D01">
        <w:rPr>
          <w:rFonts w:eastAsiaTheme="minorEastAsia"/>
          <w:lang w:val="en-US"/>
        </w:rPr>
        <w:t>.</w:t>
      </w:r>
    </w:p>
    <w:p w14:paraId="36E0967B" w14:textId="5D8F0698"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 xml:space="preserve">individual growth rates, </w:t>
      </w:r>
      <w:r w:rsidR="00A436C2" w:rsidRPr="00EF48C8">
        <w:rPr>
          <w:rFonts w:eastAsiaTheme="minorEastAsia"/>
        </w:rPr>
        <w:t>consumption</w:t>
      </w:r>
      <w:r w:rsidR="002A05AA">
        <w:rPr>
          <w:rFonts w:eastAsiaTheme="minorEastAsia"/>
        </w:rPr>
        <w:t>-</w:t>
      </w:r>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C9538E">
        <w:rPr>
          <w:rFonts w:eastAsiaTheme="minorEastAsia"/>
        </w:rPr>
        <w:t xml:space="preserve">account for variation between species and </w:t>
      </w:r>
      <w:r w:rsidR="000D121B">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C9538E">
        <w:rPr>
          <w:rFonts w:eastAsiaTheme="minorEastAsia"/>
        </w:rPr>
        <w:t xml:space="preserve">predictions </w:t>
      </w:r>
      <w:r w:rsidR="007F141C">
        <w:rPr>
          <w:rFonts w:eastAsiaTheme="minorEastAsia"/>
        </w:rPr>
        <w:t xml:space="preserve">on how the rates depend on temperature and body mass, </w:t>
      </w:r>
      <w:r w:rsidR="00C9538E">
        <w:rPr>
          <w:rFonts w:eastAsiaTheme="minorEastAsia"/>
        </w:rPr>
        <w:t xml:space="preserve">based on partial pooling of data across species to minimize the influence of extreme </w:t>
      </w:r>
      <w:r w:rsidR="00B921FB">
        <w:rPr>
          <w:rFonts w:eastAsiaTheme="minorEastAsia"/>
        </w:rPr>
        <w:t>observations</w:t>
      </w:r>
      <w:r w:rsidR="003E645C">
        <w:rPr>
          <w:rFonts w:eastAsiaTheme="minorEastAsia"/>
        </w:rPr>
        <w:t xml:space="preserve"> for general scaling relationships</w:t>
      </w:r>
      <w:r w:rsidR="00C9538E" w:rsidRPr="00EF48C8">
        <w:rPr>
          <w:rFonts w:eastAsiaTheme="minorEastAsia"/>
        </w:rPr>
        <w:t>.</w:t>
      </w:r>
      <w:r w:rsidR="00257C95">
        <w:rPr>
          <w:rFonts w:eastAsiaTheme="minorEastAsia"/>
        </w:rPr>
        <w:t xml:space="preserve"> </w:t>
      </w:r>
      <w:r w:rsidR="002D5019">
        <w:rPr>
          <w:rFonts w:eastAsiaTheme="minorEastAsia"/>
        </w:rPr>
        <w:t xml:space="preserve">For maximum </w:t>
      </w:r>
      <w:commentRangeStart w:id="9"/>
      <w:r w:rsidR="002D5019">
        <w:rPr>
          <w:rFonts w:eastAsiaTheme="minorEastAsia"/>
        </w:rPr>
        <w:t>consumption rates</w:t>
      </w:r>
      <w:commentRangeEnd w:id="9"/>
      <w:r w:rsidR="000F4085">
        <w:rPr>
          <w:rStyle w:val="CommentReference"/>
        </w:rPr>
        <w:commentReference w:id="9"/>
      </w:r>
      <w:r w:rsidR="002D5019">
        <w:rPr>
          <w:rFonts w:eastAsiaTheme="minorEastAsia"/>
        </w:rPr>
        <w:t xml:space="preserve">,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characterize the unimodal temperature dependence</w:t>
      </w:r>
      <w:r w:rsidR="000B6768">
        <w:rPr>
          <w:rFonts w:eastAsiaTheme="minorEastAsia"/>
        </w:rPr>
        <w:t xml:space="preserve">. </w:t>
      </w:r>
      <w:commentRangeStart w:id="10"/>
      <w:r w:rsidR="00A436C2" w:rsidRPr="0048412C">
        <w:rPr>
          <w:rFonts w:eastAsiaTheme="minorEastAsia"/>
          <w:color w:val="FF0000"/>
        </w:rPr>
        <w:t xml:space="preserve">We find </w:t>
      </w:r>
      <w:r w:rsidR="00BE3C26" w:rsidRPr="0048412C">
        <w:rPr>
          <w:rFonts w:eastAsiaTheme="minorEastAsia"/>
          <w:color w:val="FF0000"/>
          <w:lang w:val="en-US"/>
        </w:rPr>
        <w:t xml:space="preserve">that </w:t>
      </w:r>
      <w:r w:rsidR="009946FF" w:rsidRPr="0048412C">
        <w:rPr>
          <w:rFonts w:eastAsiaTheme="minorEastAsia"/>
          <w:color w:val="FF0000"/>
          <w:lang w:val="en-US"/>
        </w:rPr>
        <w:t xml:space="preserve">the </w:t>
      </w:r>
      <w:r w:rsidR="007F141C" w:rsidRPr="0048412C">
        <w:rPr>
          <w:rFonts w:eastAsiaTheme="minorEastAsia"/>
          <w:color w:val="FF0000"/>
        </w:rPr>
        <w:t xml:space="preserve">temperature-dependence of </w:t>
      </w:r>
      <w:r w:rsidR="004A4061" w:rsidRPr="0048412C">
        <w:rPr>
          <w:rFonts w:eastAsiaTheme="minorEastAsia"/>
          <w:color w:val="FF0000"/>
          <w:lang w:val="en-US"/>
        </w:rPr>
        <w:t xml:space="preserve">growth, consumption and metabolism in general is close to average intraspecific predictions (activation energies approximately 0.6 </w:t>
      </w:r>
      <m:oMath>
        <m:r>
          <m:rPr>
            <m:sty m:val="p"/>
          </m:rPr>
          <w:rPr>
            <w:rFonts w:ascii="Cambria Math" w:eastAsiaTheme="minorEastAsia" w:hAnsi="Cambria Math"/>
            <w:color w:val="FF0000"/>
            <w:lang w:val="en-US"/>
          </w:rPr>
          <m:t>eV</m:t>
        </m:r>
      </m:oMath>
      <w:r w:rsidR="004A4061" w:rsidRPr="0048412C">
        <w:rPr>
          <w:rFonts w:eastAsiaTheme="minorEastAsia"/>
          <w:color w:val="FF0000"/>
          <w:lang w:val="en-US"/>
        </w:rPr>
        <w:t>)</w:t>
      </w:r>
      <w:r w:rsidR="00093FB5" w:rsidRPr="0048412C">
        <w:rPr>
          <w:rFonts w:eastAsiaTheme="minorEastAsia"/>
          <w:color w:val="FF0000"/>
          <w:lang w:val="en-US"/>
        </w:rPr>
        <w:t>, whereas mass</w:t>
      </w:r>
      <w:r w:rsidR="00435490" w:rsidRPr="0048412C">
        <w:rPr>
          <w:rFonts w:eastAsiaTheme="minorEastAsia"/>
          <w:color w:val="FF0000"/>
          <w:lang w:val="en-US"/>
        </w:rPr>
        <w:t>-exponents deviate from the predicted ¾.</w:t>
      </w:r>
      <w:commentRangeEnd w:id="10"/>
      <w:r w:rsidR="00AB62B8" w:rsidRPr="0048412C">
        <w:rPr>
          <w:rStyle w:val="CommentReference"/>
          <w:color w:val="FF0000"/>
        </w:rPr>
        <w:commentReference w:id="10"/>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lastRenderedPageBreak/>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6246B562"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 xml:space="preserve">standard </w:t>
      </w:r>
      <w:r w:rsidR="00FF2E24">
        <w:rPr>
          <w:rFonts w:cstheme="minorHAnsi"/>
        </w:rPr>
        <w:t>(see ‘</w:t>
      </w:r>
      <w:r w:rsidR="00FF2E24" w:rsidRPr="00FF2E24">
        <w:rPr>
          <w:rFonts w:cstheme="minorHAnsi"/>
          <w:i/>
          <w:iCs/>
        </w:rPr>
        <w:t>model fitting</w:t>
      </w:r>
      <w:r w:rsidR="00FF2E24">
        <w:rPr>
          <w:rFonts w:cstheme="minorHAnsi"/>
          <w:i/>
          <w:iCs/>
        </w:rPr>
        <w:t>’</w:t>
      </w:r>
      <w:r w:rsidR="00FF2E24">
        <w:rPr>
          <w:rFonts w:cstheme="minorHAnsi"/>
        </w:rPr>
        <w:t xml:space="preserve">) </w:t>
      </w:r>
      <w:r w:rsidRPr="0037238E">
        <w:rPr>
          <w:rFonts w:cstheme="minorHAnsi"/>
        </w:rPr>
        <w:t>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11"/>
      <w:commentRangeStart w:id="12"/>
      <w:commentRangeStart w:id="13"/>
      <w:r w:rsidRPr="00093C2D">
        <w:rPr>
          <w:rFonts w:cstheme="minorHAnsi"/>
        </w:rPr>
        <w:t>.</w:t>
      </w:r>
      <w:commentRangeEnd w:id="11"/>
      <w:r w:rsidR="007F141C">
        <w:rPr>
          <w:rStyle w:val="CommentReference"/>
        </w:rPr>
        <w:commentReference w:id="11"/>
      </w:r>
      <w:commentRangeEnd w:id="12"/>
      <w:r w:rsidR="00550D11">
        <w:rPr>
          <w:rStyle w:val="CommentReference"/>
        </w:rPr>
        <w:commentReference w:id="12"/>
      </w:r>
      <w:commentRangeEnd w:id="13"/>
      <w:r w:rsidR="0091508C">
        <w:rPr>
          <w:rStyle w:val="CommentReference"/>
        </w:rPr>
        <w:commentReference w:id="13"/>
      </w:r>
      <w:r w:rsidRPr="00093C2D">
        <w:rPr>
          <w:rFonts w:cstheme="minorHAnsi"/>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w:t>
      </w:r>
      <w:proofErr w:type="spellStart"/>
      <w:r w:rsidR="00835DC4" w:rsidRPr="00835DC4">
        <w:rPr>
          <w:rFonts w:cstheme="minorHAnsi"/>
          <w:lang w:val="en-US"/>
        </w:rPr>
        <w:t>optim</w:t>
      </w:r>
      <w:proofErr w:type="spellEnd"/>
      <w:r w:rsidR="00835DC4" w:rsidRPr="00835DC4">
        <w:rPr>
          <w:rFonts w:cstheme="minorHAnsi"/>
          <w:lang w:val="en-US"/>
        </w:rPr>
        <w:t>*)</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w:t>
      </w:r>
      <w:proofErr w:type="spellStart"/>
      <w:r w:rsidR="00887694" w:rsidRPr="00887694">
        <w:rPr>
          <w:rFonts w:cstheme="minorHAnsi"/>
          <w:lang w:val="en-US"/>
        </w:rPr>
        <w:t>feeding$rate</w:t>
      </w:r>
      <w:proofErr w:type="spellEnd"/>
      <w:r w:rsidR="00887694" w:rsidRPr="00887694">
        <w:rPr>
          <w:rFonts w:cstheme="minorHAnsi"/>
          <w:lang w:val="en-US"/>
        </w:rPr>
        <w:t xml:space="preserve"> or </w:t>
      </w:r>
      <w:proofErr w:type="spellStart"/>
      <w:r w:rsidR="00887694" w:rsidRPr="00887694">
        <w:rPr>
          <w:rFonts w:cstheme="minorHAnsi"/>
          <w:lang w:val="en-US"/>
        </w:rPr>
        <w:t>food$intake</w:t>
      </w:r>
      <w:proofErr w:type="spellEnd"/>
      <w:r w:rsidR="00887694" w:rsidRPr="00887694">
        <w:rPr>
          <w:rFonts w:cstheme="minorHAnsi"/>
          <w:lang w:val="en-US"/>
        </w:rPr>
        <w:t xml:space="preserve"> or </w:t>
      </w:r>
      <w:proofErr w:type="spellStart"/>
      <w:r w:rsidR="00887694" w:rsidRPr="00887694">
        <w:rPr>
          <w:rFonts w:cstheme="minorHAnsi"/>
          <w:lang w:val="en-US"/>
        </w:rPr>
        <w:t>bio$energ</w:t>
      </w:r>
      <w:proofErr w:type="spellEnd"/>
      <w:r w:rsidR="00887694" w:rsidRPr="00887694">
        <w:rPr>
          <w:rFonts w:cstheme="minorHAnsi"/>
          <w:lang w:val="en-US"/>
        </w:rPr>
        <w:t>*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w:t>
      </w:r>
      <w:proofErr w:type="spellStart"/>
      <w:r w:rsidR="00171FE8" w:rsidRPr="00171FE8">
        <w:rPr>
          <w:rFonts w:cstheme="minorHAnsi"/>
          <w:lang w:val="en-US"/>
        </w:rPr>
        <w:t>energ</w:t>
      </w:r>
      <w:proofErr w:type="spellEnd"/>
      <w:r w:rsidR="00171FE8" w:rsidRPr="00171FE8">
        <w:rPr>
          <w:rFonts w:cstheme="minorHAnsi"/>
          <w:lang w:val="en-US"/>
        </w:rPr>
        <w:t>*)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wider searches for growth and consumption </w:t>
      </w:r>
      <w:r w:rsidR="006923F3">
        <w:rPr>
          <w:rFonts w:cstheme="minorHAnsi"/>
          <w:lang w:val="en-GB"/>
        </w:rPr>
        <w:t>is due to less studies being found</w:t>
      </w:r>
      <w:r w:rsidR="00B10F41">
        <w:rPr>
          <w:rFonts w:cstheme="minorHAnsi"/>
          <w:lang w:val="en-GB"/>
        </w:rPr>
        <w:t xml:space="preserve"> in the searches.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73E03F5" w:rsidR="000F1792" w:rsidRDefault="006C7AAB" w:rsidP="002E3379">
      <w:pPr>
        <w:tabs>
          <w:tab w:val="center" w:pos="4513"/>
        </w:tabs>
        <w:spacing w:line="480" w:lineRule="auto"/>
        <w:ind w:firstLine="284"/>
        <w:contextualSpacing/>
        <w:jc w:val="both"/>
        <w:rPr>
          <w:rFonts w:cstheme="minorHAnsi"/>
        </w:rPr>
      </w:pPr>
      <w:r>
        <w:rPr>
          <w:rFonts w:cstheme="minorHAnsi"/>
          <w:lang w:val="en-US"/>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lang w:val="en-US"/>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 points 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fit </w:t>
      </w:r>
      <w:r w:rsidR="000F1792"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4"/>
      <w:commentRangeStart w:id="15"/>
      <w:commentRangeEnd w:id="14"/>
      <w:commentRangeEnd w:id="15"/>
      <w:r w:rsidR="00B11254">
        <w:rPr>
          <w:rStyle w:val="CommentReference"/>
        </w:rPr>
        <w:commentReference w:id="15"/>
      </w:r>
      <w:r w:rsidR="00AB1119">
        <w:rPr>
          <w:rStyle w:val="CommentReference"/>
        </w:rPr>
        <w:commentReference w:id="14"/>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lang w:val="en-US"/>
        </w:rPr>
        <w:t xml:space="preserve">they </w:t>
      </w:r>
      <w:r w:rsidR="00FB3DD8">
        <w:rPr>
          <w:rFonts w:eastAsiaTheme="minorEastAsia" w:cstheme="minorHAnsi"/>
        </w:rPr>
        <w:t>represent a small</w:t>
      </w:r>
      <w:r w:rsidR="005743FB">
        <w:rPr>
          <w:rFonts w:eastAsiaTheme="minorEastAsia" w:cstheme="minorHAnsi"/>
        </w:rPr>
        <w:t xml:space="preserve"> fraction of the </w:t>
      </w:r>
      <w:r w:rsidR="005743FB">
        <w:rPr>
          <w:rFonts w:eastAsiaTheme="minorEastAsia" w:cstheme="minorHAnsi"/>
        </w:rPr>
        <w:lastRenderedPageBreak/>
        <w:t xml:space="preserve">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lang w:val="en-US"/>
        </w:rPr>
        <w:t xml:space="preserve">, standard </w:t>
      </w:r>
      <w:r w:rsidR="000F1792" w:rsidRPr="00093C2D">
        <w:rPr>
          <w:rFonts w:eastAsiaTheme="minorEastAsia" w:cstheme="minorHAnsi"/>
        </w:rPr>
        <w:t>or routine metabolic rate ,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6"/>
      <w:r w:rsidR="000F1792" w:rsidRPr="00093C2D">
        <w:rPr>
          <w:rFonts w:eastAsiaTheme="minorEastAsia" w:cstheme="minorHAnsi"/>
        </w:rPr>
        <w:t>We used only one study per species</w:t>
      </w:r>
      <w:commentRangeEnd w:id="16"/>
      <w:r w:rsidR="00A06A32">
        <w:rPr>
          <w:rStyle w:val="CommentReference"/>
        </w:rPr>
        <w:commentReference w:id="16"/>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7"/>
      <w:commentRangeStart w:id="18"/>
      <w:r w:rsidR="000F1792" w:rsidRPr="00093C2D">
        <w:rPr>
          <w:rFonts w:eastAsiaTheme="minorEastAsia" w:cstheme="minorHAnsi"/>
        </w:rPr>
        <w:t>based on how well it fit with our pre-defined criteria</w:t>
      </w:r>
      <w:r w:rsidR="001E06F7">
        <w:rPr>
          <w:rFonts w:eastAsiaTheme="minorEastAsia" w:cstheme="minorHAnsi"/>
        </w:rPr>
        <w:t xml:space="preserve"> (Appendix S1)</w:t>
      </w:r>
      <w:r w:rsidR="000F1792" w:rsidRPr="00093C2D">
        <w:rPr>
          <w:rFonts w:eastAsiaTheme="minorEastAsia" w:cstheme="minorHAnsi"/>
        </w:rPr>
        <w:t xml:space="preserve">. </w:t>
      </w:r>
      <w:commentRangeEnd w:id="17"/>
      <w:r w:rsidR="00366CF2">
        <w:rPr>
          <w:rStyle w:val="CommentReference"/>
        </w:rPr>
        <w:commentReference w:id="17"/>
      </w:r>
      <w:commentRangeEnd w:id="18"/>
      <w:r w:rsidR="000E0EF1">
        <w:rPr>
          <w:rStyle w:val="CommentReference"/>
        </w:rPr>
        <w:commentReference w:id="18"/>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1C1E72C9" w:rsidR="00255656" w:rsidRDefault="00E904F5" w:rsidP="002E3379">
      <w:pPr>
        <w:tabs>
          <w:tab w:val="center" w:pos="4513"/>
        </w:tabs>
        <w:spacing w:line="480" w:lineRule="auto"/>
        <w:ind w:firstLine="284"/>
        <w:contextualSpacing/>
        <w:jc w:val="both"/>
        <w:rPr>
          <w:rFonts w:cstheme="minorHAnsi"/>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093C2D">
        <w:rPr>
          <w:rFonts w:cstheme="minorHAnsi"/>
        </w:rPr>
        <w:t>optimum growth rate temperature for each combination of body mass group and species.</w:t>
      </w:r>
      <w:r w:rsidR="001F203A" w:rsidRPr="001F203A">
        <w:rPr>
          <w:rFonts w:cstheme="minorHAnsi"/>
          <w:lang w:val="en-US"/>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 on growth </w:t>
      </w:r>
      <w:r w:rsidR="00255656">
        <w:rPr>
          <w:rFonts w:cstheme="minorHAnsi"/>
        </w:rPr>
        <w:t>rates (</w:t>
      </w:r>
      <w:r w:rsidR="00255656" w:rsidRPr="00382F17">
        <w:rPr>
          <w:rFonts w:cstheme="minorHAnsi"/>
          <w:lang w:val="en-US"/>
        </w:rPr>
        <w:t xml:space="preserve">i.e. from studies </w:t>
      </w:r>
      <w:r w:rsidR="00255656" w:rsidRPr="00A1604D">
        <w:rPr>
          <w:rFonts w:cstheme="minorHAnsi"/>
          <w:lang w:val="en-US"/>
        </w:rPr>
        <w:t xml:space="preserve">including </w:t>
      </w:r>
      <w:r w:rsidR="00255656">
        <w:rPr>
          <w:rFonts w:cstheme="minorHAnsi"/>
        </w:rPr>
        <w:t xml:space="preserve">optimum </w:t>
      </w:r>
      <w:r w:rsidR="00255656" w:rsidRPr="00A1604D">
        <w:rPr>
          <w:rFonts w:cstheme="minorHAnsi"/>
          <w:lang w:val="en-US"/>
        </w:rPr>
        <w:t>temperatures</w:t>
      </w:r>
      <w:r w:rsidR="00255656">
        <w:rPr>
          <w:rFonts w:cstheme="minorHAnsi"/>
          <w:lang w:val="en-US"/>
        </w:rPr>
        <w:t xml:space="preserve"> for different body sizes within species</w:t>
      </w:r>
      <w:r w:rsidR="00255656">
        <w:rPr>
          <w:rFonts w:cstheme="minorHAnsi"/>
        </w:rPr>
        <w:t>)</w:t>
      </w:r>
      <w:r w:rsidR="00255656" w:rsidRPr="00FE7846">
        <w:rPr>
          <w:rFonts w:cstheme="minorHAnsi"/>
        </w:rPr>
        <w:t xml:space="preserve">, </w:t>
      </w:r>
      <w:commentRangeStart w:id="19"/>
      <w:commentRangeStart w:id="20"/>
      <w:commentRangeStart w:id="21"/>
      <w:r w:rsidR="00255656" w:rsidRPr="00FE7846">
        <w:rPr>
          <w:rFonts w:eastAsiaTheme="minorEastAsia" w:cstheme="minorHAnsi"/>
        </w:rPr>
        <w:t>metabolic rate</w:t>
      </w:r>
      <w:commentRangeEnd w:id="19"/>
      <w:r w:rsidR="00255656">
        <w:rPr>
          <w:rStyle w:val="CommentReference"/>
        </w:rPr>
        <w:commentReference w:id="19"/>
      </w:r>
      <w:commentRangeEnd w:id="20"/>
      <w:r w:rsidR="00255656">
        <w:rPr>
          <w:rStyle w:val="CommentReference"/>
        </w:rPr>
        <w:commentReference w:id="20"/>
      </w:r>
      <w:commentRangeEnd w:id="21"/>
      <w:r w:rsidR="00375731">
        <w:rPr>
          <w:rStyle w:val="CommentReference"/>
        </w:rPr>
        <w:commentReference w:id="21"/>
      </w:r>
      <w:r w:rsidR="00255656">
        <w:rPr>
          <w:rFonts w:eastAsiaTheme="minorEastAsia" w:cstheme="minorHAnsi"/>
        </w:rPr>
        <w:t xml:space="preserve"> and </w:t>
      </w:r>
      <w:r w:rsidR="00255656" w:rsidRPr="00FE7846">
        <w:rPr>
          <w:rFonts w:cstheme="minorHAnsi"/>
        </w:rPr>
        <w:t>maximum consumption</w:t>
      </w:r>
      <w:r w:rsidR="00255656">
        <w:rPr>
          <w:rFonts w:cstheme="minorHAnsi"/>
        </w:rPr>
        <w:t xml:space="preserve"> rate</w:t>
      </w:r>
      <w:r w:rsidR="00255656" w:rsidRPr="00FE7846">
        <w:rPr>
          <w:rFonts w:eastAsiaTheme="minorEastAsia" w:cstheme="minorHAnsi"/>
        </w:rPr>
        <w:t>, 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22"/>
      <w:commentRangeStart w:id="23"/>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255656">
        <w:rPr>
          <w:rFonts w:cstheme="minorHAnsi"/>
        </w:rPr>
        <w:t>(Rohatgi 2012)</w:t>
      </w:r>
      <w:r w:rsidR="00255656" w:rsidRPr="00A06A32">
        <w:rPr>
          <w:rFonts w:cstheme="minorHAnsi"/>
        </w:rPr>
        <w:fldChar w:fldCharType="end"/>
      </w:r>
      <w:r w:rsidR="00255656" w:rsidRPr="00CC3C92">
        <w:rPr>
          <w:rFonts w:eastAsiaTheme="minorEastAsia" w:cstheme="minorHAnsi"/>
        </w:rPr>
        <w:t xml:space="preserve">. </w:t>
      </w:r>
      <w:commentRangeEnd w:id="22"/>
      <w:r w:rsidR="00255656">
        <w:rPr>
          <w:rStyle w:val="CommentReference"/>
        </w:rPr>
        <w:commentReference w:id="22"/>
      </w:r>
      <w:commentRangeEnd w:id="23"/>
      <w:r w:rsidR="00255656" w:rsidRPr="006540CC">
        <w:rPr>
          <w:rFonts w:cstheme="minorHAnsi"/>
        </w:rPr>
        <w:t xml:space="preserve"> </w:t>
      </w:r>
    </w:p>
    <w:p w14:paraId="6AD230C7" w14:textId="3AC3CD65"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255656">
        <w:rPr>
          <w:rStyle w:val="CommentReference"/>
        </w:rPr>
        <w:commentReference w:id="23"/>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A81728">
        <w:rPr>
          <w:rFonts w:eastAsiaTheme="minorEastAsia" w:cstheme="minorHAnsi"/>
          <w:bCs/>
          <w:iCs/>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Pr>
          <w:rFonts w:eastAsiaTheme="minorEastAsia" w:cstheme="minorHAnsi"/>
          <w:bCs/>
          <w:iCs/>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D01BF5">
        <w:t>(Froese &amp; Pauly 2016)</w:t>
      </w:r>
      <w:r w:rsidR="00D01BF5" w:rsidRPr="00271681">
        <w:rPr>
          <w:rFonts w:eastAsiaTheme="minorEastAsia" w:cstheme="minorHAnsi"/>
        </w:rPr>
        <w:fldChar w:fldCharType="end"/>
      </w:r>
      <w:r w:rsidR="00D01BF5" w:rsidRPr="004607FC">
        <w:rPr>
          <w:rFonts w:eastAsiaTheme="minorEastAsia" w:cstheme="minorHAnsi"/>
        </w:rPr>
        <w:t xml:space="preserve"> (</w:t>
      </w:r>
      <w:r w:rsidR="00D01BF5">
        <w:fldChar w:fldCharType="begin"/>
      </w:r>
      <w:r w:rsidR="00D01BF5">
        <w:instrText xml:space="preserve"> HYPERLINK "https://fishbase.org/" </w:instrText>
      </w:r>
      <w:r w:rsidR="00D01BF5">
        <w:fldChar w:fldCharType="separate"/>
      </w:r>
      <w:r w:rsidR="00D01BF5" w:rsidRPr="004607FC">
        <w:rPr>
          <w:rStyle w:val="Hyperlink"/>
          <w:rFonts w:eastAsiaTheme="minorEastAsia" w:cstheme="minorHAnsi"/>
          <w:color w:val="auto"/>
        </w:rPr>
        <w:t>https://fishbase.org/</w:t>
      </w:r>
      <w:r w:rsidR="00D01BF5">
        <w:rPr>
          <w:rStyle w:val="Hyperlink"/>
          <w:rFonts w:eastAsiaTheme="minorEastAsia" w:cstheme="minorHAnsi"/>
          <w:color w:val="auto"/>
        </w:rPr>
        <w:fldChar w:fldCharType="end"/>
      </w:r>
      <w:r w:rsidR="00D01BF5" w:rsidRPr="004607FC">
        <w:rPr>
          <w:rFonts w:eastAsiaTheme="minorEastAsia" w:cstheme="minorHAnsi"/>
        </w:rPr>
        <w:t>)</w:t>
      </w:r>
      <w:r w:rsidR="00D01BF5" w:rsidRPr="00D01BF5">
        <w:rPr>
          <w:rFonts w:eastAsiaTheme="minorEastAsia" w:cstheme="minorHAnsi"/>
          <w:lang w:val="en-US"/>
        </w:rPr>
        <w:t xml:space="preserve"> </w:t>
      </w:r>
      <w:r w:rsidR="000D3D07">
        <w:rPr>
          <w:rFonts w:eastAsiaTheme="minorEastAsia" w:cstheme="minorHAnsi"/>
        </w:rPr>
        <w:t xml:space="preserve">between </w:t>
      </w:r>
      <w:commentRangeStart w:id="24"/>
      <w:commentRangeStart w:id="25"/>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06</w:t>
      </w:r>
      <w:r w:rsidR="000D3D07" w:rsidRPr="003E26BA">
        <w:rPr>
          <w:rFonts w:eastAsiaTheme="minorEastAsia" w:cstheme="minorHAnsi"/>
          <w:lang w:val="en-US"/>
        </w:rPr>
        <w:t>-</w:t>
      </w:r>
      <w:r w:rsidR="000D3D07">
        <w:rPr>
          <w:rFonts w:eastAsiaTheme="minorEastAsia" w:cstheme="minorHAnsi"/>
        </w:rPr>
        <w:t>01</w:t>
      </w:r>
      <w:r w:rsidR="000D3D07" w:rsidRPr="003E26BA">
        <w:rPr>
          <w:rFonts w:eastAsiaTheme="minorEastAsia" w:cstheme="minorHAnsi"/>
          <w:lang w:val="en-US"/>
        </w:rPr>
        <w:t xml:space="preserve"> and </w:t>
      </w:r>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12</w:t>
      </w:r>
      <w:r w:rsidR="000D3D07" w:rsidRPr="003E26BA">
        <w:rPr>
          <w:rFonts w:eastAsiaTheme="minorEastAsia" w:cstheme="minorHAnsi"/>
          <w:lang w:val="en-US"/>
        </w:rPr>
        <w:t>-</w:t>
      </w:r>
      <w:r w:rsidR="000D3D07">
        <w:rPr>
          <w:rFonts w:eastAsiaTheme="minorEastAsia" w:cstheme="minorHAnsi"/>
        </w:rPr>
        <w:t>01</w:t>
      </w:r>
      <w:commentRangeEnd w:id="24"/>
      <w:r w:rsidR="000D3D07">
        <w:rPr>
          <w:rStyle w:val="CommentReference"/>
        </w:rPr>
        <w:commentReference w:id="24"/>
      </w:r>
      <w:commentRangeEnd w:id="25"/>
      <w:r w:rsidR="000D3D07">
        <w:rPr>
          <w:rStyle w:val="CommentReference"/>
        </w:rPr>
        <w:commentReference w:id="25"/>
      </w:r>
      <w:r w:rsidR="000D3D07">
        <w:rPr>
          <w:rFonts w:eastAsiaTheme="minorEastAsia" w:cstheme="minorHAnsi"/>
        </w:rPr>
        <w:t xml:space="preserve">), as we were interested in examining relationships within </w:t>
      </w:r>
      <w:r w:rsidR="000D3D07">
        <w:rPr>
          <w:rFonts w:eastAsiaTheme="minorEastAsia" w:cstheme="minorHAnsi"/>
        </w:rPr>
        <w:lastRenderedPageBreak/>
        <w:t>species while accounting for variation in relative body masses between experiments.</w:t>
      </w:r>
      <w:r w:rsidR="00AE0982" w:rsidRPr="00AE0982">
        <w:rPr>
          <w:rFonts w:eastAsiaTheme="minorEastAsia" w:cstheme="minorHAnsi"/>
          <w:lang w:val="en-US"/>
        </w:rPr>
        <w:t xml:space="preserve"> Relative temperature was </w:t>
      </w:r>
      <w:r w:rsidR="00252CD7">
        <w:rPr>
          <w:rFonts w:eastAsiaTheme="minorEastAsia" w:cstheme="minorHAnsi"/>
          <w:lang w:val="en-US"/>
        </w:rPr>
        <w:t xml:space="preserve">acquired by </w:t>
      </w:r>
      <w:r w:rsidR="00EB3B4F">
        <w:rPr>
          <w:rFonts w:eastAsiaTheme="minorEastAsia" w:cstheme="minorHAnsi"/>
          <w:lang w:val="en-US"/>
        </w:rPr>
        <w:t>normalizing to mean optimum growth temperature within species (of different 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 xml:space="preserve">the </w:t>
      </w:r>
      <w:r w:rsidR="00F7433D">
        <w:rPr>
          <w:rFonts w:eastAsiaTheme="minorEastAsia" w:cstheme="minorHAnsi"/>
          <w:lang w:val="en-US"/>
        </w:rPr>
        <w:t xml:space="preserve">mid-point of the ranges of </w:t>
      </w:r>
      <w:r w:rsidR="00B42FE0">
        <w:rPr>
          <w:rFonts w:eastAsiaTheme="minorEastAsia" w:cstheme="minorHAnsi"/>
          <w:lang w:val="en-US"/>
        </w:rPr>
        <w:t>environmental temperature</w:t>
      </w:r>
      <w:r w:rsidR="00F7433D">
        <w:rPr>
          <w:rFonts w:eastAsiaTheme="minorEastAsia" w:cstheme="minorHAnsi"/>
          <w:lang w:val="en-US"/>
        </w:rPr>
        <w:t xml:space="preserve">s experience by the </w:t>
      </w:r>
      <w:r w:rsidR="00B42FE0">
        <w:rPr>
          <w:rFonts w:eastAsiaTheme="minorEastAsia" w:cstheme="minorHAnsi"/>
          <w:lang w:val="en-US"/>
        </w:rPr>
        <w:t>species</w:t>
      </w:r>
      <w:r w:rsidR="00EB17B1">
        <w:rPr>
          <w:rFonts w:eastAsiaTheme="minorEastAsia" w:cstheme="minorHAnsi"/>
          <w:lang w:val="en-US"/>
        </w:rPr>
        <w:t xml:space="preserve"> (</w:t>
      </w:r>
      <w:r w:rsidR="00EB17B1" w:rsidRPr="00D9497C">
        <w:rPr>
          <w:rFonts w:eastAsiaTheme="minorEastAsia" w:cstheme="minorHAnsi"/>
          <w:lang w:val="en-US"/>
        </w:rPr>
        <w:t xml:space="preserve">also taken </w:t>
      </w:r>
      <w:r w:rsidR="00EB17B1">
        <w:rPr>
          <w:rFonts w:eastAsiaTheme="minorEastAsia" w:cstheme="minorHAnsi"/>
          <w:lang w:val="en-US"/>
        </w:rPr>
        <w:t xml:space="preserve">from </w:t>
      </w:r>
      <w:proofErr w:type="spellStart"/>
      <w:r w:rsidR="00EB17B1">
        <w:rPr>
          <w:rFonts w:eastAsiaTheme="minorEastAsia" w:cstheme="minorHAnsi"/>
          <w:lang w:val="en-US"/>
        </w:rPr>
        <w:t>FishBase</w:t>
      </w:r>
      <w:proofErr w:type="spellEnd"/>
      <w:r w:rsidR="00EB17B1">
        <w:rPr>
          <w:rFonts w:eastAsiaTheme="minorEastAsia" w:cstheme="minorHAnsi"/>
          <w:lang w:val="en-US"/>
        </w:rPr>
        <w:t>)</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Pr>
          <w:rFonts w:eastAsiaTheme="minorEastAsia" w:cstheme="minorHAnsi"/>
        </w:rPr>
        <w:t>.</w:t>
      </w:r>
      <w:r w:rsidR="000F1792" w:rsidRPr="004607FC">
        <w:rPr>
          <w:rFonts w:eastAsiaTheme="minorEastAsia" w:cstheme="minorHAnsi"/>
        </w:rPr>
        <w:t xml:space="preserve"> </w:t>
      </w:r>
      <w:r w:rsidR="007268B9" w:rsidRPr="007268B9">
        <w:rPr>
          <w:rFonts w:eastAsiaTheme="minorEastAsia" w:cstheme="minorHAnsi"/>
          <w:lang w:val="en-US"/>
        </w:rPr>
        <w:t xml:space="preserve">In the growth data, this information was not available on </w:t>
      </w:r>
      <w:proofErr w:type="spellStart"/>
      <w:r w:rsidR="007268B9" w:rsidRPr="007268B9">
        <w:rPr>
          <w:rFonts w:eastAsiaTheme="minorEastAsia" w:cstheme="minorHAnsi"/>
          <w:lang w:val="en-US"/>
        </w:rPr>
        <w:t>Fishb</w:t>
      </w:r>
      <w:r w:rsidR="00261ED2">
        <w:rPr>
          <w:rFonts w:eastAsiaTheme="minorEastAsia" w:cstheme="minorHAnsi"/>
          <w:lang w:val="en-US"/>
        </w:rPr>
        <w:t>a</w:t>
      </w:r>
      <w:r w:rsidR="007268B9" w:rsidRPr="007268B9">
        <w:rPr>
          <w:rFonts w:eastAsiaTheme="minorEastAsia" w:cstheme="minorHAnsi"/>
          <w:lang w:val="en-US"/>
        </w:rPr>
        <w:t>se</w:t>
      </w:r>
      <w:proofErr w:type="spellEnd"/>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proofErr w:type="spellStart"/>
      <w:r w:rsidR="00A42A6E" w:rsidRPr="00A42A6E">
        <w:rPr>
          <w:rFonts w:eastAsiaTheme="minorEastAsia" w:cstheme="minorHAnsi"/>
          <w:i/>
          <w:iCs/>
          <w:lang w:val="en-US"/>
        </w:rPr>
        <w:t>Pseudopleuronectes</w:t>
      </w:r>
      <w:proofErr w:type="spellEnd"/>
      <w:r w:rsidR="00A42A6E" w:rsidRPr="00A42A6E">
        <w:rPr>
          <w:rFonts w:eastAsiaTheme="minorEastAsia" w:cstheme="minorHAnsi"/>
          <w:i/>
          <w:iCs/>
          <w:lang w:val="en-US"/>
        </w:rPr>
        <w:t xml:space="preserve"> </w:t>
      </w:r>
      <w:proofErr w:type="spellStart"/>
      <w:r w:rsidR="00A42A6E" w:rsidRPr="00A42A6E">
        <w:rPr>
          <w:rFonts w:eastAsiaTheme="minorEastAsia" w:cstheme="minorHAnsi"/>
          <w:i/>
          <w:iCs/>
          <w:lang w:val="en-US"/>
        </w:rPr>
        <w:t>yokohamae</w:t>
      </w:r>
      <w:proofErr w:type="spellEnd"/>
      <w:r w:rsidR="00A42A6E">
        <w:rPr>
          <w:rFonts w:eastAsiaTheme="minorEastAsia" w:cstheme="minorHAnsi"/>
          <w:lang w:val="en-US"/>
        </w:rPr>
        <w:t xml:space="preserve">), </w:t>
      </w:r>
      <w:r w:rsidR="006446C9">
        <w:rPr>
          <w:rFonts w:eastAsiaTheme="minorEastAsia" w:cstheme="minorHAnsi"/>
          <w:lang w:val="en-US"/>
        </w:rPr>
        <w:t xml:space="preserve">hence </w:t>
      </w:r>
      <w:r w:rsidR="00A42A6E">
        <w:rPr>
          <w:rFonts w:eastAsiaTheme="minorEastAsia" w:cstheme="minorHAnsi"/>
          <w:lang w:val="en-US"/>
        </w:rPr>
        <w:t>1</w:t>
      </w:r>
      <w:r w:rsidR="000041C0">
        <w:rPr>
          <w:rFonts w:eastAsiaTheme="minorEastAsia" w:cstheme="minorHAnsi"/>
          <w:lang w:val="en-US"/>
        </w:rPr>
        <w:t>3.5</w:t>
      </w:r>
      <m:oMath>
        <m:r>
          <w:rPr>
            <w:rFonts w:ascii="Cambria Math" w:eastAsiaTheme="minorEastAsia" w:hAnsi="Cambria Math" w:cstheme="minorHAnsi"/>
            <w:lang w:val="en-US"/>
          </w:rPr>
          <m:t>℃</m:t>
        </m:r>
      </m:oMath>
      <w:r w:rsidR="00A42A6E">
        <w:rPr>
          <w:rFonts w:eastAsiaTheme="minorEastAsia" w:cstheme="minorHAnsi"/>
          <w:lang w:val="en-US"/>
        </w:rPr>
        <w:t xml:space="preserve"> </w:t>
      </w:r>
      <w:r w:rsidR="006446C9">
        <w:rPr>
          <w:rFonts w:eastAsiaTheme="minorEastAsia" w:cstheme="minorHAnsi"/>
          <w:lang w:val="en-US"/>
        </w:rPr>
        <w:t xml:space="preserve">was used based on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w:t>
      </w:r>
      <w:proofErr w:type="spellStart"/>
      <w:r w:rsidR="008F2D15" w:rsidRPr="008F2D15">
        <w:rPr>
          <w:rFonts w:ascii="Times New Roman" w:cs="Times New Roman"/>
          <w:lang w:val="en-GB"/>
        </w:rPr>
        <w:t>Mitamura</w:t>
      </w:r>
      <w:proofErr w:type="spellEnd"/>
      <w:r w:rsidR="008F2D15" w:rsidRPr="008F2D15">
        <w:rPr>
          <w:rFonts w:ascii="Times New Roman" w:cs="Times New Roman"/>
          <w:lang w:val="en-GB"/>
        </w:rPr>
        <w:t xml:space="preserve">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26"/>
      <w:commentRangeStart w:id="27"/>
      <w:commentRangeEnd w:id="27"/>
      <w:r w:rsidR="001A040A" w:rsidRPr="0035399D">
        <w:rPr>
          <w:rStyle w:val="CommentReference"/>
          <w:color w:val="FF0000"/>
        </w:rPr>
        <w:commentReference w:id="27"/>
      </w:r>
      <w:commentRangeEnd w:id="26"/>
      <w:r w:rsidR="00323513" w:rsidRPr="0035399D">
        <w:rPr>
          <w:rStyle w:val="CommentReference"/>
          <w:color w:val="FF0000"/>
        </w:rPr>
        <w:commentReference w:id="26"/>
      </w:r>
      <w:r w:rsidR="006446C9">
        <w:rPr>
          <w:rFonts w:eastAsiaTheme="minorEastAsia" w:cstheme="minorHAnsi"/>
          <w:lang w:val="en-US"/>
        </w:rPr>
        <w:t xml:space="preserve"> In the consumption data, this information </w:t>
      </w:r>
      <w:r w:rsidR="006446C9" w:rsidRPr="006446C9">
        <w:rPr>
          <w:rFonts w:eastAsiaTheme="minorEastAsia" w:cstheme="minorHAnsi"/>
          <w:lang w:val="en-US"/>
        </w:rPr>
        <w:t xml:space="preserve">was not available from </w:t>
      </w:r>
      <w:proofErr w:type="spellStart"/>
      <w:r w:rsidR="00C7604A">
        <w:rPr>
          <w:rFonts w:eastAsiaTheme="minorEastAsia" w:cstheme="minorHAnsi"/>
          <w:lang w:val="en-US"/>
        </w:rPr>
        <w:t>F</w:t>
      </w:r>
      <w:r w:rsidR="006446C9" w:rsidRPr="006446C9">
        <w:rPr>
          <w:rFonts w:eastAsiaTheme="minorEastAsia" w:cstheme="minorHAnsi"/>
          <w:lang w:val="en-US"/>
        </w:rPr>
        <w:t>ish</w:t>
      </w:r>
      <w:r w:rsidR="00C7604A">
        <w:rPr>
          <w:rFonts w:eastAsiaTheme="minorEastAsia" w:cstheme="minorHAnsi"/>
          <w:lang w:val="en-US"/>
        </w:rPr>
        <w:t>B</w:t>
      </w:r>
      <w:r w:rsidR="006446C9" w:rsidRPr="006446C9">
        <w:rPr>
          <w:rFonts w:eastAsiaTheme="minorEastAsia" w:cstheme="minorHAnsi"/>
          <w:lang w:val="en-US"/>
        </w:rPr>
        <w:t>ase</w:t>
      </w:r>
      <w:proofErr w:type="spellEnd"/>
      <w:r w:rsidR="006446C9" w:rsidRPr="006446C9">
        <w:rPr>
          <w:rFonts w:eastAsiaTheme="minorEastAsia" w:cstheme="minorHAnsi"/>
          <w:lang w:val="en-US"/>
        </w:rPr>
        <w:t xml:space="preserve"> for </w:t>
      </w:r>
      <w:r w:rsidR="003E256F" w:rsidRPr="006446C9">
        <w:rPr>
          <w:rFonts w:cstheme="minorHAnsi"/>
        </w:rPr>
        <w:t>Orange-spotted grouper</w:t>
      </w:r>
      <w:r w:rsidR="006446C9" w:rsidRPr="006446C9">
        <w:rPr>
          <w:rFonts w:cstheme="minorHAnsi"/>
          <w:lang w:val="en-US"/>
        </w:rPr>
        <w:t xml:space="preserve"> (</w:t>
      </w:r>
      <w:r w:rsidR="003E256F" w:rsidRPr="006446C9">
        <w:rPr>
          <w:rFonts w:cstheme="minorHAnsi"/>
          <w:i/>
          <w:iCs/>
        </w:rPr>
        <w:t>Epinephelus coioides</w:t>
      </w:r>
      <w:r w:rsidR="006446C9" w:rsidRPr="006446C9">
        <w:rPr>
          <w:rFonts w:cstheme="minorHAnsi"/>
          <w:lang w:val="en-US"/>
        </w:rPr>
        <w:t xml:space="preserve">) and </w:t>
      </w:r>
      <w:r w:rsidR="003E256F" w:rsidRPr="006446C9">
        <w:rPr>
          <w:rFonts w:cstheme="minorHAnsi"/>
        </w:rPr>
        <w:t>Japanese flounder</w:t>
      </w:r>
      <w:r w:rsidR="006446C9" w:rsidRPr="006446C9">
        <w:rPr>
          <w:rFonts w:cstheme="minorHAnsi"/>
          <w:lang w:val="en-US"/>
        </w:rPr>
        <w:t xml:space="preserve"> (</w:t>
      </w:r>
      <w:r w:rsidR="003E256F" w:rsidRPr="006446C9">
        <w:rPr>
          <w:rFonts w:cstheme="minorHAnsi"/>
          <w:i/>
          <w:iCs/>
        </w:rPr>
        <w:t>Paralichthys olivaceus</w:t>
      </w:r>
      <w:r w:rsidR="006446C9" w:rsidRPr="006446C9">
        <w:rPr>
          <w:rFonts w:cstheme="minorHAnsi"/>
          <w:lang w:val="en-US"/>
        </w:rPr>
        <w:t>)</w:t>
      </w:r>
      <w:r w:rsidR="006306AA">
        <w:rPr>
          <w:rFonts w:cstheme="minorHAnsi"/>
          <w:lang w:val="en-US"/>
        </w:rPr>
        <w:t xml:space="preserve">, </w:t>
      </w:r>
      <w:r w:rsidR="006B729D">
        <w:rPr>
          <w:rFonts w:cstheme="minorHAnsi"/>
          <w:lang w:val="en-US"/>
        </w:rPr>
        <w:t xml:space="preserve">and instead </w:t>
      </w:r>
      <w:r w:rsidR="002D7AB3">
        <w:rPr>
          <w:rFonts w:cstheme="minorHAnsi"/>
          <w:lang w:val="en-US"/>
        </w:rPr>
        <w:t xml:space="preserve">the </w:t>
      </w:r>
      <w:r w:rsidR="00BC33F2">
        <w:rPr>
          <w:rFonts w:cstheme="minorHAnsi"/>
          <w:lang w:val="en-US"/>
        </w:rPr>
        <w:t xml:space="preserve">midpoint was taken from the </w:t>
      </w:r>
      <w:r w:rsidR="002D7AB3">
        <w:rPr>
          <w:rFonts w:cstheme="minorHAnsi"/>
          <w:lang w:val="en-US"/>
        </w:rPr>
        <w:t xml:space="preserve">minimum and maximum of </w:t>
      </w:r>
      <w:r w:rsidR="00113FEA">
        <w:rPr>
          <w:rFonts w:cstheme="minorHAnsi"/>
          <w:lang w:val="en-US"/>
        </w:rPr>
        <w:t xml:space="preserve">the </w:t>
      </w:r>
      <w:r w:rsidR="002D7AB3">
        <w:rPr>
          <w:rFonts w:cstheme="minorHAnsi"/>
          <w:lang w:val="en-US"/>
        </w:rPr>
        <w:t xml:space="preserve">preferred temperature </w:t>
      </w:r>
      <w:r w:rsidR="007D36CA">
        <w:rPr>
          <w:rFonts w:cstheme="minorHAnsi"/>
          <w:lang w:val="en-US"/>
        </w:rPr>
        <w:t xml:space="preserve">based on distributional maps </w:t>
      </w:r>
      <w:r w:rsidR="002D7AB3">
        <w:rPr>
          <w:rFonts w:cstheme="minorHAnsi"/>
          <w:lang w:val="en-US"/>
        </w:rPr>
        <w:t>(</w:t>
      </w:r>
      <w:proofErr w:type="spellStart"/>
      <w:r w:rsidR="002D7AB3">
        <w:rPr>
          <w:rFonts w:cstheme="minorHAnsi"/>
          <w:lang w:val="en-US"/>
        </w:rPr>
        <w:t>FishBase</w:t>
      </w:r>
      <w:proofErr w:type="spellEnd"/>
      <w:r w:rsidR="002D7AB3">
        <w:rPr>
          <w:rFonts w:cstheme="minorHAnsi"/>
          <w:lang w:val="en-US"/>
        </w:rPr>
        <w:t>)</w:t>
      </w:r>
      <w:r w:rsidR="00247C0B">
        <w:rPr>
          <w:rFonts w:cstheme="minorHAnsi"/>
          <w:lang w:val="en-US"/>
        </w:rPr>
        <w:t>.</w:t>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20D74605" w14:textId="004ACACB" w:rsidR="00EC68D3" w:rsidRDefault="00EC68D3" w:rsidP="002E3379">
      <w:pPr>
        <w:spacing w:line="480" w:lineRule="auto"/>
        <w:contextualSpacing/>
        <w:jc w:val="both"/>
        <w:rPr>
          <w:rFonts w:cstheme="minorHAnsi"/>
          <w:bCs/>
          <w:i/>
          <w:iCs/>
          <w:lang w:val="sv-SE"/>
        </w:rPr>
      </w:pPr>
      <w:proofErr w:type="spellStart"/>
      <w:r>
        <w:rPr>
          <w:rFonts w:cstheme="minorHAnsi"/>
          <w:bCs/>
          <w:i/>
          <w:iCs/>
          <w:lang w:val="sv-SE"/>
        </w:rPr>
        <w:t>Model</w:t>
      </w:r>
      <w:proofErr w:type="spellEnd"/>
      <w:r>
        <w:rPr>
          <w:rFonts w:cstheme="minorHAnsi"/>
          <w:bCs/>
          <w:i/>
          <w:iCs/>
          <w:lang w:val="sv-SE"/>
        </w:rPr>
        <w:t xml:space="preserve"> </w:t>
      </w:r>
      <w:proofErr w:type="spellStart"/>
      <w:r>
        <w:rPr>
          <w:rFonts w:cstheme="minorHAnsi"/>
          <w:bCs/>
          <w:i/>
          <w:iCs/>
          <w:lang w:val="sv-SE"/>
        </w:rPr>
        <w:t>comparison</w:t>
      </w:r>
      <w:proofErr w:type="spellEnd"/>
    </w:p>
    <w:p w14:paraId="7AD61293" w14:textId="77777777" w:rsidR="00A375EC" w:rsidRPr="00A375EC" w:rsidRDefault="00A375EC" w:rsidP="002E3379">
      <w:pPr>
        <w:spacing w:line="480" w:lineRule="auto"/>
        <w:contextualSpacing/>
        <w:jc w:val="both"/>
        <w:rPr>
          <w:rFonts w:cstheme="minorHAnsi"/>
          <w:bCs/>
          <w:lang w:val="en-US"/>
        </w:rPr>
      </w:pPr>
      <w:r w:rsidRPr="00A375EC">
        <w:rPr>
          <w:rFonts w:cstheme="minorHAnsi"/>
          <w:bCs/>
          <w:lang w:val="en-US"/>
        </w:rPr>
        <w:t>Models are fitted in a Bayesian framework, hence WAIC</w:t>
      </w:r>
    </w:p>
    <w:p w14:paraId="50527036" w14:textId="7EA6900C" w:rsidR="00EC68D3" w:rsidRPr="00EC68D3" w:rsidRDefault="00EC68D3" w:rsidP="002E3379">
      <w:pPr>
        <w:pStyle w:val="ListParagraph"/>
        <w:numPr>
          <w:ilvl w:val="0"/>
          <w:numId w:val="37"/>
        </w:numPr>
        <w:spacing w:line="480" w:lineRule="auto"/>
        <w:jc w:val="both"/>
        <w:rPr>
          <w:rFonts w:cstheme="minorHAnsi"/>
          <w:bCs/>
          <w:lang w:val="sv-SE"/>
        </w:rPr>
      </w:pPr>
      <w:proofErr w:type="spellStart"/>
      <w:r w:rsidRPr="00EC68D3">
        <w:rPr>
          <w:rFonts w:cstheme="minorHAnsi"/>
          <w:bCs/>
          <w:lang w:val="sv-SE"/>
        </w:rPr>
        <w:t>See</w:t>
      </w:r>
      <w:proofErr w:type="spellEnd"/>
      <w:r w:rsidRPr="00EC68D3">
        <w:rPr>
          <w:rFonts w:cstheme="minorHAnsi"/>
          <w:bCs/>
          <w:lang w:val="sv-SE"/>
        </w:rPr>
        <w:t xml:space="preserve"> the </w:t>
      </w:r>
      <w:proofErr w:type="spellStart"/>
      <w:r w:rsidRPr="00EC68D3">
        <w:rPr>
          <w:rFonts w:cstheme="minorHAnsi"/>
          <w:bCs/>
          <w:lang w:val="sv-SE"/>
        </w:rPr>
        <w:t>salmon</w:t>
      </w:r>
      <w:proofErr w:type="spellEnd"/>
      <w:r w:rsidRPr="00EC68D3">
        <w:rPr>
          <w:rFonts w:cstheme="minorHAnsi"/>
          <w:bCs/>
          <w:lang w:val="sv-SE"/>
        </w:rPr>
        <w:t xml:space="preserve"> paper!</w:t>
      </w:r>
    </w:p>
    <w:p w14:paraId="2E2227E7" w14:textId="0BC89ACB" w:rsidR="00EC68D3" w:rsidRPr="00066144" w:rsidRDefault="00EC68D3" w:rsidP="002E3379">
      <w:pPr>
        <w:spacing w:line="480" w:lineRule="auto"/>
        <w:contextualSpacing/>
        <w:jc w:val="both"/>
        <w:rPr>
          <w:rFonts w:eastAsiaTheme="minorEastAsia" w:cstheme="minorHAnsi"/>
        </w:rPr>
      </w:pPr>
      <w:r>
        <w:rPr>
          <w:rFonts w:eastAsiaTheme="minorEastAsia" w:cstheme="minorHAnsi"/>
          <w:bCs/>
          <w:iCs/>
        </w:rPr>
        <w:t>.</w:t>
      </w:r>
      <w:r w:rsidRPr="00BE153D">
        <w:rPr>
          <w:rFonts w:eastAsiaTheme="minorEastAsia" w:cstheme="minorHAnsi"/>
          <w:bCs/>
          <w:iCs/>
        </w:rPr>
        <w:t xml:space="preserve"> and selected the best </w:t>
      </w:r>
      <w:r>
        <w:rPr>
          <w:rFonts w:eastAsiaTheme="minorEastAsia" w:cstheme="minorHAnsi"/>
          <w:bCs/>
          <w:iCs/>
        </w:rPr>
        <w:t xml:space="preserve">fitting </w:t>
      </w:r>
      <w:r w:rsidRPr="00BE153D">
        <w:rPr>
          <w:rFonts w:eastAsiaTheme="minorEastAsia" w:cstheme="minorHAnsi"/>
          <w:bCs/>
          <w:iCs/>
        </w:rPr>
        <w:t xml:space="preserve">model based on predictive out-of-sample accuracy using </w:t>
      </w:r>
      <w:r w:rsidRPr="00BE153D">
        <w:rPr>
          <w:rFonts w:cstheme="minorHAnsi"/>
          <w:bCs/>
        </w:rPr>
        <w:t>the</w:t>
      </w:r>
      <w:commentRangeStart w:id="28"/>
      <w:commentRangeStart w:id="29"/>
      <w:r w:rsidRPr="00BE153D">
        <w:rPr>
          <w:rFonts w:cstheme="minorHAnsi"/>
          <w:bCs/>
        </w:rPr>
        <w:t xml:space="preserve"> Widely Applicable Information Criterion (WAIC) </w:t>
      </w:r>
      <w:r w:rsidRPr="003872A1">
        <w:rPr>
          <w:rFonts w:cstheme="minorHAnsi"/>
          <w:bCs/>
        </w:rPr>
        <w:fldChar w:fldCharType="begin"/>
      </w:r>
      <w:r w:rsidRPr="00BE153D">
        <w:rPr>
          <w:rFonts w:cstheme="minorHAnsi"/>
          <w:bC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3872A1">
        <w:rPr>
          <w:rFonts w:cstheme="minorHAnsi"/>
          <w:bCs/>
        </w:rPr>
        <w:fldChar w:fldCharType="separate"/>
      </w:r>
      <w:r w:rsidRPr="0044238B">
        <w:rPr>
          <w:lang w:val="en-GB"/>
        </w:rPr>
        <w:t>(</w:t>
      </w:r>
      <w:proofErr w:type="spellStart"/>
      <w:r w:rsidRPr="0044238B">
        <w:rPr>
          <w:lang w:val="en-GB"/>
        </w:rPr>
        <w:t>Vehtari</w:t>
      </w:r>
      <w:proofErr w:type="spellEnd"/>
      <w:r w:rsidRPr="0044238B">
        <w:rPr>
          <w:lang w:val="en-GB"/>
        </w:rPr>
        <w:t xml:space="preserve"> </w:t>
      </w:r>
      <w:r w:rsidRPr="0044238B">
        <w:rPr>
          <w:i/>
          <w:iCs/>
          <w:lang w:val="en-GB"/>
        </w:rPr>
        <w:t>et al.</w:t>
      </w:r>
      <w:r w:rsidRPr="0044238B">
        <w:rPr>
          <w:lang w:val="en-GB"/>
        </w:rPr>
        <w:t xml:space="preserve"> 2017)</w:t>
      </w:r>
      <w:r w:rsidRPr="003872A1">
        <w:rPr>
          <w:rFonts w:cstheme="minorHAnsi"/>
          <w:bCs/>
        </w:rPr>
        <w:fldChar w:fldCharType="end"/>
      </w:r>
      <w:r w:rsidRPr="00BE153D">
        <w:rPr>
          <w:rFonts w:eastAsiaTheme="minorEastAsia" w:cstheme="minorHAnsi"/>
          <w:bCs/>
          <w:iCs/>
        </w:rPr>
        <w:t xml:space="preserve">. </w:t>
      </w:r>
      <w:commentRangeEnd w:id="28"/>
      <w:r>
        <w:rPr>
          <w:rStyle w:val="CommentReference"/>
        </w:rPr>
        <w:commentReference w:id="28"/>
      </w:r>
      <w:commentRangeEnd w:id="29"/>
      <w:r>
        <w:rPr>
          <w:rStyle w:val="CommentReference"/>
        </w:rPr>
        <w:commentReference w:id="29"/>
      </w:r>
    </w:p>
    <w:p w14:paraId="444BE1CC" w14:textId="5334347B" w:rsidR="00EC68D3" w:rsidRDefault="00D2162B" w:rsidP="002E3379">
      <w:pPr>
        <w:spacing w:line="480" w:lineRule="auto"/>
        <w:contextualSpacing/>
        <w:jc w:val="both"/>
        <w:rPr>
          <w:rFonts w:cstheme="minorHAnsi"/>
          <w:bCs/>
        </w:rPr>
      </w:pPr>
      <w:r w:rsidRPr="00C470CD">
        <w:rPr>
          <w:rFonts w:cstheme="minorHAnsi"/>
          <w:bCs/>
        </w:rPr>
        <w:t xml:space="preserve">and </w:t>
      </w:r>
      <w:r>
        <w:rPr>
          <w:rFonts w:cstheme="minorHAnsi"/>
          <w:bCs/>
        </w:rPr>
        <w:t xml:space="preserve">compare </w:t>
      </w:r>
      <w:r w:rsidRPr="00C470CD">
        <w:rPr>
          <w:rFonts w:cstheme="minorHAnsi"/>
          <w:bCs/>
        </w:rPr>
        <w:t>model</w:t>
      </w:r>
      <w:r>
        <w:rPr>
          <w:rFonts w:cstheme="minorHAnsi"/>
          <w:bCs/>
        </w:rPr>
        <w:t>s</w:t>
      </w:r>
      <w:r w:rsidRPr="00C470CD">
        <w:rPr>
          <w:rFonts w:cstheme="minorHAnsi"/>
          <w:bCs/>
        </w:rPr>
        <w:t xml:space="preserve"> using WAIC</w:t>
      </w:r>
      <w:r>
        <w:rPr>
          <w:rFonts w:cstheme="minorHAnsi"/>
          <w:bCs/>
        </w:rPr>
        <w:t xml:space="preserve"> </w:t>
      </w:r>
      <w:commentRangeStart w:id="30"/>
      <w:r>
        <w:rPr>
          <w:rFonts w:cstheme="minorHAnsi"/>
          <w:bCs/>
        </w:rPr>
        <w:t>and support for coefficients</w:t>
      </w:r>
      <w:commentRangeEnd w:id="30"/>
      <w:r>
        <w:rPr>
          <w:rStyle w:val="CommentReference"/>
        </w:rPr>
        <w:commentReference w:id="30"/>
      </w:r>
      <w:r w:rsidRPr="00C470CD">
        <w:rPr>
          <w:rFonts w:cstheme="minorHAnsi"/>
          <w:bCs/>
        </w:rPr>
        <w:t>.</w:t>
      </w:r>
    </w:p>
    <w:p w14:paraId="1811D1B3" w14:textId="77777777" w:rsidR="00A375EC" w:rsidRDefault="00A375EC" w:rsidP="002E3379">
      <w:pPr>
        <w:spacing w:line="480" w:lineRule="auto"/>
        <w:contextualSpacing/>
        <w:jc w:val="both"/>
        <w:rPr>
          <w:rFonts w:cstheme="minorHAnsi"/>
          <w:bCs/>
          <w:i/>
          <w:iCs/>
        </w:rPr>
      </w:pP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m:t>
            </m:r>
            <m:r>
              <w:rPr>
                <w:rFonts w:ascii="Cambria Math" w:hAnsi="Cambria Math" w:cstheme="minorHAnsi"/>
              </w:rPr>
              <m:t>pt</m:t>
            </m:r>
            <m:r>
              <w:rPr>
                <w:rFonts w:ascii="Cambria Math" w:hAnsi="Cambria Math" w:cstheme="minorHAnsi"/>
              </w:rPr>
              <m: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31"/>
      <w:commentRangeStart w:id="32"/>
      <w:commentRangeStart w:id="33"/>
      <w:r w:rsidR="00A469D8" w:rsidRPr="00F23B85">
        <w:rPr>
          <w:rFonts w:cstheme="minorHAnsi"/>
          <w:bCs/>
        </w:rPr>
        <w:t xml:space="preserve"> </w:t>
      </w:r>
      <w:commentRangeEnd w:id="31"/>
      <w:r w:rsidR="00652503">
        <w:rPr>
          <w:rStyle w:val="CommentReference"/>
        </w:rPr>
        <w:commentReference w:id="31"/>
      </w:r>
      <w:commentRangeEnd w:id="32"/>
      <w:r w:rsidR="002C232B">
        <w:rPr>
          <w:rStyle w:val="CommentReference"/>
        </w:rPr>
        <w:commentReference w:id="32"/>
      </w:r>
      <w:commentRangeEnd w:id="33"/>
      <w:r w:rsidR="00794C9D">
        <w:rPr>
          <w:rStyle w:val="CommentReference"/>
        </w:rPr>
        <w:commentReference w:id="33"/>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18E2C98D" w:rsidR="00A439FF" w:rsidRPr="00A439FF" w:rsidRDefault="00A439FF"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066144"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066144"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75E7C293"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m:t>
            </m:r>
            <m:r>
              <w:rPr>
                <w:rFonts w:ascii="Cambria Math" w:hAnsi="Cambria Math" w:cstheme="minorHAnsi"/>
              </w:rPr>
              <m:t>pt</m:t>
            </m:r>
            <m:r>
              <w:rPr>
                <w:rFonts w:ascii="Cambria Math" w:hAnsi="Cambria Math" w:cstheme="minorHAnsi"/>
              </w:rPr>
              <m: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r w:rsidR="00B72E92" w:rsidRPr="00F70220">
        <w:rPr>
          <w:rFonts w:eastAsiaTheme="minorEastAsia" w:cstheme="minorHAnsi"/>
          <w:bCs/>
          <w:i/>
          <w:iCs/>
        </w:rPr>
        <w:t>i</w:t>
      </w:r>
      <w:r w:rsidR="00B72E92">
        <w:rPr>
          <w:rFonts w:eastAsiaTheme="minorEastAsia" w:cstheme="minorHAnsi"/>
          <w:bCs/>
          <w:iCs/>
        </w:rPr>
        <w:t>th observation of the</w:t>
      </w:r>
      <w:r w:rsidR="00286D6A">
        <w:rPr>
          <w:rFonts w:eastAsiaTheme="minorEastAsia" w:cstheme="minorHAnsi"/>
          <w:bCs/>
          <w:iCs/>
        </w:rPr>
        <w:t xml:space="preserve"> rescaled optimum</w:t>
      </w:r>
      <w:r w:rsidR="00960D16">
        <w:rPr>
          <w:rFonts w:eastAsiaTheme="minorEastAsia" w:cstheme="minorHAnsi"/>
          <w:bCs/>
          <w:iCs/>
        </w:rPr>
        <w:t xml:space="preserve"> </w:t>
      </w:r>
      <w:r w:rsidR="00AB76AB" w:rsidRPr="0017383B">
        <w:rPr>
          <w:rFonts w:eastAsiaTheme="minorEastAsia" w:cstheme="minorHAnsi"/>
          <w:bCs/>
          <w:iCs/>
          <w:lang w:val="en-US"/>
        </w:rPr>
        <w:t xml:space="preserve">growth </w:t>
      </w:r>
      <w:r w:rsidR="00960D16">
        <w:rPr>
          <w:rFonts w:eastAsiaTheme="minorEastAsia" w:cstheme="minorHAnsi"/>
          <w:bCs/>
          <w:iCs/>
        </w:rPr>
        <w:t>temperature</w:t>
      </w:r>
      <w:r w:rsidR="00F05FC2">
        <w:rPr>
          <w:rFonts w:eastAsiaTheme="minorEastAsia" w:cstheme="minorHAnsi"/>
          <w:bCs/>
          <w:iCs/>
          <w:lang w:val="en-US"/>
        </w:rPr>
        <w:t xml:space="preserve"> (</w:t>
      </w:r>
      <w:r w:rsidR="00EE2D87">
        <w:rPr>
          <w:rFonts w:eastAsiaTheme="minorEastAsia" w:cstheme="minorHAnsi"/>
          <w:bCs/>
          <w:iCs/>
          <w:lang w:val="en-US"/>
        </w:rPr>
        <w:t xml:space="preserve">rescaled </w:t>
      </w:r>
      <w:r w:rsidR="00F05FC2">
        <w:rPr>
          <w:rFonts w:eastAsiaTheme="minorEastAsia" w:cstheme="minorHAnsi"/>
          <w:bCs/>
          <w:iCs/>
          <w:lang w:val="en-US"/>
        </w:rPr>
        <w:t xml:space="preserve">by </w:t>
      </w:r>
      <w:r w:rsidR="00960D16">
        <w:rPr>
          <w:rFonts w:eastAsiaTheme="minorEastAsia" w:cstheme="minorHAnsi"/>
          <w:bCs/>
          <w:iCs/>
        </w:rPr>
        <w:t>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m:t>
            </m:r>
            <m:r>
              <w:rPr>
                <w:rFonts w:ascii="Cambria Math" w:hAnsi="Cambria Math" w:cstheme="minorHAnsi"/>
              </w:rPr>
              <m:t>pt</m:t>
            </m:r>
            <m:r>
              <w:rPr>
                <w:rFonts w:ascii="Cambria Math" w:hAnsi="Cambria Math" w:cstheme="minorHAnsi"/>
              </w:rPr>
              <m: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m:t>
            </m:r>
            <m:r>
              <w:rPr>
                <w:rFonts w:ascii="Cambria Math" w:hAnsi="Cambria Math" w:cstheme="minorHAnsi"/>
              </w:rPr>
              <m:t>pt</m:t>
            </m:r>
            <m:r>
              <w:rPr>
                <w:rFonts w:ascii="Cambria Math" w:hAnsi="Cambria Math" w:cstheme="minorHAnsi"/>
              </w:rPr>
              <m:t>,i,j</m:t>
            </m:r>
          </m:sub>
        </m:sSub>
        <m:r>
          <w:rPr>
            <w:rFonts w:ascii="Cambria Math" w:hAnsi="Cambria Math" w:cstheme="minorHAnsi"/>
          </w:rPr>
          <m:t>-</m:t>
        </m:r>
        <m:acc>
          <m:accPr>
            <m:chr m:val="̅"/>
            <m:ctrlPr>
              <w:rPr>
                <w:rFonts w:ascii="Cambria Math" w:hAnsi="Cambria Math" w:cstheme="minorHAnsi"/>
                <w:bCs/>
                <w:i/>
              </w:rPr>
            </m:ctrlPr>
          </m:accPr>
          <m:e>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m:t>
                </m:r>
                <m:r>
                  <w:rPr>
                    <w:rFonts w:ascii="Cambria Math" w:hAnsi="Cambria Math" w:cstheme="minorHAnsi"/>
                  </w:rPr>
                  <m:t>pt</m:t>
                </m:r>
                <m:r>
                  <w:rPr>
                    <w:rFonts w:ascii="Cambria Math" w:hAnsi="Cambria Math" w:cstheme="minorHAnsi"/>
                  </w:rPr>
                  <m:t>,</m:t>
                </m:r>
                <m:r>
                  <w:rPr>
                    <w:rFonts w:ascii="Cambria Math" w:hAnsi="Cambria Math" w:cstheme="minorHAnsi"/>
                  </w:rPr>
                  <m:t>i</m:t>
                </m:r>
                <m:r>
                  <w:rPr>
                    <w:rFonts w:ascii="Cambria Math" w:hAnsi="Cambria Math" w:cstheme="minorHAnsi"/>
                  </w:rPr>
                  <m:t>,j</m:t>
                </m:r>
              </m:sub>
            </m:sSub>
          </m:e>
        </m:acc>
      </m:oMath>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367AF8" w:rsidRPr="00367AF8">
        <w:rPr>
          <w:rFonts w:eastAsiaTheme="minorEastAsia" w:cstheme="minorHAnsi"/>
          <w:iCs/>
          <w:lang w:val="en-US"/>
        </w:rPr>
        <w:t xml:space="preserve">either </w:t>
      </w:r>
      <w:r w:rsidR="005C7198" w:rsidRPr="005C7198">
        <w:rPr>
          <w:rFonts w:eastAsiaTheme="minorEastAsia" w:cstheme="minorHAnsi"/>
          <w:iCs/>
          <w:lang w:val="en-US"/>
        </w:rPr>
        <w:t xml:space="preserve">geometric mean </w:t>
      </w:r>
      <w:r w:rsidR="00804B85">
        <w:rPr>
          <w:rFonts w:eastAsiaTheme="minorEastAsia" w:cstheme="minorHAnsi"/>
          <w:iCs/>
        </w:rPr>
        <w:t xml:space="preserve">body mass </w:t>
      </w:r>
      <w:r w:rsidR="00367AF8" w:rsidRPr="00367AF8">
        <w:rPr>
          <w:rFonts w:eastAsiaTheme="minorEastAsia" w:cstheme="minorHAnsi"/>
          <w:iCs/>
          <w:lang w:val="en-US"/>
        </w:rPr>
        <w:t>or size class, as defined in the original study,</w:t>
      </w:r>
      <w:r w:rsidR="00367AF8">
        <w:rPr>
          <w:rFonts w:eastAsiaTheme="minorEastAsia" w:cstheme="minorHAnsi"/>
          <w:iCs/>
          <w:lang w:val="en-US"/>
        </w:rPr>
        <w:t xml:space="preserve"> </w:t>
      </w:r>
      <w:r w:rsidR="005C7198" w:rsidRPr="00367AF8">
        <w:rPr>
          <w:rFonts w:eastAsiaTheme="minorEastAsia" w:cstheme="minorHAnsi"/>
          <w:iCs/>
          <w:lang w:val="en-US"/>
        </w:rPr>
        <w:t xml:space="preserve">in the growth trial </w:t>
      </w:r>
      <w:r w:rsidR="001423D9">
        <w:rPr>
          <w:rFonts w:eastAsiaTheme="minorEastAsia" w:cstheme="minorHAnsi"/>
          <w:iCs/>
        </w:rPr>
        <w:t>and</w:t>
      </w:r>
      <w:r w:rsidR="00804B85">
        <w:rPr>
          <w:rFonts w:eastAsiaTheme="minorEastAsia" w:cstheme="minorHAnsi"/>
          <w:iCs/>
        </w:rPr>
        <w:t xml:space="preserve"> the 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BA2AB0" w:rsidRPr="00BA2AB0">
        <w:rPr>
          <w:rFonts w:eastAsiaTheme="minorEastAsia" w:cstheme="minorHAnsi"/>
          <w:iCs/>
          <w:lang w:val="en-U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Pr>
          <w:rFonts w:eastAsiaTheme="minorEastAsia" w:cstheme="minorHAnsi"/>
          <w:iCs/>
        </w:rPr>
        <w:t xml:space="preserve">refers to parameter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lang w:val="en-U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lang w:val="en-US"/>
        </w:rPr>
        <w:t xml:space="preserve"> (i.e. </w:t>
      </w:r>
      <w:r w:rsidR="00DB3151">
        <w:rPr>
          <w:rFonts w:cstheme="minorHAnsi"/>
          <w:bCs/>
          <w:lang w:val="en-U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E329DE">
        <w:rPr>
          <w:rFonts w:eastAsiaTheme="minorEastAsia" w:cstheme="minorHAnsi"/>
          <w:bCs/>
          <w:iCs/>
        </w:rPr>
        <w:t>are in addition mean-centered, such that 0 corresponds to the mean</w:t>
      </w:r>
      <w:r w:rsidR="00A123C9" w:rsidRPr="00A1577F">
        <w:rPr>
          <w:rFonts w:eastAsiaTheme="minorEastAsia" w:cstheme="minorHAnsi"/>
          <w:bCs/>
          <w:iCs/>
          <w:lang w:val="en-US"/>
        </w:rPr>
        <w:t xml:space="preserve"> of all </w:t>
      </w:r>
      <w:r w:rsidR="00A123C9">
        <w:rPr>
          <w:rFonts w:eastAsiaTheme="minorEastAsia" w:cstheme="minorHAnsi"/>
          <w:bCs/>
          <w:iCs/>
          <w:lang w:val="en-US"/>
        </w:rPr>
        <w:t>across all data points</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B3967">
        <w:rPr>
          <w:rFonts w:cstheme="minorHAnsi"/>
          <w:bCs/>
          <w:i/>
          <w:iCs/>
        </w:rPr>
        <w:t>temperature</w:t>
      </w:r>
      <w:r w:rsidR="00F4237A" w:rsidRPr="004F36D9">
        <w:rPr>
          <w:rFonts w:cstheme="minorHAnsi"/>
          <w:bCs/>
          <w:i/>
          <w:iCs/>
          <w:lang w:val="en-US"/>
        </w:rPr>
        <w:t>s</w:t>
      </w:r>
    </w:p>
    <w:p w14:paraId="4E219C7F" w14:textId="753B4993"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44238B" w:rsidRPr="0044238B">
        <w:rPr>
          <w:lang w:val="en-GB"/>
        </w:rPr>
        <w:t>(</w:t>
      </w:r>
      <w:proofErr w:type="spellStart"/>
      <w:r w:rsidR="0044238B" w:rsidRPr="0044238B">
        <w:rPr>
          <w:lang w:val="en-GB"/>
        </w:rPr>
        <w:t>Gillooly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2001; Brown </w:t>
      </w:r>
      <w:r w:rsidR="0044238B" w:rsidRPr="0044238B">
        <w:rPr>
          <w:i/>
          <w:iCs/>
          <w:lang w:val="en-GB"/>
        </w:rPr>
        <w:t>et al.</w:t>
      </w:r>
      <w:r w:rsidR="0044238B" w:rsidRPr="0044238B">
        <w:rPr>
          <w:lang w:val="en-GB"/>
        </w:rPr>
        <w:t xml:space="preserve"> 2004)</w:t>
      </w:r>
      <w:r w:rsidRPr="00CB18CC">
        <w:rPr>
          <w:rFonts w:eastAsiaTheme="minorEastAsia" w:cstheme="minorHAnsi"/>
        </w:rPr>
        <w:fldChar w:fldCharType="end"/>
      </w:r>
      <w:r w:rsidR="008B60E8">
        <w:rPr>
          <w:rFonts w:eastAsiaTheme="minorEastAsia" w:cstheme="minorHAnsi"/>
        </w:rPr>
        <w:t>. 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jointly</w:t>
      </w:r>
      <w:r w:rsidR="003768AB">
        <w:rPr>
          <w:rFonts w:eastAsiaTheme="minorEastAsia" w:cstheme="minorHAnsi"/>
        </w:rPr>
        <w:t xml:space="preserve"> </w:t>
      </w:r>
      <w:r w:rsidRPr="00093C2D">
        <w:rPr>
          <w:rFonts w:eastAsiaTheme="minorEastAsia" w:cstheme="minorHAnsi"/>
        </w:rPr>
        <w:t>to evaluate the effects of temperature and body mass simultaneously</w:t>
      </w:r>
      <w:r w:rsidR="001423D9">
        <w:rPr>
          <w:rFonts w:eastAsiaTheme="minorEastAsia" w:cstheme="minorHAnsi"/>
        </w:rPr>
        <w:t>. This approach</w:t>
      </w:r>
      <w:r w:rsidR="00693B2A">
        <w:rPr>
          <w:rFonts w:eastAsiaTheme="minorEastAsia" w:cstheme="minorHAnsi"/>
        </w:rPr>
        <w:t xml:space="preserve"> </w:t>
      </w:r>
      <w:r w:rsidRPr="00093C2D">
        <w:rPr>
          <w:rFonts w:eastAsiaTheme="minorEastAsia" w:cstheme="minorHAnsi"/>
        </w:rPr>
        <w:t xml:space="preserve">is more appropriate if the mass-scaling exponent is not exactly 3/4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Pr="00CB18CC">
        <w:rPr>
          <w:rFonts w:eastAsiaTheme="minorEastAsia" w:cstheme="minorHAnsi"/>
        </w:rPr>
        <w:fldChar w:fldCharType="end"/>
      </w:r>
      <w:r w:rsidR="00CB18CC" w:rsidRPr="00CB18CC">
        <w:rPr>
          <w:rFonts w:eastAsiaTheme="minorEastAsia" w:cstheme="minorHAnsi"/>
        </w:rPr>
        <w:t xml:space="preserve">, </w:t>
      </w:r>
      <w:r w:rsidR="00C15F85">
        <w:rPr>
          <w:rFonts w:eastAsiaTheme="minorEastAsia" w:cstheme="minorHAnsi"/>
        </w:rPr>
        <w:t>as suggested by empirical data</w:t>
      </w:r>
      <w:r w:rsidR="00CB18CC" w:rsidRPr="00CB18CC">
        <w:rPr>
          <w:rFonts w:eastAsiaTheme="minorEastAsia" w:cstheme="minorHAnsi"/>
        </w:rPr>
        <w:t xml:space="preserve"> </w:t>
      </w:r>
      <w:r w:rsidR="00CB18CC" w:rsidRPr="00CB18CC">
        <w:rPr>
          <w:rFonts w:eastAsiaTheme="minorEastAsia" w:cstheme="minorHAnsi"/>
        </w:rPr>
        <w:fldChar w:fldCharType="begin"/>
      </w:r>
      <w:r w:rsidR="00CB18CC" w:rsidRPr="00CB18CC">
        <w:rPr>
          <w:rFonts w:eastAsiaTheme="minorEastAsia" w:cstheme="minorHAnsi"/>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rPr>
        <w:instrText>ﬁ</w:instrText>
      </w:r>
      <w:r w:rsidR="00CB18CC" w:rsidRPr="00093C2D">
        <w:rPr>
          <w:rFonts w:eastAsiaTheme="minorEastAsia" w:cstheme="minorHAnsi"/>
        </w:rPr>
        <w:instrText>cient of 0.89 with a SIC interval spanning 0.82 to 0.99, implying that mechanistically derived coef</w:instrText>
      </w:r>
      <w:r w:rsidR="00CB18CC" w:rsidRPr="00CB18CC">
        <w:rPr>
          <w:rFonts w:eastAsiaTheme="minorEastAsia" w:cstheme="minorHAnsi"/>
        </w:rPr>
        <w:instrText>ﬁ</w:instrText>
      </w:r>
      <w:r w:rsidR="00CB18CC"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rPr>
        <w:instrText>ﬁ</w:instrText>
      </w:r>
      <w:r w:rsidR="00CB18CC"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rPr>
        <w:fldChar w:fldCharType="separate"/>
      </w:r>
      <w:r w:rsidR="0044238B" w:rsidRPr="0044238B">
        <w:rPr>
          <w:lang w:val="en-GB"/>
        </w:rPr>
        <w:t xml:space="preserve">(Sibly </w:t>
      </w:r>
      <w:r w:rsidR="0044238B" w:rsidRPr="0044238B">
        <w:rPr>
          <w:i/>
          <w:iCs/>
          <w:lang w:val="en-GB"/>
        </w:rPr>
        <w:t>et al.</w:t>
      </w:r>
      <w:r w:rsidR="0044238B" w:rsidRPr="0044238B">
        <w:rPr>
          <w:lang w:val="en-GB"/>
        </w:rPr>
        <w:t xml:space="preserve"> 2015; Jerde </w:t>
      </w:r>
      <w:r w:rsidR="0044238B" w:rsidRPr="0044238B">
        <w:rPr>
          <w:i/>
          <w:iCs/>
          <w:lang w:val="en-GB"/>
        </w:rPr>
        <w:t>et al.</w:t>
      </w:r>
      <w:r w:rsidR="0044238B" w:rsidRPr="0044238B">
        <w:rPr>
          <w:lang w:val="en-GB"/>
        </w:rPr>
        <w:t xml:space="preserve"> 2019)</w:t>
      </w:r>
      <w:r w:rsidR="00CB18CC" w:rsidRPr="00CB18CC">
        <w:rPr>
          <w:rFonts w:eastAsiaTheme="minorEastAsia" w:cstheme="minorHAnsi"/>
        </w:rPr>
        <w:fldChar w:fldCharType="end"/>
      </w:r>
      <w:r w:rsidR="00D20A76">
        <w:rPr>
          <w:rFonts w:eastAsiaTheme="minorEastAsia" w:cstheme="minorHAnsi"/>
          <w:lang w:val="en-GB"/>
        </w:rPr>
        <w:t xml:space="preserve">. 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093C2D">
        <w:rPr>
          <w:rFonts w:eastAsiaTheme="minorEastAsia" w:cstheme="minorHAnsi"/>
        </w:rPr>
        <w:t>size</w:t>
      </w:r>
      <w:r w:rsidR="0075321E" w:rsidRPr="0075321E">
        <w:rPr>
          <w:rFonts w:eastAsiaTheme="minorEastAsia" w:cstheme="minorHAnsi"/>
          <w:lang w:val="en-US"/>
        </w:rPr>
        <w:t>*</w:t>
      </w:r>
      <w:r w:rsidR="00D20A76" w:rsidRPr="00093C2D">
        <w:rPr>
          <w:rFonts w:eastAsiaTheme="minorEastAsia" w:cstheme="minorHAnsi"/>
        </w:rPr>
        <w:t xml:space="preserve">temperature </w:t>
      </w:r>
      <w:r w:rsidR="0075321E">
        <w:rPr>
          <w:rFonts w:eastAsiaTheme="minorEastAsia" w:cstheme="minorHAnsi"/>
          <w:lang w:val="en-US"/>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E74C99"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C470CD">
        <w:rPr>
          <w:rFonts w:cstheme="minorHAnsi"/>
          <w:bCs/>
        </w:rPr>
        <w:t>hierarchical models with different combinations of group (species)-varying coefficients</w:t>
      </w:r>
      <w:r w:rsidR="00451080" w:rsidRPr="00D2162B">
        <w:rPr>
          <w:rFonts w:cstheme="minorHAnsi"/>
          <w:bCs/>
          <w:lang w:val="en-U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815B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BD34859" w:rsidR="00815BFC" w:rsidRDefault="00815BF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815BF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Pr="00093C2D">
              <w:rPr>
                <w:rFonts w:eastAsiaTheme="minorEastAsia"/>
              </w:rPr>
              <w:t>,</w:t>
            </w:r>
            <w:r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2510DBF0"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0453E2" w:rsidRPr="00F030E3">
        <w:rPr>
          <w:rFonts w:eastAsiaTheme="minorEastAsia" w:cstheme="minorHAnsi"/>
          <w:iCs/>
        </w:rPr>
        <w:t>mean-centered 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w:commentRangeStart w:id="34"/>
        <w:commentRangeStart w:id="35"/>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commentRangeEnd w:id="34"/>
      <w:r w:rsidR="00B72E92">
        <w:rPr>
          <w:rStyle w:val="CommentReference"/>
        </w:rPr>
        <w:commentReference w:id="34"/>
      </w:r>
      <w:commentRangeEnd w:id="35"/>
      <w:r w:rsidR="0019762D">
        <w:rPr>
          <w:rStyle w:val="CommentReference"/>
        </w:rPr>
        <w:commentReference w:id="35"/>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lang w:val="en-US"/>
        </w:rPr>
        <w:t xml:space="preserve">unit </w:t>
      </w:r>
      <w:r w:rsidR="008140A9">
        <w:rPr>
          <w:rFonts w:eastAsiaTheme="minorEastAsia" w:cstheme="minorHAnsi"/>
        </w:rPr>
        <w:t>Kelvin</w:t>
      </w:r>
      <w:r w:rsidR="00A77A84" w:rsidRPr="009244BF">
        <w:rPr>
          <w:rFonts w:eastAsiaTheme="minorEastAsia" w:cstheme="minorHAnsi"/>
          <w:lang w:val="en-US"/>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36"/>
      <w:commentRangeStart w:id="37"/>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Pr>
          <w:rFonts w:eastAsiaTheme="minorEastAsia" w:cstheme="minorHAnsi"/>
        </w:rPr>
        <w:t>growth rates,</w:t>
      </w:r>
      <w:commentRangeEnd w:id="36"/>
      <w:r w:rsidR="00B72E92">
        <w:rPr>
          <w:rStyle w:val="CommentReference"/>
        </w:rPr>
        <w:commentReference w:id="36"/>
      </w:r>
      <w:commentRangeEnd w:id="37"/>
      <w:r w:rsidR="004F4CBB">
        <w:rPr>
          <w:rStyle w:val="CommentReference"/>
        </w:rPr>
        <w:commentReference w:id="37"/>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D81D2E">
        <w:rPr>
          <w:rFonts w:eastAsiaTheme="minorEastAsia" w:cstheme="minorHAnsi"/>
          <w:lang w:val="en-US"/>
        </w:rPr>
        <w:t>, as defined by the authors</w:t>
      </w:r>
      <w:r w:rsidR="00332743">
        <w:rPr>
          <w:rFonts w:eastAsiaTheme="minorEastAsia" w:cstheme="minorHAnsi"/>
        </w:rPr>
        <w:t xml:space="preserve">. </w:t>
      </w:r>
      <w:r w:rsidR="00743C4E">
        <w:rPr>
          <w:rFonts w:eastAsiaTheme="minorEastAsia" w:cstheme="minorHAnsi"/>
        </w:rPr>
        <w:t xml:space="preserve">Growth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2A264A">
        <w:rPr>
          <w:rFonts w:eastAsiaTheme="minorEastAsia" w:cstheme="minorHAnsi"/>
          <w:bCs/>
          <w:iCs/>
        </w:rPr>
        <w:instrText xml:space="preserve"> ADDIN ZOTERO_ITEM CSL_CITATION {"citationID":"admrapkmnu","properties":{"formattedCitation":"\\uldash{(Beamish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2A264A" w:rsidRPr="002A264A">
        <w:rPr>
          <w:rFonts w:ascii="Times New Roman" w:cs="Times New Roman"/>
          <w:u w:val="dash"/>
          <w:lang w:val="en-GB"/>
        </w:rPr>
        <w:t xml:space="preserve">(Beamish 1964; </w:t>
      </w:r>
      <w:proofErr w:type="spellStart"/>
      <w:r w:rsidR="002A264A" w:rsidRPr="002A264A">
        <w:rPr>
          <w:rFonts w:ascii="Times New Roman" w:cs="Times New Roman"/>
          <w:u w:val="dash"/>
          <w:lang w:val="en-GB"/>
        </w:rPr>
        <w:t>Ohlberger</w:t>
      </w:r>
      <w:proofErr w:type="spellEnd"/>
      <w:r w:rsidR="002A264A" w:rsidRPr="002A264A">
        <w:rPr>
          <w:rFonts w:ascii="Times New Roman" w:cs="Times New Roman"/>
          <w:u w:val="dash"/>
          <w:lang w:val="en-GB"/>
        </w:rPr>
        <w:t xml:space="preserve"> </w:t>
      </w:r>
      <w:r w:rsidR="002A264A" w:rsidRPr="002A264A">
        <w:rPr>
          <w:rFonts w:ascii="Times New Roman" w:cs="Times New Roman"/>
          <w:i/>
          <w:iCs/>
          <w:u w:val="dash"/>
          <w:lang w:val="en-GB"/>
        </w:rPr>
        <w:t>et al.</w:t>
      </w:r>
      <w:r w:rsidR="002A264A" w:rsidRPr="002A264A">
        <w:rPr>
          <w:rFonts w:ascii="Times New Roman" w:cs="Times New Roman"/>
          <w:u w:val="dash"/>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05C6882A"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lastRenderedPageBreak/>
        <w:t xml:space="preserve">Mass- and </w:t>
      </w:r>
      <w:r>
        <w:rPr>
          <w:rFonts w:cstheme="minorHAnsi"/>
          <w:bCs/>
          <w:i/>
          <w:iCs/>
          <w:lang w:val="en-US"/>
        </w:rPr>
        <w:t>temperature s</w:t>
      </w:r>
      <w:r w:rsidRPr="009B3967">
        <w:rPr>
          <w:rFonts w:cstheme="minorHAnsi"/>
          <w:bCs/>
          <w:i/>
          <w:iCs/>
        </w:rPr>
        <w:t xml:space="preserve">caling of </w:t>
      </w:r>
      <w:r w:rsidRPr="00331FBA">
        <w:rPr>
          <w:rFonts w:cstheme="minorHAnsi"/>
          <w:bCs/>
          <w:i/>
          <w:iCs/>
          <w:color w:val="FF0000"/>
        </w:rPr>
        <w:t>growth</w:t>
      </w:r>
      <w:r w:rsidRPr="00331FBA">
        <w:rPr>
          <w:rFonts w:cstheme="minorHAnsi"/>
          <w:bCs/>
          <w:i/>
          <w:iCs/>
          <w:color w:val="FF0000"/>
          <w:lang w:val="en-US"/>
        </w:rPr>
        <w:t xml:space="preserve"> </w:t>
      </w:r>
      <w:r w:rsidRPr="00393765">
        <w:rPr>
          <w:rFonts w:cstheme="minorHAnsi"/>
          <w:bCs/>
          <w:i/>
          <w:iCs/>
          <w:lang w:val="en-US"/>
        </w:rPr>
        <w:t xml:space="preserve">and </w:t>
      </w:r>
      <w:r>
        <w:rPr>
          <w:rFonts w:cstheme="minorHAnsi"/>
          <w:bCs/>
          <w:i/>
          <w:iCs/>
        </w:rPr>
        <w:t>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B3967">
        <w:rPr>
          <w:rFonts w:cstheme="minorHAnsi"/>
          <w:bCs/>
          <w:i/>
          <w:iCs/>
        </w:rPr>
        <w:t>temperature</w:t>
      </w:r>
      <w:r w:rsidRPr="004F36D9">
        <w:rPr>
          <w:rFonts w:cstheme="minorHAnsi"/>
          <w:bCs/>
          <w:i/>
          <w:iCs/>
          <w:lang w:val="en-US"/>
        </w:rPr>
        <w:t>s</w:t>
      </w:r>
    </w:p>
    <w:p w14:paraId="4C1C47D6" w14:textId="0BFC5E24" w:rsidR="000F1792" w:rsidRDefault="005F1AC2" w:rsidP="002E3379">
      <w:pPr>
        <w:spacing w:line="480" w:lineRule="auto"/>
        <w:contextualSpacing/>
        <w:jc w:val="both"/>
        <w:rPr>
          <w:rFonts w:eastAsiaTheme="minorEastAsia" w:cstheme="minorHAnsi"/>
          <w:bCs/>
          <w:iCs/>
        </w:rPr>
      </w:pPr>
      <w:r>
        <w:rPr>
          <w:rFonts w:cstheme="minorHAnsi"/>
          <w:bCs/>
          <w:lang w:val="en-US"/>
        </w:rPr>
        <w:t>G</w:t>
      </w:r>
      <w:r w:rsidR="00B7284D">
        <w:rPr>
          <w:rFonts w:cstheme="minorHAnsi"/>
          <w:bCs/>
          <w:lang w:val="en-US"/>
        </w:rPr>
        <w:t>rowth and consumption are 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4C72E7" w:rsidRPr="0044238B">
        <w:rPr>
          <w:lang w:val="en-GB"/>
        </w:rPr>
        <w:t xml:space="preserve">(Dell </w:t>
      </w:r>
      <w:r w:rsidR="004C72E7" w:rsidRPr="0044238B">
        <w:rPr>
          <w:i/>
          <w:iCs/>
          <w:lang w:val="en-GB"/>
        </w:rPr>
        <w:t>et al.</w:t>
      </w:r>
      <w:r w:rsidR="004C72E7" w:rsidRPr="0044238B">
        <w:rPr>
          <w:lang w:val="en-GB"/>
        </w:rPr>
        <w:t xml:space="preserve"> 2011; Englund </w:t>
      </w:r>
      <w:r w:rsidR="004C72E7" w:rsidRPr="0044238B">
        <w:rPr>
          <w:i/>
          <w:iCs/>
          <w:lang w:val="en-GB"/>
        </w:rPr>
        <w:t>et al.</w:t>
      </w:r>
      <w:r w:rsidR="004C72E7" w:rsidRPr="0044238B">
        <w:rPr>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AD5B9E">
        <w:rPr>
          <w:rFonts w:cstheme="minorHAnsi"/>
          <w:bCs/>
          <w:lang w:val="en-US"/>
        </w:rPr>
        <w:t xml:space="preserve">While </w:t>
      </w:r>
      <w:r w:rsidR="00033728">
        <w:rPr>
          <w:rFonts w:cstheme="minorHAnsi"/>
          <w:bCs/>
          <w:lang w:val="en-US"/>
        </w:rPr>
        <w:t xml:space="preserve">the </w:t>
      </w:r>
      <w:r w:rsidR="000C7153">
        <w:rPr>
          <w:rFonts w:cstheme="minorHAnsi"/>
          <w:bCs/>
          <w:lang w:val="en-US"/>
        </w:rPr>
        <w:t>term optimum is misleading for metabolic rate data,</w:t>
      </w:r>
      <w:r w:rsidR="006A187A">
        <w:rPr>
          <w:rFonts w:cstheme="minorHAnsi"/>
          <w:bCs/>
          <w:lang w:val="en-US"/>
        </w:rPr>
        <w:t xml:space="preserve"> </w:t>
      </w:r>
      <w:r w:rsidR="00033728">
        <w:rPr>
          <w:rFonts w:cstheme="minorHAnsi"/>
          <w:bCs/>
          <w:lang w:val="en-US"/>
        </w:rPr>
        <w:t xml:space="preserve">we do not find </w:t>
      </w:r>
      <w:r w:rsidR="00D41E76">
        <w:rPr>
          <w:rFonts w:cstheme="minorHAnsi"/>
          <w:bCs/>
          <w:lang w:val="en-US"/>
        </w:rPr>
        <w:t xml:space="preserve">data points beyond </w:t>
      </w:r>
      <w:r w:rsidR="00783173">
        <w:rPr>
          <w:rFonts w:cstheme="minorHAnsi"/>
          <w:bCs/>
          <w:lang w:val="en-US"/>
        </w:rPr>
        <w:t>the temperature where metabolism is maximized</w:t>
      </w:r>
      <w:r w:rsidR="00767E65">
        <w:rPr>
          <w:rFonts w:cstheme="minorHAnsi"/>
          <w:bCs/>
          <w:lang w:val="en-US"/>
        </w:rPr>
        <w:t xml:space="preserve">, hence the use of optimum is throughout limited to </w:t>
      </w:r>
      <w:r w:rsidR="00B60E61">
        <w:rPr>
          <w:rFonts w:cstheme="minorHAnsi"/>
          <w:bCs/>
          <w:lang w:val="en-US"/>
        </w:rPr>
        <w:t>consumption or growth data</w:t>
      </w:r>
      <w:r w:rsidR="00033728">
        <w:rPr>
          <w:rFonts w:cstheme="minorHAnsi"/>
          <w:bCs/>
          <w:lang w:val="en-US"/>
        </w:rPr>
        <w:t>.</w:t>
      </w:r>
      <w:r w:rsidR="00D30823">
        <w:rPr>
          <w:rFonts w:cstheme="minorHAnsi"/>
          <w:bCs/>
          <w:lang w:val="en-US"/>
        </w:rPr>
        <w:t xml:space="preserve"> </w:t>
      </w:r>
      <w:r w:rsidR="00B7284D">
        <w:rPr>
          <w:rFonts w:cstheme="minorHAnsi"/>
          <w:bCs/>
          <w:lang w:val="en-U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lang w:val="en-U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optimum-data</w:t>
      </w:r>
      <w:r w:rsidR="005D5407" w:rsidRPr="00093C2D">
        <w:rPr>
          <w:rFonts w:cstheme="minorHAnsi"/>
          <w:bCs/>
        </w:rPr>
        <w:t xml:space="preserve"> 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 in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38"/>
      <w:commentRangeStart w:id="39"/>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38"/>
      <w:r w:rsidR="001C2C66">
        <w:rPr>
          <w:rStyle w:val="CommentReference"/>
        </w:rPr>
        <w:commentReference w:id="38"/>
      </w:r>
      <w:commentRangeEnd w:id="39"/>
      <w:r w:rsidR="00A0732D">
        <w:rPr>
          <w:rStyle w:val="CommentReference"/>
        </w:rPr>
        <w:commentReference w:id="39"/>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956516"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956516"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6E8D479B"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40"/>
      <w:commentRangeStart w:id="41"/>
      <w:commentRangeStart w:id="42"/>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40"/>
        <m:r>
          <m:rPr>
            <m:sty m:val="p"/>
          </m:rPr>
          <w:rPr>
            <w:rStyle w:val="CommentReference"/>
          </w:rPr>
          <w:commentReference w:id="40"/>
        </m:r>
        <w:commentRangeEnd w:id="41"/>
        <m:r>
          <m:rPr>
            <m:sty m:val="p"/>
          </m:rPr>
          <w:rPr>
            <w:rStyle w:val="CommentReference"/>
          </w:rPr>
          <w:commentReference w:id="41"/>
        </m:r>
        <w:commentRangeEnd w:id="42"/>
        <m:r>
          <m:rPr>
            <m:sty m:val="p"/>
          </m:rPr>
          <w:rPr>
            <w:rStyle w:val="CommentReference"/>
          </w:rPr>
          <w:commentReference w:id="42"/>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DE191D" w:rsidRPr="00F030E3">
        <w:rPr>
          <w:rFonts w:eastAsiaTheme="minorEastAsia" w:cstheme="minorHAnsi"/>
          <w:iCs/>
        </w:rPr>
        <w:t xml:space="preserve"> in unit </w:t>
      </w:r>
      <m:oMath>
        <m:r>
          <m:rPr>
            <m:sty m:val="p"/>
          </m:rPr>
          <w:rPr>
            <w:rFonts w:ascii="Cambria Math" w:eastAsiaTheme="minorEastAsia" w:hAnsi="Cambria Math" w:cstheme="minorHAnsi"/>
          </w:rPr>
          <m:t>g</m:t>
        </m:r>
      </m:oMath>
      <w:r w:rsidR="00793F14" w:rsidRPr="00F030E3">
        <w:rPr>
          <w:rFonts w:eastAsiaTheme="minorEastAsia" w:cstheme="minorHAnsi"/>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030F1A" w:rsidRPr="00F030E3">
        <w:rPr>
          <w:rFonts w:eastAsiaTheme="minorEastAsia" w:cstheme="minorHAnsi"/>
        </w:rPr>
        <w:t xml:space="preserve">standardized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222C1A" w:rsidRPr="00F030E3">
        <w:rPr>
          <w:rFonts w:eastAsiaTheme="minorEastAsia" w:cstheme="minorHAnsi"/>
        </w:rPr>
        <w:t>standardized</w:t>
      </w:r>
      <w:r w:rsidR="00152F4A" w:rsidRPr="00F030E3">
        <w:rPr>
          <w:rFonts w:eastAsiaTheme="minorEastAsia" w:cstheme="minorHAnsi"/>
        </w:rPr>
        <w:t xml:space="preserve"> </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43"/>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43"/>
            <m:r>
              <m:rPr>
                <m:sty m:val="p"/>
              </m:rPr>
              <w:rPr>
                <w:rStyle w:val="CommentReference"/>
              </w:rPr>
              <w:commentReference w:id="43"/>
            </m:r>
          </m:e>
        </m:acc>
      </m:oMath>
      <w:r w:rsidR="003B38E8" w:rsidRPr="00F030E3">
        <w:rPr>
          <w:rFonts w:eastAsiaTheme="minorEastAsia" w:cstheme="minorHAnsi"/>
          <w:iCs/>
        </w:rPr>
        <w:t xml:space="preserve">. </w:t>
      </w:r>
    </w:p>
    <w:p w14:paraId="7FF83BAD" w14:textId="0E8C3DFF"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i</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 xml:space="preserve">spread in </w:t>
      </w:r>
      <w:r w:rsidR="00683099" w:rsidRPr="00093C2D">
        <w:rPr>
          <w:rFonts w:eastAsiaTheme="minorEastAsia" w:cstheme="minorHAnsi"/>
          <w:iCs/>
        </w:rPr>
        <w:lastRenderedPageBreak/>
        <w:t>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however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07B31196" w:rsidR="000F1792" w:rsidRPr="00093C2D" w:rsidRDefault="000F1792" w:rsidP="002E3379">
      <w:pPr>
        <w:spacing w:line="480" w:lineRule="auto"/>
        <w:contextualSpacing/>
        <w:jc w:val="both"/>
        <w:rPr>
          <w:rFonts w:eastAsiaTheme="minorEastAsia"/>
        </w:rPr>
      </w:pPr>
      <w:r w:rsidRPr="00093C2D">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r w:rsidR="001C2C66">
        <w:t>,</w:t>
      </w:r>
      <w:r w:rsidR="008E0B51" w:rsidRPr="00DD147E">
        <w:t xml:space="preserve"> </w:t>
      </w:r>
      <w:commentRangeStart w:id="44"/>
      <w:commentRangeStart w:id="45"/>
      <w:r w:rsidR="008E0B51" w:rsidRPr="00DD147E">
        <w:t>base</w:t>
      </w:r>
      <w:r w:rsidR="00C470CD" w:rsidRPr="00DD147E">
        <w:t>d</w:t>
      </w:r>
      <w:r w:rsidR="008E0B51" w:rsidRPr="00DD147E">
        <w:t xml:space="preserve"> on previous literature </w:t>
      </w:r>
      <w:commentRangeEnd w:id="44"/>
      <w:r w:rsidR="00D72CDA">
        <w:rPr>
          <w:rStyle w:val="CommentReference"/>
        </w:rPr>
        <w:commentReference w:id="44"/>
      </w:r>
      <w:commentRangeEnd w:id="45"/>
      <w:r w:rsidR="00146D89">
        <w:rPr>
          <w:rStyle w:val="CommentReference"/>
        </w:rPr>
        <w:commentReference w:id="45"/>
      </w:r>
      <w:r w:rsidRPr="00DD147E">
        <w:t>(</w:t>
      </w:r>
      <w:r w:rsidR="004D000B">
        <w:fldChar w:fldCharType="begin"/>
      </w:r>
      <w:r w:rsidR="004D000B">
        <w:instrText xml:space="preserve"> HYPERLINK "https://github.com/stan-dev/stan/wiki/Prior-Choice-Recommendations" </w:instrText>
      </w:r>
      <w:r w:rsidR="004D000B">
        <w:fldChar w:fldCharType="separate"/>
      </w:r>
      <w:r w:rsidRPr="00DD147E">
        <w:rPr>
          <w:rStyle w:val="Hyperlink"/>
          <w:color w:val="auto"/>
        </w:rPr>
        <w:t>https://github.com/stan-dev/stan/wiki/Prior-Choice-Recommendations</w:t>
      </w:r>
      <w:r w:rsidR="004D000B">
        <w:rPr>
          <w:rStyle w:val="Hyperlink"/>
          <w:color w:val="auto"/>
        </w:rPr>
        <w:fldChar w:fldCharType="end"/>
      </w:r>
      <w:r w:rsidRPr="00DD147E">
        <w:t xml:space="preserve">) (Table 1). </w:t>
      </w:r>
      <w:r w:rsidRPr="00093C2D">
        <w:rPr>
          <w:rFonts w:eastAsiaTheme="minorEastAsia" w:cstheme="minorHAnsi"/>
        </w:rPr>
        <w:t xml:space="preserve">We used 3 Markov chains with 10000 iterations each, following 10000 iterations </w:t>
      </w:r>
      <w:r w:rsidR="00D72CDA">
        <w:rPr>
          <w:rFonts w:eastAsiaTheme="minorEastAsia" w:cstheme="minorHAnsi"/>
        </w:rPr>
        <w:t xml:space="preserve">for </w:t>
      </w:r>
      <w:r w:rsidRPr="00093C2D">
        <w:rPr>
          <w:rFonts w:eastAsiaTheme="minorEastAsia" w:cstheme="minorHAnsi"/>
        </w:rPr>
        <w:t xml:space="preserve">burn-in and 5000 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m:oMath>
        <m:r>
          <w:rPr>
            <w:rFonts w:ascii="Cambria Math" w:eastAsiaTheme="minorEastAsia" w:hAnsi="Cambria Math" w:cstheme="minorHAnsi"/>
          </w:rPr>
          <m:t>&lt;1.1</m:t>
        </m:r>
      </m:oMath>
      <w:r w:rsidR="003F182B" w:rsidRPr="000A3582">
        <w:rPr>
          <w:rFonts w:eastAsiaTheme="minorEastAsia" w:cstheme="minorHAnsi"/>
          <w:lang w:val="en-US"/>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r w:rsidR="004D000B">
        <w:fldChar w:fldCharType="begin"/>
      </w:r>
      <w:r w:rsidR="004D000B">
        <w:instrText xml:space="preserve"> HYPERLINK "https://github.com/maxlindmark/scaling" </w:instrText>
      </w:r>
      <w:r w:rsidR="004D000B">
        <w:fldChar w:fldCharType="separate"/>
      </w:r>
      <w:r w:rsidRPr="00093C2D">
        <w:rPr>
          <w:rStyle w:val="Hyperlink"/>
          <w:rFonts w:eastAsiaTheme="minorEastAsia"/>
          <w:color w:val="auto"/>
        </w:rPr>
        <w:t>https://github.com/maxlindmark/scaling</w:t>
      </w:r>
      <w:r w:rsidR="004D000B">
        <w:rPr>
          <w:rStyle w:val="Hyperlink"/>
          <w:rFonts w:eastAsiaTheme="minorEastAsia"/>
          <w:color w:val="auto"/>
        </w:rPr>
        <w:fldChar w:fldCharType="end"/>
      </w:r>
      <w:r w:rsidRPr="00093C2D">
        <w:rPr>
          <w:rFonts w:eastAsiaTheme="minorEastAsia"/>
        </w:rPr>
        <w:t xml:space="preserve">) and will be archived on Zenodo upon publication.  </w:t>
      </w:r>
    </w:p>
    <w:p w14:paraId="50292E45" w14:textId="798D1652" w:rsidR="008D46C2" w:rsidRPr="00093C2D" w:rsidRDefault="008D46C2" w:rsidP="002E3379">
      <w:pPr>
        <w:spacing w:line="480" w:lineRule="auto"/>
        <w:contextualSpacing/>
        <w:jc w:val="both"/>
        <w:rPr>
          <w:rFonts w:eastAsiaTheme="minorEastAsia"/>
        </w:rPr>
      </w:pPr>
    </w:p>
    <w:p w14:paraId="349E43CC" w14:textId="369BB443" w:rsidR="001C499B" w:rsidRPr="00093C2D" w:rsidRDefault="001C499B" w:rsidP="002E3379">
      <w:pPr>
        <w:spacing w:line="480" w:lineRule="auto"/>
        <w:contextualSpacing/>
        <w:jc w:val="both"/>
        <w:rPr>
          <w:rFonts w:eastAsiaTheme="minorEastAsia"/>
        </w:rPr>
      </w:pPr>
    </w:p>
    <w:p w14:paraId="3B6A6668" w14:textId="26AE93FC" w:rsidR="00BC7CB6" w:rsidRDefault="00BC7CB6" w:rsidP="002E3379">
      <w:pPr>
        <w:spacing w:line="480" w:lineRule="auto"/>
        <w:contextualSpacing/>
        <w:jc w:val="both"/>
        <w:rPr>
          <w:rFonts w:eastAsiaTheme="minorEastAsia"/>
        </w:rPr>
      </w:pPr>
    </w:p>
    <w:p w14:paraId="126FE31F" w14:textId="6968D50E" w:rsidR="0010551B" w:rsidRDefault="0010551B" w:rsidP="002E3379">
      <w:pPr>
        <w:spacing w:line="480" w:lineRule="auto"/>
        <w:contextualSpacing/>
        <w:jc w:val="both"/>
        <w:rPr>
          <w:rFonts w:eastAsiaTheme="minorEastAsia"/>
        </w:rPr>
      </w:pPr>
    </w:p>
    <w:p w14:paraId="75C26E26" w14:textId="3F088F81" w:rsidR="0010551B" w:rsidRDefault="0010551B" w:rsidP="002E3379">
      <w:pPr>
        <w:spacing w:line="480" w:lineRule="auto"/>
        <w:contextualSpacing/>
        <w:jc w:val="both"/>
        <w:rPr>
          <w:rFonts w:eastAsiaTheme="minorEastAsia"/>
        </w:rPr>
      </w:pPr>
    </w:p>
    <w:p w14:paraId="467630B0" w14:textId="58A35A52" w:rsidR="0010551B" w:rsidRDefault="0010551B" w:rsidP="002E3379">
      <w:pPr>
        <w:spacing w:line="480" w:lineRule="auto"/>
        <w:contextualSpacing/>
        <w:jc w:val="both"/>
        <w:rPr>
          <w:rFonts w:eastAsiaTheme="minorEastAsia"/>
        </w:rPr>
      </w:pPr>
    </w:p>
    <w:p w14:paraId="15A04341" w14:textId="286F4FA2" w:rsidR="00047884" w:rsidRPr="00C009B1" w:rsidRDefault="00047884" w:rsidP="002E3379">
      <w:pPr>
        <w:tabs>
          <w:tab w:val="center" w:pos="4513"/>
        </w:tabs>
        <w:spacing w:line="480" w:lineRule="auto"/>
        <w:contextualSpacing/>
        <w:jc w:val="both"/>
      </w:pPr>
      <w:r w:rsidRPr="00032D21">
        <w:rPr>
          <w:b/>
          <w:bCs/>
        </w:rPr>
        <w:lastRenderedPageBreak/>
        <w:t xml:space="preserve">Table </w:t>
      </w:r>
      <w:r w:rsidRPr="00032D21">
        <w:rPr>
          <w:b/>
          <w:bCs/>
        </w:rPr>
        <w:fldChar w:fldCharType="begin"/>
      </w:r>
      <w:r w:rsidRPr="00032D21">
        <w:rPr>
          <w:b/>
          <w:bCs/>
        </w:rPr>
        <w:instrText xml:space="preserve"> SEQ Table \* ARABIC </w:instrText>
      </w:r>
      <w:r w:rsidRPr="00032D21">
        <w:rPr>
          <w:b/>
          <w:bCs/>
        </w:rPr>
        <w:fldChar w:fldCharType="separate"/>
      </w:r>
      <w:r w:rsidRPr="00032D21">
        <w:rPr>
          <w:b/>
          <w:bCs/>
          <w:noProof/>
        </w:rPr>
        <w:t>1</w:t>
      </w:r>
      <w:r w:rsidRPr="00032D21">
        <w:rPr>
          <w:b/>
          <w:bCs/>
          <w:noProof/>
        </w:rPr>
        <w:fldChar w:fldCharType="end"/>
      </w:r>
      <w:r w:rsidRPr="00C009B1">
        <w:t xml:space="preserve"> Description of model parameters and their prior distributions</w:t>
      </w:r>
    </w:p>
    <w:tbl>
      <w:tblPr>
        <w:tblStyle w:val="GridTable1Light"/>
        <w:tblW w:w="0" w:type="auto"/>
        <w:tblLook w:val="04A0" w:firstRow="1" w:lastRow="0" w:firstColumn="1" w:lastColumn="0" w:noHBand="0" w:noVBand="1"/>
      </w:tblPr>
      <w:tblGrid>
        <w:gridCol w:w="1704"/>
        <w:gridCol w:w="1309"/>
        <w:gridCol w:w="4244"/>
        <w:gridCol w:w="175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ins w:id="46" w:author="Anna Gårdmark" w:date="2020-01-21T09:24:00Z"/>
                <w:rFonts w:eastAsiaTheme="minorEastAsia" w:cstheme="minorHAnsi"/>
              </w:rPr>
            </w:pPr>
            <w:r w:rsidRPr="00093C2D">
              <w:rPr>
                <w:rFonts w:cstheme="minorHAnsi"/>
              </w:rPr>
              <w:t xml:space="preserve">Linear </w:t>
            </w:r>
          </w:p>
          <w:p w14:paraId="5FFB42BE" w14:textId="2EFDB095" w:rsidR="00745E85" w:rsidRPr="00093C2D" w:rsidRDefault="004D000B"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55571601" w:rsidR="00745E85" w:rsidRPr="00A20F7F" w:rsidRDefault="001E13F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289C8428" w:rsidR="00745E85" w:rsidRPr="00A20F7F" w:rsidRDefault="001E13F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6A05F2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7CE2661E" w:rsidR="00377669" w:rsidRPr="007F0C50" w:rsidRDefault="00E7632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52E09806" w:rsidR="00377669" w:rsidRPr="007F0C50" w:rsidRDefault="00E7632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4594388C" w:rsidR="00377669" w:rsidRPr="007F0C50" w:rsidRDefault="00E7632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52260642" w:rsidR="00377669" w:rsidRPr="007F0C50" w:rsidRDefault="00E7632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100E9B" w:rsidRDefault="001C2C66" w:rsidP="00C428D8">
            <w:pPr>
              <w:spacing w:line="360" w:lineRule="auto"/>
              <w:contextualSpacing/>
              <w:jc w:val="both"/>
              <w:rPr>
                <w:rFonts w:cstheme="minorHAnsi"/>
                <w:b w:val="0"/>
                <w:bCs w:val="0"/>
                <w:lang w:val="sv-SE"/>
              </w:rPr>
            </w:pPr>
            <w:r>
              <w:rPr>
                <w:rFonts w:cstheme="minorHAnsi"/>
              </w:rPr>
              <w:t>for consumption</w:t>
            </w:r>
            <w:r w:rsidR="00100E9B">
              <w:rPr>
                <w:rFonts w:cstheme="minorHAnsi"/>
                <w:lang w:val="sv-SE"/>
              </w:rPr>
              <w:t xml:space="preserve"> and </w:t>
            </w:r>
            <w:proofErr w:type="spellStart"/>
            <w:r w:rsidR="00100E9B" w:rsidRPr="00100E9B">
              <w:rPr>
                <w:rFonts w:cstheme="minorHAnsi"/>
                <w:color w:val="FF0000"/>
                <w:lang w:val="sv-SE"/>
              </w:rPr>
              <w:t>growth</w:t>
            </w:r>
            <w:proofErr w:type="spellEnd"/>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4D000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bl>
    <w:p w14:paraId="7D1F3207" w14:textId="1415BD0C" w:rsidR="008254C2" w:rsidRDefault="008254C2" w:rsidP="002E3379">
      <w:pPr>
        <w:spacing w:line="480" w:lineRule="auto"/>
        <w:contextualSpacing/>
        <w:jc w:val="both"/>
        <w:rPr>
          <w:rFonts w:cstheme="minorHAnsi"/>
          <w:b/>
        </w:rPr>
      </w:pPr>
    </w:p>
    <w:p w14:paraId="2102313B" w14:textId="3E8D1389" w:rsidR="0069698D" w:rsidRDefault="0069698D" w:rsidP="002E3379">
      <w:pPr>
        <w:spacing w:line="480" w:lineRule="auto"/>
        <w:contextualSpacing/>
        <w:jc w:val="both"/>
        <w:rPr>
          <w:rFonts w:cstheme="minorHAnsi"/>
          <w:b/>
        </w:rPr>
      </w:pPr>
    </w:p>
    <w:p w14:paraId="453349A8" w14:textId="5B9D9888" w:rsidR="00DB50D2" w:rsidRDefault="00DB50D2" w:rsidP="002E3379">
      <w:pPr>
        <w:spacing w:line="480" w:lineRule="auto"/>
        <w:contextualSpacing/>
        <w:jc w:val="both"/>
        <w:rPr>
          <w:rFonts w:cstheme="minorHAnsi"/>
          <w:b/>
        </w:rPr>
      </w:pPr>
    </w:p>
    <w:p w14:paraId="47F185D4" w14:textId="1E67DAD2" w:rsidR="00DB50D2" w:rsidRDefault="00DB50D2" w:rsidP="002E3379">
      <w:pPr>
        <w:spacing w:line="480" w:lineRule="auto"/>
        <w:contextualSpacing/>
        <w:jc w:val="both"/>
        <w:rPr>
          <w:rFonts w:cstheme="minorHAnsi"/>
          <w:b/>
        </w:rPr>
      </w:pPr>
    </w:p>
    <w:p w14:paraId="11426855" w14:textId="3BA947A4" w:rsidR="000F069E" w:rsidRDefault="000F069E" w:rsidP="002E3379">
      <w:pPr>
        <w:spacing w:line="480" w:lineRule="auto"/>
        <w:contextualSpacing/>
        <w:jc w:val="both"/>
        <w:rPr>
          <w:rFonts w:cstheme="minorHAnsi"/>
          <w:b/>
        </w:rPr>
      </w:pPr>
    </w:p>
    <w:p w14:paraId="52D66282" w14:textId="2B58FF61" w:rsidR="00B7608D" w:rsidRDefault="00F53EDC" w:rsidP="002E3379">
      <w:pPr>
        <w:spacing w:line="480" w:lineRule="auto"/>
        <w:contextualSpacing/>
        <w:jc w:val="both"/>
        <w:rPr>
          <w:rFonts w:cstheme="minorHAnsi"/>
          <w:b/>
        </w:rPr>
      </w:pPr>
      <w:r w:rsidRPr="00660D1C">
        <w:rPr>
          <w:rFonts w:cstheme="minorHAnsi"/>
          <w:b/>
        </w:rPr>
        <w:lastRenderedPageBreak/>
        <w:t>Results</w:t>
      </w:r>
    </w:p>
    <w:p w14:paraId="1B72D9F1" w14:textId="6B9C0DFD" w:rsidR="00D25F6D" w:rsidRPr="002B607D" w:rsidRDefault="00CA1328" w:rsidP="002E3379">
      <w:pPr>
        <w:spacing w:line="480" w:lineRule="auto"/>
        <w:contextualSpacing/>
        <w:jc w:val="both"/>
        <w:rPr>
          <w:rFonts w:cstheme="minorHAnsi"/>
        </w:rPr>
      </w:pPr>
      <w:r w:rsidRPr="00A26824">
        <w:rPr>
          <w:rFonts w:cstheme="minorHAnsi"/>
        </w:rPr>
        <w:t xml:space="preserve">The </w:t>
      </w:r>
      <w:r w:rsidR="00C428D8">
        <w:rPr>
          <w:rFonts w:cstheme="minorHAnsi"/>
        </w:rPr>
        <w:t xml:space="preserve">optimum temperature </w:t>
      </w:r>
      <w:r w:rsidR="00C428D8" w:rsidRPr="00C428D8">
        <w:rPr>
          <w:rFonts w:cstheme="minorHAnsi"/>
          <w:lang w:val="en-US"/>
        </w:rPr>
        <w:t xml:space="preserve">for </w:t>
      </w:r>
      <w:r w:rsidR="00C428D8">
        <w:rPr>
          <w:rFonts w:cstheme="minorHAnsi"/>
          <w:lang w:val="en-US"/>
        </w:rPr>
        <w:t xml:space="preserve">growth </w:t>
      </w:r>
      <w:r w:rsidRPr="00A26824">
        <w:rPr>
          <w:rFonts w:cstheme="minorHAnsi"/>
        </w:rPr>
        <w:t>declines with body size</w:t>
      </w:r>
      <w:r w:rsidR="00BB030B" w:rsidRPr="00BB030B">
        <w:rPr>
          <w:rFonts w:cstheme="minorHAnsi"/>
          <w:lang w:val="en-US"/>
        </w:rPr>
        <w:t xml:space="preserve"> </w:t>
      </w:r>
      <w:r w:rsidR="00BB030B" w:rsidRPr="00387B3E">
        <w:rPr>
          <w:rFonts w:cstheme="minorHAnsi"/>
          <w:lang w:val="en-US"/>
        </w:rPr>
        <w:t>by</w:t>
      </w:r>
      <w:r w:rsidRPr="002B607D">
        <w:rPr>
          <w:rFonts w:cstheme="minorHAnsi"/>
        </w:rPr>
        <w:t xml:space="preserve"> </w:t>
      </w:r>
      <m:oMath>
        <m:r>
          <m:rPr>
            <m:sty m:val="p"/>
          </m:rPr>
          <w:rPr>
            <w:rFonts w:ascii="Cambria Math" w:hAnsi="Cambria Math" w:cstheme="minorHAnsi"/>
          </w:rPr>
          <m:t>-0.3℃</m:t>
        </m:r>
      </m:oMath>
      <w:r w:rsidRPr="002B607D">
        <w:rPr>
          <w:rFonts w:eastAsiaTheme="minorEastAsia" w:cstheme="minorHAnsi"/>
        </w:rPr>
        <w:t xml:space="preserve"> per </w:t>
      </w:r>
      <w:r w:rsidR="00E51E78" w:rsidRPr="002B607D">
        <w:rPr>
          <w:rFonts w:eastAsiaTheme="minorEastAsia" w:cstheme="minorHAnsi"/>
        </w:rPr>
        <w:t>unit increase in</w:t>
      </w:r>
      <w:r w:rsidR="00387B3E" w:rsidRPr="00387B3E">
        <w:rPr>
          <w:rFonts w:eastAsiaTheme="minorEastAsia" w:cstheme="minorHAnsi"/>
          <w:lang w:val="en-US"/>
        </w:rPr>
        <w:t xml:space="preserve"> </w:t>
      </w:r>
      <w:r w:rsidR="00E51E78" w:rsidRPr="002B607D">
        <w:rPr>
          <w:rFonts w:eastAsiaTheme="minorEastAsia" w:cstheme="minorHAnsi"/>
        </w:rPr>
        <w:t xml:space="preserve">the natural log of </w:t>
      </w:r>
      <w:r w:rsidRPr="002B607D">
        <w:rPr>
          <w:rFonts w:eastAsiaTheme="minorEastAsia" w:cstheme="minorHAnsi"/>
        </w:rPr>
        <w:t xml:space="preserve">relative body </w:t>
      </w:r>
      <w:r w:rsidR="00F57EBF" w:rsidRPr="002B607D">
        <w:rPr>
          <w:rFonts w:eastAsiaTheme="minorEastAsia" w:cstheme="minorHAnsi"/>
        </w:rPr>
        <w:t>mass</w:t>
      </w:r>
      <w:r w:rsidR="00443689" w:rsidRPr="002B607D">
        <w:rPr>
          <w:rFonts w:eastAsiaTheme="minorEastAsia" w:cstheme="minorHAnsi"/>
        </w:rPr>
        <w:t xml:space="preserve"> </w:t>
      </w:r>
      <w:r w:rsidRPr="002B607D">
        <w:rPr>
          <w:rFonts w:eastAsiaTheme="minorEastAsia" w:cstheme="minorHAnsi"/>
        </w:rPr>
        <w:t>(Fig.</w:t>
      </w:r>
      <w:r w:rsidR="00055A01" w:rsidRPr="002B607D">
        <w:rPr>
          <w:rFonts w:eastAsiaTheme="minorEastAsia" w:cstheme="minorHAnsi"/>
        </w:rPr>
        <w:t xml:space="preserve"> </w:t>
      </w:r>
      <w:r w:rsidR="00753E94" w:rsidRPr="002B607D">
        <w:rPr>
          <w:rFonts w:eastAsiaTheme="minorEastAsia" w:cstheme="minorHAnsi"/>
        </w:rPr>
        <w:t>1</w:t>
      </w:r>
      <w:r w:rsidRPr="002B607D">
        <w:rPr>
          <w:rFonts w:eastAsiaTheme="minorEastAsia" w:cstheme="minorHAnsi"/>
        </w:rPr>
        <w:t>)</w:t>
      </w:r>
      <w:r w:rsidR="00387B3E" w:rsidRPr="00387B3E">
        <w:rPr>
          <w:rFonts w:eastAsiaTheme="minorEastAsia" w:cstheme="minorHAnsi"/>
          <w:lang w:val="en-US"/>
        </w:rPr>
        <w:t xml:space="preserve">. </w:t>
      </w:r>
      <w:r w:rsidR="004F0ECB">
        <w:rPr>
          <w:rFonts w:eastAsiaTheme="minorEastAsia" w:cstheme="minorHAnsi"/>
          <w:lang w:val="en-US"/>
        </w:rPr>
        <w:t xml:space="preserve">This decline in optimum temperature is very clear, </w:t>
      </w:r>
      <w:r w:rsidR="004F0ECB">
        <w:rPr>
          <w:rFonts w:eastAsiaTheme="minorEastAsia" w:cstheme="minorHAnsi"/>
        </w:rPr>
        <w:t xml:space="preserve">because </w:t>
      </w:r>
      <w:r w:rsidR="004F0ECB"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4F0ECB" w:rsidRPr="002B607D">
        <w:rPr>
          <w:rFonts w:cstheme="minorHAnsi"/>
        </w:rPr>
        <w:t>)</w:t>
      </w:r>
      <w:r w:rsidR="004F0ECB">
        <w:rPr>
          <w:rFonts w:cstheme="minorHAnsi"/>
        </w:rPr>
        <w:t xml:space="preserve"> is below 0.</w:t>
      </w:r>
      <w:r w:rsidR="00410B71" w:rsidRPr="00410B71">
        <w:rPr>
          <w:rFonts w:cstheme="minorHAnsi"/>
          <w:lang w:val="en-US"/>
        </w:rPr>
        <w:t xml:space="preserve"> </w:t>
      </w:r>
      <w:r w:rsidR="00532D9D">
        <w:rPr>
          <w:rFonts w:cstheme="minorHAnsi"/>
          <w:lang w:val="en-US"/>
        </w:rPr>
        <w:t xml:space="preserve">The </w:t>
      </w:r>
      <w:r w:rsidR="000D6703">
        <w:rPr>
          <w:rFonts w:cstheme="minorHAnsi"/>
          <w:lang w:val="en-US"/>
        </w:rPr>
        <w:t xml:space="preserve">two </w:t>
      </w:r>
      <w:r w:rsidR="000436FA">
        <w:rPr>
          <w:rFonts w:cstheme="minorHAnsi"/>
          <w:lang w:val="en-US"/>
        </w:rPr>
        <w:t>models</w:t>
      </w:r>
      <w:r w:rsidR="000D6703">
        <w:rPr>
          <w:rFonts w:cstheme="minorHAnsi"/>
          <w:lang w:val="en-US"/>
        </w:rPr>
        <w:t xml:space="preserve">, </w:t>
      </w:r>
      <w:r w:rsidR="00304D22">
        <w:rPr>
          <w:rFonts w:cstheme="minorHAnsi"/>
          <w:lang w:val="en-US"/>
        </w:rPr>
        <w:t>with and without species-varying slopes</w:t>
      </w:r>
      <w:r w:rsidR="00532D9D">
        <w:rPr>
          <w:rFonts w:cstheme="minorHAnsi"/>
          <w:lang w:val="en-US"/>
        </w:rPr>
        <w:t xml:space="preserve">, were </w:t>
      </w:r>
      <w:r w:rsidR="00FC42FD">
        <w:rPr>
          <w:rFonts w:cstheme="minorHAnsi"/>
          <w:lang w:val="en-US"/>
        </w:rPr>
        <w:t xml:space="preserve">indistinguishable in terms of </w:t>
      </w:r>
      <w:commentRangeStart w:id="47"/>
      <w:r w:rsidR="00FC42FD">
        <w:rPr>
          <w:rFonts w:cstheme="minorHAnsi"/>
          <w:lang w:val="en-US"/>
        </w:rPr>
        <w:t>WAIC</w:t>
      </w:r>
      <w:commentRangeEnd w:id="47"/>
      <w:r w:rsidR="00196305">
        <w:rPr>
          <w:rStyle w:val="CommentReference"/>
        </w:rPr>
        <w:commentReference w:id="47"/>
      </w:r>
      <w:r w:rsidR="000D6703">
        <w:rPr>
          <w:rFonts w:cstheme="minorHAnsi"/>
          <w:lang w:val="en-US"/>
        </w:rPr>
        <w:t xml:space="preserve"> (</w:t>
      </w:r>
      <w:r w:rsidR="000D6703" w:rsidRPr="000D6703">
        <w:rPr>
          <w:rFonts w:cstheme="minorHAnsi"/>
          <w:color w:val="FF0000"/>
          <w:lang w:val="en-US"/>
        </w:rPr>
        <w:t>Delta WAIC = X</w:t>
      </w:r>
      <w:r w:rsidR="000D6703">
        <w:rPr>
          <w:rFonts w:cstheme="minorHAnsi"/>
          <w:lang w:val="en-US"/>
        </w:rPr>
        <w:t>)</w:t>
      </w:r>
      <w:r w:rsidR="00246FD9">
        <w:rPr>
          <w:rFonts w:cstheme="minorHAnsi"/>
          <w:lang w:val="en-US"/>
        </w:rPr>
        <w:t xml:space="preserve">, and we therefore present the results for the global slope model for parsimony. </w:t>
      </w:r>
      <w:r w:rsidR="00387B3E" w:rsidRPr="008E24F5">
        <w:rPr>
          <w:rFonts w:eastAsiaTheme="minorEastAsia" w:cstheme="minorHAnsi"/>
          <w:lang w:val="en-US"/>
        </w:rPr>
        <w:t>The</w:t>
      </w:r>
      <w:r w:rsidR="00C14EBC">
        <w:rPr>
          <w:rFonts w:eastAsiaTheme="minorEastAsia" w:cstheme="minorHAnsi"/>
        </w:rPr>
        <w:t xml:space="preserve"> </w:t>
      </w:r>
      <w:r w:rsidR="00123980">
        <w:rPr>
          <w:rFonts w:eastAsiaTheme="minorEastAsia" w:cstheme="minorHAnsi"/>
        </w:rPr>
        <w:t xml:space="preserve">general </w:t>
      </w:r>
      <w:r w:rsidR="00C14EBC">
        <w:rPr>
          <w:rFonts w:eastAsiaTheme="minorEastAsia" w:cstheme="minorHAnsi"/>
        </w:rPr>
        <w:t>relationship</w:t>
      </w:r>
      <w:r w:rsidR="00E752FE" w:rsidRPr="00E752FE">
        <w:rPr>
          <w:rFonts w:eastAsiaTheme="minorEastAsia" w:cstheme="minorHAnsi"/>
          <w:lang w:val="en-US"/>
        </w:rPr>
        <w:t xml:space="preserve"> </w:t>
      </w:r>
      <w:r w:rsidR="00C14EBC">
        <w:rPr>
          <w:rFonts w:eastAsiaTheme="minorEastAsia" w:cstheme="minorHAnsi"/>
        </w:rPr>
        <w:t>is given by</w:t>
      </w:r>
      <w:r w:rsidR="00D36D68" w:rsidRPr="00FA2823">
        <w:rPr>
          <w:rFonts w:eastAsiaTheme="minorEastAsia" w:cstheme="minorHAnsi"/>
          <w:lang w:val="en-US"/>
        </w:rPr>
        <w:t xml:space="preserve"> the model</w:t>
      </w:r>
      <w:r w:rsidR="009C07FC">
        <w:rPr>
          <w:rFonts w:eastAsiaTheme="minorEastAsia" w:cstheme="minorHAnsi"/>
        </w:rPr>
        <w:t>:</w:t>
      </w:r>
      <w:r w:rsidR="00C14EBC">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=0.015-0.3</m:t>
        </m:r>
        <m:r>
          <w:rPr>
            <w:rFonts w:ascii="Cambria Math" w:hAnsi="Cambria Math" w:cstheme="minorHAnsi" w:hint="eastAsia"/>
          </w:rPr>
          <m:t>×</m:t>
        </m:r>
        <m:r>
          <w:rPr>
            <w:rFonts w:ascii="Cambria Math" w:hAnsi="Cambria Math" w:cstheme="minorHAnsi"/>
          </w:rPr>
          <m:t>m</m:t>
        </m:r>
      </m:oMath>
      <w:r w:rsidR="008E095E"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8E095E" w:rsidRPr="008E095E">
        <w:rPr>
          <w:rFonts w:eastAsiaTheme="minorEastAsia" w:cstheme="minorHAnsi"/>
          <w:lang w:val="en-US"/>
        </w:rPr>
        <w:t xml:space="preserve"> i</w:t>
      </w:r>
      <w:r w:rsidR="008E095E">
        <w:rPr>
          <w:rFonts w:eastAsiaTheme="minorEastAsia" w:cstheme="minorHAnsi"/>
          <w:lang w:val="en-US"/>
        </w:rPr>
        <w:t>s relative mass</w:t>
      </w:r>
      <w:r w:rsidRPr="002B607D">
        <w:rPr>
          <w:rFonts w:eastAsiaTheme="minorEastAsia" w:cstheme="minorHAnsi"/>
        </w:rPr>
        <w:t>.</w:t>
      </w:r>
      <w:r w:rsidR="00F9616E">
        <w:rPr>
          <w:rFonts w:eastAsiaTheme="minorEastAsia" w:cstheme="minorHAnsi"/>
        </w:rPr>
        <w:t xml:space="preserve"> </w:t>
      </w:r>
    </w:p>
    <w:p w14:paraId="470EEB8E" w14:textId="68E86131" w:rsidR="00B204F2" w:rsidRDefault="00F42E31" w:rsidP="002E3379">
      <w:pPr>
        <w:spacing w:line="480" w:lineRule="auto"/>
        <w:ind w:firstLine="284"/>
        <w:contextualSpacing/>
        <w:jc w:val="both"/>
        <w:rPr>
          <w:rFonts w:eastAsiaTheme="minorEastAsia" w:cstheme="minorHAnsi"/>
        </w:rPr>
      </w:pPr>
      <w:r>
        <w:rPr>
          <w:rFonts w:cstheme="minorHAnsi"/>
        </w:rPr>
        <w:t>W</w:t>
      </w:r>
      <w:r w:rsidR="005125AE" w:rsidRPr="001B64D3">
        <w:rPr>
          <w:rFonts w:cstheme="minorHAnsi"/>
        </w:rPr>
        <w:t xml:space="preserve">e find that the </w:t>
      </w:r>
      <w:r w:rsidR="006A172F" w:rsidRPr="001B64D3">
        <w:rPr>
          <w:rFonts w:cstheme="minorHAnsi"/>
        </w:rPr>
        <w:t xml:space="preserve">average </w:t>
      </w:r>
      <w:r w:rsidR="00912711" w:rsidRPr="001B64D3">
        <w:rPr>
          <w:rFonts w:cstheme="minorHAnsi"/>
        </w:rPr>
        <w:t xml:space="preserve">intraspecific </w:t>
      </w:r>
      <w:r w:rsidR="001551A2">
        <w:rPr>
          <w:rFonts w:cstheme="minorHAnsi"/>
        </w:rPr>
        <w:t>mass</w:t>
      </w:r>
      <w:r w:rsidR="005125AE" w:rsidRPr="001B64D3">
        <w:rPr>
          <w:rFonts w:cstheme="minorHAnsi"/>
        </w:rPr>
        <w:t>-</w:t>
      </w:r>
      <w:r w:rsidR="001551A2">
        <w:rPr>
          <w:rFonts w:cstheme="minorHAnsi"/>
        </w:rPr>
        <w:t xml:space="preserve"> </w:t>
      </w:r>
      <w:r w:rsidR="005125AE" w:rsidRPr="001B64D3">
        <w:rPr>
          <w:rFonts w:cstheme="minorHAnsi"/>
        </w:rPr>
        <w:t xml:space="preserve">and temperature dependence of </w:t>
      </w:r>
      <w:r w:rsidR="000C7E46" w:rsidRPr="001B64D3">
        <w:rPr>
          <w:rFonts w:cstheme="minorHAnsi"/>
        </w:rPr>
        <w:t xml:space="preserve">specific </w:t>
      </w:r>
      <w:r w:rsidR="005125AE" w:rsidRPr="001B64D3">
        <w:rPr>
          <w:rFonts w:cstheme="minorHAnsi"/>
        </w:rPr>
        <w:t xml:space="preserve">growth </w:t>
      </w:r>
      <w:r>
        <w:rPr>
          <w:rFonts w:cstheme="minorHAnsi"/>
        </w:rPr>
        <w:t>at below optimum temperatures</w:t>
      </w:r>
      <w:r w:rsidRPr="001B64D3">
        <w:rPr>
          <w:rFonts w:cstheme="minorHAnsi"/>
        </w:rPr>
        <w:t xml:space="preserve"> </w:t>
      </w:r>
      <w:r w:rsidR="00207CC0" w:rsidRPr="001B64D3">
        <w:rPr>
          <w:rFonts w:cstheme="minorHAnsi"/>
        </w:rPr>
        <w:t>across</w:t>
      </w:r>
      <w:r w:rsidR="001551A2">
        <w:rPr>
          <w:rFonts w:cstheme="minorHAnsi"/>
        </w:rPr>
        <w:t xml:space="preserve"> </w:t>
      </w:r>
      <w:r w:rsidR="00207CC0" w:rsidRPr="001B64D3">
        <w:rPr>
          <w:rFonts w:cstheme="minorHAnsi"/>
        </w:rPr>
        <w:t xml:space="preserve">species </w:t>
      </w:r>
      <w:r w:rsidR="005125AE" w:rsidRPr="001B64D3">
        <w:rPr>
          <w:rFonts w:cstheme="minorHAnsi"/>
        </w:rPr>
        <w:t>ca</w:t>
      </w:r>
      <w:r w:rsidR="00035FE5" w:rsidRPr="001B64D3">
        <w:rPr>
          <w:rFonts w:cstheme="minorHAnsi"/>
        </w:rPr>
        <w:t xml:space="preserve">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=0.74-0.27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t>
        </m:r>
        <w:commentRangeStart w:id="48"/>
        <w:commentRangeStart w:id="49"/>
        <m:r>
          <w:rPr>
            <w:rFonts w:ascii="Cambria Math" w:hAnsi="Cambria Math" w:cstheme="minorHAnsi"/>
          </w:rPr>
          <m:t>m</m:t>
        </m:r>
        <w:commentRangeEnd w:id="48"/>
        <m:r>
          <m:rPr>
            <m:sty m:val="p"/>
          </m:rPr>
          <w:rPr>
            <w:rStyle w:val="CommentReference"/>
          </w:rPr>
          <w:commentReference w:id="48"/>
        </m:r>
        <w:commentRangeEnd w:id="49"/>
        <m:r>
          <m:rPr>
            <m:sty m:val="p"/>
          </m:rPr>
          <w:rPr>
            <w:rStyle w:val="CommentReference"/>
          </w:rPr>
          <w:commentReference w:id="49"/>
        </m:r>
        <m:r>
          <w:rPr>
            <w:rFonts w:ascii="Cambria Math" w:hAnsi="Cambria Math" w:cstheme="minorHAnsi"/>
          </w:rPr>
          <m:t>)-0.83</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F44DB6">
        <w:rPr>
          <w:rFonts w:cstheme="minorHAnsi"/>
        </w:rPr>
        <w:t>.</w:t>
      </w:r>
      <w:r w:rsidR="009642DC">
        <w:rPr>
          <w:rFonts w:cstheme="minorHAnsi"/>
        </w:rPr>
        <w:t xml:space="preserve"> </w:t>
      </w:r>
      <w:commentRangeStart w:id="50"/>
      <w:commentRangeStart w:id="51"/>
      <w:r w:rsidR="00DE7406" w:rsidRPr="00BE6D08">
        <w:rPr>
          <w:rFonts w:eastAsiaTheme="minorEastAsia" w:cstheme="minorHAnsi"/>
        </w:rPr>
        <w:t xml:space="preserve">The model with best fit to data contains a body </w:t>
      </w:r>
      <w:r w:rsidR="0003722E">
        <w:rPr>
          <w:rFonts w:eastAsiaTheme="minorEastAsia" w:cstheme="minorHAnsi"/>
        </w:rPr>
        <w:t>mass</w:t>
      </w:r>
      <w:r w:rsidR="00DE7406" w:rsidRPr="00BE6D08">
        <w:rPr>
          <w:rFonts w:eastAsiaTheme="minorEastAsia" w:cstheme="minorHAnsi"/>
        </w:rPr>
        <w:t>-temperature interaction (</w:t>
      </w:r>
      <w:r w:rsidR="001551A2">
        <w:rPr>
          <w:rFonts w:eastAsiaTheme="minorEastAsia" w:cstheme="minorHAnsi"/>
        </w:rPr>
        <w:t>model M</w:t>
      </w:r>
      <w:r w:rsidR="00E0273B">
        <w:rPr>
          <w:rFonts w:eastAsiaTheme="minorEastAsia" w:cstheme="minorHAnsi"/>
        </w:rPr>
        <w:t>1</w:t>
      </w:r>
      <w:r w:rsidR="001551A2">
        <w:rPr>
          <w:rFonts w:eastAsiaTheme="minorEastAsia" w:cstheme="minorHAnsi"/>
        </w:rPr>
        <w:t xml:space="preserve"> in </w:t>
      </w:r>
      <w:r w:rsidR="00DE7406" w:rsidRPr="00BE6D08">
        <w:rPr>
          <w:rFonts w:eastAsiaTheme="minorEastAsia" w:cstheme="minorHAnsi"/>
        </w:rPr>
        <w:t>Table 2)</w:t>
      </w:r>
      <w:r w:rsidR="00DE7406">
        <w:rPr>
          <w:rFonts w:eastAsiaTheme="minorEastAsia" w:cstheme="minorHAnsi"/>
        </w:rPr>
        <w:t>. However, the predicted value of the interaction is close to 0 (</w:t>
      </w:r>
      <w:r w:rsidR="00DE7406" w:rsidRPr="00BE6D08">
        <w:rPr>
          <w:rFonts w:eastAsiaTheme="minorEastAsia" w:cstheme="minorHAnsi"/>
        </w:rPr>
        <w:t>only 55% of the posterior density is above 0</w:t>
      </w:r>
      <w:r w:rsidR="00DE7406">
        <w:rPr>
          <w:rFonts w:eastAsiaTheme="minorEastAsia" w:cstheme="minorHAnsi"/>
        </w:rPr>
        <w:t xml:space="preserve">), and </w:t>
      </w:r>
      <m:oMath>
        <m:r>
          <m:rPr>
            <m:sty m:val="p"/>
          </m:rPr>
          <w:rPr>
            <w:rFonts w:ascii="Cambria Math" w:eastAsiaTheme="minorEastAsia" w:hAnsi="Cambria Math" w:cstheme="minorHAnsi"/>
          </w:rPr>
          <m:t>Δ</m:t>
        </m:r>
      </m:oMath>
      <w:r w:rsidR="002C4FCA" w:rsidRPr="002C4FCA">
        <w:rPr>
          <w:rFonts w:eastAsiaTheme="minorEastAsia" w:cstheme="minorHAnsi"/>
          <w:lang w:val="en-US"/>
        </w:rPr>
        <w:t xml:space="preserve">WAIC </w:t>
      </w:r>
      <w:r w:rsidR="002C4FCA">
        <w:rPr>
          <w:rFonts w:eastAsiaTheme="minorEastAsia" w:cstheme="minorHAnsi"/>
          <w:lang w:val="en-US"/>
        </w:rPr>
        <w:t>suggests this model is indistinguishable from the model without interaction (M5)</w:t>
      </w:r>
      <w:r w:rsidR="00DE7406">
        <w:rPr>
          <w:rFonts w:eastAsiaTheme="minorEastAsia" w:cstheme="minorHAnsi"/>
        </w:rPr>
        <w:t xml:space="preserve">. We </w:t>
      </w:r>
      <w:r w:rsidR="00B6520D" w:rsidRPr="00D34B95">
        <w:rPr>
          <w:rFonts w:eastAsiaTheme="minorEastAsia" w:cstheme="minorHAnsi"/>
          <w:lang w:val="en-US"/>
        </w:rPr>
        <w:t>t</w:t>
      </w:r>
      <w:r w:rsidR="0006594D">
        <w:rPr>
          <w:rFonts w:eastAsiaTheme="minorEastAsia" w:cstheme="minorHAnsi"/>
          <w:lang w:val="en-US"/>
        </w:rPr>
        <w:t>h</w:t>
      </w:r>
      <w:r w:rsidR="00B6520D" w:rsidRPr="00D34B95">
        <w:rPr>
          <w:rFonts w:eastAsiaTheme="minorEastAsia" w:cstheme="minorHAnsi"/>
          <w:lang w:val="en-US"/>
        </w:rPr>
        <w:t xml:space="preserve">us </w:t>
      </w:r>
      <w:r w:rsidR="00DE7406">
        <w:rPr>
          <w:rFonts w:eastAsiaTheme="minorEastAsia" w:cstheme="minorHAnsi"/>
        </w:rPr>
        <w:t xml:space="preserve">find </w:t>
      </w:r>
      <w:r w:rsidR="0056138C">
        <w:rPr>
          <w:rFonts w:eastAsiaTheme="minorEastAsia" w:cstheme="minorHAnsi"/>
        </w:rPr>
        <w:t xml:space="preserve">limited support for a </w:t>
      </w:r>
      <w:r w:rsidR="00DE7406">
        <w:rPr>
          <w:rFonts w:eastAsiaTheme="minorEastAsia" w:cstheme="minorHAnsi"/>
        </w:rPr>
        <w:t xml:space="preserve">mass-temperature interaction and exemplify growth </w:t>
      </w:r>
      <w:r w:rsidR="00611C86" w:rsidRPr="00611C86">
        <w:rPr>
          <w:rFonts w:eastAsiaTheme="minorEastAsia" w:cstheme="minorHAnsi"/>
          <w:lang w:val="en-US"/>
        </w:rPr>
        <w:t>predictions</w:t>
      </w:r>
      <w:r w:rsidR="00611C86">
        <w:rPr>
          <w:rFonts w:eastAsiaTheme="minorEastAsia" w:cstheme="minorHAnsi"/>
          <w:lang w:val="en-US"/>
        </w:rPr>
        <w:t xml:space="preserve"> </w:t>
      </w:r>
      <w:r w:rsidR="00DE7406">
        <w:rPr>
          <w:rFonts w:eastAsiaTheme="minorEastAsia" w:cstheme="minorHAnsi"/>
        </w:rPr>
        <w:t xml:space="preserve">from model M5, which assumes independent </w:t>
      </w:r>
      <w:commentRangeEnd w:id="50"/>
      <w:r w:rsidR="001551A2">
        <w:rPr>
          <w:rStyle w:val="CommentReference"/>
        </w:rPr>
        <w:commentReference w:id="50"/>
      </w:r>
      <w:commentRangeEnd w:id="51"/>
      <w:r w:rsidR="0006594D">
        <w:rPr>
          <w:rStyle w:val="CommentReference"/>
        </w:rPr>
        <w:commentReference w:id="51"/>
      </w:r>
      <w:r w:rsidR="00DE7406">
        <w:rPr>
          <w:rFonts w:eastAsiaTheme="minorEastAsia" w:cstheme="minorHAnsi"/>
        </w:rPr>
        <w:t xml:space="preserve">but species-varying mass- and temperature coefficients. </w:t>
      </w:r>
      <w:r w:rsidR="00C3540F" w:rsidRPr="001B64D3">
        <w:rPr>
          <w:rFonts w:eastAsiaTheme="minorEastAsia" w:cstheme="minorHAnsi"/>
        </w:rPr>
        <w:t>W</w:t>
      </w:r>
      <w:r w:rsidR="00BB6E2A" w:rsidRPr="001B64D3">
        <w:rPr>
          <w:rFonts w:eastAsiaTheme="minorEastAsia" w:cstheme="minorHAnsi"/>
        </w:rPr>
        <w:t>e estimate the</w:t>
      </w:r>
      <w:r w:rsidR="00B65BB6" w:rsidRPr="001B64D3">
        <w:rPr>
          <w:rFonts w:eastAsiaTheme="minorEastAsia" w:cstheme="minorHAnsi"/>
        </w:rPr>
        <w:t xml:space="preserve"> </w:t>
      </w:r>
      <w:r w:rsidR="00BB6E2A" w:rsidRPr="001B64D3">
        <w:rPr>
          <w:rFonts w:eastAsiaTheme="minorEastAsia" w:cstheme="minorHAnsi"/>
        </w:rPr>
        <w:t>mass-scaling exponent of growth</w:t>
      </w:r>
      <w:r w:rsidR="00F25F65" w:rsidRPr="001B64D3">
        <w:rPr>
          <w:rFonts w:eastAsiaTheme="minorEastAsia" w:cstheme="minorHAnsi"/>
        </w:rPr>
        <w:t xml:space="preserve">, i.e. </w:t>
      </w:r>
      <w:r w:rsidR="00C3540F" w:rsidRPr="001B64D3">
        <w:rPr>
          <w:rFonts w:eastAsiaTheme="minorEastAsia" w:cstheme="minorHAnsi"/>
        </w:rPr>
        <w:t xml:space="preserve">the </w:t>
      </w:r>
      <w:r w:rsidR="001C6B1F" w:rsidRPr="001B64D3">
        <w:rPr>
          <w:rFonts w:eastAsiaTheme="minorEastAsia" w:cstheme="minorHAnsi"/>
        </w:rPr>
        <w:t>mass-</w:t>
      </w:r>
      <w:r w:rsidR="00C3540F" w:rsidRPr="001B64D3">
        <w:rPr>
          <w:rFonts w:eastAsiaTheme="minorEastAsia" w:cstheme="minorHAnsi"/>
        </w:rPr>
        <w:t>coefficient on log-log</w:t>
      </w:r>
      <w:r w:rsidR="00C3540F" w:rsidRPr="00E368FA">
        <w:rPr>
          <w:rFonts w:eastAsiaTheme="minorEastAsia" w:cstheme="minorHAnsi"/>
        </w:rPr>
        <w:t xml:space="preserve"> scale</w:t>
      </w:r>
      <w:r w:rsidR="006F44D7" w:rsidRPr="00160726">
        <w:rPr>
          <w:rFonts w:eastAsiaTheme="minorEastAsia" w:cstheme="minorHAnsi"/>
        </w:rPr>
        <w:t xml:space="preserve">, </w:t>
      </w:r>
      <w:r w:rsidR="00BB6E2A" w:rsidRPr="00BE6D08">
        <w:rPr>
          <w:rFonts w:eastAsiaTheme="minorEastAsia" w:cstheme="minorHAnsi"/>
        </w:rPr>
        <w:t xml:space="preserve">to </w:t>
      </w:r>
      <w:r w:rsidR="005D08D9" w:rsidRPr="00BE6D08">
        <w:rPr>
          <w:rFonts w:eastAsiaTheme="minorEastAsia" w:cstheme="minorHAnsi"/>
        </w:rPr>
        <w:t xml:space="preserve">be </w:t>
      </w:r>
      <m:oMath>
        <m:r>
          <w:rPr>
            <w:rFonts w:ascii="Cambria Math" w:hAnsi="Cambria Math" w:cstheme="minorHAnsi"/>
          </w:rPr>
          <m:t>-0.27</m:t>
        </m:r>
      </m:oMath>
      <w:r w:rsidR="00272671" w:rsidRPr="00BE6D08">
        <w:rPr>
          <w:rFonts w:eastAsiaTheme="minorEastAsia" w:cstheme="minorHAnsi"/>
        </w:rPr>
        <w:t xml:space="preserve"> </w:t>
      </w:r>
      <w:r w:rsidR="00081E1E">
        <w:rPr>
          <w:rFonts w:eastAsiaTheme="minorEastAsia" w:cstheme="minorHAnsi"/>
        </w:rPr>
        <w:t>[</w:t>
      </w:r>
      <m:oMath>
        <m:r>
          <w:rPr>
            <w:rFonts w:ascii="Cambria Math" w:eastAsiaTheme="minorEastAsia" w:hAnsi="Cambria Math" w:cstheme="minorHAnsi"/>
          </w:rPr>
          <m:t>-0.39,-0.15</m:t>
        </m:r>
      </m:oMath>
      <w:r w:rsidR="00081E1E">
        <w:rPr>
          <w:rFonts w:eastAsiaTheme="minorEastAsia" w:cstheme="minorHAnsi"/>
        </w:rPr>
        <w:t>]</w:t>
      </w:r>
      <w:r w:rsidR="00855193" w:rsidRPr="00BE6D08">
        <w:rPr>
          <w:rFonts w:eastAsiaTheme="minorEastAsia" w:cstheme="minorHAnsi"/>
        </w:rPr>
        <w:t xml:space="preserve"> </w:t>
      </w:r>
      <w:r w:rsidR="00081E1E">
        <w:rPr>
          <w:rFonts w:eastAsiaTheme="minorEastAsia" w:cstheme="minorHAnsi"/>
        </w:rPr>
        <w:t xml:space="preserve">(brackets indicate </w:t>
      </w:r>
      <w:r w:rsidR="00081E1E" w:rsidRPr="00BE6D08">
        <w:rPr>
          <w:rFonts w:eastAsiaTheme="minorEastAsia" w:cstheme="minorHAnsi"/>
        </w:rPr>
        <w:t>95% Bayesian credible intervals</w:t>
      </w:r>
      <w:r w:rsidR="00081E1E">
        <w:rPr>
          <w:rFonts w:eastAsiaTheme="minorEastAsia" w:cstheme="minorHAnsi"/>
        </w:rPr>
        <w:t>)</w:t>
      </w:r>
      <w:r w:rsidR="00C46F0B" w:rsidRPr="00BE6D08">
        <w:rPr>
          <w:rFonts w:eastAsiaTheme="minorEastAsia" w:cstheme="minorHAnsi"/>
        </w:rPr>
        <w:t xml:space="preserve">. </w:t>
      </w:r>
      <w:r w:rsidR="00E94A5F" w:rsidRPr="00BE6D08">
        <w:rPr>
          <w:rFonts w:eastAsiaTheme="minorEastAsia" w:cstheme="minorHAnsi"/>
        </w:rPr>
        <w:t xml:space="preserve">We estimate the activation energy, </w:t>
      </w:r>
      <m:oMath>
        <m:r>
          <w:rPr>
            <w:rFonts w:ascii="Cambria Math" w:eastAsiaTheme="minorEastAsia" w:hAnsi="Cambria Math" w:cstheme="minorHAnsi"/>
          </w:rPr>
          <m:t>E</m:t>
        </m:r>
      </m:oMath>
      <w:r w:rsidR="00E94A5F" w:rsidRPr="00BE6D08">
        <w:rPr>
          <w:rFonts w:eastAsiaTheme="minorEastAsia" w:cstheme="minorHAnsi"/>
        </w:rPr>
        <w:t>, (coefficient to the relative Arrhenius temperature)</w:t>
      </w:r>
      <w:r w:rsidR="00E0273B">
        <w:rPr>
          <w:rFonts w:eastAsiaTheme="minorEastAsia" w:cstheme="minorHAnsi"/>
        </w:rPr>
        <w:t xml:space="preserve"> of growth</w:t>
      </w:r>
      <w:r w:rsidR="00E94A5F" w:rsidRPr="00BE6D08">
        <w:rPr>
          <w:rFonts w:eastAsiaTheme="minorEastAsia" w:cstheme="minorHAnsi"/>
        </w:rPr>
        <w:t xml:space="preserve"> to be </w:t>
      </w:r>
      <m:oMath>
        <m:r>
          <w:rPr>
            <w:rFonts w:ascii="Cambria Math" w:eastAsiaTheme="minorEastAsia" w:hAnsi="Cambria Math" w:cstheme="minorHAnsi"/>
          </w:rPr>
          <m:t>-0.83</m:t>
        </m:r>
      </m:oMath>
      <w:r w:rsidR="001C5CE5" w:rsidRPr="00BE6D08">
        <w:rPr>
          <w:rFonts w:eastAsiaTheme="minorEastAsia" w:cstheme="minorHAnsi"/>
        </w:rPr>
        <w:t xml:space="preserve"> </w:t>
      </w:r>
      <w:r w:rsidR="001F60A1">
        <w:rPr>
          <w:rFonts w:eastAsiaTheme="minorEastAsia" w:cstheme="minorHAnsi"/>
        </w:rPr>
        <w:t>[</w:t>
      </w:r>
      <m:oMath>
        <m:r>
          <w:rPr>
            <w:rFonts w:ascii="Cambria Math" w:eastAsiaTheme="minorEastAsia" w:hAnsi="Cambria Math" w:cstheme="minorHAnsi"/>
          </w:rPr>
          <m:t>-1.10,-0.57</m:t>
        </m:r>
      </m:oMath>
      <w:r w:rsidR="001F60A1">
        <w:rPr>
          <w:rFonts w:eastAsiaTheme="minorEastAsia" w:cstheme="minorHAnsi"/>
        </w:rPr>
        <w:t>]</w:t>
      </w:r>
      <w:r w:rsidR="00430057" w:rsidRPr="00BE6D08">
        <w:rPr>
          <w:rFonts w:eastAsiaTheme="minorEastAsia" w:cstheme="minorHAnsi"/>
        </w:rPr>
        <w:t xml:space="preserve">, </w:t>
      </w:r>
      <w:commentRangeStart w:id="52"/>
      <w:commentRangeStart w:id="53"/>
      <w:r w:rsidR="00430057" w:rsidRPr="00BE6D08">
        <w:rPr>
          <w:rFonts w:eastAsiaTheme="minorEastAsia" w:cstheme="minorHAnsi"/>
        </w:rPr>
        <w:t>which is lower</w:t>
      </w:r>
      <w:r w:rsidR="0003722E">
        <w:rPr>
          <w:rFonts w:eastAsiaTheme="minorEastAsia" w:cstheme="minorHAnsi"/>
        </w:rPr>
        <w:t>,</w:t>
      </w:r>
      <w:r w:rsidR="00430057" w:rsidRPr="00BE6D08">
        <w:rPr>
          <w:rFonts w:eastAsiaTheme="minorEastAsia" w:cstheme="minorHAnsi"/>
        </w:rPr>
        <w:t xml:space="preserve"> </w:t>
      </w:r>
      <w:r w:rsidR="0003722E">
        <w:rPr>
          <w:rFonts w:eastAsiaTheme="minorEastAsia" w:cstheme="minorHAnsi"/>
        </w:rPr>
        <w:t>i.e. more temperature-sensitive,</w:t>
      </w:r>
      <w:r w:rsidR="0003722E" w:rsidRPr="00BE6D08">
        <w:rPr>
          <w:rFonts w:eastAsiaTheme="minorEastAsia" w:cstheme="minorHAnsi"/>
        </w:rPr>
        <w:t xml:space="preserve"> </w:t>
      </w:r>
      <w:r w:rsidR="00430057" w:rsidRPr="00BE6D08">
        <w:rPr>
          <w:rFonts w:eastAsiaTheme="minorEastAsia" w:cstheme="minorHAnsi"/>
        </w:rPr>
        <w:t>than what is typically found for metabolic rate</w:t>
      </w:r>
      <w:r w:rsidR="00731897">
        <w:rPr>
          <w:rFonts w:eastAsiaTheme="minorEastAsia" w:cstheme="minorHAnsi"/>
        </w:rPr>
        <w:t xml:space="preserve"> </w:t>
      </w:r>
      <w:r w:rsidR="00430057" w:rsidRPr="00BE6D08">
        <w:rPr>
          <w:rFonts w:eastAsiaTheme="minorEastAsia" w:cstheme="minorHAnsi"/>
        </w:rPr>
        <w:fldChar w:fldCharType="begin"/>
      </w:r>
      <w:r w:rsidR="003D314E"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430057" w:rsidRPr="00BE6D08">
        <w:rPr>
          <w:rFonts w:eastAsiaTheme="minorEastAsia" w:cstheme="minorHAnsi"/>
        </w:rPr>
        <w:fldChar w:fldCharType="end"/>
      </w:r>
      <w:r w:rsidR="00D31389" w:rsidRPr="00BE6D08">
        <w:rPr>
          <w:rFonts w:eastAsiaTheme="minorEastAsia" w:cstheme="minorHAnsi"/>
        </w:rPr>
        <w:t xml:space="preserve"> and </w:t>
      </w:r>
      <w:r w:rsidR="0003722E">
        <w:rPr>
          <w:rFonts w:eastAsiaTheme="minorEastAsia" w:cstheme="minorHAnsi"/>
        </w:rPr>
        <w:t xml:space="preserve">for </w:t>
      </w:r>
      <w:r w:rsidR="00D31389" w:rsidRPr="00BE6D08">
        <w:rPr>
          <w:rFonts w:eastAsiaTheme="minorEastAsia" w:cstheme="minorHAnsi"/>
        </w:rPr>
        <w:t xml:space="preserve">growth based on field </w:t>
      </w:r>
      <w:r w:rsidR="00D31389" w:rsidRPr="00602E0C">
        <w:rPr>
          <w:rFonts w:eastAsiaTheme="minorEastAsia" w:cstheme="minorHAnsi"/>
        </w:rPr>
        <w:t xml:space="preserve">data </w:t>
      </w:r>
      <w:r w:rsidR="002F5333" w:rsidRPr="00602E0C">
        <w:rPr>
          <w:rFonts w:eastAsiaTheme="minorEastAsia" w:cstheme="minorHAnsi"/>
        </w:rPr>
        <w:fldChar w:fldCharType="begin"/>
      </w:r>
      <w:r w:rsidR="003D314E" w:rsidRPr="00602E0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rPr>
        <w:fldChar w:fldCharType="separate"/>
      </w:r>
      <w:r w:rsidR="0044238B" w:rsidRPr="0044238B">
        <w:rPr>
          <w:lang w:val="en-GB"/>
        </w:rPr>
        <w:t xml:space="preserve">(Sibly </w:t>
      </w:r>
      <w:r w:rsidR="0044238B" w:rsidRPr="0044238B">
        <w:rPr>
          <w:i/>
          <w:iCs/>
          <w:lang w:val="en-GB"/>
        </w:rPr>
        <w:t>et al.</w:t>
      </w:r>
      <w:r w:rsidR="0044238B" w:rsidRPr="0044238B">
        <w:rPr>
          <w:lang w:val="en-GB"/>
        </w:rPr>
        <w:t xml:space="preserve"> 2015)</w:t>
      </w:r>
      <w:r w:rsidR="002F5333" w:rsidRPr="00602E0C">
        <w:rPr>
          <w:rFonts w:eastAsiaTheme="minorEastAsia" w:cstheme="minorHAnsi"/>
        </w:rPr>
        <w:fldChar w:fldCharType="end"/>
      </w:r>
      <w:r w:rsidR="0081453F" w:rsidRPr="0081453F">
        <w:rPr>
          <w:rFonts w:eastAsiaTheme="minorEastAsia" w:cstheme="minorHAnsi"/>
          <w:lang w:val="en-US"/>
        </w:rPr>
        <w:t xml:space="preserve">. </w:t>
      </w:r>
      <w:r w:rsidR="0081453F" w:rsidRPr="0081453F">
        <w:rPr>
          <w:rFonts w:eastAsiaTheme="minorEastAsia" w:cstheme="minorHAnsi"/>
          <w:color w:val="FF0000"/>
          <w:lang w:val="en-US"/>
        </w:rPr>
        <w:t>How much below -</w:t>
      </w:r>
      <w:proofErr w:type="gramStart"/>
      <w:r w:rsidR="0081453F" w:rsidRPr="0081453F">
        <w:rPr>
          <w:rFonts w:eastAsiaTheme="minorEastAsia" w:cstheme="minorHAnsi"/>
          <w:color w:val="FF0000"/>
          <w:lang w:val="en-US"/>
        </w:rPr>
        <w:t>0.6?</w:t>
      </w:r>
      <w:r w:rsidR="00430057" w:rsidRPr="00602E0C">
        <w:rPr>
          <w:rFonts w:eastAsiaTheme="minorEastAsia" w:cstheme="minorHAnsi"/>
        </w:rPr>
        <w:t>.</w:t>
      </w:r>
      <w:proofErr w:type="gramEnd"/>
      <w:r w:rsidR="00430057" w:rsidRPr="00602E0C">
        <w:rPr>
          <w:rFonts w:eastAsiaTheme="minorEastAsia" w:cstheme="minorHAnsi"/>
        </w:rPr>
        <w:t xml:space="preserve"> </w:t>
      </w:r>
      <w:commentRangeEnd w:id="52"/>
      <w:r w:rsidR="002F5376">
        <w:rPr>
          <w:rStyle w:val="CommentReference"/>
        </w:rPr>
        <w:commentReference w:id="52"/>
      </w:r>
      <w:commentRangeEnd w:id="53"/>
      <w:r w:rsidR="00835C8F">
        <w:rPr>
          <w:rStyle w:val="CommentReference"/>
        </w:rPr>
        <w:commentReference w:id="53"/>
      </w:r>
      <w:r w:rsidR="008F2D09" w:rsidRPr="00602E0C">
        <w:rPr>
          <w:rFonts w:eastAsiaTheme="minorEastAsia" w:cstheme="minorHAnsi"/>
        </w:rPr>
        <w:t xml:space="preserve">To illustrate this in terms of </w:t>
      </w:r>
      <w:r w:rsidR="00E8794C" w:rsidRPr="00602E0C">
        <w:rPr>
          <w:rFonts w:eastAsiaTheme="minorEastAsia" w:cstheme="minorHAnsi"/>
        </w:rPr>
        <w:t xml:space="preserve">specific </w:t>
      </w:r>
      <w:r w:rsidR="008F2D09" w:rsidRPr="00602E0C">
        <w:rPr>
          <w:rFonts w:eastAsiaTheme="minorEastAsia" w:cstheme="minorHAnsi"/>
        </w:rPr>
        <w:t xml:space="preserve">growth </w:t>
      </w:r>
      <w:r w:rsidR="00E8794C" w:rsidRPr="00602E0C">
        <w:rPr>
          <w:rFonts w:eastAsiaTheme="minorEastAsia" w:cstheme="minorHAnsi"/>
        </w:rPr>
        <w:t>(</w:t>
      </w:r>
      <w:commentRangeStart w:id="54"/>
      <w:commentRangeStart w:id="55"/>
      <w:commentRangeStart w:id="56"/>
      <w:r w:rsidR="00E8794C" w:rsidRPr="00602E0C">
        <w:rPr>
          <w:rFonts w:eastAsiaTheme="minorEastAsia" w:cstheme="minorHAnsi"/>
        </w:rPr>
        <w:t>normal scale</w:t>
      </w:r>
      <w:commentRangeEnd w:id="54"/>
      <w:r w:rsidR="0067192E">
        <w:rPr>
          <w:rStyle w:val="CommentReference"/>
        </w:rPr>
        <w:commentReference w:id="54"/>
      </w:r>
      <w:commentRangeEnd w:id="55"/>
      <w:r w:rsidR="0003722E">
        <w:rPr>
          <w:rStyle w:val="CommentReference"/>
        </w:rPr>
        <w:commentReference w:id="55"/>
      </w:r>
      <w:commentRangeEnd w:id="56"/>
      <w:r w:rsidR="003C6C35">
        <w:rPr>
          <w:rStyle w:val="CommentReference"/>
        </w:rPr>
        <w:commentReference w:id="56"/>
      </w:r>
      <w:r w:rsidR="00E8794C" w:rsidRPr="00602E0C">
        <w:rPr>
          <w:rFonts w:eastAsiaTheme="minorEastAsia" w:cstheme="minorHAnsi"/>
        </w:rPr>
        <w:t xml:space="preserve">), </w:t>
      </w:r>
      <w:r w:rsidR="008F2D09" w:rsidRPr="00602E0C">
        <w:rPr>
          <w:rFonts w:eastAsiaTheme="minorEastAsia" w:cstheme="minorHAnsi"/>
        </w:rPr>
        <w:t>an increase in temperature</w:t>
      </w:r>
      <w:r w:rsidR="00AA5F24" w:rsidRPr="00AA5F24">
        <w:rPr>
          <w:rFonts w:eastAsiaTheme="minorEastAsia" w:cstheme="minorHAnsi"/>
          <w:lang w:val="en-US"/>
        </w:rPr>
        <w:t xml:space="preserve"> by </w:t>
      </w:r>
      <m:oMath>
        <m:r>
          <w:rPr>
            <w:rFonts w:ascii="Cambria Math" w:eastAsiaTheme="minorEastAsia" w:hAnsi="Cambria Math" w:cstheme="minorHAnsi"/>
          </w:rPr>
          <m:t>5℃</m:t>
        </m:r>
      </m:oMath>
      <w:r w:rsidR="00AA5F24" w:rsidRPr="00602E0C">
        <w:rPr>
          <w:rFonts w:eastAsiaTheme="minorEastAsia" w:cstheme="minorHAnsi"/>
          <w:i/>
        </w:rPr>
        <w:t xml:space="preserve"> </w:t>
      </w:r>
      <w:r w:rsidR="00F84767" w:rsidRPr="00920992">
        <w:rPr>
          <w:rFonts w:eastAsiaTheme="minorEastAsia" w:cstheme="minorHAnsi"/>
          <w:iCs/>
          <w:lang w:val="en-US"/>
        </w:rPr>
        <w:t>relative to the overall mean temperature</w:t>
      </w:r>
      <w:r w:rsidR="00DA217E" w:rsidRPr="00920992">
        <w:rPr>
          <w:rFonts w:eastAsiaTheme="minorEastAsia" w:cstheme="minorHAnsi"/>
          <w:iCs/>
          <w:lang w:val="en-US"/>
        </w:rPr>
        <w:t xml:space="preserve"> </w:t>
      </w:r>
      <w:r w:rsidR="00085FE5" w:rsidRPr="00602E0C">
        <w:rPr>
          <w:rFonts w:eastAsiaTheme="minorEastAsia" w:cstheme="minorHAnsi"/>
        </w:rPr>
        <w:t xml:space="preserve">increases growth rates by </w:t>
      </w:r>
      <w:r w:rsidR="00E82E93">
        <w:rPr>
          <w:rFonts w:eastAsiaTheme="minorEastAsia" w:cstheme="minorHAnsi"/>
        </w:rPr>
        <w:t>8</w:t>
      </w:r>
      <w:r w:rsidR="00503E88">
        <w:rPr>
          <w:rFonts w:eastAsiaTheme="minorEastAsia" w:cstheme="minorHAnsi"/>
        </w:rPr>
        <w:t>6</w:t>
      </w:r>
      <w:r w:rsidR="00E82E93">
        <w:rPr>
          <w:rFonts w:eastAsiaTheme="minorEastAsia" w:cstheme="minorHAnsi"/>
        </w:rPr>
        <w:t>%</w:t>
      </w:r>
      <w:r w:rsidR="009673E5" w:rsidRPr="00602E0C">
        <w:rPr>
          <w:rFonts w:eastAsiaTheme="minorEastAsia" w:cstheme="minorHAnsi"/>
        </w:rPr>
        <w:t>.</w:t>
      </w:r>
    </w:p>
    <w:p w14:paraId="452CDEF8" w14:textId="68F88DAA" w:rsidR="00FC41B6" w:rsidRDefault="00324207" w:rsidP="00AA6B85">
      <w:pPr>
        <w:spacing w:line="480" w:lineRule="auto"/>
        <w:ind w:firstLine="284"/>
        <w:contextualSpacing/>
        <w:jc w:val="both"/>
        <w:rPr>
          <w:rFonts w:eastAsiaTheme="minorEastAsia" w:cstheme="minorHAnsi"/>
        </w:rPr>
      </w:pPr>
      <w:r w:rsidRPr="00B204F2">
        <w:rPr>
          <w:rFonts w:eastAsiaTheme="minorEastAsia" w:cstheme="minorHAnsi"/>
        </w:rPr>
        <w:t>We find that the</w:t>
      </w:r>
      <w:r w:rsidR="00972477" w:rsidRPr="00B204F2">
        <w:rPr>
          <w:rFonts w:eastAsiaTheme="minorEastAsia" w:cstheme="minorHAnsi"/>
        </w:rPr>
        <w:t xml:space="preserve"> average intraspecific</w:t>
      </w:r>
      <w:r w:rsidRPr="00B204F2">
        <w:rPr>
          <w:rFonts w:eastAsiaTheme="minorEastAsia" w:cstheme="minorHAnsi"/>
        </w:rPr>
        <w:t xml:space="preserve"> scaling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=1.79-0.8</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(m)-0.62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m:t>
        </m:r>
        <m:r>
          <w:rPr>
            <w:rFonts w:ascii="Cambria Math" w:hAnsi="Cambria Math" w:cstheme="minorHAnsi" w:hint="eastAsia"/>
          </w:rPr>
          <m:t>×</m:t>
        </m:r>
        <m:r>
          <m:rPr>
            <m:sty m:val="p"/>
          </m:rPr>
          <w:rPr>
            <w:rFonts w:ascii="Cambria Math" w:hAnsi="Cambria Math" w:cstheme="minorHAnsi"/>
          </w:rPr>
          <w:lastRenderedPageBreak/>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=0.57+0.64</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(m)-0.67</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w:t>
      </w:r>
      <w:r w:rsidR="0003722E">
        <w:rPr>
          <w:rFonts w:eastAsiaTheme="minorEastAsia" w:cstheme="minorHAnsi"/>
        </w:rPr>
        <w:t>s</w:t>
      </w:r>
      <w:r w:rsidR="0018734B" w:rsidRPr="00B204F2">
        <w:rPr>
          <w:rFonts w:eastAsiaTheme="minorEastAsia" w:cstheme="minorHAnsi"/>
        </w:rPr>
        <w:t xml:space="preserve">ee </w:t>
      </w:r>
      <w:r w:rsidR="00A333BC" w:rsidRPr="00B204F2">
        <w:rPr>
          <w:rFonts w:eastAsiaTheme="minorEastAsia" w:cstheme="minorHAnsi"/>
        </w:rPr>
        <w:t>Fig. 3</w:t>
      </w:r>
      <w:r w:rsidR="00620423" w:rsidRPr="00B204F2">
        <w:rPr>
          <w:rFonts w:eastAsiaTheme="minorEastAsia" w:cstheme="minorHAnsi"/>
        </w:rPr>
        <w:t xml:space="preserve"> </w:t>
      </w:r>
      <w:r w:rsidR="0003722E">
        <w:rPr>
          <w:rFonts w:eastAsiaTheme="minorEastAsia" w:cstheme="minorHAnsi"/>
        </w:rPr>
        <w:t xml:space="preserve">for </w:t>
      </w:r>
      <w:r w:rsidR="00620423" w:rsidRPr="00B204F2">
        <w:rPr>
          <w:rFonts w:eastAsiaTheme="minorEastAsia" w:cstheme="minorHAnsi"/>
        </w:rPr>
        <w:t>a general intraspecific prediction for a given mass and two temperatures</w:t>
      </w:r>
      <w:r w:rsidR="00A333BC" w:rsidRPr="00B204F2">
        <w:rPr>
          <w:rFonts w:eastAsiaTheme="minorEastAsia" w:cstheme="minorHAnsi"/>
        </w:rPr>
        <w:t>)</w:t>
      </w:r>
      <w:r w:rsidR="0011107C" w:rsidRPr="00B204F2">
        <w:rPr>
          <w:rFonts w:eastAsiaTheme="minorEastAsia" w:cstheme="minorHAnsi"/>
        </w:rPr>
        <w:t xml:space="preserve">. </w:t>
      </w:r>
      <w:r w:rsidR="0079690F" w:rsidRPr="00B204F2">
        <w:rPr>
          <w:rFonts w:eastAsiaTheme="minorEastAsia" w:cstheme="minorHAnsi"/>
        </w:rPr>
        <w:t xml:space="preserve">Some notable differences exist in the </w:t>
      </w:r>
      <w:r w:rsidR="0003722E">
        <w:rPr>
          <w:rFonts w:eastAsiaTheme="minorEastAsia" w:cstheme="minorHAnsi"/>
        </w:rPr>
        <w:t>mass- and temperature-dependences</w:t>
      </w:r>
      <w:r w:rsidR="0079690F" w:rsidRPr="00B204F2">
        <w:rPr>
          <w:rFonts w:eastAsiaTheme="minorEastAsia" w:cstheme="minorHAnsi"/>
        </w:rPr>
        <w:t xml:space="preserve"> of these two rates.</w:t>
      </w:r>
      <w:r w:rsidR="009C3971" w:rsidRPr="00B204F2">
        <w:rPr>
          <w:rFonts w:eastAsiaTheme="minorEastAsia" w:cstheme="minorHAnsi"/>
        </w:rPr>
        <w:t xml:space="preserve"> First, metabolic rate scales with</w:t>
      </w:r>
      <w:r w:rsidR="007C5133" w:rsidRPr="00B204F2">
        <w:rPr>
          <w:rFonts w:eastAsiaTheme="minorEastAsia" w:cstheme="minorHAnsi"/>
        </w:rPr>
        <w:t xml:space="preserve"> a larger mass-scaling exponent </w:t>
      </w:r>
      <w:r w:rsidR="004138D7" w:rsidRPr="00B204F2">
        <w:rPr>
          <w:rFonts w:eastAsiaTheme="minorEastAsia" w:cstheme="minorHAnsi"/>
        </w:rPr>
        <w:t>(</w:t>
      </w:r>
      <m:oMath>
        <m:r>
          <w:rPr>
            <w:rFonts w:ascii="Cambria Math" w:hAnsi="Cambria Math" w:cstheme="minorHAnsi"/>
          </w:rPr>
          <m:t>0.8</m:t>
        </m:r>
      </m:oMath>
      <w:r w:rsidR="00844C79">
        <w:rPr>
          <w:rFonts w:eastAsiaTheme="minorEastAsia" w:cstheme="minorHAnsi"/>
        </w:rPr>
        <w:t xml:space="preserve"> [</w:t>
      </w:r>
      <m:oMath>
        <m:r>
          <w:rPr>
            <w:rFonts w:ascii="Cambria Math" w:eastAsiaTheme="minorEastAsia" w:hAnsi="Cambria Math" w:cstheme="minorHAnsi"/>
          </w:rPr>
          <m:t>0.75, 0.85</m:t>
        </m:r>
      </m:oMath>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m:oMath>
        <m:r>
          <w:rPr>
            <w:rFonts w:ascii="Cambria Math" w:hAnsi="Cambria Math" w:cstheme="minorHAnsi"/>
          </w:rPr>
          <m:t>0.64</m:t>
        </m:r>
      </m:oMath>
      <w:r w:rsidR="002359BC" w:rsidRPr="00B204F2">
        <w:rPr>
          <w:rFonts w:eastAsiaTheme="minorEastAsia" w:cstheme="minorHAnsi"/>
        </w:rPr>
        <w:t xml:space="preserve"> </w:t>
      </w:r>
      <w:r w:rsidR="00F20964">
        <w:rPr>
          <w:rFonts w:eastAsiaTheme="minorEastAsia" w:cstheme="minorHAnsi"/>
        </w:rPr>
        <w:t>[</w:t>
      </w:r>
      <m:oMath>
        <m:r>
          <w:rPr>
            <w:rFonts w:ascii="Cambria Math" w:eastAsiaTheme="minorEastAsia" w:hAnsi="Cambria Math" w:cstheme="minorHAnsi"/>
          </w:rPr>
          <m:t>0.56, 0.73]</m:t>
        </m:r>
      </m:oMath>
      <w:r w:rsidR="00756075" w:rsidRPr="00B204F2">
        <w:rPr>
          <w:rFonts w:eastAsiaTheme="minorEastAsia" w:cstheme="minorHAnsi"/>
        </w:rPr>
        <w:t>)</w:t>
      </w:r>
      <w:r w:rsidR="00106423" w:rsidRPr="00B204F2">
        <w:rPr>
          <w:rFonts w:eastAsiaTheme="minorEastAsia" w:cstheme="minorHAnsi"/>
        </w:rPr>
        <w:t xml:space="preserve">, inferred from non-overlapping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4)</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9F106D">
        <w:rPr>
          <w:rFonts w:eastAsiaTheme="minorEastAsia" w:cstheme="minorHAnsi"/>
          <w:lang w:val="en-US"/>
        </w:rPr>
        <w:t xml:space="preserve">the mass-scaling exponent </w:t>
      </w:r>
      <w:r w:rsidR="0064771B">
        <w:rPr>
          <w:rFonts w:eastAsiaTheme="minorEastAsia" w:cstheme="minorHAnsi"/>
        </w:rPr>
        <w:t xml:space="preserve">differ from the </w:t>
      </w:r>
      <w:r w:rsidR="0003722E">
        <w:rPr>
          <w:rFonts w:eastAsiaTheme="minorEastAsia" w:cstheme="minorHAnsi"/>
        </w:rPr>
        <w:t xml:space="preserve">predicted </w:t>
      </w:r>
      <w:r w:rsidR="006E3123">
        <w:rPr>
          <w:rFonts w:eastAsiaTheme="minorEastAsia" w:cstheme="minorHAnsi"/>
          <w:lang w:val="en-US"/>
        </w:rPr>
        <w:t xml:space="preserve">0.75 </w:t>
      </w:r>
      <w:r w:rsidR="00ED779E">
        <w:rPr>
          <w:rFonts w:eastAsiaTheme="minorEastAsia" w:cstheme="minorHAnsi"/>
        </w:rPr>
        <w:t>from the metabolic theory of ecology</w:t>
      </w:r>
      <w:r w:rsidR="006E3123" w:rsidRPr="006E3123">
        <w:rPr>
          <w:rFonts w:eastAsiaTheme="minorEastAsia" w:cstheme="minorHAnsi"/>
          <w:lang w:val="en-US"/>
        </w:rPr>
        <w:t xml:space="preserve">, as X% </w:t>
      </w:r>
      <w:r w:rsidR="006E3123">
        <w:rPr>
          <w:rFonts w:eastAsiaTheme="minorEastAsia" w:cstheme="minorHAnsi"/>
          <w:lang w:val="en-US"/>
        </w:rPr>
        <w:t>of the posterior is above 0.75</w:t>
      </w:r>
      <w:r w:rsidR="0064771B">
        <w:rPr>
          <w:rFonts w:eastAsiaTheme="minorEastAsia" w:cstheme="minorHAnsi"/>
        </w:rPr>
        <w:t>.</w:t>
      </w:r>
      <w:r w:rsidR="00F33348" w:rsidRPr="00F33348">
        <w:rPr>
          <w:rFonts w:eastAsiaTheme="minorEastAsia" w:cstheme="minorHAnsi"/>
          <w:lang w:val="en-US"/>
        </w:rPr>
        <w:t xml:space="preserve"> </w:t>
      </w:r>
      <w:r w:rsidR="00F33348" w:rsidRPr="00BB5753">
        <w:t xml:space="preserve">We </w:t>
      </w:r>
      <w:r w:rsidR="00F33348">
        <w:t xml:space="preserve">also </w:t>
      </w:r>
      <w:r w:rsidR="00F33348" w:rsidRPr="00BB5753">
        <w:t>find that</w:t>
      </w:r>
      <w:r w:rsidR="00F33348">
        <w:t xml:space="preserve"> </w:t>
      </w:r>
      <w:r w:rsidR="00F33348" w:rsidRPr="00BB5753">
        <w:t xml:space="preserve">maximum consumption rate is more temperature sensitive </w:t>
      </w:r>
      <w:r w:rsidR="00F33348">
        <w:t xml:space="preserve">(activation energy of </w:t>
      </w:r>
      <w:r w:rsidR="00F33348" w:rsidRPr="00BB5753">
        <w:t>-0.62 [-0.67,</w:t>
      </w:r>
      <w:r w:rsidR="00F33348">
        <w:t xml:space="preserve"> </w:t>
      </w:r>
      <w:r w:rsidR="00F33348" w:rsidRPr="00BB5753">
        <w:t>-0.56]</w:t>
      </w:r>
      <w:r w:rsidR="00F33348">
        <w:t xml:space="preserve">) </w:t>
      </w:r>
      <w:r w:rsidR="00F33348" w:rsidRPr="00BB5753">
        <w:t>than metaboli</w:t>
      </w:r>
      <w:r w:rsidR="00F33348">
        <w:t xml:space="preserve">c rate (activation energy of </w:t>
      </w:r>
      <w:r w:rsidR="00F33348" w:rsidRPr="00BB5753">
        <w:t>-0.67 [-0.84,</w:t>
      </w:r>
      <w:r w:rsidR="00F33348">
        <w:t xml:space="preserve"> </w:t>
      </w:r>
      <w:r w:rsidR="00F33348" w:rsidRPr="00BB5753">
        <w:t>-0.5</w:t>
      </w:r>
      <w:r w:rsidR="00F33348">
        <w:t>), though the 95% credible intervals are clearly overlapping</w:t>
      </w:r>
      <w:r w:rsidR="00F33348" w:rsidRPr="00AA6B85">
        <w:rPr>
          <w:lang w:val="en-US"/>
        </w:rPr>
        <w:t>.</w:t>
      </w:r>
      <w:r w:rsidR="00F33348" w:rsidDel="00BB5753">
        <w:rPr>
          <w:rFonts w:eastAsiaTheme="minorEastAsia" w:cstheme="minorHAnsi"/>
        </w:rPr>
        <w:t xml:space="preserve"> </w:t>
      </w:r>
      <w:r w:rsidR="00BB5753">
        <w:rPr>
          <w:rFonts w:eastAsiaTheme="minorEastAsia" w:cstheme="minorHAnsi"/>
        </w:rPr>
        <w:t>B</w:t>
      </w:r>
      <w:r w:rsidR="001F38EB">
        <w:rPr>
          <w:rFonts w:eastAsiaTheme="minorEastAsia" w:cstheme="minorHAnsi"/>
        </w:rPr>
        <w:t xml:space="preserve">oth </w:t>
      </w:r>
      <w:r w:rsidR="00BB5753">
        <w:rPr>
          <w:rFonts w:eastAsiaTheme="minorEastAsia" w:cstheme="minorHAnsi"/>
        </w:rPr>
        <w:t xml:space="preserve">activation energy estimates </w:t>
      </w:r>
      <w:r w:rsidR="001F38EB">
        <w:rPr>
          <w:rFonts w:eastAsiaTheme="minorEastAsia" w:cstheme="minorHAnsi"/>
        </w:rPr>
        <w:t xml:space="preserve">fall </w:t>
      </w:r>
      <w:r w:rsidR="006E67E8">
        <w:rPr>
          <w:rFonts w:eastAsiaTheme="minorEastAsia" w:cstheme="minorHAnsi"/>
        </w:rPr>
        <w:t xml:space="preserve">within </w:t>
      </w:r>
      <w:r w:rsidR="00F431FF">
        <w:rPr>
          <w:rFonts w:eastAsiaTheme="minorEastAsia" w:cstheme="minorHAnsi"/>
        </w:rPr>
        <w:t>the prediction from the MTE (</w:t>
      </w:r>
      <w:r w:rsidR="00EF5BF7">
        <w:rPr>
          <w:rFonts w:eastAsiaTheme="minorEastAsia" w:cstheme="minorHAnsi"/>
        </w:rPr>
        <w:t>0.6-0.7 eV</w:t>
      </w:r>
      <w:r w:rsidR="00F431FF">
        <w:rPr>
          <w:rFonts w:eastAsiaTheme="minorEastAsia" w:cstheme="minorHAnsi"/>
        </w:rPr>
        <w:t>)</w:t>
      </w:r>
      <w:r w:rsidR="00686DA2">
        <w:rPr>
          <w:rFonts w:eastAsiaTheme="minorEastAsia" w:cstheme="minorHAnsi"/>
        </w:rPr>
        <w:t xml:space="preserve"> </w:t>
      </w:r>
      <w:r w:rsidR="00944088">
        <w:rPr>
          <w:rFonts w:eastAsiaTheme="minorEastAsia" w:cstheme="minorHAnsi"/>
        </w:rPr>
        <w:fldChar w:fldCharType="begin"/>
      </w:r>
      <w:r w:rsidR="00D51F00">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w:t>
      </w:r>
      <w:r w:rsidR="00944088">
        <w:rPr>
          <w:rFonts w:eastAsiaTheme="minorEastAsia" w:cstheme="minorHAnsi"/>
        </w:rPr>
        <w:fldChar w:fldCharType="end"/>
      </w:r>
      <w:r w:rsidR="00F431FF">
        <w:rPr>
          <w:rFonts w:eastAsiaTheme="minorEastAsia" w:cstheme="minorHAnsi"/>
        </w:rPr>
        <w:t xml:space="preserve">. </w:t>
      </w:r>
      <w:r w:rsidR="002C422E">
        <w:rPr>
          <w:rFonts w:eastAsiaTheme="minorEastAsia" w:cstheme="minorHAnsi"/>
        </w:rPr>
        <w:t xml:space="preserve">This implies that at temperatures below optimum, </w:t>
      </w:r>
      <w:r w:rsidR="002C1549">
        <w:rPr>
          <w:rFonts w:eastAsiaTheme="minorEastAsia" w:cstheme="minorHAnsi"/>
        </w:rPr>
        <w:t xml:space="preserve">maximum consumption rates on average </w:t>
      </w:r>
      <w:r w:rsidR="0003722E">
        <w:rPr>
          <w:rFonts w:eastAsiaTheme="minorEastAsia" w:cstheme="minorHAnsi"/>
        </w:rPr>
        <w:t xml:space="preserve">increase </w:t>
      </w:r>
      <w:r w:rsidR="00E053C8">
        <w:rPr>
          <w:rFonts w:eastAsiaTheme="minorEastAsia" w:cstheme="minorHAnsi"/>
        </w:rPr>
        <w:t>faster with temperature than metabolic rates</w:t>
      </w:r>
      <w:r w:rsidR="00417395">
        <w:rPr>
          <w:rFonts w:eastAsiaTheme="minorEastAsia" w:cstheme="minorHAnsi"/>
        </w:rPr>
        <w:t>.</w:t>
      </w:r>
      <w:r w:rsidR="00D60651">
        <w:rPr>
          <w:rFonts w:eastAsiaTheme="minorEastAsia" w:cstheme="minorHAnsi"/>
        </w:rPr>
        <w:t xml:space="preserve"> </w:t>
      </w:r>
      <w:r w:rsidR="00AA6B85" w:rsidRPr="009F106D">
        <w:rPr>
          <w:rFonts w:eastAsiaTheme="minorEastAsia" w:cstheme="minorHAnsi"/>
          <w:lang w:val="en-US"/>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9.7</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7266E3">
        <w:rPr>
          <w:rFonts w:eastAsiaTheme="minorEastAsia" w:cstheme="minorHAnsi"/>
          <w:iCs/>
        </w:rPr>
        <w:t>5</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m:oMath>
        <m:r>
          <w:rPr>
            <w:rFonts w:ascii="Cambria Math" w:hAnsi="Cambria Math" w:cstheme="minorHAnsi"/>
          </w:rPr>
          <m:t>0.015</m:t>
        </m:r>
      </m:oMath>
      <w:r w:rsidR="000C1642">
        <w:rPr>
          <w:rFonts w:eastAsiaTheme="minorEastAsia" w:cstheme="minorHAnsi"/>
        </w:rPr>
        <w:t xml:space="preserve"> on an Arrhenius temperature scale, which </w:t>
      </w:r>
      <w:r w:rsidR="003D5C65">
        <w:rPr>
          <w:rFonts w:eastAsiaTheme="minorEastAsia" w:cstheme="minorHAnsi"/>
        </w:rPr>
        <w:t xml:space="preserve">corresponds to a decline in the mass scaling exponent </w:t>
      </w:r>
      <w:r w:rsidR="00D70D75">
        <w:rPr>
          <w:rFonts w:eastAsiaTheme="minorEastAsia" w:cstheme="minorHAnsi"/>
        </w:rPr>
        <w:t xml:space="preserve">of metabolic rate </w:t>
      </w:r>
      <w:r w:rsidR="003D5C65">
        <w:rPr>
          <w:rFonts w:eastAsiaTheme="minorEastAsia" w:cstheme="minorHAnsi"/>
        </w:rPr>
        <w:t xml:space="preserve">by </w:t>
      </w:r>
      <w:r w:rsidR="007557BE">
        <w:rPr>
          <w:rFonts w:eastAsiaTheme="minorEastAsia" w:cstheme="minorHAnsi"/>
        </w:rPr>
        <w:t>0.00</w:t>
      </w:r>
      <w:r w:rsidR="00A91482">
        <w:rPr>
          <w:rFonts w:eastAsiaTheme="minorEastAsia" w:cstheme="minorHAnsi"/>
        </w:rPr>
        <w:t>2</w:t>
      </w:r>
      <w:r w:rsidR="00592B45">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Pr>
          <w:rFonts w:eastAsiaTheme="minorEastAsia" w:cstheme="minorHAnsi"/>
        </w:rPr>
        <w:t>.</w:t>
      </w:r>
      <w:r w:rsidR="006A6C60">
        <w:rPr>
          <w:rFonts w:eastAsiaTheme="minorEastAsia" w:cstheme="minorHAnsi"/>
        </w:rPr>
        <w:t xml:space="preserve"> </w:t>
      </w:r>
      <w:r w:rsidR="007829E5">
        <w:rPr>
          <w:rFonts w:eastAsiaTheme="minorEastAsia" w:cstheme="minorHAnsi"/>
        </w:rPr>
        <w:t>In the selected</w:t>
      </w:r>
      <w:r w:rsidR="006A6C60">
        <w:rPr>
          <w:rFonts w:eastAsiaTheme="minorEastAsia" w:cstheme="minorHAnsi"/>
        </w:rPr>
        <w:t xml:space="preserve"> </w:t>
      </w:r>
      <w:r w:rsidR="00731385">
        <w:rPr>
          <w:rFonts w:eastAsiaTheme="minorEastAsia" w:cstheme="minorHAnsi"/>
        </w:rPr>
        <w:t xml:space="preserve">model </w:t>
      </w:r>
      <w:r w:rsidR="00592B45">
        <w:rPr>
          <w:rFonts w:eastAsiaTheme="minorEastAsia" w:cstheme="minorHAnsi"/>
        </w:rPr>
        <w:t xml:space="preserve">of </w:t>
      </w:r>
      <w:r w:rsidR="00731385">
        <w:rPr>
          <w:rFonts w:eastAsiaTheme="minorEastAsia" w:cstheme="minorHAnsi"/>
        </w:rPr>
        <w:t>consumption</w:t>
      </w:r>
      <w:r w:rsidR="008B4C14">
        <w:rPr>
          <w:rFonts w:eastAsiaTheme="minorEastAsia" w:cstheme="minorHAnsi"/>
        </w:rPr>
        <w:t>,</w:t>
      </w:r>
      <w:r w:rsidR="00D748E2">
        <w:rPr>
          <w:rFonts w:eastAsiaTheme="minorEastAsia" w:cstheme="minorHAnsi"/>
        </w:rPr>
        <w:t xml:space="preserve"> </w:t>
      </w:r>
      <w:r w:rsidR="006A6C60">
        <w:rPr>
          <w:rFonts w:eastAsiaTheme="minorEastAsia" w:cstheme="minorHAnsi"/>
        </w:rPr>
        <w:t xml:space="preserve">all coefficients </w:t>
      </w:r>
      <w:r w:rsidR="007E77C4">
        <w:rPr>
          <w:rFonts w:eastAsiaTheme="minorEastAsia" w:cstheme="minorHAnsi"/>
        </w:rPr>
        <w:t>vary</w:t>
      </w:r>
      <w:r w:rsidR="006A6C60">
        <w:rPr>
          <w:rFonts w:eastAsiaTheme="minorEastAsia" w:cstheme="minorHAnsi"/>
        </w:rPr>
        <w:t xml:space="preserve"> </w:t>
      </w:r>
      <w:r w:rsidR="00BC6A93">
        <w:rPr>
          <w:rFonts w:eastAsiaTheme="minorEastAsia" w:cstheme="minorHAnsi"/>
        </w:rPr>
        <w:t>by</w:t>
      </w:r>
      <w:r w:rsidR="006A6C60">
        <w:rPr>
          <w:rFonts w:eastAsiaTheme="minorEastAsia" w:cstheme="minorHAnsi"/>
        </w:rPr>
        <w:t xml:space="preserve"> species</w:t>
      </w:r>
      <w:r w:rsidR="00BC6A93">
        <w:rPr>
          <w:rFonts w:eastAsiaTheme="minorEastAsia" w:cstheme="minorHAnsi"/>
        </w:rPr>
        <w:t xml:space="preserve"> whereas for the </w:t>
      </w:r>
      <w:r w:rsidR="00592B45">
        <w:rPr>
          <w:rFonts w:eastAsiaTheme="minorEastAsia" w:cstheme="minorHAnsi"/>
        </w:rPr>
        <w:t xml:space="preserve">selected </w:t>
      </w:r>
      <w:r w:rsidR="00BC6A93">
        <w:rPr>
          <w:rFonts w:eastAsiaTheme="minorEastAsia" w:cstheme="minorHAnsi"/>
        </w:rPr>
        <w:t>models of metabolism, all but the interaction coefficient var</w:t>
      </w:r>
      <w:r w:rsidR="008B4C14">
        <w:rPr>
          <w:rFonts w:eastAsiaTheme="minorEastAsia" w:cstheme="minorHAnsi"/>
        </w:rPr>
        <w:t>y</w:t>
      </w:r>
      <w:r w:rsidR="00BC6A93">
        <w:rPr>
          <w:rFonts w:eastAsiaTheme="minorEastAsia" w:cstheme="minorHAnsi"/>
        </w:rPr>
        <w:t xml:space="preserve"> by species</w:t>
      </w:r>
      <w:r w:rsidR="006A6C60">
        <w:rPr>
          <w:rFonts w:eastAsiaTheme="minorEastAsia" w:cstheme="minorHAnsi"/>
        </w:rPr>
        <w:t xml:space="preserve"> (Table 2).</w:t>
      </w:r>
    </w:p>
    <w:p w14:paraId="7D37A5AE" w14:textId="456ABD91" w:rsidR="00A02A57" w:rsidRPr="00B204F2"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tend to be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lang w:val="en-US"/>
        </w:rPr>
        <w:t>quadratic</w:t>
      </w:r>
      <w:r w:rsidR="00734BAD">
        <w:rPr>
          <w:rFonts w:eastAsiaTheme="minorEastAsia" w:cstheme="minorHAnsi"/>
        </w:rPr>
        <w:t xml:space="preserve"> models</w:t>
      </w:r>
      <w:r w:rsidR="0079390A">
        <w:rPr>
          <w:rFonts w:eastAsiaTheme="minorEastAsia" w:cstheme="minorHAnsi"/>
        </w:rPr>
        <w:t xml:space="preserve"> to </w:t>
      </w:r>
      <w:r w:rsidR="00592B45">
        <w:rPr>
          <w:rFonts w:eastAsiaTheme="minorEastAsia" w:cstheme="minorHAnsi"/>
        </w:rPr>
        <w:t xml:space="preserve">the consumption rate in </w:t>
      </w:r>
      <w:r w:rsidR="0079390A">
        <w:rPr>
          <w:rFonts w:eastAsiaTheme="minorEastAsia" w:cstheme="minorHAnsi"/>
        </w:rPr>
        <w:t>those species</w:t>
      </w:r>
      <w:r w:rsidR="00C84B73">
        <w:rPr>
          <w:rFonts w:eastAsiaTheme="minorEastAsia" w:cstheme="minorHAnsi"/>
        </w:rPr>
        <w:t xml:space="preserve"> (Fig. 6)</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faster</w:t>
      </w:r>
      <w:r w:rsidR="00A1593D">
        <w:rPr>
          <w:rFonts w:eastAsiaTheme="minorEastAsia" w:cstheme="minorHAnsi"/>
        </w:rPr>
        <w:t xml:space="preserve"> than metabolic rates</w:t>
      </w:r>
      <w:r w:rsidR="002A6E0F">
        <w:rPr>
          <w:rFonts w:eastAsiaTheme="minorEastAsia" w:cstheme="minorHAnsi"/>
        </w:rPr>
        <w:t xml:space="preserve"> with temperature a</w:t>
      </w:r>
      <w:r w:rsidR="00A04BA1">
        <w:rPr>
          <w:rFonts w:eastAsiaTheme="minorEastAsia" w:cstheme="minorHAnsi"/>
        </w:rPr>
        <w:t xml:space="preserve">t </w:t>
      </w:r>
      <w:r w:rsidR="00A04BA1">
        <w:rPr>
          <w:rFonts w:eastAsiaTheme="minorEastAsia" w:cstheme="minorHAnsi"/>
        </w:rPr>
        <w:lastRenderedPageBreak/>
        <w:t>sub-optimum temperatures</w:t>
      </w:r>
      <w:r w:rsidR="0073405F">
        <w:rPr>
          <w:rFonts w:eastAsiaTheme="minorEastAsia" w:cstheme="minorHAnsi"/>
        </w:rPr>
        <w:t xml:space="preserve"> (due to larger activation energy)</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lang w:val="en-US"/>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del w:id="57" w:author="Anna Gårdmark" w:date="2020-01-21T10:10:00Z">
        <w:r w:rsidR="00F860BD" w:rsidDel="005C3226">
          <w:rPr>
            <w:rFonts w:eastAsiaTheme="minorEastAsia" w:cstheme="minorHAnsi"/>
            <w:lang w:val="en-GB"/>
          </w:rPr>
          <w:delText>, in Celsius</w:delText>
        </w:r>
      </w:del>
      <w:r w:rsidR="00F860BD">
        <w:rPr>
          <w:rFonts w:eastAsiaTheme="minorEastAsia" w:cstheme="minorHAnsi"/>
          <w:lang w:val="en-GB"/>
        </w:rPr>
        <w:t>)</w:t>
      </w:r>
      <w:r w:rsidR="006C5DEC" w:rsidRPr="006C5DEC">
        <w:rPr>
          <w:rFonts w:eastAsiaTheme="minorEastAsia" w:cstheme="minorHAnsi"/>
          <w:lang w:val="en-US"/>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6)</w:t>
      </w:r>
      <w:r w:rsidR="004C128F">
        <w:rPr>
          <w:rFonts w:eastAsiaTheme="minorEastAsia" w:cstheme="minorHAnsi"/>
        </w:rPr>
        <w:t xml:space="preserve">. These temperatures range from </w:t>
      </w:r>
      <w:commentRangeStart w:id="58"/>
      <w:commentRangeStart w:id="59"/>
      <w:r w:rsidR="004C128F">
        <w:rPr>
          <w:rFonts w:eastAsiaTheme="minorEastAsia" w:cstheme="minorHAnsi"/>
        </w:rPr>
        <w:t xml:space="preserve">-2.3 to </w:t>
      </w:r>
      <w:r w:rsidR="000D3C96">
        <w:rPr>
          <w:rFonts w:eastAsiaTheme="minorEastAsia" w:cstheme="minorHAnsi"/>
        </w:rPr>
        <w:t>+</w:t>
      </w:r>
      <w:r w:rsidR="004C128F">
        <w:rPr>
          <w:rFonts w:eastAsiaTheme="minorEastAsia" w:cstheme="minorHAnsi"/>
        </w:rPr>
        <w:t>17</w:t>
      </w:r>
      <w:commentRangeEnd w:id="58"/>
      <w:r w:rsidR="004369A2">
        <w:rPr>
          <w:rStyle w:val="CommentReference"/>
        </w:rPr>
        <w:commentReference w:id="58"/>
      </w:r>
      <w:commentRangeEnd w:id="59"/>
      <w:r w:rsidR="003B5ECD">
        <w:rPr>
          <w:rStyle w:val="CommentReference"/>
        </w:rPr>
        <w:commentReference w:id="59"/>
      </w:r>
      <w:r w:rsidR="00CF0753" w:rsidRPr="00CF0753">
        <w:rPr>
          <w:rFonts w:eastAsiaTheme="minorEastAsia" w:cstheme="minorHAnsi"/>
          <w:lang w:val="en-US"/>
        </w:rPr>
        <w:t>.</w:t>
      </w:r>
      <w:r w:rsidR="009731DC">
        <w:rPr>
          <w:rFonts w:eastAsiaTheme="minorEastAsia" w:cstheme="minorHAnsi"/>
        </w:rPr>
        <w:t xml:space="preserve"> </w:t>
      </w:r>
      <w:r w:rsidR="002C6951">
        <w:rPr>
          <w:rFonts w:eastAsiaTheme="minorEastAsia" w:cstheme="minorHAnsi"/>
          <w:lang w:val="en-GB"/>
        </w:rPr>
        <w:t xml:space="preserve">Across species, the mean in intraspecific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oMath>
      <w:r w:rsidR="002C6951">
        <w:rPr>
          <w:rFonts w:eastAsiaTheme="minorEastAsia" w:cstheme="minorHAnsi"/>
        </w:rPr>
        <w:t xml:space="preserve"> is </w:t>
      </w:r>
      <w:r w:rsidR="004E72C2">
        <w:rPr>
          <w:rFonts w:eastAsiaTheme="minorEastAsia" w:cstheme="minorHAnsi"/>
        </w:rPr>
        <w:t xml:space="preserve">6 </w:t>
      </w:r>
      <w:r w:rsidR="002C6951">
        <w:rPr>
          <w:rFonts w:eastAsiaTheme="minorEastAsia" w:cstheme="minorHAnsi"/>
        </w:rPr>
        <w:t>in the same unit</w:t>
      </w:r>
      <w:r w:rsidR="001437ED">
        <w:rPr>
          <w:rFonts w:eastAsiaTheme="minorEastAsia" w:cstheme="minorHAnsi"/>
        </w:rPr>
        <w:t xml:space="preserve"> (with a standard deviation of </w:t>
      </w:r>
      <w:r w:rsidR="001437ED" w:rsidRPr="002C6951">
        <w:rPr>
          <w:rFonts w:eastAsiaTheme="minorEastAsia" w:cstheme="minorHAnsi"/>
        </w:rPr>
        <w:t>6</w:t>
      </w:r>
      <w:r w:rsidR="001437ED">
        <w:rPr>
          <w:rFonts w:eastAsiaTheme="minorEastAsia" w:cstheme="minorHAnsi"/>
        </w:rPr>
        <w:t>).</w:t>
      </w:r>
      <w:r w:rsidR="00733A76">
        <w:rPr>
          <w:rFonts w:eastAsiaTheme="minorEastAsia" w:cstheme="minorHAnsi"/>
        </w:rPr>
        <w:t xml:space="preserve"> </w:t>
      </w:r>
    </w:p>
    <w:p w14:paraId="4A897CED" w14:textId="77777777" w:rsidR="00032D21" w:rsidRDefault="00032D21" w:rsidP="002E3379">
      <w:pPr>
        <w:tabs>
          <w:tab w:val="left" w:pos="3309"/>
        </w:tabs>
        <w:spacing w:line="480" w:lineRule="auto"/>
        <w:contextualSpacing/>
        <w:jc w:val="both"/>
        <w:rPr>
          <w:rFonts w:eastAsiaTheme="minorEastAsia" w:cstheme="minorHAnsi"/>
        </w:rPr>
      </w:pPr>
    </w:p>
    <w:p w14:paraId="36C3AEB1" w14:textId="77777777" w:rsidR="00032D21" w:rsidRDefault="00032D21" w:rsidP="002E3379">
      <w:pPr>
        <w:tabs>
          <w:tab w:val="left" w:pos="3309"/>
        </w:tabs>
        <w:spacing w:line="480" w:lineRule="auto"/>
        <w:contextualSpacing/>
        <w:jc w:val="both"/>
        <w:rPr>
          <w:rFonts w:eastAsiaTheme="minorEastAsia" w:cstheme="minorHAnsi"/>
        </w:rPr>
      </w:pPr>
    </w:p>
    <w:p w14:paraId="1A4C4E28" w14:textId="77777777" w:rsidR="00032D21" w:rsidRDefault="00032D21" w:rsidP="002E3379">
      <w:pPr>
        <w:tabs>
          <w:tab w:val="left" w:pos="3309"/>
        </w:tabs>
        <w:spacing w:line="480" w:lineRule="auto"/>
        <w:contextualSpacing/>
        <w:jc w:val="both"/>
        <w:rPr>
          <w:rFonts w:eastAsiaTheme="minorEastAsia" w:cstheme="minorHAnsi"/>
        </w:rPr>
      </w:pPr>
    </w:p>
    <w:p w14:paraId="67B144A4" w14:textId="77777777" w:rsidR="00032D21" w:rsidRDefault="00032D21" w:rsidP="002E3379">
      <w:pPr>
        <w:tabs>
          <w:tab w:val="left" w:pos="3309"/>
        </w:tabs>
        <w:spacing w:line="480" w:lineRule="auto"/>
        <w:contextualSpacing/>
        <w:jc w:val="both"/>
        <w:rPr>
          <w:rFonts w:eastAsiaTheme="minorEastAsia" w:cstheme="minorHAnsi"/>
        </w:rPr>
      </w:pPr>
    </w:p>
    <w:p w14:paraId="10C0986F" w14:textId="77777777" w:rsidR="00032D21" w:rsidRDefault="00032D21" w:rsidP="002E3379">
      <w:pPr>
        <w:tabs>
          <w:tab w:val="left" w:pos="3309"/>
        </w:tabs>
        <w:spacing w:line="480" w:lineRule="auto"/>
        <w:contextualSpacing/>
        <w:jc w:val="both"/>
        <w:rPr>
          <w:rFonts w:eastAsiaTheme="minorEastAsia" w:cstheme="minorHAnsi"/>
        </w:rPr>
      </w:pPr>
    </w:p>
    <w:p w14:paraId="12225DA5" w14:textId="77777777" w:rsidR="00032D21" w:rsidRDefault="00032D21" w:rsidP="002E3379">
      <w:pPr>
        <w:tabs>
          <w:tab w:val="left" w:pos="3309"/>
        </w:tabs>
        <w:spacing w:line="480" w:lineRule="auto"/>
        <w:contextualSpacing/>
        <w:jc w:val="both"/>
        <w:rPr>
          <w:rFonts w:eastAsiaTheme="minorEastAsia" w:cstheme="minorHAnsi"/>
        </w:rPr>
      </w:pPr>
    </w:p>
    <w:p w14:paraId="03960369" w14:textId="77777777" w:rsidR="00032D21" w:rsidRDefault="00032D21" w:rsidP="002E3379">
      <w:pPr>
        <w:tabs>
          <w:tab w:val="left" w:pos="3309"/>
        </w:tabs>
        <w:spacing w:line="480" w:lineRule="auto"/>
        <w:contextualSpacing/>
        <w:jc w:val="both"/>
        <w:rPr>
          <w:rFonts w:eastAsiaTheme="minorEastAsia" w:cstheme="minorHAnsi"/>
        </w:rPr>
      </w:pPr>
    </w:p>
    <w:p w14:paraId="7B0392A8" w14:textId="77777777" w:rsidR="00032D21" w:rsidRDefault="00032D21" w:rsidP="002E3379">
      <w:pPr>
        <w:tabs>
          <w:tab w:val="left" w:pos="3309"/>
        </w:tabs>
        <w:spacing w:line="480" w:lineRule="auto"/>
        <w:contextualSpacing/>
        <w:jc w:val="both"/>
        <w:rPr>
          <w:rFonts w:eastAsiaTheme="minorEastAsia" w:cstheme="minorHAnsi"/>
        </w:rPr>
      </w:pPr>
    </w:p>
    <w:p w14:paraId="4573F5FF" w14:textId="796FCA22" w:rsidR="00032D21" w:rsidRDefault="00032D21" w:rsidP="002E3379">
      <w:pPr>
        <w:tabs>
          <w:tab w:val="left" w:pos="3309"/>
        </w:tabs>
        <w:spacing w:line="480" w:lineRule="auto"/>
        <w:contextualSpacing/>
        <w:jc w:val="both"/>
        <w:rPr>
          <w:rFonts w:eastAsiaTheme="minorEastAsia" w:cstheme="minorHAnsi"/>
        </w:rPr>
      </w:pPr>
    </w:p>
    <w:p w14:paraId="50AA8604" w14:textId="38E43779" w:rsidR="004311DA" w:rsidRDefault="004311DA" w:rsidP="002E3379">
      <w:pPr>
        <w:tabs>
          <w:tab w:val="left" w:pos="3309"/>
        </w:tabs>
        <w:spacing w:line="480" w:lineRule="auto"/>
        <w:contextualSpacing/>
        <w:jc w:val="both"/>
        <w:rPr>
          <w:rFonts w:eastAsiaTheme="minorEastAsia" w:cstheme="minorHAnsi"/>
        </w:rPr>
      </w:pPr>
    </w:p>
    <w:p w14:paraId="2630E5A4" w14:textId="3CE67F66" w:rsidR="004311DA" w:rsidRDefault="004311DA" w:rsidP="002E3379">
      <w:pPr>
        <w:tabs>
          <w:tab w:val="left" w:pos="3309"/>
        </w:tabs>
        <w:spacing w:line="480" w:lineRule="auto"/>
        <w:contextualSpacing/>
        <w:jc w:val="both"/>
        <w:rPr>
          <w:rFonts w:eastAsiaTheme="minorEastAsia" w:cstheme="minorHAnsi"/>
        </w:rPr>
      </w:pPr>
    </w:p>
    <w:p w14:paraId="71B23615" w14:textId="5CD1AF26" w:rsidR="004311DA" w:rsidRDefault="004311DA" w:rsidP="002E3379">
      <w:pPr>
        <w:tabs>
          <w:tab w:val="left" w:pos="3309"/>
        </w:tabs>
        <w:spacing w:line="480" w:lineRule="auto"/>
        <w:contextualSpacing/>
        <w:jc w:val="both"/>
        <w:rPr>
          <w:rFonts w:eastAsiaTheme="minorEastAsia" w:cstheme="minorHAnsi"/>
        </w:rPr>
      </w:pPr>
    </w:p>
    <w:p w14:paraId="733937D1" w14:textId="751F4628" w:rsidR="004311DA" w:rsidRDefault="004311DA" w:rsidP="002E3379">
      <w:pPr>
        <w:tabs>
          <w:tab w:val="left" w:pos="3309"/>
        </w:tabs>
        <w:spacing w:line="480" w:lineRule="auto"/>
        <w:contextualSpacing/>
        <w:jc w:val="both"/>
        <w:rPr>
          <w:rFonts w:eastAsiaTheme="minorEastAsia" w:cstheme="minorHAnsi"/>
        </w:rPr>
      </w:pPr>
    </w:p>
    <w:p w14:paraId="4BD368D6" w14:textId="0869C0C6" w:rsidR="004311DA" w:rsidRDefault="004311DA" w:rsidP="002E3379">
      <w:pPr>
        <w:tabs>
          <w:tab w:val="left" w:pos="3309"/>
        </w:tabs>
        <w:spacing w:line="480" w:lineRule="auto"/>
        <w:contextualSpacing/>
        <w:jc w:val="both"/>
        <w:rPr>
          <w:rFonts w:eastAsiaTheme="minorEastAsia" w:cstheme="minorHAnsi"/>
        </w:rPr>
      </w:pPr>
    </w:p>
    <w:p w14:paraId="5C15160A" w14:textId="77777777" w:rsidR="004311DA" w:rsidRDefault="004311DA" w:rsidP="002E3379">
      <w:pPr>
        <w:tabs>
          <w:tab w:val="left" w:pos="3309"/>
        </w:tabs>
        <w:spacing w:line="480" w:lineRule="auto"/>
        <w:contextualSpacing/>
        <w:jc w:val="both"/>
        <w:rPr>
          <w:rFonts w:eastAsiaTheme="minorEastAsia" w:cstheme="minorHAnsi"/>
        </w:rPr>
      </w:pPr>
    </w:p>
    <w:p w14:paraId="017C558A" w14:textId="77777777" w:rsidR="00032D21" w:rsidRDefault="00032D21" w:rsidP="002E3379">
      <w:pPr>
        <w:tabs>
          <w:tab w:val="left" w:pos="3309"/>
        </w:tabs>
        <w:spacing w:line="480" w:lineRule="auto"/>
        <w:contextualSpacing/>
        <w:jc w:val="both"/>
        <w:rPr>
          <w:rFonts w:eastAsiaTheme="minorEastAsia" w:cstheme="minorHAnsi"/>
        </w:rPr>
      </w:pPr>
    </w:p>
    <w:p w14:paraId="52A9F2B4" w14:textId="0953F0DD" w:rsidR="00524113" w:rsidRPr="00CD224D" w:rsidRDefault="00524113" w:rsidP="002E3379">
      <w:pPr>
        <w:spacing w:line="480" w:lineRule="auto"/>
        <w:contextualSpacing/>
        <w:jc w:val="both"/>
      </w:pPr>
      <w:r w:rsidRPr="00093C2D">
        <w:rPr>
          <w:b/>
          <w:bCs/>
        </w:rPr>
        <w:lastRenderedPageBreak/>
        <w:t xml:space="preserve">Table </w:t>
      </w:r>
      <w:r w:rsidRPr="007F66EC">
        <w:rPr>
          <w:b/>
          <w:bCs/>
        </w:rPr>
        <w:fldChar w:fldCharType="begin"/>
      </w:r>
      <w:r w:rsidRPr="00093C2D">
        <w:rPr>
          <w:b/>
          <w:bCs/>
        </w:rPr>
        <w:instrText xml:space="preserve"> SEQ Table \* ARABIC </w:instrText>
      </w:r>
      <w:r w:rsidRPr="007F66EC">
        <w:rPr>
          <w:b/>
          <w:bCs/>
        </w:rPr>
        <w:fldChar w:fldCharType="separate"/>
      </w:r>
      <w:r w:rsidRPr="00093C2D">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model and is described in text (Eqns. 3-5). </w:t>
      </w:r>
      <w:r w:rsidR="00BC3531">
        <w:t xml:space="preserve">The column M*T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rPr>
          <w:lang w:val="en-US"/>
        </w:rPr>
        <w:t xml:space="preserve">and </w:t>
      </w:r>
      <w:r w:rsidR="006D1A9C">
        <w:rPr>
          <w:lang w:val="en-US"/>
        </w:rPr>
        <w:t>absolute WAIC in brackets</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with the strongest support based on WAIC</w:t>
      </w:r>
      <w:r w:rsidR="00F25416" w:rsidRPr="00F25416">
        <w:rPr>
          <w:lang w:val="en-US"/>
        </w:rPr>
        <w:t xml:space="preserve"> and </w:t>
      </w:r>
      <w:r w:rsidR="00F25416">
        <w:rPr>
          <w:lang w:val="en-US"/>
        </w:rPr>
        <w:t xml:space="preserve">models with </w:t>
      </w:r>
      <w:r w:rsidR="00F25416">
        <w:rPr>
          <w:rFonts w:ascii="Symbol" w:hAnsi="Symbol"/>
        </w:rPr>
        <w:t></w:t>
      </w:r>
      <w:r w:rsidR="00F25416">
        <w:t>WAIC</w:t>
      </w:r>
      <w:r w:rsidR="00F25416" w:rsidRPr="00F25416">
        <w:rPr>
          <w:lang w:val="en-US"/>
        </w:rPr>
        <w:t xml:space="preserve"> </w:t>
      </w:r>
      <w:r w:rsidR="00F25416">
        <w:rPr>
          <w:lang w:val="en-US"/>
        </w:rPr>
        <w:t>smaller than 2</w:t>
      </w:r>
      <w:r w:rsidR="002A2BD3">
        <w:t xml:space="preserve">. </w:t>
      </w:r>
    </w:p>
    <w:tbl>
      <w:tblPr>
        <w:tblStyle w:val="GridTable1Light"/>
        <w:tblW w:w="0" w:type="auto"/>
        <w:tblLook w:val="04A0" w:firstRow="1" w:lastRow="0" w:firstColumn="1" w:lastColumn="0" w:noHBand="0" w:noVBand="1"/>
      </w:tblPr>
      <w:tblGrid>
        <w:gridCol w:w="870"/>
        <w:gridCol w:w="723"/>
        <w:gridCol w:w="2379"/>
        <w:gridCol w:w="1823"/>
        <w:gridCol w:w="1904"/>
        <w:gridCol w:w="1317"/>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A20F7F" w:rsidRDefault="009A7A44" w:rsidP="009A7A44">
            <w:pPr>
              <w:spacing w:line="360" w:lineRule="auto"/>
              <w:contextualSpacing/>
              <w:jc w:val="both"/>
              <w:rPr>
                <w:rFonts w:cstheme="minorHAnsi"/>
              </w:rPr>
            </w:pPr>
            <w:r w:rsidRPr="00A20F7F">
              <w:rPr>
                <w:rFonts w:cstheme="minorHAnsi"/>
              </w:rPr>
              <w:t>Model</w:t>
            </w:r>
          </w:p>
        </w:tc>
        <w:tc>
          <w:tcPr>
            <w:tcW w:w="0" w:type="auto"/>
          </w:tcPr>
          <w:p w14:paraId="50DE1C40" w14:textId="77777777" w:rsidR="009A7A44" w:rsidRPr="00A20F7F"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M*T</w:t>
            </w:r>
          </w:p>
        </w:tc>
        <w:tc>
          <w:tcPr>
            <w:tcW w:w="0" w:type="auto"/>
          </w:tcPr>
          <w:p w14:paraId="73EE96B8" w14:textId="28BA4DB0" w:rsidR="009A7A44" w:rsidRPr="00A20F7F"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Species-varying parameter(s)</w:t>
            </w:r>
          </w:p>
        </w:tc>
        <w:tc>
          <w:tcPr>
            <w:tcW w:w="0" w:type="auto"/>
          </w:tcPr>
          <w:p w14:paraId="761C6098" w14:textId="77777777" w:rsidR="009A7A44" w:rsidRPr="00A20F7F"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20F7F">
              <w:rPr>
                <w:rFonts w:cstheme="minorHAnsi"/>
              </w:rPr>
              <w:t>WAIC</w:t>
            </w:r>
          </w:p>
          <w:p w14:paraId="61289D86" w14:textId="39B2942A" w:rsidR="009A7A44" w:rsidRPr="00A20F7F"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metabolism</w:t>
            </w:r>
          </w:p>
        </w:tc>
        <w:tc>
          <w:tcPr>
            <w:tcW w:w="0" w:type="auto"/>
          </w:tcPr>
          <w:p w14:paraId="091C8C2A" w14:textId="09B7D9A3" w:rsidR="009A7A44" w:rsidRPr="00A20F7F"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WAIC consumption</w:t>
            </w:r>
          </w:p>
        </w:tc>
        <w:tc>
          <w:tcPr>
            <w:tcW w:w="0" w:type="auto"/>
          </w:tcPr>
          <w:p w14:paraId="6055D1FE" w14:textId="67DF786E" w:rsidR="009A7A44" w:rsidRPr="00A20F7F"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 xml:space="preserve">M1 </w:t>
            </w:r>
          </w:p>
        </w:tc>
        <w:tc>
          <w:tcPr>
            <w:tcW w:w="0" w:type="auto"/>
            <w:vMerge w:val="restart"/>
          </w:tcPr>
          <w:p w14:paraId="7775F999"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Yes</w:t>
            </w:r>
          </w:p>
        </w:tc>
        <w:tc>
          <w:tcPr>
            <w:tcW w:w="0" w:type="auto"/>
          </w:tcPr>
          <w:p w14:paraId="03F56BA2" w14:textId="5102367C"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0" w:type="auto"/>
          </w:tcPr>
          <w:p w14:paraId="444837AF" w14:textId="12EAED4C"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0.7 (289.5, 120.4)</w:t>
            </w:r>
          </w:p>
        </w:tc>
        <w:tc>
          <w:tcPr>
            <w:tcW w:w="0" w:type="auto"/>
          </w:tcPr>
          <w:p w14:paraId="733E1C4F" w14:textId="6D24F5D0"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 (530.9, 103.3)</w:t>
            </w:r>
          </w:p>
        </w:tc>
        <w:tc>
          <w:tcPr>
            <w:tcW w:w="0" w:type="auto"/>
          </w:tcPr>
          <w:p w14:paraId="7E106A9E" w14:textId="6E2E5CB0"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0 (35.5, 31.5)</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M2</w:t>
            </w:r>
          </w:p>
        </w:tc>
        <w:tc>
          <w:tcPr>
            <w:tcW w:w="0" w:type="auto"/>
            <w:vMerge/>
          </w:tcPr>
          <w:p w14:paraId="1843F61D"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2456CCA"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0" w:type="auto"/>
          </w:tcPr>
          <w:p w14:paraId="3980606D" w14:textId="599E2E83"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b/>
                <w:bCs/>
                <w:sz w:val="20"/>
                <w:szCs w:val="20"/>
              </w:rPr>
              <w:t>0 (288.8, 120.5)</w:t>
            </w:r>
          </w:p>
        </w:tc>
        <w:tc>
          <w:tcPr>
            <w:tcW w:w="0" w:type="auto"/>
          </w:tcPr>
          <w:p w14:paraId="5B75002B" w14:textId="3DF71044"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0.9 (528.6, 102.3)</w:t>
            </w:r>
          </w:p>
        </w:tc>
        <w:tc>
          <w:tcPr>
            <w:tcW w:w="0" w:type="auto"/>
          </w:tcPr>
          <w:p w14:paraId="1A2A032C" w14:textId="16D9E45C"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 (39.4, 32.1)</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M3a</w:t>
            </w:r>
          </w:p>
        </w:tc>
        <w:tc>
          <w:tcPr>
            <w:tcW w:w="0" w:type="auto"/>
            <w:vMerge/>
          </w:tcPr>
          <w:p w14:paraId="77BBF5C0"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0CFC6A8"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0" w:type="auto"/>
          </w:tcPr>
          <w:p w14:paraId="534970CB" w14:textId="246B3062"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 (586.9, 118)</w:t>
            </w:r>
          </w:p>
        </w:tc>
        <w:tc>
          <w:tcPr>
            <w:tcW w:w="0" w:type="auto"/>
          </w:tcPr>
          <w:p w14:paraId="7D53A8B8" w14:textId="4A37CA35"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 (674.7, 101.7)</w:t>
            </w:r>
          </w:p>
        </w:tc>
        <w:tc>
          <w:tcPr>
            <w:tcW w:w="0" w:type="auto"/>
          </w:tcPr>
          <w:p w14:paraId="1CD49F41" w14:textId="488C61A4"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35.3 (70.8, 31.4)</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M3b</w:t>
            </w:r>
          </w:p>
        </w:tc>
        <w:tc>
          <w:tcPr>
            <w:tcW w:w="0" w:type="auto"/>
            <w:vMerge/>
          </w:tcPr>
          <w:p w14:paraId="2EC769FC"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3339C742"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0" w:type="auto"/>
          </w:tcPr>
          <w:p w14:paraId="14DF313C" w14:textId="3F2BDC72"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 (681.2, 110.3)</w:t>
            </w:r>
          </w:p>
        </w:tc>
        <w:tc>
          <w:tcPr>
            <w:tcW w:w="0" w:type="auto"/>
          </w:tcPr>
          <w:p w14:paraId="7E1EA6A8" w14:textId="5955345C"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60.5 (588.2, 88.8)</w:t>
            </w:r>
          </w:p>
        </w:tc>
        <w:tc>
          <w:tcPr>
            <w:tcW w:w="0" w:type="auto"/>
          </w:tcPr>
          <w:p w14:paraId="062B72B1" w14:textId="0BB5719B"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43.8 (79.3, 31.3)</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M4</w:t>
            </w:r>
          </w:p>
        </w:tc>
        <w:tc>
          <w:tcPr>
            <w:tcW w:w="0" w:type="auto"/>
            <w:vMerge/>
          </w:tcPr>
          <w:p w14:paraId="58D69B93"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3C1B3DF4"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0" w:type="auto"/>
          </w:tcPr>
          <w:p w14:paraId="626CE353" w14:textId="10B4C7C6"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 (935.2, 109.2)</w:t>
            </w:r>
          </w:p>
        </w:tc>
        <w:tc>
          <w:tcPr>
            <w:tcW w:w="0" w:type="auto"/>
          </w:tcPr>
          <w:p w14:paraId="2074BED3" w14:textId="34C696D9"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168 (710.5, 91)</w:t>
            </w:r>
          </w:p>
        </w:tc>
        <w:tc>
          <w:tcPr>
            <w:tcW w:w="0" w:type="auto"/>
          </w:tcPr>
          <w:p w14:paraId="45AAE981" w14:textId="693D6F10"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65.9 (101.2, 31.9)</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 xml:space="preserve">M5 </w:t>
            </w:r>
          </w:p>
        </w:tc>
        <w:tc>
          <w:tcPr>
            <w:tcW w:w="0" w:type="auto"/>
            <w:vMerge w:val="restart"/>
          </w:tcPr>
          <w:p w14:paraId="4332FA48"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0" w:type="auto"/>
          </w:tcPr>
          <w:p w14:paraId="15B87A92" w14:textId="029D9550"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0" w:type="auto"/>
          </w:tcPr>
          <w:p w14:paraId="40EDECAA" w14:textId="0260BFEA"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sz w:val="20"/>
                <w:szCs w:val="20"/>
              </w:rPr>
              <w:t>6.1 (294.9, 121.1)</w:t>
            </w:r>
          </w:p>
        </w:tc>
        <w:tc>
          <w:tcPr>
            <w:tcW w:w="0" w:type="auto"/>
          </w:tcPr>
          <w:p w14:paraId="7CDC34EF" w14:textId="4195CC1D"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0 (527.6, 102.6)</w:t>
            </w:r>
          </w:p>
        </w:tc>
        <w:tc>
          <w:tcPr>
            <w:tcW w:w="0" w:type="auto"/>
          </w:tcPr>
          <w:p w14:paraId="77AE31DB" w14:textId="0BDE7904"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0.9 (36.3, 32.3)</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M6</w:t>
            </w:r>
          </w:p>
        </w:tc>
        <w:tc>
          <w:tcPr>
            <w:tcW w:w="0" w:type="auto"/>
            <w:vMerge/>
          </w:tcPr>
          <w:p w14:paraId="22786760"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00228793"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0" w:type="auto"/>
          </w:tcPr>
          <w:p w14:paraId="5CDF8419" w14:textId="54AF2456"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 (971.1, 109.7)</w:t>
            </w:r>
          </w:p>
        </w:tc>
        <w:tc>
          <w:tcPr>
            <w:tcW w:w="0" w:type="auto"/>
          </w:tcPr>
          <w:p w14:paraId="1EA906DE" w14:textId="2AC440BD"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185 (712.1, 93.5)</w:t>
            </w:r>
          </w:p>
        </w:tc>
        <w:tc>
          <w:tcPr>
            <w:tcW w:w="0" w:type="auto"/>
          </w:tcPr>
          <w:p w14:paraId="6A2800C1" w14:textId="06302873"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63.1 (98.6, 31.7)</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M7</w:t>
            </w:r>
          </w:p>
        </w:tc>
        <w:tc>
          <w:tcPr>
            <w:tcW w:w="0" w:type="auto"/>
            <w:vMerge/>
          </w:tcPr>
          <w:p w14:paraId="4771C970"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7349A7AC"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0" w:type="auto"/>
          </w:tcPr>
          <w:p w14:paraId="5765EC9C" w14:textId="5E11D72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 (4291.6, 143.2)</w:t>
            </w:r>
          </w:p>
        </w:tc>
        <w:tc>
          <w:tcPr>
            <w:tcW w:w="0" w:type="auto"/>
          </w:tcPr>
          <w:p w14:paraId="23F4C895" w14:textId="45F46216"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598.6 (1931.9, 59.1)</w:t>
            </w:r>
          </w:p>
        </w:tc>
        <w:tc>
          <w:tcPr>
            <w:tcW w:w="0" w:type="auto"/>
          </w:tcPr>
          <w:p w14:paraId="0ED2EA01" w14:textId="26282A50"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171.5 (206.9, 25)</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6814D8" w:rsidRDefault="009A7A44" w:rsidP="009A7A44">
            <w:pPr>
              <w:spacing w:line="360" w:lineRule="auto"/>
              <w:contextualSpacing/>
              <w:jc w:val="both"/>
              <w:rPr>
                <w:rFonts w:cstheme="minorHAnsi"/>
                <w:sz w:val="20"/>
                <w:szCs w:val="20"/>
              </w:rPr>
            </w:pPr>
            <w:r w:rsidRPr="006814D8">
              <w:rPr>
                <w:rFonts w:cstheme="minorHAnsi"/>
                <w:sz w:val="20"/>
                <w:szCs w:val="20"/>
              </w:rPr>
              <w:t>M8</w:t>
            </w:r>
          </w:p>
        </w:tc>
        <w:tc>
          <w:tcPr>
            <w:tcW w:w="0" w:type="auto"/>
            <w:vMerge/>
          </w:tcPr>
          <w:p w14:paraId="536820B0"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0" w:type="auto"/>
          </w:tcPr>
          <w:p w14:paraId="5CBAE4F0" w14:textId="77777777"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0" w:type="auto"/>
          </w:tcPr>
          <w:p w14:paraId="4A86ACFE" w14:textId="6D77D0D3"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10662.5 (10951.3, 111.4)</w:t>
            </w:r>
          </w:p>
        </w:tc>
        <w:tc>
          <w:tcPr>
            <w:tcW w:w="0" w:type="auto"/>
          </w:tcPr>
          <w:p w14:paraId="58F68E7B" w14:textId="4B63AE26"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822.4 (2094.1, 48.2)</w:t>
            </w:r>
          </w:p>
        </w:tc>
        <w:tc>
          <w:tcPr>
            <w:tcW w:w="0" w:type="auto"/>
          </w:tcPr>
          <w:p w14:paraId="48DF47F7" w14:textId="696A3AFD" w:rsidR="009A7A44" w:rsidRPr="006814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187.9 (223.4, 19)</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606385A1" w14:textId="056D65A8" w:rsidR="00524113" w:rsidRDefault="0007624C" w:rsidP="002E3379">
      <w:pPr>
        <w:spacing w:line="480" w:lineRule="auto"/>
        <w:contextualSpacing/>
        <w:jc w:val="center"/>
        <w:rPr>
          <w:rFonts w:cstheme="minorHAnsi"/>
          <w:b/>
        </w:rPr>
      </w:pPr>
      <w:r>
        <w:rPr>
          <w:rFonts w:cstheme="minorHAnsi"/>
          <w:b/>
          <w:noProof/>
          <w:lang w:eastAsia="sv-SE"/>
        </w:rPr>
        <w:lastRenderedPageBreak/>
        <w:drawing>
          <wp:inline distT="0" distB="0" distL="0" distR="0" wp14:anchorId="50E18D16" wp14:editId="2AD10F06">
            <wp:extent cx="4576393" cy="3023857"/>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pt_scatter.png"/>
                    <pic:cNvPicPr/>
                  </pic:nvPicPr>
                  <pic:blipFill rotWithShape="1">
                    <a:blip r:embed="rId15" cstate="print">
                      <a:extLst>
                        <a:ext uri="{28A0092B-C50C-407E-A947-70E740481C1C}">
                          <a14:useLocalDpi xmlns:a14="http://schemas.microsoft.com/office/drawing/2010/main" val="0"/>
                        </a:ext>
                      </a:extLst>
                    </a:blip>
                    <a:srcRect t="16981" b="16944"/>
                    <a:stretch/>
                  </pic:blipFill>
                  <pic:spPr bwMode="auto">
                    <a:xfrm>
                      <a:off x="0" y="0"/>
                      <a:ext cx="4586499" cy="3030534"/>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DD23023" w:rsidR="00396716" w:rsidRPr="00981733" w:rsidRDefault="00396716" w:rsidP="00F700D0">
      <w:pPr>
        <w:spacing w:line="360" w:lineRule="auto"/>
        <w:contextualSpacing/>
        <w:jc w:val="both"/>
        <w:rPr>
          <w:rFonts w:cstheme="minorHAnsi"/>
          <w:i/>
        </w:rPr>
      </w:pPr>
      <w:r w:rsidRPr="003E4A29">
        <w:rPr>
          <w:rFonts w:cstheme="minorHAnsi"/>
          <w:b/>
          <w:bCs/>
        </w:rPr>
        <w:t>Fig. 1</w:t>
      </w:r>
      <w:r w:rsidRPr="00673F8A">
        <w:rPr>
          <w:rFonts w:cstheme="minorHAnsi"/>
        </w:rPr>
        <w:t xml:space="preserve">. </w:t>
      </w:r>
      <w:r w:rsidRPr="00673F8A">
        <w:rPr>
          <w:rFonts w:cstheme="minorHAnsi"/>
          <w:i/>
        </w:rPr>
        <w:t xml:space="preserve">Optimum temperature for growth </w:t>
      </w:r>
      <w:r w:rsidR="007F4956" w:rsidRPr="00673F8A">
        <w:rPr>
          <w:rFonts w:cstheme="minorHAnsi"/>
          <w:i/>
        </w:rPr>
        <w:t xml:space="preserve">(standardized to </w:t>
      </w:r>
      <w:r w:rsidR="00D75BEC" w:rsidRPr="00673F8A">
        <w:rPr>
          <w:rFonts w:cstheme="minorHAnsi"/>
          <w:i/>
        </w:rPr>
        <w:t>optimum</w:t>
      </w:r>
      <w:r w:rsidR="007F4956" w:rsidRPr="00673F8A">
        <w:rPr>
          <w:rFonts w:cstheme="minorHAnsi"/>
          <w:i/>
        </w:rPr>
        <w:t xml:space="preserve"> temperature within species) </w:t>
      </w:r>
      <w:r w:rsidR="007F59A9">
        <w:rPr>
          <w:rFonts w:cstheme="minorHAnsi"/>
          <w:i/>
        </w:rPr>
        <w:t>as a function</w:t>
      </w:r>
      <w:r w:rsidR="009C7D3B">
        <w:rPr>
          <w:rFonts w:cstheme="minorHAnsi"/>
          <w:i/>
        </w:rPr>
        <w:t xml:space="preserve"> of</w:t>
      </w:r>
      <w:r w:rsidR="00635CB1" w:rsidRPr="00854B49">
        <w:rPr>
          <w:rFonts w:cstheme="minorHAnsi"/>
          <w:i/>
          <w:lang w:val="en-US"/>
        </w:rPr>
        <w:t xml:space="preserve"> mean centered</w:t>
      </w:r>
      <w:r w:rsidR="009C7D3B">
        <w:rPr>
          <w:rFonts w:cstheme="minorHAnsi"/>
          <w:i/>
        </w:rPr>
        <w:t xml:space="preserve"> </w:t>
      </w:r>
      <w:commentRangeStart w:id="60"/>
      <w:commentRangeStart w:id="61"/>
      <w:r w:rsidR="00DD348E" w:rsidRPr="00673F8A">
        <w:rPr>
          <w:rFonts w:cstheme="minorHAnsi"/>
          <w:i/>
        </w:rPr>
        <w:t>natural log of standardized body mas</w:t>
      </w:r>
      <w:r w:rsidR="00BF4857" w:rsidRPr="00673F8A">
        <w:rPr>
          <w:rFonts w:cstheme="minorHAnsi"/>
          <w:i/>
        </w:rPr>
        <w:t>s (</w:t>
      </w:r>
      <w:r w:rsidR="003226DA" w:rsidRPr="00673F8A">
        <w:rPr>
          <w:rFonts w:cstheme="minorHAnsi"/>
          <w:i/>
        </w:rPr>
        <w:t>mass/maximum mass within species</w:t>
      </w:r>
      <w:r w:rsidR="00BF4857" w:rsidRPr="00673F8A">
        <w:rPr>
          <w:rFonts w:cstheme="minorHAnsi"/>
          <w:i/>
        </w:rPr>
        <w:t>)</w:t>
      </w:r>
      <w:commentRangeEnd w:id="60"/>
      <w:r w:rsidR="00304055">
        <w:rPr>
          <w:rStyle w:val="CommentReference"/>
        </w:rPr>
        <w:commentReference w:id="60"/>
      </w:r>
      <w:commentRangeEnd w:id="61"/>
      <w:r w:rsidR="002D5C65">
        <w:rPr>
          <w:rStyle w:val="CommentReference"/>
        </w:rPr>
        <w:commentReference w:id="61"/>
      </w:r>
      <w:r w:rsidRPr="00673F8A">
        <w:rPr>
          <w:rFonts w:cstheme="minorHAnsi"/>
          <w:i/>
        </w:rPr>
        <w:t xml:space="preserve">. Probability bands </w:t>
      </w:r>
      <w:r w:rsidR="001B7D64">
        <w:rPr>
          <w:rFonts w:cstheme="minorHAnsi"/>
          <w:i/>
        </w:rPr>
        <w:t xml:space="preserve">represent </w:t>
      </w:r>
      <w:r w:rsidR="002936A7" w:rsidRPr="00673F8A">
        <w:rPr>
          <w:rFonts w:cstheme="minorHAnsi"/>
          <w:i/>
        </w:rPr>
        <w:t>80% and 95% credible intervals</w:t>
      </w:r>
      <w:r w:rsidR="0042542B">
        <w:rPr>
          <w:rFonts w:cstheme="minorHAnsi"/>
          <w:i/>
        </w:rPr>
        <w:t xml:space="preserve"> and solid line represent</w:t>
      </w:r>
      <w:r w:rsidR="00EA4235">
        <w:rPr>
          <w:rFonts w:cstheme="minorHAnsi"/>
          <w:i/>
        </w:rPr>
        <w:t xml:space="preserve"> the median </w:t>
      </w:r>
      <w:r w:rsidR="009E2308">
        <w:rPr>
          <w:rFonts w:cstheme="minorHAnsi"/>
          <w:i/>
        </w:rPr>
        <w:t>prediction</w:t>
      </w:r>
      <w:r w:rsidR="003D568F">
        <w:rPr>
          <w:rFonts w:cstheme="minorHAnsi"/>
          <w:i/>
        </w:rPr>
        <w:t xml:space="preserve"> from</w:t>
      </w:r>
      <w:r w:rsidR="00603298">
        <w:rPr>
          <w:rFonts w:cstheme="minorHAnsi"/>
          <w:i/>
        </w:rPr>
        <w:t xml:space="preserve"> the average across-species effect</w:t>
      </w:r>
      <w:r w:rsidR="003D568F">
        <w:rPr>
          <w:rFonts w:cstheme="minorHAnsi"/>
          <w:i/>
        </w:rPr>
        <w:t xml:space="preserve"> </w:t>
      </w:r>
      <w:r w:rsidR="00603298">
        <w:rPr>
          <w:rFonts w:cstheme="minorHAnsi"/>
          <w:i/>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3D568F" w:rsidRPr="003D568F">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603298" w:rsidRPr="00965ACD">
        <w:rPr>
          <w:rFonts w:cstheme="minorHAnsi"/>
          <w:i/>
        </w:rPr>
        <w:t>)</w:t>
      </w:r>
      <w:r w:rsidR="002936A7" w:rsidRPr="00673F8A">
        <w:rPr>
          <w:rFonts w:cstheme="minorHAnsi"/>
          <w:i/>
        </w:rPr>
        <w:t>.</w:t>
      </w:r>
      <w:r w:rsidR="007F5A68" w:rsidRPr="007F5A68">
        <w:rPr>
          <w:rFonts w:cstheme="minorHAnsi"/>
          <w:i/>
        </w:rPr>
        <w:t xml:space="preserve"> </w:t>
      </w:r>
      <w:r w:rsidR="00E058DA">
        <w:rPr>
          <w:rFonts w:cstheme="minorHAnsi"/>
          <w:i/>
        </w:rPr>
        <w:t>Colors indicate species (n=13)</w:t>
      </w:r>
      <w:r w:rsidR="008C041D">
        <w:rPr>
          <w:rFonts w:cstheme="minorHAnsi"/>
          <w:i/>
        </w:rPr>
        <w:t xml:space="preserve"> (see Appendix</w:t>
      </w:r>
      <w:r w:rsidR="006930E9">
        <w:rPr>
          <w:rFonts w:cstheme="minorHAnsi"/>
          <w:i/>
        </w:rPr>
        <w:t xml:space="preserve"> S1</w:t>
      </w:r>
      <w:r w:rsidR="00852D43">
        <w:rPr>
          <w:rFonts w:cstheme="minorHAnsi"/>
          <w:i/>
        </w:rPr>
        <w:t>)</w:t>
      </w:r>
      <w:r w:rsidR="002D1145">
        <w:rPr>
          <w:rFonts w:cstheme="minorHAnsi"/>
          <w:i/>
        </w:rPr>
        <w:t xml:space="preserve"> and </w:t>
      </w:r>
      <w:r w:rsidR="00A92789">
        <w:rPr>
          <w:rFonts w:cstheme="minorHAnsi"/>
          <w:i/>
        </w:rPr>
        <w:t>point size</w:t>
      </w:r>
      <w:r w:rsidR="00EB0E87">
        <w:rPr>
          <w:rFonts w:cstheme="minorHAnsi"/>
          <w:i/>
        </w:rPr>
        <w:t xml:space="preserve"> </w:t>
      </w:r>
      <w:r w:rsidR="0009359A">
        <w:rPr>
          <w:rFonts w:cstheme="minorHAnsi"/>
          <w:i/>
        </w:rPr>
        <w:t xml:space="preserve">corresponds to mass in unit </w:t>
      </w:r>
      <m:oMath>
        <m:r>
          <m:rPr>
            <m:sty m:val="p"/>
          </m:rPr>
          <w:rPr>
            <w:rFonts w:ascii="Cambria Math" w:hAnsi="Cambria Math" w:cstheme="minorHAnsi"/>
          </w:rPr>
          <m:t>g</m:t>
        </m:r>
      </m:oMath>
      <w:r w:rsidR="00E058DA">
        <w:rPr>
          <w:rFonts w:cstheme="minorHAnsi"/>
          <w:i/>
        </w:rPr>
        <w:t>.</w:t>
      </w:r>
    </w:p>
    <w:p w14:paraId="7BC98222" w14:textId="5FA84CAD" w:rsidR="00396716" w:rsidRPr="00396716" w:rsidRDefault="00200753" w:rsidP="002E3379">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569277BE" wp14:editId="093AED07">
            <wp:extent cx="5731510" cy="5731510"/>
            <wp:effectExtent l="0" t="0" r="4445" b="444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1BE6D1D" w:rsidR="00DF4765" w:rsidRDefault="00DF4765" w:rsidP="00F700D0">
      <w:pPr>
        <w:spacing w:line="360" w:lineRule="auto"/>
        <w:contextualSpacing/>
        <w:jc w:val="both"/>
        <w:rPr>
          <w:rFonts w:cstheme="minorHAnsi"/>
          <w:i/>
        </w:rPr>
      </w:pPr>
      <w:r w:rsidRPr="00093C2D">
        <w:rPr>
          <w:rFonts w:cstheme="minorHAnsi"/>
          <w:b/>
          <w:bCs/>
        </w:rPr>
        <w:t xml:space="preserve">Fig. </w:t>
      </w:r>
      <w:r w:rsidR="00876065" w:rsidRPr="00093C2D">
        <w:rPr>
          <w:rFonts w:cstheme="minorHAnsi"/>
          <w:b/>
          <w:bCs/>
        </w:rPr>
        <w:t>2</w:t>
      </w:r>
      <w:r w:rsidRPr="00093C2D">
        <w:rPr>
          <w:rFonts w:cstheme="minorHAnsi"/>
        </w:rPr>
        <w:t>.</w:t>
      </w:r>
      <w:r w:rsidRPr="00093C2D">
        <w:rPr>
          <w:rFonts w:cstheme="minorHAnsi"/>
          <w:i/>
        </w:rPr>
        <w:t xml:space="preserve"> </w:t>
      </w:r>
      <w:r w:rsidR="00541B90" w:rsidRPr="008E7914">
        <w:rPr>
          <w:rFonts w:cstheme="minorHAnsi"/>
          <w:i/>
        </w:rPr>
        <w:t xml:space="preserve">Effects of temperature </w:t>
      </w:r>
      <w:r w:rsidR="008B2B24" w:rsidRPr="008E7914">
        <w:rPr>
          <w:rFonts w:cstheme="minorHAnsi"/>
          <w:i/>
        </w:rPr>
        <w:t xml:space="preserve">and body mass on </w:t>
      </w:r>
      <w:r w:rsidR="00BC3531">
        <w:rPr>
          <w:rFonts w:cstheme="minorHAnsi"/>
          <w:i/>
        </w:rPr>
        <w:t xml:space="preserve">body </w:t>
      </w:r>
      <w:r w:rsidR="00541B90" w:rsidRPr="008E7914">
        <w:rPr>
          <w:rFonts w:cstheme="minorHAnsi"/>
          <w:i/>
        </w:rPr>
        <w:t>growth</w:t>
      </w:r>
      <w:r w:rsidR="00BC3531">
        <w:rPr>
          <w:rFonts w:cstheme="minorHAnsi"/>
          <w:i/>
        </w:rPr>
        <w:t>.</w:t>
      </w:r>
      <w:r w:rsidR="00541B90" w:rsidRPr="008E7914">
        <w:rPr>
          <w:rFonts w:cstheme="minorHAnsi"/>
          <w:i/>
        </w:rPr>
        <w:t xml:space="preserve"> </w:t>
      </w:r>
      <w:r w:rsidR="00367CD1" w:rsidRPr="00EF4C76">
        <w:rPr>
          <w:rFonts w:cstheme="minorHAnsi"/>
          <w:i/>
          <w:lang w:val="en-US"/>
        </w:rPr>
        <w:t xml:space="preserve">Panel </w:t>
      </w:r>
      <w:r w:rsidR="00DE14F5" w:rsidRPr="008E7914">
        <w:rPr>
          <w:rFonts w:cstheme="minorHAnsi"/>
          <w:i/>
        </w:rPr>
        <w:t>A)</w:t>
      </w:r>
      <w:r w:rsidR="00885ECA" w:rsidRPr="008E7914">
        <w:rPr>
          <w:rFonts w:cstheme="minorHAnsi"/>
          <w:i/>
        </w:rPr>
        <w:t xml:space="preserve"> </w:t>
      </w:r>
      <w:r w:rsidR="00E33E57" w:rsidRPr="00EF4C76">
        <w:rPr>
          <w:rFonts w:cstheme="minorHAnsi"/>
          <w:i/>
          <w:lang w:val="en-US"/>
        </w:rPr>
        <w:t>shows g</w:t>
      </w:r>
      <w:r w:rsidR="00885ECA" w:rsidRPr="008E7914">
        <w:rPr>
          <w:rFonts w:cstheme="minorHAnsi"/>
          <w:i/>
        </w:rPr>
        <w:t xml:space="preserve">rowth rate [% </w:t>
      </w:r>
      <w:proofErr w:type="gramStart"/>
      <w:r w:rsidR="00885ECA" w:rsidRPr="008E7914">
        <w:rPr>
          <w:rFonts w:cstheme="minorHAnsi"/>
          <w:i/>
        </w:rPr>
        <w:t>day</w:t>
      </w:r>
      <w:r w:rsidR="00885ECA" w:rsidRPr="008E7914">
        <w:rPr>
          <w:rFonts w:cstheme="minorHAnsi"/>
          <w:i/>
          <w:vertAlign w:val="superscript"/>
        </w:rPr>
        <w:t>-1</w:t>
      </w:r>
      <w:proofErr w:type="gramEnd"/>
      <w:r w:rsidR="00885ECA" w:rsidRPr="008E7914">
        <w:rPr>
          <w:rFonts w:cstheme="minorHAnsi"/>
          <w:i/>
        </w:rPr>
        <w:t xml:space="preserve">] </w:t>
      </w:r>
      <w:r w:rsidR="004742A8" w:rsidRPr="008E7914">
        <w:rPr>
          <w:rFonts w:cstheme="minorHAnsi"/>
          <w:i/>
        </w:rPr>
        <w:t>as a function of</w:t>
      </w:r>
      <w:r w:rsidR="000359D4">
        <w:rPr>
          <w:rFonts w:cstheme="minorHAnsi"/>
          <w:i/>
        </w:rPr>
        <w:t xml:space="preserve"> </w:t>
      </w:r>
      <w:r w:rsidR="00DF7897" w:rsidRPr="008E7914">
        <w:rPr>
          <w:rFonts w:cstheme="minorHAnsi"/>
          <w:i/>
        </w:rPr>
        <w:t xml:space="preserve">body </w:t>
      </w:r>
      <w:r w:rsidR="004742A8" w:rsidRPr="008E7914">
        <w:rPr>
          <w:rFonts w:cstheme="minorHAnsi"/>
          <w:i/>
        </w:rPr>
        <w:t>mass, both on natural log scale</w:t>
      </w:r>
      <w:r w:rsidRPr="008E7914">
        <w:rPr>
          <w:rFonts w:cstheme="minorHAnsi"/>
          <w:i/>
        </w:rPr>
        <w:t>.</w:t>
      </w:r>
      <w:r w:rsidR="00C80991" w:rsidRPr="008E7914">
        <w:rPr>
          <w:rFonts w:cstheme="minorHAnsi"/>
          <w:i/>
        </w:rPr>
        <w:t xml:space="preserve"> </w:t>
      </w:r>
      <w:r w:rsidR="009E3408" w:rsidRPr="008E7914">
        <w:rPr>
          <w:rFonts w:cstheme="minorHAnsi"/>
          <w:i/>
        </w:rPr>
        <w:t>L</w:t>
      </w:r>
      <w:r w:rsidR="00DE31C9" w:rsidRPr="008E7914">
        <w:rPr>
          <w:rFonts w:cstheme="minorHAnsi"/>
          <w:i/>
        </w:rPr>
        <w:t xml:space="preserve">ines are </w:t>
      </w:r>
      <w:r w:rsidR="007642DC" w:rsidRPr="008E7914">
        <w:rPr>
          <w:rFonts w:cstheme="minorHAnsi"/>
          <w:i/>
        </w:rPr>
        <w:t xml:space="preserve">mean </w:t>
      </w:r>
      <w:r w:rsidR="00DE31C9" w:rsidRPr="008E7914">
        <w:rPr>
          <w:rFonts w:cstheme="minorHAnsi"/>
          <w:i/>
        </w:rPr>
        <w:t>marginal predictions</w:t>
      </w:r>
      <w:r w:rsidR="00CF192F" w:rsidRPr="008E7914">
        <w:rPr>
          <w:rFonts w:cstheme="minorHAnsi"/>
          <w:i/>
        </w:rPr>
        <w:t xml:space="preserve"> </w:t>
      </w:r>
      <w:r w:rsidR="00E3610D" w:rsidRPr="008E7914">
        <w:rPr>
          <w:rFonts w:cstheme="minorHAnsi"/>
          <w:i/>
        </w:rPr>
        <w:t>at temperatures -</w:t>
      </w:r>
      <w:r w:rsidR="00CC2894">
        <w:rPr>
          <w:rFonts w:cstheme="minorHAnsi"/>
          <w:i/>
        </w:rPr>
        <w:t>0.75</w:t>
      </w:r>
      <w:r w:rsidR="00E3610D" w:rsidRPr="008E7914">
        <w:rPr>
          <w:rFonts w:cstheme="minorHAnsi"/>
          <w:i/>
        </w:rPr>
        <w:t xml:space="preserve"> and </w:t>
      </w:r>
      <w:r w:rsidR="00CC2894">
        <w:rPr>
          <w:rFonts w:cstheme="minorHAnsi"/>
          <w:i/>
        </w:rPr>
        <w:t>0</w:t>
      </w:r>
      <w:r w:rsidR="00E94D9C" w:rsidRPr="008E7914">
        <w:rPr>
          <w:rFonts w:cstheme="minorHAnsi"/>
          <w:i/>
        </w:rPr>
        <w:t xml:space="preserve"> </w:t>
      </w:r>
      <w:r w:rsidR="00E3610D" w:rsidRPr="008E7914">
        <w:rPr>
          <w:rFonts w:cstheme="minorHAnsi"/>
          <w:i/>
        </w:rPr>
        <w:t xml:space="preserve">in unit </w:t>
      </w:r>
      <w:r w:rsidR="00326581" w:rsidRPr="008E7914">
        <w:rPr>
          <w:rFonts w:cstheme="minorHAnsi"/>
          <w:i/>
        </w:rPr>
        <w:t xml:space="preserve">mean-centered </w:t>
      </w:r>
      <w:r w:rsidR="00D6642E" w:rsidRPr="008E7914">
        <w:rPr>
          <w:rFonts w:cstheme="minorHAnsi"/>
          <w:i/>
        </w:rPr>
        <w:t xml:space="preserve">Arrhenius </w:t>
      </w:r>
      <w:r w:rsidR="00DE31C9" w:rsidRPr="008E7914">
        <w:rPr>
          <w:rFonts w:cstheme="minorHAnsi"/>
          <w:i/>
        </w:rPr>
        <w:t>temperature</w:t>
      </w:r>
      <w:r w:rsidR="00BC3531">
        <w:rPr>
          <w:rFonts w:cstheme="minorHAnsi"/>
          <w:i/>
        </w:rPr>
        <w:t xml:space="preserve"> (1/kT)</w:t>
      </w:r>
      <w:r w:rsidR="00DE31C9" w:rsidRPr="008E7914">
        <w:rPr>
          <w:rFonts w:cstheme="minorHAnsi"/>
          <w:i/>
        </w:rPr>
        <w:t xml:space="preserve"> </w:t>
      </w:r>
      <w:r w:rsidR="00326581" w:rsidRPr="008E7914">
        <w:rPr>
          <w:rFonts w:cstheme="minorHAnsi"/>
          <w:i/>
        </w:rPr>
        <w:t>standardize</w:t>
      </w:r>
      <w:r w:rsidR="00AF42E0" w:rsidRPr="008E7914">
        <w:rPr>
          <w:rFonts w:cstheme="minorHAnsi"/>
          <w:i/>
        </w:rPr>
        <w:t>d</w:t>
      </w:r>
      <w:r w:rsidR="00326581" w:rsidRPr="008E7914">
        <w:rPr>
          <w:rFonts w:cstheme="minorHAnsi"/>
          <w:i/>
        </w:rPr>
        <w:t xml:space="preserve"> to </w:t>
      </w:r>
      <w:r w:rsidR="00AF42E0" w:rsidRPr="008E7914">
        <w:rPr>
          <w:rFonts w:cstheme="minorHAnsi"/>
          <w:i/>
        </w:rPr>
        <w:t>median environmental temperature</w:t>
      </w:r>
      <w:r w:rsidR="00BC3531">
        <w:rPr>
          <w:rFonts w:cstheme="minorHAnsi"/>
          <w:i/>
        </w:rPr>
        <w:t xml:space="preserve"> (</w:t>
      </w:r>
      <w:r w:rsidR="00BC3531" w:rsidRPr="00367CD1">
        <w:rPr>
          <w:rFonts w:cstheme="minorHAnsi"/>
          <w:i/>
          <w:color w:val="FF0000"/>
        </w:rPr>
        <w:t xml:space="preserve">lines correspond </w:t>
      </w:r>
      <w:r w:rsidR="00AE6C47" w:rsidRPr="00367CD1">
        <w:rPr>
          <w:rFonts w:cstheme="minorHAnsi"/>
          <w:i/>
          <w:iCs/>
          <w:color w:val="FF0000"/>
        </w:rPr>
        <w:t>approximately</w:t>
      </w:r>
      <w:r w:rsidR="0040111E" w:rsidRPr="00367CD1">
        <w:rPr>
          <w:rFonts w:cstheme="minorHAnsi"/>
          <w:i/>
          <w:iCs/>
          <w:color w:val="FF0000"/>
        </w:rPr>
        <w:t xml:space="preserve"> </w:t>
      </w:r>
      <w:r w:rsidR="00BC3531" w:rsidRPr="00367CD1">
        <w:rPr>
          <w:rFonts w:cstheme="minorHAnsi"/>
          <w:i/>
          <w:iCs/>
          <w:color w:val="FF0000"/>
        </w:rPr>
        <w:t xml:space="preserve">to </w:t>
      </w:r>
      <w:r w:rsidR="0040111E" w:rsidRPr="00367CD1">
        <w:rPr>
          <w:rFonts w:cstheme="minorHAnsi"/>
          <w:i/>
          <w:iCs/>
          <w:color w:val="FF0000"/>
        </w:rPr>
        <w:t xml:space="preserve">median environment </w:t>
      </w:r>
      <w:r w:rsidR="00AC5A06" w:rsidRPr="00367CD1">
        <w:rPr>
          <w:rFonts w:cstheme="minorHAnsi"/>
          <w:i/>
          <w:iCs/>
          <w:color w:val="FF0000"/>
        </w:rPr>
        <w:t>temperature</w:t>
      </w:r>
      <w:r w:rsidR="00AE6C47" w:rsidRPr="00367CD1">
        <w:rPr>
          <w:rFonts w:cstheme="minorHAnsi"/>
          <w:i/>
          <w:iCs/>
          <w:color w:val="FF0000"/>
        </w:rPr>
        <w:t xml:space="preserve"> </w:t>
      </w:r>
      <w:r w:rsidR="00FE0C65" w:rsidRPr="00367CD1">
        <w:rPr>
          <w:rFonts w:cstheme="minorHAnsi"/>
          <w:i/>
          <w:iCs/>
          <w:color w:val="FF0000"/>
        </w:rPr>
        <w:t>+</w:t>
      </w:r>
      <w:r w:rsidR="00EF38C0" w:rsidRPr="00367CD1">
        <w:rPr>
          <w:rFonts w:cstheme="minorHAnsi"/>
          <w:i/>
          <w:iCs/>
          <w:color w:val="FF0000"/>
        </w:rPr>
        <w:t>10</w:t>
      </w:r>
      <m:oMath>
        <m:r>
          <w:rPr>
            <w:rFonts w:ascii="Cambria Math" w:hAnsi="Cambria Math" w:cstheme="minorHAnsi"/>
            <w:color w:val="FF0000"/>
          </w:rPr>
          <m:t>℃</m:t>
        </m:r>
      </m:oMath>
      <w:r w:rsidR="00EF38C0" w:rsidRPr="00367CD1">
        <w:rPr>
          <w:rFonts w:cstheme="minorHAnsi"/>
          <w:i/>
          <w:iCs/>
          <w:color w:val="FF0000"/>
        </w:rPr>
        <w:t xml:space="preserve"> and </w:t>
      </w:r>
      <w:r w:rsidR="00FE0C65" w:rsidRPr="00367CD1">
        <w:rPr>
          <w:rFonts w:cstheme="minorHAnsi"/>
          <w:i/>
          <w:iCs/>
          <w:color w:val="FF0000"/>
        </w:rPr>
        <w:t>+</w:t>
      </w:r>
      <w:r w:rsidR="009F7FDF" w:rsidRPr="00367CD1">
        <w:rPr>
          <w:rFonts w:cstheme="minorHAnsi"/>
          <w:i/>
          <w:iCs/>
          <w:color w:val="FF0000"/>
        </w:rPr>
        <w:t>5</w:t>
      </w:r>
      <m:oMath>
        <m:r>
          <w:rPr>
            <w:rFonts w:ascii="Cambria Math" w:hAnsi="Cambria Math" w:cstheme="minorHAnsi"/>
            <w:color w:val="FF0000"/>
          </w:rPr>
          <m:t>℃</m:t>
        </m:r>
      </m:oMath>
      <w:r w:rsidR="00BC3531" w:rsidRPr="00367CD1">
        <w:rPr>
          <w:rFonts w:eastAsiaTheme="minorEastAsia" w:cstheme="minorHAnsi"/>
          <w:i/>
          <w:color w:val="FF0000"/>
        </w:rPr>
        <w:t>,</w:t>
      </w:r>
      <w:r w:rsidR="00EF38C0" w:rsidRPr="00367CD1">
        <w:rPr>
          <w:rFonts w:cstheme="minorHAnsi"/>
          <w:i/>
          <w:iCs/>
          <w:color w:val="FF0000"/>
        </w:rPr>
        <w:t xml:space="preserve"> respectively</w:t>
      </w:r>
      <w:r w:rsidR="00BC3531">
        <w:rPr>
          <w:rFonts w:cstheme="minorHAnsi"/>
          <w:i/>
          <w:iCs/>
        </w:rPr>
        <w:t>)</w:t>
      </w:r>
      <w:r w:rsidR="00AE6C47">
        <w:rPr>
          <w:rFonts w:cstheme="minorHAnsi"/>
          <w:i/>
          <w:iCs/>
        </w:rPr>
        <w:t>.</w:t>
      </w:r>
      <w:r w:rsidR="00AC14A2">
        <w:rPr>
          <w:rFonts w:cstheme="minorHAnsi"/>
          <w:i/>
          <w:iCs/>
        </w:rPr>
        <w:t xml:space="preserve"> </w:t>
      </w:r>
      <w:r w:rsidR="00C709CF">
        <w:rPr>
          <w:rFonts w:cstheme="minorHAnsi"/>
          <w:i/>
          <w:iCs/>
        </w:rPr>
        <w:t>S</w:t>
      </w:r>
      <w:r w:rsidR="00350005" w:rsidRPr="008E7914">
        <w:rPr>
          <w:rFonts w:cstheme="minorHAnsi"/>
          <w:i/>
        </w:rPr>
        <w:t>haded areas correspond to 80% and 95% credible interval</w:t>
      </w:r>
      <w:r w:rsidR="00293034" w:rsidRPr="008E7914">
        <w:rPr>
          <w:rFonts w:cstheme="minorHAnsi"/>
          <w:i/>
        </w:rPr>
        <w:t xml:space="preserve"> </w:t>
      </w:r>
      <w:r w:rsidR="00293034" w:rsidRPr="003F46C6">
        <w:rPr>
          <w:rFonts w:cstheme="minorHAnsi"/>
          <w:i/>
        </w:rPr>
        <w:t>and the solid line is the</w:t>
      </w:r>
      <w:r w:rsidR="00D3672B" w:rsidRPr="003F46C6">
        <w:rPr>
          <w:rFonts w:cstheme="minorHAnsi"/>
          <w:i/>
        </w:rPr>
        <w:t xml:space="preserv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D3672B" w:rsidRPr="003F46C6">
        <w:rPr>
          <w:rFonts w:cstheme="minorHAnsi"/>
          <w:i/>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BC3531" w:rsidRPr="00F70220">
        <w:rPr>
          <w:rFonts w:eastAsiaTheme="minorEastAsia" w:cstheme="minorHAnsi"/>
          <w:bCs/>
          <w:i/>
          <w:iCs/>
          <w:lang w:val="en-GB"/>
        </w:rPr>
        <w:t xml:space="preserve"> in </w:t>
      </w:r>
      <w:proofErr w:type="spellStart"/>
      <w:r w:rsidR="00BC3531">
        <w:rPr>
          <w:rFonts w:eastAsiaTheme="minorEastAsia" w:cstheme="minorHAnsi"/>
          <w:bCs/>
          <w:i/>
          <w:iCs/>
          <w:lang w:val="en-GB"/>
        </w:rPr>
        <w:t>E</w:t>
      </w:r>
      <w:r w:rsidR="00BC3531" w:rsidRPr="00F70220">
        <w:rPr>
          <w:rFonts w:eastAsiaTheme="minorEastAsia" w:cstheme="minorHAnsi"/>
          <w:bCs/>
          <w:i/>
          <w:iCs/>
          <w:lang w:val="en-GB"/>
        </w:rPr>
        <w:t>q</w:t>
      </w:r>
      <w:r w:rsidR="00BC3531">
        <w:rPr>
          <w:rFonts w:eastAsiaTheme="minorEastAsia" w:cstheme="minorHAnsi"/>
          <w:bCs/>
          <w:i/>
          <w:iCs/>
          <w:lang w:val="en-GB"/>
        </w:rPr>
        <w:t>s</w:t>
      </w:r>
      <w:proofErr w:type="spellEnd"/>
      <w:r w:rsidR="00BC3531" w:rsidRPr="00F70220">
        <w:rPr>
          <w:rFonts w:eastAsiaTheme="minorEastAsia" w:cstheme="minorHAnsi"/>
          <w:bCs/>
          <w:i/>
          <w:iCs/>
          <w:lang w:val="en-GB"/>
        </w:rPr>
        <w:t>.</w:t>
      </w:r>
      <w:r w:rsidR="00BC3531">
        <w:rPr>
          <w:rFonts w:eastAsiaTheme="minorEastAsia" w:cstheme="minorHAnsi"/>
          <w:bCs/>
          <w:i/>
          <w:iCs/>
          <w:lang w:val="en-GB"/>
        </w:rPr>
        <w:t xml:space="preserve"> 6-8</w:t>
      </w:r>
      <w:r w:rsidR="00D3672B" w:rsidRPr="003F46C6">
        <w:rPr>
          <w:rFonts w:cstheme="minorHAnsi"/>
          <w:i/>
        </w:rPr>
        <w:t xml:space="preserve">). </w:t>
      </w:r>
      <w:r w:rsidR="0029037C" w:rsidRPr="003F46C6">
        <w:rPr>
          <w:rFonts w:cstheme="minorHAnsi"/>
          <w:i/>
        </w:rPr>
        <w:t>The slope corresponds to the mass-scaling exponent.</w:t>
      </w:r>
      <w:r w:rsidR="00FA489A" w:rsidRPr="003F46C6">
        <w:rPr>
          <w:rFonts w:cstheme="minorHAnsi"/>
          <w:i/>
        </w:rPr>
        <w:t xml:space="preserve"> </w:t>
      </w:r>
      <w:r w:rsidR="00BD390E" w:rsidRPr="003F46C6">
        <w:rPr>
          <w:rFonts w:cstheme="minorHAnsi"/>
          <w:i/>
        </w:rPr>
        <w:t>P</w:t>
      </w:r>
      <w:r w:rsidR="00577B25" w:rsidRPr="003F46C6">
        <w:rPr>
          <w:rFonts w:cstheme="minorHAnsi"/>
          <w:i/>
        </w:rPr>
        <w:t>osterior distributions of mass-scaling exponent</w:t>
      </w:r>
      <w:r w:rsidR="002E391B" w:rsidRPr="003F46C6">
        <w:rPr>
          <w:rFonts w:cstheme="minorHAnsi"/>
          <w:i/>
        </w:rPr>
        <w:t xml:space="preserve"> </w:t>
      </w:r>
      <w:r w:rsidR="002E391B" w:rsidRPr="008E7914">
        <w:rPr>
          <w:rFonts w:cstheme="minorHAnsi"/>
          <w:i/>
        </w:rPr>
        <w:t>(B)</w:t>
      </w:r>
      <w:r w:rsidR="00200753">
        <w:rPr>
          <w:rFonts w:cstheme="minorHAnsi"/>
          <w:i/>
        </w:rPr>
        <w:t xml:space="preserve"> and </w:t>
      </w:r>
      <w:r w:rsidR="00BD390E" w:rsidRPr="008E7914">
        <w:rPr>
          <w:rFonts w:cstheme="minorHAnsi"/>
          <w:i/>
        </w:rPr>
        <w:t xml:space="preserve">activation energy </w:t>
      </w:r>
      <w:r w:rsidR="00FD65EF" w:rsidRPr="008E7914">
        <w:rPr>
          <w:rFonts w:cstheme="minorHAnsi"/>
          <w:i/>
        </w:rPr>
        <w:t xml:space="preserve">(C) </w:t>
      </w:r>
      <w:r w:rsidR="00BD390E" w:rsidRPr="008E7914">
        <w:rPr>
          <w:rFonts w:cstheme="minorHAnsi"/>
          <w:i/>
        </w:rPr>
        <w:t>are shown in the bottom row</w:t>
      </w:r>
      <w:r w:rsidR="00577B25" w:rsidRPr="008E7914">
        <w:rPr>
          <w:rFonts w:cstheme="minorHAnsi"/>
          <w:i/>
        </w:rPr>
        <w:t xml:space="preserve">. </w:t>
      </w:r>
      <w:r w:rsidR="00DD187A" w:rsidRPr="008E7914">
        <w:rPr>
          <w:rFonts w:cstheme="minorHAnsi"/>
          <w:i/>
        </w:rPr>
        <w:t xml:space="preserve">The </w:t>
      </w:r>
      <w:r w:rsidR="00DD47ED" w:rsidRPr="008E7914">
        <w:rPr>
          <w:rFonts w:cstheme="minorHAnsi"/>
          <w:i/>
        </w:rPr>
        <w:t xml:space="preserve">dashed </w:t>
      </w:r>
      <w:r w:rsidR="00DD187A" w:rsidRPr="008E7914">
        <w:rPr>
          <w:rFonts w:cstheme="minorHAnsi"/>
          <w:i/>
        </w:rPr>
        <w:t xml:space="preserve">white </w:t>
      </w:r>
      <w:r w:rsidR="00F8107D" w:rsidRPr="008E7914">
        <w:rPr>
          <w:rFonts w:cstheme="minorHAnsi"/>
          <w:i/>
        </w:rPr>
        <w:t xml:space="preserve">line </w:t>
      </w:r>
      <w:r w:rsidR="00DD187A" w:rsidRPr="008E7914">
        <w:rPr>
          <w:rFonts w:cstheme="minorHAnsi"/>
          <w:i/>
        </w:rPr>
        <w:t xml:space="preserve">shows </w:t>
      </w:r>
      <w:r w:rsidR="00F8107D" w:rsidRPr="008E7914">
        <w:rPr>
          <w:rFonts w:cstheme="minorHAnsi"/>
          <w:i/>
        </w:rPr>
        <w:t>the posterior median</w:t>
      </w:r>
      <w:r w:rsidR="003D16A4" w:rsidRPr="008E7914">
        <w:rPr>
          <w:rFonts w:cstheme="minorHAnsi"/>
          <w:i/>
        </w:rPr>
        <w:t>.</w:t>
      </w:r>
      <w:r w:rsidR="004F79F9">
        <w:rPr>
          <w:rFonts w:cstheme="minorHAnsi"/>
          <w:i/>
        </w:rPr>
        <w:t xml:space="preserve"> Data points belong to different </w:t>
      </w:r>
      <w:r w:rsidR="004F79F9" w:rsidRPr="004F79F9">
        <w:rPr>
          <w:rFonts w:cstheme="minorHAnsi"/>
          <w:i/>
        </w:rPr>
        <w:t>species (</w:t>
      </w:r>
      <w:r w:rsidR="007772EA" w:rsidRPr="004F79F9">
        <w:rPr>
          <w:rFonts w:cstheme="minorHAnsi"/>
          <w:i/>
        </w:rPr>
        <w:t>n species=</w:t>
      </w:r>
      <w:r w:rsidR="001C6123">
        <w:rPr>
          <w:rFonts w:cstheme="minorHAnsi"/>
          <w:i/>
        </w:rPr>
        <w:t>1</w:t>
      </w:r>
      <w:r w:rsidR="007772EA" w:rsidRPr="004F79F9">
        <w:rPr>
          <w:rFonts w:cstheme="minorHAnsi"/>
          <w:i/>
        </w:rPr>
        <w:t>3</w:t>
      </w:r>
      <w:r w:rsidR="004F79F9" w:rsidRPr="004F79F9">
        <w:rPr>
          <w:rFonts w:cstheme="minorHAnsi"/>
          <w:i/>
        </w:rPr>
        <w:t>)</w:t>
      </w:r>
      <w:r w:rsidR="006E4CC4">
        <w:rPr>
          <w:rFonts w:cstheme="minorHAnsi"/>
          <w:i/>
        </w:rPr>
        <w:t>.</w:t>
      </w:r>
    </w:p>
    <w:p w14:paraId="792B7252" w14:textId="7F158B33" w:rsidR="00005029" w:rsidRDefault="00B10214" w:rsidP="002E3379">
      <w:pPr>
        <w:spacing w:line="480" w:lineRule="auto"/>
        <w:contextualSpacing/>
        <w:jc w:val="center"/>
        <w:rPr>
          <w:rFonts w:cstheme="minorHAnsi"/>
        </w:rPr>
      </w:pPr>
      <w:r>
        <w:rPr>
          <w:rFonts w:cstheme="minorHAnsi"/>
          <w:noProof/>
          <w:lang w:eastAsia="sv-SE"/>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8F4F114" w:rsidR="004D63B8" w:rsidRPr="008A2CC5" w:rsidRDefault="004D63B8" w:rsidP="00F700D0">
      <w:pPr>
        <w:spacing w:line="360" w:lineRule="auto"/>
        <w:contextualSpacing/>
        <w:jc w:val="both"/>
        <w:rPr>
          <w:rFonts w:cstheme="minorHAnsi"/>
          <w:i/>
        </w:rPr>
      </w:pPr>
      <w:r w:rsidRPr="00C659AB">
        <w:rPr>
          <w:rFonts w:cstheme="minorHAnsi"/>
          <w:b/>
          <w:bCs/>
          <w:i/>
          <w:iCs/>
        </w:rPr>
        <w:t xml:space="preserve">Fig </w:t>
      </w:r>
      <w:r w:rsidR="00B90C7C" w:rsidRPr="00C659AB">
        <w:rPr>
          <w:rFonts w:cstheme="minorHAnsi"/>
          <w:b/>
          <w:bCs/>
          <w:i/>
          <w:iCs/>
        </w:rPr>
        <w:t>3</w:t>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lang w:val="en-US"/>
        </w:rPr>
        <w:t xml:space="preserve"> [g]</w:t>
      </w:r>
      <w:r w:rsidRPr="005A6388">
        <w:rPr>
          <w:rFonts w:cstheme="minorHAnsi"/>
          <w:i/>
          <w:iCs/>
        </w:rPr>
        <w:t>.</w:t>
      </w:r>
      <w:r w:rsidRPr="00473BE6">
        <w:rPr>
          <w:rFonts w:cstheme="minorHAnsi"/>
          <w:i/>
          <w:iCs/>
        </w:rPr>
        <w:t xml:space="preserve"> </w:t>
      </w:r>
      <w:r w:rsidRPr="0056015C">
        <w:rPr>
          <w:rFonts w:cstheme="minorHAnsi"/>
          <w:i/>
          <w:iCs/>
        </w:rPr>
        <w:t>Shaded areas correspond to 80% and 95% credible interval</w:t>
      </w:r>
      <w:r w:rsidR="00A43117" w:rsidRPr="0056015C">
        <w:rPr>
          <w:rFonts w:cstheme="minorHAnsi"/>
          <w:i/>
          <w:iCs/>
        </w:rPr>
        <w:t xml:space="preserve"> and the solid line is the </w:t>
      </w:r>
      <w:r w:rsidR="00F01A70" w:rsidRPr="0056015C">
        <w:rPr>
          <w:rFonts w:cstheme="minorHAnsi"/>
          <w:i/>
          <w:iCs/>
        </w:rPr>
        <w:t>median prediction from the average across-species effect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F01A70" w:rsidRPr="0056015C">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0359D4" w:rsidRPr="00F70220">
        <w:rPr>
          <w:rFonts w:eastAsiaTheme="minorEastAsia" w:cstheme="minorHAnsi"/>
          <w:i/>
          <w:iCs/>
          <w:lang w:val="en-GB"/>
        </w:rPr>
        <w:t>in Eqs.</w:t>
      </w:r>
      <w:r w:rsidR="000359D4">
        <w:rPr>
          <w:rFonts w:eastAsiaTheme="minorEastAsia" w:cstheme="minorHAnsi"/>
          <w:i/>
          <w:iCs/>
          <w:lang w:val="en-GB"/>
        </w:rPr>
        <w:t xml:space="preserve"> 6-8</w:t>
      </w:r>
      <w:r w:rsidR="00F01A70" w:rsidRPr="0056015C">
        <w:rPr>
          <w:rFonts w:cstheme="minorHAnsi"/>
          <w:i/>
          <w:iCs/>
        </w:rPr>
        <w:t>)</w:t>
      </w:r>
      <w:r w:rsidR="00601481">
        <w:rPr>
          <w:rFonts w:cstheme="minorHAnsi"/>
          <w:i/>
          <w:iCs/>
        </w:rPr>
        <w:t xml:space="preserve"> for two temperatures</w:t>
      </w:r>
      <w:r w:rsidR="00203EEB">
        <w:rPr>
          <w:rFonts w:cstheme="minorHAnsi"/>
          <w:i/>
          <w:iCs/>
        </w:rPr>
        <w:t xml:space="preserve"> on Arrhenius scale</w:t>
      </w:r>
      <w:r w:rsidR="000359D4">
        <w:rPr>
          <w:rFonts w:cstheme="minorHAnsi"/>
          <w:i/>
          <w:iCs/>
        </w:rPr>
        <w:t xml:space="preserve"> (1/kT)</w:t>
      </w:r>
      <w:r w:rsidR="00601481">
        <w:rPr>
          <w:rFonts w:cstheme="minorHAnsi"/>
          <w:i/>
          <w:iCs/>
        </w:rPr>
        <w:t xml:space="preserve">: </w:t>
      </w:r>
      <w:r w:rsidR="00601481" w:rsidRPr="00902E0F">
        <w:rPr>
          <w:rFonts w:cstheme="minorHAnsi"/>
          <w:i/>
          <w:iCs/>
          <w:color w:val="FF0000"/>
        </w:rPr>
        <w:t>warm (red) and cold (blue)</w:t>
      </w:r>
      <w:r w:rsidR="000C5FDA" w:rsidRPr="00902E0F">
        <w:rPr>
          <w:rFonts w:cstheme="minorHAnsi"/>
          <w:i/>
          <w:iCs/>
          <w:color w:val="FF0000"/>
        </w:rPr>
        <w:t xml:space="preserve">, </w:t>
      </w:r>
      <w:r w:rsidR="008A2CC5" w:rsidRPr="00902E0F">
        <w:rPr>
          <w:rFonts w:cstheme="minorHAnsi"/>
          <w:i/>
          <w:color w:val="FF0000"/>
        </w:rPr>
        <w:t xml:space="preserve">which is </w:t>
      </w:r>
      <w:r w:rsidR="008A2CC5" w:rsidRPr="00902E0F">
        <w:rPr>
          <w:rFonts w:cstheme="minorHAnsi"/>
          <w:i/>
          <w:iCs/>
          <w:color w:val="FF0000"/>
        </w:rPr>
        <w:t xml:space="preserve">approximately </w:t>
      </w:r>
      <w:r w:rsidR="000359D4" w:rsidRPr="00902E0F">
        <w:rPr>
          <w:rFonts w:cstheme="minorHAnsi"/>
          <w:i/>
          <w:iCs/>
          <w:color w:val="FF0000"/>
        </w:rPr>
        <w:t xml:space="preserve">a deviance from </w:t>
      </w:r>
      <w:r w:rsidR="0035286B" w:rsidRPr="00902E0F">
        <w:rPr>
          <w:rFonts w:cstheme="minorHAnsi"/>
          <w:i/>
          <w:iCs/>
          <w:color w:val="FF0000"/>
        </w:rPr>
        <w:t xml:space="preserve">the </w:t>
      </w:r>
      <w:r w:rsidR="008A2CC5" w:rsidRPr="00902E0F">
        <w:rPr>
          <w:rFonts w:cstheme="minorHAnsi"/>
          <w:i/>
          <w:iCs/>
          <w:color w:val="FF0000"/>
        </w:rPr>
        <w:t>median environment temperature</w:t>
      </w:r>
      <w:r w:rsidR="000359D4" w:rsidRPr="00902E0F">
        <w:rPr>
          <w:rFonts w:cstheme="minorHAnsi"/>
          <w:i/>
          <w:iCs/>
          <w:color w:val="FF0000"/>
        </w:rPr>
        <w:t xml:space="preserve"> with</w:t>
      </w:r>
      <w:r w:rsidR="008A2CC5" w:rsidRPr="00902E0F">
        <w:rPr>
          <w:rFonts w:cstheme="minorHAnsi"/>
          <w:i/>
          <w:iCs/>
          <w:color w:val="FF0000"/>
        </w:rPr>
        <w:t xml:space="preserve"> +10</w:t>
      </w:r>
      <m:oMath>
        <m:r>
          <w:rPr>
            <w:rFonts w:ascii="Cambria Math" w:hAnsi="Cambria Math" w:cstheme="minorHAnsi"/>
            <w:color w:val="FF0000"/>
          </w:rPr>
          <m:t>℃</m:t>
        </m:r>
      </m:oMath>
      <w:r w:rsidR="008A2CC5" w:rsidRPr="00902E0F">
        <w:rPr>
          <w:rFonts w:cstheme="minorHAnsi"/>
          <w:i/>
          <w:iCs/>
          <w:color w:val="FF0000"/>
        </w:rPr>
        <w:t xml:space="preserve"> and +</w:t>
      </w:r>
      <w:r w:rsidR="00CB42A7" w:rsidRPr="00902E0F">
        <w:rPr>
          <w:rFonts w:cstheme="minorHAnsi"/>
          <w:i/>
          <w:iCs/>
          <w:color w:val="FF0000"/>
        </w:rPr>
        <w:t>2.</w:t>
      </w:r>
      <w:r w:rsidR="008A2CC5" w:rsidRPr="00902E0F">
        <w:rPr>
          <w:rFonts w:cstheme="minorHAnsi"/>
          <w:i/>
          <w:iCs/>
          <w:color w:val="FF0000"/>
        </w:rPr>
        <w:t>5</w:t>
      </w:r>
      <m:oMath>
        <m:r>
          <w:rPr>
            <w:rFonts w:ascii="Cambria Math" w:hAnsi="Cambria Math" w:cstheme="minorHAnsi"/>
            <w:color w:val="FF0000"/>
          </w:rPr>
          <m:t>℃</m:t>
        </m:r>
      </m:oMath>
      <w:r w:rsidR="008A2CC5" w:rsidRPr="00902E0F">
        <w:rPr>
          <w:rFonts w:cstheme="minorHAnsi"/>
          <w:i/>
          <w:iCs/>
          <w:color w:val="FF0000"/>
        </w:rPr>
        <w:t xml:space="preserve"> respectively</w:t>
      </w:r>
      <w:r w:rsidR="00D55250" w:rsidRPr="00902E0F">
        <w:rPr>
          <w:rFonts w:cstheme="minorHAnsi"/>
          <w:i/>
          <w:iCs/>
          <w:color w:val="FF0000"/>
        </w:rPr>
        <w:t>. Clusters in data generally represent species (</w:t>
      </w:r>
      <w:r w:rsidR="00A75733" w:rsidRPr="00902E0F">
        <w:rPr>
          <w:rFonts w:cstheme="minorHAnsi"/>
          <w:i/>
          <w:iCs/>
          <w:color w:val="FF0000"/>
        </w:rPr>
        <w:t xml:space="preserve">n=18 and n=35 for consumption and metabolism, respectively, </w:t>
      </w:r>
      <w:r w:rsidR="00D55250" w:rsidRPr="00902E0F">
        <w:rPr>
          <w:rFonts w:cstheme="minorHAnsi"/>
          <w:i/>
          <w:iCs/>
          <w:color w:val="FF0000"/>
        </w:rPr>
        <w:t>see Fig. S</w:t>
      </w:r>
      <w:r w:rsidR="006E4CC4" w:rsidRPr="00902E0F">
        <w:rPr>
          <w:rFonts w:cstheme="minorHAnsi"/>
          <w:i/>
          <w:iCs/>
          <w:color w:val="FF0000"/>
        </w:rPr>
        <w:t>8</w:t>
      </w:r>
      <w:r w:rsidR="00D55250" w:rsidRPr="00902E0F">
        <w:rPr>
          <w:rFonts w:cstheme="minorHAnsi"/>
          <w:i/>
          <w:iCs/>
          <w:color w:val="FF0000"/>
        </w:rPr>
        <w:t>).</w:t>
      </w:r>
    </w:p>
    <w:p w14:paraId="45B17F9E" w14:textId="77777777" w:rsidR="000528C4" w:rsidRPr="005356A3" w:rsidRDefault="000528C4" w:rsidP="002E3379">
      <w:pPr>
        <w:spacing w:line="480" w:lineRule="auto"/>
        <w:contextualSpacing/>
        <w:jc w:val="both"/>
        <w:rPr>
          <w:rFonts w:cstheme="minorHAnsi"/>
        </w:rPr>
      </w:pP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24598F4F" w:rsidR="000528C4" w:rsidRPr="005356A3" w:rsidRDefault="007A21AD"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18"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0D67B95C" w:rsidR="000528C4" w:rsidRPr="00E32739" w:rsidRDefault="000528C4" w:rsidP="00AE33C5">
      <w:pPr>
        <w:spacing w:line="360" w:lineRule="auto"/>
        <w:contextualSpacing/>
        <w:jc w:val="both"/>
        <w:rPr>
          <w:rFonts w:cstheme="minorHAnsi"/>
          <w:i/>
          <w:iCs/>
        </w:rPr>
      </w:pPr>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B637F1" w:rsidRPr="002804F7">
        <w:rPr>
          <w:rFonts w:cstheme="minorHAnsi"/>
          <w:b/>
          <w:bCs/>
          <w:i/>
          <w:iCs/>
        </w:rPr>
        <w:t>4</w:t>
      </w:r>
      <w:r w:rsidRPr="007A21AD">
        <w:rPr>
          <w:rFonts w:cstheme="minorHAnsi"/>
          <w:i/>
          <w:iCs/>
        </w:rPr>
        <w:t>. Posterior medians of activation energies and mass</w:t>
      </w:r>
      <w:r w:rsidR="00AE33C5" w:rsidRPr="00AE33C5">
        <w:rPr>
          <w:rFonts w:cstheme="minorHAnsi"/>
          <w:i/>
          <w:iCs/>
          <w:lang w:val="en-US"/>
        </w:rPr>
        <w:t>-</w:t>
      </w:r>
      <w:r w:rsidR="0027749E">
        <w:rPr>
          <w:rFonts w:cstheme="minorHAnsi"/>
          <w:i/>
          <w:iCs/>
        </w:rPr>
        <w:t>exponent</w:t>
      </w:r>
      <w:r w:rsidRPr="007A21AD">
        <w:rPr>
          <w:rFonts w:cstheme="minorHAnsi"/>
          <w:i/>
          <w:iCs/>
        </w:rPr>
        <w:t xml:space="preserve"> from the hierarchical model</w:t>
      </w:r>
      <w:r w:rsidR="00B948DE" w:rsidRPr="007A21AD">
        <w:rPr>
          <w:rFonts w:cstheme="minorHAnsi"/>
          <w:i/>
          <w:iCs/>
        </w:rPr>
        <w:t xml:space="preserve"> </w:t>
      </w:r>
      <w:r w:rsidRPr="007A21AD">
        <w:rPr>
          <w:rFonts w:cstheme="minorHAnsi"/>
          <w:i/>
          <w:iCs/>
        </w:rPr>
        <w:t xml:space="preserve">fitted to below </w:t>
      </w:r>
      <w:commentRangeStart w:id="62"/>
      <w:r w:rsidRPr="007A21AD">
        <w:rPr>
          <w:rFonts w:cstheme="minorHAnsi"/>
          <w:i/>
          <w:iCs/>
        </w:rPr>
        <w:t>temperature optimum data</w:t>
      </w:r>
      <w:commentRangeEnd w:id="62"/>
      <w:r w:rsidR="0027749E">
        <w:rPr>
          <w:rStyle w:val="CommentReference"/>
        </w:rPr>
        <w:commentReference w:id="62"/>
      </w:r>
      <w:r w:rsidRPr="007A21AD">
        <w:rPr>
          <w:rFonts w:cstheme="minorHAnsi"/>
          <w:i/>
          <w:iCs/>
        </w:rPr>
        <w:t xml:space="preserve">, and their 80% and 95% credible interval.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63"/>
      <w:commentRangeStart w:id="64"/>
      <w:r w:rsidR="007555A4">
        <w:rPr>
          <w:rFonts w:cstheme="minorHAnsi"/>
          <w:i/>
          <w:iCs/>
        </w:rPr>
        <w:t>an unknown</w:t>
      </w:r>
      <w:r w:rsidRPr="00E32739">
        <w:rPr>
          <w:rFonts w:cstheme="minorHAnsi"/>
          <w:i/>
          <w:iCs/>
        </w:rPr>
        <w:t xml:space="preserve"> </w:t>
      </w:r>
      <w:commentRangeEnd w:id="63"/>
      <w:r w:rsidR="00F871C6">
        <w:rPr>
          <w:rStyle w:val="CommentReference"/>
        </w:rPr>
        <w:commentReference w:id="63"/>
      </w:r>
      <w:commentRangeEnd w:id="64"/>
      <w:r w:rsidR="00AE33C5">
        <w:rPr>
          <w:rStyle w:val="CommentReference"/>
        </w:rPr>
        <w:commentReference w:id="64"/>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Eqs.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00294A11">
        <w:rPr>
          <w:rFonts w:cstheme="minorHAnsi"/>
          <w:i/>
          <w:iCs/>
        </w:rPr>
        <w:t xml:space="preserve"> of the posterior </w:t>
      </w:r>
      <w:r w:rsidR="00C0209B">
        <w:rPr>
          <w:rFonts w:cstheme="minorHAnsi"/>
          <w:i/>
          <w:iCs/>
        </w:rPr>
        <w:t>media</w:t>
      </w:r>
      <w:r w:rsidR="00362C04">
        <w:rPr>
          <w:rFonts w:cstheme="minorHAnsi"/>
          <w:i/>
          <w:iCs/>
        </w:rPr>
        <w:t>n</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183099BD" w:rsidR="00D36475" w:rsidRDefault="0056797C" w:rsidP="002E3379">
      <w:pPr>
        <w:pStyle w:val="ListParagraph"/>
        <w:spacing w:line="480" w:lineRule="auto"/>
        <w:ind w:left="360"/>
        <w:jc w:val="center"/>
        <w:rPr>
          <w:rFonts w:cstheme="minorHAnsi"/>
        </w:rPr>
      </w:pPr>
      <w:r>
        <w:rPr>
          <w:rFonts w:cstheme="minorHAnsi"/>
          <w:noProof/>
          <w:lang w:eastAsia="sv-SE"/>
        </w:rPr>
        <w:lastRenderedPageBreak/>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7E6C6962" w:rsidR="000528C4" w:rsidRPr="001159E5" w:rsidRDefault="000528C4" w:rsidP="00B96BAE">
      <w:pPr>
        <w:pStyle w:val="ListParagraph"/>
        <w:spacing w:line="360" w:lineRule="auto"/>
        <w:ind w:left="0"/>
        <w:jc w:val="both"/>
        <w:rPr>
          <w:rFonts w:cstheme="minorHAnsi"/>
          <w:i/>
          <w:iCs/>
        </w:rPr>
      </w:pPr>
      <w:commentRangeStart w:id="65"/>
      <w:r w:rsidRPr="00BB5AE2">
        <w:rPr>
          <w:rFonts w:cstheme="minorHAnsi"/>
          <w:b/>
          <w:bCs/>
          <w:i/>
          <w:iCs/>
        </w:rPr>
        <w:t>Fig</w:t>
      </w:r>
      <w:r w:rsidR="004C5D6E" w:rsidRPr="00BB5AE2">
        <w:rPr>
          <w:rFonts w:cstheme="minorHAnsi"/>
          <w:b/>
          <w:bCs/>
          <w:i/>
          <w:iCs/>
        </w:rPr>
        <w:t>.</w:t>
      </w:r>
      <w:r w:rsidRPr="00BB5AE2">
        <w:rPr>
          <w:rFonts w:cstheme="minorHAnsi"/>
          <w:b/>
          <w:bCs/>
          <w:i/>
          <w:iCs/>
        </w:rPr>
        <w:t xml:space="preserve"> </w:t>
      </w:r>
      <w:r w:rsidR="00FD30B1" w:rsidRPr="00BB5AE2">
        <w:rPr>
          <w:rFonts w:cstheme="minorHAnsi"/>
          <w:b/>
          <w:bCs/>
          <w:i/>
          <w:iCs/>
        </w:rPr>
        <w:t>5</w:t>
      </w:r>
      <w:r w:rsidRPr="00BB5AE2">
        <w:rPr>
          <w:rFonts w:cstheme="minorHAnsi"/>
          <w:i/>
          <w:iCs/>
        </w:rPr>
        <w:t xml:space="preserve"> Posterior distributions of the</w:t>
      </w:r>
      <w:r w:rsidR="00AC79AA" w:rsidRPr="00BB5AE2">
        <w:rPr>
          <w:rFonts w:cstheme="minorHAnsi"/>
          <w:i/>
          <w:iCs/>
        </w:rPr>
        <w:t xml:space="preserve"> </w:t>
      </w:r>
      <w:r w:rsidR="006E64F8">
        <w:rPr>
          <w:rFonts w:cstheme="minorHAnsi"/>
          <w:i/>
          <w:iCs/>
        </w:rPr>
        <w:t xml:space="preserve">average </w:t>
      </w:r>
      <w:r w:rsidR="005550B2">
        <w:rPr>
          <w:rFonts w:cstheme="minorHAnsi"/>
          <w:i/>
          <w:iCs/>
        </w:rPr>
        <w:t xml:space="preserve">intraspecific </w:t>
      </w:r>
      <w:r w:rsidR="00520736">
        <w:rPr>
          <w:rFonts w:cstheme="minorHAnsi"/>
          <w:i/>
          <w:iCs/>
        </w:rPr>
        <w:t>mass-scaling exponents and activation energies</w:t>
      </w:r>
      <w:r w:rsidRPr="00BB5AE2">
        <w:rPr>
          <w:rFonts w:cstheme="minorHAnsi"/>
          <w:i/>
          <w:iCs/>
        </w:rPr>
        <w:t xml:space="preserve"> </w:t>
      </w:r>
      <w:r w:rsidR="00BE37B2" w:rsidRPr="00BB5AE2">
        <w:rPr>
          <w:rFonts w:cstheme="minorHAnsi"/>
          <w:i/>
          <w:iCs/>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1,2</m:t>
                </m:r>
              </m:sub>
            </m:sSub>
          </m:sub>
        </m:sSub>
      </m:oMath>
      <w:r w:rsidR="00520736">
        <w:rPr>
          <w:rFonts w:cstheme="minorHAnsi"/>
          <w:i/>
          <w:iCs/>
        </w:rPr>
        <w:t>, and for metabolism also the non-species varying interaction 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w:r w:rsidR="00520736" w:rsidRPr="00520736">
        <w:rPr>
          <w:rFonts w:cstheme="minorHAnsi"/>
          <w:bCs/>
          <w:i/>
          <w:iCs/>
        </w:rPr>
        <w:t>)</w:t>
      </w:r>
      <w:r w:rsidR="0042718C">
        <w:rPr>
          <w:rFonts w:cstheme="minorHAnsi"/>
          <w:bCs/>
          <w:i/>
          <w:iCs/>
        </w:rPr>
        <w:t xml:space="preserve"> </w:t>
      </w:r>
      <w:r w:rsidRPr="00BB5AE2">
        <w:rPr>
          <w:rFonts w:cstheme="minorHAnsi"/>
          <w:i/>
          <w:iCs/>
        </w:rPr>
        <w:t>for metabolic rate (top row) and maximum consumption rate (bottom row)</w:t>
      </w:r>
      <w:r w:rsidR="00831E87" w:rsidRPr="00BB5AE2">
        <w:rPr>
          <w:rFonts w:cstheme="minorHAnsi"/>
          <w:i/>
          <w:iCs/>
        </w:rPr>
        <w:t>.</w:t>
      </w:r>
      <w:r w:rsidRPr="00BB5AE2">
        <w:rPr>
          <w:rFonts w:cstheme="minorHAnsi"/>
          <w:i/>
          <w:iCs/>
        </w:rPr>
        <w:t xml:space="preserve"> </w:t>
      </w:r>
      <w:r w:rsidR="00F871C6">
        <w:rPr>
          <w:rFonts w:cstheme="minorHAnsi"/>
          <w:i/>
          <w:iCs/>
        </w:rPr>
        <w:t>Numbers</w:t>
      </w:r>
      <w:r w:rsidR="00F871C6" w:rsidRPr="00093C2D">
        <w:rPr>
          <w:rFonts w:cstheme="minorHAnsi"/>
          <w:i/>
          <w:iCs/>
        </w:rPr>
        <w:t xml:space="preserve"> </w:t>
      </w:r>
      <w:r w:rsidRPr="00093C2D">
        <w:rPr>
          <w:rFonts w:cstheme="minorHAnsi"/>
          <w:i/>
          <w:iCs/>
        </w:rPr>
        <w:t xml:space="preserve">in </w:t>
      </w:r>
      <w:r w:rsidR="00F871C6">
        <w:rPr>
          <w:rFonts w:cstheme="minorHAnsi"/>
          <w:i/>
          <w:iCs/>
        </w:rPr>
        <w:t xml:space="preserve">the </w:t>
      </w:r>
      <w:r w:rsidRPr="00093C2D">
        <w:rPr>
          <w:rFonts w:cstheme="minorHAnsi"/>
          <w:i/>
          <w:iCs/>
        </w:rPr>
        <w:t xml:space="preserve">top left corner corresponds to the </w:t>
      </w:r>
      <w:commentRangeStart w:id="66"/>
      <w:r w:rsidR="00A123B4" w:rsidRPr="00093C2D">
        <w:rPr>
          <w:rFonts w:cstheme="minorHAnsi"/>
          <w:i/>
          <w:iCs/>
        </w:rPr>
        <w:t xml:space="preserve">posterior </w:t>
      </w:r>
      <w:r w:rsidRPr="00093C2D">
        <w:rPr>
          <w:rFonts w:cstheme="minorHAnsi"/>
          <w:i/>
          <w:iCs/>
        </w:rPr>
        <w:t xml:space="preserve">median. </w:t>
      </w:r>
      <w:commentRangeEnd w:id="66"/>
      <w:r w:rsidR="0042718C">
        <w:rPr>
          <w:rStyle w:val="CommentReference"/>
        </w:rPr>
        <w:commentReference w:id="66"/>
      </w:r>
      <w:r w:rsidRPr="006F44F4">
        <w:rPr>
          <w:rFonts w:cstheme="minorHAnsi"/>
          <w:i/>
          <w:iCs/>
        </w:rPr>
        <w:t>Note that the final model for maximum consumption rate did not include a mass-temperature interaction term</w:t>
      </w:r>
      <w:r w:rsidR="0037401F" w:rsidRPr="006F44F4">
        <w:rPr>
          <w:rFonts w:cstheme="minorHAnsi"/>
          <w:i/>
          <w:iCs/>
        </w:rPr>
        <w:t xml:space="preserve">. </w:t>
      </w:r>
      <w:r w:rsidR="0037401F" w:rsidRPr="001159E5">
        <w:rPr>
          <w:rFonts w:cstheme="minorHAnsi"/>
          <w:i/>
          <w:iCs/>
        </w:rPr>
        <w:t>T</w:t>
      </w:r>
      <w:r w:rsidR="00C15623" w:rsidRPr="001159E5">
        <w:rPr>
          <w:rFonts w:cstheme="minorHAnsi"/>
          <w:i/>
          <w:iCs/>
        </w:rPr>
        <w:t>he scale is the same within parameters across rates</w:t>
      </w:r>
      <w:r w:rsidR="0096072A" w:rsidRPr="001159E5">
        <w:rPr>
          <w:rFonts w:cstheme="minorHAnsi"/>
          <w:i/>
          <w:iCs/>
        </w:rPr>
        <w:t xml:space="preserve"> for comparison</w:t>
      </w:r>
      <w:r w:rsidR="0042718C">
        <w:rPr>
          <w:rFonts w:cstheme="minorHAnsi"/>
          <w:i/>
          <w:iCs/>
        </w:rPr>
        <w:t xml:space="preserve"> (and note that the mass-temperature interaction is estimated and presented on an Arrhenius temperature scale, 1/kT)</w:t>
      </w:r>
      <w:r w:rsidRPr="001159E5">
        <w:rPr>
          <w:rFonts w:cstheme="minorHAnsi"/>
          <w:i/>
          <w:iCs/>
        </w:rPr>
        <w:t>.</w:t>
      </w:r>
      <w:commentRangeEnd w:id="65"/>
      <w:r w:rsidR="00825FC5">
        <w:rPr>
          <w:rStyle w:val="CommentReference"/>
        </w:rPr>
        <w:commentReference w:id="65"/>
      </w:r>
    </w:p>
    <w:p w14:paraId="010D51DE" w14:textId="4CBC7888" w:rsidR="000528C4" w:rsidRPr="001159E5" w:rsidRDefault="000528C4" w:rsidP="002E3379">
      <w:pPr>
        <w:pStyle w:val="ListParagraph"/>
        <w:spacing w:line="480" w:lineRule="auto"/>
        <w:ind w:left="360"/>
        <w:jc w:val="both"/>
        <w:rPr>
          <w:rFonts w:cstheme="minorHAnsi"/>
        </w:rPr>
      </w:pPr>
    </w:p>
    <w:p w14:paraId="7568CA41" w14:textId="50241014" w:rsidR="008802D5" w:rsidRPr="001159E5" w:rsidRDefault="008802D5" w:rsidP="002E3379">
      <w:pPr>
        <w:pStyle w:val="ListParagraph"/>
        <w:spacing w:line="480" w:lineRule="auto"/>
        <w:ind w:left="360"/>
        <w:jc w:val="both"/>
        <w:rPr>
          <w:rFonts w:cstheme="minorHAnsi"/>
        </w:rPr>
      </w:pPr>
    </w:p>
    <w:p w14:paraId="1289C1D6" w14:textId="62209957" w:rsidR="008802D5" w:rsidRPr="001159E5" w:rsidRDefault="008802D5" w:rsidP="002E3379">
      <w:pPr>
        <w:pStyle w:val="ListParagraph"/>
        <w:spacing w:line="480" w:lineRule="auto"/>
        <w:ind w:left="360"/>
        <w:jc w:val="both"/>
        <w:rPr>
          <w:rFonts w:cstheme="minorHAnsi"/>
        </w:rPr>
      </w:pPr>
    </w:p>
    <w:p w14:paraId="17A78F4D" w14:textId="1F5392F2" w:rsidR="00673F8A" w:rsidRPr="001159E5" w:rsidRDefault="00673F8A" w:rsidP="002E3379">
      <w:pPr>
        <w:pStyle w:val="ListParagraph"/>
        <w:spacing w:line="480" w:lineRule="auto"/>
        <w:ind w:left="360"/>
        <w:jc w:val="both"/>
        <w:rPr>
          <w:rFonts w:cstheme="minorHAnsi"/>
        </w:rPr>
      </w:pPr>
    </w:p>
    <w:p w14:paraId="64390150" w14:textId="79F44B20" w:rsidR="009A573D" w:rsidRPr="001159E5" w:rsidRDefault="009A573D" w:rsidP="002E3379">
      <w:pPr>
        <w:pStyle w:val="ListParagraph"/>
        <w:spacing w:line="480" w:lineRule="auto"/>
        <w:ind w:left="360"/>
        <w:jc w:val="both"/>
        <w:rPr>
          <w:rFonts w:cstheme="minorHAnsi"/>
        </w:rPr>
      </w:pPr>
    </w:p>
    <w:p w14:paraId="38029B00" w14:textId="67FC6965" w:rsidR="000D1A5F" w:rsidRDefault="00394251"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0"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48C2F03" w:rsidR="0035160C" w:rsidRPr="00535A57" w:rsidRDefault="0035160C" w:rsidP="002E3379">
      <w:pPr>
        <w:spacing w:line="48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6</w:t>
      </w:r>
      <w:r w:rsidRPr="00535A57">
        <w:rPr>
          <w:rFonts w:cstheme="minorHAnsi"/>
          <w:i/>
          <w:iCs/>
        </w:rPr>
        <w:t xml:space="preserve">. </w:t>
      </w:r>
      <w:r w:rsidR="00DB62B2">
        <w:rPr>
          <w:rFonts w:cstheme="minorHAnsi"/>
          <w:i/>
          <w:iCs/>
        </w:rPr>
        <w:t xml:space="preserve">Standardized maximum consumption rates </w:t>
      </w:r>
      <w:r w:rsidR="00053054">
        <w:rPr>
          <w:rFonts w:cstheme="minorHAnsi"/>
          <w:i/>
          <w:iCs/>
        </w:rPr>
        <w:t>(relative to mean</w:t>
      </w:r>
      <w:r w:rsidR="0042718C">
        <w:rPr>
          <w:rFonts w:cstheme="minorHAnsi"/>
          <w:i/>
          <w:iCs/>
        </w:rPr>
        <w:t xml:space="preserve"> consumption rate</w:t>
      </w:r>
      <w:r w:rsidR="00053054">
        <w:rPr>
          <w:rFonts w:cstheme="minorHAnsi"/>
          <w:i/>
          <w:iCs/>
        </w:rPr>
        <w:t xml:space="preserve"> within species)</w:t>
      </w:r>
      <w:r w:rsidR="004577C7">
        <w:rPr>
          <w:rFonts w:cstheme="minorHAnsi"/>
          <w:i/>
          <w:iCs/>
        </w:rPr>
        <w:t xml:space="preserve"> </w:t>
      </w:r>
      <w:r w:rsidR="007470BE">
        <w:rPr>
          <w:rFonts w:cstheme="minorHAnsi"/>
          <w:i/>
          <w:iCs/>
        </w:rPr>
        <w:t xml:space="preserve">as a function of </w:t>
      </w:r>
      <w:commentRangeStart w:id="67"/>
      <w:r w:rsidR="0042718C">
        <w:rPr>
          <w:rFonts w:cstheme="minorHAnsi"/>
          <w:i/>
          <w:iCs/>
        </w:rPr>
        <w:t xml:space="preserve">standardized </w:t>
      </w:r>
      <w:commentRangeEnd w:id="67"/>
      <w:r w:rsidR="0042718C">
        <w:rPr>
          <w:rStyle w:val="CommentReference"/>
        </w:rPr>
        <w:commentReference w:id="67"/>
      </w:r>
      <w:r w:rsidR="007470BE">
        <w:rPr>
          <w:rFonts w:cstheme="minorHAnsi"/>
          <w:i/>
          <w:iCs/>
        </w:rPr>
        <w:t>temperature</w:t>
      </w:r>
      <w:r w:rsidR="00FC1C39">
        <w:rPr>
          <w:rFonts w:cstheme="minorHAnsi"/>
          <w:i/>
          <w:iCs/>
        </w:rPr>
        <w:t xml:space="preserve"> from the data subset </w:t>
      </w:r>
      <w:r w:rsidR="00717345">
        <w:rPr>
          <w:rFonts w:cstheme="minorHAnsi"/>
          <w:i/>
          <w:iCs/>
        </w:rPr>
        <w:t>containing</w:t>
      </w:r>
      <w:r w:rsidR="00FC1C39">
        <w:rPr>
          <w:rFonts w:cstheme="minorHAnsi"/>
          <w:i/>
          <w:iCs/>
        </w:rPr>
        <w:t xml:space="preserve"> only species with data points at temperatures higher than where the rate is maximized (“optimum”).</w:t>
      </w:r>
      <w:r w:rsidR="00604BEA">
        <w:rPr>
          <w:rFonts w:cstheme="minorHAnsi"/>
          <w:i/>
          <w:iCs/>
        </w:rPr>
        <w:t xml:space="preserve"> Points show data and lines are predictions </w:t>
      </w:r>
      <w:r w:rsidR="009846DC">
        <w:rPr>
          <w:rFonts w:cstheme="minorHAnsi"/>
          <w:i/>
          <w:iCs/>
        </w:rPr>
        <w:t xml:space="preserve">from the </w:t>
      </w:r>
      <w:r w:rsidR="00C9526D" w:rsidRPr="00C9526D">
        <w:rPr>
          <w:rFonts w:cstheme="minorHAnsi"/>
          <w:i/>
          <w:iCs/>
          <w:lang w:val="en-US"/>
        </w:rPr>
        <w:t xml:space="preserve">quadratic </w:t>
      </w:r>
      <w:r w:rsidR="00EB0AAA">
        <w:rPr>
          <w:rFonts w:cstheme="minorHAnsi"/>
          <w:i/>
          <w:iCs/>
        </w:rPr>
        <w:t>model</w:t>
      </w:r>
      <w:r w:rsidR="005B4C49">
        <w:rPr>
          <w:rFonts w:cstheme="minorHAnsi"/>
          <w:i/>
          <w:iCs/>
        </w:rPr>
        <w:t xml:space="preserve"> where the centered body mass is held at 0</w:t>
      </w:r>
      <w:r w:rsidR="001209AD">
        <w:rPr>
          <w:rFonts w:cstheme="minorHAnsi"/>
          <w:i/>
          <w:iCs/>
        </w:rPr>
        <w:t xml:space="preserve"> (corresponding to mean mass within species)</w:t>
      </w:r>
      <w:r w:rsidR="00A0573F">
        <w:rPr>
          <w:rFonts w:cstheme="minorHAnsi"/>
          <w:i/>
          <w:iCs/>
        </w:rPr>
        <w:t>, by species (indicated by color)</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8912B4">
        <w:rPr>
          <w:rFonts w:cstheme="minorHAnsi"/>
          <w:i/>
          <w:iCs/>
        </w:rPr>
        <w:t xml:space="preserve">, in units “difference from </w:t>
      </w:r>
      <w:r w:rsidR="0042718C">
        <w:rPr>
          <w:rFonts w:cstheme="minorHAnsi"/>
          <w:i/>
          <w:iCs/>
        </w:rPr>
        <w:t xml:space="preserve">species’ </w:t>
      </w:r>
      <w:r w:rsidR="007D051E">
        <w:rPr>
          <w:rFonts w:cstheme="minorHAnsi"/>
          <w:i/>
          <w:iCs/>
        </w:rPr>
        <w:t>median environmental temperature”</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r w:rsidR="0042718C">
        <w:rPr>
          <w:rFonts w:cstheme="minorHAnsi"/>
          <w:i/>
          <w:iCs/>
        </w:rPr>
        <w:t xml:space="preserve">across-species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5111A769" w:rsidR="00523A73" w:rsidRDefault="00523A73" w:rsidP="002E3379">
      <w:pPr>
        <w:spacing w:line="480" w:lineRule="auto"/>
        <w:contextualSpacing/>
        <w:jc w:val="both"/>
        <w:rPr>
          <w:rFonts w:eastAsiaTheme="minorEastAsia"/>
          <w:iCs/>
        </w:rPr>
      </w:pPr>
    </w:p>
    <w:p w14:paraId="2D50355F" w14:textId="50899E48" w:rsidR="00C009B1" w:rsidRDefault="00C009B1" w:rsidP="002E3379">
      <w:pPr>
        <w:spacing w:line="480" w:lineRule="auto"/>
        <w:contextualSpacing/>
        <w:jc w:val="both"/>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lastRenderedPageBreak/>
        <w:t>Discussion</w:t>
      </w:r>
    </w:p>
    <w:p w14:paraId="5AE8B891" w14:textId="526DEEFA" w:rsidR="00757772" w:rsidRPr="00BD7C54" w:rsidRDefault="008757AA" w:rsidP="002E337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scaling with</w:t>
      </w:r>
      <w:r w:rsidR="007C3469">
        <w:rPr>
          <w:rFonts w:eastAsiaTheme="minorEastAsia" w:cstheme="minorHAnsi"/>
        </w:rPr>
        <w:t xml:space="preserve">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10450">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S"}],"issued":{"date-parts":[["2005"]]}}},{"id":"Am0Ezlm3/XXbBsqne","uris":["http://zotero.org/users/6116610/items/2BTE2RDI"],"uri":["http://zotero.org/users/6116610/items/2BTE2RDI"],"itemData":{"id":219,"type":"article-journal","container-title":"Global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8"/>
      <w:commentRangeStart w:id="69"/>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634861">
        <w:rPr>
          <w:rFonts w:eastAsiaTheme="minorEastAsia" w:cstheme="minorHAnsi"/>
          <w:lang w:val="en-US"/>
        </w:rPr>
        <w:instrText xml:space="preserve"> ADDIN ZOTERO_ITEM CSL_CITATION {"citationID":"a1ur1oat3bq","properties":{"formattedCitation":"\\uldash{(Glazier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634861" w:rsidRPr="00634861">
        <w:rPr>
          <w:rFonts w:ascii="Times New Roman" w:cs="Times New Roman"/>
          <w:u w:val="dash"/>
          <w:lang w:val="en-GB"/>
        </w:rPr>
        <w:t>(Glazier 2005)</w:t>
      </w:r>
      <w:r w:rsidR="00634861">
        <w:rPr>
          <w:rFonts w:eastAsiaTheme="minorEastAsia" w:cstheme="minorHAnsi"/>
          <w:lang w:val="en-US"/>
        </w:rPr>
        <w:fldChar w:fldCharType="end"/>
      </w:r>
      <w:r w:rsidR="00CD1F98">
        <w:rPr>
          <w:rFonts w:eastAsiaTheme="minorEastAsia" w:cstheme="minorHAnsi"/>
        </w:rPr>
        <w:t xml:space="preserve"> </w:t>
      </w:r>
      <w:commentRangeEnd w:id="68"/>
      <w:r w:rsidR="00526926">
        <w:rPr>
          <w:rStyle w:val="CommentReference"/>
        </w:rPr>
        <w:commentReference w:id="68"/>
      </w:r>
      <w:commentRangeEnd w:id="69"/>
      <w:r w:rsidR="00634861">
        <w:rPr>
          <w:rStyle w:val="CommentReference"/>
        </w:rPr>
        <w:commentReference w:id="69"/>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6B5E4F">
        <w:rPr>
          <w:rFonts w:eastAsiaTheme="minorEastAsia" w:cstheme="minorHAnsi"/>
        </w:rPr>
        <w:instrText xml:space="preserve"> ADDIN ZOTERO_ITEM CSL_CITATION {"citationID":"aoogmmar27","properties":{"formattedCitation":"\\uldash{(Glazier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6B5E4F" w:rsidRPr="006B5E4F">
        <w:rPr>
          <w:rFonts w:ascii="Times New Roman" w:cs="Times New Roman"/>
          <w:u w:val="dash"/>
          <w:lang w:val="en-GB"/>
        </w:rPr>
        <w:t xml:space="preserve">(Glazier 2005; </w:t>
      </w:r>
      <w:proofErr w:type="spellStart"/>
      <w:r w:rsidR="006B5E4F" w:rsidRPr="006B5E4F">
        <w:rPr>
          <w:rFonts w:ascii="Times New Roman" w:cs="Times New Roman"/>
          <w:u w:val="dash"/>
          <w:lang w:val="en-GB"/>
        </w:rPr>
        <w:t>Rall</w:t>
      </w:r>
      <w:proofErr w:type="spellEnd"/>
      <w:r w:rsidR="006B5E4F" w:rsidRPr="006B5E4F">
        <w:rPr>
          <w:rFonts w:ascii="Times New Roman" w:cs="Times New Roman"/>
          <w:u w:val="dash"/>
          <w:lang w:val="en-GB"/>
        </w:rPr>
        <w:t xml:space="preserve"> </w:t>
      </w:r>
      <w:r w:rsidR="006B5E4F" w:rsidRPr="006B5E4F">
        <w:rPr>
          <w:rFonts w:ascii="Times New Roman" w:cs="Times New Roman"/>
          <w:i/>
          <w:iCs/>
          <w:u w:val="dash"/>
          <w:lang w:val="en-GB"/>
        </w:rPr>
        <w:t>et al.</w:t>
      </w:r>
      <w:r w:rsidR="006B5E4F" w:rsidRPr="006B5E4F">
        <w:rPr>
          <w:rFonts w:ascii="Times New Roman" w:cs="Times New Roman"/>
          <w:u w:val="dash"/>
          <w:lang w:val="en-GB"/>
        </w:rPr>
        <w:t xml:space="preserve"> 2012; </w:t>
      </w:r>
      <w:proofErr w:type="spellStart"/>
      <w:r w:rsidR="006B5E4F" w:rsidRPr="006B5E4F">
        <w:rPr>
          <w:rFonts w:ascii="Times New Roman" w:cs="Times New Roman"/>
          <w:u w:val="dash"/>
          <w:lang w:val="en-GB"/>
        </w:rPr>
        <w:t>Jerde</w:t>
      </w:r>
      <w:proofErr w:type="spellEnd"/>
      <w:r w:rsidR="006B5E4F" w:rsidRPr="006B5E4F">
        <w:rPr>
          <w:rFonts w:ascii="Times New Roman" w:cs="Times New Roman"/>
          <w:u w:val="dash"/>
          <w:lang w:val="en-GB"/>
        </w:rPr>
        <w:t xml:space="preserve"> </w:t>
      </w:r>
      <w:r w:rsidR="006B5E4F" w:rsidRPr="006B5E4F">
        <w:rPr>
          <w:rFonts w:ascii="Times New Roman" w:cs="Times New Roman"/>
          <w:i/>
          <w:iCs/>
          <w:u w:val="dash"/>
          <w:lang w:val="en-GB"/>
        </w:rPr>
        <w:t>et al.</w:t>
      </w:r>
      <w:r w:rsidR="006B5E4F" w:rsidRPr="006B5E4F">
        <w:rPr>
          <w:rFonts w:ascii="Times New Roman" w:cs="Times New Roman"/>
          <w:u w:val="dash"/>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DB3722" w:rsidRPr="00D4430F">
        <w:rPr>
          <w:rFonts w:eastAsiaTheme="minorEastAsia" w:cstheme="minorHAnsi"/>
          <w:lang w:val="en-US"/>
        </w:rPr>
        <w:t>W</w:t>
      </w:r>
      <w:r w:rsidR="00675D3C">
        <w:rPr>
          <w:rFonts w:eastAsiaTheme="minorEastAsia" w:cstheme="minorHAnsi"/>
        </w:rPr>
        <w:t xml:space="preserve">e find </w:t>
      </w:r>
      <w:r w:rsidR="00D8466B">
        <w:rPr>
          <w:rFonts w:eastAsiaTheme="minorEastAsia" w:cstheme="minorHAnsi"/>
        </w:rPr>
        <w:t xml:space="preserve">that </w:t>
      </w:r>
      <w:r w:rsidR="00E30B4C">
        <w:rPr>
          <w:rFonts w:eastAsiaTheme="minorEastAsia" w:cstheme="minorHAnsi"/>
        </w:rPr>
        <w:t xml:space="preserve">the optimum temperature for growth declines with body size.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Pr>
          <w:rFonts w:eastAsiaTheme="minorEastAsia" w:cstheme="minorHAnsi"/>
        </w:rPr>
        <w:t xml:space="preserve">activation energies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Pr>
          <w:rFonts w:eastAsiaTheme="minorEastAsia" w:cstheme="minorHAnsi"/>
        </w:rPr>
        <w:t xml:space="preserve">are </w:t>
      </w:r>
      <w:commentRangeStart w:id="70"/>
      <w:r w:rsidR="007A4E07">
        <w:rPr>
          <w:rFonts w:eastAsiaTheme="minorEastAsia" w:cstheme="minorHAnsi"/>
        </w:rPr>
        <w:t xml:space="preserve">close </w:t>
      </w:r>
      <w:commentRangeEnd w:id="70"/>
      <w:r w:rsidR="00D4430F">
        <w:rPr>
          <w:rStyle w:val="CommentReference"/>
        </w:rPr>
        <w:commentReference w:id="70"/>
      </w:r>
      <w:r w:rsidR="0075484D">
        <w:rPr>
          <w:rFonts w:eastAsiaTheme="minorEastAsia" w:cstheme="minorHAnsi"/>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 which predicted mass-corrected rates to scale with temperature with an activation energy of </w:t>
      </w:r>
      <w:r w:rsidR="009C241A">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4F2B9D">
        <w:rPr>
          <w:rFonts w:eastAsiaTheme="minorEastAsia" w:cstheme="minorHAnsi"/>
        </w:rPr>
        <w:t>.</w:t>
      </w:r>
      <w:r w:rsidR="00521908">
        <w:rPr>
          <w:rFonts w:eastAsiaTheme="minorEastAsia" w:cstheme="minorHAnsi"/>
        </w:rPr>
        <w:t xml:space="preserve"> </w:t>
      </w:r>
      <w:r w:rsidR="002A5C8E">
        <w:rPr>
          <w:rFonts w:eastAsiaTheme="minorEastAsia" w:cstheme="minorHAnsi"/>
        </w:rPr>
        <w:t xml:space="preserve">However, </w:t>
      </w:r>
      <w:r w:rsidR="001906BD">
        <w:rPr>
          <w:rFonts w:eastAsiaTheme="minorEastAsia" w:cstheme="minorHAnsi"/>
        </w:rPr>
        <w:t>t</w:t>
      </w:r>
      <w:r w:rsidR="00957090">
        <w:rPr>
          <w:rFonts w:eastAsiaTheme="minorEastAsia" w:cstheme="minorHAnsi"/>
        </w:rPr>
        <w:t>he mass-</w:t>
      </w:r>
      <w:r w:rsidR="003B3918" w:rsidRPr="008A646F">
        <w:rPr>
          <w:rFonts w:eastAsiaTheme="minorEastAsia" w:cstheme="minorHAnsi"/>
          <w:lang w:val="en-US"/>
        </w:rPr>
        <w:t xml:space="preserve">scaling exponent </w:t>
      </w:r>
      <w:r w:rsidR="000A1005">
        <w:rPr>
          <w:rFonts w:eastAsiaTheme="minorEastAsia" w:cstheme="minorHAnsi"/>
        </w:rPr>
        <w:t xml:space="preserve">of metabolism </w:t>
      </w:r>
      <w:r w:rsidR="007E6B10">
        <w:rPr>
          <w:rFonts w:eastAsiaTheme="minorEastAsia" w:cstheme="minorHAnsi"/>
        </w:rPr>
        <w:t xml:space="preserve">is </w:t>
      </w:r>
      <w:r w:rsidR="005B553F">
        <w:rPr>
          <w:rFonts w:eastAsiaTheme="minorEastAsia" w:cstheme="minorHAnsi"/>
        </w:rPr>
        <w:t xml:space="preserve">greater </w:t>
      </w:r>
      <w:r w:rsidR="005641F8">
        <w:rPr>
          <w:rFonts w:eastAsiaTheme="minorEastAsia" w:cstheme="minorHAnsi"/>
        </w:rPr>
        <w:t xml:space="preserve">than </w:t>
      </w:r>
      <w:r w:rsidR="005D64A0" w:rsidRPr="005D64A0">
        <w:rPr>
          <w:rFonts w:eastAsiaTheme="minorEastAsia" w:cstheme="minorHAnsi"/>
          <w:lang w:val="en-US"/>
        </w:rPr>
        <w:t xml:space="preserve">the </w:t>
      </w:r>
      <w:r w:rsidR="005641F8">
        <w:rPr>
          <w:rFonts w:eastAsiaTheme="minorEastAsia" w:cstheme="minorHAnsi"/>
        </w:rPr>
        <w:t>predicted</w:t>
      </w:r>
      <w:r w:rsidR="005D64A0" w:rsidRPr="005D64A0">
        <w:rPr>
          <w:rFonts w:eastAsiaTheme="minorEastAsia" w:cstheme="minorHAnsi"/>
          <w:lang w:val="en-US"/>
        </w:rPr>
        <w:t xml:space="preserve"> </w:t>
      </w:r>
      <w:commentRangeStart w:id="71"/>
      <w:r w:rsidR="005D64A0" w:rsidRPr="005D64A0">
        <w:rPr>
          <w:rFonts w:eastAsiaTheme="minorEastAsia" w:cstheme="minorHAnsi"/>
          <w:lang w:val="en-US"/>
        </w:rPr>
        <w:t>3/</w:t>
      </w:r>
      <w:r w:rsidR="005D64A0">
        <w:rPr>
          <w:rFonts w:eastAsiaTheme="minorEastAsia" w:cstheme="minorHAnsi"/>
          <w:lang w:val="en-US"/>
        </w:rPr>
        <w:t>4</w:t>
      </w:r>
      <w:r w:rsidR="00325822" w:rsidRPr="00325822">
        <w:rPr>
          <w:rFonts w:eastAsiaTheme="minorEastAsia" w:cstheme="minorHAnsi"/>
          <w:lang w:val="en-US"/>
        </w:rPr>
        <w:t xml:space="preserve">, </w:t>
      </w:r>
      <w:r w:rsidR="005D64A0">
        <w:rPr>
          <w:rFonts w:eastAsiaTheme="minorEastAsia" w:cstheme="minorHAnsi"/>
          <w:lang w:val="en-US"/>
        </w:rPr>
        <w:t xml:space="preserve">which is </w:t>
      </w:r>
      <w:r w:rsidR="00325822">
        <w:rPr>
          <w:rFonts w:eastAsiaTheme="minorEastAsia" w:cstheme="minorHAnsi"/>
          <w:lang w:val="en-US"/>
        </w:rPr>
        <w:t>often found in fish</w:t>
      </w:r>
      <w:r w:rsidR="00325822" w:rsidRPr="00325822">
        <w:rPr>
          <w:rFonts w:eastAsiaTheme="minorEastAsia" w:cstheme="minorHAnsi"/>
          <w:lang w:val="en-US"/>
        </w:rPr>
        <w:t xml:space="preserve">, e.g. </w:t>
      </w:r>
      <w:r w:rsidR="00325822">
        <w:rPr>
          <w:rFonts w:eastAsiaTheme="minorEastAsia" w:cstheme="minorHAnsi"/>
          <w:lang w:val="en-US"/>
        </w:rPr>
        <w:fldChar w:fldCharType="begin"/>
      </w:r>
      <w:r w:rsidR="00325822">
        <w:rPr>
          <w:rFonts w:eastAsiaTheme="minorEastAsia" w:cstheme="minorHAnsi"/>
          <w:lang w:val="en-US"/>
        </w:rPr>
        <w:instrText xml:space="preserve"> ADDIN ZOTERO_ITEM CSL_CITATION {"citationID":"ai22jp35aj","properties":{"formattedCitation":"\\uldash{(Clarke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325822">
        <w:rPr>
          <w:rFonts w:eastAsiaTheme="minorEastAsia" w:cstheme="minorHAnsi"/>
          <w:lang w:val="en-US"/>
        </w:rPr>
        <w:fldChar w:fldCharType="separate"/>
      </w:r>
      <w:r w:rsidR="00325822" w:rsidRPr="00325822">
        <w:rPr>
          <w:rFonts w:ascii="Times New Roman" w:cs="Times New Roman"/>
          <w:u w:val="dash"/>
          <w:lang w:val="en-GB"/>
        </w:rPr>
        <w:t xml:space="preserve">(Clarke &amp; Johnston 1999; </w:t>
      </w:r>
      <w:proofErr w:type="spellStart"/>
      <w:r w:rsidR="00325822" w:rsidRPr="00325822">
        <w:rPr>
          <w:rFonts w:ascii="Times New Roman" w:cs="Times New Roman"/>
          <w:u w:val="dash"/>
          <w:lang w:val="en-GB"/>
        </w:rPr>
        <w:t>Jerde</w:t>
      </w:r>
      <w:proofErr w:type="spellEnd"/>
      <w:r w:rsidR="00325822" w:rsidRPr="00325822">
        <w:rPr>
          <w:rFonts w:ascii="Times New Roman" w:cs="Times New Roman"/>
          <w:u w:val="dash"/>
          <w:lang w:val="en-GB"/>
        </w:rPr>
        <w:t xml:space="preserve"> </w:t>
      </w:r>
      <w:r w:rsidR="00325822" w:rsidRPr="00325822">
        <w:rPr>
          <w:rFonts w:ascii="Times New Roman" w:cs="Times New Roman"/>
          <w:i/>
          <w:iCs/>
          <w:u w:val="dash"/>
          <w:lang w:val="en-GB"/>
        </w:rPr>
        <w:t>et al.</w:t>
      </w:r>
      <w:r w:rsidR="00325822" w:rsidRPr="00325822">
        <w:rPr>
          <w:rFonts w:ascii="Times New Roman" w:cs="Times New Roman"/>
          <w:u w:val="dash"/>
          <w:lang w:val="en-GB"/>
        </w:rPr>
        <w:t xml:space="preserve"> 2019)</w:t>
      </w:r>
      <w:r w:rsidR="00325822">
        <w:rPr>
          <w:rFonts w:eastAsiaTheme="minorEastAsia" w:cstheme="minorHAnsi"/>
          <w:lang w:val="en-US"/>
        </w:rPr>
        <w:fldChar w:fldCharType="end"/>
      </w:r>
      <w:r w:rsidR="00341FCC">
        <w:rPr>
          <w:rFonts w:eastAsiaTheme="minorEastAsia" w:cstheme="minorHAnsi"/>
          <w:lang w:val="en-US"/>
        </w:rPr>
        <w:t xml:space="preserve">. </w:t>
      </w:r>
      <w:r w:rsidR="00341FCC" w:rsidRPr="00341FCC">
        <w:rPr>
          <w:rFonts w:eastAsiaTheme="minorEastAsia" w:cstheme="minorHAnsi"/>
          <w:lang w:val="en-US"/>
        </w:rPr>
        <w:t xml:space="preserve">By contrast, the </w:t>
      </w:r>
      <w:r w:rsidR="00341FCC">
        <w:rPr>
          <w:rFonts w:eastAsiaTheme="minorEastAsia" w:cstheme="minorHAnsi"/>
          <w:lang w:val="en-US"/>
        </w:rPr>
        <w:t xml:space="preserve">mass-exponent </w:t>
      </w:r>
      <w:r w:rsidR="00B24FEE" w:rsidRPr="00510DC8">
        <w:rPr>
          <w:rFonts w:eastAsiaTheme="minorEastAsia" w:cstheme="minorHAnsi"/>
          <w:lang w:val="en-US"/>
        </w:rPr>
        <w:t>of maximum</w:t>
      </w:r>
      <w:r w:rsidR="00716958">
        <w:rPr>
          <w:rFonts w:eastAsiaTheme="minorEastAsia" w:cstheme="minorHAnsi"/>
        </w:rPr>
        <w:t xml:space="preserve"> </w:t>
      </w:r>
      <w:r w:rsidR="008216C5">
        <w:rPr>
          <w:rFonts w:eastAsiaTheme="minorEastAsia" w:cstheme="minorHAnsi"/>
        </w:rPr>
        <w:t>consumption</w:t>
      </w:r>
      <w:r w:rsidR="00F70CF2">
        <w:rPr>
          <w:rFonts w:eastAsiaTheme="minorEastAsia" w:cstheme="minorHAnsi"/>
        </w:rPr>
        <w:t xml:space="preserve"> </w:t>
      </w:r>
      <w:r w:rsidR="00692ADD">
        <w:rPr>
          <w:rFonts w:eastAsiaTheme="minorEastAsia" w:cstheme="minorHAnsi"/>
        </w:rPr>
        <w:t xml:space="preserve">is </w:t>
      </w:r>
      <w:r w:rsidR="00716958">
        <w:rPr>
          <w:rFonts w:eastAsiaTheme="minorEastAsia" w:cstheme="minorHAnsi"/>
        </w:rPr>
        <w:t>smaller than predicted</w:t>
      </w:r>
      <w:r w:rsidR="00791AB2" w:rsidRPr="00791AB2">
        <w:rPr>
          <w:rFonts w:eastAsiaTheme="minorEastAsia" w:cstheme="minorHAnsi"/>
          <w:lang w:val="en-US"/>
        </w:rPr>
        <w:t xml:space="preserve"> by the MTE</w:t>
      </w:r>
      <w:r w:rsidR="00160666">
        <w:rPr>
          <w:rFonts w:eastAsiaTheme="minorEastAsia" w:cstheme="minorHAnsi"/>
        </w:rPr>
        <w:t>.</w:t>
      </w:r>
      <w:commentRangeEnd w:id="71"/>
      <w:r w:rsidR="00915D28">
        <w:rPr>
          <w:rStyle w:val="CommentReference"/>
        </w:rPr>
        <w:commentReference w:id="71"/>
      </w:r>
      <w:r w:rsidR="00160666">
        <w:rPr>
          <w:rFonts w:eastAsiaTheme="minorEastAsia" w:cstheme="minorHAnsi"/>
        </w:rPr>
        <w:t xml:space="preserve"> This </w:t>
      </w:r>
      <w:r w:rsidR="00D86A6D">
        <w:rPr>
          <w:rFonts w:eastAsiaTheme="minorEastAsia" w:cstheme="minorHAnsi"/>
        </w:rPr>
        <w:t xml:space="preserve">has implications </w:t>
      </w:r>
      <w:r w:rsidR="00C87F3C">
        <w:rPr>
          <w:rFonts w:eastAsiaTheme="minorEastAsia" w:cstheme="minorHAnsi"/>
        </w:rPr>
        <w:t>f</w:t>
      </w:r>
      <w:r w:rsidR="00F02C10">
        <w:rPr>
          <w:rFonts w:eastAsiaTheme="minorEastAsia" w:cstheme="minorHAnsi"/>
        </w:rPr>
        <w:t xml:space="preserve">or </w:t>
      </w:r>
      <w:r w:rsidR="007A0F1E">
        <w:rPr>
          <w:rFonts w:eastAsiaTheme="minorEastAsia" w:cstheme="minorHAnsi"/>
        </w:rPr>
        <w:t xml:space="preserve">mechanistic </w:t>
      </w:r>
      <w:r w:rsidR="008418F5">
        <w:rPr>
          <w:rFonts w:eastAsiaTheme="minorEastAsia" w:cstheme="minorHAnsi"/>
        </w:rPr>
        <w:t xml:space="preserve">models of </w:t>
      </w:r>
      <w:r w:rsidR="00526926">
        <w:rPr>
          <w:rFonts w:eastAsiaTheme="minorEastAsia" w:cstheme="minorHAnsi"/>
        </w:rPr>
        <w:t xml:space="preserve">individual </w:t>
      </w:r>
      <w:r w:rsidR="008418F5">
        <w:rPr>
          <w:rFonts w:eastAsiaTheme="minorEastAsia" w:cstheme="minorHAnsi"/>
        </w:rPr>
        <w:t>growth</w:t>
      </w:r>
      <w:r w:rsidR="00B243F6">
        <w:rPr>
          <w:rFonts w:eastAsiaTheme="minorEastAsia" w:cstheme="minorHAnsi"/>
        </w:rPr>
        <w:t>,</w:t>
      </w:r>
      <w:r w:rsidR="008418F5">
        <w:rPr>
          <w:rFonts w:eastAsiaTheme="minorEastAsia" w:cstheme="minorHAnsi"/>
        </w:rPr>
        <w:t xml:space="preserve"> </w:t>
      </w:r>
      <w:r w:rsidR="00526926">
        <w:rPr>
          <w:rFonts w:eastAsiaTheme="minorEastAsia" w:cstheme="minorHAnsi"/>
        </w:rPr>
        <w:t xml:space="preserve">as well as </w:t>
      </w:r>
      <w:r w:rsidR="008418F5">
        <w:rPr>
          <w:rFonts w:eastAsiaTheme="minorEastAsia" w:cstheme="minorHAnsi"/>
        </w:rPr>
        <w:t>po</w:t>
      </w:r>
      <w:r w:rsidR="008418F5" w:rsidRPr="00BD7C54">
        <w:rPr>
          <w:rFonts w:eastAsiaTheme="minorEastAsia" w:cstheme="minorHAnsi"/>
        </w:rPr>
        <w:t>pulation and food web dynamics.</w:t>
      </w:r>
    </w:p>
    <w:p w14:paraId="7CD0A19A" w14:textId="77777777" w:rsidR="002C540D" w:rsidRDefault="005B553F" w:rsidP="00B503F2">
      <w:pPr>
        <w:spacing w:line="480" w:lineRule="auto"/>
        <w:ind w:firstLine="284"/>
        <w:contextualSpacing/>
        <w:jc w:val="both"/>
        <w:rPr>
          <w:rFonts w:eastAsiaTheme="minorEastAsia" w:cstheme="minorHAnsi"/>
          <w:lang w:val="en-US"/>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lang w:val="en-US"/>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w:t>
      </w:r>
      <w:proofErr w:type="spellStart"/>
      <w:r w:rsidR="00D45FB7" w:rsidRPr="00D45FB7">
        <w:rPr>
          <w:lang w:val="en-GB"/>
        </w:rPr>
        <w:t>Panov</w:t>
      </w:r>
      <w:proofErr w:type="spellEnd"/>
      <w:r w:rsidR="00D45FB7" w:rsidRPr="00D45FB7">
        <w:rPr>
          <w:lang w:val="en-GB"/>
        </w:rPr>
        <w:t xml:space="preserve"> &amp; McQueen 1998; </w:t>
      </w:r>
      <w:proofErr w:type="spellStart"/>
      <w:r w:rsidR="00D45FB7" w:rsidRPr="00D45FB7">
        <w:rPr>
          <w:lang w:val="en-GB"/>
        </w:rPr>
        <w:t>Steinarsson</w:t>
      </w:r>
      <w:proofErr w:type="spellEnd"/>
      <w:r w:rsidR="00D45FB7" w:rsidRPr="00D45FB7">
        <w:rPr>
          <w:lang w:val="en-GB"/>
        </w:rPr>
        <w:t xml:space="preserve"> &amp; </w:t>
      </w:r>
      <w:proofErr w:type="spellStart"/>
      <w:r w:rsidR="00D45FB7" w:rsidRPr="00D45FB7">
        <w:rPr>
          <w:lang w:val="en-GB"/>
        </w:rPr>
        <w:t>Imsland</w:t>
      </w:r>
      <w:proofErr w:type="spellEnd"/>
      <w:r w:rsidR="00D45FB7" w:rsidRPr="00D45FB7">
        <w:rPr>
          <w:lang w:val="en-GB"/>
        </w:rPr>
        <w:t xml:space="preserve"> 2003; </w:t>
      </w:r>
      <w:proofErr w:type="spellStart"/>
      <w:r w:rsidR="00D45FB7" w:rsidRPr="00D45FB7">
        <w:rPr>
          <w:lang w:val="en-GB"/>
        </w:rPr>
        <w:t>Björnsson</w:t>
      </w:r>
      <w:proofErr w:type="spellEnd"/>
      <w:r w:rsidR="00D45FB7" w:rsidRPr="00D45FB7">
        <w:rPr>
          <w:lang w:val="en-GB"/>
        </w:rPr>
        <w:t xml:space="preserve">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lang w:val="en-US"/>
        </w:rPr>
        <w:t xml:space="preserve"> </w:t>
      </w:r>
      <w:r w:rsidR="00B30878">
        <w:rPr>
          <w:rFonts w:eastAsiaTheme="minorEastAsia" w:cstheme="minorHAnsi"/>
          <w:lang w:val="en-US"/>
        </w:rPr>
        <w:t xml:space="preserve">the </w:t>
      </w:r>
      <w:r w:rsidR="005C210B">
        <w:rPr>
          <w:rFonts w:eastAsiaTheme="minorEastAsia" w:cstheme="minorHAnsi"/>
        </w:rPr>
        <w:t>optimum growth temperature</w:t>
      </w:r>
      <w:r w:rsidR="00B30878" w:rsidRPr="00B30878">
        <w:rPr>
          <w:rFonts w:eastAsiaTheme="minorEastAsia" w:cstheme="minorHAnsi"/>
          <w:lang w:val="en-US"/>
        </w:rPr>
        <w:t xml:space="preserve"> for an average fish </w:t>
      </w:r>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lang w:val="en-US"/>
        </w:rPr>
        <w:t xml:space="preserve">they in </w:t>
      </w:r>
      <w:r w:rsidR="00346AC4">
        <w:rPr>
          <w:rFonts w:eastAsiaTheme="minorEastAsia" w:cstheme="minorHAnsi"/>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 xml:space="preserve">effect size also </w:t>
      </w:r>
      <w:r w:rsidR="00A33896">
        <w:rPr>
          <w:rFonts w:eastAsiaTheme="minorEastAsia" w:cstheme="minorHAnsi"/>
        </w:rPr>
        <w:lastRenderedPageBreak/>
        <w:t xml:space="preserve">appears relatively large considering the small range </w:t>
      </w:r>
      <w:r w:rsidR="00346AC4">
        <w:rPr>
          <w:rFonts w:eastAsiaTheme="minorEastAsia" w:cstheme="minorHAnsi"/>
        </w:rPr>
        <w:t xml:space="preserve">of body sizes </w:t>
      </w:r>
      <w:r w:rsidR="00A33896">
        <w:rPr>
          <w:rFonts w:eastAsiaTheme="minorEastAsia" w:cstheme="minorHAnsi"/>
        </w:rPr>
        <w:t xml:space="preserve">used in the experiments </w:t>
      </w:r>
      <w:r w:rsidR="00360E80" w:rsidRPr="0043264E">
        <w:rPr>
          <w:rFonts w:eastAsiaTheme="minorEastAsia" w:cstheme="minorHAnsi"/>
        </w:rPr>
        <w:t>(</w:t>
      </w:r>
      <w:r w:rsidR="0043264E" w:rsidRPr="0043264E">
        <w:rPr>
          <w:rFonts w:eastAsiaTheme="minorEastAsia" w:cstheme="minorHAnsi"/>
        </w:rPr>
        <w:t xml:space="preserve">a decline 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43264E" w:rsidRPr="0043264E">
        <w:rPr>
          <w:rFonts w:eastAsiaTheme="minorEastAsia" w:cstheme="minorHAnsi"/>
        </w:rPr>
        <w:t xml:space="preserve"> by 0.3</w:t>
      </w:r>
      <m:oMath>
        <m:r>
          <w:rPr>
            <w:rFonts w:ascii="Cambria Math" w:eastAsiaTheme="minorEastAsia" w:hAnsi="Cambria Math" w:cstheme="minorHAnsi"/>
          </w:rPr>
          <m:t>℃</m:t>
        </m:r>
      </m:oMath>
      <w:r w:rsidR="0043264E" w:rsidRPr="0043264E">
        <w:rPr>
          <w:rFonts w:eastAsiaTheme="minorEastAsia" w:cstheme="minorHAnsi"/>
        </w:rPr>
        <w:t xml:space="preserve"> per unit </w:t>
      </w:r>
      <w:r w:rsidR="00AF0246" w:rsidRPr="0043264E">
        <w:rPr>
          <w:rFonts w:eastAsiaTheme="minorEastAsia" w:cstheme="minorHAnsi"/>
        </w:rPr>
        <w:t>increase</w:t>
      </w:r>
      <w:r w:rsidR="0043264E" w:rsidRPr="0043264E">
        <w:rPr>
          <w:rFonts w:eastAsiaTheme="minorEastAsia" w:cstheme="minorHAnsi"/>
        </w:rPr>
        <w:t xml:space="preserve"> in</w:t>
      </w:r>
      <w:r w:rsidR="008701DE" w:rsidRPr="008701DE">
        <w:rPr>
          <w:rFonts w:eastAsiaTheme="minorEastAsia" w:cstheme="minorHAnsi"/>
          <w:lang w:val="en-US"/>
        </w:rPr>
        <w:t xml:space="preserve"> </w:t>
      </w:r>
      <w:commentRangeStart w:id="72"/>
      <w:r w:rsidR="008701DE" w:rsidRPr="008701DE">
        <w:rPr>
          <w:rFonts w:eastAsiaTheme="minorEastAsia" w:cstheme="minorHAnsi"/>
          <w:lang w:val="en-US"/>
        </w:rPr>
        <w:t xml:space="preserve">mass/maximum mass </w:t>
      </w:r>
      <w:commentRangeEnd w:id="72"/>
      <w:r w:rsidR="008701DE">
        <w:rPr>
          <w:rStyle w:val="CommentReference"/>
        </w:rPr>
        <w:commentReference w:id="72"/>
      </w:r>
      <w:r w:rsidR="008701DE" w:rsidRPr="008701DE">
        <w:rPr>
          <w:rFonts w:eastAsiaTheme="minorEastAsia" w:cstheme="minorHAnsi"/>
          <w:lang w:val="en-US"/>
        </w:rPr>
        <w:t>on natural log scale</w:t>
      </w:r>
      <w:r w:rsidR="00360E80">
        <w:rPr>
          <w:rFonts w:eastAsiaTheme="minorEastAsia" w:cstheme="minorHAnsi"/>
        </w:rPr>
        <w:t>)</w:t>
      </w:r>
      <w:r w:rsidR="00B87E9C">
        <w:rPr>
          <w:rFonts w:eastAsiaTheme="minorEastAsia" w:cstheme="minorHAnsi"/>
        </w:rPr>
        <w:t xml:space="preserve">. </w:t>
      </w:r>
      <w:r w:rsidR="00DF5416">
        <w:rPr>
          <w:rFonts w:eastAsiaTheme="minorEastAsia" w:cstheme="minorHAnsi"/>
        </w:rPr>
        <w:t xml:space="preserve">Because </w:t>
      </w:r>
      <w:r w:rsidR="00E87D06">
        <w:rPr>
          <w:rFonts w:eastAsiaTheme="minorEastAsia" w:cstheme="minorHAnsi"/>
        </w:rPr>
        <w:t>73</w:t>
      </w:r>
      <w:r w:rsidR="00734665">
        <w:rPr>
          <w:rFonts w:eastAsiaTheme="minorEastAsia" w:cstheme="minorHAnsi"/>
        </w:rPr>
        <w:t xml:space="preserve">% of </w:t>
      </w:r>
      <w:r w:rsidR="00890C79">
        <w:rPr>
          <w:rFonts w:eastAsiaTheme="minorEastAsia" w:cstheme="minorHAnsi"/>
        </w:rPr>
        <w:t>individuals</w:t>
      </w:r>
      <w:r w:rsidR="00734665">
        <w:rPr>
          <w:rFonts w:eastAsiaTheme="minorEastAsia" w:cstheme="minorHAnsi"/>
        </w:rPr>
        <w:t xml:space="preserve"> </w:t>
      </w:r>
      <w:commentRangeStart w:id="73"/>
      <w:r w:rsidR="00346AC4">
        <w:rPr>
          <w:rFonts w:eastAsiaTheme="minorEastAsia" w:cstheme="minorHAnsi"/>
        </w:rPr>
        <w:t xml:space="preserve">in the experiments assembled for this study </w:t>
      </w:r>
      <w:commentRangeEnd w:id="73"/>
      <w:r w:rsidR="00346AC4">
        <w:rPr>
          <w:rStyle w:val="CommentReference"/>
        </w:rPr>
        <w:commentReference w:id="73"/>
      </w:r>
      <w:r w:rsidR="00734665">
        <w:rPr>
          <w:rFonts w:eastAsiaTheme="minorEastAsia" w:cstheme="minorHAnsi"/>
        </w:rPr>
        <w:t xml:space="preserve">are </w:t>
      </w:r>
      <w:r w:rsidR="00346AC4">
        <w:rPr>
          <w:rFonts w:eastAsiaTheme="minorEastAsia" w:cstheme="minorHAnsi"/>
        </w:rPr>
        <w:t xml:space="preserve">&lt; </w:t>
      </w:r>
      <w:r w:rsidR="004D3717">
        <w:rPr>
          <w:rFonts w:eastAsiaTheme="minorEastAsia" w:cstheme="minorHAnsi"/>
        </w:rPr>
        <w:t>1</w:t>
      </w:r>
      <w:r w:rsidR="00734665">
        <w:rPr>
          <w:rFonts w:eastAsiaTheme="minorEastAsia" w:cstheme="minorHAnsi"/>
        </w:rPr>
        <w:t xml:space="preserve">% of their </w:t>
      </w:r>
      <w:r w:rsidR="008701DE" w:rsidRPr="008701DE">
        <w:rPr>
          <w:rFonts w:eastAsiaTheme="minorEastAsia" w:cstheme="minorHAnsi"/>
          <w:lang w:val="en-US"/>
        </w:rPr>
        <w:t>maximum,</w:t>
      </w:r>
      <w:r w:rsidR="002367AD">
        <w:rPr>
          <w:rFonts w:eastAsiaTheme="minorEastAsia" w:cstheme="minorHAnsi"/>
        </w:rPr>
        <w:t xml:space="preserve"> 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r w:rsidR="00346AC4">
        <w:rPr>
          <w:rFonts w:eastAsiaTheme="minorEastAsia" w:cstheme="minorHAnsi"/>
        </w:rPr>
        <w:t>s</w:t>
      </w:r>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Pr>
          <w:rFonts w:eastAsiaTheme="minorEastAsia" w:cstheme="minorHAnsi"/>
        </w:rPr>
        <w:t>maturation</w:t>
      </w:r>
      <w:r w:rsidR="002C540D" w:rsidRPr="002C540D">
        <w:rPr>
          <w:rFonts w:eastAsiaTheme="minorEastAsia" w:cstheme="minorHAnsi"/>
          <w:lang w:val="en-US"/>
        </w:rPr>
        <w:t>.</w:t>
      </w:r>
    </w:p>
    <w:p w14:paraId="2BDB8268" w14:textId="7F18FDE1" w:rsidR="00DD56B6" w:rsidRDefault="0017427D" w:rsidP="00B503F2">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lang w:val="en-US"/>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 yet these variable </w:t>
      </w:r>
      <w:r w:rsidR="00CB080B">
        <w:rPr>
          <w:rFonts w:eastAsiaTheme="minorEastAsia" w:cstheme="minorHAnsi"/>
        </w:rPr>
        <w:t>affect growth rates and optimum temperatures for growth</w:t>
      </w:r>
      <w:r w:rsidR="008926E3">
        <w:rPr>
          <w:rFonts w:eastAsiaTheme="minorEastAsia" w:cstheme="minorHAnsi"/>
        </w:rPr>
        <w:t xml:space="preserve"> </w:t>
      </w:r>
      <w:r w:rsidR="00D93C21">
        <w:rPr>
          <w:rFonts w:eastAsiaTheme="minorEastAsia" w:cstheme="minorHAnsi"/>
        </w:rPr>
        <w:fldChar w:fldCharType="begin"/>
      </w:r>
      <w:r w:rsidR="00E169B4">
        <w:rPr>
          <w:rFonts w:eastAsiaTheme="minorEastAsia" w:cstheme="minorHAnsi"/>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rPr>
        <w:fldChar w:fldCharType="separate"/>
      </w:r>
      <w:r w:rsidR="00E169B4" w:rsidRPr="00E169B4">
        <w:rPr>
          <w:lang w:val="en-GB"/>
        </w:rPr>
        <w:t xml:space="preserve">(Brett </w:t>
      </w:r>
      <w:r w:rsidR="00E169B4" w:rsidRPr="00E169B4">
        <w:rPr>
          <w:i/>
          <w:iCs/>
          <w:lang w:val="en-GB"/>
        </w:rPr>
        <w:t>et al.</w:t>
      </w:r>
      <w:r w:rsidR="00E169B4" w:rsidRPr="00E169B4">
        <w:rPr>
          <w:lang w:val="en-GB"/>
        </w:rPr>
        <w:t xml:space="preserve"> 1969)</w:t>
      </w:r>
      <w:r w:rsidR="00D93C21">
        <w:rPr>
          <w:rFonts w:eastAsiaTheme="minorEastAsia" w:cstheme="minorHAnsi"/>
        </w:rPr>
        <w:fldChar w:fldCharType="end"/>
      </w:r>
      <w:r w:rsidR="00D04558">
        <w:rPr>
          <w:rFonts w:eastAsiaTheme="minorEastAsia" w:cstheme="minorHAnsi"/>
        </w:rPr>
        <w:t xml:space="preserve">. </w:t>
      </w:r>
      <w:r w:rsidR="00297D1F">
        <w:rPr>
          <w:rFonts w:eastAsiaTheme="minorEastAsia" w:cstheme="minorHAnsi"/>
        </w:rPr>
        <w:t>Nevertheless</w:t>
      </w:r>
      <w:r w:rsidR="00AB3937">
        <w:rPr>
          <w:rFonts w:eastAsiaTheme="minorEastAsia" w:cstheme="minorHAnsi"/>
        </w:rPr>
        <w:t>,</w:t>
      </w:r>
      <w:r w:rsidR="00A714F4">
        <w:rPr>
          <w:rFonts w:eastAsiaTheme="minorEastAsia" w:cstheme="minorHAnsi"/>
        </w:rPr>
        <w:t xml:space="preserve"> the finding </w:t>
      </w:r>
      <w:r w:rsidR="001120B2">
        <w:rPr>
          <w:rFonts w:eastAsiaTheme="minorEastAsia" w:cstheme="minorHAnsi"/>
        </w:rPr>
        <w:t>that large fish</w:t>
      </w:r>
      <w:r w:rsidR="00346AC4">
        <w:rPr>
          <w:rFonts w:eastAsiaTheme="minorEastAsia" w:cstheme="minorHAnsi"/>
        </w:rPr>
        <w:t xml:space="preserve"> would be the first in a population to</w:t>
      </w:r>
      <w:r w:rsidR="001120B2">
        <w:rPr>
          <w:rFonts w:eastAsiaTheme="minorEastAsia" w:cstheme="minorHAnsi"/>
        </w:rPr>
        <w:t xml:space="preserve"> </w:t>
      </w:r>
      <w:r w:rsidR="0024634B">
        <w:rPr>
          <w:rFonts w:eastAsiaTheme="minorEastAsia" w:cstheme="minorHAnsi"/>
        </w:rPr>
        <w:t xml:space="preserve">experience </w:t>
      </w:r>
      <w:r w:rsidR="00297D1F">
        <w:rPr>
          <w:rFonts w:eastAsiaTheme="minorEastAsia" w:cstheme="minorHAnsi"/>
        </w:rPr>
        <w:t xml:space="preserve">negative </w:t>
      </w:r>
      <w:r w:rsidR="0024634B">
        <w:rPr>
          <w:rFonts w:eastAsiaTheme="minorEastAsia" w:cstheme="minorHAnsi"/>
        </w:rPr>
        <w:t xml:space="preserve">effects of warming </w:t>
      </w:r>
      <w:r w:rsidR="00F06A4D">
        <w:rPr>
          <w:rFonts w:eastAsiaTheme="minorEastAsia" w:cstheme="minorHAnsi"/>
        </w:rPr>
        <w:t>suggest</w:t>
      </w:r>
      <w:r w:rsidR="00346AC4">
        <w:rPr>
          <w:rFonts w:eastAsiaTheme="minorEastAsia" w:cstheme="minorHAnsi"/>
        </w:rPr>
        <w:t>s</w:t>
      </w:r>
      <w:r w:rsidR="00F06A4D">
        <w:rPr>
          <w:rFonts w:eastAsiaTheme="minorEastAsia" w:cstheme="minorHAnsi"/>
        </w:rPr>
        <w:t xml:space="preserve"> there might be purely physiological constraints to </w:t>
      </w:r>
      <w:r w:rsidR="004F5574">
        <w:rPr>
          <w:rFonts w:eastAsiaTheme="minorEastAsia" w:cstheme="minorHAnsi"/>
        </w:rPr>
        <w:t xml:space="preserve">body </w:t>
      </w:r>
      <w:r w:rsidR="00F06A4D">
        <w:rPr>
          <w:rFonts w:eastAsiaTheme="minorEastAsia" w:cstheme="minorHAnsi"/>
        </w:rPr>
        <w:t>growth of large fish</w:t>
      </w:r>
      <w:r w:rsidR="007C5409">
        <w:rPr>
          <w:rFonts w:eastAsiaTheme="minorEastAsia" w:cstheme="minorHAnsi"/>
        </w:rPr>
        <w:t>.</w:t>
      </w:r>
      <w:r w:rsidR="005E3DF3" w:rsidRPr="005E3DF3">
        <w:rPr>
          <w:rFonts w:eastAsiaTheme="minorEastAsia" w:cstheme="minorHAnsi"/>
          <w:lang w:val="en-US"/>
        </w:rPr>
        <w:t xml:space="preserve"> </w:t>
      </w:r>
      <w:r w:rsidR="005E3DF3">
        <w:t>However,</w:t>
      </w:r>
      <w:r w:rsidR="005E3DF3" w:rsidRPr="005E3DF3">
        <w:rPr>
          <w:lang w:val="en-US"/>
        </w:rPr>
        <w:t xml:space="preserve"> this also</w:t>
      </w:r>
      <w:r w:rsidR="005E3DF3">
        <w:rPr>
          <w:lang w:val="en-US"/>
        </w:rPr>
        <w:t xml:space="preserve"> depends on if larger individuals within a species live closer to their thermal optimum for growth, which they may not do given that </w:t>
      </w:r>
      <w:r w:rsidR="005E3DF3">
        <w:t xml:space="preserve">ontogenetic habitat shifts </w:t>
      </w:r>
      <w:r w:rsidR="00B503F2" w:rsidRPr="00B503F2">
        <w:rPr>
          <w:lang w:val="en-US"/>
        </w:rPr>
        <w:t xml:space="preserve">are common and </w:t>
      </w:r>
      <w:r w:rsidR="005E3DF3">
        <w:t>could (partly) compensate for such negative effects of warming</w:t>
      </w:r>
      <w:r w:rsidR="00B503F2" w:rsidRPr="00B503F2">
        <w:rPr>
          <w:lang w:val="en-US"/>
        </w:rPr>
        <w:t>ss</w:t>
      </w:r>
      <w:r w:rsidR="00B503F2">
        <w:rPr>
          <w:lang w:val="en-US"/>
        </w:rPr>
        <w:t xml:space="preserve"> (see e.g. </w:t>
      </w:r>
      <w:proofErr w:type="spellStart"/>
      <w:r w:rsidR="00B503F2">
        <w:rPr>
          <w:lang w:val="en-US"/>
        </w:rPr>
        <w:t>Heincke’s</w:t>
      </w:r>
      <w:proofErr w:type="spellEnd"/>
      <w:r w:rsidR="00B503F2">
        <w:rPr>
          <w:lang w:val="en-US"/>
        </w:rPr>
        <w:t xml:space="preserve"> law</w:t>
      </w:r>
      <w:r w:rsidR="00B503F2" w:rsidRPr="00B503F2">
        <w:rPr>
          <w:lang w:val="en-US"/>
        </w:rPr>
        <w:t xml:space="preserve"> </w:t>
      </w:r>
      <w:r w:rsidR="00B503F2">
        <w:rPr>
          <w:lang w:val="sv-SE"/>
        </w:rPr>
        <w:fldChar w:fldCharType="begin"/>
      </w:r>
      <w:r w:rsidR="00B503F2">
        <w:rPr>
          <w:lang w:val="en-US"/>
        </w:rPr>
        <w:instrText xml:space="preserve"> ADDIN ZOTERO_ITEM CSL_CITATION {"citationID":"a190rtr4bij","properties":{"formattedCitation":"\\uldash{(Heincke 1913; Werner &amp; Hall 1988; Audzijonyte &amp; Pecl 2018)}","plainCitation":"(Heincke 1913; Werner &amp; Hall 1988; Audzijonyte &amp; Pecl 2018)","noteIndex":0},"citationItems":[{"id":550,"uris":["http://zotero.org/users/6116610/items/R4H8NZVA"],"uri":["http://zotero.org/users/6116610/items/R4H8NZVA"],"itemData":{"id":550,"type":"article-journal","title":"Rapp. Proc. Verb. Réun. ICES 16, 1–70.","author":[{"family":"Heincke","given":"","suffix":"F"}],"issued":{"date-parts":[["1913"]]}}},{"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B503F2">
        <w:rPr>
          <w:lang w:val="sv-SE"/>
        </w:rPr>
        <w:fldChar w:fldCharType="separate"/>
      </w:r>
      <w:r w:rsidR="00B503F2" w:rsidRPr="00B503F2">
        <w:rPr>
          <w:rFonts w:ascii="Times New Roman" w:cs="Times New Roman"/>
          <w:u w:val="dash"/>
          <w:lang w:val="en-GB"/>
        </w:rPr>
        <w:t>(</w:t>
      </w:r>
      <w:proofErr w:type="spellStart"/>
      <w:r w:rsidR="00B503F2" w:rsidRPr="00B503F2">
        <w:rPr>
          <w:rFonts w:ascii="Times New Roman" w:cs="Times New Roman"/>
          <w:u w:val="dash"/>
          <w:lang w:val="en-GB"/>
        </w:rPr>
        <w:t>Heincke</w:t>
      </w:r>
      <w:proofErr w:type="spellEnd"/>
      <w:r w:rsidR="00B503F2" w:rsidRPr="00B503F2">
        <w:rPr>
          <w:rFonts w:ascii="Times New Roman" w:cs="Times New Roman"/>
          <w:u w:val="dash"/>
          <w:lang w:val="en-GB"/>
        </w:rPr>
        <w:t xml:space="preserve"> 1913; Werner &amp; Hall 1988; </w:t>
      </w:r>
      <w:proofErr w:type="spellStart"/>
      <w:r w:rsidR="00B503F2" w:rsidRPr="00B503F2">
        <w:rPr>
          <w:rFonts w:ascii="Times New Roman" w:cs="Times New Roman"/>
          <w:u w:val="dash"/>
          <w:lang w:val="en-GB"/>
        </w:rPr>
        <w:t>Audzijonyte</w:t>
      </w:r>
      <w:proofErr w:type="spellEnd"/>
      <w:r w:rsidR="00B503F2" w:rsidRPr="00B503F2">
        <w:rPr>
          <w:rFonts w:ascii="Times New Roman" w:cs="Times New Roman"/>
          <w:u w:val="dash"/>
          <w:lang w:val="en-GB"/>
        </w:rPr>
        <w:t xml:space="preserve"> &amp; </w:t>
      </w:r>
      <w:proofErr w:type="spellStart"/>
      <w:r w:rsidR="00B503F2" w:rsidRPr="00B503F2">
        <w:rPr>
          <w:rFonts w:ascii="Times New Roman" w:cs="Times New Roman"/>
          <w:u w:val="dash"/>
          <w:lang w:val="en-GB"/>
        </w:rPr>
        <w:t>Pecl</w:t>
      </w:r>
      <w:proofErr w:type="spellEnd"/>
      <w:r w:rsidR="00B503F2" w:rsidRPr="00B503F2">
        <w:rPr>
          <w:rFonts w:ascii="Times New Roman" w:cs="Times New Roman"/>
          <w:u w:val="dash"/>
          <w:lang w:val="en-GB"/>
        </w:rPr>
        <w:t xml:space="preserve"> 2018)</w:t>
      </w:r>
      <w:r w:rsidR="00B503F2">
        <w:rPr>
          <w:lang w:val="sv-SE"/>
        </w:rPr>
        <w:fldChar w:fldCharType="end"/>
      </w:r>
      <w:r w:rsidR="00B503F2">
        <w:t>)</w:t>
      </w:r>
      <w:r w:rsidR="00B503F2" w:rsidRPr="00B503F2">
        <w:rPr>
          <w:lang w:val="en-US"/>
        </w:rPr>
        <w:t>.</w:t>
      </w:r>
      <w:r w:rsidR="00B503F2">
        <w:rPr>
          <w:lang w:val="en-US"/>
        </w:rPr>
        <w:t xml:space="preserve"> </w:t>
      </w:r>
      <w:r w:rsidR="00B503F2" w:rsidRPr="00B503F2">
        <w:rPr>
          <w:rFonts w:eastAsiaTheme="minorEastAsia" w:cstheme="minorHAnsi"/>
          <w:lang w:val="en-US"/>
        </w:rPr>
        <w:t>T</w:t>
      </w:r>
      <w:r w:rsidR="0040573E" w:rsidRPr="000A2D24">
        <w:rPr>
          <w:rFonts w:eastAsiaTheme="minorEastAsia" w:cstheme="minorHAnsi"/>
        </w:rPr>
        <w:t xml:space="preserve">hat said, there </w:t>
      </w:r>
      <w:r w:rsidR="007A664B" w:rsidRPr="00BF0668">
        <w:rPr>
          <w:rFonts w:eastAsiaTheme="minorEastAsia" w:cstheme="minorHAnsi"/>
          <w:lang w:val="en-US"/>
        </w:rPr>
        <w:t>is</w:t>
      </w:r>
      <w:r w:rsidR="0040573E" w:rsidRPr="000A2D24">
        <w:rPr>
          <w:rFonts w:eastAsiaTheme="minorEastAsia" w:cstheme="minorHAnsi"/>
        </w:rPr>
        <w:t xml:space="preserve"> already empirical evidence of the largest individuals being the first to suffer negative impacts of warming from e.g. heatwaves </w:t>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rPr>
        <w:fldChar w:fldCharType="separate"/>
      </w:r>
      <w:r w:rsidR="0040573E" w:rsidRPr="0044238B">
        <w:rPr>
          <w:lang w:val="en-GB"/>
        </w:rPr>
        <w:t>(Pörtner &amp; Knust 2007)</w:t>
      </w:r>
      <w:r w:rsidR="0040573E" w:rsidRPr="000A2D24">
        <w:rPr>
          <w:rFonts w:eastAsiaTheme="minorEastAsia" w:cstheme="minorHAnsi"/>
        </w:rPr>
        <w:fldChar w:fldCharType="end"/>
      </w:r>
      <w:r w:rsidR="0040573E" w:rsidRPr="009E615F">
        <w:rPr>
          <w:rFonts w:eastAsiaTheme="minorEastAsia" w:cstheme="minorHAnsi"/>
        </w:rPr>
        <w:t>.</w:t>
      </w:r>
      <w:r w:rsidR="008019FC">
        <w:rPr>
          <w:rFonts w:eastAsiaTheme="minorEastAsia" w:cstheme="minorHAnsi"/>
        </w:rPr>
        <w:t xml:space="preserve"> </w:t>
      </w:r>
      <w:r w:rsidR="00671DF0">
        <w:rPr>
          <w:rFonts w:eastAsiaTheme="minorEastAsia" w:cstheme="minorHAnsi"/>
          <w:lang w:val="en-US"/>
        </w:rPr>
        <w:t xml:space="preserve">It is also commonly assumed that species occupy thermal habitats </w:t>
      </w:r>
      <w:r w:rsidR="006F2BD6" w:rsidRPr="000C18F9">
        <w:rPr>
          <w:rFonts w:eastAsiaTheme="minorEastAsia"/>
        </w:rPr>
        <w:t xml:space="preserve">below </w:t>
      </w:r>
      <w:r w:rsidR="007B7021">
        <w:rPr>
          <w:rFonts w:eastAsiaTheme="minorEastAsia"/>
        </w:rPr>
        <w:t xml:space="preserve">their </w:t>
      </w:r>
      <w:r w:rsidR="006F2BD6" w:rsidRPr="000C18F9">
        <w:rPr>
          <w:rFonts w:eastAsiaTheme="minorEastAsia"/>
        </w:rPr>
        <w:t>optimum for growth</w:t>
      </w:r>
      <w:r w:rsidR="005A24B1" w:rsidRPr="005A24B1">
        <w:rPr>
          <w:rFonts w:eastAsiaTheme="minorEastAsia"/>
          <w:lang w:val="en-US"/>
        </w:rPr>
        <w:t xml:space="preserve">, </w:t>
      </w:r>
      <w:r w:rsidR="005A24B1">
        <w:rPr>
          <w:rFonts w:eastAsiaTheme="minorEastAsia"/>
          <w:lang w:val="en-US"/>
        </w:rPr>
        <w:t>as</w:t>
      </w:r>
      <w:r w:rsidR="002618A6">
        <w:rPr>
          <w:rFonts w:eastAsiaTheme="minorEastAsia"/>
        </w:rPr>
        <w:t xml:space="preserve"> </w:t>
      </w:r>
      <w:r w:rsidR="006F2BD6" w:rsidRPr="000C18F9">
        <w:rPr>
          <w:rFonts w:cstheme="minorHAnsi"/>
        </w:rPr>
        <w:t>sub-optimum temperatures are in fact optimal in temperature</w:t>
      </w:r>
      <w:r w:rsidR="00A21E9E" w:rsidRPr="001A3132">
        <w:rPr>
          <w:rFonts w:cstheme="minorHAnsi"/>
          <w:lang w:val="en-US"/>
        </w:rPr>
        <w:t xml:space="preserve">s fluctuate </w:t>
      </w:r>
      <w:r w:rsidR="006F2BD6" w:rsidRPr="000C18F9">
        <w:rPr>
          <w:rFonts w:cstheme="minorHAnsi"/>
        </w:rPr>
        <w:t>(Bernhardt et al 2019)</w:t>
      </w:r>
      <w:r w:rsidR="006F2BD6">
        <w:rPr>
          <w:rFonts w:cstheme="minorHAnsi"/>
        </w:rPr>
        <w:t xml:space="preserve">. </w:t>
      </w:r>
      <w:r w:rsidR="00FA74D0" w:rsidRPr="00FA74D0">
        <w:rPr>
          <w:rFonts w:cstheme="minorHAnsi"/>
          <w:lang w:val="en-US"/>
        </w:rPr>
        <w:t xml:space="preserve">However, </w:t>
      </w:r>
      <w:r w:rsidR="006F2BD6">
        <w:rPr>
          <w:rFonts w:cstheme="minorHAnsi"/>
        </w:rPr>
        <w:t>warming can have negative</w:t>
      </w:r>
      <w:r w:rsidR="005D5039">
        <w:rPr>
          <w:rFonts w:cstheme="minorHAnsi"/>
        </w:rPr>
        <w:t xml:space="preserve"> (or lack of positive)</w:t>
      </w:r>
      <w:r w:rsidR="006F2BD6">
        <w:rPr>
          <w:rFonts w:cstheme="minorHAnsi"/>
        </w:rPr>
        <w:t xml:space="preserve"> effects on </w:t>
      </w:r>
      <w:r w:rsidR="00785E8E">
        <w:rPr>
          <w:rFonts w:cstheme="minorHAnsi"/>
        </w:rPr>
        <w:t xml:space="preserve">populations </w:t>
      </w:r>
      <w:r w:rsidR="006F2BD6">
        <w:rPr>
          <w:rFonts w:cstheme="minorHAnsi"/>
        </w:rPr>
        <w:t xml:space="preserve">living at the edge of their </w:t>
      </w:r>
      <w:r w:rsidR="00FE5709">
        <w:rPr>
          <w:rFonts w:cstheme="minorHAnsi"/>
        </w:rPr>
        <w:t xml:space="preserve">physiological tolerance </w:t>
      </w:r>
      <w:r w:rsidR="006F2BD6">
        <w:rPr>
          <w:rFonts w:cstheme="minorHAnsi"/>
        </w:rPr>
        <w:t xml:space="preserve">in terms of growth </w:t>
      </w:r>
      <w:r w:rsidR="00F13CC9">
        <w:rPr>
          <w:rFonts w:cstheme="minorHAnsi"/>
        </w:rPr>
        <w:fldChar w:fldCharType="begin"/>
      </w:r>
      <w:r w:rsidR="00E10450">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M."}],"issued":{"date-parts":[["2011",5]]}}},{"id":"Am0Ezlm3/XQTJDnKR","uris":["http://zotero.org/users/6116610/items/3XTZM82V"],"uri":["http://zotero.org/users/6116610/items/3XTZM82V"],"itemData":{"id":"lTBYM25w/GU44DKof","type":"article-journal","abstract":"A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rPr>
        <w:fldChar w:fldCharType="separate"/>
      </w:r>
      <w:r w:rsidR="00F13CC9" w:rsidRPr="00F13CC9">
        <w:rPr>
          <w:lang w:val="en-GB"/>
        </w:rPr>
        <w:t>(</w:t>
      </w:r>
      <w:proofErr w:type="spellStart"/>
      <w:r w:rsidR="00F13CC9" w:rsidRPr="00F13CC9">
        <w:rPr>
          <w:lang w:val="en-GB"/>
        </w:rPr>
        <w:t>Neuheimer</w:t>
      </w:r>
      <w:proofErr w:type="spellEnd"/>
      <w:r w:rsidR="00F13CC9" w:rsidRPr="00F13CC9">
        <w:rPr>
          <w:lang w:val="en-GB"/>
        </w:rPr>
        <w:t xml:space="preserve"> </w:t>
      </w:r>
      <w:r w:rsidR="00F13CC9" w:rsidRPr="00F13CC9">
        <w:rPr>
          <w:i/>
          <w:iCs/>
          <w:lang w:val="en-GB"/>
        </w:rPr>
        <w:t>et al.</w:t>
      </w:r>
      <w:r w:rsidR="00F13CC9" w:rsidRPr="00F13CC9">
        <w:rPr>
          <w:lang w:val="en-GB"/>
        </w:rPr>
        <w:t xml:space="preserve"> 2011; Huss </w:t>
      </w:r>
      <w:r w:rsidR="00F13CC9" w:rsidRPr="00F13CC9">
        <w:rPr>
          <w:i/>
          <w:iCs/>
          <w:lang w:val="en-GB"/>
        </w:rPr>
        <w:t>et al.</w:t>
      </w:r>
      <w:r w:rsidR="00F13CC9" w:rsidRPr="00F13CC9">
        <w:rPr>
          <w:lang w:val="en-GB"/>
        </w:rPr>
        <w:t xml:space="preserve"> 2019)</w:t>
      </w:r>
      <w:r w:rsidR="00F13CC9">
        <w:rPr>
          <w:rFonts w:cstheme="minorHAnsi"/>
        </w:rPr>
        <w:fldChar w:fldCharType="end"/>
      </w:r>
      <w:r w:rsidR="001F3A8B">
        <w:rPr>
          <w:rFonts w:cstheme="minorHAnsi"/>
        </w:rPr>
        <w:t xml:space="preserve"> </w:t>
      </w:r>
      <w:r w:rsidR="006F2BD6">
        <w:rPr>
          <w:rFonts w:cstheme="minorHAnsi"/>
        </w:rPr>
        <w:t xml:space="preserve">or even survival </w:t>
      </w:r>
      <w:r w:rsidR="006F2BD6">
        <w:rPr>
          <w:rFonts w:cstheme="minorHAnsi"/>
        </w:rPr>
        <w:fldChar w:fldCharType="begin"/>
      </w:r>
      <w:r w:rsidR="006F2BD6">
        <w:rPr>
          <w:rFonts w:cstheme="minorHAnsi"/>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rPr>
        <w:fldChar w:fldCharType="separate"/>
      </w:r>
      <w:r w:rsidR="006F2BD6" w:rsidRPr="00AD5946">
        <w:rPr>
          <w:lang w:val="en-GB"/>
        </w:rPr>
        <w:t>(Pörtner &amp; Knust 2007)</w:t>
      </w:r>
      <w:r w:rsidR="006F2BD6">
        <w:rPr>
          <w:rFonts w:cstheme="minorHAnsi"/>
        </w:rPr>
        <w:fldChar w:fldCharType="end"/>
      </w:r>
      <w:r w:rsidR="006F2BD6">
        <w:rPr>
          <w:rFonts w:cstheme="minorHAnsi"/>
        </w:rPr>
        <w:t xml:space="preserve">. </w:t>
      </w:r>
      <w:commentRangeStart w:id="74"/>
      <w:commentRangeStart w:id="75"/>
      <w:commentRangeStart w:id="76"/>
      <w:r w:rsidR="00DD56B6">
        <w:rPr>
          <w:rFonts w:cstheme="minorHAnsi"/>
        </w:rPr>
        <w:t xml:space="preserve">This </w:t>
      </w:r>
      <w:r w:rsidR="00C854B1" w:rsidRPr="00C854B1">
        <w:rPr>
          <w:rFonts w:cstheme="minorHAnsi"/>
          <w:lang w:val="en-US"/>
        </w:rPr>
        <w:t>suggests</w:t>
      </w:r>
      <w:r w:rsidR="00DD56B6">
        <w:rPr>
          <w:rFonts w:cstheme="minorHAnsi"/>
        </w:rPr>
        <w:t xml:space="preserve"> that </w:t>
      </w:r>
      <w:r w:rsidR="00C854B1" w:rsidRPr="00C854B1">
        <w:rPr>
          <w:rFonts w:cstheme="minorHAnsi"/>
          <w:lang w:val="en-US"/>
        </w:rPr>
        <w:t>assuming t</w:t>
      </w:r>
      <w:r w:rsidR="00C854B1">
        <w:rPr>
          <w:rFonts w:cstheme="minorHAnsi"/>
          <w:lang w:val="en-US"/>
        </w:rPr>
        <w:t xml:space="preserve">hat </w:t>
      </w:r>
      <w:r w:rsidR="00DD56B6">
        <w:rPr>
          <w:rFonts w:cstheme="minorHAnsi"/>
        </w:rPr>
        <w:t xml:space="preserve">species </w:t>
      </w:r>
      <w:r w:rsidR="00C854B1" w:rsidRPr="007A565B">
        <w:rPr>
          <w:rFonts w:cstheme="minorHAnsi"/>
          <w:lang w:val="en-US"/>
        </w:rPr>
        <w:t xml:space="preserve">occupy </w:t>
      </w:r>
      <w:r w:rsidR="00DD56B6">
        <w:rPr>
          <w:rFonts w:cstheme="minorHAnsi"/>
        </w:rPr>
        <w:t xml:space="preserve">thermal habitats </w:t>
      </w:r>
      <w:r w:rsidR="007A565B" w:rsidRPr="007A565B">
        <w:rPr>
          <w:rFonts w:cstheme="minorHAnsi"/>
          <w:lang w:val="en-US"/>
        </w:rPr>
        <w:t>where war</w:t>
      </w:r>
      <w:r w:rsidR="007A565B">
        <w:rPr>
          <w:rFonts w:cstheme="minorHAnsi"/>
          <w:lang w:val="en-US"/>
        </w:rPr>
        <w:t xml:space="preserve">ming can lead to increased growth rate (i.e. the exponentially increasing part of a thermal response curves) </w:t>
      </w:r>
      <w:r w:rsidR="00DD56B6">
        <w:rPr>
          <w:rFonts w:cstheme="minorHAnsi"/>
        </w:rPr>
        <w:t>is a simplification that may not always be warranted in a climate change context.</w:t>
      </w:r>
      <w:commentRangeEnd w:id="74"/>
      <w:r w:rsidR="00F935D8">
        <w:rPr>
          <w:rStyle w:val="CommentReference"/>
        </w:rPr>
        <w:commentReference w:id="74"/>
      </w:r>
      <w:commentRangeEnd w:id="75"/>
      <w:r w:rsidR="007B7021">
        <w:rPr>
          <w:rStyle w:val="CommentReference"/>
        </w:rPr>
        <w:commentReference w:id="75"/>
      </w:r>
      <w:commentRangeEnd w:id="76"/>
      <w:r w:rsidR="00C854B1">
        <w:rPr>
          <w:rStyle w:val="CommentReference"/>
        </w:rPr>
        <w:commentReference w:id="76"/>
      </w:r>
    </w:p>
    <w:p w14:paraId="67F427F7" w14:textId="52E109E2" w:rsidR="00720141" w:rsidRDefault="00E169B4" w:rsidP="002E3379">
      <w:pPr>
        <w:spacing w:line="480" w:lineRule="auto"/>
        <w:ind w:firstLine="284"/>
        <w:contextualSpacing/>
        <w:jc w:val="both"/>
        <w:rPr>
          <w:rFonts w:eastAsiaTheme="minorEastAsia" w:cstheme="minorHAnsi"/>
        </w:rPr>
      </w:pPr>
      <w:r>
        <w:rPr>
          <w:rFonts w:eastAsiaTheme="minorEastAsia" w:cstheme="minorHAnsi"/>
        </w:rPr>
        <w:lastRenderedPageBreak/>
        <w:t xml:space="preserve">Interestingly, </w:t>
      </w:r>
      <w:r w:rsidR="008A6A63">
        <w:rPr>
          <w:rFonts w:eastAsiaTheme="minorEastAsia" w:cstheme="minorHAnsi"/>
        </w:rPr>
        <w:t xml:space="preserve">a </w:t>
      </w:r>
      <w:r>
        <w:rPr>
          <w:rFonts w:eastAsiaTheme="minorEastAsia" w:cstheme="minorHAnsi"/>
        </w:rPr>
        <w:t>d</w:t>
      </w:r>
      <w:r w:rsidR="0021662C">
        <w:rPr>
          <w:rFonts w:eastAsiaTheme="minorEastAsia" w:cstheme="minorHAnsi"/>
        </w:rPr>
        <w:t>ecline in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F935D8">
        <w:rPr>
          <w:rFonts w:eastAsiaTheme="minorEastAsia" w:cstheme="minorHAnsi"/>
        </w:rPr>
        <w:t>)</w:t>
      </w:r>
      <w:r w:rsidR="000C46F9">
        <w:rPr>
          <w:rFonts w:eastAsiaTheme="minorEastAsia" w:cstheme="minorHAnsi"/>
        </w:rPr>
        <w:t xml:space="preserv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r w:rsidR="006364F2" w:rsidRPr="006364F2">
        <w:rPr>
          <w:rFonts w:eastAsiaTheme="minorEastAsia" w:cstheme="minorHAnsi"/>
          <w:lang w:val="en-US"/>
        </w:rPr>
        <w:t>asympt</w:t>
      </w:r>
      <w:r w:rsidR="006364F2">
        <w:rPr>
          <w:rFonts w:eastAsiaTheme="minorEastAsia" w:cstheme="minorHAnsi"/>
          <w:lang w:val="en-US"/>
        </w:rPr>
        <w:t xml:space="preserve">otic </w:t>
      </w:r>
      <w:r w:rsidR="00296E85">
        <w:rPr>
          <w:rFonts w:eastAsiaTheme="minorEastAsia" w:cstheme="minorHAnsi"/>
        </w:rPr>
        <w:t xml:space="preserve">growth)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726CA2">
        <w:rPr>
          <w:rFonts w:eastAsiaTheme="minorEastAsia" w:cstheme="minorHAnsi"/>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44238B" w:rsidRPr="0044238B">
        <w:rPr>
          <w:lang w:val="en-GB"/>
        </w:rPr>
        <w:t xml:space="preserve">(Morita </w:t>
      </w:r>
      <w:r w:rsidR="0044238B" w:rsidRPr="0044238B">
        <w:rPr>
          <w:i/>
          <w:iCs/>
          <w:lang w:val="en-GB"/>
        </w:rPr>
        <w:t>et al.</w:t>
      </w:r>
      <w:r w:rsidR="0044238B" w:rsidRPr="0044238B">
        <w:rPr>
          <w:lang w:val="en-GB"/>
        </w:rPr>
        <w:t xml:space="preserve"> 2010b)</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proportional to standard metabolic rate (oxygen consumption</w:t>
      </w:r>
      <w:r w:rsidR="00F263AA">
        <w:rPr>
          <w:rFonts w:eastAsiaTheme="minorEastAsia" w:cstheme="minorHAnsi"/>
        </w:rPr>
        <w:t xml:space="preserve"> of a resting and fasting organism</w:t>
      </w:r>
      <w:r w:rsidR="005147AA">
        <w:rPr>
          <w:rFonts w:eastAsiaTheme="minorEastAsia" w:cstheme="minorHAnsi"/>
        </w:rPr>
        <w:t xml:space="preserv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growth</w:t>
      </w:r>
      <w:r w:rsidR="00092195">
        <w:rPr>
          <w:rFonts w:eastAsiaTheme="minorEastAsia" w:cstheme="minorHAnsi"/>
        </w:rPr>
        <w:t>, such as the VBGM or</w:t>
      </w:r>
      <w:r w:rsidR="006364F2" w:rsidRPr="006364F2">
        <w:rPr>
          <w:rFonts w:eastAsiaTheme="minorEastAsia" w:cstheme="minorHAnsi"/>
          <w:lang w:val="en-US"/>
        </w:rPr>
        <w:t xml:space="preserve"> the similar</w:t>
      </w:r>
      <w:r w:rsidR="00092195">
        <w:rPr>
          <w:rFonts w:eastAsiaTheme="minorEastAsia" w:cstheme="minorHAnsi"/>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6364F2">
        <w:rPr>
          <w:rFonts w:eastAsiaTheme="minorEastAsia" w:cstheme="minorHAnsi"/>
          <w:lang w:val="en-US"/>
        </w:rPr>
        <w:instrText xml:space="preserve"> ADDIN ZOTERO_ITEM CSL_CITATION {"citationID":"a2erumevfip","properties":{"formattedCitation":"\\uldash{(West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6364F2" w:rsidRPr="006364F2">
        <w:rPr>
          <w:rFonts w:ascii="Times New Roman" w:cs="Times New Roman"/>
          <w:u w:val="dash"/>
          <w:lang w:val="en-GB"/>
        </w:rPr>
        <w:t xml:space="preserve">(West </w:t>
      </w:r>
      <w:r w:rsidR="006364F2" w:rsidRPr="006364F2">
        <w:rPr>
          <w:rFonts w:ascii="Times New Roman" w:cs="Times New Roman"/>
          <w:i/>
          <w:iCs/>
          <w:u w:val="dash"/>
          <w:lang w:val="en-GB"/>
        </w:rPr>
        <w:t>et al.</w:t>
      </w:r>
      <w:r w:rsidR="006364F2" w:rsidRPr="006364F2">
        <w:rPr>
          <w:rFonts w:ascii="Times New Roman" w:cs="Times New Roman"/>
          <w:u w:val="dash"/>
          <w:lang w:val="en-GB"/>
        </w:rPr>
        <w:t xml:space="preserve"> 2001)</w:t>
      </w:r>
      <w:r w:rsidR="006364F2">
        <w:rPr>
          <w:rFonts w:eastAsiaTheme="minorEastAsia" w:cstheme="minorHAnsi"/>
          <w:lang w:val="en-US"/>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 xml:space="preserve">fail to exhibit asymptotic growth. </w:t>
      </w:r>
      <w:r w:rsidR="00CA1D73">
        <w:rPr>
          <w:rFonts w:eastAsiaTheme="minorEastAsia" w:cstheme="minorHAnsi"/>
        </w:rPr>
        <w:t xml:space="preserve">This is especially true if assuming </w:t>
      </w:r>
      <w:r w:rsidR="00F935D8">
        <w:rPr>
          <w:rFonts w:eastAsiaTheme="minorEastAsia" w:cstheme="minorHAnsi"/>
        </w:rPr>
        <w:t>a ‘</w:t>
      </w:r>
      <w:r w:rsidR="00C82093">
        <w:rPr>
          <w:rFonts w:eastAsiaTheme="minorEastAsia" w:cstheme="minorHAnsi"/>
        </w:rPr>
        <w:t>universal</w:t>
      </w:r>
      <w:r w:rsidR="00F935D8">
        <w:rPr>
          <w:rFonts w:eastAsiaTheme="minorEastAsia" w:cstheme="minorHAnsi"/>
        </w:rPr>
        <w:t>’</w:t>
      </w:r>
      <w:r w:rsidR="00C82093">
        <w:rPr>
          <w:rFonts w:eastAsiaTheme="minorEastAsia" w:cstheme="minorHAnsi"/>
        </w:rPr>
        <w:t xml:space="preserve"> mass scaling </w:t>
      </w:r>
      <w:r w:rsidR="00B76F7A">
        <w:rPr>
          <w:rFonts w:eastAsiaTheme="minorEastAsia" w:cstheme="minorHAnsi"/>
        </w:rPr>
        <w:t xml:space="preserve">exponents </w:t>
      </w:r>
      <w:r w:rsidR="00C82093">
        <w:rPr>
          <w:rFonts w:eastAsiaTheme="minorEastAsia" w:cstheme="minorHAnsi"/>
        </w:rPr>
        <w:t xml:space="preserve">of 3/4 </w:t>
      </w:r>
      <w:r w:rsidR="00200EBC">
        <w:rPr>
          <w:rFonts w:eastAsiaTheme="minorEastAsia" w:cstheme="minorHAnsi"/>
        </w:rPr>
        <w:t xml:space="preserve">for </w:t>
      </w:r>
      <w:r w:rsidR="00C121B9">
        <w:rPr>
          <w:rFonts w:eastAsiaTheme="minorEastAsia" w:cstheme="minorHAnsi"/>
        </w:rPr>
        <w:t xml:space="preserve">both </w:t>
      </w:r>
      <w:r w:rsidR="00200EBC">
        <w:rPr>
          <w:rFonts w:eastAsiaTheme="minorEastAsia" w:cstheme="minorHAnsi"/>
        </w:rPr>
        <w:t>assimilation and standard metabolic rate.</w:t>
      </w:r>
      <w:r w:rsidR="00F16F86">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This</w:t>
      </w:r>
      <w:r w:rsidR="005B316E">
        <w:rPr>
          <w:rFonts w:eastAsiaTheme="minorEastAsia" w:cstheme="minorHAnsi"/>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Pr>
          <w:rFonts w:eastAsiaTheme="minorEastAsia" w:cstheme="minorHAnsi"/>
        </w:rPr>
        <w:t xml:space="preserve"> </w:t>
      </w:r>
      <w:r w:rsidR="00AD6896">
        <w:rPr>
          <w:rFonts w:eastAsiaTheme="minorEastAsia" w:cstheme="minorHAnsi"/>
        </w:rPr>
        <w:t xml:space="preserve">call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 xml:space="preserve">than energy assimilation </w:t>
      </w:r>
      <w:r w:rsidR="00F702F8">
        <w:rPr>
          <w:rFonts w:eastAsiaTheme="minorEastAsia" w:cstheme="minorHAnsi"/>
        </w:rPr>
        <w:t>– assuming no other processes such as assimilation efficiency scale in ways to counteract this</w:t>
      </w:r>
      <w:r w:rsidR="0044169B">
        <w:rPr>
          <w:rFonts w:eastAsiaTheme="minorEastAsia" w:cstheme="minorHAnsi"/>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w:t>
      </w:r>
      <w:r w:rsidR="006A6812">
        <w:rPr>
          <w:rFonts w:eastAsiaTheme="minorEastAsia" w:cstheme="minorHAnsi"/>
        </w:rPr>
        <w:lastRenderedPageBreak/>
        <w:t xml:space="preserve">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A314D6">
        <w:rPr>
          <w:rFonts w:eastAsiaTheme="minorEastAsia" w:cstheme="minorHAnsi"/>
        </w:rPr>
        <w:t xml:space="preserve"> 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207F104E"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lang w:val="en-US"/>
        </w:rPr>
        <w:t>gain</w:t>
      </w:r>
      <w:r>
        <w:rPr>
          <w:rFonts w:eastAsiaTheme="minorEastAsia" w:cstheme="minorHAnsi"/>
        </w:rPr>
        <w:t xml:space="preserve">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44238B">
        <w:rPr>
          <w:rFonts w:eastAsiaTheme="minorEastAsia" w:cstheme="minorHAnsi"/>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44238B" w:rsidRPr="0044238B">
        <w:rPr>
          <w:lang w:val="en-GB"/>
        </w:rPr>
        <w:t xml:space="preserve">(Vasseur &amp; McCann 2005; Lemoine &amp; Burkepile 2012; Fussmann </w:t>
      </w:r>
      <w:r w:rsidR="0044238B" w:rsidRPr="0044238B">
        <w:rPr>
          <w:i/>
          <w:iCs/>
          <w:lang w:val="en-GB"/>
        </w:rPr>
        <w:t>et al.</w:t>
      </w:r>
      <w:r w:rsidR="0044238B" w:rsidRPr="0044238B">
        <w:rPr>
          <w:lang w:val="en-GB"/>
        </w:rPr>
        <w:t xml:space="preserve"> 2014; Lindmark </w:t>
      </w:r>
      <w:r w:rsidR="0044238B" w:rsidRPr="0044238B">
        <w:rPr>
          <w:i/>
          <w:iCs/>
          <w:lang w:val="en-GB"/>
        </w:rPr>
        <w:t>et al.</w:t>
      </w:r>
      <w:r w:rsidR="0044238B" w:rsidRPr="0044238B">
        <w:rPr>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commentRangeStart w:id="77"/>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commentRangeEnd w:id="77"/>
      <w:r w:rsidR="00F935D8">
        <w:rPr>
          <w:rStyle w:val="CommentReference"/>
        </w:rPr>
        <w:commentReference w:id="77"/>
      </w:r>
      <w:r w:rsidR="001562C2">
        <w:rPr>
          <w:rFonts w:eastAsiaTheme="minorEastAsia" w:cstheme="minorHAnsi"/>
        </w:rPr>
        <w:t xml:space="preserve">. </w:t>
      </w:r>
      <w:r w:rsidR="00256397">
        <w:rPr>
          <w:rFonts w:eastAsiaTheme="minorEastAsia" w:cstheme="minorHAnsi"/>
        </w:rPr>
        <w:t xml:space="preserve">This result fits well with the finding that growth 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355B5CC5" w14:textId="040A5E06" w:rsidR="00271B4D" w:rsidRPr="00BA1217" w:rsidRDefault="00CF7F64" w:rsidP="00BA1217">
      <w:pPr>
        <w:spacing w:line="480" w:lineRule="auto"/>
        <w:ind w:firstLine="284"/>
        <w:contextualSpacing/>
        <w:jc w:val="both"/>
        <w:rPr>
          <w:rFonts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78"/>
      <w:commentRangeStart w:id="79"/>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78"/>
      <w:r w:rsidR="00F935D8">
        <w:rPr>
          <w:rStyle w:val="CommentReference"/>
        </w:rPr>
        <w:commentReference w:id="78"/>
      </w:r>
      <w:commentRangeEnd w:id="79"/>
      <w:r w:rsidR="00C22343">
        <w:rPr>
          <w:rStyle w:val="CommentReference"/>
        </w:rPr>
        <w:commentReference w:id="79"/>
      </w:r>
      <w:r w:rsidR="00581069">
        <w:rPr>
          <w:rFonts w:eastAsiaTheme="minorEastAsia" w:cstheme="minorHAnsi"/>
        </w:rPr>
        <w:t xml:space="preserve"> </w:t>
      </w:r>
      <w:r w:rsidR="005042B9">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lang w:val="en-US"/>
        </w:rPr>
        <w:t xml:space="preserve">the </w:t>
      </w:r>
      <w:commentRangeStart w:id="80"/>
      <w:r w:rsidR="00BE2543" w:rsidRPr="00BE2543">
        <w:rPr>
          <w:rFonts w:eastAsiaTheme="minorEastAsia" w:cstheme="minorHAnsi"/>
          <w:lang w:val="en-US"/>
        </w:rPr>
        <w:t>MTE</w:t>
      </w:r>
      <w:commentRangeEnd w:id="80"/>
      <w:r w:rsidR="00A13063">
        <w:rPr>
          <w:rStyle w:val="CommentReference"/>
        </w:rPr>
        <w:commentReference w:id="80"/>
      </w:r>
      <w:r w:rsidR="00C963D8">
        <w:rPr>
          <w:rFonts w:eastAsiaTheme="minorEastAsia" w:cstheme="minorHAnsi"/>
        </w:rPr>
        <w:t xml:space="preserve">, </w:t>
      </w:r>
      <w:r w:rsidR="009E7694">
        <w:rPr>
          <w:rFonts w:eastAsiaTheme="minorEastAsia" w:cstheme="minorHAnsi"/>
        </w:rPr>
        <w:t xml:space="preserve">we also find </w:t>
      </w:r>
      <w:r w:rsidR="00C963D8" w:rsidRPr="0002382F">
        <w:rPr>
          <w:rFonts w:cstheme="minorHAnsi"/>
        </w:rPr>
        <w:t>that body mass can affect the temperature scaling on 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w:t>
      </w:r>
      <w:proofErr w:type="spellStart"/>
      <w:r w:rsidR="00C963D8" w:rsidRPr="0044238B">
        <w:rPr>
          <w:lang w:val="en-GB"/>
        </w:rPr>
        <w:t>Xie</w:t>
      </w:r>
      <w:proofErr w:type="spellEnd"/>
      <w:r w:rsidR="00C963D8" w:rsidRPr="0044238B">
        <w:rPr>
          <w:lang w:val="en-GB"/>
        </w:rPr>
        <w:t xml:space="preserve"> &amp; Sun 1990; </w:t>
      </w:r>
      <w:proofErr w:type="spellStart"/>
      <w:r w:rsidR="00C963D8" w:rsidRPr="0044238B">
        <w:rPr>
          <w:lang w:val="en-GB"/>
        </w:rPr>
        <w:t>Ohlberger</w:t>
      </w:r>
      <w:proofErr w:type="spellEnd"/>
      <w:r w:rsidR="00C963D8" w:rsidRPr="0044238B">
        <w:rPr>
          <w:lang w:val="en-GB"/>
        </w:rPr>
        <w:t xml:space="preserve">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lang w:val="en-US"/>
        </w:rPr>
        <w:t xml:space="preserve">on the intraspecific 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w:t>
      </w:r>
      <w:proofErr w:type="spellStart"/>
      <w:r w:rsidR="00AD5946" w:rsidRPr="00AD5946">
        <w:rPr>
          <w:lang w:val="en-GB"/>
        </w:rPr>
        <w:t>Jerde</w:t>
      </w:r>
      <w:proofErr w:type="spellEnd"/>
      <w:r w:rsidR="00AD5946" w:rsidRPr="00AD5946">
        <w:rPr>
          <w:lang w:val="en-GB"/>
        </w:rPr>
        <w:t xml:space="preserv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lang w:val="en-US"/>
        </w:rPr>
        <w:t>which could be due to</w:t>
      </w:r>
      <w:r w:rsidR="00B80D6C">
        <w:rPr>
          <w:rFonts w:cstheme="minorHAnsi"/>
          <w:lang w:val="en-US"/>
        </w:rPr>
        <w:t xml:space="preserve"> </w:t>
      </w:r>
      <w:r w:rsidR="00B80D6C">
        <w:rPr>
          <w:rFonts w:cstheme="minorHAnsi"/>
          <w:lang w:val="en-US"/>
        </w:rPr>
        <w:lastRenderedPageBreak/>
        <w:t>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specifically searched for studies with temperature replicates within species</w:t>
      </w:r>
      <w:r w:rsidR="00DC5FA0">
        <w:rPr>
          <w:rFonts w:cstheme="minorHAnsi"/>
        </w:rPr>
        <w:t xml:space="preserve">. </w:t>
      </w:r>
      <w:r w:rsidR="000A2E77">
        <w:rPr>
          <w:rFonts w:cstheme="minorHAnsi"/>
        </w:rPr>
        <w:t xml:space="preserve">The </w:t>
      </w:r>
      <w:r w:rsidR="001A1F66">
        <w:rPr>
          <w:rFonts w:cstheme="minorHAnsi"/>
        </w:rPr>
        <w:t>effect size</w:t>
      </w:r>
      <w:r w:rsidR="00CD4A95">
        <w:rPr>
          <w:rFonts w:cstheme="minorHAnsi"/>
        </w:rPr>
        <w:t xml:space="preserve"> </w:t>
      </w:r>
      <w:r w:rsidR="00797E7C">
        <w:rPr>
          <w:rFonts w:cstheme="minorHAnsi"/>
        </w:rPr>
        <w:t>of the interaction is</w:t>
      </w:r>
      <w:r w:rsidR="00086A4F">
        <w:rPr>
          <w:rFonts w:cstheme="minorHAnsi"/>
        </w:rPr>
        <w:t>, however,</w:t>
      </w:r>
      <w:r w:rsidR="00797E7C">
        <w:rPr>
          <w:rFonts w:cstheme="minorHAnsi"/>
        </w:rPr>
        <w:t xml:space="preserve"> </w:t>
      </w:r>
      <w:r w:rsidR="004B6F78">
        <w:rPr>
          <w:rFonts w:cstheme="minorHAnsi"/>
        </w:rPr>
        <w:t>relatively small</w:t>
      </w:r>
      <w:r w:rsidR="00086A4F">
        <w:rPr>
          <w:rFonts w:cstheme="minorHAnsi"/>
        </w:rPr>
        <w:t>. T</w:t>
      </w:r>
      <w:r w:rsidR="008B33B8">
        <w:rPr>
          <w:rFonts w:cstheme="minorHAnsi"/>
        </w:rPr>
        <w:t xml:space="preserve">he ecological </w:t>
      </w:r>
      <w:r w:rsidR="000034B6">
        <w:rPr>
          <w:rFonts w:cstheme="minorHAnsi"/>
        </w:rPr>
        <w:t>implications could therefore also be</w:t>
      </w:r>
      <w:r w:rsidR="00086A4F">
        <w:rPr>
          <w:rFonts w:cstheme="minorHAnsi"/>
        </w:rPr>
        <w:t xml:space="preserve"> small</w:t>
      </w:r>
      <w:r w:rsidR="001E16CD">
        <w:rPr>
          <w:rFonts w:cstheme="minorHAnsi"/>
          <w:lang w:val="en-US"/>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lang w:val="en-US"/>
        </w:rPr>
        <w:t xml:space="preserve"> </w:t>
      </w:r>
      <w:r w:rsidR="00E62591">
        <w:rPr>
          <w:rFonts w:cstheme="minorHAnsi"/>
          <w:lang w:val="en-US"/>
        </w:rPr>
        <w:fldChar w:fldCharType="begin"/>
      </w:r>
      <w:r w:rsidR="00E62591">
        <w:rPr>
          <w:rFonts w:cstheme="minorHAnsi"/>
          <w:lang w:val="en-US"/>
        </w:rPr>
        <w:instrText xml:space="preserve"> ADDIN ZOTERO_ITEM CSL_CITATION {"citationID":"arv93v73gn","properties":{"formattedCitation":"\\uldash{(Ohlberger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E62591" w:rsidRPr="00E62591">
        <w:rPr>
          <w:rFonts w:ascii="Times New Roman" w:cs="Times New Roman"/>
          <w:u w:val="dash"/>
          <w:lang w:val="en-GB"/>
        </w:rPr>
        <w:t>(</w:t>
      </w:r>
      <w:proofErr w:type="spellStart"/>
      <w:r w:rsidR="00E62591" w:rsidRPr="00E62591">
        <w:rPr>
          <w:rFonts w:ascii="Times New Roman" w:cs="Times New Roman"/>
          <w:u w:val="dash"/>
          <w:lang w:val="en-GB"/>
        </w:rPr>
        <w:t>Ohlberger</w:t>
      </w:r>
      <w:proofErr w:type="spellEnd"/>
      <w:r w:rsidR="00E62591" w:rsidRPr="00E62591">
        <w:rPr>
          <w:rFonts w:ascii="Times New Roman" w:cs="Times New Roman"/>
          <w:u w:val="dash"/>
          <w:lang w:val="en-GB"/>
        </w:rPr>
        <w:t xml:space="preserve"> </w:t>
      </w:r>
      <w:r w:rsidR="00E62591" w:rsidRPr="00E62591">
        <w:rPr>
          <w:rFonts w:ascii="Times New Roman" w:cs="Times New Roman"/>
          <w:i/>
          <w:iCs/>
          <w:u w:val="dash"/>
          <w:lang w:val="en-GB"/>
        </w:rPr>
        <w:t>et al.</w:t>
      </w:r>
      <w:r w:rsidR="00E62591" w:rsidRPr="00E62591">
        <w:rPr>
          <w:rFonts w:ascii="Times New Roman" w:cs="Times New Roman"/>
          <w:u w:val="dash"/>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terms </w:t>
      </w:r>
      <w:r w:rsidR="00074353">
        <w:rPr>
          <w:rFonts w:cstheme="minorHAnsi"/>
        </w:rPr>
        <w:fldChar w:fldCharType="begin"/>
      </w:r>
      <w:r w:rsidR="004A2454">
        <w:rPr>
          <w:rFonts w:cstheme="minorHAnsi"/>
        </w:rPr>
        <w:instrText xml:space="preserve"> ADDIN ZOTERO_ITEM CSL_CITATION {"citationID":"a1g5nfhirff","properties":{"formattedCitation":"\\uldash{(Ohlberger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4A2454" w:rsidRPr="004A2454">
        <w:rPr>
          <w:rFonts w:ascii="Times New Roman" w:cs="Times New Roman"/>
          <w:u w:val="dash"/>
          <w:lang w:val="en-GB"/>
        </w:rPr>
        <w:t>(</w:t>
      </w:r>
      <w:proofErr w:type="spellStart"/>
      <w:r w:rsidR="004A2454" w:rsidRPr="004A2454">
        <w:rPr>
          <w:rFonts w:ascii="Times New Roman" w:cs="Times New Roman"/>
          <w:u w:val="dash"/>
          <w:lang w:val="en-GB"/>
        </w:rPr>
        <w:t>Ohlberger</w:t>
      </w:r>
      <w:proofErr w:type="spellEnd"/>
      <w:r w:rsidR="004A2454" w:rsidRPr="004A2454">
        <w:rPr>
          <w:rFonts w:ascii="Times New Roman" w:cs="Times New Roman"/>
          <w:u w:val="dash"/>
          <w:lang w:val="en-GB"/>
        </w:rPr>
        <w:t xml:space="preserve"> </w:t>
      </w:r>
      <w:r w:rsidR="004A2454" w:rsidRPr="004A2454">
        <w:rPr>
          <w:rFonts w:ascii="Times New Roman" w:cs="Times New Roman"/>
          <w:i/>
          <w:iCs/>
          <w:u w:val="dash"/>
          <w:lang w:val="en-GB"/>
        </w:rPr>
        <w:t>et al.</w:t>
      </w:r>
      <w:r w:rsidR="004A2454" w:rsidRPr="004A2454">
        <w:rPr>
          <w:rFonts w:ascii="Times New Roman" w:cs="Times New Roman"/>
          <w:u w:val="dash"/>
          <w:lang w:val="en-GB"/>
        </w:rPr>
        <w:t xml:space="preserve"> 2012; Messmer </w:t>
      </w:r>
      <w:r w:rsidR="004A2454" w:rsidRPr="004A2454">
        <w:rPr>
          <w:rFonts w:ascii="Times New Roman" w:cs="Times New Roman"/>
          <w:i/>
          <w:iCs/>
          <w:u w:val="dash"/>
          <w:lang w:val="en-GB"/>
        </w:rPr>
        <w:t>et al.</w:t>
      </w:r>
      <w:r w:rsidR="004A2454" w:rsidRPr="004A2454">
        <w:rPr>
          <w:rFonts w:ascii="Times New Roman" w:cs="Times New Roman"/>
          <w:u w:val="dash"/>
          <w:lang w:val="en-GB"/>
        </w:rPr>
        <w:t xml:space="preserve"> 2016; Lindmark </w:t>
      </w:r>
      <w:r w:rsidR="004A2454" w:rsidRPr="004A2454">
        <w:rPr>
          <w:rFonts w:ascii="Times New Roman" w:cs="Times New Roman"/>
          <w:i/>
          <w:iCs/>
          <w:u w:val="dash"/>
          <w:lang w:val="en-GB"/>
        </w:rPr>
        <w:t>et al.</w:t>
      </w:r>
      <w:r w:rsidR="004A2454" w:rsidRPr="004A2454">
        <w:rPr>
          <w:rFonts w:ascii="Times New Roman" w:cs="Times New Roman"/>
          <w:u w:val="dash"/>
          <w:lang w:val="en-GB"/>
        </w:rPr>
        <w:t xml:space="preserve"> 2018)</w:t>
      </w:r>
      <w:r w:rsidR="00074353">
        <w:rPr>
          <w:rFonts w:cstheme="minorHAnsi"/>
        </w:rPr>
        <w:fldChar w:fldCharType="end"/>
      </w:r>
      <w:r w:rsidR="0092705F">
        <w:rPr>
          <w:rFonts w:cstheme="minorHAnsi"/>
        </w:rPr>
        <w:t xml:space="preserve">. </w:t>
      </w:r>
    </w:p>
    <w:p w14:paraId="7ED4B717" w14:textId="33D1AD1E" w:rsidR="00DB4E92" w:rsidRDefault="002B5FCE" w:rsidP="002E3379">
      <w:pPr>
        <w:spacing w:line="480" w:lineRule="auto"/>
        <w:ind w:firstLine="284"/>
        <w:contextualSpacing/>
        <w:jc w:val="both"/>
        <w:rPr>
          <w:rFonts w:cstheme="minorHAnsi"/>
        </w:rPr>
      </w:pPr>
      <w:r w:rsidRPr="00992904">
        <w:rPr>
          <w:rFonts w:eastAsiaTheme="minorEastAsia"/>
        </w:rPr>
        <w:t xml:space="preserve">While we find no clear evidence </w:t>
      </w:r>
      <w:r w:rsidR="00AC28CB" w:rsidRPr="00992904">
        <w:rPr>
          <w:rFonts w:eastAsiaTheme="minorEastAsia"/>
        </w:rPr>
        <w:t xml:space="preserve">of </w:t>
      </w:r>
      <w:r w:rsidR="00086A4F">
        <w:rPr>
          <w:rFonts w:eastAsiaTheme="minorEastAsia"/>
        </w:rPr>
        <w:t>mismatch between</w:t>
      </w:r>
      <w:r w:rsidR="00AC28CB" w:rsidRPr="00992904">
        <w:rPr>
          <w:rFonts w:eastAsiaTheme="minorEastAsia"/>
        </w:rPr>
        <w:t xml:space="preserve"> metabolic</w:t>
      </w:r>
      <w:r w:rsidR="00086A4F">
        <w:rPr>
          <w:rFonts w:eastAsiaTheme="minorEastAsia"/>
        </w:rPr>
        <w:t xml:space="preserve"> demands and maximum consumption induced by temperature</w:t>
      </w:r>
      <w:r w:rsidR="00AC28CB" w:rsidRPr="00992904">
        <w:rPr>
          <w:rFonts w:eastAsiaTheme="minorEastAsia"/>
        </w:rPr>
        <w:t xml:space="preserve"> at sub-optimum temperatures, </w:t>
      </w:r>
      <w:r w:rsidR="00B90718">
        <w:rPr>
          <w:rFonts w:eastAsiaTheme="minorEastAsia"/>
        </w:rPr>
        <w:t xml:space="preserve">we do find </w:t>
      </w:r>
      <w:r w:rsidR="00853971">
        <w:rPr>
          <w:rFonts w:eastAsiaTheme="minorEastAsia"/>
        </w:rPr>
        <w:t xml:space="preserve">clear </w:t>
      </w:r>
      <w:r w:rsidR="00D7651C">
        <w:rPr>
          <w:rFonts w:eastAsiaTheme="minorEastAsia"/>
        </w:rPr>
        <w:t xml:space="preserve">mismatches </w:t>
      </w:r>
      <w:r w:rsidR="00505551">
        <w:rPr>
          <w:rFonts w:eastAsiaTheme="minorEastAsia"/>
        </w:rPr>
        <w:t>at higher temperatures</w:t>
      </w:r>
      <w:r w:rsidR="00086A4F">
        <w:rPr>
          <w:rFonts w:eastAsiaTheme="minorEastAsia"/>
        </w:rPr>
        <w:t>. These are</w:t>
      </w:r>
      <w:r w:rsidR="00505551">
        <w:rPr>
          <w:rFonts w:eastAsiaTheme="minorEastAsia"/>
        </w:rPr>
        <w:t xml:space="preserve"> due to consumption rates </w:t>
      </w:r>
      <w:r w:rsidR="0007063C">
        <w:rPr>
          <w:rFonts w:eastAsiaTheme="minorEastAsia"/>
        </w:rPr>
        <w:t xml:space="preserve">being </w:t>
      </w:r>
      <w:r w:rsidR="00750739">
        <w:rPr>
          <w:rFonts w:eastAsiaTheme="minorEastAsia"/>
        </w:rPr>
        <w:t xml:space="preserve">unimodally related </w:t>
      </w:r>
      <w:r w:rsidR="0007063C">
        <w:rPr>
          <w:rFonts w:eastAsiaTheme="minorEastAsia"/>
        </w:rPr>
        <w:t>to temperature</w:t>
      </w:r>
      <w:r w:rsidR="00011B94">
        <w:rPr>
          <w:rFonts w:eastAsiaTheme="minorEastAsia"/>
        </w:rPr>
        <w:t xml:space="preserve">, </w:t>
      </w:r>
      <w:r w:rsidR="0007063C">
        <w:rPr>
          <w:rFonts w:eastAsiaTheme="minorEastAsia"/>
        </w:rPr>
        <w:t xml:space="preserve">whereas metabolic rates </w:t>
      </w:r>
      <w:r w:rsidR="00C92085">
        <w:rPr>
          <w:rFonts w:eastAsiaTheme="minorEastAsia"/>
        </w:rPr>
        <w:t xml:space="preserve">increase exponentially </w:t>
      </w:r>
      <w:r w:rsidR="00757082">
        <w:rPr>
          <w:rFonts w:eastAsiaTheme="minorEastAsia"/>
        </w:rPr>
        <w:t xml:space="preserve">over </w:t>
      </w:r>
      <w:r w:rsidR="009E55D6">
        <w:rPr>
          <w:rFonts w:eastAsiaTheme="minorEastAsia"/>
        </w:rPr>
        <w:t>essentially all temperatures</w:t>
      </w:r>
      <w:r w:rsidR="00406510" w:rsidRPr="00406510">
        <w:rPr>
          <w:rFonts w:eastAsiaTheme="minorEastAsia"/>
          <w:lang w:val="en-US"/>
        </w:rPr>
        <w:t xml:space="preserve">. </w:t>
      </w:r>
      <w:commentRangeStart w:id="81"/>
      <w:commentRangeStart w:id="82"/>
      <w:r w:rsidR="00574711">
        <w:rPr>
          <w:rFonts w:eastAsiaTheme="minorEastAsia"/>
        </w:rPr>
        <w:t xml:space="preserve">To what degree this is due </w:t>
      </w:r>
      <w:r w:rsidR="000C1682">
        <w:rPr>
          <w:rFonts w:eastAsiaTheme="minorEastAsia"/>
        </w:rPr>
        <w:t xml:space="preserve">to </w:t>
      </w:r>
      <w:r w:rsidR="00EF2176">
        <w:rPr>
          <w:rFonts w:eastAsiaTheme="minorEastAsia"/>
        </w:rPr>
        <w:t xml:space="preserve">metabolic mismatch </w:t>
      </w:r>
      <w:r w:rsidR="00086A4F">
        <w:rPr>
          <w:rFonts w:eastAsiaTheme="minorEastAsia"/>
        </w:rPr>
        <w:t>caused by</w:t>
      </w:r>
      <w:r w:rsidR="00EF2176">
        <w:rPr>
          <w:rFonts w:eastAsiaTheme="minorEastAsia"/>
        </w:rPr>
        <w:t xml:space="preserve"> </w:t>
      </w:r>
      <w:r w:rsidR="00086A4F">
        <w:rPr>
          <w:rFonts w:eastAsiaTheme="minorEastAsia"/>
        </w:rPr>
        <w:t xml:space="preserve">the </w:t>
      </w:r>
      <w:r w:rsidR="00EF2176">
        <w:rPr>
          <w:rFonts w:eastAsiaTheme="minorEastAsia"/>
        </w:rPr>
        <w:t xml:space="preserve">unimodal </w:t>
      </w:r>
      <w:r w:rsidR="00086A4F">
        <w:rPr>
          <w:rFonts w:eastAsiaTheme="minorEastAsia"/>
        </w:rPr>
        <w:t xml:space="preserve">temperature-dependence of </w:t>
      </w:r>
      <w:r w:rsidR="00EF2176">
        <w:rPr>
          <w:rFonts w:eastAsiaTheme="minorEastAsia"/>
        </w:rPr>
        <w:t xml:space="preserve">consumption </w:t>
      </w:r>
      <w:r w:rsidR="00B008F5">
        <w:rPr>
          <w:rFonts w:eastAsiaTheme="minorEastAsia"/>
        </w:rPr>
        <w:t xml:space="preserve">vs </w:t>
      </w:r>
      <w:r w:rsidR="00086A4F">
        <w:rPr>
          <w:rFonts w:eastAsiaTheme="minorEastAsia"/>
        </w:rPr>
        <w:t xml:space="preserve">the </w:t>
      </w:r>
      <w:r w:rsidR="00B008F5">
        <w:rPr>
          <w:rFonts w:eastAsiaTheme="minorEastAsia"/>
        </w:rPr>
        <w:t xml:space="preserve">exponential </w:t>
      </w:r>
      <w:r w:rsidR="00086A4F">
        <w:rPr>
          <w:rFonts w:eastAsiaTheme="minorEastAsia"/>
        </w:rPr>
        <w:t xml:space="preserve">one of </w:t>
      </w:r>
      <w:r w:rsidR="00B008F5">
        <w:rPr>
          <w:rFonts w:eastAsiaTheme="minorEastAsia"/>
        </w:rPr>
        <w:t>metabolism</w:t>
      </w:r>
      <w:r w:rsidR="00086A4F">
        <w:rPr>
          <w:rFonts w:eastAsiaTheme="minorEastAsia"/>
        </w:rPr>
        <w:t xml:space="preserve"> (</w:t>
      </w:r>
      <w:r w:rsidR="00D21E29">
        <w:rPr>
          <w:rFonts w:eastAsiaTheme="minorEastAsia"/>
        </w:rPr>
        <w:t xml:space="preserve">as is often argued from a conceptual point of view </w:t>
      </w:r>
      <w:r w:rsidR="005C2861">
        <w:rPr>
          <w:rFonts w:eastAsiaTheme="minorEastAsia"/>
        </w:rPr>
        <w:fldChar w:fldCharType="begin"/>
      </w:r>
      <w:r w:rsidR="00D45FB7">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rPr>
        <w:fldChar w:fldCharType="separate"/>
      </w:r>
      <w:r w:rsidR="00D45FB7" w:rsidRPr="00D45FB7">
        <w:rPr>
          <w:lang w:val="en-GB"/>
        </w:rPr>
        <w:t>(Jobling 1997)</w:t>
      </w:r>
      <w:r w:rsidR="005C2861">
        <w:rPr>
          <w:rFonts w:eastAsiaTheme="minorEastAsia"/>
        </w:rPr>
        <w:fldChar w:fldCharType="end"/>
      </w:r>
      <w:r w:rsidR="00086A4F">
        <w:rPr>
          <w:rFonts w:eastAsiaTheme="minorEastAsia"/>
        </w:rPr>
        <w:t>)</w:t>
      </w:r>
      <w:r w:rsidR="00D21E29">
        <w:rPr>
          <w:rFonts w:eastAsiaTheme="minorEastAsia"/>
        </w:rPr>
        <w:t xml:space="preserve"> remains uncertain. </w:t>
      </w:r>
      <w:r w:rsidR="00B84F34">
        <w:rPr>
          <w:rFonts w:eastAsiaTheme="minorEastAsia"/>
        </w:rPr>
        <w:t>T</w:t>
      </w:r>
      <w:r w:rsidR="0058749B">
        <w:rPr>
          <w:rFonts w:eastAsiaTheme="minorEastAsia"/>
        </w:rPr>
        <w:t xml:space="preserve">his is </w:t>
      </w:r>
      <w:r w:rsidR="00B84F34">
        <w:rPr>
          <w:rFonts w:eastAsiaTheme="minorEastAsia"/>
        </w:rPr>
        <w:t>perhaps best evaluated on a species level</w:t>
      </w:r>
      <w:r w:rsidR="005C4D68">
        <w:rPr>
          <w:rFonts w:eastAsiaTheme="minorEastAsia"/>
        </w:rPr>
        <w:t xml:space="preserve">, given the large variation </w:t>
      </w:r>
      <w:r w:rsidR="00086A4F">
        <w:rPr>
          <w:rFonts w:eastAsiaTheme="minorEastAsia"/>
        </w:rPr>
        <w:t xml:space="preserve">among </w:t>
      </w:r>
      <w:r w:rsidR="00780D0E">
        <w:rPr>
          <w:rFonts w:eastAsiaTheme="minorEastAsia"/>
        </w:rPr>
        <w:t>species in their optimum temperature</w:t>
      </w:r>
      <w:r w:rsidR="00BE568D">
        <w:rPr>
          <w:rFonts w:eastAsiaTheme="minorEastAsia"/>
        </w:rPr>
        <w:t xml:space="preserve"> relative to their </w:t>
      </w:r>
      <w:r w:rsidR="00086A4F">
        <w:rPr>
          <w:rFonts w:eastAsiaTheme="minorEastAsia"/>
        </w:rPr>
        <w:t xml:space="preserve">preferred </w:t>
      </w:r>
      <w:r w:rsidR="00BE568D">
        <w:rPr>
          <w:rFonts w:eastAsiaTheme="minorEastAsia"/>
        </w:rPr>
        <w:t>temperature</w:t>
      </w:r>
      <w:r w:rsidR="00CC4726">
        <w:rPr>
          <w:rFonts w:eastAsiaTheme="minorEastAsia"/>
        </w:rPr>
        <w:t xml:space="preserve"> (Fig. 6)</w:t>
      </w:r>
      <w:r w:rsidR="00BE568D">
        <w:rPr>
          <w:rFonts w:eastAsiaTheme="minorEastAsia"/>
        </w:rPr>
        <w:t>.</w:t>
      </w:r>
      <w:commentRangeEnd w:id="81"/>
      <w:r w:rsidR="00927A17">
        <w:rPr>
          <w:rStyle w:val="CommentReference"/>
        </w:rPr>
        <w:commentReference w:id="81"/>
      </w:r>
      <w:commentRangeEnd w:id="82"/>
      <w:r w:rsidR="00406510">
        <w:rPr>
          <w:rStyle w:val="CommentReference"/>
        </w:rPr>
        <w:commentReference w:id="82"/>
      </w:r>
    </w:p>
    <w:p w14:paraId="3B9EF19E" w14:textId="3A36C0E6"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rPr>
          <w:lang w:val="en-US"/>
        </w:rPr>
        <w:t xml:space="preserve"> </w:t>
      </w:r>
      <w:commentRangeStart w:id="83"/>
      <w:commentRangeStart w:id="84"/>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83"/>
      <w:r w:rsidR="00514F8B">
        <w:rPr>
          <w:rStyle w:val="CommentReference"/>
        </w:rPr>
        <w:commentReference w:id="83"/>
      </w:r>
      <w:commentRangeEnd w:id="84"/>
      <w:r w:rsidR="00C46C9C">
        <w:rPr>
          <w:rStyle w:val="CommentReference"/>
        </w:rPr>
        <w:commentReference w:id="84"/>
      </w:r>
      <w:r w:rsidR="00A1793C">
        <w:rPr>
          <w:rFonts w:cstheme="minorHAnsi"/>
        </w:rPr>
        <w:t xml:space="preserve">The relatively small amount of data is especially evident for the consumption experiments, which show </w:t>
      </w:r>
      <w:commentRangeStart w:id="85"/>
      <w:r w:rsidR="00A1793C">
        <w:rPr>
          <w:rFonts w:cstheme="minorHAnsi"/>
        </w:rPr>
        <w:t xml:space="preserve">larger </w:t>
      </w:r>
      <w:commentRangeEnd w:id="85"/>
      <w:r w:rsidR="00086A4F">
        <w:rPr>
          <w:rStyle w:val="CommentReference"/>
        </w:rPr>
        <w:commentReference w:id="85"/>
      </w:r>
      <w:r w:rsidR="00A1793C">
        <w:rPr>
          <w:rFonts w:cstheme="minorHAnsi"/>
        </w:rPr>
        <w:t>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w:t>
      </w:r>
      <w:r w:rsidR="00086A4F">
        <w:rPr>
          <w:rFonts w:cstheme="minorHAnsi"/>
        </w:rPr>
        <w:lastRenderedPageBreak/>
        <w:t xml:space="preserve">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B10FA5">
        <w:rPr>
          <w:rFonts w:cstheme="minorHAnsi"/>
          <w:lang w:val="en-US"/>
        </w:rPr>
        <w:instrText xml:space="preserve"> ADDIN ZOTERO_ITEM CSL_CITATION {"citationID":"a21shuuv12u","properties":{"formattedCitation":"\\uldash{(Jerde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B10FA5" w:rsidRPr="00B10FA5">
        <w:rPr>
          <w:rFonts w:ascii="Times New Roman" w:cs="Times New Roman"/>
          <w:u w:val="dash"/>
          <w:lang w:val="en-GB"/>
        </w:rPr>
        <w:t>(</w:t>
      </w:r>
      <w:proofErr w:type="spellStart"/>
      <w:r w:rsidR="00B10FA5" w:rsidRPr="00B10FA5">
        <w:rPr>
          <w:rFonts w:ascii="Times New Roman" w:cs="Times New Roman"/>
          <w:u w:val="dash"/>
          <w:lang w:val="en-GB"/>
        </w:rPr>
        <w:t>Jerde</w:t>
      </w:r>
      <w:proofErr w:type="spellEnd"/>
      <w:r w:rsidR="00B10FA5" w:rsidRPr="00B10FA5">
        <w:rPr>
          <w:rFonts w:ascii="Times New Roman" w:cs="Times New Roman"/>
          <w:u w:val="dash"/>
          <w:lang w:val="en-GB"/>
        </w:rPr>
        <w:t xml:space="preserve"> </w:t>
      </w:r>
      <w:r w:rsidR="00B10FA5" w:rsidRPr="00B10FA5">
        <w:rPr>
          <w:rFonts w:ascii="Times New Roman" w:cs="Times New Roman"/>
          <w:i/>
          <w:iCs/>
          <w:u w:val="dash"/>
          <w:lang w:val="en-GB"/>
        </w:rPr>
        <w:t>et al.</w:t>
      </w:r>
      <w:r w:rsidR="00B10FA5" w:rsidRPr="00B10FA5">
        <w:rPr>
          <w:rFonts w:ascii="Times New Roman" w:cs="Times New Roman"/>
          <w:u w:val="dash"/>
          <w:lang w:val="en-GB"/>
        </w:rPr>
        <w:t xml:space="preserve"> 2019)</w:t>
      </w:r>
      <w:r w:rsidR="00B10FA5">
        <w:rPr>
          <w:rFonts w:cstheme="minorHAnsi"/>
          <w:lang w:val="en-US"/>
        </w:rPr>
        <w:fldChar w:fldCharType="end"/>
      </w:r>
      <w:r w:rsidR="00B10FA5">
        <w:rPr>
          <w:rFonts w:cstheme="minorHAnsi"/>
          <w:lang w:val="en-US"/>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lang w:val="en-US"/>
        </w:rPr>
        <w:t>our approach also has merit</w:t>
      </w:r>
      <w:r w:rsidR="00734BCD">
        <w:rPr>
          <w:rFonts w:cstheme="minorHAnsi"/>
        </w:rPr>
        <w:t xml:space="preserve">. </w:t>
      </w:r>
      <w:r w:rsidR="00EF5EF4" w:rsidRPr="00EF5EF4">
        <w:rPr>
          <w:rFonts w:cstheme="minorHAnsi"/>
          <w:lang w:val="en-US"/>
        </w:rPr>
        <w:t xml:space="preserve">One </w:t>
      </w:r>
      <w:r w:rsidR="00EF5EF4">
        <w:rPr>
          <w:rFonts w:cstheme="minorHAnsi"/>
          <w:lang w:val="en-US"/>
        </w:rPr>
        <w:t xml:space="preserve">approach for overcoming </w:t>
      </w:r>
      <w:r w:rsidR="00CD663E">
        <w:rPr>
          <w:rFonts w:cstheme="minorHAnsi"/>
          <w:lang w:val="en-US"/>
        </w:rPr>
        <w:t xml:space="preserve">difficulties with these relatively small data sets is using </w:t>
      </w:r>
      <w:r w:rsidR="00CD663E" w:rsidRPr="004F71BE">
        <w:rPr>
          <w:rFonts w:cstheme="minorHAnsi"/>
          <w:lang w:val="en-US"/>
        </w:rPr>
        <w:t>h</w:t>
      </w:r>
      <w:r w:rsidR="00D866A9">
        <w:rPr>
          <w:rFonts w:cstheme="minorHAnsi"/>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Pr>
          <w:rFonts w:cstheme="minorHAnsi"/>
        </w:rPr>
        <w:t>literature-informed priors</w:t>
      </w:r>
      <w:r w:rsidR="00DB1BC5" w:rsidRPr="00DB1BC5">
        <w:rPr>
          <w:rFonts w:cstheme="minorHAnsi"/>
          <w:lang w:val="en-US"/>
        </w:rPr>
        <w:t>)</w:t>
      </w:r>
      <w:r w:rsidR="0084414C" w:rsidRPr="0084414C">
        <w:rPr>
          <w:rFonts w:cstheme="minorHAnsi"/>
          <w:lang w:val="en-US"/>
        </w:rPr>
        <w:t xml:space="preserve">, which </w:t>
      </w:r>
      <w:r w:rsidR="00D866A9">
        <w:rPr>
          <w:rFonts w:cstheme="minorHAnsi"/>
        </w:rPr>
        <w:t xml:space="preserve">can aid </w:t>
      </w:r>
      <w:r w:rsidR="00DB1BC5" w:rsidRPr="00DB1BC5">
        <w:rPr>
          <w:rFonts w:cstheme="minorHAnsi"/>
          <w:lang w:val="en-US"/>
        </w:rPr>
        <w:t xml:space="preserve">estimation of </w:t>
      </w:r>
      <w:r w:rsidR="00D866A9">
        <w:rPr>
          <w:rFonts w:cstheme="minorHAnsi"/>
        </w:rPr>
        <w:t>general scaling relationships</w:t>
      </w:r>
      <w:bookmarkStart w:id="86" w:name="_GoBack"/>
      <w:bookmarkEnd w:id="86"/>
      <w:r w:rsidR="00D866A9">
        <w:rPr>
          <w:rFonts w:cstheme="minorHAnsi"/>
        </w:rPr>
        <w:t>.</w:t>
      </w:r>
    </w:p>
    <w:p w14:paraId="4907015A" w14:textId="09C9C014"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r w:rsidR="00FD7198">
        <w:rPr>
          <w:rFonts w:eastAsiaTheme="minorEastAsia" w:cstheme="minorHAnsi"/>
        </w:rPr>
        <w:t>-</w:t>
      </w:r>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lang w:val="en-US"/>
        </w:rPr>
        <w:t xml:space="preserve">general </w:t>
      </w:r>
      <w:r w:rsidR="005F037A">
        <w:rPr>
          <w:rFonts w:eastAsiaTheme="minorEastAsia" w:cstheme="minorHAnsi"/>
        </w:rPr>
        <w:t xml:space="preserve">scaling theory </w:t>
      </w:r>
      <w:r w:rsidR="009F1BB9" w:rsidRPr="009A56B1">
        <w:rPr>
          <w:rFonts w:eastAsiaTheme="minorEastAsia" w:cstheme="minorHAnsi"/>
        </w:rPr>
        <w:t xml:space="preserve">and </w:t>
      </w:r>
      <w:r w:rsidR="006C6301" w:rsidRPr="006C6301">
        <w:rPr>
          <w:rFonts w:eastAsiaTheme="minorEastAsia" w:cstheme="minorHAnsi"/>
          <w:lang w:val="en-US"/>
        </w:rPr>
        <w:t>data</w:t>
      </w:r>
      <w:r w:rsidR="00EF191B">
        <w:rPr>
          <w:rFonts w:eastAsiaTheme="minorEastAsia" w:cstheme="minorHAnsi"/>
        </w:rPr>
        <w:t xml:space="preserve"> is due to </w:t>
      </w:r>
      <w:r w:rsidR="00F853A2">
        <w:rPr>
          <w:rFonts w:eastAsiaTheme="minorEastAsia" w:cstheme="minorHAnsi"/>
        </w:rPr>
        <w:t>lack of synthesis of data at the intraspecific level</w:t>
      </w:r>
      <w:r w:rsidR="003407E9">
        <w:rPr>
          <w:rFonts w:eastAsiaTheme="minorEastAsia" w:cstheme="minorHAnsi"/>
        </w:rPr>
        <w:t>. S</w:t>
      </w:r>
      <w:r w:rsidR="009F1BB9" w:rsidRPr="009A56B1">
        <w:rPr>
          <w:rFonts w:eastAsiaTheme="minorEastAsia" w:cstheme="minorHAnsi"/>
        </w:rPr>
        <w:t>ystematic data-analysis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lang w:val="en-US"/>
        </w:rPr>
        <w:t xml:space="preserve">the </w:t>
      </w:r>
      <w:r w:rsidR="00E62DE7">
        <w:rPr>
          <w:rFonts w:eastAsiaTheme="minorEastAsia" w:cstheme="minorHAnsi"/>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lang w:val="en-US"/>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1A07395C" w14:textId="30D7C88B" w:rsidR="00214EC5" w:rsidRPr="00FA5656"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0E5EFA3C" w14:textId="77777777" w:rsidR="00B67C48" w:rsidRPr="003E64FD" w:rsidRDefault="00B67C48" w:rsidP="002E3379">
      <w:pPr>
        <w:spacing w:line="480" w:lineRule="auto"/>
        <w:contextualSpacing/>
        <w:jc w:val="both"/>
        <w:rPr>
          <w:rFonts w:cstheme="minorHAnsi"/>
        </w:rPr>
      </w:pPr>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4C5C30BA" w14:textId="4F7490B0" w:rsidR="00FC2D41" w:rsidRPr="003E64FD" w:rsidRDefault="00C41369" w:rsidP="002E3379">
      <w:pPr>
        <w:spacing w:line="480" w:lineRule="auto"/>
        <w:contextualSpacing/>
        <w:jc w:val="both"/>
        <w:rPr>
          <w:rFonts w:cstheme="minorHAnsi"/>
        </w:rPr>
      </w:pPr>
      <w:r w:rsidRPr="003E64FD">
        <w:rPr>
          <w:rFonts w:cstheme="minorHAnsi"/>
        </w:rPr>
        <w:fldChar w:fldCharType="begin"/>
      </w:r>
      <w:r w:rsidR="008F2D15">
        <w:rPr>
          <w:rFonts w:cstheme="minorHAnsi"/>
        </w:rPr>
        <w:instrText xml:space="preserve"> ADDIN ZOTERO_BIBL {"uncited":[],"omitted":[],"custom":[]} CSL_BIBLIOGRAPHY </w:instrText>
      </w:r>
      <w:r w:rsidRPr="003E64FD">
        <w:rPr>
          <w:rFonts w:cstheme="minorHAnsi"/>
        </w:rPr>
        <w:fldChar w:fldCharType="separate"/>
      </w:r>
      <w:r w:rsidR="002A264A" w:rsidRPr="002A264A">
        <w:rPr>
          <w:rFonts w:ascii="Times New Roman" w:cs="Times New Roman"/>
          <w:lang w:val="en-US"/>
        </w:rPr>
        <w:t xml:space="preserve">Automatic citation updates are disabled. </w:t>
      </w:r>
      <w:r w:rsidR="002A264A">
        <w:rPr>
          <w:rFonts w:ascii="Times New Roman" w:cs="Times New Roman"/>
          <w:lang w:val="sv-SE"/>
        </w:rPr>
        <w:t xml:space="preserve">To </w:t>
      </w:r>
      <w:proofErr w:type="spellStart"/>
      <w:r w:rsidR="002A264A">
        <w:rPr>
          <w:rFonts w:ascii="Times New Roman" w:cs="Times New Roman"/>
          <w:lang w:val="sv-SE"/>
        </w:rPr>
        <w:t>see</w:t>
      </w:r>
      <w:proofErr w:type="spellEnd"/>
      <w:r w:rsidR="002A264A">
        <w:rPr>
          <w:rFonts w:ascii="Times New Roman" w:cs="Times New Roman"/>
          <w:lang w:val="sv-SE"/>
        </w:rPr>
        <w:t xml:space="preserve"> the </w:t>
      </w:r>
      <w:proofErr w:type="spellStart"/>
      <w:r w:rsidR="002A264A">
        <w:rPr>
          <w:rFonts w:ascii="Times New Roman" w:cs="Times New Roman"/>
          <w:lang w:val="sv-SE"/>
        </w:rPr>
        <w:t>bibliography</w:t>
      </w:r>
      <w:proofErr w:type="spellEnd"/>
      <w:r w:rsidR="002A264A">
        <w:rPr>
          <w:rFonts w:ascii="Times New Roman" w:cs="Times New Roman"/>
          <w:lang w:val="sv-SE"/>
        </w:rPr>
        <w:t xml:space="preserve">, </w:t>
      </w:r>
      <w:proofErr w:type="spellStart"/>
      <w:r w:rsidR="002A264A">
        <w:rPr>
          <w:rFonts w:ascii="Times New Roman" w:cs="Times New Roman"/>
          <w:lang w:val="sv-SE"/>
        </w:rPr>
        <w:t>click</w:t>
      </w:r>
      <w:proofErr w:type="spellEnd"/>
      <w:r w:rsidR="002A264A">
        <w:rPr>
          <w:rFonts w:ascii="Times New Roman" w:cs="Times New Roman"/>
          <w:lang w:val="sv-SE"/>
        </w:rPr>
        <w:t xml:space="preserve"> </w:t>
      </w:r>
      <w:proofErr w:type="spellStart"/>
      <w:r w:rsidR="002A264A">
        <w:rPr>
          <w:rFonts w:ascii="Times New Roman" w:cs="Times New Roman"/>
          <w:lang w:val="sv-SE"/>
        </w:rPr>
        <w:t>Refresh</w:t>
      </w:r>
      <w:proofErr w:type="spellEnd"/>
      <w:r w:rsidR="002A264A">
        <w:rPr>
          <w:rFonts w:ascii="Times New Roman" w:cs="Times New Roman"/>
          <w:lang w:val="sv-SE"/>
        </w:rPr>
        <w:t xml:space="preserve"> in the </w:t>
      </w:r>
      <w:proofErr w:type="spellStart"/>
      <w:r w:rsidR="002A264A">
        <w:rPr>
          <w:rFonts w:ascii="Times New Roman" w:cs="Times New Roman"/>
          <w:lang w:val="sv-SE"/>
        </w:rPr>
        <w:t>Zotero</w:t>
      </w:r>
      <w:proofErr w:type="spellEnd"/>
      <w:r w:rsidR="002A264A">
        <w:rPr>
          <w:rFonts w:ascii="Times New Roman" w:cs="Times New Roman"/>
          <w:lang w:val="sv-SE"/>
        </w:rPr>
        <w:t xml:space="preserve"> tab.</w:t>
      </w:r>
      <w:r w:rsidRPr="003E64FD">
        <w:rPr>
          <w:rFonts w:cstheme="minorHAnsi"/>
        </w:rPr>
        <w:fldChar w:fldCharType="end"/>
      </w:r>
    </w:p>
    <w:sectPr w:rsidR="00FC2D41" w:rsidRPr="003E64FD" w:rsidSect="00F97B62">
      <w:headerReference w:type="even" r:id="rId21"/>
      <w:footerReference w:type="even" r:id="rId22"/>
      <w:footerReference w:type="default" r:id="rId23"/>
      <w:headerReference w:type="first" r:id="rId24"/>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854150" w:rsidRDefault="00854150" w:rsidP="00AD3E75">
      <w:pPr>
        <w:pStyle w:val="CommentText"/>
      </w:pPr>
      <w:r>
        <w:rPr>
          <w:rStyle w:val="CommentReference"/>
        </w:rPr>
        <w:annotationRef/>
      </w:r>
      <w:r>
        <w:t>Wondering if a title about the results would be more appealing?</w:t>
      </w:r>
    </w:p>
    <w:p w14:paraId="3876CA8B" w14:textId="6B153179" w:rsidR="00854150" w:rsidRDefault="00854150"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854150" w:rsidRDefault="00854150">
      <w:pPr>
        <w:pStyle w:val="CommentText"/>
      </w:pPr>
    </w:p>
  </w:comment>
  <w:comment w:id="1" w:author="Max Lindmark" w:date="2020-01-22T13:17:00Z" w:initials="ML">
    <w:p w14:paraId="4F0CEFE9" w14:textId="77777777" w:rsidR="00854150" w:rsidRDefault="00854150">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854150" w:rsidRDefault="00854150">
      <w:pPr>
        <w:pStyle w:val="CommentText"/>
        <w:rPr>
          <w:rStyle w:val="CommentReference"/>
        </w:rPr>
      </w:pPr>
    </w:p>
    <w:p w14:paraId="13B9FBCF" w14:textId="1298C9B3" w:rsidR="00854150" w:rsidRDefault="00854150">
      <w:pPr>
        <w:pStyle w:val="CommentText"/>
      </w:pPr>
      <w:r>
        <w:rPr>
          <w:rStyle w:val="CommentReference"/>
        </w:rPr>
        <w:t>The problem is then we’d have to choose one result from many! (maybe too many…)</w:t>
      </w:r>
    </w:p>
  </w:comment>
  <w:comment w:id="2" w:author="Max Lindmark" w:date="2020-01-28T14:42:00Z" w:initials="ML">
    <w:p w14:paraId="1EE5D915" w14:textId="13F33420" w:rsidR="00854150" w:rsidRPr="007E31B1" w:rsidRDefault="00854150">
      <w:pPr>
        <w:pStyle w:val="CommentText"/>
        <w:rPr>
          <w:lang w:val="en-US"/>
        </w:rPr>
      </w:pPr>
      <w:r>
        <w:rPr>
          <w:rStyle w:val="CommentReference"/>
        </w:rPr>
        <w:annotationRef/>
      </w:r>
      <w:r w:rsidRPr="007E31B1">
        <w:rPr>
          <w:lang w:val="en-US"/>
        </w:rPr>
        <w:t xml:space="preserve">I think it’s good to be specific about this since growth is a broad term, but after a couple of times I’d rather just </w:t>
      </w:r>
      <w:proofErr w:type="gramStart"/>
      <w:r w:rsidRPr="007E31B1">
        <w:rPr>
          <w:lang w:val="en-US"/>
        </w:rPr>
        <w:t>use ”growth</w:t>
      </w:r>
      <w:proofErr w:type="gramEnd"/>
      <w:r w:rsidRPr="007E31B1">
        <w:rPr>
          <w:lang w:val="en-US"/>
        </w:rPr>
        <w:t xml:space="preserve">” </w:t>
      </w:r>
      <w:r w:rsidRPr="007A7F58">
        <w:rPr>
          <w:lang w:val="sv-SE"/>
        </w:rPr>
        <w:sym w:font="Wingdings" w:char="F04A"/>
      </w:r>
      <w:r w:rsidRPr="007E31B1">
        <w:rPr>
          <w:lang w:val="en-US"/>
        </w:rPr>
        <w:t xml:space="preserve"> </w:t>
      </w:r>
    </w:p>
  </w:comment>
  <w:comment w:id="3" w:author="Jan Ohlberger" w:date="2020-01-21T09:39:00Z" w:initials="Ca">
    <w:p w14:paraId="574A0327" w14:textId="144443F0" w:rsidR="00854150" w:rsidRDefault="00854150"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854150" w:rsidRDefault="00854150">
      <w:pPr>
        <w:pStyle w:val="CommentText"/>
      </w:pPr>
    </w:p>
  </w:comment>
  <w:comment w:id="4" w:author="Max Lindmark" w:date="2020-01-28T09:08:00Z" w:initials="ML">
    <w:p w14:paraId="2E470E0A" w14:textId="13651A62" w:rsidR="00854150" w:rsidRPr="004A4675" w:rsidRDefault="00854150">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5" w:author="Anna Gårdmark" w:date="2020-01-21T08:28:00Z" w:initials="AG">
    <w:p w14:paraId="292BB809" w14:textId="4A24C36C" w:rsidR="00854150" w:rsidRPr="002A05AA" w:rsidRDefault="00854150">
      <w:pPr>
        <w:pStyle w:val="CommentText"/>
        <w:rPr>
          <w:lang w:val="en-GB"/>
        </w:rPr>
      </w:pPr>
      <w:r>
        <w:rPr>
          <w:rStyle w:val="CommentReference"/>
        </w:rPr>
        <w:annotationRef/>
      </w:r>
      <w:r w:rsidRPr="002A05AA">
        <w:rPr>
          <w:lang w:val="en-GB"/>
        </w:rPr>
        <w:t xml:space="preserve">but isn’t this how a </w:t>
      </w:r>
      <w:proofErr w:type="gramStart"/>
      <w:r w:rsidRPr="002A05AA">
        <w:rPr>
          <w:lang w:val="en-GB"/>
        </w:rPr>
        <w:t>mass-correcting</w:t>
      </w:r>
      <w:proofErr w:type="gramEnd"/>
      <w:r w:rsidRPr="002A05AA">
        <w:rPr>
          <w:lang w:val="en-GB"/>
        </w:rPr>
        <w:t xml:space="preserve"> AFS could be interpreted? </w:t>
      </w:r>
      <w:proofErr w:type="spellStart"/>
      <w:r>
        <w:rPr>
          <w:lang w:val="en-GB"/>
        </w:rPr>
        <w:t>e.g</w:t>
      </w:r>
      <w:proofErr w:type="spellEnd"/>
      <w:r>
        <w:rPr>
          <w:lang w:val="en-GB"/>
        </w:rPr>
        <w:t xml:space="preserve"> fitting. an AFS with a size-temp interaction term </w:t>
      </w:r>
    </w:p>
  </w:comment>
  <w:comment w:id="6" w:author="Max Lindmark" w:date="2020-01-28T09:17:00Z" w:initials="ML">
    <w:p w14:paraId="31501A8C" w14:textId="089F553C" w:rsidR="00854150" w:rsidRPr="00780BAA" w:rsidRDefault="00854150">
      <w:pPr>
        <w:pStyle w:val="CommentText"/>
        <w:rPr>
          <w:lang w:val="en-US"/>
        </w:rPr>
      </w:pPr>
      <w:r>
        <w:rPr>
          <w:rStyle w:val="CommentReference"/>
        </w:rPr>
        <w:annotationRef/>
      </w:r>
      <w:r w:rsidRPr="00780BAA">
        <w:rPr>
          <w:lang w:val="en-US"/>
        </w:rPr>
        <w:t xml:space="preserve">I’m sorry I don’t follow! </w:t>
      </w:r>
      <w:r>
        <w:rPr>
          <w:lang w:val="en-US"/>
        </w:rPr>
        <w:t xml:space="preserve">The AFS corrects for mass or temperature by assuming an exponent of ¾ or an activation energy of ~0.6. However, if those are not good parameters, the free coefficient will get an incorrect estimate. Instead to fixing one variable, you could estimate both simultaneously (interaction </w:t>
      </w:r>
      <w:proofErr w:type="gramStart"/>
      <w:r>
        <w:rPr>
          <w:lang w:val="en-US"/>
        </w:rPr>
        <w:t>or</w:t>
      </w:r>
      <w:proofErr w:type="gramEnd"/>
      <w:r>
        <w:rPr>
          <w:lang w:val="en-US"/>
        </w:rPr>
        <w:t xml:space="preserve"> no interaction, main idea is not simply not correct your data before based on some theoretical prediction)</w:t>
      </w:r>
    </w:p>
  </w:comment>
  <w:comment w:id="7" w:author="Anna Gårdmark" w:date="2020-01-21T08:34:00Z" w:initials="AG">
    <w:p w14:paraId="08E1429A" w14:textId="77777777" w:rsidR="00854150" w:rsidRPr="002A05AA" w:rsidRDefault="00854150"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8" w:author="Max Lindmark" w:date="2020-01-28T09:22:00Z" w:initials="ML">
    <w:p w14:paraId="44C4B954" w14:textId="77777777" w:rsidR="00854150" w:rsidRPr="00FF0732" w:rsidRDefault="00854150" w:rsidP="0048240B">
      <w:pPr>
        <w:pStyle w:val="CommentText"/>
        <w:rPr>
          <w:lang w:val="en-US"/>
        </w:rPr>
      </w:pPr>
      <w:r>
        <w:rPr>
          <w:rStyle w:val="CommentReference"/>
        </w:rPr>
        <w:annotationRef/>
      </w:r>
      <w:r w:rsidRPr="00FF0732">
        <w:rPr>
          <w:lang w:val="en-US"/>
        </w:rPr>
        <w:t>True, al</w:t>
      </w:r>
      <w:r>
        <w:rPr>
          <w:lang w:val="en-US"/>
        </w:rPr>
        <w:t xml:space="preserve">though I’m hoping to not have to write that all the time, especially since we from first paragraph and the title make it clear it’s about body mass and temperature </w:t>
      </w:r>
      <w:r w:rsidRPr="00FF0732">
        <w:rPr>
          <w:lang w:val="en-US"/>
        </w:rPr>
        <w:sym w:font="Wingdings" w:char="F04A"/>
      </w:r>
      <w:r>
        <w:rPr>
          <w:lang w:val="en-US"/>
        </w:rPr>
        <w:t xml:space="preserve"> but good point to remind every now and then!</w:t>
      </w:r>
    </w:p>
  </w:comment>
  <w:comment w:id="9" w:author="Max Lindmark" w:date="2020-01-14T11:51:00Z" w:initials="ML">
    <w:p w14:paraId="652818F0" w14:textId="0CAA528E" w:rsidR="00854150" w:rsidRPr="000F4085" w:rsidRDefault="00854150">
      <w:pPr>
        <w:pStyle w:val="CommentText"/>
      </w:pPr>
      <w:r>
        <w:rPr>
          <w:rStyle w:val="CommentReference"/>
        </w:rPr>
        <w:annotationRef/>
      </w:r>
      <w:r w:rsidRPr="000F4085">
        <w:t>A</w:t>
      </w:r>
      <w:r>
        <w:t xml:space="preserve">nd growth rate? See comment on the </w:t>
      </w:r>
      <w:r w:rsidRPr="00C9526D">
        <w:rPr>
          <w:lang w:val="en-US"/>
        </w:rPr>
        <w:t xml:space="preserve">quadratic </w:t>
      </w:r>
      <w:r>
        <w:t>figure!</w:t>
      </w:r>
    </w:p>
  </w:comment>
  <w:comment w:id="10" w:author="Max Lindmark" w:date="2020-01-28T09:40:00Z" w:initials="ML">
    <w:p w14:paraId="02CE2AEE" w14:textId="0C80DEFD" w:rsidR="00854150" w:rsidRPr="00AB62B8" w:rsidRDefault="00854150">
      <w:pPr>
        <w:pStyle w:val="CommentText"/>
        <w:rPr>
          <w:lang w:val="en-US"/>
        </w:rPr>
      </w:pPr>
      <w:r>
        <w:rPr>
          <w:rStyle w:val="CommentReference"/>
        </w:rPr>
        <w:annotationRef/>
      </w:r>
      <w:r w:rsidRPr="00AB62B8">
        <w:rPr>
          <w:lang w:val="en-US"/>
        </w:rPr>
        <w:t>Skip</w:t>
      </w:r>
      <w:r>
        <w:rPr>
          <w:lang w:val="en-US"/>
        </w:rPr>
        <w:t xml:space="preserve"> or rewrite to focus on the main results. Too many results here, I’d also be happy to skip the result-ending of the intro… not always people do that anyway!</w:t>
      </w:r>
    </w:p>
  </w:comment>
  <w:comment w:id="11" w:author="Anna Gårdmark" w:date="2020-01-21T08:39:00Z" w:initials="AG">
    <w:p w14:paraId="0D1A7ADD" w14:textId="4EB7BF03" w:rsidR="00854150" w:rsidRPr="007F141C" w:rsidRDefault="00854150">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2" w:author="Jan Ohlberger" w:date="2020-01-21T09:58:00Z" w:initials="Ca">
    <w:p w14:paraId="67BC9976" w14:textId="585D74C5" w:rsidR="00854150" w:rsidRDefault="00854150">
      <w:pPr>
        <w:pStyle w:val="CommentText"/>
      </w:pPr>
      <w:r>
        <w:rPr>
          <w:rStyle w:val="CommentReference"/>
        </w:rPr>
        <w:annotationRef/>
      </w:r>
      <w:r>
        <w:t>yes, we need a bit more information on the basic searches</w:t>
      </w:r>
    </w:p>
  </w:comment>
  <w:comment w:id="13" w:author="Max Lindmark" w:date="2020-01-28T10:26:00Z" w:initials="ML">
    <w:p w14:paraId="4529FE74" w14:textId="058747AE" w:rsidR="00854150" w:rsidRPr="0091508C" w:rsidRDefault="00854150">
      <w:pPr>
        <w:pStyle w:val="CommentText"/>
        <w:rPr>
          <w:lang w:val="en-US"/>
        </w:rPr>
      </w:pPr>
      <w:r>
        <w:rPr>
          <w:rStyle w:val="CommentReference"/>
        </w:rPr>
        <w:annotationRef/>
      </w:r>
      <w:r w:rsidRPr="0091508C">
        <w:rPr>
          <w:lang w:val="en-US"/>
        </w:rPr>
        <w:t>Ok, now I have listed the search te</w:t>
      </w:r>
      <w:r>
        <w:rPr>
          <w:lang w:val="en-US"/>
        </w:rPr>
        <w:t>rms here, but refer to the appendix for more details because it takes up quite some space!</w:t>
      </w:r>
    </w:p>
  </w:comment>
  <w:comment w:id="15" w:author="Jan Ohlberger" w:date="2020-01-21T10:05:00Z" w:initials="Ca">
    <w:p w14:paraId="66B90121" w14:textId="66F7A049" w:rsidR="00854150" w:rsidRDefault="00854150">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14" w:author="Max Lindmark" w:date="2020-01-28T10:10:00Z" w:initials="ML">
    <w:p w14:paraId="037821EF" w14:textId="77777777" w:rsidR="00854150" w:rsidRDefault="00854150">
      <w:pPr>
        <w:pStyle w:val="CommentText"/>
        <w:rPr>
          <w:lang w:val="en-US"/>
        </w:rPr>
      </w:pPr>
      <w:r>
        <w:rPr>
          <w:rStyle w:val="CommentReference"/>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w:t>
      </w:r>
      <w:proofErr w:type="spellStart"/>
      <w:r>
        <w:rPr>
          <w:lang w:val="en-US"/>
        </w:rPr>
        <w:t>Jerde</w:t>
      </w:r>
      <w:proofErr w:type="spellEnd"/>
      <w:r>
        <w:rPr>
          <w:lang w:val="en-US"/>
        </w:rPr>
        <w:t xml:space="preserve"> paper, which I haven’t looked at yet. When I have the absolute-final set of studies, I’ll go ahead and send a similar e-mail to all authors in that list. </w:t>
      </w:r>
    </w:p>
    <w:p w14:paraId="35FCAFCB" w14:textId="77777777" w:rsidR="00854150" w:rsidRDefault="00854150">
      <w:pPr>
        <w:pStyle w:val="CommentText"/>
        <w:rPr>
          <w:lang w:val="en-US"/>
        </w:rPr>
      </w:pPr>
    </w:p>
    <w:p w14:paraId="5FDFF87F" w14:textId="6A028816" w:rsidR="00854150" w:rsidRPr="00AB1119" w:rsidRDefault="00854150">
      <w:pPr>
        <w:pStyle w:val="CommentText"/>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6" w:author="Max Lindmark" w:date="2020-01-08T08:51:00Z" w:initials="ML">
    <w:p w14:paraId="36B91E73" w14:textId="77777777" w:rsidR="00854150" w:rsidRDefault="00854150">
      <w:pPr>
        <w:pStyle w:val="CommentText"/>
      </w:pPr>
      <w:r w:rsidRPr="00AD0A46">
        <w:rPr>
          <w:rStyle w:val="CommentReference"/>
        </w:rPr>
        <w:annotationRef/>
      </w:r>
      <w:r w:rsidRPr="00AD0A46">
        <w:t>Check this is true for Björnsson data and other papers that combine old and new data.</w:t>
      </w:r>
    </w:p>
    <w:p w14:paraId="6F3BDEC0" w14:textId="77777777" w:rsidR="00854150" w:rsidRDefault="00854150">
      <w:pPr>
        <w:pStyle w:val="CommentText"/>
      </w:pPr>
    </w:p>
    <w:p w14:paraId="59FD3B5A" w14:textId="719080D0" w:rsidR="00854150" w:rsidRPr="00AD0A46" w:rsidRDefault="00854150">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7" w:author="Jan Ohlberger" w:date="2020-01-21T10:12:00Z" w:initials="Ca">
    <w:p w14:paraId="3E5B8258" w14:textId="7377B406" w:rsidR="00854150" w:rsidRDefault="00854150">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18" w:author="Max Lindmark" w:date="2020-01-28T10:42:00Z" w:initials="ML">
    <w:p w14:paraId="6509F708" w14:textId="1194E9BD" w:rsidR="00854150" w:rsidRPr="000E0EF1" w:rsidRDefault="00854150">
      <w:pPr>
        <w:pStyle w:val="CommentText"/>
        <w:rPr>
          <w:lang w:val="en-US"/>
        </w:rPr>
      </w:pPr>
      <w:r>
        <w:rPr>
          <w:rStyle w:val="CommentReference"/>
        </w:rPr>
        <w:annotationRef/>
      </w:r>
      <w:r w:rsidRPr="000E0EF1">
        <w:rPr>
          <w:lang w:val="en-US"/>
        </w:rPr>
        <w:t>I</w:t>
      </w:r>
      <w:r>
        <w:rPr>
          <w:lang w:val="en-US"/>
        </w:rPr>
        <w:t xml:space="preserve">t is in the appendix, so I guess not needed </w:t>
      </w:r>
      <w:proofErr w:type="gramStart"/>
      <w:r>
        <w:rPr>
          <w:lang w:val="en-US"/>
        </w:rPr>
        <w:t>here?</w:t>
      </w:r>
      <w:proofErr w:type="gramEnd"/>
    </w:p>
  </w:comment>
  <w:comment w:id="19" w:author="Anna Gårdmark" w:date="2020-01-21T08:43:00Z" w:initials="AG">
    <w:p w14:paraId="1BC63D01" w14:textId="77777777" w:rsidR="00854150" w:rsidRPr="007F141C" w:rsidRDefault="00854150" w:rsidP="00255656">
      <w:pPr>
        <w:pStyle w:val="CommentText"/>
        <w:rPr>
          <w:lang w:val="en-GB"/>
        </w:rPr>
      </w:pPr>
      <w:r>
        <w:rPr>
          <w:rStyle w:val="CommentReference"/>
        </w:rPr>
        <w:annotationRef/>
      </w:r>
      <w:r w:rsidRPr="007F141C">
        <w:rPr>
          <w:lang w:val="en-GB"/>
        </w:rPr>
        <w:t xml:space="preserve">have to say before this </w:t>
      </w:r>
      <w:r>
        <w:rPr>
          <w:lang w:val="en-GB"/>
        </w:rPr>
        <w:t>how you came to one single data set for metabolic rate from three different data sets on different oxygen consumption rates</w:t>
      </w:r>
    </w:p>
  </w:comment>
  <w:comment w:id="20" w:author="Jan Ohlberger" w:date="2020-01-21T10:04:00Z" w:initials="Ca">
    <w:p w14:paraId="1F1F1F2A" w14:textId="77777777" w:rsidR="00854150" w:rsidRDefault="00854150" w:rsidP="00255656">
      <w:pPr>
        <w:pStyle w:val="CommentText"/>
      </w:pPr>
      <w:r>
        <w:rPr>
          <w:rStyle w:val="CommentReference"/>
        </w:rPr>
        <w:annotationRef/>
      </w:r>
      <w:r>
        <w:t xml:space="preserve">Agree, though I think we don’t need details but need to state that we arrive at one dataset </w:t>
      </w:r>
    </w:p>
  </w:comment>
  <w:comment w:id="21" w:author="Max Lindmark" w:date="2020-01-28T10:51:00Z" w:initials="ML">
    <w:p w14:paraId="3643C3DF" w14:textId="4881C0D7" w:rsidR="00854150" w:rsidRPr="005F398F" w:rsidRDefault="00854150">
      <w:pPr>
        <w:pStyle w:val="CommentText"/>
        <w:rPr>
          <w:lang w:val="en-US"/>
        </w:rPr>
      </w:pPr>
      <w:r>
        <w:rPr>
          <w:rStyle w:val="CommentReference"/>
        </w:rPr>
        <w:annotationRef/>
      </w:r>
      <w:r w:rsidRPr="005F398F">
        <w:rPr>
          <w:lang w:val="en-US"/>
        </w:rPr>
        <w:t xml:space="preserve">I mean, we say in the beginning that </w:t>
      </w:r>
      <w:r>
        <w:rPr>
          <w:lang w:val="en-US"/>
        </w:rPr>
        <w:t xml:space="preserve">metabolism comes from three different types of measurement, of which two are essentially synonyms. And when I put them in a single data </w:t>
      </w:r>
      <w:proofErr w:type="gramStart"/>
      <w:r>
        <w:rPr>
          <w:lang w:val="en-US"/>
        </w:rPr>
        <w:t>set</w:t>
      </w:r>
      <w:proofErr w:type="gramEnd"/>
      <w:r>
        <w:rPr>
          <w:lang w:val="en-US"/>
        </w:rPr>
        <w:t xml:space="preserve"> I have a column saying which measurement it is. And in the </w:t>
      </w:r>
      <w:proofErr w:type="gramStart"/>
      <w:r>
        <w:rPr>
          <w:lang w:val="en-US"/>
        </w:rPr>
        <w:t>methods</w:t>
      </w:r>
      <w:proofErr w:type="gramEnd"/>
      <w:r>
        <w:rPr>
          <w:lang w:val="en-US"/>
        </w:rPr>
        <w:t xml:space="preserve"> I talk more about that. So maybe it’s fine like this here? They are all measurements of metabolism.</w:t>
      </w:r>
    </w:p>
  </w:comment>
  <w:comment w:id="22" w:author="Anna Gårdmark" w:date="2020-01-21T08:45:00Z" w:initials="AG">
    <w:p w14:paraId="07FB52E5" w14:textId="77777777" w:rsidR="00854150" w:rsidRPr="007F141C" w:rsidRDefault="00854150" w:rsidP="00255656">
      <w:pPr>
        <w:pStyle w:val="CommentText"/>
        <w:rPr>
          <w:lang w:val="en-GB"/>
        </w:rPr>
      </w:pPr>
      <w:r>
        <w:rPr>
          <w:rStyle w:val="CommentReference"/>
        </w:rPr>
        <w:annotationRef/>
      </w:r>
      <w:r w:rsidRPr="007F141C">
        <w:rPr>
          <w:lang w:val="en-GB"/>
        </w:rPr>
        <w:t>you never got any data from authors in the end?</w:t>
      </w:r>
    </w:p>
  </w:comment>
  <w:comment w:id="23" w:author="Max Lindmark" w:date="2020-01-28T10:09:00Z" w:initials="ML">
    <w:p w14:paraId="4FA7DD5A" w14:textId="77777777" w:rsidR="00854150" w:rsidRPr="00AB1119" w:rsidRDefault="00854150" w:rsidP="00255656">
      <w:pPr>
        <w:pStyle w:val="CommentText"/>
        <w:rPr>
          <w:lang w:val="en-US"/>
        </w:rPr>
      </w:pPr>
      <w:r>
        <w:rPr>
          <w:rStyle w:val="CommentReference"/>
        </w:rPr>
        <w:annotationRef/>
      </w:r>
      <w:r w:rsidRPr="00AB1119">
        <w:rPr>
          <w:lang w:val="en-US"/>
        </w:rPr>
        <w:t xml:space="preserve">No but I did not </w:t>
      </w:r>
      <w:r>
        <w:rPr>
          <w:lang w:val="en-US"/>
        </w:rPr>
        <w:t>contact the majority yet. See comment below!</w:t>
      </w:r>
    </w:p>
  </w:comment>
  <w:comment w:id="24" w:author="Jan Ohlberger" w:date="2020-01-21T10:50:00Z" w:initials="Ca">
    <w:p w14:paraId="42F3CCE8" w14:textId="77777777" w:rsidR="00854150" w:rsidRDefault="00854150" w:rsidP="000D3D07">
      <w:pPr>
        <w:pStyle w:val="CommentText"/>
      </w:pPr>
      <w:r>
        <w:rPr>
          <w:rStyle w:val="CommentReference"/>
        </w:rPr>
        <w:annotationRef/>
      </w:r>
      <w:r>
        <w:t>Would be nice to have one recent date…)</w:t>
      </w:r>
    </w:p>
  </w:comment>
  <w:comment w:id="25" w:author="Max Lindmark" w:date="2020-01-28T10:55:00Z" w:initials="ML">
    <w:p w14:paraId="1E08BA1F" w14:textId="77777777" w:rsidR="00854150" w:rsidRPr="00DB63D5" w:rsidRDefault="00854150"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7" w:author="Jan Ohlberger" w:date="2020-01-21T10:39:00Z" w:initials="Ca">
    <w:p w14:paraId="1733AD39" w14:textId="77777777" w:rsidR="00854150" w:rsidRDefault="00854150">
      <w:pPr>
        <w:pStyle w:val="CommentText"/>
      </w:pPr>
      <w:r>
        <w:rPr>
          <w:rStyle w:val="CommentReference"/>
        </w:rPr>
        <w:annotationRef/>
      </w:r>
      <w:r>
        <w:t xml:space="preserve">In how many cases? If just a couple, could we afford to drop those? </w:t>
      </w:r>
    </w:p>
    <w:p w14:paraId="468BCE23" w14:textId="7F20D367" w:rsidR="00854150" w:rsidRDefault="00854150">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6" w:author="Max Lindmark" w:date="2020-01-28T11:04:00Z" w:initials="ML">
    <w:p w14:paraId="6418ECA2" w14:textId="13DB6683" w:rsidR="00854150" w:rsidRDefault="00854150">
      <w:pPr>
        <w:pStyle w:val="CommentText"/>
        <w:rPr>
          <w:lang w:val="en-US"/>
        </w:rPr>
      </w:pPr>
      <w:r>
        <w:rPr>
          <w:lang w:val="en-US"/>
        </w:rPr>
        <w:t xml:space="preserve">I just wrote it all down instead. For </w:t>
      </w:r>
      <w:proofErr w:type="spellStart"/>
      <w:r>
        <w:rPr>
          <w:lang w:val="en-US"/>
        </w:rPr>
        <w:t>Cmax</w:t>
      </w:r>
      <w:proofErr w:type="spellEnd"/>
      <w:r>
        <w:rPr>
          <w:lang w:val="en-US"/>
        </w:rPr>
        <w:t xml:space="preserve"> and growth it’s only three species, and we don’t use this metric anymore for metabolism, so seems ok to just write it all here.</w:t>
      </w:r>
    </w:p>
    <w:p w14:paraId="0E0B8EA3" w14:textId="77777777" w:rsidR="00854150" w:rsidRDefault="00854150">
      <w:pPr>
        <w:pStyle w:val="CommentText"/>
        <w:rPr>
          <w:lang w:val="en-US"/>
        </w:rPr>
      </w:pPr>
    </w:p>
    <w:p w14:paraId="4F158AEA" w14:textId="4F26972D" w:rsidR="00854150" w:rsidRPr="00323513" w:rsidRDefault="00854150">
      <w:pPr>
        <w:pStyle w:val="CommentText"/>
        <w:rPr>
          <w:lang w:val="en-US"/>
        </w:rPr>
      </w:pPr>
      <w:r>
        <w:rPr>
          <w:lang w:val="en-US"/>
        </w:rPr>
        <w:t xml:space="preserve">I agree through we should look into this, i.e. getting more better “reference” that in addition take into account which population it is. </w:t>
      </w:r>
    </w:p>
  </w:comment>
  <w:comment w:id="28" w:author="Anna Gårdmark" w:date="2020-01-21T09:14:00Z" w:initials="AG">
    <w:p w14:paraId="6F6185C2" w14:textId="77777777" w:rsidR="00854150" w:rsidRPr="00B72E92" w:rsidRDefault="00854150" w:rsidP="00EC68D3">
      <w:pPr>
        <w:pStyle w:val="CommentText"/>
        <w:rPr>
          <w:lang w:val="en-GB"/>
        </w:rPr>
      </w:pPr>
      <w:r>
        <w:rPr>
          <w:rStyle w:val="CommentReference"/>
        </w:rPr>
        <w:annotationRef/>
      </w:r>
      <w:r w:rsidRPr="00B72E92">
        <w:rPr>
          <w:lang w:val="en-GB"/>
        </w:rPr>
        <w:t>since (I guess) WAIC isn’t too familiar to most readers</w:t>
      </w:r>
      <w:r>
        <w:rPr>
          <w:lang w:val="en-GB"/>
        </w:rPr>
        <w:t>, would be good to add on the info on which rule-of-thumbs you use to distinguish (or deciding that you’re unable to distinguish) best model (s)</w:t>
      </w:r>
    </w:p>
  </w:comment>
  <w:comment w:id="29" w:author="Jan Ohlberger" w:date="2020-01-21T11:59:00Z" w:initials="Ca">
    <w:p w14:paraId="0B555033" w14:textId="77777777" w:rsidR="00854150" w:rsidRDefault="00854150" w:rsidP="00EC68D3">
      <w:pPr>
        <w:pStyle w:val="CommentText"/>
      </w:pPr>
      <w:r>
        <w:rPr>
          <w:rStyle w:val="CommentReference"/>
        </w:rPr>
        <w:annotationRef/>
      </w:r>
      <w:r>
        <w:t>I see tables are below, so will comment there…</w:t>
      </w:r>
    </w:p>
  </w:comment>
  <w:comment w:id="30" w:author="Jan Ohlberger" w:date="2020-01-21T12:19:00Z" w:initials="Ca">
    <w:p w14:paraId="7CFCE254" w14:textId="77777777" w:rsidR="00854150" w:rsidRDefault="00854150" w:rsidP="00D2162B">
      <w:pPr>
        <w:pStyle w:val="CommentText"/>
      </w:pPr>
      <w:r>
        <w:rPr>
          <w:rStyle w:val="CommentReference"/>
        </w:rPr>
        <w:annotationRef/>
      </w:r>
      <w:r>
        <w:t xml:space="preserve">I think we should either drop this and go into further discussion later on, or state that (only) in case of similar statistical support (i.e. similar WAIC values) we also consider the coefficients… as written now it’s ambiguous. </w:t>
      </w:r>
    </w:p>
  </w:comment>
  <w:comment w:id="31" w:author="Anna Gårdmark" w:date="2020-01-21T08:53:00Z" w:initials="AG">
    <w:p w14:paraId="5E7F1C74" w14:textId="7EA82D62" w:rsidR="00854150" w:rsidRPr="00652503" w:rsidRDefault="00854150">
      <w:pPr>
        <w:pStyle w:val="CommentText"/>
        <w:rPr>
          <w:lang w:val="en-GB"/>
        </w:rPr>
      </w:pPr>
      <w:r>
        <w:rPr>
          <w:rStyle w:val="CommentReference"/>
        </w:rPr>
        <w:annotationRef/>
      </w:r>
      <w:r w:rsidRPr="00652503">
        <w:rPr>
          <w:lang w:val="en-GB"/>
        </w:rPr>
        <w:t xml:space="preserve">clarify what index </w:t>
      </w:r>
      <w:proofErr w:type="spellStart"/>
      <w:r w:rsidRPr="00652503">
        <w:rPr>
          <w:lang w:val="en-GB"/>
        </w:rPr>
        <w:t>i</w:t>
      </w:r>
      <w:proofErr w:type="spellEnd"/>
      <w:r w:rsidRPr="00652503">
        <w:rPr>
          <w:lang w:val="en-GB"/>
        </w:rPr>
        <w:t xml:space="preserve"> is.</w:t>
      </w:r>
      <w:r>
        <w:rPr>
          <w:lang w:val="en-GB"/>
        </w:rPr>
        <w:t xml:space="preserve"> at least the first time</w:t>
      </w:r>
      <w:r w:rsidRPr="00652503">
        <w:rPr>
          <w:lang w:val="en-GB"/>
        </w:rPr>
        <w:t xml:space="preserve"> </w:t>
      </w:r>
      <w:r>
        <w:rPr>
          <w:lang w:val="en-GB"/>
        </w:rPr>
        <w:t xml:space="preserve">(from below, and from </w:t>
      </w:r>
      <w:proofErr w:type="spellStart"/>
      <w:r>
        <w:rPr>
          <w:lang w:val="en-GB"/>
        </w:rPr>
        <w:t>eqs</w:t>
      </w:r>
      <w:proofErr w:type="spellEnd"/>
      <w:r>
        <w:rPr>
          <w:lang w:val="en-GB"/>
        </w:rPr>
        <w:t xml:space="preserve"> 6-8, it seems as it is observation number </w:t>
      </w:r>
      <w:proofErr w:type="spellStart"/>
      <w:r>
        <w:rPr>
          <w:lang w:val="en-GB"/>
        </w:rPr>
        <w:t>i</w:t>
      </w:r>
      <w:proofErr w:type="spellEnd"/>
      <w:r>
        <w:rPr>
          <w:lang w:val="en-GB"/>
        </w:rPr>
        <w:t xml:space="preserve">, but that doesn’t make sense to me, as you should only have one estimate of </w:t>
      </w:r>
      <w:proofErr w:type="spellStart"/>
      <w:r>
        <w:rPr>
          <w:lang w:val="en-GB"/>
        </w:rPr>
        <w:t>To</w:t>
      </w:r>
      <w:proofErr w:type="spellEnd"/>
      <w:r>
        <w:rPr>
          <w:lang w:val="en-GB"/>
        </w:rPr>
        <w:t xml:space="preserve"> per species? what am I missing?</w:t>
      </w:r>
      <w:proofErr w:type="gramStart"/>
      <w:r>
        <w:rPr>
          <w:lang w:val="en-GB"/>
        </w:rPr>
        <w:t>) .</w:t>
      </w:r>
      <w:proofErr w:type="gramEnd"/>
      <w:r>
        <w:rPr>
          <w:lang w:val="en-GB"/>
        </w:rPr>
        <w:t xml:space="preserve"> To me it would be clearer (I think…) if we wrote j[</w:t>
      </w:r>
      <w:proofErr w:type="spellStart"/>
      <w:r>
        <w:rPr>
          <w:lang w:val="en-GB"/>
        </w:rPr>
        <w:t>i</w:t>
      </w:r>
      <w:proofErr w:type="spellEnd"/>
      <w:r>
        <w:rPr>
          <w:lang w:val="en-GB"/>
        </w:rPr>
        <w:t xml:space="preserve">] as the index both on the left-hand-side of </w:t>
      </w:r>
      <w:proofErr w:type="spellStart"/>
      <w:r>
        <w:rPr>
          <w:lang w:val="en-GB"/>
        </w:rPr>
        <w:t>eq</w:t>
      </w:r>
      <w:proofErr w:type="spellEnd"/>
      <w:r>
        <w:rPr>
          <w:lang w:val="en-GB"/>
        </w:rPr>
        <w:t xml:space="preserve"> 2, and on both sides in eq. 1</w:t>
      </w:r>
    </w:p>
  </w:comment>
  <w:comment w:id="32" w:author="Jan Ohlberger" w:date="2020-01-21T22:14:00Z" w:initials="Ca">
    <w:p w14:paraId="4B2292AC" w14:textId="0282891D" w:rsidR="00854150" w:rsidRDefault="00854150">
      <w:pPr>
        <w:pStyle w:val="CommentText"/>
      </w:pPr>
      <w:r>
        <w:rPr>
          <w:rStyle w:val="CommentReference"/>
        </w:rPr>
        <w:annotationRef/>
      </w:r>
      <w:r w:rsidRPr="002C232B">
        <w:t>I’ve seen both used, either an index for the individual observations only or indices for individuals by groups.</w:t>
      </w:r>
    </w:p>
  </w:comment>
  <w:comment w:id="33" w:author="Max Lindmark" w:date="2020-01-28T12:53:00Z" w:initials="ML">
    <w:p w14:paraId="621913B6" w14:textId="14CE6568" w:rsidR="00854150" w:rsidRPr="00794C9D" w:rsidRDefault="00854150">
      <w:pPr>
        <w:pStyle w:val="CommentText"/>
        <w:rPr>
          <w:lang w:val="en-US"/>
        </w:rPr>
      </w:pPr>
      <w:r>
        <w:rPr>
          <w:rStyle w:val="CommentReference"/>
        </w:rPr>
        <w:annotationRef/>
      </w:r>
      <w:r w:rsidRPr="00794C9D">
        <w:rPr>
          <w:lang w:val="en-US"/>
        </w:rPr>
        <w:t xml:space="preserve">No </w:t>
      </w:r>
      <w:proofErr w:type="spellStart"/>
      <w:r>
        <w:rPr>
          <w:lang w:val="en-US"/>
        </w:rPr>
        <w:t>i</w:t>
      </w:r>
      <w:proofErr w:type="spellEnd"/>
      <w:r>
        <w:rPr>
          <w:lang w:val="en-US"/>
        </w:rPr>
        <w:t xml:space="preserve"> is </w:t>
      </w:r>
      <w:r w:rsidRPr="00794C9D">
        <w:rPr>
          <w:lang w:val="en-US"/>
        </w:rPr>
        <w:t xml:space="preserve">the observation </w:t>
      </w:r>
      <w:r>
        <w:rPr>
          <w:lang w:val="en-US"/>
        </w:rPr>
        <w:t>number and we have multiple observations per species (to get the intraspecific decline)</w:t>
      </w:r>
    </w:p>
  </w:comment>
  <w:comment w:id="34" w:author="Anna Gårdmark" w:date="2020-01-21T09:10:00Z" w:initials="AG">
    <w:p w14:paraId="1DC7A6BB" w14:textId="681C44B2" w:rsidR="00854150" w:rsidRPr="00B72E92" w:rsidRDefault="00854150">
      <w:pPr>
        <w:pStyle w:val="CommentText"/>
        <w:rPr>
          <w:lang w:val="en-GB"/>
        </w:rPr>
      </w:pPr>
      <w:r>
        <w:rPr>
          <w:rStyle w:val="CommentReference"/>
        </w:rPr>
        <w:annotationRef/>
      </w:r>
      <w:r w:rsidRPr="00B72E92">
        <w:rPr>
          <w:lang w:val="en-GB"/>
        </w:rPr>
        <w:t>explain index l</w:t>
      </w:r>
    </w:p>
  </w:comment>
  <w:comment w:id="35" w:author="Max Lindmark" w:date="2020-01-28T13:39:00Z" w:initials="ML">
    <w:p w14:paraId="5C1E60FD" w14:textId="4CFB5038" w:rsidR="00854150" w:rsidRPr="0019762D" w:rsidRDefault="00854150">
      <w:pPr>
        <w:pStyle w:val="CommentText"/>
        <w:rPr>
          <w:lang w:val="en-US"/>
        </w:rPr>
      </w:pPr>
      <w:r>
        <w:rPr>
          <w:rStyle w:val="CommentReference"/>
        </w:rPr>
        <w:annotationRef/>
      </w:r>
      <w:proofErr w:type="spellStart"/>
      <w:r w:rsidRPr="0019762D">
        <w:rPr>
          <w:lang w:val="en-US"/>
        </w:rPr>
        <w:t>U</w:t>
      </w:r>
      <w:r>
        <w:rPr>
          <w:lang w:val="en-US"/>
        </w:rPr>
        <w:t>ghh</w:t>
      </w:r>
      <w:proofErr w:type="spellEnd"/>
      <w:r>
        <w:rPr>
          <w:lang w:val="en-US"/>
        </w:rPr>
        <w:t xml:space="preserve"> this is annoying! I haven’t changed yet though…</w:t>
      </w:r>
    </w:p>
  </w:comment>
  <w:comment w:id="36" w:author="Anna Gårdmark" w:date="2020-01-21T09:11:00Z" w:initials="AG">
    <w:p w14:paraId="639CCCD1" w14:textId="58F5F0D4" w:rsidR="00854150" w:rsidRPr="00B72E92" w:rsidRDefault="00854150">
      <w:pPr>
        <w:pStyle w:val="CommentText"/>
        <w:rPr>
          <w:lang w:val="en-GB"/>
        </w:rPr>
      </w:pPr>
      <w:r>
        <w:rPr>
          <w:rStyle w:val="CommentReference"/>
        </w:rPr>
        <w:annotationRef/>
      </w:r>
      <w:r w:rsidRPr="00B72E92">
        <w:rPr>
          <w:lang w:val="en-GB"/>
        </w:rPr>
        <w:t>was it something else for consumption and metabolism?</w:t>
      </w:r>
    </w:p>
  </w:comment>
  <w:comment w:id="37" w:author="Max Lindmark" w:date="2020-01-28T13:42:00Z" w:initials="ML">
    <w:p w14:paraId="701E3A6E" w14:textId="4011B7B6" w:rsidR="00854150" w:rsidRPr="004F4CBB" w:rsidRDefault="00854150">
      <w:pPr>
        <w:pStyle w:val="CommentText"/>
        <w:rPr>
          <w:lang w:val="en-US"/>
        </w:rPr>
      </w:pPr>
      <w:r>
        <w:rPr>
          <w:rStyle w:val="CommentReference"/>
        </w:rPr>
        <w:annotationRef/>
      </w:r>
      <w:r w:rsidRPr="004F4CBB">
        <w:rPr>
          <w:lang w:val="en-US"/>
        </w:rPr>
        <w:t xml:space="preserve">Yes, just the mass. In </w:t>
      </w:r>
      <w:r>
        <w:rPr>
          <w:lang w:val="en-US"/>
        </w:rPr>
        <w:t>growth trials either size-classes were used or geometric means of initial and final masses.</w:t>
      </w:r>
    </w:p>
  </w:comment>
  <w:comment w:id="38" w:author="Anna Gårdmark" w:date="2020-01-21T09:18:00Z" w:initials="AG">
    <w:p w14:paraId="71C87292" w14:textId="6D2ADB37" w:rsidR="00854150" w:rsidRPr="001C2C66" w:rsidRDefault="00854150">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9" w:author="Max Lindmark" w:date="2020-01-28T13:56:00Z" w:initials="ML">
    <w:p w14:paraId="377D188E" w14:textId="77777777" w:rsidR="00854150" w:rsidRDefault="00854150">
      <w:pPr>
        <w:pStyle w:val="CommentText"/>
        <w:rPr>
          <w:lang w:val="en-US"/>
        </w:rPr>
      </w:pPr>
      <w:r>
        <w:rPr>
          <w:rStyle w:val="CommentReference"/>
        </w:rPr>
        <w:annotationRef/>
      </w:r>
      <w:r w:rsidRPr="00A0732D">
        <w:rPr>
          <w:lang w:val="en-US"/>
        </w:rPr>
        <w:t>This is the spe</w:t>
      </w:r>
      <w:r>
        <w:rPr>
          <w:lang w:val="en-US"/>
        </w:rPr>
        <w:t xml:space="preserve">cies-specific, non-hierarchical model. </w:t>
      </w:r>
    </w:p>
    <w:p w14:paraId="5CA38D65" w14:textId="77777777" w:rsidR="00854150" w:rsidRDefault="00854150">
      <w:pPr>
        <w:pStyle w:val="CommentText"/>
        <w:rPr>
          <w:lang w:val="en-US"/>
        </w:rPr>
      </w:pPr>
    </w:p>
    <w:p w14:paraId="5537ADA4" w14:textId="5523E20A" w:rsidR="00854150" w:rsidRPr="00A0732D" w:rsidRDefault="00854150">
      <w:pPr>
        <w:pStyle w:val="CommentText"/>
        <w:rPr>
          <w:lang w:val="en-US"/>
        </w:rPr>
      </w:pPr>
      <w:r>
        <w:rPr>
          <w:lang w:val="en-US"/>
        </w:rPr>
        <w:t xml:space="preserve">Also, the “full” part refers to the data, not model, as we do not consider alternative model formulations. </w:t>
      </w:r>
    </w:p>
  </w:comment>
  <w:comment w:id="40" w:author="Max Lindmark" w:date="2020-01-14T13:33:00Z" w:initials="ML">
    <w:p w14:paraId="214DBB0F" w14:textId="1F09464A" w:rsidR="00854150" w:rsidRPr="00BC7CB6" w:rsidRDefault="00854150">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41" w:author="Anna Gårdmark" w:date="2020-01-21T09:20:00Z" w:initials="AG">
    <w:p w14:paraId="44519E1D" w14:textId="7E697D89" w:rsidR="00854150" w:rsidRPr="001C2C66" w:rsidRDefault="00854150">
      <w:pPr>
        <w:pStyle w:val="CommentText"/>
        <w:rPr>
          <w:lang w:val="en-GB"/>
        </w:rPr>
      </w:pPr>
      <w:r>
        <w:rPr>
          <w:rStyle w:val="CommentReference"/>
        </w:rPr>
        <w:annotationRef/>
      </w:r>
      <w:r w:rsidRPr="001C2C66">
        <w:rPr>
          <w:lang w:val="en-GB"/>
        </w:rPr>
        <w:t>or because your predictor mass was mean-centred?</w:t>
      </w:r>
    </w:p>
  </w:comment>
  <w:comment w:id="42" w:author="Max Lindmark" w:date="2020-01-28T14:03:00Z" w:initials="ML">
    <w:p w14:paraId="239AC5FB" w14:textId="77777777" w:rsidR="00854150" w:rsidRDefault="00854150">
      <w:pPr>
        <w:pStyle w:val="CommentText"/>
        <w:rPr>
          <w:lang w:val="en-US"/>
        </w:rPr>
      </w:pPr>
      <w:r>
        <w:rPr>
          <w:rStyle w:val="CommentReference"/>
        </w:rPr>
        <w:annotationRef/>
      </w:r>
      <w:r w:rsidRPr="00344EC2">
        <w:rPr>
          <w:lang w:val="en-US"/>
        </w:rPr>
        <w:t>No, I mean that when I fit the mo</w:t>
      </w:r>
      <w:r>
        <w:rPr>
          <w:lang w:val="en-US"/>
        </w:rPr>
        <w:t>del with the raw consumption data as the dependent the fits look crazy. When I divide the dependent by the mean it model fits look ok.</w:t>
      </w:r>
    </w:p>
    <w:p w14:paraId="2C7E65CD" w14:textId="77777777" w:rsidR="00854150" w:rsidRDefault="00854150">
      <w:pPr>
        <w:pStyle w:val="CommentText"/>
        <w:rPr>
          <w:lang w:val="en-US"/>
        </w:rPr>
      </w:pPr>
    </w:p>
    <w:p w14:paraId="22F75534" w14:textId="606EAACB" w:rsidR="00854150" w:rsidRPr="00344EC2" w:rsidRDefault="00854150">
      <w:pPr>
        <w:pStyle w:val="CommentText"/>
        <w:rPr>
          <w:lang w:val="en-US"/>
        </w:rPr>
      </w:pPr>
      <w:proofErr w:type="gramStart"/>
      <w:r>
        <w:rPr>
          <w:lang w:val="en-US"/>
        </w:rPr>
        <w:t>So</w:t>
      </w:r>
      <w:proofErr w:type="gramEnd"/>
      <w:r>
        <w:rPr>
          <w:lang w:val="en-US"/>
        </w:rPr>
        <w:t xml:space="preserve"> the only thing that differs is the scale of the axis, which I didn’t think would have such a large effect since we anyway fit it within species. (</w:t>
      </w:r>
      <w:proofErr w:type="gramStart"/>
      <w:r>
        <w:rPr>
          <w:lang w:val="en-US"/>
        </w:rPr>
        <w:t>also</w:t>
      </w:r>
      <w:proofErr w:type="gramEnd"/>
      <w:r>
        <w:rPr>
          <w:lang w:val="en-US"/>
        </w:rPr>
        <w:t xml:space="preserve"> the dependent variable is not mean centered here because that seemed unwarranted since we already express it relative to mean). </w:t>
      </w:r>
    </w:p>
  </w:comment>
  <w:comment w:id="43" w:author="Max Lindmark" w:date="2020-01-28T14:01:00Z" w:initials="ML">
    <w:p w14:paraId="0988C227" w14:textId="77777777" w:rsidR="00854150" w:rsidRDefault="00854150" w:rsidP="00F132E6">
      <w:pPr>
        <w:pStyle w:val="CommentText"/>
        <w:rPr>
          <w:lang w:val="en-US"/>
        </w:rPr>
      </w:pPr>
      <w:r>
        <w:rPr>
          <w:rStyle w:val="CommentReference"/>
        </w:rPr>
        <w:annotationRef/>
      </w:r>
      <w:r>
        <w:rPr>
          <w:rStyle w:val="CommentReference"/>
        </w:rPr>
        <w:annotationRef/>
      </w:r>
      <w:r w:rsidRPr="001810E1">
        <w:rPr>
          <w:lang w:val="en-US"/>
        </w:rPr>
        <w:t xml:space="preserve">I use overline for mean and tile </w:t>
      </w:r>
      <w:r>
        <w:rPr>
          <w:lang w:val="en-US"/>
        </w:rPr>
        <w:t>for median!</w:t>
      </w:r>
    </w:p>
    <w:p w14:paraId="5E8D18F9" w14:textId="77777777" w:rsidR="00854150" w:rsidRPr="001810E1" w:rsidRDefault="00854150" w:rsidP="00F132E6">
      <w:pPr>
        <w:pStyle w:val="CommentText"/>
        <w:rPr>
          <w:lang w:val="en-US"/>
        </w:rPr>
      </w:pPr>
      <w:hyperlink r:id="rId1" w:history="1">
        <w:r w:rsidRPr="00C5521D">
          <w:rPr>
            <w:rStyle w:val="Hyperlink"/>
            <w:lang w:val="en-US"/>
          </w:rPr>
          <w:t>https://www.rapidtables.com/math/symbols/Basic_Math_Symbols.html</w:t>
        </w:r>
      </w:hyperlink>
    </w:p>
    <w:p w14:paraId="3D00EDD6" w14:textId="6603FB3F" w:rsidR="00854150" w:rsidRDefault="00854150">
      <w:pPr>
        <w:pStyle w:val="CommentText"/>
      </w:pPr>
    </w:p>
  </w:comment>
  <w:comment w:id="44" w:author="Jan Ohlberger" w:date="2020-01-21T13:04:00Z" w:initials="Ca">
    <w:p w14:paraId="0B5907FC" w14:textId="7555BD9B" w:rsidR="00854150" w:rsidRDefault="00854150">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45" w:author="Max Lindmark" w:date="2020-01-28T14:08:00Z" w:initials="ML">
    <w:p w14:paraId="19E4DA27" w14:textId="77777777" w:rsidR="00854150" w:rsidRDefault="00854150">
      <w:pPr>
        <w:pStyle w:val="CommentText"/>
        <w:rPr>
          <w:rStyle w:val="Hyperlink"/>
          <w:color w:val="auto"/>
          <w:u w:val="none"/>
          <w:lang w:val="en-US"/>
        </w:rPr>
      </w:pPr>
      <w:r>
        <w:rPr>
          <w:rStyle w:val="CommentReference"/>
        </w:rPr>
        <w:annotationRef/>
      </w:r>
      <w:r w:rsidRPr="00146D89">
        <w:rPr>
          <w:lang w:val="en-US"/>
        </w:rPr>
        <w:t xml:space="preserve">The link </w:t>
      </w:r>
      <w:hyperlink r:id="rId2" w:history="1">
        <w:r w:rsidRPr="00DD147E">
          <w:rPr>
            <w:rStyle w:val="Hyperlink"/>
            <w:color w:val="auto"/>
          </w:rPr>
          <w:t>https://github.com/stan-dev/stan/wiki/Prior-Choice-Recommendations</w:t>
        </w:r>
      </w:hyperlink>
      <w:r>
        <w:rPr>
          <w:rStyle w:val="Hyperlink"/>
          <w:color w:val="auto"/>
          <w:lang w:val="en-US"/>
        </w:rPr>
        <w:t xml:space="preserve"> </w:t>
      </w:r>
      <w:r>
        <w:rPr>
          <w:rStyle w:val="Hyperlink"/>
          <w:color w:val="auto"/>
          <w:u w:val="none"/>
          <w:lang w:val="en-US"/>
        </w:rPr>
        <w:t xml:space="preserve"> was a reference to how to set priors, more to show both of you where I got the terms from, not really intended as a citation. </w:t>
      </w:r>
    </w:p>
    <w:p w14:paraId="20C658E2" w14:textId="77777777" w:rsidR="00854150" w:rsidRDefault="00854150">
      <w:pPr>
        <w:pStyle w:val="CommentText"/>
        <w:rPr>
          <w:rStyle w:val="Hyperlink"/>
          <w:color w:val="auto"/>
          <w:u w:val="none"/>
          <w:lang w:val="en-US"/>
        </w:rPr>
      </w:pPr>
    </w:p>
    <w:p w14:paraId="35330AB9" w14:textId="7B91BB2B" w:rsidR="00854150" w:rsidRPr="00146D89" w:rsidRDefault="00854150">
      <w:pPr>
        <w:pStyle w:val="CommentText"/>
        <w:rPr>
          <w:lang w:val="en-US"/>
        </w:rPr>
      </w:pPr>
    </w:p>
  </w:comment>
  <w:comment w:id="47" w:author="Max Lindmark" w:date="2020-01-28T14:33:00Z" w:initials="ML">
    <w:p w14:paraId="105557B6" w14:textId="61196B15" w:rsidR="00854150" w:rsidRPr="00196305" w:rsidRDefault="00854150">
      <w:pPr>
        <w:pStyle w:val="CommentText"/>
        <w:rPr>
          <w:lang w:val="en-US"/>
        </w:rPr>
      </w:pPr>
      <w:r>
        <w:rPr>
          <w:rStyle w:val="CommentReference"/>
        </w:rPr>
        <w:annotationRef/>
      </w:r>
      <w:r w:rsidRPr="00196305">
        <w:rPr>
          <w:lang w:val="en-US"/>
        </w:rPr>
        <w:t xml:space="preserve">Some confusion here </w:t>
      </w:r>
      <w:r>
        <w:rPr>
          <w:lang w:val="en-US"/>
        </w:rPr>
        <w:t xml:space="preserve">in the last round. I didn’t put the WAIC for </w:t>
      </w:r>
      <w:proofErr w:type="spellStart"/>
      <w:r>
        <w:rPr>
          <w:lang w:val="en-US"/>
        </w:rPr>
        <w:t>T_opt</w:t>
      </w:r>
      <w:proofErr w:type="spellEnd"/>
      <w:r>
        <w:rPr>
          <w:lang w:val="en-US"/>
        </w:rPr>
        <w:t xml:space="preserve"> in any table. There were just two and I thought I could just put them in a text and keep the WAIC table to the log-linear models to make it clearer. I stick with that approach here!</w:t>
      </w:r>
    </w:p>
  </w:comment>
  <w:comment w:id="48" w:author="Anna Gårdmark" w:date="2020-01-21T09:46:00Z" w:initials="AG">
    <w:p w14:paraId="3C38895D" w14:textId="69FE924D" w:rsidR="00854150" w:rsidRPr="001551A2" w:rsidRDefault="00854150">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9" w:author="Max Lindmark" w:date="2020-01-28T14:38:00Z" w:initials="ML">
    <w:p w14:paraId="7C0DCFC8" w14:textId="77777777" w:rsidR="00854150" w:rsidRDefault="00854150">
      <w:pPr>
        <w:pStyle w:val="CommentText"/>
        <w:rPr>
          <w:lang w:val="en-US"/>
        </w:rPr>
      </w:pPr>
      <w:r>
        <w:rPr>
          <w:rStyle w:val="CommentReference"/>
        </w:rPr>
        <w:annotationRef/>
      </w:r>
      <w:r w:rsidRPr="00A269D1">
        <w:rPr>
          <w:lang w:val="en-US"/>
        </w:rPr>
        <w:t xml:space="preserve">In this case it’s actually </w:t>
      </w:r>
      <w:r>
        <w:rPr>
          <w:lang w:val="en-US"/>
        </w:rPr>
        <w:t xml:space="preserve">absolute mass. But agree it’s a problem when it differs between models. </w:t>
      </w:r>
    </w:p>
    <w:p w14:paraId="65FC34CE" w14:textId="77777777" w:rsidR="00854150" w:rsidRDefault="00854150">
      <w:pPr>
        <w:pStyle w:val="CommentText"/>
        <w:rPr>
          <w:lang w:val="en-US"/>
        </w:rPr>
      </w:pPr>
    </w:p>
    <w:p w14:paraId="6400C19B" w14:textId="77777777" w:rsidR="00854150" w:rsidRDefault="00854150">
      <w:pPr>
        <w:pStyle w:val="CommentText"/>
        <w:rPr>
          <w:lang w:val="en-US"/>
        </w:rPr>
      </w:pPr>
      <w:r>
        <w:rPr>
          <w:lang w:val="en-US"/>
        </w:rPr>
        <w:t xml:space="preserve">Because I use m in the models, and define m when the statistical model is described (to not make the statistical indexing look weird), I would prefer to just use m and </w:t>
      </w:r>
      <w:proofErr w:type="spellStart"/>
      <w:r>
        <w:rPr>
          <w:lang w:val="en-US"/>
        </w:rPr>
        <w:t>t_a</w:t>
      </w:r>
      <w:proofErr w:type="spellEnd"/>
      <w:r>
        <w:rPr>
          <w:lang w:val="en-US"/>
        </w:rPr>
        <w:t xml:space="preserve"> and reiterate in words units/scale etc.</w:t>
      </w:r>
    </w:p>
    <w:p w14:paraId="68258357" w14:textId="77777777" w:rsidR="00854150" w:rsidRDefault="00854150">
      <w:pPr>
        <w:pStyle w:val="CommentText"/>
        <w:rPr>
          <w:lang w:val="en-US"/>
        </w:rPr>
      </w:pPr>
    </w:p>
    <w:p w14:paraId="050DE3CF" w14:textId="1EF462A7" w:rsidR="00854150" w:rsidRDefault="00854150">
      <w:pPr>
        <w:pStyle w:val="CommentText"/>
        <w:rPr>
          <w:lang w:val="en-US"/>
        </w:rPr>
      </w:pPr>
      <w:r>
        <w:rPr>
          <w:lang w:val="en-US"/>
        </w:rPr>
        <w:t xml:space="preserve">I don’t think it’s needed to index here because that’s our general, global prediction for an unmeasured fish and not limited to our data. </w:t>
      </w:r>
    </w:p>
    <w:p w14:paraId="200D95AE" w14:textId="4D565BD5" w:rsidR="00854150" w:rsidRPr="00A269D1" w:rsidRDefault="00854150">
      <w:pPr>
        <w:pStyle w:val="CommentText"/>
        <w:rPr>
          <w:lang w:val="en-US"/>
        </w:rPr>
      </w:pPr>
    </w:p>
  </w:comment>
  <w:comment w:id="50" w:author="Anna Gårdmark" w:date="2020-01-21T09:45:00Z" w:initials="AG">
    <w:p w14:paraId="4D09B1BE" w14:textId="403EBD4C" w:rsidR="00854150" w:rsidRPr="001551A2" w:rsidRDefault="00854150">
      <w:pPr>
        <w:pStyle w:val="CommentText"/>
        <w:rPr>
          <w:lang w:val="en-GB"/>
        </w:rPr>
      </w:pPr>
      <w:r>
        <w:rPr>
          <w:rStyle w:val="CommentReference"/>
        </w:rPr>
        <w:annotationRef/>
      </w:r>
      <w:r w:rsidRPr="001551A2">
        <w:rPr>
          <w:lang w:val="en-GB"/>
        </w:rPr>
        <w:t>needs to be brought up in discussion</w:t>
      </w:r>
    </w:p>
  </w:comment>
  <w:comment w:id="51" w:author="Max Lindmark" w:date="2020-01-28T15:07:00Z" w:initials="ML">
    <w:p w14:paraId="163EC905" w14:textId="3949FF4F" w:rsidR="00854150" w:rsidRPr="0006594D" w:rsidRDefault="00854150">
      <w:pPr>
        <w:pStyle w:val="CommentText"/>
        <w:rPr>
          <w:lang w:val="sv-SE"/>
        </w:rPr>
      </w:pPr>
      <w:r>
        <w:rPr>
          <w:rStyle w:val="CommentReference"/>
        </w:rPr>
        <w:annotationRef/>
      </w:r>
      <w:r>
        <w:rPr>
          <w:rStyle w:val="CommentReference"/>
          <w:lang w:val="sv-SE"/>
        </w:rPr>
        <w:t xml:space="preserve">I </w:t>
      </w:r>
      <w:proofErr w:type="spellStart"/>
      <w:r>
        <w:rPr>
          <w:rStyle w:val="CommentReference"/>
          <w:lang w:val="sv-SE"/>
        </w:rPr>
        <w:t>think</w:t>
      </w:r>
      <w:proofErr w:type="spellEnd"/>
      <w:r>
        <w:rPr>
          <w:rStyle w:val="CommentReference"/>
          <w:lang w:val="sv-SE"/>
        </w:rPr>
        <w:t xml:space="preserve"> it is?</w:t>
      </w:r>
    </w:p>
  </w:comment>
  <w:comment w:id="52" w:author="Jan Ohlberger" w:date="2020-01-21T14:07:00Z" w:initials="Ca">
    <w:p w14:paraId="3B320B85" w14:textId="49421C4D" w:rsidR="00854150" w:rsidRDefault="00854150">
      <w:pPr>
        <w:pStyle w:val="CommentText"/>
      </w:pPr>
      <w:r>
        <w:rPr>
          <w:rStyle w:val="CommentReference"/>
        </w:rPr>
        <w:annotationRef/>
      </w:r>
      <w:r>
        <w:t>Maybe better in the discussion…</w:t>
      </w:r>
    </w:p>
  </w:comment>
  <w:comment w:id="53" w:author="Max Lindmark" w:date="2020-01-28T15:33:00Z" w:initials="ML">
    <w:p w14:paraId="6564A45C" w14:textId="3EC24089" w:rsidR="00854150" w:rsidRPr="00835C8F" w:rsidRDefault="00854150">
      <w:pPr>
        <w:pStyle w:val="CommentText"/>
        <w:rPr>
          <w:lang w:val="en-US"/>
        </w:rPr>
      </w:pPr>
      <w:r>
        <w:rPr>
          <w:rStyle w:val="CommentReference"/>
        </w:rPr>
        <w:annotationRef/>
      </w:r>
      <w:r w:rsidRPr="00835C8F">
        <w:rPr>
          <w:lang w:val="en-US"/>
        </w:rPr>
        <w:t xml:space="preserve">I’ve been trying to sneak in </w:t>
      </w:r>
      <w:r>
        <w:rPr>
          <w:lang w:val="en-US"/>
        </w:rPr>
        <w:t xml:space="preserve">borderline discussion-sentences here in case I couldn’t fit them in the discussion (because we already have too much to discuss in this wide-spanning </w:t>
      </w:r>
      <w:proofErr w:type="spellStart"/>
      <w:r>
        <w:rPr>
          <w:lang w:val="en-US"/>
        </w:rPr>
        <w:t>ms</w:t>
      </w:r>
      <w:proofErr w:type="spellEnd"/>
      <w:r>
        <w:rPr>
          <w:lang w:val="en-US"/>
        </w:rPr>
        <w:t xml:space="preserve">…). If you think it’s too much of a </w:t>
      </w:r>
      <w:proofErr w:type="gramStart"/>
      <w:r>
        <w:rPr>
          <w:lang w:val="en-US"/>
        </w:rPr>
        <w:t>discussion</w:t>
      </w:r>
      <w:proofErr w:type="gramEnd"/>
      <w:r>
        <w:rPr>
          <w:lang w:val="en-US"/>
        </w:rPr>
        <w:t xml:space="preserve"> I can remove it!</w:t>
      </w:r>
    </w:p>
  </w:comment>
  <w:comment w:id="54" w:author="Max Lindmark" w:date="2020-01-13T11:24:00Z" w:initials="ML">
    <w:p w14:paraId="195CC73D" w14:textId="28540276" w:rsidR="00854150" w:rsidRPr="006054E5" w:rsidRDefault="00854150" w:rsidP="0067192E">
      <w:pPr>
        <w:pStyle w:val="CommentText"/>
      </w:pPr>
      <w:r>
        <w:rPr>
          <w:rStyle w:val="CommentReference"/>
        </w:rPr>
        <w:annotationRef/>
      </w:r>
      <w:r>
        <w:rPr>
          <w:rStyle w:val="CommentReference"/>
        </w:rPr>
        <w:annotationRef/>
      </w:r>
      <w:r w:rsidRPr="006054E5">
        <w:t>Converting between these units is tricky. but I guess the argument</w:t>
      </w:r>
      <w:r>
        <w:t xml:space="preserve"> </w:t>
      </w:r>
      <w:r w:rsidRPr="006054E5">
        <w:t xml:space="preserve">for rescaling/standardizing </w:t>
      </w:r>
      <w:r>
        <w:t xml:space="preserve">temperature is </w:t>
      </w:r>
      <w:r w:rsidRPr="006054E5">
        <w:t>good I guess there’s no way around it!</w:t>
      </w:r>
    </w:p>
    <w:p w14:paraId="17543C30" w14:textId="77777777" w:rsidR="00854150" w:rsidRPr="006054E5" w:rsidRDefault="00854150" w:rsidP="0067192E">
      <w:pPr>
        <w:pStyle w:val="CommentText"/>
      </w:pPr>
    </w:p>
    <w:p w14:paraId="1595CCCA" w14:textId="55A1D60F" w:rsidR="00854150" w:rsidRPr="006054E5" w:rsidRDefault="00854150" w:rsidP="0067192E">
      <w:pPr>
        <w:pStyle w:val="CommentText"/>
      </w:pPr>
      <w:r>
        <w:t>W</w:t>
      </w:r>
      <w:r w:rsidRPr="006054E5">
        <w:t>hen I go from celcius to the predictor variables, I:</w:t>
      </w:r>
    </w:p>
    <w:p w14:paraId="2EDE2292" w14:textId="77777777" w:rsidR="00854150" w:rsidRPr="006054E5" w:rsidRDefault="00854150" w:rsidP="0067192E">
      <w:pPr>
        <w:pStyle w:val="CommentText"/>
      </w:pPr>
    </w:p>
    <w:p w14:paraId="1AE115EE" w14:textId="77777777" w:rsidR="00854150" w:rsidRDefault="00854150" w:rsidP="0067192E">
      <w:pPr>
        <w:pStyle w:val="CommentText"/>
        <w:numPr>
          <w:ilvl w:val="0"/>
          <w:numId w:val="34"/>
        </w:numPr>
      </w:pPr>
      <w:r w:rsidRPr="006054E5">
        <w:t xml:space="preserve"> </w:t>
      </w:r>
      <w:r>
        <w:t>Convert to Arrhenius temperature</w:t>
      </w:r>
    </w:p>
    <w:p w14:paraId="48130B99" w14:textId="77777777" w:rsidR="00854150" w:rsidRPr="006054E5" w:rsidRDefault="00854150" w:rsidP="0067192E">
      <w:pPr>
        <w:pStyle w:val="CommentText"/>
        <w:numPr>
          <w:ilvl w:val="0"/>
          <w:numId w:val="34"/>
        </w:numPr>
      </w:pPr>
      <w:r w:rsidRPr="006054E5">
        <w:t xml:space="preserve"> Subtract the temperature with median env. temp by species (here we also blur the relationship because each species will have it’s own formula to convert back)</w:t>
      </w:r>
    </w:p>
    <w:p w14:paraId="1DB0D901" w14:textId="099EBFDC" w:rsidR="00854150" w:rsidRPr="006054E5" w:rsidRDefault="00854150" w:rsidP="0067192E">
      <w:pPr>
        <w:pStyle w:val="CommentText"/>
        <w:numPr>
          <w:ilvl w:val="0"/>
          <w:numId w:val="34"/>
        </w:numPr>
      </w:pPr>
      <w:r w:rsidRPr="006054E5">
        <w:t xml:space="preserve"> From these normalized temperatures, I further subtract the grand mean. </w:t>
      </w:r>
      <w:r>
        <w:t>T</w:t>
      </w:r>
      <w:r w:rsidRPr="006054E5">
        <w:t xml:space="preserve">his isn’t necessary, but it makes interpretation of the coefficients easier (e.g. when mass is zero and we predict over temperature, the prediction corresponds to a </w:t>
      </w:r>
      <w:r>
        <w:t>temperature</w:t>
      </w:r>
      <w:r w:rsidRPr="006054E5">
        <w:t xml:space="preserve"> = mean rather than 0</w:t>
      </w:r>
      <w:r>
        <w:t xml:space="preserve"> of the original unit</w:t>
      </w:r>
      <w:r w:rsidRPr="006054E5">
        <w:t>).</w:t>
      </w:r>
    </w:p>
    <w:p w14:paraId="2481CED6" w14:textId="77777777" w:rsidR="00854150" w:rsidRPr="006054E5" w:rsidRDefault="00854150" w:rsidP="0067192E">
      <w:pPr>
        <w:pStyle w:val="CommentText"/>
      </w:pPr>
    </w:p>
    <w:p w14:paraId="22E8A88F" w14:textId="464CCB23" w:rsidR="00854150" w:rsidRPr="006054E5" w:rsidRDefault="00854150" w:rsidP="0067192E">
      <w:pPr>
        <w:pStyle w:val="CommentText"/>
      </w:pPr>
      <w:r w:rsidRPr="006054E5">
        <w:t>The way I try to go back to normal scales when I talk about the results is simply by plotting. All the conversions are made column wise, so I just plot the original variable, e.g. environment-normalized temperature vs mean_centered Arrhenius temperature and eyeball and see how they relate (there’s minor noise because of the species-specificity</w:t>
      </w:r>
      <w:r>
        <w:t xml:space="preserve"> (see colors below)</w:t>
      </w:r>
      <w:r w:rsidRPr="006054E5">
        <w:t>, but the overall relationship is very clear). I guess that works… what do you think about that?</w:t>
      </w:r>
    </w:p>
    <w:p w14:paraId="52972DFF" w14:textId="77777777" w:rsidR="00854150" w:rsidRPr="006054E5" w:rsidRDefault="00854150" w:rsidP="0067192E">
      <w:pPr>
        <w:pStyle w:val="CommentText"/>
      </w:pPr>
    </w:p>
    <w:p w14:paraId="0CCC6462" w14:textId="77777777" w:rsidR="00854150" w:rsidRPr="006054E5" w:rsidRDefault="00854150" w:rsidP="0067192E">
      <w:pPr>
        <w:pStyle w:val="CommentText"/>
      </w:pPr>
      <w:r w:rsidRPr="006054E5">
        <w:t>This is how an example plot looks:</w:t>
      </w:r>
    </w:p>
    <w:p w14:paraId="1833C7CA" w14:textId="677C9140" w:rsidR="00854150" w:rsidRPr="00953C8C" w:rsidRDefault="00854150" w:rsidP="0067192E">
      <w:pPr>
        <w:pStyle w:val="CommentText"/>
        <w:rPr>
          <w:lang w:val="en-GB"/>
        </w:rPr>
      </w:pPr>
    </w:p>
    <w:p w14:paraId="15844F1A" w14:textId="7E47AD2B" w:rsidR="00854150" w:rsidRDefault="00854150" w:rsidP="0067192E">
      <w:pPr>
        <w:pStyle w:val="CommentText"/>
      </w:pPr>
      <w:r>
        <w:rPr>
          <w:noProof/>
          <w:lang w:eastAsia="sv-SE"/>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3">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854150" w:rsidRPr="006054E5" w:rsidRDefault="00854150" w:rsidP="0067192E">
      <w:pPr>
        <w:pStyle w:val="CommentText"/>
      </w:pPr>
      <w:r w:rsidRPr="006054E5">
        <w:t>So from this example, if we use x as -1 and 0 when making the model prediction, I would interpret that as +10 and +2.5 in units TEMP_C – MEDIAN. ENV.TEMP</w:t>
      </w:r>
    </w:p>
    <w:p w14:paraId="336A7A91" w14:textId="6B2D4C35" w:rsidR="00854150" w:rsidRPr="006054E5" w:rsidRDefault="00854150">
      <w:pPr>
        <w:pStyle w:val="CommentText"/>
      </w:pPr>
    </w:p>
  </w:comment>
  <w:comment w:id="55" w:author="Anna Gårdmark" w:date="2020-01-21T09:51:00Z" w:initials="AG">
    <w:p w14:paraId="025835B0" w14:textId="5E4E411F" w:rsidR="00854150" w:rsidRPr="0003722E" w:rsidRDefault="00854150">
      <w:pPr>
        <w:pStyle w:val="CommentText"/>
        <w:rPr>
          <w:lang w:val="en-GB"/>
        </w:rPr>
      </w:pPr>
      <w:r>
        <w:rPr>
          <w:rStyle w:val="CommentReference"/>
        </w:rPr>
        <w:annotationRef/>
      </w:r>
      <w:r w:rsidRPr="0003722E">
        <w:rPr>
          <w:lang w:val="en-GB"/>
        </w:rPr>
        <w:t xml:space="preserve">why aren’t you converting your parameter estimates using </w:t>
      </w:r>
      <w:proofErr w:type="spellStart"/>
      <w:r w:rsidRPr="0003722E">
        <w:rPr>
          <w:lang w:val="en-GB"/>
        </w:rPr>
        <w:t>eq</w:t>
      </w:r>
      <w:proofErr w:type="spellEnd"/>
      <w:r w:rsidRPr="0003722E">
        <w:rPr>
          <w:lang w:val="en-GB"/>
        </w:rPr>
        <w:t xml:space="preserve"> 4-&gt; eq5? </w:t>
      </w:r>
      <w:r>
        <w:rPr>
          <w:lang w:val="en-GB"/>
        </w:rPr>
        <w:t xml:space="preserve"> Am I missing something?</w:t>
      </w:r>
    </w:p>
  </w:comment>
  <w:comment w:id="56" w:author="Max Lindmark" w:date="2020-01-28T15:13:00Z" w:initials="ML">
    <w:p w14:paraId="7F3AA8DF" w14:textId="50130BA5" w:rsidR="00854150" w:rsidRPr="003C6C35" w:rsidRDefault="00854150">
      <w:pPr>
        <w:pStyle w:val="CommentText"/>
        <w:rPr>
          <w:lang w:val="en-US"/>
        </w:rPr>
      </w:pPr>
      <w:r>
        <w:rPr>
          <w:rStyle w:val="CommentReference"/>
        </w:rPr>
        <w:annotationRef/>
      </w:r>
      <w:r w:rsidRPr="003C6C35">
        <w:rPr>
          <w:lang w:val="en-US"/>
        </w:rPr>
        <w:t xml:space="preserve">No, I mean that because the </w:t>
      </w:r>
      <w:r>
        <w:rPr>
          <w:lang w:val="en-US"/>
        </w:rPr>
        <w:t xml:space="preserve">rescaling is done by species, how to exactly convert back and forth between rescaled and actual temperature must be done by species, as illustrated in the figure in the comment. The previous +5C and +10C where approximations based on the lines for all species. It doesn’t relate to Eq. 4-5 </w:t>
      </w:r>
    </w:p>
  </w:comment>
  <w:comment w:id="58" w:author="Jan Ohlberger" w:date="2020-01-21T14:57:00Z" w:initials="Ca">
    <w:p w14:paraId="14C41261" w14:textId="77777777" w:rsidR="00854150" w:rsidRDefault="00854150">
      <w:pPr>
        <w:pStyle w:val="CommentText"/>
      </w:pPr>
      <w:r>
        <w:rPr>
          <w:rStyle w:val="CommentReference"/>
        </w:rPr>
        <w:annotationRef/>
      </w:r>
      <w:r>
        <w:t>Those are rather extreme values, esp. the highest and lowest values.</w:t>
      </w:r>
    </w:p>
    <w:p w14:paraId="3D8CEC3A" w14:textId="77777777" w:rsidR="00854150" w:rsidRDefault="00854150">
      <w:pPr>
        <w:pStyle w:val="CommentText"/>
      </w:pPr>
    </w:p>
    <w:p w14:paraId="6653FE73" w14:textId="0A209DBF" w:rsidR="00854150" w:rsidRDefault="00854150">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854150" w:rsidRDefault="00854150">
      <w:pPr>
        <w:pStyle w:val="CommentText"/>
      </w:pPr>
    </w:p>
    <w:p w14:paraId="0FEAD394" w14:textId="58BEC5A8" w:rsidR="00854150" w:rsidRDefault="00854150">
      <w:pPr>
        <w:pStyle w:val="CommentText"/>
      </w:pPr>
      <w:r>
        <w:t>The negative value for brown trout is also questionable. Optimum for consumption should be higher than mean experienced temperature.</w:t>
      </w:r>
    </w:p>
    <w:p w14:paraId="21B997A2" w14:textId="2B0D32B9" w:rsidR="00854150" w:rsidRDefault="00854150">
      <w:pPr>
        <w:pStyle w:val="CommentText"/>
      </w:pPr>
    </w:p>
    <w:p w14:paraId="08A228F7" w14:textId="601A6767" w:rsidR="00854150" w:rsidRDefault="00854150">
      <w:pPr>
        <w:pStyle w:val="CommentText"/>
      </w:pPr>
      <w:r>
        <w:t>The overall mean of 6°C, on the other hand, seems reasonable.</w:t>
      </w:r>
    </w:p>
    <w:p w14:paraId="19AF2500" w14:textId="65C98CB9" w:rsidR="00854150" w:rsidRDefault="00854150">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854150" w:rsidRDefault="00854150">
      <w:pPr>
        <w:pStyle w:val="CommentText"/>
      </w:pPr>
    </w:p>
    <w:p w14:paraId="32692339" w14:textId="77C0DC03" w:rsidR="00854150" w:rsidRPr="008F5937" w:rsidRDefault="00854150">
      <w:pPr>
        <w:pStyle w:val="CommentText"/>
      </w:pPr>
      <w:r>
        <w:t>I know this seems very picky - but somehow these are extreme enough to warrant further scrutiny in my view</w:t>
      </w:r>
    </w:p>
  </w:comment>
  <w:comment w:id="59" w:author="Max Lindmark" w:date="2020-01-28T15:25:00Z" w:initials="ML">
    <w:p w14:paraId="18CB7814" w14:textId="77777777" w:rsidR="00854150" w:rsidRDefault="00854150">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w:t>
      </w:r>
      <w:proofErr w:type="spellStart"/>
      <w:r>
        <w:rPr>
          <w:lang w:val="en-US"/>
        </w:rPr>
        <w:t>lethal…</w:t>
      </w:r>
      <w:proofErr w:type="spellEnd"/>
      <w:r>
        <w:rPr>
          <w:lang w:val="en-US"/>
        </w:rPr>
        <w:t xml:space="preserve">). </w:t>
      </w:r>
    </w:p>
    <w:p w14:paraId="061699F8" w14:textId="77777777" w:rsidR="00854150" w:rsidRDefault="00854150">
      <w:pPr>
        <w:pStyle w:val="CommentText"/>
        <w:rPr>
          <w:lang w:val="en-US"/>
        </w:rPr>
      </w:pPr>
    </w:p>
    <w:p w14:paraId="3F9AF4D5" w14:textId="506AAFAA" w:rsidR="00854150" w:rsidRDefault="00854150">
      <w:pPr>
        <w:pStyle w:val="CommentText"/>
        <w:rPr>
          <w:lang w:val="en-US"/>
        </w:rPr>
      </w:pPr>
      <w:r>
        <w:rPr>
          <w:lang w:val="en-US"/>
        </w:rPr>
        <w:t>But just to clarify also, the reference temperature (</w:t>
      </w:r>
      <w:proofErr w:type="spellStart"/>
      <w:r>
        <w:rPr>
          <w:lang w:val="en-US"/>
        </w:rPr>
        <w:t>T_env</w:t>
      </w:r>
      <w:proofErr w:type="spellEnd"/>
      <w:r>
        <w:rPr>
          <w:lang w:val="en-US"/>
        </w:rPr>
        <w:t xml:space="preserve">) is the midpoint between the minimum and maximum temperature on </w:t>
      </w:r>
      <w:proofErr w:type="spellStart"/>
      <w:r>
        <w:rPr>
          <w:lang w:val="en-US"/>
        </w:rPr>
        <w:t>fishbase</w:t>
      </w:r>
      <w:proofErr w:type="spellEnd"/>
      <w:r>
        <w:rPr>
          <w:lang w:val="en-US"/>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854150" w:rsidRDefault="00854150">
      <w:pPr>
        <w:pStyle w:val="CommentText"/>
        <w:rPr>
          <w:lang w:val="en-US"/>
        </w:rPr>
      </w:pPr>
    </w:p>
    <w:p w14:paraId="09190D46" w14:textId="0A6796B0" w:rsidR="00854150" w:rsidRPr="003B5ECD" w:rsidRDefault="00854150">
      <w:pPr>
        <w:pStyle w:val="CommentText"/>
        <w:rPr>
          <w:lang w:val="en-US"/>
        </w:rPr>
      </w:pPr>
      <w:r>
        <w:rPr>
          <w:lang w:val="en-US"/>
        </w:rPr>
        <w:t>Since we only we use for a few species now (only growth (maybe) and consumption), we can probably afford digging into it.</w:t>
      </w:r>
    </w:p>
  </w:comment>
  <w:comment w:id="60" w:author="Jan Ohlberger" w:date="2020-01-21T13:47:00Z" w:initials="Ca">
    <w:p w14:paraId="36171756" w14:textId="63E48B34" w:rsidR="00854150" w:rsidRDefault="00854150">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61" w:author="Max Lindmark" w:date="2020-01-28T15:51:00Z" w:initials="ML">
    <w:p w14:paraId="64026A64" w14:textId="066353CD" w:rsidR="00854150" w:rsidRPr="00586D37" w:rsidRDefault="00854150">
      <w:pPr>
        <w:pStyle w:val="CommentText"/>
        <w:rPr>
          <w:lang w:val="en-US"/>
        </w:rPr>
      </w:pPr>
      <w:r>
        <w:rPr>
          <w:rStyle w:val="CommentReference"/>
        </w:rPr>
        <w:annotationRef/>
      </w:r>
      <w:r w:rsidRPr="002D5C65">
        <w:rPr>
          <w:lang w:val="en-US"/>
        </w:rPr>
        <w:t xml:space="preserve">It’s because they are </w:t>
      </w:r>
      <w:proofErr w:type="gramStart"/>
      <w:r w:rsidRPr="002D5C65">
        <w:rPr>
          <w:lang w:val="en-US"/>
        </w:rPr>
        <w:t>mean-centered</w:t>
      </w:r>
      <w:proofErr w:type="gramEnd"/>
      <w:r w:rsidRPr="002D5C65">
        <w:rPr>
          <w:lang w:val="en-US"/>
        </w:rPr>
        <w:t xml:space="preserve"> after that </w:t>
      </w:r>
      <w:r w:rsidRPr="002D5C65">
        <w:rPr>
          <w:lang w:val="sv-SE"/>
        </w:rPr>
        <w:sym w:font="Wingdings" w:char="F04A"/>
      </w:r>
      <w:r w:rsidRPr="00586D37">
        <w:rPr>
          <w:lang w:val="en-US"/>
        </w:rPr>
        <w:t xml:space="preserve"> added that now! </w:t>
      </w:r>
    </w:p>
  </w:comment>
  <w:comment w:id="62" w:author="Jan Ohlberger" w:date="2020-01-21T15:41:00Z" w:initials="Ca">
    <w:p w14:paraId="09BC348E" w14:textId="292A9450" w:rsidR="00854150" w:rsidRDefault="00854150">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63" w:author="Jan Ohlberger" w:date="2020-01-21T15:43:00Z" w:initials="Ca">
    <w:p w14:paraId="1A238F9A" w14:textId="09E0F2FF" w:rsidR="00854150" w:rsidRDefault="00854150">
      <w:pPr>
        <w:pStyle w:val="CommentText"/>
      </w:pPr>
      <w:r>
        <w:rPr>
          <w:rStyle w:val="CommentReference"/>
        </w:rPr>
        <w:annotationRef/>
      </w:r>
      <w:r>
        <w:t xml:space="preserve">Maybe better? </w:t>
      </w:r>
    </w:p>
  </w:comment>
  <w:comment w:id="64" w:author="Max Lindmark" w:date="2020-01-28T15:58:00Z" w:initials="ML">
    <w:p w14:paraId="50BCCDCC" w14:textId="2E84632D" w:rsidR="00854150" w:rsidRPr="00AE33C5" w:rsidRDefault="00854150">
      <w:pPr>
        <w:pStyle w:val="CommentText"/>
        <w:rPr>
          <w:lang w:val="en-US"/>
        </w:rPr>
      </w:pPr>
      <w:r>
        <w:rPr>
          <w:rStyle w:val="CommentReference"/>
        </w:rPr>
        <w:annotationRef/>
      </w:r>
      <w:r w:rsidRPr="00AE33C5">
        <w:rPr>
          <w:lang w:val="en-US"/>
        </w:rPr>
        <w:t>Or average?</w:t>
      </w:r>
    </w:p>
  </w:comment>
  <w:comment w:id="66" w:author="Anna Gårdmark" w:date="2020-01-21T10:43:00Z" w:initials="AG">
    <w:p w14:paraId="4C1C7537" w14:textId="2F7D0109" w:rsidR="00854150" w:rsidRPr="0042718C" w:rsidRDefault="00854150">
      <w:pPr>
        <w:pStyle w:val="CommentText"/>
        <w:rPr>
          <w:lang w:val="en-GB"/>
        </w:rPr>
      </w:pPr>
      <w:r>
        <w:rPr>
          <w:rStyle w:val="CommentReference"/>
        </w:rPr>
        <w:annotationRef/>
      </w:r>
      <w:r w:rsidRPr="0042718C">
        <w:rPr>
          <w:lang w:val="en-GB"/>
        </w:rPr>
        <w:t>consider using three digits for the M*T effect, because in the text you say it is 0.015 which doesn’t fit with the 0.01 that you put in this plot</w:t>
      </w:r>
    </w:p>
  </w:comment>
  <w:comment w:id="65" w:author="Max Lindmark" w:date="2020-01-28T16:06:00Z" w:initials="ML">
    <w:p w14:paraId="59A61063" w14:textId="376A6D84" w:rsidR="00854150" w:rsidRPr="009701D2" w:rsidRDefault="00854150">
      <w:pPr>
        <w:pStyle w:val="CommentText"/>
        <w:rPr>
          <w:lang w:val="en-US"/>
        </w:rPr>
      </w:pPr>
      <w:r>
        <w:rPr>
          <w:rStyle w:val="CommentReference"/>
        </w:rPr>
        <w:annotationRef/>
      </w:r>
      <w:r w:rsidRPr="009701D2">
        <w:rPr>
          <w:lang w:val="en-US"/>
        </w:rPr>
        <w:t>MOVE TO APPENDIX!</w:t>
      </w:r>
    </w:p>
  </w:comment>
  <w:comment w:id="67" w:author="Anna Gårdmark" w:date="2020-01-21T10:44:00Z" w:initials="AG">
    <w:p w14:paraId="08080746" w14:textId="2304BE0D" w:rsidR="00854150" w:rsidRPr="0042718C" w:rsidRDefault="00854150">
      <w:pPr>
        <w:pStyle w:val="CommentText"/>
        <w:rPr>
          <w:lang w:val="en-GB"/>
        </w:rPr>
      </w:pPr>
      <w:r>
        <w:rPr>
          <w:rStyle w:val="CommentReference"/>
        </w:rPr>
        <w:annotationRef/>
      </w:r>
      <w:r w:rsidRPr="0042718C">
        <w:rPr>
          <w:lang w:val="en-GB"/>
        </w:rPr>
        <w:t>say how (or correct axis label in the fig)</w:t>
      </w:r>
    </w:p>
  </w:comment>
  <w:comment w:id="68" w:author="Jan Ohlberger" w:date="2020-01-21T16:08:00Z" w:initials="Ca">
    <w:p w14:paraId="146B39C3" w14:textId="3DD648A7" w:rsidR="00854150" w:rsidRDefault="00854150">
      <w:pPr>
        <w:pStyle w:val="CommentText"/>
      </w:pPr>
      <w:r>
        <w:rPr>
          <w:rStyle w:val="CommentReference"/>
        </w:rPr>
        <w:annotationRef/>
      </w:r>
      <w:r>
        <w:t>Which meta-analyses would this be, for example?</w:t>
      </w:r>
    </w:p>
  </w:comment>
  <w:comment w:id="69" w:author="Max Lindmark" w:date="2020-01-28T19:49:00Z" w:initials="ML">
    <w:p w14:paraId="7AF0C157" w14:textId="1A0A69CD" w:rsidR="00634861" w:rsidRPr="00634861" w:rsidRDefault="00634861">
      <w:pPr>
        <w:pStyle w:val="CommentText"/>
        <w:rPr>
          <w:lang w:val="en-US"/>
        </w:rPr>
      </w:pPr>
      <w:r>
        <w:rPr>
          <w:rStyle w:val="CommentReference"/>
        </w:rPr>
        <w:annotationRef/>
      </w:r>
      <w:r w:rsidRPr="00634861">
        <w:rPr>
          <w:lang w:val="en-US"/>
        </w:rPr>
        <w:t xml:space="preserve">Good point! I think Glazier’s </w:t>
      </w:r>
      <w:r>
        <w:rPr>
          <w:lang w:val="en-US"/>
        </w:rPr>
        <w:t>2005 paper where he collects scaling exponents from the literature is one example.</w:t>
      </w:r>
    </w:p>
  </w:comment>
  <w:comment w:id="70" w:author="Max Lindmark" w:date="2020-01-28T19:59:00Z" w:initials="ML">
    <w:p w14:paraId="5EE5D0B0" w14:textId="1BE6760C" w:rsidR="00D4430F" w:rsidRPr="00170E6F" w:rsidRDefault="00170E6F">
      <w:pPr>
        <w:pStyle w:val="CommentText"/>
        <w:rPr>
          <w:lang w:val="en-US"/>
        </w:rPr>
      </w:pPr>
      <w:r>
        <w:rPr>
          <w:lang w:val="en-US"/>
        </w:rPr>
        <w:t xml:space="preserve">Regarding your question Anna </w:t>
      </w:r>
      <w:r w:rsidR="00D4430F">
        <w:rPr>
          <w:rStyle w:val="CommentReference"/>
        </w:rPr>
        <w:annotationRef/>
      </w:r>
      <w:r>
        <w:rPr>
          <w:lang w:val="en-US"/>
        </w:rPr>
        <w:t xml:space="preserve">if MTE predicts </w:t>
      </w:r>
      <w:r w:rsidR="003F6675">
        <w:rPr>
          <w:lang w:val="en-US"/>
        </w:rPr>
        <w:t xml:space="preserve">higher activation energies of growth: </w:t>
      </w:r>
      <w:r w:rsidR="00D4430F">
        <w:rPr>
          <w:rStyle w:val="CommentReference"/>
        </w:rPr>
        <w:annotationRef/>
      </w:r>
      <w:r w:rsidR="003F6675" w:rsidRPr="003F6675">
        <w:rPr>
          <w:rStyle w:val="CommentReference"/>
          <w:lang w:val="en-US"/>
        </w:rPr>
        <w:t>w</w:t>
      </w:r>
      <w:r w:rsidR="00D4430F" w:rsidRPr="0081453F">
        <w:rPr>
          <w:lang w:val="en-US"/>
        </w:rPr>
        <w:t xml:space="preserve">ell, no, </w:t>
      </w:r>
      <w:r w:rsidR="00D4430F">
        <w:rPr>
          <w:lang w:val="en-US"/>
        </w:rPr>
        <w:t>but e.g. 95% credible intervals overlap 0.6, and X percent of the posterior is below, so similarly seemed like an ok description! (not identical, but not very different either!)</w:t>
      </w:r>
    </w:p>
  </w:comment>
  <w:comment w:id="71" w:author="Max Lindmark" w:date="2020-01-28T20:06:00Z" w:initials="ML">
    <w:p w14:paraId="19E0DF87" w14:textId="04EDB271" w:rsidR="00915D28" w:rsidRPr="00915D28" w:rsidRDefault="00915D28">
      <w:pPr>
        <w:pStyle w:val="CommentText"/>
        <w:rPr>
          <w:lang w:val="en-US"/>
        </w:rPr>
      </w:pPr>
      <w:r>
        <w:rPr>
          <w:rStyle w:val="CommentReference"/>
        </w:rPr>
        <w:annotationRef/>
      </w:r>
      <w:r w:rsidRPr="00915D28">
        <w:rPr>
          <w:lang w:val="en-US"/>
        </w:rPr>
        <w:t xml:space="preserve">Maybe state which </w:t>
      </w:r>
      <w:r>
        <w:rPr>
          <w:lang w:val="en-US"/>
        </w:rPr>
        <w:t>exponents I find…</w:t>
      </w:r>
    </w:p>
  </w:comment>
  <w:comment w:id="72" w:author="Max Lindmark" w:date="2020-01-28T20:09:00Z" w:initials="ML">
    <w:p w14:paraId="68E1601B" w14:textId="7DFDBFF7" w:rsidR="008701DE" w:rsidRPr="008701DE" w:rsidRDefault="008701DE">
      <w:pPr>
        <w:pStyle w:val="CommentText"/>
        <w:rPr>
          <w:lang w:val="en-US"/>
        </w:rPr>
      </w:pPr>
      <w:r>
        <w:rPr>
          <w:rStyle w:val="CommentReference"/>
        </w:rPr>
        <w:annotationRef/>
      </w:r>
      <w:proofErr w:type="gramStart"/>
      <w:r w:rsidRPr="008701DE">
        <w:rPr>
          <w:lang w:val="en-US"/>
        </w:rPr>
        <w:t>Rewrite..</w:t>
      </w:r>
      <w:proofErr w:type="gramEnd"/>
    </w:p>
  </w:comment>
  <w:comment w:id="73" w:author="Anna Gårdmark" w:date="2020-01-21T11:03:00Z" w:initials="AG">
    <w:p w14:paraId="382D8303" w14:textId="6DCB27E3" w:rsidR="00854150" w:rsidRDefault="00854150">
      <w:pPr>
        <w:pStyle w:val="CommentText"/>
      </w:pPr>
      <w:r>
        <w:rPr>
          <w:rStyle w:val="CommentReference"/>
        </w:rPr>
        <w:annotationRef/>
      </w:r>
      <w:r>
        <w:t>I assume you mean?</w:t>
      </w:r>
    </w:p>
  </w:comment>
  <w:comment w:id="74" w:author="Anna Gårdmark" w:date="2020-01-21T11:09:00Z" w:initials="AG">
    <w:p w14:paraId="4B6596EC" w14:textId="533D3296" w:rsidR="00854150" w:rsidRPr="00F935D8" w:rsidRDefault="00854150">
      <w:pPr>
        <w:pStyle w:val="CommentText"/>
        <w:rPr>
          <w:lang w:val="en-GB"/>
        </w:rPr>
      </w:pPr>
      <w:r>
        <w:rPr>
          <w:rStyle w:val="CommentReference"/>
        </w:rPr>
        <w:annotationRef/>
      </w:r>
      <w:r w:rsidRPr="00F935D8">
        <w:rPr>
          <w:lang w:val="en-GB"/>
        </w:rPr>
        <w:t xml:space="preserve">this is true for optimum curves in general, but your paragraph (and finding) is about size-varying optima. </w:t>
      </w:r>
      <w:r>
        <w:rPr>
          <w:lang w:val="en-GB"/>
        </w:rPr>
        <w:t>Have a more specific conclusion/implication?</w:t>
      </w:r>
    </w:p>
  </w:comment>
  <w:comment w:id="75" w:author="Jan Ohlberger" w:date="2020-01-21T16:36:00Z" w:initials="Ca">
    <w:p w14:paraId="4354E4AB" w14:textId="669B01FE" w:rsidR="00854150" w:rsidRDefault="00854150">
      <w:pPr>
        <w:pStyle w:val="CommentText"/>
      </w:pPr>
      <w:r>
        <w:rPr>
          <w:rStyle w:val="CommentReference"/>
        </w:rPr>
        <w:annotationRef/>
      </w:r>
      <w:r>
        <w:t xml:space="preserve">I also find this a bit too vague and complicated. Need something more specific or drop it – in fact: as you indicate above, the majority of comparisons between field data and experimentally determined thermal ranges indicates that </w:t>
      </w:r>
      <w:r w:rsidRPr="00AF7ED9">
        <w:t xml:space="preserve">species </w:t>
      </w:r>
      <w:r>
        <w:t xml:space="preserve">typically </w:t>
      </w:r>
      <w:r w:rsidRPr="00AF7ED9">
        <w:t>occupy thermal habitats that are below their optimum</w:t>
      </w:r>
      <w:r>
        <w:t xml:space="preserve"> (due to variance in temperatures, hence more pronounced in temperate compared to tropical climates) – so I’m not sure this is a critical point to make, especially at end the of this paragraph. </w:t>
      </w:r>
    </w:p>
  </w:comment>
  <w:comment w:id="76" w:author="Max Lindmark" w:date="2020-01-28T20:20:00Z" w:initials="ML">
    <w:p w14:paraId="1D78547C" w14:textId="470A49C5" w:rsidR="00BA1C7A" w:rsidRDefault="00C854B1">
      <w:pPr>
        <w:pStyle w:val="CommentText"/>
        <w:rPr>
          <w:lang w:val="en-US"/>
        </w:rPr>
      </w:pPr>
      <w:r>
        <w:rPr>
          <w:rStyle w:val="CommentReference"/>
        </w:rPr>
        <w:annotationRef/>
      </w:r>
      <w:r w:rsidRPr="00C854B1">
        <w:rPr>
          <w:lang w:val="en-US"/>
        </w:rPr>
        <w:t>I’m not sure</w:t>
      </w:r>
      <w:r w:rsidR="00BA1C7A">
        <w:rPr>
          <w:lang w:val="en-US"/>
        </w:rPr>
        <w:t>, I think it’s a good point (but could be written differently, of course).</w:t>
      </w:r>
      <w:r w:rsidR="00BF56D6">
        <w:rPr>
          <w:lang w:val="en-US"/>
        </w:rPr>
        <w:t xml:space="preserve"> </w:t>
      </w:r>
    </w:p>
    <w:p w14:paraId="70BCDC63" w14:textId="77777777" w:rsidR="00BF56D6" w:rsidRDefault="00BF56D6">
      <w:pPr>
        <w:pStyle w:val="CommentText"/>
        <w:rPr>
          <w:lang w:val="en-US"/>
        </w:rPr>
      </w:pPr>
    </w:p>
    <w:p w14:paraId="3BE549E3" w14:textId="48E53047" w:rsidR="00BA1C7A" w:rsidRDefault="00C854B1">
      <w:pPr>
        <w:pStyle w:val="CommentText"/>
        <w:rPr>
          <w:lang w:val="en-US"/>
        </w:rPr>
      </w:pPr>
      <w:r>
        <w:rPr>
          <w:lang w:val="en-US"/>
        </w:rPr>
        <w:t xml:space="preserve">I mean </w:t>
      </w:r>
      <w:proofErr w:type="gramStart"/>
      <w:r>
        <w:rPr>
          <w:lang w:val="en-US"/>
        </w:rPr>
        <w:t>yes</w:t>
      </w:r>
      <w:proofErr w:type="gramEnd"/>
      <w:r>
        <w:rPr>
          <w:lang w:val="en-US"/>
        </w:rPr>
        <w:t xml:space="preserve"> it’s </w:t>
      </w:r>
      <w:r w:rsidR="00BF56D6">
        <w:rPr>
          <w:lang w:val="en-US"/>
        </w:rPr>
        <w:t xml:space="preserve">true </w:t>
      </w:r>
      <w:r>
        <w:rPr>
          <w:lang w:val="en-US"/>
        </w:rPr>
        <w:t>for optimum in general,</w:t>
      </w:r>
      <w:r w:rsidR="00BF56D6">
        <w:rPr>
          <w:lang w:val="en-US"/>
        </w:rPr>
        <w:t xml:space="preserve"> but</w:t>
      </w:r>
      <w:r>
        <w:rPr>
          <w:lang w:val="en-US"/>
        </w:rPr>
        <w:t xml:space="preserve"> </w:t>
      </w:r>
      <w:r w:rsidR="00BA1C7A">
        <w:rPr>
          <w:lang w:val="en-US"/>
        </w:rPr>
        <w:t xml:space="preserve">size-dependent curves are just optimum curves for specific sizes. I just think it’s important to not only show it exists but talk about some implications. The major implication here is that it means rates (growth) does not increase as predicted from an exponential model – if they live close to their optimum. This is often not assumed, so it’s important to discuss that assumption. </w:t>
      </w:r>
    </w:p>
    <w:p w14:paraId="1B79E22C" w14:textId="4E533626" w:rsidR="00BF56D6" w:rsidRDefault="00BF56D6">
      <w:pPr>
        <w:pStyle w:val="CommentText"/>
        <w:rPr>
          <w:lang w:val="en-US"/>
        </w:rPr>
      </w:pPr>
    </w:p>
    <w:p w14:paraId="42700330" w14:textId="3B301A8F" w:rsidR="00C854B1" w:rsidRPr="00C854B1" w:rsidRDefault="00BF56D6">
      <w:pPr>
        <w:pStyle w:val="CommentText"/>
        <w:rPr>
          <w:lang w:val="en-US"/>
        </w:rPr>
      </w:pPr>
      <w:r>
        <w:rPr>
          <w:lang w:val="en-US"/>
        </w:rPr>
        <w:t xml:space="preserve">I cut the paragraph to make it </w:t>
      </w:r>
      <w:proofErr w:type="gramStart"/>
      <w:r>
        <w:rPr>
          <w:lang w:val="en-US"/>
        </w:rPr>
        <w:t>more clear</w:t>
      </w:r>
      <w:proofErr w:type="gramEnd"/>
      <w:r>
        <w:rPr>
          <w:lang w:val="en-US"/>
        </w:rPr>
        <w:t>, and also rewrote this section a bit, let me know if it works better now!</w:t>
      </w:r>
    </w:p>
  </w:comment>
  <w:comment w:id="77" w:author="Anna Gårdmark" w:date="2020-01-21T11:14:00Z" w:initials="AG">
    <w:p w14:paraId="4CFA09D2" w14:textId="22D4938C" w:rsidR="00854150" w:rsidRPr="00F935D8" w:rsidRDefault="00854150">
      <w:pPr>
        <w:pStyle w:val="CommentText"/>
        <w:rPr>
          <w:lang w:val="en-GB"/>
        </w:rPr>
      </w:pPr>
      <w:r>
        <w:rPr>
          <w:rStyle w:val="CommentReference"/>
        </w:rPr>
        <w:annotationRef/>
      </w:r>
      <w:r w:rsidRPr="00F935D8">
        <w:rPr>
          <w:lang w:val="en-GB"/>
        </w:rPr>
        <w:t>this is not how it came across to me in the results section</w:t>
      </w:r>
    </w:p>
  </w:comment>
  <w:comment w:id="78" w:author="Anna Gårdmark" w:date="2020-01-21T11:18:00Z" w:initials="AG">
    <w:p w14:paraId="39CA64ED" w14:textId="1811A31D" w:rsidR="00854150" w:rsidRPr="00F935D8" w:rsidRDefault="00854150">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79" w:author="Max Lindmark" w:date="2020-01-28T20:35:00Z" w:initials="ML">
    <w:p w14:paraId="373EEDFB" w14:textId="7DA90AA5" w:rsidR="00C22343" w:rsidRPr="00BE2543" w:rsidRDefault="00C22343">
      <w:pPr>
        <w:pStyle w:val="CommentText"/>
        <w:rPr>
          <w:lang w:val="en-US"/>
        </w:rPr>
      </w:pPr>
      <w:r>
        <w:rPr>
          <w:rStyle w:val="CommentReference"/>
        </w:rPr>
        <w:annotationRef/>
      </w:r>
      <w:r w:rsidRPr="00BE2543">
        <w:rPr>
          <w:lang w:val="en-US"/>
        </w:rPr>
        <w:t xml:space="preserve">Ref for what? </w:t>
      </w:r>
      <w:r w:rsidR="00BE2543" w:rsidRPr="00BE2543">
        <w:rPr>
          <w:lang w:val="en-US"/>
        </w:rPr>
        <w:t xml:space="preserve">I </w:t>
      </w:r>
      <w:r w:rsidR="00BE2543">
        <w:rPr>
          <w:lang w:val="en-US"/>
        </w:rPr>
        <w:t xml:space="preserve">mean Downs and Englund as examples of </w:t>
      </w:r>
      <w:proofErr w:type="spellStart"/>
      <w:proofErr w:type="gramStart"/>
      <w:r w:rsidR="00BE2543">
        <w:rPr>
          <w:lang w:val="en-US"/>
        </w:rPr>
        <w:t>non hierarchical</w:t>
      </w:r>
      <w:proofErr w:type="spellEnd"/>
      <w:proofErr w:type="gramEnd"/>
      <w:r w:rsidR="00BE2543">
        <w:rPr>
          <w:lang w:val="en-US"/>
        </w:rPr>
        <w:t xml:space="preserve"> models (no pooling)</w:t>
      </w:r>
    </w:p>
  </w:comment>
  <w:comment w:id="80" w:author="Max Lindmark" w:date="2020-01-28T20:37:00Z" w:initials="ML">
    <w:p w14:paraId="72ACE55D" w14:textId="7ABD27F1" w:rsidR="00A13063" w:rsidRPr="00A13063" w:rsidRDefault="00A13063">
      <w:pPr>
        <w:pStyle w:val="CommentText"/>
        <w:rPr>
          <w:lang w:val="en-US"/>
        </w:rPr>
      </w:pPr>
      <w:r>
        <w:rPr>
          <w:rStyle w:val="CommentReference"/>
        </w:rPr>
        <w:annotationRef/>
      </w:r>
      <w:r w:rsidRPr="00A13063">
        <w:rPr>
          <w:lang w:val="en-US"/>
        </w:rPr>
        <w:t>But in line with the Glazier models???</w:t>
      </w:r>
    </w:p>
  </w:comment>
  <w:comment w:id="81" w:author="Jan Ohlberger" w:date="2020-01-21T21:17:00Z" w:initials="Ca">
    <w:p w14:paraId="19D89C62" w14:textId="48FB18DA" w:rsidR="00854150" w:rsidRDefault="00854150">
      <w:pPr>
        <w:pStyle w:val="CommentText"/>
      </w:pPr>
      <w:r>
        <w:rPr>
          <w:rStyle w:val="CommentReference"/>
        </w:rPr>
        <w:annotationRef/>
      </w:r>
      <w:r>
        <w:t xml:space="preserve">Not clear to me where this is going or whether it is essential for the discussion? </w:t>
      </w:r>
    </w:p>
  </w:comment>
  <w:comment w:id="82" w:author="Max Lindmark" w:date="2020-01-28T20:45:00Z" w:initials="ML">
    <w:p w14:paraId="14DF8898" w14:textId="68191B3B" w:rsidR="00406510" w:rsidRPr="00406510" w:rsidRDefault="00406510">
      <w:pPr>
        <w:pStyle w:val="CommentText"/>
        <w:rPr>
          <w:lang w:val="en-US"/>
        </w:rPr>
      </w:pPr>
      <w:r>
        <w:rPr>
          <w:rStyle w:val="CommentReference"/>
        </w:rPr>
        <w:annotationRef/>
      </w:r>
      <w:r w:rsidRPr="00406510">
        <w:rPr>
          <w:lang w:val="en-US"/>
        </w:rPr>
        <w:t xml:space="preserve">See if the new figures </w:t>
      </w:r>
      <w:r>
        <w:rPr>
          <w:lang w:val="en-US"/>
        </w:rPr>
        <w:t>can be discussed here!</w:t>
      </w:r>
    </w:p>
  </w:comment>
  <w:comment w:id="83" w:author="Jan Ohlberger" w:date="2020-01-21T21:22:00Z" w:initials="Ca">
    <w:p w14:paraId="5320FD3E" w14:textId="22359182" w:rsidR="00854150" w:rsidRDefault="00854150">
      <w:pPr>
        <w:pStyle w:val="CommentText"/>
      </w:pPr>
      <w:r>
        <w:rPr>
          <w:rStyle w:val="CommentReference"/>
        </w:rPr>
        <w:annotationRef/>
      </w:r>
      <w:r>
        <w:t>Is this critical? If not, drop.</w:t>
      </w:r>
    </w:p>
  </w:comment>
  <w:comment w:id="84" w:author="Max Lindmark" w:date="2020-01-28T20:50:00Z" w:initials="ML">
    <w:p w14:paraId="46827020" w14:textId="1B75C965" w:rsidR="00C46C9C" w:rsidRPr="00C46C9C" w:rsidRDefault="00C46C9C">
      <w:pPr>
        <w:pStyle w:val="CommentText"/>
        <w:rPr>
          <w:lang w:val="en-US"/>
        </w:rPr>
      </w:pPr>
      <w:r>
        <w:rPr>
          <w:rStyle w:val="CommentReference"/>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 w:id="85" w:author="Anna Gårdmark" w:date="2020-01-21T11:25:00Z" w:initials="AG">
    <w:p w14:paraId="67F0E672" w14:textId="41F78ECA" w:rsidR="00854150" w:rsidRPr="00FD7198" w:rsidRDefault="00854150">
      <w:pPr>
        <w:pStyle w:val="CommentText"/>
        <w:rPr>
          <w:lang w:val="en-GB"/>
        </w:rPr>
      </w:pPr>
      <w:r>
        <w:rPr>
          <w:rStyle w:val="CommentReference"/>
        </w:rPr>
        <w:annotationRef/>
      </w:r>
      <w:r w:rsidRPr="00FD7198">
        <w:rPr>
          <w:lang w:val="en-GB"/>
        </w:rPr>
        <w:t>than?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1EE5D915" w15:done="0"/>
  <w15:commentEx w15:paraId="59523F49" w15:done="0"/>
  <w15:commentEx w15:paraId="2E470E0A" w15:paraIdParent="59523F49" w15:done="0"/>
  <w15:commentEx w15:paraId="292BB809" w15:done="0"/>
  <w15:commentEx w15:paraId="31501A8C" w15:paraIdParent="292BB809" w15:done="0"/>
  <w15:commentEx w15:paraId="08E1429A" w15:done="0"/>
  <w15:commentEx w15:paraId="44C4B954" w15:paraIdParent="08E1429A" w15:done="0"/>
  <w15:commentEx w15:paraId="652818F0" w15:done="0"/>
  <w15:commentEx w15:paraId="02CE2AEE"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3E5B8258" w15:done="0"/>
  <w15:commentEx w15:paraId="6509F708" w15:paraIdParent="3E5B8258" w15:done="0"/>
  <w15:commentEx w15:paraId="1BC63D01" w15:done="0"/>
  <w15:commentEx w15:paraId="1F1F1F2A" w15:paraIdParent="1BC63D01" w15:done="0"/>
  <w15:commentEx w15:paraId="3643C3DF" w15:paraIdParent="1BC63D01" w15:done="0"/>
  <w15:commentEx w15:paraId="07FB52E5" w15:done="0"/>
  <w15:commentEx w15:paraId="4FA7DD5A" w15:paraIdParent="07FB52E5" w15:done="0"/>
  <w15:commentEx w15:paraId="42F3CCE8" w15:done="0"/>
  <w15:commentEx w15:paraId="1E08BA1F" w15:paraIdParent="42F3CCE8" w15:done="0"/>
  <w15:commentEx w15:paraId="468BCE23" w15:done="0"/>
  <w15:commentEx w15:paraId="4F158AEA" w15:paraIdParent="468BCE23" w15:done="0"/>
  <w15:commentEx w15:paraId="6F6185C2" w15:done="0"/>
  <w15:commentEx w15:paraId="0B555033" w15:paraIdParent="6F6185C2" w15:done="0"/>
  <w15:commentEx w15:paraId="7CFCE254" w15:done="0"/>
  <w15:commentEx w15:paraId="5E7F1C74" w15:done="0"/>
  <w15:commentEx w15:paraId="4B2292AC" w15:paraIdParent="5E7F1C74" w15:done="0"/>
  <w15:commentEx w15:paraId="621913B6" w15:paraIdParent="5E7F1C74" w15:done="0"/>
  <w15:commentEx w15:paraId="1DC7A6BB" w15:done="0"/>
  <w15:commentEx w15:paraId="5C1E60FD" w15:paraIdParent="1DC7A6BB"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105557B6" w15:done="0"/>
  <w15:commentEx w15:paraId="3C38895D" w15:done="0"/>
  <w15:commentEx w15:paraId="200D95AE" w15:paraIdParent="3C38895D" w15:done="0"/>
  <w15:commentEx w15:paraId="4D09B1BE" w15:done="0"/>
  <w15:commentEx w15:paraId="163EC905" w15:paraIdParent="4D09B1BE" w15:done="0"/>
  <w15:commentEx w15:paraId="3B320B85" w15:done="0"/>
  <w15:commentEx w15:paraId="6564A45C" w15:paraIdParent="3B320B85" w15:done="0"/>
  <w15:commentEx w15:paraId="336A7A91" w15:done="0"/>
  <w15:commentEx w15:paraId="025835B0" w15:paraIdParent="336A7A91" w15:done="0"/>
  <w15:commentEx w15:paraId="7F3AA8DF" w15:paraIdParent="336A7A91" w15:done="0"/>
  <w15:commentEx w15:paraId="32692339" w15:done="0"/>
  <w15:commentEx w15:paraId="09190D46" w15:paraIdParent="32692339" w15:done="0"/>
  <w15:commentEx w15:paraId="36171756" w15:done="0"/>
  <w15:commentEx w15:paraId="64026A64" w15:paraIdParent="36171756" w15:done="0"/>
  <w15:commentEx w15:paraId="09BC348E" w15:done="0"/>
  <w15:commentEx w15:paraId="1A238F9A" w15:done="0"/>
  <w15:commentEx w15:paraId="50BCCDCC" w15:paraIdParent="1A238F9A" w15:done="0"/>
  <w15:commentEx w15:paraId="4C1C7537" w15:done="0"/>
  <w15:commentEx w15:paraId="59A61063" w15:done="0"/>
  <w15:commentEx w15:paraId="08080746" w15:done="0"/>
  <w15:commentEx w15:paraId="146B39C3" w15:done="0"/>
  <w15:commentEx w15:paraId="7AF0C157" w15:paraIdParent="146B39C3" w15:done="0"/>
  <w15:commentEx w15:paraId="5EE5D0B0" w15:done="0"/>
  <w15:commentEx w15:paraId="19E0DF87" w15:done="0"/>
  <w15:commentEx w15:paraId="68E1601B" w15:done="0"/>
  <w15:commentEx w15:paraId="382D8303" w15:done="0"/>
  <w15:commentEx w15:paraId="4B6596EC" w15:done="0"/>
  <w15:commentEx w15:paraId="4354E4AB" w15:paraIdParent="4B6596EC" w15:done="0"/>
  <w15:commentEx w15:paraId="42700330" w15:paraIdParent="4B6596EC" w15:done="0"/>
  <w15:commentEx w15:paraId="4CFA09D2" w15:done="0"/>
  <w15:commentEx w15:paraId="39CA64ED" w15:done="0"/>
  <w15:commentEx w15:paraId="373EEDFB" w15:paraIdParent="39CA64ED" w15:done="0"/>
  <w15:commentEx w15:paraId="72ACE55D" w15:done="0"/>
  <w15:commentEx w15:paraId="19D89C62" w15:done="0"/>
  <w15:commentEx w15:paraId="14DF8898" w15:paraIdParent="19D89C62" w15:done="0"/>
  <w15:commentEx w15:paraId="5320FD3E" w15:done="0"/>
  <w15:commentEx w15:paraId="46827020" w15:paraIdParent="5320FD3E" w15:done="0"/>
  <w15:commentEx w15:paraId="67F0E6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652818F0" w16cid:durableId="21C829D1"/>
  <w16cid:commentId w16cid:paraId="02CE2AEE" w16cid:durableId="21DA7FFE"/>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1BC63D01" w16cid:durableId="21D14263"/>
  <w16cid:commentId w16cid:paraId="1F1F1F2A" w16cid:durableId="21D14B28"/>
  <w16cid:commentId w16cid:paraId="3643C3DF" w16cid:durableId="21DA9094"/>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6F6185C2" w16cid:durableId="21D14272"/>
  <w16cid:commentId w16cid:paraId="0B555033" w16cid:durableId="21D1662A"/>
  <w16cid:commentId w16cid:paraId="7CFCE254" w16cid:durableId="21D16AE2"/>
  <w16cid:commentId w16cid:paraId="5E7F1C74" w16cid:durableId="21D1426C"/>
  <w16cid:commentId w16cid:paraId="4B2292AC" w16cid:durableId="21D1F658"/>
  <w16cid:commentId w16cid:paraId="621913B6" w16cid:durableId="21DAAD4A"/>
  <w16cid:commentId w16cid:paraId="1DC7A6BB" w16cid:durableId="21D14275"/>
  <w16cid:commentId w16cid:paraId="5C1E60FD" w16cid:durableId="21DAB7F5"/>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105557B6" w16cid:durableId="21DAC4D3"/>
  <w16cid:commentId w16cid:paraId="3C38895D" w16cid:durableId="21D14286"/>
  <w16cid:commentId w16cid:paraId="200D95AE" w16cid:durableId="21DAC5FB"/>
  <w16cid:commentId w16cid:paraId="4D09B1BE" w16cid:durableId="21D1428A"/>
  <w16cid:commentId w16cid:paraId="163EC905" w16cid:durableId="21DACCBF"/>
  <w16cid:commentId w16cid:paraId="3B320B85" w16cid:durableId="21D18418"/>
  <w16cid:commentId w16cid:paraId="6564A45C" w16cid:durableId="21DAD2CA"/>
  <w16cid:commentId w16cid:paraId="336A7A91" w16cid:durableId="21C6D1D6"/>
  <w16cid:commentId w16cid:paraId="025835B0" w16cid:durableId="21D1428C"/>
  <w16cid:commentId w16cid:paraId="7F3AA8DF" w16cid:durableId="21DACE0F"/>
  <w16cid:commentId w16cid:paraId="32692339" w16cid:durableId="21D18FCA"/>
  <w16cid:commentId w16cid:paraId="09190D46" w16cid:durableId="21DAD0ED"/>
  <w16cid:commentId w16cid:paraId="36171756" w16cid:durableId="21D17F5E"/>
  <w16cid:commentId w16cid:paraId="64026A64" w16cid:durableId="21DAD705"/>
  <w16cid:commentId w16cid:paraId="09BC348E" w16cid:durableId="21D19A11"/>
  <w16cid:commentId w16cid:paraId="1A238F9A" w16cid:durableId="21D19AB0"/>
  <w16cid:commentId w16cid:paraId="50BCCDCC" w16cid:durableId="21DAD8AA"/>
  <w16cid:commentId w16cid:paraId="4C1C7537" w16cid:durableId="21D142A3"/>
  <w16cid:commentId w16cid:paraId="59A61063" w16cid:durableId="21DADA7A"/>
  <w16cid:commentId w16cid:paraId="08080746" w16cid:durableId="21D142A8"/>
  <w16cid:commentId w16cid:paraId="146B39C3" w16cid:durableId="21D1A086"/>
  <w16cid:commentId w16cid:paraId="7AF0C157" w16cid:durableId="21DB0ECB"/>
  <w16cid:commentId w16cid:paraId="5EE5D0B0" w16cid:durableId="21DB1126"/>
  <w16cid:commentId w16cid:paraId="19E0DF87" w16cid:durableId="21DB12CA"/>
  <w16cid:commentId w16cid:paraId="68E1601B" w16cid:durableId="21DB1380"/>
  <w16cid:commentId w16cid:paraId="382D8303" w16cid:durableId="21D142B4"/>
  <w16cid:commentId w16cid:paraId="4B6596EC" w16cid:durableId="21D142B9"/>
  <w16cid:commentId w16cid:paraId="4354E4AB" w16cid:durableId="21D1A709"/>
  <w16cid:commentId w16cid:paraId="42700330" w16cid:durableId="21DB1609"/>
  <w16cid:commentId w16cid:paraId="4CFA09D2" w16cid:durableId="21D142BC"/>
  <w16cid:commentId w16cid:paraId="39CA64ED" w16cid:durableId="21D142BF"/>
  <w16cid:commentId w16cid:paraId="373EEDFB" w16cid:durableId="21DB199B"/>
  <w16cid:commentId w16cid:paraId="72ACE55D" w16cid:durableId="21DB1A0C"/>
  <w16cid:commentId w16cid:paraId="19D89C62" w16cid:durableId="21D1E8E2"/>
  <w16cid:commentId w16cid:paraId="14DF8898" w16cid:durableId="21DB1BD6"/>
  <w16cid:commentId w16cid:paraId="5320FD3E" w16cid:durableId="21D1EA00"/>
  <w16cid:commentId w16cid:paraId="46827020" w16cid:durableId="21DB1D24"/>
  <w16cid:commentId w16cid:paraId="67F0E672" w16cid:durableId="21D142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EADCA" w14:textId="77777777" w:rsidR="00667FD5" w:rsidRDefault="00667FD5" w:rsidP="00B65B3A">
      <w:r>
        <w:separator/>
      </w:r>
    </w:p>
    <w:p w14:paraId="6A6DFF43" w14:textId="77777777" w:rsidR="00667FD5" w:rsidRDefault="00667FD5"/>
  </w:endnote>
  <w:endnote w:type="continuationSeparator" w:id="0">
    <w:p w14:paraId="63D06859" w14:textId="77777777" w:rsidR="00667FD5" w:rsidRDefault="00667FD5" w:rsidP="00B65B3A">
      <w:r>
        <w:continuationSeparator/>
      </w:r>
    </w:p>
    <w:p w14:paraId="4D400FC6" w14:textId="77777777" w:rsidR="00667FD5" w:rsidRDefault="00667F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7" w:author="Jan Ohlberger" w:date="2020-01-21T12:03:00Z"/>
  <w:sdt>
    <w:sdtPr>
      <w:rPr>
        <w:rStyle w:val="PageNumber"/>
      </w:rPr>
      <w:id w:val="2086805531"/>
      <w:docPartObj>
        <w:docPartGallery w:val="Page Numbers (Bottom of Page)"/>
        <w:docPartUnique/>
      </w:docPartObj>
    </w:sdtPr>
    <w:sdtContent>
      <w:customXmlInsRangeEnd w:id="87"/>
      <w:p w14:paraId="44D71C08" w14:textId="470418E5" w:rsidR="00854150" w:rsidRDefault="00854150" w:rsidP="003F7FF4">
        <w:pPr>
          <w:pStyle w:val="Footer"/>
          <w:framePr w:wrap="none" w:vAnchor="text" w:hAnchor="margin" w:xAlign="center" w:y="1"/>
          <w:rPr>
            <w:ins w:id="88" w:author="Jan Ohlberger" w:date="2020-01-21T12:03:00Z"/>
            <w:rStyle w:val="PageNumber"/>
          </w:rPr>
        </w:pPr>
        <w:ins w:id="89" w:author="Jan Ohlberger" w:date="2020-01-21T12:03:00Z">
          <w:r>
            <w:rPr>
              <w:rStyle w:val="PageNumber"/>
            </w:rPr>
            <w:fldChar w:fldCharType="begin"/>
          </w:r>
          <w:r>
            <w:rPr>
              <w:rStyle w:val="PageNumber"/>
            </w:rPr>
            <w:instrText xml:space="preserve"> PAGE </w:instrText>
          </w:r>
          <w:r>
            <w:rPr>
              <w:rStyle w:val="PageNumber"/>
            </w:rPr>
            <w:fldChar w:fldCharType="end"/>
          </w:r>
        </w:ins>
      </w:p>
      <w:customXmlInsRangeStart w:id="90" w:author="Jan Ohlberger" w:date="2020-01-21T12:03:00Z"/>
    </w:sdtContent>
  </w:sdt>
  <w:customXmlInsRangeEnd w:id="90"/>
  <w:p w14:paraId="4E1CE056" w14:textId="77777777" w:rsidR="00854150" w:rsidRDefault="008541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1" w:author="Jan Ohlberger" w:date="2020-01-21T12:03:00Z"/>
  <w:sdt>
    <w:sdtPr>
      <w:rPr>
        <w:rStyle w:val="PageNumber"/>
      </w:rPr>
      <w:id w:val="1076641171"/>
      <w:docPartObj>
        <w:docPartGallery w:val="Page Numbers (Bottom of Page)"/>
        <w:docPartUnique/>
      </w:docPartObj>
    </w:sdtPr>
    <w:sdtContent>
      <w:customXmlInsRangeEnd w:id="91"/>
      <w:p w14:paraId="2401ADF2" w14:textId="3F3D2912" w:rsidR="00854150" w:rsidRDefault="00854150" w:rsidP="003F7FF4">
        <w:pPr>
          <w:pStyle w:val="Footer"/>
          <w:framePr w:wrap="none" w:vAnchor="text" w:hAnchor="margin" w:xAlign="center" w:y="1"/>
          <w:rPr>
            <w:ins w:id="92" w:author="Jan Ohlberger" w:date="2020-01-21T12:03:00Z"/>
            <w:rStyle w:val="PageNumber"/>
          </w:rPr>
        </w:pPr>
        <w:ins w:id="93" w:author="Jan Ohlberger" w:date="2020-01-21T12:03:00Z">
          <w:r>
            <w:rPr>
              <w:rStyle w:val="PageNumber"/>
            </w:rPr>
            <w:fldChar w:fldCharType="begin"/>
          </w:r>
          <w:r>
            <w:rPr>
              <w:rStyle w:val="PageNumber"/>
            </w:rPr>
            <w:instrText xml:space="preserve"> PAGE </w:instrText>
          </w:r>
        </w:ins>
        <w:r>
          <w:rPr>
            <w:rStyle w:val="PageNumber"/>
          </w:rPr>
          <w:fldChar w:fldCharType="separate"/>
        </w:r>
        <w:r>
          <w:rPr>
            <w:rStyle w:val="PageNumber"/>
            <w:noProof/>
          </w:rPr>
          <w:t>2</w:t>
        </w:r>
        <w:ins w:id="94" w:author="Jan Ohlberger" w:date="2020-01-21T12:03:00Z">
          <w:r>
            <w:rPr>
              <w:rStyle w:val="PageNumber"/>
            </w:rPr>
            <w:fldChar w:fldCharType="end"/>
          </w:r>
        </w:ins>
      </w:p>
      <w:customXmlInsRangeStart w:id="95" w:author="Jan Ohlberger" w:date="2020-01-21T12:03:00Z"/>
    </w:sdtContent>
  </w:sdt>
  <w:customXmlInsRangeEnd w:id="95"/>
  <w:p w14:paraId="00D5C560" w14:textId="77777777" w:rsidR="00854150" w:rsidRDefault="00854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DAE38" w14:textId="77777777" w:rsidR="00667FD5" w:rsidRDefault="00667FD5" w:rsidP="00B65B3A">
      <w:r>
        <w:separator/>
      </w:r>
    </w:p>
  </w:footnote>
  <w:footnote w:type="continuationSeparator" w:id="0">
    <w:p w14:paraId="21A9DE9B" w14:textId="77777777" w:rsidR="00667FD5" w:rsidRDefault="00667FD5"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854150" w:rsidRDefault="00854150" w:rsidP="00B65B3A">
    <w:pPr>
      <w:pStyle w:val="Header"/>
      <w:spacing w:before="240" w:after="276"/>
    </w:pPr>
  </w:p>
  <w:p w14:paraId="3F805A8E" w14:textId="77777777" w:rsidR="00854150" w:rsidRDefault="00854150" w:rsidP="00B65B3A">
    <w:pPr>
      <w:spacing w:after="276"/>
    </w:pPr>
  </w:p>
  <w:p w14:paraId="3A1ECCFB" w14:textId="77777777" w:rsidR="00854150" w:rsidRDefault="00854150"/>
  <w:p w14:paraId="4AAA9964" w14:textId="77777777" w:rsidR="00854150" w:rsidRDefault="008541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854150" w:rsidRPr="00B30794" w:rsidRDefault="0085415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D5D"/>
    <w:rsid w:val="0000401C"/>
    <w:rsid w:val="000041C0"/>
    <w:rsid w:val="000046C3"/>
    <w:rsid w:val="00004A88"/>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835"/>
    <w:rsid w:val="00013938"/>
    <w:rsid w:val="000141B2"/>
    <w:rsid w:val="000141B9"/>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7F7"/>
    <w:rsid w:val="00021BAB"/>
    <w:rsid w:val="00022048"/>
    <w:rsid w:val="00022121"/>
    <w:rsid w:val="00022867"/>
    <w:rsid w:val="0002287F"/>
    <w:rsid w:val="000232E0"/>
    <w:rsid w:val="00023756"/>
    <w:rsid w:val="0002382F"/>
    <w:rsid w:val="000239BF"/>
    <w:rsid w:val="00023A32"/>
    <w:rsid w:val="00023ED3"/>
    <w:rsid w:val="00024527"/>
    <w:rsid w:val="00024775"/>
    <w:rsid w:val="00024B8D"/>
    <w:rsid w:val="0002502B"/>
    <w:rsid w:val="0002507D"/>
    <w:rsid w:val="00025644"/>
    <w:rsid w:val="000256B7"/>
    <w:rsid w:val="000257E7"/>
    <w:rsid w:val="000259DC"/>
    <w:rsid w:val="00025C39"/>
    <w:rsid w:val="00025FFC"/>
    <w:rsid w:val="0002605E"/>
    <w:rsid w:val="0002641C"/>
    <w:rsid w:val="0002642F"/>
    <w:rsid w:val="000267BA"/>
    <w:rsid w:val="00026850"/>
    <w:rsid w:val="00026D27"/>
    <w:rsid w:val="00026E0E"/>
    <w:rsid w:val="000272BA"/>
    <w:rsid w:val="000277A7"/>
    <w:rsid w:val="00027BB6"/>
    <w:rsid w:val="000300F3"/>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D06"/>
    <w:rsid w:val="00035088"/>
    <w:rsid w:val="000351A2"/>
    <w:rsid w:val="0003540D"/>
    <w:rsid w:val="00035630"/>
    <w:rsid w:val="000359D4"/>
    <w:rsid w:val="00035C66"/>
    <w:rsid w:val="00035DD6"/>
    <w:rsid w:val="00035FE5"/>
    <w:rsid w:val="00036117"/>
    <w:rsid w:val="000361AC"/>
    <w:rsid w:val="000366D3"/>
    <w:rsid w:val="00036CE3"/>
    <w:rsid w:val="0003722E"/>
    <w:rsid w:val="0003726A"/>
    <w:rsid w:val="0003742D"/>
    <w:rsid w:val="0003761B"/>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B6"/>
    <w:rsid w:val="0005256E"/>
    <w:rsid w:val="000528C4"/>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170"/>
    <w:rsid w:val="000551E5"/>
    <w:rsid w:val="0005535E"/>
    <w:rsid w:val="0005541E"/>
    <w:rsid w:val="00055563"/>
    <w:rsid w:val="000557DC"/>
    <w:rsid w:val="00055A01"/>
    <w:rsid w:val="00055B54"/>
    <w:rsid w:val="000562F8"/>
    <w:rsid w:val="0005632C"/>
    <w:rsid w:val="000567B3"/>
    <w:rsid w:val="00056B0A"/>
    <w:rsid w:val="00056B0D"/>
    <w:rsid w:val="00056C4C"/>
    <w:rsid w:val="00056CAF"/>
    <w:rsid w:val="00057835"/>
    <w:rsid w:val="00057BB6"/>
    <w:rsid w:val="000601AF"/>
    <w:rsid w:val="00060522"/>
    <w:rsid w:val="000608D1"/>
    <w:rsid w:val="000609ED"/>
    <w:rsid w:val="00060B95"/>
    <w:rsid w:val="00060EA7"/>
    <w:rsid w:val="00061004"/>
    <w:rsid w:val="000613E6"/>
    <w:rsid w:val="00061502"/>
    <w:rsid w:val="00061696"/>
    <w:rsid w:val="000617D9"/>
    <w:rsid w:val="00061B06"/>
    <w:rsid w:val="0006275D"/>
    <w:rsid w:val="00062B4D"/>
    <w:rsid w:val="00062CB9"/>
    <w:rsid w:val="00062DFE"/>
    <w:rsid w:val="00063481"/>
    <w:rsid w:val="000634EE"/>
    <w:rsid w:val="00063C9F"/>
    <w:rsid w:val="00064041"/>
    <w:rsid w:val="00064266"/>
    <w:rsid w:val="0006437D"/>
    <w:rsid w:val="000644A9"/>
    <w:rsid w:val="000649A5"/>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75"/>
    <w:rsid w:val="00070B9C"/>
    <w:rsid w:val="00070BEF"/>
    <w:rsid w:val="00070CB0"/>
    <w:rsid w:val="00070FCA"/>
    <w:rsid w:val="00071229"/>
    <w:rsid w:val="000713BC"/>
    <w:rsid w:val="00071754"/>
    <w:rsid w:val="00071BC3"/>
    <w:rsid w:val="00072330"/>
    <w:rsid w:val="00072708"/>
    <w:rsid w:val="00072957"/>
    <w:rsid w:val="00072D9B"/>
    <w:rsid w:val="00072FCA"/>
    <w:rsid w:val="000731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9F9"/>
    <w:rsid w:val="00077D10"/>
    <w:rsid w:val="00080146"/>
    <w:rsid w:val="0008020F"/>
    <w:rsid w:val="00080241"/>
    <w:rsid w:val="00080422"/>
    <w:rsid w:val="0008049A"/>
    <w:rsid w:val="000806AE"/>
    <w:rsid w:val="000808C7"/>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B4B"/>
    <w:rsid w:val="00083E41"/>
    <w:rsid w:val="000840CC"/>
    <w:rsid w:val="000842E7"/>
    <w:rsid w:val="0008436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C0"/>
    <w:rsid w:val="000950A4"/>
    <w:rsid w:val="000953BC"/>
    <w:rsid w:val="00095A51"/>
    <w:rsid w:val="00095C4D"/>
    <w:rsid w:val="00095FB7"/>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40B"/>
    <w:rsid w:val="000A3582"/>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629C"/>
    <w:rsid w:val="000A646C"/>
    <w:rsid w:val="000A6647"/>
    <w:rsid w:val="000A6656"/>
    <w:rsid w:val="000A6714"/>
    <w:rsid w:val="000A6BA2"/>
    <w:rsid w:val="000A6FAD"/>
    <w:rsid w:val="000A7055"/>
    <w:rsid w:val="000A7BBA"/>
    <w:rsid w:val="000A7C9B"/>
    <w:rsid w:val="000A7FAD"/>
    <w:rsid w:val="000B069D"/>
    <w:rsid w:val="000B0C7B"/>
    <w:rsid w:val="000B0ED6"/>
    <w:rsid w:val="000B0EEB"/>
    <w:rsid w:val="000B1740"/>
    <w:rsid w:val="000B1B03"/>
    <w:rsid w:val="000B2125"/>
    <w:rsid w:val="000B225A"/>
    <w:rsid w:val="000B2612"/>
    <w:rsid w:val="000B27E6"/>
    <w:rsid w:val="000B2B42"/>
    <w:rsid w:val="000B2F93"/>
    <w:rsid w:val="000B35EA"/>
    <w:rsid w:val="000B3A25"/>
    <w:rsid w:val="000B3E86"/>
    <w:rsid w:val="000B3EFF"/>
    <w:rsid w:val="000B4413"/>
    <w:rsid w:val="000B4795"/>
    <w:rsid w:val="000B4B62"/>
    <w:rsid w:val="000B504A"/>
    <w:rsid w:val="000B5050"/>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D8A"/>
    <w:rsid w:val="000C0E3E"/>
    <w:rsid w:val="000C1642"/>
    <w:rsid w:val="000C1675"/>
    <w:rsid w:val="000C1682"/>
    <w:rsid w:val="000C18F9"/>
    <w:rsid w:val="000C1C17"/>
    <w:rsid w:val="000C25F7"/>
    <w:rsid w:val="000C3215"/>
    <w:rsid w:val="000C32E0"/>
    <w:rsid w:val="000C37C7"/>
    <w:rsid w:val="000C38DB"/>
    <w:rsid w:val="000C39ED"/>
    <w:rsid w:val="000C3AEB"/>
    <w:rsid w:val="000C3B2B"/>
    <w:rsid w:val="000C3C6A"/>
    <w:rsid w:val="000C3CF2"/>
    <w:rsid w:val="000C3DC7"/>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FDA"/>
    <w:rsid w:val="000C60C8"/>
    <w:rsid w:val="000C61DF"/>
    <w:rsid w:val="000C6247"/>
    <w:rsid w:val="000C6769"/>
    <w:rsid w:val="000C6AB5"/>
    <w:rsid w:val="000C6E29"/>
    <w:rsid w:val="000C6ECC"/>
    <w:rsid w:val="000C7059"/>
    <w:rsid w:val="000C7153"/>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497"/>
    <w:rsid w:val="000D1971"/>
    <w:rsid w:val="000D1A5F"/>
    <w:rsid w:val="000D2B3D"/>
    <w:rsid w:val="000D328D"/>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5F6"/>
    <w:rsid w:val="000D766D"/>
    <w:rsid w:val="000D7CB0"/>
    <w:rsid w:val="000D7E76"/>
    <w:rsid w:val="000E0584"/>
    <w:rsid w:val="000E069E"/>
    <w:rsid w:val="000E0EF1"/>
    <w:rsid w:val="000E10D9"/>
    <w:rsid w:val="000E1122"/>
    <w:rsid w:val="000E151A"/>
    <w:rsid w:val="000E159F"/>
    <w:rsid w:val="000E1931"/>
    <w:rsid w:val="000E1C7F"/>
    <w:rsid w:val="000E1E25"/>
    <w:rsid w:val="000E2076"/>
    <w:rsid w:val="000E209B"/>
    <w:rsid w:val="000E20C7"/>
    <w:rsid w:val="000E214D"/>
    <w:rsid w:val="000E29F1"/>
    <w:rsid w:val="000E2A9D"/>
    <w:rsid w:val="000E2CA3"/>
    <w:rsid w:val="000E30B6"/>
    <w:rsid w:val="000E36BF"/>
    <w:rsid w:val="000E3B75"/>
    <w:rsid w:val="000E41EA"/>
    <w:rsid w:val="000E43D3"/>
    <w:rsid w:val="000E4530"/>
    <w:rsid w:val="000E4885"/>
    <w:rsid w:val="000E49D4"/>
    <w:rsid w:val="000E4F9E"/>
    <w:rsid w:val="000E5320"/>
    <w:rsid w:val="000E556B"/>
    <w:rsid w:val="000E592F"/>
    <w:rsid w:val="000E594F"/>
    <w:rsid w:val="000E5B6F"/>
    <w:rsid w:val="000E5FAF"/>
    <w:rsid w:val="000E5FD4"/>
    <w:rsid w:val="000E5FDE"/>
    <w:rsid w:val="000E65D1"/>
    <w:rsid w:val="000E6845"/>
    <w:rsid w:val="000E6C67"/>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324"/>
    <w:rsid w:val="000F2783"/>
    <w:rsid w:val="000F2D52"/>
    <w:rsid w:val="000F30B8"/>
    <w:rsid w:val="000F350D"/>
    <w:rsid w:val="000F37B2"/>
    <w:rsid w:val="000F38F5"/>
    <w:rsid w:val="000F3D32"/>
    <w:rsid w:val="000F4085"/>
    <w:rsid w:val="000F41B3"/>
    <w:rsid w:val="000F4337"/>
    <w:rsid w:val="000F44E3"/>
    <w:rsid w:val="000F4515"/>
    <w:rsid w:val="000F45D4"/>
    <w:rsid w:val="000F48DB"/>
    <w:rsid w:val="000F493A"/>
    <w:rsid w:val="000F545D"/>
    <w:rsid w:val="000F5E03"/>
    <w:rsid w:val="000F5ED8"/>
    <w:rsid w:val="000F5F1B"/>
    <w:rsid w:val="000F6030"/>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E82"/>
    <w:rsid w:val="00103074"/>
    <w:rsid w:val="001031DB"/>
    <w:rsid w:val="0010342D"/>
    <w:rsid w:val="00103612"/>
    <w:rsid w:val="001037D9"/>
    <w:rsid w:val="00103B44"/>
    <w:rsid w:val="00103E5D"/>
    <w:rsid w:val="00103F0F"/>
    <w:rsid w:val="00103F98"/>
    <w:rsid w:val="00103FEB"/>
    <w:rsid w:val="0010402F"/>
    <w:rsid w:val="0010406A"/>
    <w:rsid w:val="001041C9"/>
    <w:rsid w:val="001042BF"/>
    <w:rsid w:val="001043E7"/>
    <w:rsid w:val="00104964"/>
    <w:rsid w:val="001049C7"/>
    <w:rsid w:val="00104C13"/>
    <w:rsid w:val="00105000"/>
    <w:rsid w:val="001053FB"/>
    <w:rsid w:val="0010551B"/>
    <w:rsid w:val="00105760"/>
    <w:rsid w:val="00105A2E"/>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3FEA"/>
    <w:rsid w:val="00114186"/>
    <w:rsid w:val="001144C2"/>
    <w:rsid w:val="00114AE7"/>
    <w:rsid w:val="00114D03"/>
    <w:rsid w:val="00114F8D"/>
    <w:rsid w:val="001152C4"/>
    <w:rsid w:val="0011532E"/>
    <w:rsid w:val="0011593B"/>
    <w:rsid w:val="001159DE"/>
    <w:rsid w:val="001159E5"/>
    <w:rsid w:val="00115ABC"/>
    <w:rsid w:val="00116136"/>
    <w:rsid w:val="00116670"/>
    <w:rsid w:val="001169B8"/>
    <w:rsid w:val="00116BD4"/>
    <w:rsid w:val="00116DAB"/>
    <w:rsid w:val="00116E84"/>
    <w:rsid w:val="00116F62"/>
    <w:rsid w:val="0011734C"/>
    <w:rsid w:val="0011738C"/>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71"/>
    <w:rsid w:val="001236A3"/>
    <w:rsid w:val="0012373B"/>
    <w:rsid w:val="00123980"/>
    <w:rsid w:val="001239EE"/>
    <w:rsid w:val="00123D19"/>
    <w:rsid w:val="00123DD1"/>
    <w:rsid w:val="0012489B"/>
    <w:rsid w:val="0012511E"/>
    <w:rsid w:val="001255DB"/>
    <w:rsid w:val="001258AD"/>
    <w:rsid w:val="00125A25"/>
    <w:rsid w:val="00125ABF"/>
    <w:rsid w:val="00125F96"/>
    <w:rsid w:val="00125FF0"/>
    <w:rsid w:val="00126247"/>
    <w:rsid w:val="00126A15"/>
    <w:rsid w:val="00126F00"/>
    <w:rsid w:val="001272A8"/>
    <w:rsid w:val="00127745"/>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FB6"/>
    <w:rsid w:val="001414C8"/>
    <w:rsid w:val="001414D6"/>
    <w:rsid w:val="00141C89"/>
    <w:rsid w:val="00141F81"/>
    <w:rsid w:val="001423D9"/>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F73"/>
    <w:rsid w:val="00150249"/>
    <w:rsid w:val="001509BE"/>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98"/>
    <w:rsid w:val="00154997"/>
    <w:rsid w:val="0015508A"/>
    <w:rsid w:val="001550AE"/>
    <w:rsid w:val="001551A2"/>
    <w:rsid w:val="0015577B"/>
    <w:rsid w:val="0015596B"/>
    <w:rsid w:val="00155A20"/>
    <w:rsid w:val="00155EDF"/>
    <w:rsid w:val="001562C2"/>
    <w:rsid w:val="00156451"/>
    <w:rsid w:val="001565BF"/>
    <w:rsid w:val="00156D9D"/>
    <w:rsid w:val="00156DAE"/>
    <w:rsid w:val="001572DE"/>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0DE"/>
    <w:rsid w:val="001612E8"/>
    <w:rsid w:val="001614D3"/>
    <w:rsid w:val="0016151A"/>
    <w:rsid w:val="0016155A"/>
    <w:rsid w:val="0016177D"/>
    <w:rsid w:val="00161B3D"/>
    <w:rsid w:val="00162290"/>
    <w:rsid w:val="00162444"/>
    <w:rsid w:val="001624C7"/>
    <w:rsid w:val="001626EE"/>
    <w:rsid w:val="00162F58"/>
    <w:rsid w:val="00163824"/>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B1E"/>
    <w:rsid w:val="00166EC2"/>
    <w:rsid w:val="0016713F"/>
    <w:rsid w:val="00167564"/>
    <w:rsid w:val="001677C3"/>
    <w:rsid w:val="00167B27"/>
    <w:rsid w:val="00167E4C"/>
    <w:rsid w:val="0017014F"/>
    <w:rsid w:val="00170155"/>
    <w:rsid w:val="0017062E"/>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C5"/>
    <w:rsid w:val="001747D2"/>
    <w:rsid w:val="00174C88"/>
    <w:rsid w:val="00174E2E"/>
    <w:rsid w:val="00174E96"/>
    <w:rsid w:val="00175180"/>
    <w:rsid w:val="001751C4"/>
    <w:rsid w:val="00175467"/>
    <w:rsid w:val="00175AF1"/>
    <w:rsid w:val="00176BAF"/>
    <w:rsid w:val="00176E3E"/>
    <w:rsid w:val="0017726B"/>
    <w:rsid w:val="00177557"/>
    <w:rsid w:val="00177568"/>
    <w:rsid w:val="00177D4A"/>
    <w:rsid w:val="00177D54"/>
    <w:rsid w:val="00177E09"/>
    <w:rsid w:val="001800B3"/>
    <w:rsid w:val="0018027C"/>
    <w:rsid w:val="00180349"/>
    <w:rsid w:val="001805ED"/>
    <w:rsid w:val="00180D07"/>
    <w:rsid w:val="00180DA2"/>
    <w:rsid w:val="00180F48"/>
    <w:rsid w:val="00180FCE"/>
    <w:rsid w:val="0018109A"/>
    <w:rsid w:val="001810E1"/>
    <w:rsid w:val="0018156C"/>
    <w:rsid w:val="0018176A"/>
    <w:rsid w:val="00181D0C"/>
    <w:rsid w:val="00181F20"/>
    <w:rsid w:val="00181F5B"/>
    <w:rsid w:val="00183017"/>
    <w:rsid w:val="0018308E"/>
    <w:rsid w:val="001834E9"/>
    <w:rsid w:val="00183531"/>
    <w:rsid w:val="001837D3"/>
    <w:rsid w:val="00183811"/>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640"/>
    <w:rsid w:val="00192B39"/>
    <w:rsid w:val="00192CBD"/>
    <w:rsid w:val="001931F3"/>
    <w:rsid w:val="00193521"/>
    <w:rsid w:val="001936DA"/>
    <w:rsid w:val="00193830"/>
    <w:rsid w:val="00193B26"/>
    <w:rsid w:val="0019433D"/>
    <w:rsid w:val="00194386"/>
    <w:rsid w:val="001943E0"/>
    <w:rsid w:val="001945D1"/>
    <w:rsid w:val="00194603"/>
    <w:rsid w:val="0019464A"/>
    <w:rsid w:val="001947AA"/>
    <w:rsid w:val="001948E3"/>
    <w:rsid w:val="001949AD"/>
    <w:rsid w:val="00194B01"/>
    <w:rsid w:val="00194BBB"/>
    <w:rsid w:val="00195029"/>
    <w:rsid w:val="001958F4"/>
    <w:rsid w:val="00195909"/>
    <w:rsid w:val="00195953"/>
    <w:rsid w:val="00195A96"/>
    <w:rsid w:val="00195AB4"/>
    <w:rsid w:val="00195DF3"/>
    <w:rsid w:val="00196305"/>
    <w:rsid w:val="00196464"/>
    <w:rsid w:val="00196B58"/>
    <w:rsid w:val="001974ED"/>
    <w:rsid w:val="001975B1"/>
    <w:rsid w:val="0019762D"/>
    <w:rsid w:val="001977E2"/>
    <w:rsid w:val="00197CAD"/>
    <w:rsid w:val="00197D81"/>
    <w:rsid w:val="001A0200"/>
    <w:rsid w:val="001A0303"/>
    <w:rsid w:val="001A040A"/>
    <w:rsid w:val="001A04A4"/>
    <w:rsid w:val="001A04E6"/>
    <w:rsid w:val="001A0833"/>
    <w:rsid w:val="001A16F6"/>
    <w:rsid w:val="001A19A3"/>
    <w:rsid w:val="001A1BBF"/>
    <w:rsid w:val="001A1BF1"/>
    <w:rsid w:val="001A1EE1"/>
    <w:rsid w:val="001A1F63"/>
    <w:rsid w:val="001A1F66"/>
    <w:rsid w:val="001A22A7"/>
    <w:rsid w:val="001A296D"/>
    <w:rsid w:val="001A2ADB"/>
    <w:rsid w:val="001A2DB4"/>
    <w:rsid w:val="001A3098"/>
    <w:rsid w:val="001A3132"/>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FC7"/>
    <w:rsid w:val="001B7211"/>
    <w:rsid w:val="001B75A1"/>
    <w:rsid w:val="001B7828"/>
    <w:rsid w:val="001B7899"/>
    <w:rsid w:val="001B7A52"/>
    <w:rsid w:val="001B7D64"/>
    <w:rsid w:val="001B7FD8"/>
    <w:rsid w:val="001C002D"/>
    <w:rsid w:val="001C04E6"/>
    <w:rsid w:val="001C0568"/>
    <w:rsid w:val="001C10B4"/>
    <w:rsid w:val="001C16F7"/>
    <w:rsid w:val="001C1AEA"/>
    <w:rsid w:val="001C24C4"/>
    <w:rsid w:val="001C2976"/>
    <w:rsid w:val="001C2A89"/>
    <w:rsid w:val="001C2C66"/>
    <w:rsid w:val="001C2D8B"/>
    <w:rsid w:val="001C3335"/>
    <w:rsid w:val="001C38FF"/>
    <w:rsid w:val="001C4140"/>
    <w:rsid w:val="001C42E6"/>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CBB"/>
    <w:rsid w:val="001D014E"/>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9DC"/>
    <w:rsid w:val="001D3AB1"/>
    <w:rsid w:val="001D3DCF"/>
    <w:rsid w:val="001D3DE1"/>
    <w:rsid w:val="001D4200"/>
    <w:rsid w:val="001D4D29"/>
    <w:rsid w:val="001D4E4E"/>
    <w:rsid w:val="001D5D5D"/>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F06"/>
    <w:rsid w:val="001F05EC"/>
    <w:rsid w:val="001F0831"/>
    <w:rsid w:val="001F0941"/>
    <w:rsid w:val="001F0A16"/>
    <w:rsid w:val="001F0B71"/>
    <w:rsid w:val="001F1267"/>
    <w:rsid w:val="001F126B"/>
    <w:rsid w:val="001F1657"/>
    <w:rsid w:val="001F1749"/>
    <w:rsid w:val="001F1788"/>
    <w:rsid w:val="001F1C64"/>
    <w:rsid w:val="001F203A"/>
    <w:rsid w:val="001F2062"/>
    <w:rsid w:val="001F20CD"/>
    <w:rsid w:val="001F235E"/>
    <w:rsid w:val="001F23A8"/>
    <w:rsid w:val="001F2DB0"/>
    <w:rsid w:val="001F3495"/>
    <w:rsid w:val="001F38EB"/>
    <w:rsid w:val="001F3A8B"/>
    <w:rsid w:val="001F4385"/>
    <w:rsid w:val="001F4BD8"/>
    <w:rsid w:val="001F4D3A"/>
    <w:rsid w:val="001F5860"/>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F1F"/>
    <w:rsid w:val="0020309E"/>
    <w:rsid w:val="0020361C"/>
    <w:rsid w:val="0020374D"/>
    <w:rsid w:val="002037B8"/>
    <w:rsid w:val="002039AF"/>
    <w:rsid w:val="00203A26"/>
    <w:rsid w:val="00203DAE"/>
    <w:rsid w:val="00203EEB"/>
    <w:rsid w:val="0020401D"/>
    <w:rsid w:val="00204020"/>
    <w:rsid w:val="00204049"/>
    <w:rsid w:val="002040EA"/>
    <w:rsid w:val="002046BA"/>
    <w:rsid w:val="002048DE"/>
    <w:rsid w:val="00204903"/>
    <w:rsid w:val="00204CDF"/>
    <w:rsid w:val="00205230"/>
    <w:rsid w:val="002053CB"/>
    <w:rsid w:val="002057D3"/>
    <w:rsid w:val="002058FB"/>
    <w:rsid w:val="00205B59"/>
    <w:rsid w:val="00205B9A"/>
    <w:rsid w:val="00205CFA"/>
    <w:rsid w:val="0020612B"/>
    <w:rsid w:val="00206649"/>
    <w:rsid w:val="00207CC0"/>
    <w:rsid w:val="00207E29"/>
    <w:rsid w:val="00207EA7"/>
    <w:rsid w:val="002107F4"/>
    <w:rsid w:val="00210917"/>
    <w:rsid w:val="0021092E"/>
    <w:rsid w:val="00210963"/>
    <w:rsid w:val="00210B22"/>
    <w:rsid w:val="00210FA7"/>
    <w:rsid w:val="002112D7"/>
    <w:rsid w:val="0021135B"/>
    <w:rsid w:val="00211402"/>
    <w:rsid w:val="00211D4F"/>
    <w:rsid w:val="00212311"/>
    <w:rsid w:val="0021266C"/>
    <w:rsid w:val="00212F27"/>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A5"/>
    <w:rsid w:val="00216ED9"/>
    <w:rsid w:val="00217069"/>
    <w:rsid w:val="0021716C"/>
    <w:rsid w:val="00217B60"/>
    <w:rsid w:val="00217E8B"/>
    <w:rsid w:val="00217EF5"/>
    <w:rsid w:val="00220440"/>
    <w:rsid w:val="002207AB"/>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33E8"/>
    <w:rsid w:val="00223801"/>
    <w:rsid w:val="0022406C"/>
    <w:rsid w:val="00224252"/>
    <w:rsid w:val="002246B4"/>
    <w:rsid w:val="00225846"/>
    <w:rsid w:val="002258A8"/>
    <w:rsid w:val="00225BF9"/>
    <w:rsid w:val="00225EB3"/>
    <w:rsid w:val="00225EE0"/>
    <w:rsid w:val="00225F3C"/>
    <w:rsid w:val="002262A3"/>
    <w:rsid w:val="00226667"/>
    <w:rsid w:val="0022680C"/>
    <w:rsid w:val="00226851"/>
    <w:rsid w:val="00227385"/>
    <w:rsid w:val="00227503"/>
    <w:rsid w:val="00227525"/>
    <w:rsid w:val="00227A8E"/>
    <w:rsid w:val="00227C69"/>
    <w:rsid w:val="00227EF0"/>
    <w:rsid w:val="002303D8"/>
    <w:rsid w:val="00230776"/>
    <w:rsid w:val="00230C6D"/>
    <w:rsid w:val="002315CA"/>
    <w:rsid w:val="00231B2D"/>
    <w:rsid w:val="00231D4F"/>
    <w:rsid w:val="00232046"/>
    <w:rsid w:val="002320DC"/>
    <w:rsid w:val="0023245A"/>
    <w:rsid w:val="002327B3"/>
    <w:rsid w:val="00232B57"/>
    <w:rsid w:val="00232C56"/>
    <w:rsid w:val="00232C6A"/>
    <w:rsid w:val="00232F76"/>
    <w:rsid w:val="002336E6"/>
    <w:rsid w:val="002336F1"/>
    <w:rsid w:val="002338DE"/>
    <w:rsid w:val="002344C6"/>
    <w:rsid w:val="00234FEA"/>
    <w:rsid w:val="00235663"/>
    <w:rsid w:val="00235850"/>
    <w:rsid w:val="002359BC"/>
    <w:rsid w:val="00235BBF"/>
    <w:rsid w:val="00235D56"/>
    <w:rsid w:val="00235F57"/>
    <w:rsid w:val="00236239"/>
    <w:rsid w:val="00236276"/>
    <w:rsid w:val="002367AD"/>
    <w:rsid w:val="002367CE"/>
    <w:rsid w:val="00236A1A"/>
    <w:rsid w:val="00236D09"/>
    <w:rsid w:val="0023778B"/>
    <w:rsid w:val="00237C5F"/>
    <w:rsid w:val="00240718"/>
    <w:rsid w:val="00240772"/>
    <w:rsid w:val="00240BED"/>
    <w:rsid w:val="00241032"/>
    <w:rsid w:val="00241767"/>
    <w:rsid w:val="00241C52"/>
    <w:rsid w:val="0024258D"/>
    <w:rsid w:val="002426C8"/>
    <w:rsid w:val="0024319F"/>
    <w:rsid w:val="002431E0"/>
    <w:rsid w:val="0024331B"/>
    <w:rsid w:val="00243A07"/>
    <w:rsid w:val="00243CF4"/>
    <w:rsid w:val="00243ED7"/>
    <w:rsid w:val="00244297"/>
    <w:rsid w:val="00244556"/>
    <w:rsid w:val="00245181"/>
    <w:rsid w:val="00245899"/>
    <w:rsid w:val="00245A98"/>
    <w:rsid w:val="00245E5C"/>
    <w:rsid w:val="00245FB6"/>
    <w:rsid w:val="00246082"/>
    <w:rsid w:val="0024634B"/>
    <w:rsid w:val="0024643C"/>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D50"/>
    <w:rsid w:val="00253FC2"/>
    <w:rsid w:val="00254101"/>
    <w:rsid w:val="00254271"/>
    <w:rsid w:val="0025448D"/>
    <w:rsid w:val="00254717"/>
    <w:rsid w:val="0025492F"/>
    <w:rsid w:val="00254DAE"/>
    <w:rsid w:val="00254ED4"/>
    <w:rsid w:val="002553AD"/>
    <w:rsid w:val="0025544C"/>
    <w:rsid w:val="002555F5"/>
    <w:rsid w:val="002555FD"/>
    <w:rsid w:val="00255656"/>
    <w:rsid w:val="002558CE"/>
    <w:rsid w:val="002560B2"/>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0FD6"/>
    <w:rsid w:val="0026117F"/>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974"/>
    <w:rsid w:val="00263DE1"/>
    <w:rsid w:val="00263E8E"/>
    <w:rsid w:val="00264054"/>
    <w:rsid w:val="0026405A"/>
    <w:rsid w:val="002640EC"/>
    <w:rsid w:val="0026447C"/>
    <w:rsid w:val="002646EE"/>
    <w:rsid w:val="00264722"/>
    <w:rsid w:val="00264FF4"/>
    <w:rsid w:val="002650B7"/>
    <w:rsid w:val="0026519A"/>
    <w:rsid w:val="00265530"/>
    <w:rsid w:val="002656BD"/>
    <w:rsid w:val="00265D48"/>
    <w:rsid w:val="0026655B"/>
    <w:rsid w:val="00266BE1"/>
    <w:rsid w:val="00266F69"/>
    <w:rsid w:val="002670B4"/>
    <w:rsid w:val="002670CA"/>
    <w:rsid w:val="00267312"/>
    <w:rsid w:val="00267909"/>
    <w:rsid w:val="002679D3"/>
    <w:rsid w:val="00267F8D"/>
    <w:rsid w:val="002700AB"/>
    <w:rsid w:val="002702A2"/>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D55"/>
    <w:rsid w:val="00273F94"/>
    <w:rsid w:val="00273FE0"/>
    <w:rsid w:val="00274560"/>
    <w:rsid w:val="002746FD"/>
    <w:rsid w:val="002749CE"/>
    <w:rsid w:val="00274B18"/>
    <w:rsid w:val="0027501B"/>
    <w:rsid w:val="00275286"/>
    <w:rsid w:val="002753F9"/>
    <w:rsid w:val="0027603F"/>
    <w:rsid w:val="0027643C"/>
    <w:rsid w:val="00276AAA"/>
    <w:rsid w:val="00276D30"/>
    <w:rsid w:val="0027749E"/>
    <w:rsid w:val="00277B7A"/>
    <w:rsid w:val="00277D05"/>
    <w:rsid w:val="00277DCB"/>
    <w:rsid w:val="002803C5"/>
    <w:rsid w:val="002804F7"/>
    <w:rsid w:val="00280505"/>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150"/>
    <w:rsid w:val="0028337B"/>
    <w:rsid w:val="002833B5"/>
    <w:rsid w:val="002837D0"/>
    <w:rsid w:val="00283C2A"/>
    <w:rsid w:val="00284227"/>
    <w:rsid w:val="00284E05"/>
    <w:rsid w:val="0028576C"/>
    <w:rsid w:val="002857A0"/>
    <w:rsid w:val="00285819"/>
    <w:rsid w:val="002858C1"/>
    <w:rsid w:val="00285D63"/>
    <w:rsid w:val="002865F9"/>
    <w:rsid w:val="00286706"/>
    <w:rsid w:val="002868F6"/>
    <w:rsid w:val="0028696E"/>
    <w:rsid w:val="00286D6A"/>
    <w:rsid w:val="00286D7C"/>
    <w:rsid w:val="00287167"/>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15"/>
    <w:rsid w:val="0029274B"/>
    <w:rsid w:val="00292C53"/>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350"/>
    <w:rsid w:val="002A05AA"/>
    <w:rsid w:val="002A0AF0"/>
    <w:rsid w:val="002A13EA"/>
    <w:rsid w:val="002A1665"/>
    <w:rsid w:val="002A1AB5"/>
    <w:rsid w:val="002A1F24"/>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434"/>
    <w:rsid w:val="002A56AF"/>
    <w:rsid w:val="002A590E"/>
    <w:rsid w:val="002A5A04"/>
    <w:rsid w:val="002A5C8E"/>
    <w:rsid w:val="002A60B3"/>
    <w:rsid w:val="002A6389"/>
    <w:rsid w:val="002A666A"/>
    <w:rsid w:val="002A6754"/>
    <w:rsid w:val="002A6E0F"/>
    <w:rsid w:val="002A7291"/>
    <w:rsid w:val="002A73A0"/>
    <w:rsid w:val="002A73E0"/>
    <w:rsid w:val="002A7B9E"/>
    <w:rsid w:val="002A7F29"/>
    <w:rsid w:val="002A7F87"/>
    <w:rsid w:val="002B02D9"/>
    <w:rsid w:val="002B0444"/>
    <w:rsid w:val="002B0461"/>
    <w:rsid w:val="002B0692"/>
    <w:rsid w:val="002B098F"/>
    <w:rsid w:val="002B14CD"/>
    <w:rsid w:val="002B1BCE"/>
    <w:rsid w:val="002B1BD7"/>
    <w:rsid w:val="002B1C6B"/>
    <w:rsid w:val="002B1D57"/>
    <w:rsid w:val="002B1D61"/>
    <w:rsid w:val="002B1F02"/>
    <w:rsid w:val="002B242A"/>
    <w:rsid w:val="002B29D8"/>
    <w:rsid w:val="002B2C17"/>
    <w:rsid w:val="002B343F"/>
    <w:rsid w:val="002B3859"/>
    <w:rsid w:val="002B385D"/>
    <w:rsid w:val="002B3C4B"/>
    <w:rsid w:val="002B3CC3"/>
    <w:rsid w:val="002B4209"/>
    <w:rsid w:val="002B45FF"/>
    <w:rsid w:val="002B472B"/>
    <w:rsid w:val="002B48A4"/>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3232"/>
    <w:rsid w:val="002C3358"/>
    <w:rsid w:val="002C38D7"/>
    <w:rsid w:val="002C3A66"/>
    <w:rsid w:val="002C3B04"/>
    <w:rsid w:val="002C3B62"/>
    <w:rsid w:val="002C3E39"/>
    <w:rsid w:val="002C422E"/>
    <w:rsid w:val="002C422F"/>
    <w:rsid w:val="002C4D8F"/>
    <w:rsid w:val="002C4E2F"/>
    <w:rsid w:val="002C4FCA"/>
    <w:rsid w:val="002C540D"/>
    <w:rsid w:val="002C57E9"/>
    <w:rsid w:val="002C6178"/>
    <w:rsid w:val="002C65E1"/>
    <w:rsid w:val="002C67C1"/>
    <w:rsid w:val="002C6951"/>
    <w:rsid w:val="002C721E"/>
    <w:rsid w:val="002C73B9"/>
    <w:rsid w:val="002C75D6"/>
    <w:rsid w:val="002C76EC"/>
    <w:rsid w:val="002C7BCD"/>
    <w:rsid w:val="002C7C37"/>
    <w:rsid w:val="002C7E0B"/>
    <w:rsid w:val="002C7F34"/>
    <w:rsid w:val="002C7FF2"/>
    <w:rsid w:val="002D1025"/>
    <w:rsid w:val="002D106C"/>
    <w:rsid w:val="002D1145"/>
    <w:rsid w:val="002D11E4"/>
    <w:rsid w:val="002D1629"/>
    <w:rsid w:val="002D16E3"/>
    <w:rsid w:val="002D1A42"/>
    <w:rsid w:val="002D1CC2"/>
    <w:rsid w:val="002D2149"/>
    <w:rsid w:val="002D21DC"/>
    <w:rsid w:val="002D221F"/>
    <w:rsid w:val="002D278A"/>
    <w:rsid w:val="002D2F45"/>
    <w:rsid w:val="002D357C"/>
    <w:rsid w:val="002D35C9"/>
    <w:rsid w:val="002D39D1"/>
    <w:rsid w:val="002D3B9C"/>
    <w:rsid w:val="002D3CBF"/>
    <w:rsid w:val="002D3EBF"/>
    <w:rsid w:val="002D3F93"/>
    <w:rsid w:val="002D4672"/>
    <w:rsid w:val="002D4AFC"/>
    <w:rsid w:val="002D4B83"/>
    <w:rsid w:val="002D5019"/>
    <w:rsid w:val="002D507D"/>
    <w:rsid w:val="002D5168"/>
    <w:rsid w:val="002D5388"/>
    <w:rsid w:val="002D5947"/>
    <w:rsid w:val="002D5C65"/>
    <w:rsid w:val="002D5C6C"/>
    <w:rsid w:val="002D6080"/>
    <w:rsid w:val="002D6128"/>
    <w:rsid w:val="002D62A8"/>
    <w:rsid w:val="002D631D"/>
    <w:rsid w:val="002D6B43"/>
    <w:rsid w:val="002D6C82"/>
    <w:rsid w:val="002D6E98"/>
    <w:rsid w:val="002D7334"/>
    <w:rsid w:val="002D73C2"/>
    <w:rsid w:val="002D73E0"/>
    <w:rsid w:val="002D7AB3"/>
    <w:rsid w:val="002D7ACA"/>
    <w:rsid w:val="002E04C9"/>
    <w:rsid w:val="002E056F"/>
    <w:rsid w:val="002E07AC"/>
    <w:rsid w:val="002E08DB"/>
    <w:rsid w:val="002E09EE"/>
    <w:rsid w:val="002E0B63"/>
    <w:rsid w:val="002E0E52"/>
    <w:rsid w:val="002E1D7D"/>
    <w:rsid w:val="002E2294"/>
    <w:rsid w:val="002E2949"/>
    <w:rsid w:val="002E337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479"/>
    <w:rsid w:val="002F1C56"/>
    <w:rsid w:val="002F1D88"/>
    <w:rsid w:val="002F2AE3"/>
    <w:rsid w:val="002F2D81"/>
    <w:rsid w:val="002F2E5C"/>
    <w:rsid w:val="002F378B"/>
    <w:rsid w:val="002F3858"/>
    <w:rsid w:val="002F387C"/>
    <w:rsid w:val="002F39E7"/>
    <w:rsid w:val="002F3B27"/>
    <w:rsid w:val="002F3BA6"/>
    <w:rsid w:val="002F3C08"/>
    <w:rsid w:val="002F3F5E"/>
    <w:rsid w:val="002F4082"/>
    <w:rsid w:val="002F463E"/>
    <w:rsid w:val="002F4648"/>
    <w:rsid w:val="002F480B"/>
    <w:rsid w:val="002F4E40"/>
    <w:rsid w:val="002F4E9B"/>
    <w:rsid w:val="002F5013"/>
    <w:rsid w:val="002F5333"/>
    <w:rsid w:val="002F5376"/>
    <w:rsid w:val="002F53F7"/>
    <w:rsid w:val="002F588B"/>
    <w:rsid w:val="002F5B4C"/>
    <w:rsid w:val="002F5F34"/>
    <w:rsid w:val="002F65B9"/>
    <w:rsid w:val="002F6C5D"/>
    <w:rsid w:val="002F7090"/>
    <w:rsid w:val="002F72DE"/>
    <w:rsid w:val="002F7760"/>
    <w:rsid w:val="0030007B"/>
    <w:rsid w:val="003005F0"/>
    <w:rsid w:val="003008EC"/>
    <w:rsid w:val="00300C06"/>
    <w:rsid w:val="00301305"/>
    <w:rsid w:val="0030151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3386"/>
    <w:rsid w:val="00303480"/>
    <w:rsid w:val="003036D3"/>
    <w:rsid w:val="003038C2"/>
    <w:rsid w:val="00303980"/>
    <w:rsid w:val="00303ED0"/>
    <w:rsid w:val="00304055"/>
    <w:rsid w:val="003040E1"/>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F8D"/>
    <w:rsid w:val="003113EC"/>
    <w:rsid w:val="003118AA"/>
    <w:rsid w:val="00311E65"/>
    <w:rsid w:val="00312103"/>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513"/>
    <w:rsid w:val="0031658F"/>
    <w:rsid w:val="00316595"/>
    <w:rsid w:val="00316864"/>
    <w:rsid w:val="00316A08"/>
    <w:rsid w:val="00316A97"/>
    <w:rsid w:val="00316CA0"/>
    <w:rsid w:val="00316D89"/>
    <w:rsid w:val="00316FF1"/>
    <w:rsid w:val="0031708F"/>
    <w:rsid w:val="003170D7"/>
    <w:rsid w:val="0031725E"/>
    <w:rsid w:val="00317395"/>
    <w:rsid w:val="00317DCE"/>
    <w:rsid w:val="00317DF2"/>
    <w:rsid w:val="0032039C"/>
    <w:rsid w:val="00320760"/>
    <w:rsid w:val="00320A8C"/>
    <w:rsid w:val="00320B61"/>
    <w:rsid w:val="00320DB5"/>
    <w:rsid w:val="00321803"/>
    <w:rsid w:val="003218F7"/>
    <w:rsid w:val="00321B73"/>
    <w:rsid w:val="00321BD0"/>
    <w:rsid w:val="00322018"/>
    <w:rsid w:val="003224C2"/>
    <w:rsid w:val="00322588"/>
    <w:rsid w:val="003225CA"/>
    <w:rsid w:val="003226DA"/>
    <w:rsid w:val="00322AEE"/>
    <w:rsid w:val="00322AFB"/>
    <w:rsid w:val="00322BA6"/>
    <w:rsid w:val="00322C4A"/>
    <w:rsid w:val="00322D5E"/>
    <w:rsid w:val="00322F2B"/>
    <w:rsid w:val="0032316F"/>
    <w:rsid w:val="003231A4"/>
    <w:rsid w:val="003232CC"/>
    <w:rsid w:val="0032348F"/>
    <w:rsid w:val="00323513"/>
    <w:rsid w:val="00323EE4"/>
    <w:rsid w:val="00323F1B"/>
    <w:rsid w:val="00323F8E"/>
    <w:rsid w:val="00324207"/>
    <w:rsid w:val="003248B3"/>
    <w:rsid w:val="00324913"/>
    <w:rsid w:val="00324D19"/>
    <w:rsid w:val="00325822"/>
    <w:rsid w:val="003259E4"/>
    <w:rsid w:val="00325C15"/>
    <w:rsid w:val="00326581"/>
    <w:rsid w:val="0032666A"/>
    <w:rsid w:val="00326705"/>
    <w:rsid w:val="003267F2"/>
    <w:rsid w:val="003269AA"/>
    <w:rsid w:val="0033065D"/>
    <w:rsid w:val="003306BF"/>
    <w:rsid w:val="00330AA0"/>
    <w:rsid w:val="00330CD8"/>
    <w:rsid w:val="00330E71"/>
    <w:rsid w:val="00330EE3"/>
    <w:rsid w:val="00331091"/>
    <w:rsid w:val="00331156"/>
    <w:rsid w:val="003316A2"/>
    <w:rsid w:val="00331953"/>
    <w:rsid w:val="00331F5E"/>
    <w:rsid w:val="00331FBA"/>
    <w:rsid w:val="00332743"/>
    <w:rsid w:val="003329A7"/>
    <w:rsid w:val="00332ADC"/>
    <w:rsid w:val="00333071"/>
    <w:rsid w:val="00333201"/>
    <w:rsid w:val="0033323E"/>
    <w:rsid w:val="00333244"/>
    <w:rsid w:val="00333342"/>
    <w:rsid w:val="00333CB2"/>
    <w:rsid w:val="003342A0"/>
    <w:rsid w:val="003347D2"/>
    <w:rsid w:val="003354C8"/>
    <w:rsid w:val="00335565"/>
    <w:rsid w:val="0033559F"/>
    <w:rsid w:val="00335639"/>
    <w:rsid w:val="003356C1"/>
    <w:rsid w:val="00335789"/>
    <w:rsid w:val="0033583D"/>
    <w:rsid w:val="003358C6"/>
    <w:rsid w:val="00335906"/>
    <w:rsid w:val="00335A4C"/>
    <w:rsid w:val="003363DE"/>
    <w:rsid w:val="00336EDA"/>
    <w:rsid w:val="00336EE1"/>
    <w:rsid w:val="00337466"/>
    <w:rsid w:val="00337A00"/>
    <w:rsid w:val="00337C4C"/>
    <w:rsid w:val="00337CC2"/>
    <w:rsid w:val="0034031A"/>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B05"/>
    <w:rsid w:val="00350D95"/>
    <w:rsid w:val="00350DA2"/>
    <w:rsid w:val="00350F0D"/>
    <w:rsid w:val="00351117"/>
    <w:rsid w:val="003512C5"/>
    <w:rsid w:val="0035144A"/>
    <w:rsid w:val="00351594"/>
    <w:rsid w:val="0035160C"/>
    <w:rsid w:val="0035178A"/>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C81"/>
    <w:rsid w:val="00360333"/>
    <w:rsid w:val="00360626"/>
    <w:rsid w:val="003607BF"/>
    <w:rsid w:val="00360AAC"/>
    <w:rsid w:val="00360D74"/>
    <w:rsid w:val="00360E80"/>
    <w:rsid w:val="00360EB8"/>
    <w:rsid w:val="00360F6B"/>
    <w:rsid w:val="0036159F"/>
    <w:rsid w:val="00361647"/>
    <w:rsid w:val="00361B5F"/>
    <w:rsid w:val="00361D32"/>
    <w:rsid w:val="00361E6E"/>
    <w:rsid w:val="00362041"/>
    <w:rsid w:val="0036264A"/>
    <w:rsid w:val="00362988"/>
    <w:rsid w:val="00362C04"/>
    <w:rsid w:val="00362C7B"/>
    <w:rsid w:val="00362DDC"/>
    <w:rsid w:val="003630AD"/>
    <w:rsid w:val="00363424"/>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C0C"/>
    <w:rsid w:val="00374DFB"/>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AE4"/>
    <w:rsid w:val="00380067"/>
    <w:rsid w:val="003800D5"/>
    <w:rsid w:val="003801BB"/>
    <w:rsid w:val="003802AA"/>
    <w:rsid w:val="003805DD"/>
    <w:rsid w:val="00380B4B"/>
    <w:rsid w:val="00380CA1"/>
    <w:rsid w:val="00381009"/>
    <w:rsid w:val="00381020"/>
    <w:rsid w:val="003814F0"/>
    <w:rsid w:val="00382BBC"/>
    <w:rsid w:val="00382C33"/>
    <w:rsid w:val="00382E28"/>
    <w:rsid w:val="00382F17"/>
    <w:rsid w:val="00382F5A"/>
    <w:rsid w:val="00383125"/>
    <w:rsid w:val="00383337"/>
    <w:rsid w:val="00383523"/>
    <w:rsid w:val="00383F04"/>
    <w:rsid w:val="00384642"/>
    <w:rsid w:val="003849B5"/>
    <w:rsid w:val="00384B79"/>
    <w:rsid w:val="00384C8B"/>
    <w:rsid w:val="00384D5B"/>
    <w:rsid w:val="00384EA0"/>
    <w:rsid w:val="003851AD"/>
    <w:rsid w:val="003854DB"/>
    <w:rsid w:val="0038562C"/>
    <w:rsid w:val="00385953"/>
    <w:rsid w:val="00385D03"/>
    <w:rsid w:val="00385F1D"/>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D39"/>
    <w:rsid w:val="00391E63"/>
    <w:rsid w:val="00392815"/>
    <w:rsid w:val="00392D42"/>
    <w:rsid w:val="00392F4F"/>
    <w:rsid w:val="00392FA7"/>
    <w:rsid w:val="00393076"/>
    <w:rsid w:val="00393765"/>
    <w:rsid w:val="00393A55"/>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5B4"/>
    <w:rsid w:val="00397AA8"/>
    <w:rsid w:val="00397AE8"/>
    <w:rsid w:val="00397D0A"/>
    <w:rsid w:val="00397D61"/>
    <w:rsid w:val="00397DDA"/>
    <w:rsid w:val="00397E17"/>
    <w:rsid w:val="003A03F0"/>
    <w:rsid w:val="003A0691"/>
    <w:rsid w:val="003A094F"/>
    <w:rsid w:val="003A0FB9"/>
    <w:rsid w:val="003A1B69"/>
    <w:rsid w:val="003A1B96"/>
    <w:rsid w:val="003A1B9F"/>
    <w:rsid w:val="003A1C9E"/>
    <w:rsid w:val="003A1FF2"/>
    <w:rsid w:val="003A219D"/>
    <w:rsid w:val="003A239D"/>
    <w:rsid w:val="003A24C9"/>
    <w:rsid w:val="003A2815"/>
    <w:rsid w:val="003A29B9"/>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DA8"/>
    <w:rsid w:val="003A5E45"/>
    <w:rsid w:val="003A652C"/>
    <w:rsid w:val="003A65AE"/>
    <w:rsid w:val="003A69D1"/>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918"/>
    <w:rsid w:val="003B3CF3"/>
    <w:rsid w:val="003B3E87"/>
    <w:rsid w:val="003B4008"/>
    <w:rsid w:val="003B4283"/>
    <w:rsid w:val="003B4601"/>
    <w:rsid w:val="003B47A7"/>
    <w:rsid w:val="003B49BD"/>
    <w:rsid w:val="003B50A8"/>
    <w:rsid w:val="003B53E0"/>
    <w:rsid w:val="003B5784"/>
    <w:rsid w:val="003B587C"/>
    <w:rsid w:val="003B5AC8"/>
    <w:rsid w:val="003B5CBD"/>
    <w:rsid w:val="003B5E58"/>
    <w:rsid w:val="003B5ECD"/>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E91"/>
    <w:rsid w:val="003D0E9F"/>
    <w:rsid w:val="003D1620"/>
    <w:rsid w:val="003D16A4"/>
    <w:rsid w:val="003D1A25"/>
    <w:rsid w:val="003D2228"/>
    <w:rsid w:val="003D23A7"/>
    <w:rsid w:val="003D263F"/>
    <w:rsid w:val="003D2F35"/>
    <w:rsid w:val="003D314E"/>
    <w:rsid w:val="003D32C8"/>
    <w:rsid w:val="003D3405"/>
    <w:rsid w:val="003D35F3"/>
    <w:rsid w:val="003D3738"/>
    <w:rsid w:val="003D3784"/>
    <w:rsid w:val="003D3F36"/>
    <w:rsid w:val="003D418A"/>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6305"/>
    <w:rsid w:val="003D646A"/>
    <w:rsid w:val="003D6661"/>
    <w:rsid w:val="003D6B41"/>
    <w:rsid w:val="003D6C6B"/>
    <w:rsid w:val="003D6D12"/>
    <w:rsid w:val="003D71D2"/>
    <w:rsid w:val="003D7335"/>
    <w:rsid w:val="003D79D4"/>
    <w:rsid w:val="003D7A68"/>
    <w:rsid w:val="003D7C5C"/>
    <w:rsid w:val="003D7D27"/>
    <w:rsid w:val="003D7D47"/>
    <w:rsid w:val="003D7F50"/>
    <w:rsid w:val="003E0031"/>
    <w:rsid w:val="003E0368"/>
    <w:rsid w:val="003E0633"/>
    <w:rsid w:val="003E127B"/>
    <w:rsid w:val="003E19B5"/>
    <w:rsid w:val="003E1D22"/>
    <w:rsid w:val="003E1FE5"/>
    <w:rsid w:val="003E256F"/>
    <w:rsid w:val="003E26BA"/>
    <w:rsid w:val="003E2BF4"/>
    <w:rsid w:val="003E2CA1"/>
    <w:rsid w:val="003E3004"/>
    <w:rsid w:val="003E3476"/>
    <w:rsid w:val="003E359B"/>
    <w:rsid w:val="003E3913"/>
    <w:rsid w:val="003E41BF"/>
    <w:rsid w:val="003E41DC"/>
    <w:rsid w:val="003E4288"/>
    <w:rsid w:val="003E444D"/>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C08"/>
    <w:rsid w:val="003F3C16"/>
    <w:rsid w:val="003F3F46"/>
    <w:rsid w:val="003F41C0"/>
    <w:rsid w:val="003F41C1"/>
    <w:rsid w:val="003F43EB"/>
    <w:rsid w:val="003F46C6"/>
    <w:rsid w:val="003F48E8"/>
    <w:rsid w:val="003F4C03"/>
    <w:rsid w:val="003F4F42"/>
    <w:rsid w:val="003F5066"/>
    <w:rsid w:val="003F5497"/>
    <w:rsid w:val="003F563B"/>
    <w:rsid w:val="003F57A6"/>
    <w:rsid w:val="003F5A89"/>
    <w:rsid w:val="003F5D28"/>
    <w:rsid w:val="003F6209"/>
    <w:rsid w:val="003F659B"/>
    <w:rsid w:val="003F65FD"/>
    <w:rsid w:val="003F6675"/>
    <w:rsid w:val="003F693C"/>
    <w:rsid w:val="003F76F8"/>
    <w:rsid w:val="003F7AD1"/>
    <w:rsid w:val="003F7FF4"/>
    <w:rsid w:val="00400080"/>
    <w:rsid w:val="00400510"/>
    <w:rsid w:val="00400863"/>
    <w:rsid w:val="00400D91"/>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581"/>
    <w:rsid w:val="00404735"/>
    <w:rsid w:val="00404745"/>
    <w:rsid w:val="00404F82"/>
    <w:rsid w:val="0040505D"/>
    <w:rsid w:val="004055B6"/>
    <w:rsid w:val="0040573E"/>
    <w:rsid w:val="0040595A"/>
    <w:rsid w:val="00405A3F"/>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369"/>
    <w:rsid w:val="00413526"/>
    <w:rsid w:val="0041375D"/>
    <w:rsid w:val="004138D7"/>
    <w:rsid w:val="00413911"/>
    <w:rsid w:val="00413C6A"/>
    <w:rsid w:val="0041423D"/>
    <w:rsid w:val="00414453"/>
    <w:rsid w:val="004147B2"/>
    <w:rsid w:val="00414A41"/>
    <w:rsid w:val="00414C5A"/>
    <w:rsid w:val="00414D05"/>
    <w:rsid w:val="00414EF0"/>
    <w:rsid w:val="00415298"/>
    <w:rsid w:val="0041549D"/>
    <w:rsid w:val="004157B2"/>
    <w:rsid w:val="00415817"/>
    <w:rsid w:val="00416024"/>
    <w:rsid w:val="0041675C"/>
    <w:rsid w:val="00416A20"/>
    <w:rsid w:val="00416B8A"/>
    <w:rsid w:val="004170E5"/>
    <w:rsid w:val="0041722B"/>
    <w:rsid w:val="00417395"/>
    <w:rsid w:val="00417573"/>
    <w:rsid w:val="00417604"/>
    <w:rsid w:val="0041775A"/>
    <w:rsid w:val="00417D87"/>
    <w:rsid w:val="00417F51"/>
    <w:rsid w:val="0042042F"/>
    <w:rsid w:val="00420484"/>
    <w:rsid w:val="0042055D"/>
    <w:rsid w:val="00420A6A"/>
    <w:rsid w:val="00420F50"/>
    <w:rsid w:val="00420FE0"/>
    <w:rsid w:val="004210DE"/>
    <w:rsid w:val="00421132"/>
    <w:rsid w:val="004213C0"/>
    <w:rsid w:val="004214B0"/>
    <w:rsid w:val="004219A2"/>
    <w:rsid w:val="00421D16"/>
    <w:rsid w:val="00421E56"/>
    <w:rsid w:val="00422165"/>
    <w:rsid w:val="0042225C"/>
    <w:rsid w:val="004223D3"/>
    <w:rsid w:val="00422504"/>
    <w:rsid w:val="004226F4"/>
    <w:rsid w:val="004227D9"/>
    <w:rsid w:val="00422ED6"/>
    <w:rsid w:val="00422F02"/>
    <w:rsid w:val="00422FB7"/>
    <w:rsid w:val="00423003"/>
    <w:rsid w:val="004233BA"/>
    <w:rsid w:val="004237A8"/>
    <w:rsid w:val="00423C92"/>
    <w:rsid w:val="00423EB0"/>
    <w:rsid w:val="0042470B"/>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562"/>
    <w:rsid w:val="00426607"/>
    <w:rsid w:val="00426904"/>
    <w:rsid w:val="00426CA6"/>
    <w:rsid w:val="0042714B"/>
    <w:rsid w:val="0042718C"/>
    <w:rsid w:val="004275F9"/>
    <w:rsid w:val="00427A3E"/>
    <w:rsid w:val="00427D7B"/>
    <w:rsid w:val="00430057"/>
    <w:rsid w:val="00430138"/>
    <w:rsid w:val="00430201"/>
    <w:rsid w:val="00430469"/>
    <w:rsid w:val="004307BB"/>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63B6"/>
    <w:rsid w:val="00436652"/>
    <w:rsid w:val="004368F4"/>
    <w:rsid w:val="004369A2"/>
    <w:rsid w:val="00436A46"/>
    <w:rsid w:val="0043721F"/>
    <w:rsid w:val="00437496"/>
    <w:rsid w:val="00437B6F"/>
    <w:rsid w:val="00437BE8"/>
    <w:rsid w:val="00437C44"/>
    <w:rsid w:val="00437CAB"/>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42F"/>
    <w:rsid w:val="00443540"/>
    <w:rsid w:val="00443689"/>
    <w:rsid w:val="00443E13"/>
    <w:rsid w:val="0044463E"/>
    <w:rsid w:val="00444A65"/>
    <w:rsid w:val="00444AB6"/>
    <w:rsid w:val="00444B79"/>
    <w:rsid w:val="004455DE"/>
    <w:rsid w:val="0044564E"/>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B75"/>
    <w:rsid w:val="00456B8C"/>
    <w:rsid w:val="00456D6C"/>
    <w:rsid w:val="004573FE"/>
    <w:rsid w:val="00457438"/>
    <w:rsid w:val="004577C7"/>
    <w:rsid w:val="0046048B"/>
    <w:rsid w:val="004604DF"/>
    <w:rsid w:val="0046062E"/>
    <w:rsid w:val="004607FC"/>
    <w:rsid w:val="00460A77"/>
    <w:rsid w:val="00460F84"/>
    <w:rsid w:val="00460FF6"/>
    <w:rsid w:val="0046172E"/>
    <w:rsid w:val="00461898"/>
    <w:rsid w:val="00461979"/>
    <w:rsid w:val="00462EEE"/>
    <w:rsid w:val="0046317A"/>
    <w:rsid w:val="004633DE"/>
    <w:rsid w:val="004633EB"/>
    <w:rsid w:val="00463513"/>
    <w:rsid w:val="00463AEA"/>
    <w:rsid w:val="00463B0E"/>
    <w:rsid w:val="00463C6F"/>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1109"/>
    <w:rsid w:val="004713FC"/>
    <w:rsid w:val="0047140E"/>
    <w:rsid w:val="00471CC6"/>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77"/>
    <w:rsid w:val="00475D6F"/>
    <w:rsid w:val="00475DA1"/>
    <w:rsid w:val="004763F2"/>
    <w:rsid w:val="00476E83"/>
    <w:rsid w:val="00477551"/>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B3"/>
    <w:rsid w:val="0048240B"/>
    <w:rsid w:val="0048299E"/>
    <w:rsid w:val="00482AB0"/>
    <w:rsid w:val="004830CC"/>
    <w:rsid w:val="00483405"/>
    <w:rsid w:val="004835BD"/>
    <w:rsid w:val="004839F5"/>
    <w:rsid w:val="00483A60"/>
    <w:rsid w:val="0048412C"/>
    <w:rsid w:val="004841B8"/>
    <w:rsid w:val="00484B0A"/>
    <w:rsid w:val="00484BB8"/>
    <w:rsid w:val="00484C04"/>
    <w:rsid w:val="00484C57"/>
    <w:rsid w:val="004859FB"/>
    <w:rsid w:val="004865F1"/>
    <w:rsid w:val="00486889"/>
    <w:rsid w:val="0048694A"/>
    <w:rsid w:val="004903CA"/>
    <w:rsid w:val="00490414"/>
    <w:rsid w:val="00490BD6"/>
    <w:rsid w:val="00491DC8"/>
    <w:rsid w:val="00491F03"/>
    <w:rsid w:val="00492101"/>
    <w:rsid w:val="0049249C"/>
    <w:rsid w:val="004926B6"/>
    <w:rsid w:val="00492C20"/>
    <w:rsid w:val="004931C6"/>
    <w:rsid w:val="00493286"/>
    <w:rsid w:val="004934AE"/>
    <w:rsid w:val="00493C1E"/>
    <w:rsid w:val="004941D4"/>
    <w:rsid w:val="00494446"/>
    <w:rsid w:val="00494B15"/>
    <w:rsid w:val="00494DF5"/>
    <w:rsid w:val="00494E32"/>
    <w:rsid w:val="00494E48"/>
    <w:rsid w:val="00494F81"/>
    <w:rsid w:val="00495070"/>
    <w:rsid w:val="004951D4"/>
    <w:rsid w:val="004957C0"/>
    <w:rsid w:val="0049587E"/>
    <w:rsid w:val="0049593D"/>
    <w:rsid w:val="00495C1A"/>
    <w:rsid w:val="004962FC"/>
    <w:rsid w:val="00496C65"/>
    <w:rsid w:val="00496D5C"/>
    <w:rsid w:val="00497A71"/>
    <w:rsid w:val="00497B0E"/>
    <w:rsid w:val="004A02E1"/>
    <w:rsid w:val="004A0402"/>
    <w:rsid w:val="004A04A8"/>
    <w:rsid w:val="004A0680"/>
    <w:rsid w:val="004A0AF4"/>
    <w:rsid w:val="004A0B54"/>
    <w:rsid w:val="004A0CBC"/>
    <w:rsid w:val="004A0D76"/>
    <w:rsid w:val="004A0EB5"/>
    <w:rsid w:val="004A0EEF"/>
    <w:rsid w:val="004A147B"/>
    <w:rsid w:val="004A1511"/>
    <w:rsid w:val="004A1556"/>
    <w:rsid w:val="004A185C"/>
    <w:rsid w:val="004A1BB2"/>
    <w:rsid w:val="004A1E9D"/>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841"/>
    <w:rsid w:val="004A49C8"/>
    <w:rsid w:val="004A4E19"/>
    <w:rsid w:val="004A5152"/>
    <w:rsid w:val="004A5BAA"/>
    <w:rsid w:val="004A621D"/>
    <w:rsid w:val="004A6357"/>
    <w:rsid w:val="004A668C"/>
    <w:rsid w:val="004A69D3"/>
    <w:rsid w:val="004A6A13"/>
    <w:rsid w:val="004A6E6E"/>
    <w:rsid w:val="004A700F"/>
    <w:rsid w:val="004A717F"/>
    <w:rsid w:val="004A74BF"/>
    <w:rsid w:val="004A7557"/>
    <w:rsid w:val="004A7D32"/>
    <w:rsid w:val="004B05DC"/>
    <w:rsid w:val="004B0737"/>
    <w:rsid w:val="004B0777"/>
    <w:rsid w:val="004B0F54"/>
    <w:rsid w:val="004B178C"/>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CA9"/>
    <w:rsid w:val="004B4EFD"/>
    <w:rsid w:val="004B5298"/>
    <w:rsid w:val="004B53AC"/>
    <w:rsid w:val="004B5512"/>
    <w:rsid w:val="004B58BD"/>
    <w:rsid w:val="004B59DE"/>
    <w:rsid w:val="004B5C4E"/>
    <w:rsid w:val="004B5E6A"/>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BEB"/>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FAE"/>
    <w:rsid w:val="004C6290"/>
    <w:rsid w:val="004C62A6"/>
    <w:rsid w:val="004C68AB"/>
    <w:rsid w:val="004C6BB9"/>
    <w:rsid w:val="004C6C50"/>
    <w:rsid w:val="004C72E7"/>
    <w:rsid w:val="004C72F2"/>
    <w:rsid w:val="004C7430"/>
    <w:rsid w:val="004C74E1"/>
    <w:rsid w:val="004C74F8"/>
    <w:rsid w:val="004C75C7"/>
    <w:rsid w:val="004C7994"/>
    <w:rsid w:val="004C7AFA"/>
    <w:rsid w:val="004C7CCA"/>
    <w:rsid w:val="004D000B"/>
    <w:rsid w:val="004D00EE"/>
    <w:rsid w:val="004D012B"/>
    <w:rsid w:val="004D03B5"/>
    <w:rsid w:val="004D0C76"/>
    <w:rsid w:val="004D0E55"/>
    <w:rsid w:val="004D0FAD"/>
    <w:rsid w:val="004D1210"/>
    <w:rsid w:val="004D1285"/>
    <w:rsid w:val="004D1331"/>
    <w:rsid w:val="004D2464"/>
    <w:rsid w:val="004D2B94"/>
    <w:rsid w:val="004D2C89"/>
    <w:rsid w:val="004D3016"/>
    <w:rsid w:val="004D317A"/>
    <w:rsid w:val="004D3308"/>
    <w:rsid w:val="004D3477"/>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01"/>
    <w:rsid w:val="004E2D64"/>
    <w:rsid w:val="004E2F1A"/>
    <w:rsid w:val="004E2F54"/>
    <w:rsid w:val="004E32AD"/>
    <w:rsid w:val="004E35C6"/>
    <w:rsid w:val="004E3A06"/>
    <w:rsid w:val="004E3B26"/>
    <w:rsid w:val="004E400B"/>
    <w:rsid w:val="004E485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F00D9"/>
    <w:rsid w:val="004F0B97"/>
    <w:rsid w:val="004F0C9A"/>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96C"/>
    <w:rsid w:val="004F49BE"/>
    <w:rsid w:val="004F49D7"/>
    <w:rsid w:val="004F4AEC"/>
    <w:rsid w:val="004F4CBB"/>
    <w:rsid w:val="004F4D42"/>
    <w:rsid w:val="004F4EF8"/>
    <w:rsid w:val="004F5213"/>
    <w:rsid w:val="004F5307"/>
    <w:rsid w:val="004F54AB"/>
    <w:rsid w:val="004F5574"/>
    <w:rsid w:val="004F594B"/>
    <w:rsid w:val="004F5A85"/>
    <w:rsid w:val="004F5CC5"/>
    <w:rsid w:val="004F62B4"/>
    <w:rsid w:val="004F6E20"/>
    <w:rsid w:val="004F70FA"/>
    <w:rsid w:val="004F71BE"/>
    <w:rsid w:val="004F73E1"/>
    <w:rsid w:val="004F7699"/>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A9E"/>
    <w:rsid w:val="00502F98"/>
    <w:rsid w:val="0050310D"/>
    <w:rsid w:val="00503274"/>
    <w:rsid w:val="00503784"/>
    <w:rsid w:val="00503BA1"/>
    <w:rsid w:val="00503BBD"/>
    <w:rsid w:val="00503C78"/>
    <w:rsid w:val="00503E88"/>
    <w:rsid w:val="005042B9"/>
    <w:rsid w:val="0050497F"/>
    <w:rsid w:val="00505276"/>
    <w:rsid w:val="00505315"/>
    <w:rsid w:val="00505551"/>
    <w:rsid w:val="0050592A"/>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3591"/>
    <w:rsid w:val="00513D25"/>
    <w:rsid w:val="00514084"/>
    <w:rsid w:val="005147AA"/>
    <w:rsid w:val="00514C73"/>
    <w:rsid w:val="00514F8B"/>
    <w:rsid w:val="00515394"/>
    <w:rsid w:val="00515818"/>
    <w:rsid w:val="00515AFC"/>
    <w:rsid w:val="00515B64"/>
    <w:rsid w:val="00515C25"/>
    <w:rsid w:val="00515C37"/>
    <w:rsid w:val="005164CE"/>
    <w:rsid w:val="005166A0"/>
    <w:rsid w:val="00516825"/>
    <w:rsid w:val="00516BAA"/>
    <w:rsid w:val="0051714C"/>
    <w:rsid w:val="00517455"/>
    <w:rsid w:val="00520736"/>
    <w:rsid w:val="00520784"/>
    <w:rsid w:val="00520AB1"/>
    <w:rsid w:val="00520CA4"/>
    <w:rsid w:val="00520F2C"/>
    <w:rsid w:val="00520FA4"/>
    <w:rsid w:val="00521072"/>
    <w:rsid w:val="0052117B"/>
    <w:rsid w:val="005215BF"/>
    <w:rsid w:val="0052167D"/>
    <w:rsid w:val="00521908"/>
    <w:rsid w:val="00521A3C"/>
    <w:rsid w:val="00521C3B"/>
    <w:rsid w:val="00522615"/>
    <w:rsid w:val="0052277C"/>
    <w:rsid w:val="005233C4"/>
    <w:rsid w:val="00523598"/>
    <w:rsid w:val="00523852"/>
    <w:rsid w:val="00523A73"/>
    <w:rsid w:val="00523B40"/>
    <w:rsid w:val="00523BAB"/>
    <w:rsid w:val="00524113"/>
    <w:rsid w:val="005243B9"/>
    <w:rsid w:val="00524456"/>
    <w:rsid w:val="0052484B"/>
    <w:rsid w:val="00525052"/>
    <w:rsid w:val="005250F0"/>
    <w:rsid w:val="005257AE"/>
    <w:rsid w:val="005258C0"/>
    <w:rsid w:val="00525CFC"/>
    <w:rsid w:val="0052623A"/>
    <w:rsid w:val="00526255"/>
    <w:rsid w:val="0052678D"/>
    <w:rsid w:val="005267B8"/>
    <w:rsid w:val="00526889"/>
    <w:rsid w:val="00526926"/>
    <w:rsid w:val="00526C87"/>
    <w:rsid w:val="00526EB9"/>
    <w:rsid w:val="00527593"/>
    <w:rsid w:val="00527C06"/>
    <w:rsid w:val="00527F5A"/>
    <w:rsid w:val="0053002F"/>
    <w:rsid w:val="00530154"/>
    <w:rsid w:val="0053086E"/>
    <w:rsid w:val="005309A0"/>
    <w:rsid w:val="00530CA7"/>
    <w:rsid w:val="00530DED"/>
    <w:rsid w:val="00530E62"/>
    <w:rsid w:val="00531190"/>
    <w:rsid w:val="00531791"/>
    <w:rsid w:val="0053201D"/>
    <w:rsid w:val="005321D5"/>
    <w:rsid w:val="005323AA"/>
    <w:rsid w:val="005323D1"/>
    <w:rsid w:val="005325DB"/>
    <w:rsid w:val="00532987"/>
    <w:rsid w:val="00532D52"/>
    <w:rsid w:val="00532D9D"/>
    <w:rsid w:val="00532E68"/>
    <w:rsid w:val="005332DE"/>
    <w:rsid w:val="00534074"/>
    <w:rsid w:val="00534206"/>
    <w:rsid w:val="005342A4"/>
    <w:rsid w:val="005342E3"/>
    <w:rsid w:val="005348A4"/>
    <w:rsid w:val="00534991"/>
    <w:rsid w:val="00534B79"/>
    <w:rsid w:val="00534E17"/>
    <w:rsid w:val="00534E22"/>
    <w:rsid w:val="005356A3"/>
    <w:rsid w:val="0053593B"/>
    <w:rsid w:val="00535A57"/>
    <w:rsid w:val="0053638F"/>
    <w:rsid w:val="005363B9"/>
    <w:rsid w:val="00536508"/>
    <w:rsid w:val="00536669"/>
    <w:rsid w:val="00536DB0"/>
    <w:rsid w:val="00537188"/>
    <w:rsid w:val="0053726C"/>
    <w:rsid w:val="00537843"/>
    <w:rsid w:val="00537EA6"/>
    <w:rsid w:val="00540402"/>
    <w:rsid w:val="00540906"/>
    <w:rsid w:val="00540CFB"/>
    <w:rsid w:val="00540F5D"/>
    <w:rsid w:val="00541B90"/>
    <w:rsid w:val="00541EC6"/>
    <w:rsid w:val="00542320"/>
    <w:rsid w:val="0054236D"/>
    <w:rsid w:val="00542B39"/>
    <w:rsid w:val="00542BB6"/>
    <w:rsid w:val="00542D79"/>
    <w:rsid w:val="00542F22"/>
    <w:rsid w:val="0054341D"/>
    <w:rsid w:val="005437C8"/>
    <w:rsid w:val="005438AD"/>
    <w:rsid w:val="00543F76"/>
    <w:rsid w:val="0054403C"/>
    <w:rsid w:val="0054414C"/>
    <w:rsid w:val="0054477A"/>
    <w:rsid w:val="005448DE"/>
    <w:rsid w:val="00544CFC"/>
    <w:rsid w:val="00546209"/>
    <w:rsid w:val="0054659B"/>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430B"/>
    <w:rsid w:val="00554712"/>
    <w:rsid w:val="00554CE4"/>
    <w:rsid w:val="00554F74"/>
    <w:rsid w:val="005550B2"/>
    <w:rsid w:val="0055525D"/>
    <w:rsid w:val="00555332"/>
    <w:rsid w:val="00555607"/>
    <w:rsid w:val="00555F17"/>
    <w:rsid w:val="005561F7"/>
    <w:rsid w:val="00556A83"/>
    <w:rsid w:val="00556C32"/>
    <w:rsid w:val="00556CD7"/>
    <w:rsid w:val="00556E8C"/>
    <w:rsid w:val="0055735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28D"/>
    <w:rsid w:val="00573316"/>
    <w:rsid w:val="005733C1"/>
    <w:rsid w:val="005733DD"/>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72D4"/>
    <w:rsid w:val="005776A1"/>
    <w:rsid w:val="00577B25"/>
    <w:rsid w:val="00577D3B"/>
    <w:rsid w:val="00580457"/>
    <w:rsid w:val="00580504"/>
    <w:rsid w:val="00580C07"/>
    <w:rsid w:val="00580D52"/>
    <w:rsid w:val="00580D73"/>
    <w:rsid w:val="00580FD8"/>
    <w:rsid w:val="00581014"/>
    <w:rsid w:val="00581069"/>
    <w:rsid w:val="005814CF"/>
    <w:rsid w:val="005814F2"/>
    <w:rsid w:val="0058172E"/>
    <w:rsid w:val="005818A7"/>
    <w:rsid w:val="00581A21"/>
    <w:rsid w:val="00581CA9"/>
    <w:rsid w:val="00582099"/>
    <w:rsid w:val="0058263F"/>
    <w:rsid w:val="00582718"/>
    <w:rsid w:val="005827B8"/>
    <w:rsid w:val="00582B27"/>
    <w:rsid w:val="005830AD"/>
    <w:rsid w:val="005832FF"/>
    <w:rsid w:val="005834F1"/>
    <w:rsid w:val="00583954"/>
    <w:rsid w:val="00583C09"/>
    <w:rsid w:val="00583C48"/>
    <w:rsid w:val="00583FD3"/>
    <w:rsid w:val="005842DC"/>
    <w:rsid w:val="005843B5"/>
    <w:rsid w:val="0058454E"/>
    <w:rsid w:val="005846B0"/>
    <w:rsid w:val="00584B92"/>
    <w:rsid w:val="00584C18"/>
    <w:rsid w:val="00584D80"/>
    <w:rsid w:val="00584ED0"/>
    <w:rsid w:val="005852F6"/>
    <w:rsid w:val="0058538E"/>
    <w:rsid w:val="005853BB"/>
    <w:rsid w:val="00585A41"/>
    <w:rsid w:val="00585F24"/>
    <w:rsid w:val="0058690B"/>
    <w:rsid w:val="00586D1A"/>
    <w:rsid w:val="00586D37"/>
    <w:rsid w:val="00586E59"/>
    <w:rsid w:val="0058733B"/>
    <w:rsid w:val="00587497"/>
    <w:rsid w:val="0058749B"/>
    <w:rsid w:val="005877D7"/>
    <w:rsid w:val="005879D1"/>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C30"/>
    <w:rsid w:val="00591F0C"/>
    <w:rsid w:val="0059225D"/>
    <w:rsid w:val="00592897"/>
    <w:rsid w:val="00592A50"/>
    <w:rsid w:val="00592B45"/>
    <w:rsid w:val="00592CA2"/>
    <w:rsid w:val="00592DC2"/>
    <w:rsid w:val="00592E1B"/>
    <w:rsid w:val="00592E52"/>
    <w:rsid w:val="0059303B"/>
    <w:rsid w:val="005933C6"/>
    <w:rsid w:val="00593ACC"/>
    <w:rsid w:val="00593D2D"/>
    <w:rsid w:val="0059407A"/>
    <w:rsid w:val="00594422"/>
    <w:rsid w:val="0059477F"/>
    <w:rsid w:val="0059490B"/>
    <w:rsid w:val="005949D6"/>
    <w:rsid w:val="00594BEA"/>
    <w:rsid w:val="00594C01"/>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61B"/>
    <w:rsid w:val="005A0E3C"/>
    <w:rsid w:val="005A0F20"/>
    <w:rsid w:val="005A12D9"/>
    <w:rsid w:val="005A1690"/>
    <w:rsid w:val="005A1A6F"/>
    <w:rsid w:val="005A1AB5"/>
    <w:rsid w:val="005A2127"/>
    <w:rsid w:val="005A24B1"/>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C84"/>
    <w:rsid w:val="005A7F35"/>
    <w:rsid w:val="005A7FDB"/>
    <w:rsid w:val="005B0203"/>
    <w:rsid w:val="005B03F1"/>
    <w:rsid w:val="005B0740"/>
    <w:rsid w:val="005B12EA"/>
    <w:rsid w:val="005B13CB"/>
    <w:rsid w:val="005B1655"/>
    <w:rsid w:val="005B2C04"/>
    <w:rsid w:val="005B2EBF"/>
    <w:rsid w:val="005B309A"/>
    <w:rsid w:val="005B316E"/>
    <w:rsid w:val="005B3192"/>
    <w:rsid w:val="005B34B6"/>
    <w:rsid w:val="005B3B4B"/>
    <w:rsid w:val="005B3DEE"/>
    <w:rsid w:val="005B4084"/>
    <w:rsid w:val="005B4450"/>
    <w:rsid w:val="005B44BB"/>
    <w:rsid w:val="005B4609"/>
    <w:rsid w:val="005B4852"/>
    <w:rsid w:val="005B4A4D"/>
    <w:rsid w:val="005B4C49"/>
    <w:rsid w:val="005B4D53"/>
    <w:rsid w:val="005B4D72"/>
    <w:rsid w:val="005B4DF4"/>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569"/>
    <w:rsid w:val="005B6601"/>
    <w:rsid w:val="005B6884"/>
    <w:rsid w:val="005B699D"/>
    <w:rsid w:val="005B7111"/>
    <w:rsid w:val="005B72B2"/>
    <w:rsid w:val="005B7848"/>
    <w:rsid w:val="005B7F24"/>
    <w:rsid w:val="005C0116"/>
    <w:rsid w:val="005C02FE"/>
    <w:rsid w:val="005C0595"/>
    <w:rsid w:val="005C06EB"/>
    <w:rsid w:val="005C085E"/>
    <w:rsid w:val="005C0B51"/>
    <w:rsid w:val="005C1289"/>
    <w:rsid w:val="005C1543"/>
    <w:rsid w:val="005C18D4"/>
    <w:rsid w:val="005C1BB4"/>
    <w:rsid w:val="005C210B"/>
    <w:rsid w:val="005C218B"/>
    <w:rsid w:val="005C2361"/>
    <w:rsid w:val="005C2861"/>
    <w:rsid w:val="005C2D3C"/>
    <w:rsid w:val="005C2DD6"/>
    <w:rsid w:val="005C2F45"/>
    <w:rsid w:val="005C3226"/>
    <w:rsid w:val="005C328C"/>
    <w:rsid w:val="005C33C0"/>
    <w:rsid w:val="005C3963"/>
    <w:rsid w:val="005C3C74"/>
    <w:rsid w:val="005C3F6B"/>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703"/>
    <w:rsid w:val="005D425E"/>
    <w:rsid w:val="005D4ADC"/>
    <w:rsid w:val="005D5039"/>
    <w:rsid w:val="005D5407"/>
    <w:rsid w:val="005D547B"/>
    <w:rsid w:val="005D5A0F"/>
    <w:rsid w:val="005D5AE2"/>
    <w:rsid w:val="005D5B0D"/>
    <w:rsid w:val="005D5C01"/>
    <w:rsid w:val="005D64A0"/>
    <w:rsid w:val="005D6706"/>
    <w:rsid w:val="005D695E"/>
    <w:rsid w:val="005D6CD3"/>
    <w:rsid w:val="005D70C1"/>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DBD"/>
    <w:rsid w:val="005E3DF3"/>
    <w:rsid w:val="005E3E08"/>
    <w:rsid w:val="005E3F23"/>
    <w:rsid w:val="005E47D6"/>
    <w:rsid w:val="005E48A8"/>
    <w:rsid w:val="005E490D"/>
    <w:rsid w:val="005E503C"/>
    <w:rsid w:val="005E52F3"/>
    <w:rsid w:val="005E558D"/>
    <w:rsid w:val="005E561B"/>
    <w:rsid w:val="005E5623"/>
    <w:rsid w:val="005E640B"/>
    <w:rsid w:val="005E643C"/>
    <w:rsid w:val="005E643D"/>
    <w:rsid w:val="005E6E95"/>
    <w:rsid w:val="005E7444"/>
    <w:rsid w:val="005E7827"/>
    <w:rsid w:val="005E7DC9"/>
    <w:rsid w:val="005F003B"/>
    <w:rsid w:val="005F037A"/>
    <w:rsid w:val="005F03E6"/>
    <w:rsid w:val="005F06E7"/>
    <w:rsid w:val="005F077D"/>
    <w:rsid w:val="005F1138"/>
    <w:rsid w:val="005F132D"/>
    <w:rsid w:val="005F142C"/>
    <w:rsid w:val="005F14AB"/>
    <w:rsid w:val="005F1646"/>
    <w:rsid w:val="005F1AC2"/>
    <w:rsid w:val="005F1BD9"/>
    <w:rsid w:val="005F1DB1"/>
    <w:rsid w:val="005F2027"/>
    <w:rsid w:val="005F2218"/>
    <w:rsid w:val="005F2455"/>
    <w:rsid w:val="005F24DE"/>
    <w:rsid w:val="005F2F0C"/>
    <w:rsid w:val="005F3651"/>
    <w:rsid w:val="005F398F"/>
    <w:rsid w:val="005F3CEF"/>
    <w:rsid w:val="005F3F6E"/>
    <w:rsid w:val="005F466B"/>
    <w:rsid w:val="005F4878"/>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6130"/>
    <w:rsid w:val="00606631"/>
    <w:rsid w:val="0060669A"/>
    <w:rsid w:val="006066ED"/>
    <w:rsid w:val="0060679E"/>
    <w:rsid w:val="00606E6E"/>
    <w:rsid w:val="00606F77"/>
    <w:rsid w:val="006070C4"/>
    <w:rsid w:val="00607309"/>
    <w:rsid w:val="006074B7"/>
    <w:rsid w:val="006074C3"/>
    <w:rsid w:val="00607D31"/>
    <w:rsid w:val="00610B18"/>
    <w:rsid w:val="00610D06"/>
    <w:rsid w:val="00611323"/>
    <w:rsid w:val="006114A3"/>
    <w:rsid w:val="006114ED"/>
    <w:rsid w:val="00611C86"/>
    <w:rsid w:val="00611DC4"/>
    <w:rsid w:val="00612490"/>
    <w:rsid w:val="006125FE"/>
    <w:rsid w:val="00612C2E"/>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EC"/>
    <w:rsid w:val="006201A9"/>
    <w:rsid w:val="00620423"/>
    <w:rsid w:val="00620598"/>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22A"/>
    <w:rsid w:val="0062342A"/>
    <w:rsid w:val="00623938"/>
    <w:rsid w:val="00623D97"/>
    <w:rsid w:val="00623DF2"/>
    <w:rsid w:val="00623EC4"/>
    <w:rsid w:val="00624111"/>
    <w:rsid w:val="006248FA"/>
    <w:rsid w:val="0062569F"/>
    <w:rsid w:val="00625786"/>
    <w:rsid w:val="0062598C"/>
    <w:rsid w:val="00625C15"/>
    <w:rsid w:val="00625DEF"/>
    <w:rsid w:val="00625F6C"/>
    <w:rsid w:val="006262BE"/>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537"/>
    <w:rsid w:val="0063359D"/>
    <w:rsid w:val="006338CB"/>
    <w:rsid w:val="00633A6E"/>
    <w:rsid w:val="00633C6E"/>
    <w:rsid w:val="00633CA8"/>
    <w:rsid w:val="00633F86"/>
    <w:rsid w:val="006340D8"/>
    <w:rsid w:val="00634188"/>
    <w:rsid w:val="00634288"/>
    <w:rsid w:val="006343D0"/>
    <w:rsid w:val="00634861"/>
    <w:rsid w:val="006349A5"/>
    <w:rsid w:val="00634A68"/>
    <w:rsid w:val="00634D66"/>
    <w:rsid w:val="00635818"/>
    <w:rsid w:val="006358C7"/>
    <w:rsid w:val="00635A67"/>
    <w:rsid w:val="00635B68"/>
    <w:rsid w:val="00635CB1"/>
    <w:rsid w:val="00635FEE"/>
    <w:rsid w:val="006360C6"/>
    <w:rsid w:val="0063639A"/>
    <w:rsid w:val="006364F2"/>
    <w:rsid w:val="006367A2"/>
    <w:rsid w:val="00636995"/>
    <w:rsid w:val="00636D6A"/>
    <w:rsid w:val="00636E37"/>
    <w:rsid w:val="0063701C"/>
    <w:rsid w:val="00637D70"/>
    <w:rsid w:val="006400D1"/>
    <w:rsid w:val="006404CF"/>
    <w:rsid w:val="00640660"/>
    <w:rsid w:val="0064066A"/>
    <w:rsid w:val="00641030"/>
    <w:rsid w:val="00641188"/>
    <w:rsid w:val="006411CB"/>
    <w:rsid w:val="006417DC"/>
    <w:rsid w:val="00641D73"/>
    <w:rsid w:val="00642686"/>
    <w:rsid w:val="006426AB"/>
    <w:rsid w:val="0064291A"/>
    <w:rsid w:val="006430EE"/>
    <w:rsid w:val="0064355F"/>
    <w:rsid w:val="00643830"/>
    <w:rsid w:val="00643967"/>
    <w:rsid w:val="00643A3B"/>
    <w:rsid w:val="00644515"/>
    <w:rsid w:val="006446C9"/>
    <w:rsid w:val="006452A7"/>
    <w:rsid w:val="00645B13"/>
    <w:rsid w:val="00645C2B"/>
    <w:rsid w:val="00645F97"/>
    <w:rsid w:val="006468A3"/>
    <w:rsid w:val="006468A6"/>
    <w:rsid w:val="00646B9F"/>
    <w:rsid w:val="0064735E"/>
    <w:rsid w:val="006473E4"/>
    <w:rsid w:val="006474BC"/>
    <w:rsid w:val="0064771B"/>
    <w:rsid w:val="006477C3"/>
    <w:rsid w:val="00647E76"/>
    <w:rsid w:val="0065034E"/>
    <w:rsid w:val="00650359"/>
    <w:rsid w:val="006504EE"/>
    <w:rsid w:val="006511A6"/>
    <w:rsid w:val="006514DF"/>
    <w:rsid w:val="0065177E"/>
    <w:rsid w:val="00652413"/>
    <w:rsid w:val="00652503"/>
    <w:rsid w:val="00652779"/>
    <w:rsid w:val="00652A5A"/>
    <w:rsid w:val="006533C4"/>
    <w:rsid w:val="0065377B"/>
    <w:rsid w:val="006537C0"/>
    <w:rsid w:val="0065384A"/>
    <w:rsid w:val="00653F3F"/>
    <w:rsid w:val="006540CC"/>
    <w:rsid w:val="00654315"/>
    <w:rsid w:val="0065442C"/>
    <w:rsid w:val="00654518"/>
    <w:rsid w:val="006545A9"/>
    <w:rsid w:val="006547B6"/>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E0"/>
    <w:rsid w:val="00661B3D"/>
    <w:rsid w:val="00662123"/>
    <w:rsid w:val="0066249F"/>
    <w:rsid w:val="006625E8"/>
    <w:rsid w:val="0066297E"/>
    <w:rsid w:val="00662C59"/>
    <w:rsid w:val="00662CF6"/>
    <w:rsid w:val="00662E07"/>
    <w:rsid w:val="0066307E"/>
    <w:rsid w:val="006632E6"/>
    <w:rsid w:val="00663B07"/>
    <w:rsid w:val="00663B95"/>
    <w:rsid w:val="0066410F"/>
    <w:rsid w:val="006642F3"/>
    <w:rsid w:val="006646C6"/>
    <w:rsid w:val="0066474B"/>
    <w:rsid w:val="006648DB"/>
    <w:rsid w:val="00664B60"/>
    <w:rsid w:val="00664E28"/>
    <w:rsid w:val="00664FF9"/>
    <w:rsid w:val="0066554A"/>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67FD5"/>
    <w:rsid w:val="006703E4"/>
    <w:rsid w:val="00670625"/>
    <w:rsid w:val="006706EB"/>
    <w:rsid w:val="00670856"/>
    <w:rsid w:val="00670986"/>
    <w:rsid w:val="00670B94"/>
    <w:rsid w:val="00671063"/>
    <w:rsid w:val="0067185A"/>
    <w:rsid w:val="006718D4"/>
    <w:rsid w:val="0067192E"/>
    <w:rsid w:val="00671BC5"/>
    <w:rsid w:val="00671C06"/>
    <w:rsid w:val="00671D18"/>
    <w:rsid w:val="00671DF0"/>
    <w:rsid w:val="00671E22"/>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AB3"/>
    <w:rsid w:val="00682BAF"/>
    <w:rsid w:val="00682F0D"/>
    <w:rsid w:val="00683099"/>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3F3"/>
    <w:rsid w:val="006926E6"/>
    <w:rsid w:val="006927CA"/>
    <w:rsid w:val="00692ADD"/>
    <w:rsid w:val="00692C69"/>
    <w:rsid w:val="00692E30"/>
    <w:rsid w:val="006930E9"/>
    <w:rsid w:val="00693468"/>
    <w:rsid w:val="0069381B"/>
    <w:rsid w:val="0069393E"/>
    <w:rsid w:val="00693B2A"/>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7046"/>
    <w:rsid w:val="00697102"/>
    <w:rsid w:val="00697121"/>
    <w:rsid w:val="006974C4"/>
    <w:rsid w:val="00697922"/>
    <w:rsid w:val="00697B77"/>
    <w:rsid w:val="006A0489"/>
    <w:rsid w:val="006A06E8"/>
    <w:rsid w:val="006A084A"/>
    <w:rsid w:val="006A087B"/>
    <w:rsid w:val="006A0FAB"/>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4327"/>
    <w:rsid w:val="006A46AB"/>
    <w:rsid w:val="006A48FA"/>
    <w:rsid w:val="006A5A34"/>
    <w:rsid w:val="006A610C"/>
    <w:rsid w:val="006A61DB"/>
    <w:rsid w:val="006A6578"/>
    <w:rsid w:val="006A6630"/>
    <w:rsid w:val="006A6812"/>
    <w:rsid w:val="006A6C60"/>
    <w:rsid w:val="006A6D9B"/>
    <w:rsid w:val="006A6FC3"/>
    <w:rsid w:val="006A73FA"/>
    <w:rsid w:val="006A7D74"/>
    <w:rsid w:val="006B0037"/>
    <w:rsid w:val="006B03F2"/>
    <w:rsid w:val="006B057B"/>
    <w:rsid w:val="006B08A7"/>
    <w:rsid w:val="006B1327"/>
    <w:rsid w:val="006B13D5"/>
    <w:rsid w:val="006B13DC"/>
    <w:rsid w:val="006B1525"/>
    <w:rsid w:val="006B1981"/>
    <w:rsid w:val="006B2106"/>
    <w:rsid w:val="006B2426"/>
    <w:rsid w:val="006B28F2"/>
    <w:rsid w:val="006B2A5A"/>
    <w:rsid w:val="006B2A93"/>
    <w:rsid w:val="006B2D71"/>
    <w:rsid w:val="006B3273"/>
    <w:rsid w:val="006B339E"/>
    <w:rsid w:val="006B3B23"/>
    <w:rsid w:val="006B3B6B"/>
    <w:rsid w:val="006B4BD8"/>
    <w:rsid w:val="006B4F25"/>
    <w:rsid w:val="006B5029"/>
    <w:rsid w:val="006B5158"/>
    <w:rsid w:val="006B5892"/>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91D"/>
    <w:rsid w:val="006C0A56"/>
    <w:rsid w:val="006C134F"/>
    <w:rsid w:val="006C1831"/>
    <w:rsid w:val="006C1E49"/>
    <w:rsid w:val="006C259F"/>
    <w:rsid w:val="006C25BC"/>
    <w:rsid w:val="006C30D7"/>
    <w:rsid w:val="006C3165"/>
    <w:rsid w:val="006C37EA"/>
    <w:rsid w:val="006C38F0"/>
    <w:rsid w:val="006C3E1C"/>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B4"/>
    <w:rsid w:val="006E16EE"/>
    <w:rsid w:val="006E198E"/>
    <w:rsid w:val="006E1D8D"/>
    <w:rsid w:val="006E2059"/>
    <w:rsid w:val="006E23DD"/>
    <w:rsid w:val="006E24EB"/>
    <w:rsid w:val="006E2F1A"/>
    <w:rsid w:val="006E30CF"/>
    <w:rsid w:val="006E3123"/>
    <w:rsid w:val="006E3420"/>
    <w:rsid w:val="006E35B4"/>
    <w:rsid w:val="006E3710"/>
    <w:rsid w:val="006E4110"/>
    <w:rsid w:val="006E4176"/>
    <w:rsid w:val="006E4473"/>
    <w:rsid w:val="006E456D"/>
    <w:rsid w:val="006E48C8"/>
    <w:rsid w:val="006E4CC4"/>
    <w:rsid w:val="006E4CD3"/>
    <w:rsid w:val="006E5506"/>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033"/>
    <w:rsid w:val="006F223F"/>
    <w:rsid w:val="006F2725"/>
    <w:rsid w:val="006F2BD6"/>
    <w:rsid w:val="006F2CD0"/>
    <w:rsid w:val="006F30E4"/>
    <w:rsid w:val="006F3158"/>
    <w:rsid w:val="006F31A3"/>
    <w:rsid w:val="006F3221"/>
    <w:rsid w:val="006F34B8"/>
    <w:rsid w:val="006F3C8F"/>
    <w:rsid w:val="006F3E24"/>
    <w:rsid w:val="006F3F8D"/>
    <w:rsid w:val="006F42D6"/>
    <w:rsid w:val="006F44AC"/>
    <w:rsid w:val="006F44D7"/>
    <w:rsid w:val="006F44F4"/>
    <w:rsid w:val="006F4C6B"/>
    <w:rsid w:val="006F4D47"/>
    <w:rsid w:val="006F4D9D"/>
    <w:rsid w:val="006F5228"/>
    <w:rsid w:val="006F53C1"/>
    <w:rsid w:val="006F5442"/>
    <w:rsid w:val="006F55E1"/>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F00"/>
    <w:rsid w:val="00700F87"/>
    <w:rsid w:val="00701075"/>
    <w:rsid w:val="007013CC"/>
    <w:rsid w:val="00701614"/>
    <w:rsid w:val="007018C4"/>
    <w:rsid w:val="00701DCF"/>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855"/>
    <w:rsid w:val="00720A3C"/>
    <w:rsid w:val="00720ADB"/>
    <w:rsid w:val="00720BD3"/>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543"/>
    <w:rsid w:val="00730817"/>
    <w:rsid w:val="00730A15"/>
    <w:rsid w:val="00730AFC"/>
    <w:rsid w:val="00730BF0"/>
    <w:rsid w:val="00730F13"/>
    <w:rsid w:val="00730F2E"/>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AE6"/>
    <w:rsid w:val="00732D8A"/>
    <w:rsid w:val="00732FB6"/>
    <w:rsid w:val="007333B8"/>
    <w:rsid w:val="007334BB"/>
    <w:rsid w:val="00733667"/>
    <w:rsid w:val="00733814"/>
    <w:rsid w:val="00733A76"/>
    <w:rsid w:val="0073405F"/>
    <w:rsid w:val="007343AC"/>
    <w:rsid w:val="0073454C"/>
    <w:rsid w:val="00734665"/>
    <w:rsid w:val="00734814"/>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478"/>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D22"/>
    <w:rsid w:val="00745D3E"/>
    <w:rsid w:val="00745D41"/>
    <w:rsid w:val="00745E85"/>
    <w:rsid w:val="00745EBA"/>
    <w:rsid w:val="00745EE8"/>
    <w:rsid w:val="00745F39"/>
    <w:rsid w:val="00746282"/>
    <w:rsid w:val="00746599"/>
    <w:rsid w:val="00746CE5"/>
    <w:rsid w:val="00746E43"/>
    <w:rsid w:val="00746E59"/>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44"/>
    <w:rsid w:val="00753168"/>
    <w:rsid w:val="0075321E"/>
    <w:rsid w:val="0075326F"/>
    <w:rsid w:val="0075340D"/>
    <w:rsid w:val="00753671"/>
    <w:rsid w:val="007537A1"/>
    <w:rsid w:val="00753B23"/>
    <w:rsid w:val="00753E94"/>
    <w:rsid w:val="007540A1"/>
    <w:rsid w:val="00754794"/>
    <w:rsid w:val="0075484D"/>
    <w:rsid w:val="00754912"/>
    <w:rsid w:val="00754A8F"/>
    <w:rsid w:val="00754CA1"/>
    <w:rsid w:val="00754DEF"/>
    <w:rsid w:val="007555A4"/>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B85"/>
    <w:rsid w:val="00757BD8"/>
    <w:rsid w:val="007602DA"/>
    <w:rsid w:val="00760375"/>
    <w:rsid w:val="00760582"/>
    <w:rsid w:val="00760B76"/>
    <w:rsid w:val="00760C1A"/>
    <w:rsid w:val="00760EAD"/>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798"/>
    <w:rsid w:val="00767D30"/>
    <w:rsid w:val="00767E3B"/>
    <w:rsid w:val="00767E58"/>
    <w:rsid w:val="00767E65"/>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298"/>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8AB"/>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81A"/>
    <w:rsid w:val="00785857"/>
    <w:rsid w:val="00785DA3"/>
    <w:rsid w:val="00785E8E"/>
    <w:rsid w:val="007860A8"/>
    <w:rsid w:val="00786123"/>
    <w:rsid w:val="00786386"/>
    <w:rsid w:val="0078658E"/>
    <w:rsid w:val="0078741F"/>
    <w:rsid w:val="0078762B"/>
    <w:rsid w:val="00787705"/>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4C9D"/>
    <w:rsid w:val="00795637"/>
    <w:rsid w:val="007956B9"/>
    <w:rsid w:val="007957D3"/>
    <w:rsid w:val="0079690F"/>
    <w:rsid w:val="00796EB5"/>
    <w:rsid w:val="00797063"/>
    <w:rsid w:val="007973E7"/>
    <w:rsid w:val="00797E7C"/>
    <w:rsid w:val="007A0553"/>
    <w:rsid w:val="007A0757"/>
    <w:rsid w:val="007A0A81"/>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E07"/>
    <w:rsid w:val="007A5153"/>
    <w:rsid w:val="007A5202"/>
    <w:rsid w:val="007A52EE"/>
    <w:rsid w:val="007A54D2"/>
    <w:rsid w:val="007A565B"/>
    <w:rsid w:val="007A56E1"/>
    <w:rsid w:val="007A58D4"/>
    <w:rsid w:val="007A5C33"/>
    <w:rsid w:val="007A5FD9"/>
    <w:rsid w:val="007A6370"/>
    <w:rsid w:val="007A664B"/>
    <w:rsid w:val="007A6B7D"/>
    <w:rsid w:val="007A6BC5"/>
    <w:rsid w:val="007A6C3E"/>
    <w:rsid w:val="007A726B"/>
    <w:rsid w:val="007A7334"/>
    <w:rsid w:val="007A79EB"/>
    <w:rsid w:val="007A7B1E"/>
    <w:rsid w:val="007A7F58"/>
    <w:rsid w:val="007B0172"/>
    <w:rsid w:val="007B05C5"/>
    <w:rsid w:val="007B0682"/>
    <w:rsid w:val="007B0974"/>
    <w:rsid w:val="007B0B01"/>
    <w:rsid w:val="007B0F06"/>
    <w:rsid w:val="007B0F18"/>
    <w:rsid w:val="007B10DC"/>
    <w:rsid w:val="007B1195"/>
    <w:rsid w:val="007B138C"/>
    <w:rsid w:val="007B14B8"/>
    <w:rsid w:val="007B14CE"/>
    <w:rsid w:val="007B1507"/>
    <w:rsid w:val="007B157F"/>
    <w:rsid w:val="007B1E72"/>
    <w:rsid w:val="007B2137"/>
    <w:rsid w:val="007B2265"/>
    <w:rsid w:val="007B2A90"/>
    <w:rsid w:val="007B2B2A"/>
    <w:rsid w:val="007B2B6F"/>
    <w:rsid w:val="007B2C8E"/>
    <w:rsid w:val="007B2EF0"/>
    <w:rsid w:val="007B37D7"/>
    <w:rsid w:val="007B38AD"/>
    <w:rsid w:val="007B38C4"/>
    <w:rsid w:val="007B3A20"/>
    <w:rsid w:val="007B3CB5"/>
    <w:rsid w:val="007B3E8D"/>
    <w:rsid w:val="007B437C"/>
    <w:rsid w:val="007B44C1"/>
    <w:rsid w:val="007B472E"/>
    <w:rsid w:val="007B4B28"/>
    <w:rsid w:val="007B4C7A"/>
    <w:rsid w:val="007B4E8A"/>
    <w:rsid w:val="007B51BE"/>
    <w:rsid w:val="007B51FB"/>
    <w:rsid w:val="007B66ED"/>
    <w:rsid w:val="007B695E"/>
    <w:rsid w:val="007B7021"/>
    <w:rsid w:val="007B711F"/>
    <w:rsid w:val="007B73BD"/>
    <w:rsid w:val="007B7402"/>
    <w:rsid w:val="007B765C"/>
    <w:rsid w:val="007B785D"/>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5133"/>
    <w:rsid w:val="007C52E9"/>
    <w:rsid w:val="007C5409"/>
    <w:rsid w:val="007C568B"/>
    <w:rsid w:val="007C5835"/>
    <w:rsid w:val="007C5A7D"/>
    <w:rsid w:val="007C5AB9"/>
    <w:rsid w:val="007C5AEF"/>
    <w:rsid w:val="007C6190"/>
    <w:rsid w:val="007C6394"/>
    <w:rsid w:val="007C64B6"/>
    <w:rsid w:val="007C6A25"/>
    <w:rsid w:val="007C6D34"/>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8AB"/>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7EA"/>
    <w:rsid w:val="007E2C09"/>
    <w:rsid w:val="007E309A"/>
    <w:rsid w:val="007E30B2"/>
    <w:rsid w:val="007E31B1"/>
    <w:rsid w:val="007E353D"/>
    <w:rsid w:val="007E3C1B"/>
    <w:rsid w:val="007E3CE5"/>
    <w:rsid w:val="007E3D13"/>
    <w:rsid w:val="007E4536"/>
    <w:rsid w:val="007E4639"/>
    <w:rsid w:val="007E47DA"/>
    <w:rsid w:val="007E50E9"/>
    <w:rsid w:val="007E5309"/>
    <w:rsid w:val="007E54FA"/>
    <w:rsid w:val="007E5750"/>
    <w:rsid w:val="007E6A3C"/>
    <w:rsid w:val="007E6B10"/>
    <w:rsid w:val="007E6B84"/>
    <w:rsid w:val="007E6CB0"/>
    <w:rsid w:val="007E7445"/>
    <w:rsid w:val="007E747D"/>
    <w:rsid w:val="007E7706"/>
    <w:rsid w:val="007E77C4"/>
    <w:rsid w:val="007F061C"/>
    <w:rsid w:val="007F0722"/>
    <w:rsid w:val="007F08ED"/>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653F"/>
    <w:rsid w:val="007F6680"/>
    <w:rsid w:val="007F66EC"/>
    <w:rsid w:val="007F6E8D"/>
    <w:rsid w:val="007F6F9B"/>
    <w:rsid w:val="007F769E"/>
    <w:rsid w:val="007F779B"/>
    <w:rsid w:val="007F7E69"/>
    <w:rsid w:val="0080012A"/>
    <w:rsid w:val="00800308"/>
    <w:rsid w:val="00800320"/>
    <w:rsid w:val="0080032E"/>
    <w:rsid w:val="00800340"/>
    <w:rsid w:val="008005EC"/>
    <w:rsid w:val="00800928"/>
    <w:rsid w:val="008009BB"/>
    <w:rsid w:val="00800EE7"/>
    <w:rsid w:val="00800F36"/>
    <w:rsid w:val="008019FC"/>
    <w:rsid w:val="00802380"/>
    <w:rsid w:val="0080238B"/>
    <w:rsid w:val="008024B2"/>
    <w:rsid w:val="00802552"/>
    <w:rsid w:val="008029B5"/>
    <w:rsid w:val="00802D55"/>
    <w:rsid w:val="00802EC7"/>
    <w:rsid w:val="00802F5A"/>
    <w:rsid w:val="00803010"/>
    <w:rsid w:val="0080340A"/>
    <w:rsid w:val="0080366B"/>
    <w:rsid w:val="008037FC"/>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3275"/>
    <w:rsid w:val="00813780"/>
    <w:rsid w:val="0081390C"/>
    <w:rsid w:val="0081390F"/>
    <w:rsid w:val="00813A73"/>
    <w:rsid w:val="00813AB2"/>
    <w:rsid w:val="00813DE6"/>
    <w:rsid w:val="008140A9"/>
    <w:rsid w:val="008140D4"/>
    <w:rsid w:val="008141C8"/>
    <w:rsid w:val="0081453F"/>
    <w:rsid w:val="008147AA"/>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7A"/>
    <w:rsid w:val="008211C2"/>
    <w:rsid w:val="00821494"/>
    <w:rsid w:val="008216C5"/>
    <w:rsid w:val="00821EDF"/>
    <w:rsid w:val="008222CC"/>
    <w:rsid w:val="0082271D"/>
    <w:rsid w:val="00822A42"/>
    <w:rsid w:val="00823225"/>
    <w:rsid w:val="008234BD"/>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43E"/>
    <w:rsid w:val="0083150B"/>
    <w:rsid w:val="00831705"/>
    <w:rsid w:val="008318A6"/>
    <w:rsid w:val="00831D68"/>
    <w:rsid w:val="00831E87"/>
    <w:rsid w:val="0083208E"/>
    <w:rsid w:val="008320CC"/>
    <w:rsid w:val="008322CE"/>
    <w:rsid w:val="00832605"/>
    <w:rsid w:val="00833110"/>
    <w:rsid w:val="0083331A"/>
    <w:rsid w:val="00833779"/>
    <w:rsid w:val="00833C00"/>
    <w:rsid w:val="00833C86"/>
    <w:rsid w:val="00833CC9"/>
    <w:rsid w:val="00833F1D"/>
    <w:rsid w:val="00835093"/>
    <w:rsid w:val="00835959"/>
    <w:rsid w:val="00835AEE"/>
    <w:rsid w:val="00835B37"/>
    <w:rsid w:val="00835B70"/>
    <w:rsid w:val="00835BAF"/>
    <w:rsid w:val="00835C8F"/>
    <w:rsid w:val="00835CCD"/>
    <w:rsid w:val="00835DC4"/>
    <w:rsid w:val="00835DED"/>
    <w:rsid w:val="00835F65"/>
    <w:rsid w:val="0083609F"/>
    <w:rsid w:val="0083626C"/>
    <w:rsid w:val="0083688D"/>
    <w:rsid w:val="00836D92"/>
    <w:rsid w:val="008371AE"/>
    <w:rsid w:val="00837952"/>
    <w:rsid w:val="00837AD6"/>
    <w:rsid w:val="008406DB"/>
    <w:rsid w:val="0084085C"/>
    <w:rsid w:val="00840938"/>
    <w:rsid w:val="00840A9C"/>
    <w:rsid w:val="00840C6D"/>
    <w:rsid w:val="00840D3E"/>
    <w:rsid w:val="008412EF"/>
    <w:rsid w:val="008414B8"/>
    <w:rsid w:val="0084179B"/>
    <w:rsid w:val="008417FC"/>
    <w:rsid w:val="008418F5"/>
    <w:rsid w:val="00841994"/>
    <w:rsid w:val="00841BB5"/>
    <w:rsid w:val="00842095"/>
    <w:rsid w:val="0084220C"/>
    <w:rsid w:val="008422CD"/>
    <w:rsid w:val="0084294D"/>
    <w:rsid w:val="00842B44"/>
    <w:rsid w:val="00842B77"/>
    <w:rsid w:val="00842CA9"/>
    <w:rsid w:val="008431F6"/>
    <w:rsid w:val="00843609"/>
    <w:rsid w:val="00843AAA"/>
    <w:rsid w:val="00843E3E"/>
    <w:rsid w:val="00843E8E"/>
    <w:rsid w:val="00843EA7"/>
    <w:rsid w:val="00843FBB"/>
    <w:rsid w:val="0084414C"/>
    <w:rsid w:val="0084471F"/>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DDE"/>
    <w:rsid w:val="00851F25"/>
    <w:rsid w:val="00852100"/>
    <w:rsid w:val="00852C05"/>
    <w:rsid w:val="00852D43"/>
    <w:rsid w:val="00852F85"/>
    <w:rsid w:val="0085337F"/>
    <w:rsid w:val="008535FE"/>
    <w:rsid w:val="0085365A"/>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A6C"/>
    <w:rsid w:val="00856ABF"/>
    <w:rsid w:val="00856AC5"/>
    <w:rsid w:val="00856B17"/>
    <w:rsid w:val="00856F10"/>
    <w:rsid w:val="00856F98"/>
    <w:rsid w:val="00856F99"/>
    <w:rsid w:val="008570C6"/>
    <w:rsid w:val="008571EA"/>
    <w:rsid w:val="00857298"/>
    <w:rsid w:val="00857687"/>
    <w:rsid w:val="00857953"/>
    <w:rsid w:val="00857D58"/>
    <w:rsid w:val="00857F98"/>
    <w:rsid w:val="00857FFD"/>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4ED"/>
    <w:rsid w:val="00867A46"/>
    <w:rsid w:val="00867CCF"/>
    <w:rsid w:val="00867EF8"/>
    <w:rsid w:val="008700A7"/>
    <w:rsid w:val="008701DE"/>
    <w:rsid w:val="00870A57"/>
    <w:rsid w:val="00870F88"/>
    <w:rsid w:val="00871072"/>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7AA"/>
    <w:rsid w:val="008757E8"/>
    <w:rsid w:val="008757EE"/>
    <w:rsid w:val="00875B43"/>
    <w:rsid w:val="00876065"/>
    <w:rsid w:val="0087611F"/>
    <w:rsid w:val="00876254"/>
    <w:rsid w:val="0087627F"/>
    <w:rsid w:val="00876460"/>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7F6"/>
    <w:rsid w:val="00884A2D"/>
    <w:rsid w:val="00884A30"/>
    <w:rsid w:val="00884B5C"/>
    <w:rsid w:val="0088581A"/>
    <w:rsid w:val="00885A00"/>
    <w:rsid w:val="00885A22"/>
    <w:rsid w:val="00885ECA"/>
    <w:rsid w:val="00886D51"/>
    <w:rsid w:val="008874FB"/>
    <w:rsid w:val="00887694"/>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F63"/>
    <w:rsid w:val="00893394"/>
    <w:rsid w:val="00893561"/>
    <w:rsid w:val="00893B13"/>
    <w:rsid w:val="00893E1E"/>
    <w:rsid w:val="00893E8B"/>
    <w:rsid w:val="00893FB8"/>
    <w:rsid w:val="00893FDE"/>
    <w:rsid w:val="0089450D"/>
    <w:rsid w:val="008947D5"/>
    <w:rsid w:val="0089480A"/>
    <w:rsid w:val="00894F07"/>
    <w:rsid w:val="008955FC"/>
    <w:rsid w:val="0089588C"/>
    <w:rsid w:val="00895FC0"/>
    <w:rsid w:val="0089613E"/>
    <w:rsid w:val="008969C6"/>
    <w:rsid w:val="00896A39"/>
    <w:rsid w:val="00896A69"/>
    <w:rsid w:val="00896C3A"/>
    <w:rsid w:val="008970FC"/>
    <w:rsid w:val="0089721C"/>
    <w:rsid w:val="0089750D"/>
    <w:rsid w:val="00897C1B"/>
    <w:rsid w:val="00897CCD"/>
    <w:rsid w:val="00897DB6"/>
    <w:rsid w:val="00897ECB"/>
    <w:rsid w:val="008A014A"/>
    <w:rsid w:val="008A049A"/>
    <w:rsid w:val="008A05A8"/>
    <w:rsid w:val="008A13F7"/>
    <w:rsid w:val="008A18AC"/>
    <w:rsid w:val="008A19FA"/>
    <w:rsid w:val="008A24A3"/>
    <w:rsid w:val="008A2685"/>
    <w:rsid w:val="008A2CC5"/>
    <w:rsid w:val="008A32F6"/>
    <w:rsid w:val="008A34B3"/>
    <w:rsid w:val="008A3813"/>
    <w:rsid w:val="008A3934"/>
    <w:rsid w:val="008A396F"/>
    <w:rsid w:val="008A3A14"/>
    <w:rsid w:val="008A3D98"/>
    <w:rsid w:val="008A3E74"/>
    <w:rsid w:val="008A42CB"/>
    <w:rsid w:val="008A42D4"/>
    <w:rsid w:val="008A45D1"/>
    <w:rsid w:val="008A4627"/>
    <w:rsid w:val="008A4644"/>
    <w:rsid w:val="008A4BAB"/>
    <w:rsid w:val="008A515E"/>
    <w:rsid w:val="008A51E3"/>
    <w:rsid w:val="008A53DB"/>
    <w:rsid w:val="008A5585"/>
    <w:rsid w:val="008A564E"/>
    <w:rsid w:val="008A5B4B"/>
    <w:rsid w:val="008A5C33"/>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B8E"/>
    <w:rsid w:val="008A7EC0"/>
    <w:rsid w:val="008B06AD"/>
    <w:rsid w:val="008B10A2"/>
    <w:rsid w:val="008B1168"/>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8E3"/>
    <w:rsid w:val="008C5A74"/>
    <w:rsid w:val="008C5D04"/>
    <w:rsid w:val="008C5ED3"/>
    <w:rsid w:val="008C61C0"/>
    <w:rsid w:val="008C641D"/>
    <w:rsid w:val="008C642C"/>
    <w:rsid w:val="008C65C2"/>
    <w:rsid w:val="008C67C2"/>
    <w:rsid w:val="008C67C6"/>
    <w:rsid w:val="008C6A31"/>
    <w:rsid w:val="008C6AA6"/>
    <w:rsid w:val="008C70AA"/>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435"/>
    <w:rsid w:val="008D1693"/>
    <w:rsid w:val="008D1B2D"/>
    <w:rsid w:val="008D1C8C"/>
    <w:rsid w:val="008D1F78"/>
    <w:rsid w:val="008D232A"/>
    <w:rsid w:val="008D238D"/>
    <w:rsid w:val="008D2452"/>
    <w:rsid w:val="008D2C42"/>
    <w:rsid w:val="008D2E75"/>
    <w:rsid w:val="008D2F31"/>
    <w:rsid w:val="008D2FD2"/>
    <w:rsid w:val="008D340F"/>
    <w:rsid w:val="008D3451"/>
    <w:rsid w:val="008D3594"/>
    <w:rsid w:val="008D35BC"/>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140"/>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702"/>
    <w:rsid w:val="00901837"/>
    <w:rsid w:val="009025CA"/>
    <w:rsid w:val="0090267E"/>
    <w:rsid w:val="00902CAB"/>
    <w:rsid w:val="00902E0F"/>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81"/>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0C4"/>
    <w:rsid w:val="0091321B"/>
    <w:rsid w:val="00913256"/>
    <w:rsid w:val="00913269"/>
    <w:rsid w:val="00913581"/>
    <w:rsid w:val="0091399D"/>
    <w:rsid w:val="00913C37"/>
    <w:rsid w:val="009142A5"/>
    <w:rsid w:val="00914496"/>
    <w:rsid w:val="009148A8"/>
    <w:rsid w:val="00914DF9"/>
    <w:rsid w:val="0091508C"/>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7C5"/>
    <w:rsid w:val="00920992"/>
    <w:rsid w:val="009214D4"/>
    <w:rsid w:val="009216D9"/>
    <w:rsid w:val="00921DE5"/>
    <w:rsid w:val="009223C1"/>
    <w:rsid w:val="009223EA"/>
    <w:rsid w:val="00922644"/>
    <w:rsid w:val="00922BB0"/>
    <w:rsid w:val="00923889"/>
    <w:rsid w:val="00924137"/>
    <w:rsid w:val="009244BF"/>
    <w:rsid w:val="009246F4"/>
    <w:rsid w:val="00924E1D"/>
    <w:rsid w:val="00924EE6"/>
    <w:rsid w:val="00924FB7"/>
    <w:rsid w:val="0092529A"/>
    <w:rsid w:val="0092532C"/>
    <w:rsid w:val="0092557C"/>
    <w:rsid w:val="0092571F"/>
    <w:rsid w:val="0092593A"/>
    <w:rsid w:val="00925A06"/>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F1B"/>
    <w:rsid w:val="00932F84"/>
    <w:rsid w:val="00933271"/>
    <w:rsid w:val="009333B8"/>
    <w:rsid w:val="00933486"/>
    <w:rsid w:val="00933CFE"/>
    <w:rsid w:val="00933FBE"/>
    <w:rsid w:val="00934405"/>
    <w:rsid w:val="009346A8"/>
    <w:rsid w:val="00934D88"/>
    <w:rsid w:val="009351F0"/>
    <w:rsid w:val="009353BC"/>
    <w:rsid w:val="0093571C"/>
    <w:rsid w:val="0093588F"/>
    <w:rsid w:val="009359EB"/>
    <w:rsid w:val="00935DD7"/>
    <w:rsid w:val="00935EDB"/>
    <w:rsid w:val="00935F25"/>
    <w:rsid w:val="009364EC"/>
    <w:rsid w:val="009366A4"/>
    <w:rsid w:val="00936A24"/>
    <w:rsid w:val="00936A9B"/>
    <w:rsid w:val="00936B92"/>
    <w:rsid w:val="00937274"/>
    <w:rsid w:val="00937345"/>
    <w:rsid w:val="00937E58"/>
    <w:rsid w:val="00937E6C"/>
    <w:rsid w:val="00937F82"/>
    <w:rsid w:val="0094044C"/>
    <w:rsid w:val="009409DD"/>
    <w:rsid w:val="00940BC6"/>
    <w:rsid w:val="00940BF6"/>
    <w:rsid w:val="00940E31"/>
    <w:rsid w:val="00940E67"/>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3109"/>
    <w:rsid w:val="00943252"/>
    <w:rsid w:val="009432CF"/>
    <w:rsid w:val="0094346D"/>
    <w:rsid w:val="00943543"/>
    <w:rsid w:val="00943A13"/>
    <w:rsid w:val="00943E8F"/>
    <w:rsid w:val="00944066"/>
    <w:rsid w:val="00944088"/>
    <w:rsid w:val="00944AE1"/>
    <w:rsid w:val="00944BDB"/>
    <w:rsid w:val="00944D5E"/>
    <w:rsid w:val="00945113"/>
    <w:rsid w:val="00945527"/>
    <w:rsid w:val="009457B9"/>
    <w:rsid w:val="0094581D"/>
    <w:rsid w:val="00945862"/>
    <w:rsid w:val="00945A0F"/>
    <w:rsid w:val="00945B60"/>
    <w:rsid w:val="009465BC"/>
    <w:rsid w:val="009469A0"/>
    <w:rsid w:val="00946B89"/>
    <w:rsid w:val="00946E17"/>
    <w:rsid w:val="00946E7E"/>
    <w:rsid w:val="00946F03"/>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9CE"/>
    <w:rsid w:val="00953C60"/>
    <w:rsid w:val="00953C8C"/>
    <w:rsid w:val="00954003"/>
    <w:rsid w:val="009543F8"/>
    <w:rsid w:val="0095466F"/>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72A"/>
    <w:rsid w:val="00960BFF"/>
    <w:rsid w:val="00960D16"/>
    <w:rsid w:val="00960D81"/>
    <w:rsid w:val="009611F8"/>
    <w:rsid w:val="009613E4"/>
    <w:rsid w:val="009616AC"/>
    <w:rsid w:val="009616E9"/>
    <w:rsid w:val="00961AE9"/>
    <w:rsid w:val="00961C71"/>
    <w:rsid w:val="00961EEB"/>
    <w:rsid w:val="0096283A"/>
    <w:rsid w:val="00962863"/>
    <w:rsid w:val="00962A99"/>
    <w:rsid w:val="00962CC4"/>
    <w:rsid w:val="009630D1"/>
    <w:rsid w:val="0096313F"/>
    <w:rsid w:val="00963199"/>
    <w:rsid w:val="0096337F"/>
    <w:rsid w:val="00963716"/>
    <w:rsid w:val="009637DA"/>
    <w:rsid w:val="00963DBD"/>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7F3"/>
    <w:rsid w:val="00966D5B"/>
    <w:rsid w:val="00966FC5"/>
    <w:rsid w:val="00966FFA"/>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605"/>
    <w:rsid w:val="00973727"/>
    <w:rsid w:val="00973CD8"/>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F6F"/>
    <w:rsid w:val="00981F78"/>
    <w:rsid w:val="009820E4"/>
    <w:rsid w:val="0098230A"/>
    <w:rsid w:val="00982708"/>
    <w:rsid w:val="00982740"/>
    <w:rsid w:val="00983BDF"/>
    <w:rsid w:val="009840C6"/>
    <w:rsid w:val="0098442A"/>
    <w:rsid w:val="009845B6"/>
    <w:rsid w:val="009846DC"/>
    <w:rsid w:val="0098538E"/>
    <w:rsid w:val="00985DCE"/>
    <w:rsid w:val="00985E2B"/>
    <w:rsid w:val="00985E3E"/>
    <w:rsid w:val="00985E6A"/>
    <w:rsid w:val="009861AB"/>
    <w:rsid w:val="009866D7"/>
    <w:rsid w:val="0098696D"/>
    <w:rsid w:val="00987180"/>
    <w:rsid w:val="00987402"/>
    <w:rsid w:val="009874E9"/>
    <w:rsid w:val="00987CC3"/>
    <w:rsid w:val="00987D10"/>
    <w:rsid w:val="00990015"/>
    <w:rsid w:val="00990105"/>
    <w:rsid w:val="00990128"/>
    <w:rsid w:val="0099028C"/>
    <w:rsid w:val="0099040E"/>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940"/>
    <w:rsid w:val="00993C67"/>
    <w:rsid w:val="0099434F"/>
    <w:rsid w:val="009944EB"/>
    <w:rsid w:val="009946FF"/>
    <w:rsid w:val="00994810"/>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81C"/>
    <w:rsid w:val="009A68B9"/>
    <w:rsid w:val="009A6D81"/>
    <w:rsid w:val="009A6F72"/>
    <w:rsid w:val="009A72CC"/>
    <w:rsid w:val="009A7368"/>
    <w:rsid w:val="009A7A44"/>
    <w:rsid w:val="009A7FF7"/>
    <w:rsid w:val="009B07FC"/>
    <w:rsid w:val="009B0B94"/>
    <w:rsid w:val="009B11CE"/>
    <w:rsid w:val="009B12BA"/>
    <w:rsid w:val="009B17F7"/>
    <w:rsid w:val="009B1879"/>
    <w:rsid w:val="009B18DB"/>
    <w:rsid w:val="009B1A0F"/>
    <w:rsid w:val="009B1C85"/>
    <w:rsid w:val="009B1FE0"/>
    <w:rsid w:val="009B20CA"/>
    <w:rsid w:val="009B219F"/>
    <w:rsid w:val="009B2233"/>
    <w:rsid w:val="009B2261"/>
    <w:rsid w:val="009B2331"/>
    <w:rsid w:val="009B2655"/>
    <w:rsid w:val="009B29A8"/>
    <w:rsid w:val="009B2E46"/>
    <w:rsid w:val="009B345A"/>
    <w:rsid w:val="009B3817"/>
    <w:rsid w:val="009B3967"/>
    <w:rsid w:val="009B3E65"/>
    <w:rsid w:val="009B3F8F"/>
    <w:rsid w:val="009B441F"/>
    <w:rsid w:val="009B47CB"/>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48E"/>
    <w:rsid w:val="009C3524"/>
    <w:rsid w:val="009C375B"/>
    <w:rsid w:val="009C3971"/>
    <w:rsid w:val="009C4721"/>
    <w:rsid w:val="009C484F"/>
    <w:rsid w:val="009C4863"/>
    <w:rsid w:val="009C48BC"/>
    <w:rsid w:val="009C4A49"/>
    <w:rsid w:val="009C5008"/>
    <w:rsid w:val="009C514D"/>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D0078"/>
    <w:rsid w:val="009D019D"/>
    <w:rsid w:val="009D054A"/>
    <w:rsid w:val="009D0584"/>
    <w:rsid w:val="009D0B98"/>
    <w:rsid w:val="009D1755"/>
    <w:rsid w:val="009D18BF"/>
    <w:rsid w:val="009D19EC"/>
    <w:rsid w:val="009D1B6E"/>
    <w:rsid w:val="009D2020"/>
    <w:rsid w:val="009D2F6F"/>
    <w:rsid w:val="009D32D4"/>
    <w:rsid w:val="009D36F9"/>
    <w:rsid w:val="009D3700"/>
    <w:rsid w:val="009D390C"/>
    <w:rsid w:val="009D3B3A"/>
    <w:rsid w:val="009D3CBB"/>
    <w:rsid w:val="009D3D67"/>
    <w:rsid w:val="009D4644"/>
    <w:rsid w:val="009D47AF"/>
    <w:rsid w:val="009D49C8"/>
    <w:rsid w:val="009D51D4"/>
    <w:rsid w:val="009D54AB"/>
    <w:rsid w:val="009D5603"/>
    <w:rsid w:val="009D5626"/>
    <w:rsid w:val="009D5669"/>
    <w:rsid w:val="009D5BD9"/>
    <w:rsid w:val="009D5C42"/>
    <w:rsid w:val="009D5D03"/>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FBF"/>
    <w:rsid w:val="009E30F2"/>
    <w:rsid w:val="009E3408"/>
    <w:rsid w:val="009E3BFB"/>
    <w:rsid w:val="009E3EAC"/>
    <w:rsid w:val="009E3FEF"/>
    <w:rsid w:val="009E411C"/>
    <w:rsid w:val="009E4224"/>
    <w:rsid w:val="009E43B2"/>
    <w:rsid w:val="009E49E8"/>
    <w:rsid w:val="009E4C40"/>
    <w:rsid w:val="009E4F60"/>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817"/>
    <w:rsid w:val="009F1856"/>
    <w:rsid w:val="009F1BB9"/>
    <w:rsid w:val="009F1F87"/>
    <w:rsid w:val="009F2105"/>
    <w:rsid w:val="009F24C4"/>
    <w:rsid w:val="009F29CE"/>
    <w:rsid w:val="009F2A9E"/>
    <w:rsid w:val="009F2EC2"/>
    <w:rsid w:val="009F3157"/>
    <w:rsid w:val="009F3318"/>
    <w:rsid w:val="009F334F"/>
    <w:rsid w:val="009F38E5"/>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6803"/>
    <w:rsid w:val="009F684B"/>
    <w:rsid w:val="009F6868"/>
    <w:rsid w:val="009F6FFE"/>
    <w:rsid w:val="009F7531"/>
    <w:rsid w:val="009F75E0"/>
    <w:rsid w:val="009F776E"/>
    <w:rsid w:val="009F7AE7"/>
    <w:rsid w:val="009F7CAD"/>
    <w:rsid w:val="009F7D8E"/>
    <w:rsid w:val="009F7FDF"/>
    <w:rsid w:val="00A000C3"/>
    <w:rsid w:val="00A0079E"/>
    <w:rsid w:val="00A00E8C"/>
    <w:rsid w:val="00A0116E"/>
    <w:rsid w:val="00A01A2B"/>
    <w:rsid w:val="00A01C7A"/>
    <w:rsid w:val="00A0241D"/>
    <w:rsid w:val="00A027A1"/>
    <w:rsid w:val="00A029BF"/>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67E"/>
    <w:rsid w:val="00A06A32"/>
    <w:rsid w:val="00A06C75"/>
    <w:rsid w:val="00A07090"/>
    <w:rsid w:val="00A071FE"/>
    <w:rsid w:val="00A0732D"/>
    <w:rsid w:val="00A07503"/>
    <w:rsid w:val="00A07925"/>
    <w:rsid w:val="00A07B31"/>
    <w:rsid w:val="00A07EA4"/>
    <w:rsid w:val="00A1013C"/>
    <w:rsid w:val="00A102A4"/>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77F"/>
    <w:rsid w:val="00A1593D"/>
    <w:rsid w:val="00A1604D"/>
    <w:rsid w:val="00A16122"/>
    <w:rsid w:val="00A1638D"/>
    <w:rsid w:val="00A16433"/>
    <w:rsid w:val="00A164D5"/>
    <w:rsid w:val="00A168D4"/>
    <w:rsid w:val="00A16EFE"/>
    <w:rsid w:val="00A1707B"/>
    <w:rsid w:val="00A1727C"/>
    <w:rsid w:val="00A17690"/>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1E"/>
    <w:rsid w:val="00A2132E"/>
    <w:rsid w:val="00A21407"/>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66"/>
    <w:rsid w:val="00A26211"/>
    <w:rsid w:val="00A26824"/>
    <w:rsid w:val="00A269D1"/>
    <w:rsid w:val="00A26B2D"/>
    <w:rsid w:val="00A26FF7"/>
    <w:rsid w:val="00A27381"/>
    <w:rsid w:val="00A274F4"/>
    <w:rsid w:val="00A2789B"/>
    <w:rsid w:val="00A27A06"/>
    <w:rsid w:val="00A27A6E"/>
    <w:rsid w:val="00A27BA4"/>
    <w:rsid w:val="00A302A6"/>
    <w:rsid w:val="00A30E55"/>
    <w:rsid w:val="00A30E90"/>
    <w:rsid w:val="00A30F45"/>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664"/>
    <w:rsid w:val="00A3495A"/>
    <w:rsid w:val="00A349DE"/>
    <w:rsid w:val="00A34AEC"/>
    <w:rsid w:val="00A34DAA"/>
    <w:rsid w:val="00A34DDB"/>
    <w:rsid w:val="00A34F53"/>
    <w:rsid w:val="00A3500D"/>
    <w:rsid w:val="00A35269"/>
    <w:rsid w:val="00A352CC"/>
    <w:rsid w:val="00A35302"/>
    <w:rsid w:val="00A35B35"/>
    <w:rsid w:val="00A3634F"/>
    <w:rsid w:val="00A36A06"/>
    <w:rsid w:val="00A37530"/>
    <w:rsid w:val="00A3753F"/>
    <w:rsid w:val="00A375D3"/>
    <w:rsid w:val="00A375EC"/>
    <w:rsid w:val="00A3799E"/>
    <w:rsid w:val="00A37AE5"/>
    <w:rsid w:val="00A4089B"/>
    <w:rsid w:val="00A40FCB"/>
    <w:rsid w:val="00A410EA"/>
    <w:rsid w:val="00A41575"/>
    <w:rsid w:val="00A41686"/>
    <w:rsid w:val="00A41A41"/>
    <w:rsid w:val="00A41EDE"/>
    <w:rsid w:val="00A420CC"/>
    <w:rsid w:val="00A4237D"/>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9D8"/>
    <w:rsid w:val="00A47397"/>
    <w:rsid w:val="00A47A74"/>
    <w:rsid w:val="00A47DC5"/>
    <w:rsid w:val="00A47ECE"/>
    <w:rsid w:val="00A509D4"/>
    <w:rsid w:val="00A50B24"/>
    <w:rsid w:val="00A50B48"/>
    <w:rsid w:val="00A50D55"/>
    <w:rsid w:val="00A51043"/>
    <w:rsid w:val="00A51164"/>
    <w:rsid w:val="00A514BB"/>
    <w:rsid w:val="00A51505"/>
    <w:rsid w:val="00A51793"/>
    <w:rsid w:val="00A518C7"/>
    <w:rsid w:val="00A51ABB"/>
    <w:rsid w:val="00A5246E"/>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DEF"/>
    <w:rsid w:val="00A55E82"/>
    <w:rsid w:val="00A5673C"/>
    <w:rsid w:val="00A569DC"/>
    <w:rsid w:val="00A56F90"/>
    <w:rsid w:val="00A5700E"/>
    <w:rsid w:val="00A601FE"/>
    <w:rsid w:val="00A6061D"/>
    <w:rsid w:val="00A60ADD"/>
    <w:rsid w:val="00A60BB9"/>
    <w:rsid w:val="00A60CC6"/>
    <w:rsid w:val="00A60D22"/>
    <w:rsid w:val="00A61135"/>
    <w:rsid w:val="00A61137"/>
    <w:rsid w:val="00A61458"/>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4128"/>
    <w:rsid w:val="00A64191"/>
    <w:rsid w:val="00A64519"/>
    <w:rsid w:val="00A64ACC"/>
    <w:rsid w:val="00A64FBC"/>
    <w:rsid w:val="00A655CD"/>
    <w:rsid w:val="00A65683"/>
    <w:rsid w:val="00A6588A"/>
    <w:rsid w:val="00A65A69"/>
    <w:rsid w:val="00A66185"/>
    <w:rsid w:val="00A662E2"/>
    <w:rsid w:val="00A66323"/>
    <w:rsid w:val="00A66451"/>
    <w:rsid w:val="00A66995"/>
    <w:rsid w:val="00A66BD8"/>
    <w:rsid w:val="00A672A1"/>
    <w:rsid w:val="00A674C0"/>
    <w:rsid w:val="00A6770C"/>
    <w:rsid w:val="00A67AAF"/>
    <w:rsid w:val="00A67C6A"/>
    <w:rsid w:val="00A700E9"/>
    <w:rsid w:val="00A7120E"/>
    <w:rsid w:val="00A712A0"/>
    <w:rsid w:val="00A714F4"/>
    <w:rsid w:val="00A71E1F"/>
    <w:rsid w:val="00A71E3A"/>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FAA"/>
    <w:rsid w:val="00A7717D"/>
    <w:rsid w:val="00A77316"/>
    <w:rsid w:val="00A7731E"/>
    <w:rsid w:val="00A77A84"/>
    <w:rsid w:val="00A77BFA"/>
    <w:rsid w:val="00A801ED"/>
    <w:rsid w:val="00A80211"/>
    <w:rsid w:val="00A80459"/>
    <w:rsid w:val="00A80603"/>
    <w:rsid w:val="00A808A4"/>
    <w:rsid w:val="00A80D32"/>
    <w:rsid w:val="00A80DD3"/>
    <w:rsid w:val="00A810C3"/>
    <w:rsid w:val="00A81331"/>
    <w:rsid w:val="00A816AD"/>
    <w:rsid w:val="00A81728"/>
    <w:rsid w:val="00A81D25"/>
    <w:rsid w:val="00A81DEF"/>
    <w:rsid w:val="00A82303"/>
    <w:rsid w:val="00A825A7"/>
    <w:rsid w:val="00A82A8A"/>
    <w:rsid w:val="00A82AF9"/>
    <w:rsid w:val="00A82BB0"/>
    <w:rsid w:val="00A82BD0"/>
    <w:rsid w:val="00A82C86"/>
    <w:rsid w:val="00A82D5F"/>
    <w:rsid w:val="00A82F71"/>
    <w:rsid w:val="00A83370"/>
    <w:rsid w:val="00A833A3"/>
    <w:rsid w:val="00A83A80"/>
    <w:rsid w:val="00A83C4B"/>
    <w:rsid w:val="00A842FF"/>
    <w:rsid w:val="00A84B8E"/>
    <w:rsid w:val="00A84BE8"/>
    <w:rsid w:val="00A84D60"/>
    <w:rsid w:val="00A84DB1"/>
    <w:rsid w:val="00A84DD7"/>
    <w:rsid w:val="00A8557B"/>
    <w:rsid w:val="00A8577A"/>
    <w:rsid w:val="00A858B0"/>
    <w:rsid w:val="00A8593C"/>
    <w:rsid w:val="00A8595D"/>
    <w:rsid w:val="00A85E09"/>
    <w:rsid w:val="00A86136"/>
    <w:rsid w:val="00A86313"/>
    <w:rsid w:val="00A8649E"/>
    <w:rsid w:val="00A864A6"/>
    <w:rsid w:val="00A864DA"/>
    <w:rsid w:val="00A86BAD"/>
    <w:rsid w:val="00A86CD9"/>
    <w:rsid w:val="00A86D40"/>
    <w:rsid w:val="00A870D1"/>
    <w:rsid w:val="00A8722A"/>
    <w:rsid w:val="00A872BE"/>
    <w:rsid w:val="00A874D2"/>
    <w:rsid w:val="00A87C4F"/>
    <w:rsid w:val="00A87D8C"/>
    <w:rsid w:val="00A87E2F"/>
    <w:rsid w:val="00A90192"/>
    <w:rsid w:val="00A90200"/>
    <w:rsid w:val="00A9048C"/>
    <w:rsid w:val="00A905A7"/>
    <w:rsid w:val="00A90B04"/>
    <w:rsid w:val="00A90E7A"/>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51F0"/>
    <w:rsid w:val="00A9557E"/>
    <w:rsid w:val="00A95F04"/>
    <w:rsid w:val="00A96033"/>
    <w:rsid w:val="00A96B22"/>
    <w:rsid w:val="00A96E01"/>
    <w:rsid w:val="00A96EBC"/>
    <w:rsid w:val="00A96F57"/>
    <w:rsid w:val="00A9710C"/>
    <w:rsid w:val="00A97191"/>
    <w:rsid w:val="00A9768A"/>
    <w:rsid w:val="00A9787B"/>
    <w:rsid w:val="00A97C09"/>
    <w:rsid w:val="00AA018A"/>
    <w:rsid w:val="00AA0207"/>
    <w:rsid w:val="00AA023F"/>
    <w:rsid w:val="00AA0362"/>
    <w:rsid w:val="00AA0466"/>
    <w:rsid w:val="00AA05E0"/>
    <w:rsid w:val="00AA0664"/>
    <w:rsid w:val="00AA0CBE"/>
    <w:rsid w:val="00AA11AE"/>
    <w:rsid w:val="00AA14D3"/>
    <w:rsid w:val="00AA1650"/>
    <w:rsid w:val="00AA1678"/>
    <w:rsid w:val="00AA190E"/>
    <w:rsid w:val="00AA214D"/>
    <w:rsid w:val="00AA24DF"/>
    <w:rsid w:val="00AA26AB"/>
    <w:rsid w:val="00AA2A28"/>
    <w:rsid w:val="00AA2C64"/>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720D"/>
    <w:rsid w:val="00AA74C0"/>
    <w:rsid w:val="00AA7D04"/>
    <w:rsid w:val="00AB0251"/>
    <w:rsid w:val="00AB033E"/>
    <w:rsid w:val="00AB0625"/>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D07"/>
    <w:rsid w:val="00AC21E6"/>
    <w:rsid w:val="00AC2671"/>
    <w:rsid w:val="00AC284B"/>
    <w:rsid w:val="00AC2882"/>
    <w:rsid w:val="00AC28CB"/>
    <w:rsid w:val="00AC2B43"/>
    <w:rsid w:val="00AC2D58"/>
    <w:rsid w:val="00AC2F7F"/>
    <w:rsid w:val="00AC389E"/>
    <w:rsid w:val="00AC3E58"/>
    <w:rsid w:val="00AC4025"/>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A0A"/>
    <w:rsid w:val="00AD1B87"/>
    <w:rsid w:val="00AD1DA4"/>
    <w:rsid w:val="00AD229E"/>
    <w:rsid w:val="00AD24B8"/>
    <w:rsid w:val="00AD2609"/>
    <w:rsid w:val="00AD27B6"/>
    <w:rsid w:val="00AD2A9D"/>
    <w:rsid w:val="00AD2C4F"/>
    <w:rsid w:val="00AD3398"/>
    <w:rsid w:val="00AD342D"/>
    <w:rsid w:val="00AD361D"/>
    <w:rsid w:val="00AD3E75"/>
    <w:rsid w:val="00AD44D0"/>
    <w:rsid w:val="00AD4C20"/>
    <w:rsid w:val="00AD50AC"/>
    <w:rsid w:val="00AD5594"/>
    <w:rsid w:val="00AD5742"/>
    <w:rsid w:val="00AD5773"/>
    <w:rsid w:val="00AD5946"/>
    <w:rsid w:val="00AD5B9E"/>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C9D"/>
    <w:rsid w:val="00AE4DE6"/>
    <w:rsid w:val="00AE4F45"/>
    <w:rsid w:val="00AE5502"/>
    <w:rsid w:val="00AE554C"/>
    <w:rsid w:val="00AE5A9D"/>
    <w:rsid w:val="00AE5D28"/>
    <w:rsid w:val="00AE5E40"/>
    <w:rsid w:val="00AE5FE1"/>
    <w:rsid w:val="00AE66A9"/>
    <w:rsid w:val="00AE68F9"/>
    <w:rsid w:val="00AE6C47"/>
    <w:rsid w:val="00AE6CB8"/>
    <w:rsid w:val="00AE7032"/>
    <w:rsid w:val="00AE7080"/>
    <w:rsid w:val="00AE7572"/>
    <w:rsid w:val="00AE7656"/>
    <w:rsid w:val="00AE7A35"/>
    <w:rsid w:val="00AE7CA4"/>
    <w:rsid w:val="00AF010F"/>
    <w:rsid w:val="00AF0246"/>
    <w:rsid w:val="00AF043B"/>
    <w:rsid w:val="00AF0763"/>
    <w:rsid w:val="00AF0CA3"/>
    <w:rsid w:val="00AF0DF9"/>
    <w:rsid w:val="00AF10EE"/>
    <w:rsid w:val="00AF1391"/>
    <w:rsid w:val="00AF1C19"/>
    <w:rsid w:val="00AF22A5"/>
    <w:rsid w:val="00AF2710"/>
    <w:rsid w:val="00AF2B1C"/>
    <w:rsid w:val="00AF2CBB"/>
    <w:rsid w:val="00AF2DFB"/>
    <w:rsid w:val="00AF300D"/>
    <w:rsid w:val="00AF31CA"/>
    <w:rsid w:val="00AF34D6"/>
    <w:rsid w:val="00AF354F"/>
    <w:rsid w:val="00AF372E"/>
    <w:rsid w:val="00AF3C76"/>
    <w:rsid w:val="00AF40A3"/>
    <w:rsid w:val="00AF4111"/>
    <w:rsid w:val="00AF4139"/>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D7"/>
    <w:rsid w:val="00B00323"/>
    <w:rsid w:val="00B0075F"/>
    <w:rsid w:val="00B008F5"/>
    <w:rsid w:val="00B009A3"/>
    <w:rsid w:val="00B00A9A"/>
    <w:rsid w:val="00B00C37"/>
    <w:rsid w:val="00B00E3F"/>
    <w:rsid w:val="00B0144F"/>
    <w:rsid w:val="00B01689"/>
    <w:rsid w:val="00B01DDA"/>
    <w:rsid w:val="00B02002"/>
    <w:rsid w:val="00B02122"/>
    <w:rsid w:val="00B0233F"/>
    <w:rsid w:val="00B02702"/>
    <w:rsid w:val="00B02E6D"/>
    <w:rsid w:val="00B032C5"/>
    <w:rsid w:val="00B03354"/>
    <w:rsid w:val="00B03475"/>
    <w:rsid w:val="00B03C9C"/>
    <w:rsid w:val="00B0435E"/>
    <w:rsid w:val="00B0437D"/>
    <w:rsid w:val="00B0495F"/>
    <w:rsid w:val="00B04BFE"/>
    <w:rsid w:val="00B04E84"/>
    <w:rsid w:val="00B04F21"/>
    <w:rsid w:val="00B05263"/>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10214"/>
    <w:rsid w:val="00B109F1"/>
    <w:rsid w:val="00B10C5E"/>
    <w:rsid w:val="00B10C84"/>
    <w:rsid w:val="00B10F41"/>
    <w:rsid w:val="00B10FA5"/>
    <w:rsid w:val="00B11120"/>
    <w:rsid w:val="00B11129"/>
    <w:rsid w:val="00B11167"/>
    <w:rsid w:val="00B11254"/>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722B"/>
    <w:rsid w:val="00B17257"/>
    <w:rsid w:val="00B17436"/>
    <w:rsid w:val="00B17E08"/>
    <w:rsid w:val="00B17FD2"/>
    <w:rsid w:val="00B20029"/>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130F"/>
    <w:rsid w:val="00B31715"/>
    <w:rsid w:val="00B3188D"/>
    <w:rsid w:val="00B31965"/>
    <w:rsid w:val="00B31A79"/>
    <w:rsid w:val="00B31B38"/>
    <w:rsid w:val="00B31DA8"/>
    <w:rsid w:val="00B3214E"/>
    <w:rsid w:val="00B324D0"/>
    <w:rsid w:val="00B3317F"/>
    <w:rsid w:val="00B33258"/>
    <w:rsid w:val="00B332E3"/>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BE"/>
    <w:rsid w:val="00B45B9A"/>
    <w:rsid w:val="00B45F03"/>
    <w:rsid w:val="00B4608D"/>
    <w:rsid w:val="00B46282"/>
    <w:rsid w:val="00B468DB"/>
    <w:rsid w:val="00B46E4B"/>
    <w:rsid w:val="00B472A8"/>
    <w:rsid w:val="00B474B6"/>
    <w:rsid w:val="00B479C4"/>
    <w:rsid w:val="00B50037"/>
    <w:rsid w:val="00B503F2"/>
    <w:rsid w:val="00B5044B"/>
    <w:rsid w:val="00B5070E"/>
    <w:rsid w:val="00B50AFD"/>
    <w:rsid w:val="00B50D82"/>
    <w:rsid w:val="00B5117A"/>
    <w:rsid w:val="00B51434"/>
    <w:rsid w:val="00B51749"/>
    <w:rsid w:val="00B51857"/>
    <w:rsid w:val="00B51951"/>
    <w:rsid w:val="00B519E5"/>
    <w:rsid w:val="00B5227A"/>
    <w:rsid w:val="00B525C3"/>
    <w:rsid w:val="00B52AED"/>
    <w:rsid w:val="00B52B9C"/>
    <w:rsid w:val="00B52E35"/>
    <w:rsid w:val="00B52EC9"/>
    <w:rsid w:val="00B53104"/>
    <w:rsid w:val="00B53244"/>
    <w:rsid w:val="00B537CC"/>
    <w:rsid w:val="00B54A87"/>
    <w:rsid w:val="00B54BD0"/>
    <w:rsid w:val="00B54D19"/>
    <w:rsid w:val="00B550C3"/>
    <w:rsid w:val="00B550F4"/>
    <w:rsid w:val="00B5556A"/>
    <w:rsid w:val="00B5565B"/>
    <w:rsid w:val="00B5572B"/>
    <w:rsid w:val="00B559B2"/>
    <w:rsid w:val="00B55ABF"/>
    <w:rsid w:val="00B55CCF"/>
    <w:rsid w:val="00B56076"/>
    <w:rsid w:val="00B56DB0"/>
    <w:rsid w:val="00B5721B"/>
    <w:rsid w:val="00B5730C"/>
    <w:rsid w:val="00B573AB"/>
    <w:rsid w:val="00B57556"/>
    <w:rsid w:val="00B5784E"/>
    <w:rsid w:val="00B57A7A"/>
    <w:rsid w:val="00B57A9D"/>
    <w:rsid w:val="00B57D2A"/>
    <w:rsid w:val="00B600F9"/>
    <w:rsid w:val="00B60152"/>
    <w:rsid w:val="00B604C4"/>
    <w:rsid w:val="00B60590"/>
    <w:rsid w:val="00B6064A"/>
    <w:rsid w:val="00B60661"/>
    <w:rsid w:val="00B60E61"/>
    <w:rsid w:val="00B60EA9"/>
    <w:rsid w:val="00B61349"/>
    <w:rsid w:val="00B61AA6"/>
    <w:rsid w:val="00B61C5F"/>
    <w:rsid w:val="00B61F6C"/>
    <w:rsid w:val="00B623DB"/>
    <w:rsid w:val="00B625A7"/>
    <w:rsid w:val="00B62846"/>
    <w:rsid w:val="00B637F1"/>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8F0"/>
    <w:rsid w:val="00B76D81"/>
    <w:rsid w:val="00B76DAE"/>
    <w:rsid w:val="00B76F7A"/>
    <w:rsid w:val="00B77176"/>
    <w:rsid w:val="00B771E1"/>
    <w:rsid w:val="00B8001A"/>
    <w:rsid w:val="00B80865"/>
    <w:rsid w:val="00B80D6C"/>
    <w:rsid w:val="00B80E9B"/>
    <w:rsid w:val="00B80EF0"/>
    <w:rsid w:val="00B80F58"/>
    <w:rsid w:val="00B817F2"/>
    <w:rsid w:val="00B81924"/>
    <w:rsid w:val="00B81D85"/>
    <w:rsid w:val="00B81EB6"/>
    <w:rsid w:val="00B82729"/>
    <w:rsid w:val="00B827A0"/>
    <w:rsid w:val="00B82856"/>
    <w:rsid w:val="00B82A50"/>
    <w:rsid w:val="00B82F9A"/>
    <w:rsid w:val="00B830D7"/>
    <w:rsid w:val="00B834F9"/>
    <w:rsid w:val="00B838A6"/>
    <w:rsid w:val="00B83F52"/>
    <w:rsid w:val="00B840AE"/>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10CC"/>
    <w:rsid w:val="00B911CD"/>
    <w:rsid w:val="00B91982"/>
    <w:rsid w:val="00B92155"/>
    <w:rsid w:val="00B921FB"/>
    <w:rsid w:val="00B92A43"/>
    <w:rsid w:val="00B93674"/>
    <w:rsid w:val="00B93CB8"/>
    <w:rsid w:val="00B94213"/>
    <w:rsid w:val="00B9437E"/>
    <w:rsid w:val="00B94633"/>
    <w:rsid w:val="00B948DE"/>
    <w:rsid w:val="00B94A4F"/>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736C"/>
    <w:rsid w:val="00B97706"/>
    <w:rsid w:val="00BA0E41"/>
    <w:rsid w:val="00BA100F"/>
    <w:rsid w:val="00BA1113"/>
    <w:rsid w:val="00BA1217"/>
    <w:rsid w:val="00BA136B"/>
    <w:rsid w:val="00BA1466"/>
    <w:rsid w:val="00BA1537"/>
    <w:rsid w:val="00BA17AD"/>
    <w:rsid w:val="00BA1C32"/>
    <w:rsid w:val="00BA1C7A"/>
    <w:rsid w:val="00BA2070"/>
    <w:rsid w:val="00BA29DD"/>
    <w:rsid w:val="00BA2AB0"/>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0B9"/>
    <w:rsid w:val="00BB539B"/>
    <w:rsid w:val="00BB5442"/>
    <w:rsid w:val="00BB54F0"/>
    <w:rsid w:val="00BB5753"/>
    <w:rsid w:val="00BB599D"/>
    <w:rsid w:val="00BB5AE2"/>
    <w:rsid w:val="00BB5CA7"/>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A25"/>
    <w:rsid w:val="00BC2DEA"/>
    <w:rsid w:val="00BC3053"/>
    <w:rsid w:val="00BC309F"/>
    <w:rsid w:val="00BC33F2"/>
    <w:rsid w:val="00BC3531"/>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FAB"/>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41C"/>
    <w:rsid w:val="00BE153D"/>
    <w:rsid w:val="00BE16CE"/>
    <w:rsid w:val="00BE1717"/>
    <w:rsid w:val="00BE1AF6"/>
    <w:rsid w:val="00BE2007"/>
    <w:rsid w:val="00BE227A"/>
    <w:rsid w:val="00BE233A"/>
    <w:rsid w:val="00BE234B"/>
    <w:rsid w:val="00BE2436"/>
    <w:rsid w:val="00BE2543"/>
    <w:rsid w:val="00BE256D"/>
    <w:rsid w:val="00BE267C"/>
    <w:rsid w:val="00BE2716"/>
    <w:rsid w:val="00BE2A72"/>
    <w:rsid w:val="00BE2A7F"/>
    <w:rsid w:val="00BE30C9"/>
    <w:rsid w:val="00BE3132"/>
    <w:rsid w:val="00BE335B"/>
    <w:rsid w:val="00BE371F"/>
    <w:rsid w:val="00BE3733"/>
    <w:rsid w:val="00BE37B2"/>
    <w:rsid w:val="00BE3C26"/>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816"/>
    <w:rsid w:val="00BE7817"/>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6D6"/>
    <w:rsid w:val="00BF5DE3"/>
    <w:rsid w:val="00BF5EBE"/>
    <w:rsid w:val="00BF5F9E"/>
    <w:rsid w:val="00BF7892"/>
    <w:rsid w:val="00BF7A0E"/>
    <w:rsid w:val="00BF7AD0"/>
    <w:rsid w:val="00BF7EDC"/>
    <w:rsid w:val="00C0036C"/>
    <w:rsid w:val="00C009B1"/>
    <w:rsid w:val="00C01119"/>
    <w:rsid w:val="00C0209B"/>
    <w:rsid w:val="00C021AA"/>
    <w:rsid w:val="00C0253D"/>
    <w:rsid w:val="00C02607"/>
    <w:rsid w:val="00C0277C"/>
    <w:rsid w:val="00C02BA2"/>
    <w:rsid w:val="00C02BF2"/>
    <w:rsid w:val="00C02F4B"/>
    <w:rsid w:val="00C03029"/>
    <w:rsid w:val="00C0348A"/>
    <w:rsid w:val="00C03884"/>
    <w:rsid w:val="00C03B4D"/>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C0E"/>
    <w:rsid w:val="00C14E97"/>
    <w:rsid w:val="00C14EBC"/>
    <w:rsid w:val="00C15535"/>
    <w:rsid w:val="00C15623"/>
    <w:rsid w:val="00C15829"/>
    <w:rsid w:val="00C1584A"/>
    <w:rsid w:val="00C158DA"/>
    <w:rsid w:val="00C158F0"/>
    <w:rsid w:val="00C15A25"/>
    <w:rsid w:val="00C15AC3"/>
    <w:rsid w:val="00C15D48"/>
    <w:rsid w:val="00C15F85"/>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0F5B"/>
    <w:rsid w:val="00C21170"/>
    <w:rsid w:val="00C216A6"/>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F51"/>
    <w:rsid w:val="00C24107"/>
    <w:rsid w:val="00C249C4"/>
    <w:rsid w:val="00C24CB7"/>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303B0"/>
    <w:rsid w:val="00C30725"/>
    <w:rsid w:val="00C309FE"/>
    <w:rsid w:val="00C30D74"/>
    <w:rsid w:val="00C31245"/>
    <w:rsid w:val="00C3132B"/>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E48"/>
    <w:rsid w:val="00C36FF9"/>
    <w:rsid w:val="00C3737C"/>
    <w:rsid w:val="00C3739E"/>
    <w:rsid w:val="00C37582"/>
    <w:rsid w:val="00C3761E"/>
    <w:rsid w:val="00C3781A"/>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243"/>
    <w:rsid w:val="00C44290"/>
    <w:rsid w:val="00C44404"/>
    <w:rsid w:val="00C444CD"/>
    <w:rsid w:val="00C45B47"/>
    <w:rsid w:val="00C45E87"/>
    <w:rsid w:val="00C45FEC"/>
    <w:rsid w:val="00C462E1"/>
    <w:rsid w:val="00C462FA"/>
    <w:rsid w:val="00C4665C"/>
    <w:rsid w:val="00C46660"/>
    <w:rsid w:val="00C46C9C"/>
    <w:rsid w:val="00C46F0B"/>
    <w:rsid w:val="00C470CD"/>
    <w:rsid w:val="00C47512"/>
    <w:rsid w:val="00C47A31"/>
    <w:rsid w:val="00C509E4"/>
    <w:rsid w:val="00C50A7E"/>
    <w:rsid w:val="00C50AA4"/>
    <w:rsid w:val="00C50C03"/>
    <w:rsid w:val="00C50EA8"/>
    <w:rsid w:val="00C50EEC"/>
    <w:rsid w:val="00C513BB"/>
    <w:rsid w:val="00C51B1B"/>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726"/>
    <w:rsid w:val="00C56952"/>
    <w:rsid w:val="00C5696C"/>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713"/>
    <w:rsid w:val="00C63891"/>
    <w:rsid w:val="00C6411D"/>
    <w:rsid w:val="00C644D5"/>
    <w:rsid w:val="00C64543"/>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902"/>
    <w:rsid w:val="00C66A63"/>
    <w:rsid w:val="00C671B6"/>
    <w:rsid w:val="00C67700"/>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23D"/>
    <w:rsid w:val="00C762B7"/>
    <w:rsid w:val="00C762E5"/>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42ED"/>
    <w:rsid w:val="00C84378"/>
    <w:rsid w:val="00C84384"/>
    <w:rsid w:val="00C84533"/>
    <w:rsid w:val="00C84B73"/>
    <w:rsid w:val="00C84F5D"/>
    <w:rsid w:val="00C84F62"/>
    <w:rsid w:val="00C85037"/>
    <w:rsid w:val="00C854B1"/>
    <w:rsid w:val="00C85D7F"/>
    <w:rsid w:val="00C862AE"/>
    <w:rsid w:val="00C86793"/>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A02C3"/>
    <w:rsid w:val="00CA034E"/>
    <w:rsid w:val="00CA03C5"/>
    <w:rsid w:val="00CA0649"/>
    <w:rsid w:val="00CA0698"/>
    <w:rsid w:val="00CA06C2"/>
    <w:rsid w:val="00CA0B0D"/>
    <w:rsid w:val="00CA0B3B"/>
    <w:rsid w:val="00CA0B74"/>
    <w:rsid w:val="00CA0BC2"/>
    <w:rsid w:val="00CA0E84"/>
    <w:rsid w:val="00CA0F6E"/>
    <w:rsid w:val="00CA1328"/>
    <w:rsid w:val="00CA14B6"/>
    <w:rsid w:val="00CA1A72"/>
    <w:rsid w:val="00CA1D73"/>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5FFC"/>
    <w:rsid w:val="00CA6481"/>
    <w:rsid w:val="00CA6850"/>
    <w:rsid w:val="00CA6861"/>
    <w:rsid w:val="00CA69B0"/>
    <w:rsid w:val="00CA6A13"/>
    <w:rsid w:val="00CA6C15"/>
    <w:rsid w:val="00CA6D61"/>
    <w:rsid w:val="00CA7541"/>
    <w:rsid w:val="00CA79A5"/>
    <w:rsid w:val="00CA7ACA"/>
    <w:rsid w:val="00CA7B5D"/>
    <w:rsid w:val="00CA7BE7"/>
    <w:rsid w:val="00CA7EA7"/>
    <w:rsid w:val="00CB0399"/>
    <w:rsid w:val="00CB07B6"/>
    <w:rsid w:val="00CB080B"/>
    <w:rsid w:val="00CB08F3"/>
    <w:rsid w:val="00CB0F62"/>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BD"/>
    <w:rsid w:val="00CB5C79"/>
    <w:rsid w:val="00CB6005"/>
    <w:rsid w:val="00CB6518"/>
    <w:rsid w:val="00CB65AF"/>
    <w:rsid w:val="00CB67B8"/>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860"/>
    <w:rsid w:val="00CD086B"/>
    <w:rsid w:val="00CD08BE"/>
    <w:rsid w:val="00CD092E"/>
    <w:rsid w:val="00CD09C8"/>
    <w:rsid w:val="00CD0D9F"/>
    <w:rsid w:val="00CD1159"/>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61AD"/>
    <w:rsid w:val="00CD6558"/>
    <w:rsid w:val="00CD663E"/>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D6E"/>
    <w:rsid w:val="00CE2E40"/>
    <w:rsid w:val="00CE2F28"/>
    <w:rsid w:val="00CE311D"/>
    <w:rsid w:val="00CE32EA"/>
    <w:rsid w:val="00CE35B2"/>
    <w:rsid w:val="00CE3A75"/>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290"/>
    <w:rsid w:val="00CF192F"/>
    <w:rsid w:val="00CF1952"/>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B94"/>
    <w:rsid w:val="00CF6D5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205"/>
    <w:rsid w:val="00D02338"/>
    <w:rsid w:val="00D024C7"/>
    <w:rsid w:val="00D02673"/>
    <w:rsid w:val="00D02CBD"/>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3038A"/>
    <w:rsid w:val="00D3040D"/>
    <w:rsid w:val="00D30532"/>
    <w:rsid w:val="00D30823"/>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7DC"/>
    <w:rsid w:val="00D4096D"/>
    <w:rsid w:val="00D40B95"/>
    <w:rsid w:val="00D411FC"/>
    <w:rsid w:val="00D413C4"/>
    <w:rsid w:val="00D41567"/>
    <w:rsid w:val="00D4158A"/>
    <w:rsid w:val="00D41E76"/>
    <w:rsid w:val="00D41F04"/>
    <w:rsid w:val="00D42228"/>
    <w:rsid w:val="00D422C1"/>
    <w:rsid w:val="00D4255F"/>
    <w:rsid w:val="00D4290C"/>
    <w:rsid w:val="00D42F18"/>
    <w:rsid w:val="00D43789"/>
    <w:rsid w:val="00D4430F"/>
    <w:rsid w:val="00D443E6"/>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50310"/>
    <w:rsid w:val="00D507C6"/>
    <w:rsid w:val="00D50967"/>
    <w:rsid w:val="00D50FCD"/>
    <w:rsid w:val="00D51364"/>
    <w:rsid w:val="00D51C68"/>
    <w:rsid w:val="00D51DF7"/>
    <w:rsid w:val="00D51E79"/>
    <w:rsid w:val="00D51F00"/>
    <w:rsid w:val="00D52077"/>
    <w:rsid w:val="00D52645"/>
    <w:rsid w:val="00D528EA"/>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DE"/>
    <w:rsid w:val="00D56D48"/>
    <w:rsid w:val="00D576F2"/>
    <w:rsid w:val="00D578E1"/>
    <w:rsid w:val="00D5793B"/>
    <w:rsid w:val="00D5793E"/>
    <w:rsid w:val="00D579E3"/>
    <w:rsid w:val="00D57AB0"/>
    <w:rsid w:val="00D57AF5"/>
    <w:rsid w:val="00D57B5E"/>
    <w:rsid w:val="00D57E3D"/>
    <w:rsid w:val="00D6035D"/>
    <w:rsid w:val="00D60538"/>
    <w:rsid w:val="00D605C5"/>
    <w:rsid w:val="00D6060C"/>
    <w:rsid w:val="00D60651"/>
    <w:rsid w:val="00D6091C"/>
    <w:rsid w:val="00D60929"/>
    <w:rsid w:val="00D60A04"/>
    <w:rsid w:val="00D60D0F"/>
    <w:rsid w:val="00D60F07"/>
    <w:rsid w:val="00D610D1"/>
    <w:rsid w:val="00D6114D"/>
    <w:rsid w:val="00D61354"/>
    <w:rsid w:val="00D61578"/>
    <w:rsid w:val="00D61C9E"/>
    <w:rsid w:val="00D61EBB"/>
    <w:rsid w:val="00D634C2"/>
    <w:rsid w:val="00D63710"/>
    <w:rsid w:val="00D63769"/>
    <w:rsid w:val="00D6415A"/>
    <w:rsid w:val="00D644E9"/>
    <w:rsid w:val="00D64A37"/>
    <w:rsid w:val="00D64EA4"/>
    <w:rsid w:val="00D65022"/>
    <w:rsid w:val="00D650E1"/>
    <w:rsid w:val="00D65481"/>
    <w:rsid w:val="00D658DE"/>
    <w:rsid w:val="00D65A45"/>
    <w:rsid w:val="00D65D60"/>
    <w:rsid w:val="00D65E00"/>
    <w:rsid w:val="00D662AB"/>
    <w:rsid w:val="00D6642E"/>
    <w:rsid w:val="00D66448"/>
    <w:rsid w:val="00D66594"/>
    <w:rsid w:val="00D66666"/>
    <w:rsid w:val="00D6678A"/>
    <w:rsid w:val="00D66939"/>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2071"/>
    <w:rsid w:val="00D82207"/>
    <w:rsid w:val="00D8237B"/>
    <w:rsid w:val="00D82591"/>
    <w:rsid w:val="00D82B05"/>
    <w:rsid w:val="00D831CA"/>
    <w:rsid w:val="00D8328B"/>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4C3"/>
    <w:rsid w:val="00D866A9"/>
    <w:rsid w:val="00D867BD"/>
    <w:rsid w:val="00D86A6D"/>
    <w:rsid w:val="00D86D8A"/>
    <w:rsid w:val="00D86E79"/>
    <w:rsid w:val="00D870CA"/>
    <w:rsid w:val="00D8761D"/>
    <w:rsid w:val="00D87678"/>
    <w:rsid w:val="00D87873"/>
    <w:rsid w:val="00D87FEC"/>
    <w:rsid w:val="00D9021F"/>
    <w:rsid w:val="00D90552"/>
    <w:rsid w:val="00D90647"/>
    <w:rsid w:val="00D90CF8"/>
    <w:rsid w:val="00D915EC"/>
    <w:rsid w:val="00D91862"/>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4333"/>
    <w:rsid w:val="00D94433"/>
    <w:rsid w:val="00D944AF"/>
    <w:rsid w:val="00D9497C"/>
    <w:rsid w:val="00D94CB4"/>
    <w:rsid w:val="00D94D87"/>
    <w:rsid w:val="00D958EA"/>
    <w:rsid w:val="00D95CF1"/>
    <w:rsid w:val="00D95EC5"/>
    <w:rsid w:val="00D96811"/>
    <w:rsid w:val="00D96CB2"/>
    <w:rsid w:val="00D96FDD"/>
    <w:rsid w:val="00D970DE"/>
    <w:rsid w:val="00D973BA"/>
    <w:rsid w:val="00D9759C"/>
    <w:rsid w:val="00D977F4"/>
    <w:rsid w:val="00D9797E"/>
    <w:rsid w:val="00DA0028"/>
    <w:rsid w:val="00DA0A93"/>
    <w:rsid w:val="00DA11BB"/>
    <w:rsid w:val="00DA15B3"/>
    <w:rsid w:val="00DA190B"/>
    <w:rsid w:val="00DA19CC"/>
    <w:rsid w:val="00DA1A8B"/>
    <w:rsid w:val="00DA217E"/>
    <w:rsid w:val="00DA22E7"/>
    <w:rsid w:val="00DA2A40"/>
    <w:rsid w:val="00DA2C8E"/>
    <w:rsid w:val="00DA2F7A"/>
    <w:rsid w:val="00DA3170"/>
    <w:rsid w:val="00DA32C4"/>
    <w:rsid w:val="00DA3836"/>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3151"/>
    <w:rsid w:val="00DB3199"/>
    <w:rsid w:val="00DB32F7"/>
    <w:rsid w:val="00DB3722"/>
    <w:rsid w:val="00DB3AAB"/>
    <w:rsid w:val="00DB3BA8"/>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441"/>
    <w:rsid w:val="00DB7B1D"/>
    <w:rsid w:val="00DB7CBB"/>
    <w:rsid w:val="00DB7E7E"/>
    <w:rsid w:val="00DB7E9A"/>
    <w:rsid w:val="00DC1437"/>
    <w:rsid w:val="00DC168F"/>
    <w:rsid w:val="00DC1BF0"/>
    <w:rsid w:val="00DC1C54"/>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5FA0"/>
    <w:rsid w:val="00DC6142"/>
    <w:rsid w:val="00DC6934"/>
    <w:rsid w:val="00DC6E2C"/>
    <w:rsid w:val="00DC6E6F"/>
    <w:rsid w:val="00DC72E2"/>
    <w:rsid w:val="00DC7724"/>
    <w:rsid w:val="00DC79F9"/>
    <w:rsid w:val="00DC7BC2"/>
    <w:rsid w:val="00DC7E97"/>
    <w:rsid w:val="00DD00C2"/>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41B"/>
    <w:rsid w:val="00DD562F"/>
    <w:rsid w:val="00DD5646"/>
    <w:rsid w:val="00DD56B6"/>
    <w:rsid w:val="00DD57D0"/>
    <w:rsid w:val="00DD59D8"/>
    <w:rsid w:val="00DD5A19"/>
    <w:rsid w:val="00DD5A1A"/>
    <w:rsid w:val="00DD5BF0"/>
    <w:rsid w:val="00DD5BF8"/>
    <w:rsid w:val="00DD5CC3"/>
    <w:rsid w:val="00DD5D2A"/>
    <w:rsid w:val="00DD5F17"/>
    <w:rsid w:val="00DD62AD"/>
    <w:rsid w:val="00DD66FA"/>
    <w:rsid w:val="00DD67FD"/>
    <w:rsid w:val="00DD683E"/>
    <w:rsid w:val="00DD6B90"/>
    <w:rsid w:val="00DD7000"/>
    <w:rsid w:val="00DD7655"/>
    <w:rsid w:val="00DD76BD"/>
    <w:rsid w:val="00DD785F"/>
    <w:rsid w:val="00DD7E4A"/>
    <w:rsid w:val="00DE0027"/>
    <w:rsid w:val="00DE05A4"/>
    <w:rsid w:val="00DE13A5"/>
    <w:rsid w:val="00DE14B5"/>
    <w:rsid w:val="00DE14F5"/>
    <w:rsid w:val="00DE1594"/>
    <w:rsid w:val="00DE1745"/>
    <w:rsid w:val="00DE191D"/>
    <w:rsid w:val="00DE1D7C"/>
    <w:rsid w:val="00DE1DFB"/>
    <w:rsid w:val="00DE1FB4"/>
    <w:rsid w:val="00DE21CA"/>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8A5"/>
    <w:rsid w:val="00DE7C2F"/>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76"/>
    <w:rsid w:val="00DF3B59"/>
    <w:rsid w:val="00DF3E60"/>
    <w:rsid w:val="00DF3F7D"/>
    <w:rsid w:val="00DF4468"/>
    <w:rsid w:val="00DF45C8"/>
    <w:rsid w:val="00DF4728"/>
    <w:rsid w:val="00DF4765"/>
    <w:rsid w:val="00DF486C"/>
    <w:rsid w:val="00DF4D81"/>
    <w:rsid w:val="00DF4DD8"/>
    <w:rsid w:val="00DF4FA4"/>
    <w:rsid w:val="00DF516E"/>
    <w:rsid w:val="00DF5416"/>
    <w:rsid w:val="00DF5565"/>
    <w:rsid w:val="00DF56AB"/>
    <w:rsid w:val="00DF56CD"/>
    <w:rsid w:val="00DF5A7C"/>
    <w:rsid w:val="00DF5B18"/>
    <w:rsid w:val="00DF5C5C"/>
    <w:rsid w:val="00DF5EF8"/>
    <w:rsid w:val="00DF678E"/>
    <w:rsid w:val="00DF6978"/>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1370"/>
    <w:rsid w:val="00E016CD"/>
    <w:rsid w:val="00E016DC"/>
    <w:rsid w:val="00E01711"/>
    <w:rsid w:val="00E01AE2"/>
    <w:rsid w:val="00E01C28"/>
    <w:rsid w:val="00E01D8C"/>
    <w:rsid w:val="00E01E12"/>
    <w:rsid w:val="00E01ED1"/>
    <w:rsid w:val="00E01FF4"/>
    <w:rsid w:val="00E0204C"/>
    <w:rsid w:val="00E022E5"/>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103AC"/>
    <w:rsid w:val="00E103FB"/>
    <w:rsid w:val="00E10450"/>
    <w:rsid w:val="00E10761"/>
    <w:rsid w:val="00E10EED"/>
    <w:rsid w:val="00E110A1"/>
    <w:rsid w:val="00E114C2"/>
    <w:rsid w:val="00E11743"/>
    <w:rsid w:val="00E119EA"/>
    <w:rsid w:val="00E11BD3"/>
    <w:rsid w:val="00E123AE"/>
    <w:rsid w:val="00E12C32"/>
    <w:rsid w:val="00E1383F"/>
    <w:rsid w:val="00E13A41"/>
    <w:rsid w:val="00E13B38"/>
    <w:rsid w:val="00E14084"/>
    <w:rsid w:val="00E145C6"/>
    <w:rsid w:val="00E14C09"/>
    <w:rsid w:val="00E14F1C"/>
    <w:rsid w:val="00E15DE7"/>
    <w:rsid w:val="00E16312"/>
    <w:rsid w:val="00E163E0"/>
    <w:rsid w:val="00E169B4"/>
    <w:rsid w:val="00E169FB"/>
    <w:rsid w:val="00E16CB6"/>
    <w:rsid w:val="00E16E1E"/>
    <w:rsid w:val="00E1705C"/>
    <w:rsid w:val="00E17070"/>
    <w:rsid w:val="00E170F9"/>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84D"/>
    <w:rsid w:val="00E21ABF"/>
    <w:rsid w:val="00E21B28"/>
    <w:rsid w:val="00E21FBA"/>
    <w:rsid w:val="00E22624"/>
    <w:rsid w:val="00E2285F"/>
    <w:rsid w:val="00E22B24"/>
    <w:rsid w:val="00E22F66"/>
    <w:rsid w:val="00E2311C"/>
    <w:rsid w:val="00E2350B"/>
    <w:rsid w:val="00E23B79"/>
    <w:rsid w:val="00E23F73"/>
    <w:rsid w:val="00E246AC"/>
    <w:rsid w:val="00E24904"/>
    <w:rsid w:val="00E24D8D"/>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868"/>
    <w:rsid w:val="00E3188C"/>
    <w:rsid w:val="00E32739"/>
    <w:rsid w:val="00E328AB"/>
    <w:rsid w:val="00E329DE"/>
    <w:rsid w:val="00E32A50"/>
    <w:rsid w:val="00E32A53"/>
    <w:rsid w:val="00E32C82"/>
    <w:rsid w:val="00E32C8C"/>
    <w:rsid w:val="00E32F1C"/>
    <w:rsid w:val="00E338E7"/>
    <w:rsid w:val="00E33C95"/>
    <w:rsid w:val="00E33E57"/>
    <w:rsid w:val="00E33E96"/>
    <w:rsid w:val="00E33F87"/>
    <w:rsid w:val="00E34290"/>
    <w:rsid w:val="00E344A0"/>
    <w:rsid w:val="00E35297"/>
    <w:rsid w:val="00E3595B"/>
    <w:rsid w:val="00E35A1F"/>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2B7"/>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581"/>
    <w:rsid w:val="00E4571C"/>
    <w:rsid w:val="00E45B1C"/>
    <w:rsid w:val="00E45C4F"/>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486"/>
    <w:rsid w:val="00E55702"/>
    <w:rsid w:val="00E557D0"/>
    <w:rsid w:val="00E55984"/>
    <w:rsid w:val="00E55E5B"/>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905"/>
    <w:rsid w:val="00E63965"/>
    <w:rsid w:val="00E63B28"/>
    <w:rsid w:val="00E63DC7"/>
    <w:rsid w:val="00E63F4A"/>
    <w:rsid w:val="00E6451D"/>
    <w:rsid w:val="00E64574"/>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45A"/>
    <w:rsid w:val="00E67483"/>
    <w:rsid w:val="00E67CBF"/>
    <w:rsid w:val="00E67D88"/>
    <w:rsid w:val="00E67EBE"/>
    <w:rsid w:val="00E7018D"/>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E3B"/>
    <w:rsid w:val="00E73F92"/>
    <w:rsid w:val="00E74158"/>
    <w:rsid w:val="00E74236"/>
    <w:rsid w:val="00E74623"/>
    <w:rsid w:val="00E74650"/>
    <w:rsid w:val="00E74C99"/>
    <w:rsid w:val="00E74EA4"/>
    <w:rsid w:val="00E7515A"/>
    <w:rsid w:val="00E75248"/>
    <w:rsid w:val="00E75276"/>
    <w:rsid w:val="00E752FE"/>
    <w:rsid w:val="00E755BC"/>
    <w:rsid w:val="00E75C17"/>
    <w:rsid w:val="00E75C7C"/>
    <w:rsid w:val="00E76211"/>
    <w:rsid w:val="00E76320"/>
    <w:rsid w:val="00E775E6"/>
    <w:rsid w:val="00E7769A"/>
    <w:rsid w:val="00E77989"/>
    <w:rsid w:val="00E77FC9"/>
    <w:rsid w:val="00E8000B"/>
    <w:rsid w:val="00E80114"/>
    <w:rsid w:val="00E80225"/>
    <w:rsid w:val="00E8049A"/>
    <w:rsid w:val="00E807EF"/>
    <w:rsid w:val="00E80AD3"/>
    <w:rsid w:val="00E80F39"/>
    <w:rsid w:val="00E811F6"/>
    <w:rsid w:val="00E81465"/>
    <w:rsid w:val="00E81E5C"/>
    <w:rsid w:val="00E81EA0"/>
    <w:rsid w:val="00E827C2"/>
    <w:rsid w:val="00E82E93"/>
    <w:rsid w:val="00E83344"/>
    <w:rsid w:val="00E836A4"/>
    <w:rsid w:val="00E83740"/>
    <w:rsid w:val="00E841DD"/>
    <w:rsid w:val="00E84587"/>
    <w:rsid w:val="00E84698"/>
    <w:rsid w:val="00E84706"/>
    <w:rsid w:val="00E85128"/>
    <w:rsid w:val="00E85395"/>
    <w:rsid w:val="00E854B4"/>
    <w:rsid w:val="00E85B56"/>
    <w:rsid w:val="00E85E5E"/>
    <w:rsid w:val="00E85F66"/>
    <w:rsid w:val="00E86677"/>
    <w:rsid w:val="00E866D1"/>
    <w:rsid w:val="00E86760"/>
    <w:rsid w:val="00E86A8F"/>
    <w:rsid w:val="00E86BDD"/>
    <w:rsid w:val="00E87466"/>
    <w:rsid w:val="00E87552"/>
    <w:rsid w:val="00E8776A"/>
    <w:rsid w:val="00E87822"/>
    <w:rsid w:val="00E8794C"/>
    <w:rsid w:val="00E87D06"/>
    <w:rsid w:val="00E9027B"/>
    <w:rsid w:val="00E902D3"/>
    <w:rsid w:val="00E9046F"/>
    <w:rsid w:val="00E904F5"/>
    <w:rsid w:val="00E90A6A"/>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DCE"/>
    <w:rsid w:val="00E941FF"/>
    <w:rsid w:val="00E94769"/>
    <w:rsid w:val="00E94A1E"/>
    <w:rsid w:val="00E94A5F"/>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0B3"/>
    <w:rsid w:val="00EA1600"/>
    <w:rsid w:val="00EA16BD"/>
    <w:rsid w:val="00EA1A84"/>
    <w:rsid w:val="00EA1AFC"/>
    <w:rsid w:val="00EA1EE2"/>
    <w:rsid w:val="00EA2053"/>
    <w:rsid w:val="00EA25F2"/>
    <w:rsid w:val="00EA27DE"/>
    <w:rsid w:val="00EA2A03"/>
    <w:rsid w:val="00EA2B4F"/>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E27"/>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8C"/>
    <w:rsid w:val="00EB50B6"/>
    <w:rsid w:val="00EB513C"/>
    <w:rsid w:val="00EB5148"/>
    <w:rsid w:val="00EB58CC"/>
    <w:rsid w:val="00EB5A2E"/>
    <w:rsid w:val="00EB5E0F"/>
    <w:rsid w:val="00EB5EEA"/>
    <w:rsid w:val="00EB6227"/>
    <w:rsid w:val="00EB63F8"/>
    <w:rsid w:val="00EB670C"/>
    <w:rsid w:val="00EB6DE5"/>
    <w:rsid w:val="00EB7199"/>
    <w:rsid w:val="00EB7206"/>
    <w:rsid w:val="00EB7AFB"/>
    <w:rsid w:val="00EB7B58"/>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D3"/>
    <w:rsid w:val="00EC5B10"/>
    <w:rsid w:val="00EC5F29"/>
    <w:rsid w:val="00EC6510"/>
    <w:rsid w:val="00EC68D3"/>
    <w:rsid w:val="00EC727F"/>
    <w:rsid w:val="00EC7362"/>
    <w:rsid w:val="00EC75EC"/>
    <w:rsid w:val="00EC7A3D"/>
    <w:rsid w:val="00EC7AE9"/>
    <w:rsid w:val="00ED05ED"/>
    <w:rsid w:val="00ED09FC"/>
    <w:rsid w:val="00ED0A75"/>
    <w:rsid w:val="00ED1262"/>
    <w:rsid w:val="00ED150C"/>
    <w:rsid w:val="00ED1771"/>
    <w:rsid w:val="00ED1B7A"/>
    <w:rsid w:val="00ED1F96"/>
    <w:rsid w:val="00ED223A"/>
    <w:rsid w:val="00ED2337"/>
    <w:rsid w:val="00ED233D"/>
    <w:rsid w:val="00ED2442"/>
    <w:rsid w:val="00ED281C"/>
    <w:rsid w:val="00ED2D11"/>
    <w:rsid w:val="00ED2ECD"/>
    <w:rsid w:val="00ED32B7"/>
    <w:rsid w:val="00ED33B6"/>
    <w:rsid w:val="00ED34F8"/>
    <w:rsid w:val="00ED385A"/>
    <w:rsid w:val="00ED3B77"/>
    <w:rsid w:val="00ED4D49"/>
    <w:rsid w:val="00ED500E"/>
    <w:rsid w:val="00ED50FA"/>
    <w:rsid w:val="00ED57BA"/>
    <w:rsid w:val="00ED57EE"/>
    <w:rsid w:val="00ED58C9"/>
    <w:rsid w:val="00ED5DB2"/>
    <w:rsid w:val="00ED6B64"/>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756"/>
    <w:rsid w:val="00EE2AB2"/>
    <w:rsid w:val="00EE2AD4"/>
    <w:rsid w:val="00EE2D87"/>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41E"/>
    <w:rsid w:val="00EF7FE2"/>
    <w:rsid w:val="00F004BC"/>
    <w:rsid w:val="00F0093C"/>
    <w:rsid w:val="00F00BE9"/>
    <w:rsid w:val="00F0109D"/>
    <w:rsid w:val="00F01245"/>
    <w:rsid w:val="00F012FF"/>
    <w:rsid w:val="00F01386"/>
    <w:rsid w:val="00F015A0"/>
    <w:rsid w:val="00F018CD"/>
    <w:rsid w:val="00F01A70"/>
    <w:rsid w:val="00F02192"/>
    <w:rsid w:val="00F021CA"/>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2000"/>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86"/>
    <w:rsid w:val="00F16F86"/>
    <w:rsid w:val="00F171CE"/>
    <w:rsid w:val="00F171D0"/>
    <w:rsid w:val="00F17436"/>
    <w:rsid w:val="00F17BCC"/>
    <w:rsid w:val="00F17C7C"/>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32BD"/>
    <w:rsid w:val="00F23359"/>
    <w:rsid w:val="00F23536"/>
    <w:rsid w:val="00F2383A"/>
    <w:rsid w:val="00F23A47"/>
    <w:rsid w:val="00F23B85"/>
    <w:rsid w:val="00F23C59"/>
    <w:rsid w:val="00F240C5"/>
    <w:rsid w:val="00F25344"/>
    <w:rsid w:val="00F25416"/>
    <w:rsid w:val="00F2557F"/>
    <w:rsid w:val="00F2579C"/>
    <w:rsid w:val="00F25DF8"/>
    <w:rsid w:val="00F25F65"/>
    <w:rsid w:val="00F25F75"/>
    <w:rsid w:val="00F261A4"/>
    <w:rsid w:val="00F2639F"/>
    <w:rsid w:val="00F263AA"/>
    <w:rsid w:val="00F26888"/>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EB6"/>
    <w:rsid w:val="00F312E3"/>
    <w:rsid w:val="00F3136F"/>
    <w:rsid w:val="00F315A6"/>
    <w:rsid w:val="00F32346"/>
    <w:rsid w:val="00F324B8"/>
    <w:rsid w:val="00F328D9"/>
    <w:rsid w:val="00F32F80"/>
    <w:rsid w:val="00F33199"/>
    <w:rsid w:val="00F33348"/>
    <w:rsid w:val="00F33726"/>
    <w:rsid w:val="00F3379E"/>
    <w:rsid w:val="00F337B7"/>
    <w:rsid w:val="00F33C7B"/>
    <w:rsid w:val="00F340AF"/>
    <w:rsid w:val="00F342FA"/>
    <w:rsid w:val="00F34746"/>
    <w:rsid w:val="00F348AC"/>
    <w:rsid w:val="00F34D26"/>
    <w:rsid w:val="00F34FCA"/>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E31"/>
    <w:rsid w:val="00F42F0A"/>
    <w:rsid w:val="00F42F97"/>
    <w:rsid w:val="00F4313B"/>
    <w:rsid w:val="00F431AA"/>
    <w:rsid w:val="00F431FF"/>
    <w:rsid w:val="00F43334"/>
    <w:rsid w:val="00F436EE"/>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964"/>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11D"/>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E70"/>
    <w:rsid w:val="00F56361"/>
    <w:rsid w:val="00F568DE"/>
    <w:rsid w:val="00F56A16"/>
    <w:rsid w:val="00F56BED"/>
    <w:rsid w:val="00F56C13"/>
    <w:rsid w:val="00F56C27"/>
    <w:rsid w:val="00F56C52"/>
    <w:rsid w:val="00F56FA5"/>
    <w:rsid w:val="00F57051"/>
    <w:rsid w:val="00F57ABD"/>
    <w:rsid w:val="00F57ACE"/>
    <w:rsid w:val="00F57BFD"/>
    <w:rsid w:val="00F57C6A"/>
    <w:rsid w:val="00F57CE5"/>
    <w:rsid w:val="00F57EBF"/>
    <w:rsid w:val="00F6002C"/>
    <w:rsid w:val="00F60400"/>
    <w:rsid w:val="00F6044E"/>
    <w:rsid w:val="00F60569"/>
    <w:rsid w:val="00F60A0E"/>
    <w:rsid w:val="00F60F8E"/>
    <w:rsid w:val="00F61099"/>
    <w:rsid w:val="00F61179"/>
    <w:rsid w:val="00F611FC"/>
    <w:rsid w:val="00F61646"/>
    <w:rsid w:val="00F61695"/>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A85"/>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33D"/>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43"/>
    <w:rsid w:val="00F8107D"/>
    <w:rsid w:val="00F810BD"/>
    <w:rsid w:val="00F8128F"/>
    <w:rsid w:val="00F8169E"/>
    <w:rsid w:val="00F81A9A"/>
    <w:rsid w:val="00F81C51"/>
    <w:rsid w:val="00F82040"/>
    <w:rsid w:val="00F82166"/>
    <w:rsid w:val="00F82443"/>
    <w:rsid w:val="00F829DD"/>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D2F"/>
    <w:rsid w:val="00F930A4"/>
    <w:rsid w:val="00F93152"/>
    <w:rsid w:val="00F9317B"/>
    <w:rsid w:val="00F9325D"/>
    <w:rsid w:val="00F934C4"/>
    <w:rsid w:val="00F935D8"/>
    <w:rsid w:val="00F93841"/>
    <w:rsid w:val="00F93B8A"/>
    <w:rsid w:val="00F93EC1"/>
    <w:rsid w:val="00F94163"/>
    <w:rsid w:val="00F944BA"/>
    <w:rsid w:val="00F94899"/>
    <w:rsid w:val="00F94D52"/>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9C2"/>
    <w:rsid w:val="00FA20EA"/>
    <w:rsid w:val="00FA2543"/>
    <w:rsid w:val="00FA27F3"/>
    <w:rsid w:val="00FA2823"/>
    <w:rsid w:val="00FA2954"/>
    <w:rsid w:val="00FA2B1D"/>
    <w:rsid w:val="00FA2CBC"/>
    <w:rsid w:val="00FA2E7C"/>
    <w:rsid w:val="00FA3911"/>
    <w:rsid w:val="00FA39B2"/>
    <w:rsid w:val="00FA3C92"/>
    <w:rsid w:val="00FA3DC7"/>
    <w:rsid w:val="00FA449A"/>
    <w:rsid w:val="00FA4502"/>
    <w:rsid w:val="00FA489A"/>
    <w:rsid w:val="00FA496B"/>
    <w:rsid w:val="00FA4B38"/>
    <w:rsid w:val="00FA4CD3"/>
    <w:rsid w:val="00FA5149"/>
    <w:rsid w:val="00FA54AB"/>
    <w:rsid w:val="00FA5656"/>
    <w:rsid w:val="00FA5BD6"/>
    <w:rsid w:val="00FA5C5C"/>
    <w:rsid w:val="00FA5D77"/>
    <w:rsid w:val="00FA5E2B"/>
    <w:rsid w:val="00FA6191"/>
    <w:rsid w:val="00FA62A1"/>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B65"/>
    <w:rsid w:val="00FB2F2E"/>
    <w:rsid w:val="00FB3017"/>
    <w:rsid w:val="00FB3084"/>
    <w:rsid w:val="00FB356F"/>
    <w:rsid w:val="00FB38BA"/>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B2B"/>
    <w:rsid w:val="00FB714B"/>
    <w:rsid w:val="00FB73FA"/>
    <w:rsid w:val="00FB74FA"/>
    <w:rsid w:val="00FB7877"/>
    <w:rsid w:val="00FB79A1"/>
    <w:rsid w:val="00FB7E9C"/>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2FD"/>
    <w:rsid w:val="00FC4834"/>
    <w:rsid w:val="00FC4C9D"/>
    <w:rsid w:val="00FC4D7C"/>
    <w:rsid w:val="00FC4FDF"/>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99D"/>
    <w:rsid w:val="00FD00AA"/>
    <w:rsid w:val="00FD06AE"/>
    <w:rsid w:val="00FD0830"/>
    <w:rsid w:val="00FD0843"/>
    <w:rsid w:val="00FD0A11"/>
    <w:rsid w:val="00FD0C20"/>
    <w:rsid w:val="00FD1129"/>
    <w:rsid w:val="00FD11AE"/>
    <w:rsid w:val="00FD11ED"/>
    <w:rsid w:val="00FD13DE"/>
    <w:rsid w:val="00FD2026"/>
    <w:rsid w:val="00FD2035"/>
    <w:rsid w:val="00FD24BC"/>
    <w:rsid w:val="00FD2B53"/>
    <w:rsid w:val="00FD3081"/>
    <w:rsid w:val="00FD30B1"/>
    <w:rsid w:val="00FD4241"/>
    <w:rsid w:val="00FD4499"/>
    <w:rsid w:val="00FD4921"/>
    <w:rsid w:val="00FD4E01"/>
    <w:rsid w:val="00FD4E40"/>
    <w:rsid w:val="00FD5190"/>
    <w:rsid w:val="00FD562D"/>
    <w:rsid w:val="00FD5666"/>
    <w:rsid w:val="00FD5982"/>
    <w:rsid w:val="00FD5ADC"/>
    <w:rsid w:val="00FD5E4F"/>
    <w:rsid w:val="00FD65EF"/>
    <w:rsid w:val="00FD6755"/>
    <w:rsid w:val="00FD69D5"/>
    <w:rsid w:val="00FD6A44"/>
    <w:rsid w:val="00FD6F6E"/>
    <w:rsid w:val="00FD7128"/>
    <w:rsid w:val="00FD7198"/>
    <w:rsid w:val="00FD72F8"/>
    <w:rsid w:val="00FD7866"/>
    <w:rsid w:val="00FD7B79"/>
    <w:rsid w:val="00FD7BF4"/>
    <w:rsid w:val="00FD7C1C"/>
    <w:rsid w:val="00FD7E1A"/>
    <w:rsid w:val="00FD7E8C"/>
    <w:rsid w:val="00FE0110"/>
    <w:rsid w:val="00FE0212"/>
    <w:rsid w:val="00FE0971"/>
    <w:rsid w:val="00FE0C65"/>
    <w:rsid w:val="00FE0DE5"/>
    <w:rsid w:val="00FE116A"/>
    <w:rsid w:val="00FE1EBF"/>
    <w:rsid w:val="00FE2033"/>
    <w:rsid w:val="00FE22DE"/>
    <w:rsid w:val="00FE236F"/>
    <w:rsid w:val="00FE245B"/>
    <w:rsid w:val="00FE32C6"/>
    <w:rsid w:val="00FE3946"/>
    <w:rsid w:val="00FE3B62"/>
    <w:rsid w:val="00FE44E0"/>
    <w:rsid w:val="00FE4597"/>
    <w:rsid w:val="00FE47ED"/>
    <w:rsid w:val="00FE49D6"/>
    <w:rsid w:val="00FE4E6D"/>
    <w:rsid w:val="00FE5709"/>
    <w:rsid w:val="00FE58F7"/>
    <w:rsid w:val="00FE5CCD"/>
    <w:rsid w:val="00FE6054"/>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47"/>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rsid w:val="006F4D4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F4D47"/>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852DBBA2-A04F-354A-9F23-11D7EBA0E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30</Pages>
  <Words>44621</Words>
  <Characters>254343</Characters>
  <Application>Microsoft Office Word</Application>
  <DocSecurity>0</DocSecurity>
  <Lines>2119</Lines>
  <Paragraphs>596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298368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960</cp:revision>
  <cp:lastPrinted>2019-09-04T14:44:00Z</cp:lastPrinted>
  <dcterms:created xsi:type="dcterms:W3CDTF">2020-01-22T12:21:00Z</dcterms:created>
  <dcterms:modified xsi:type="dcterms:W3CDTF">2020-01-28T20:01:00Z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id="Am0Ezlm3"/&gt;&lt;style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