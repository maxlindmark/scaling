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BFDFA" w14:textId="0E190D15" w:rsidR="001A08EA" w:rsidRDefault="00EF4A13" w:rsidP="00701A4F">
      <w:pPr>
        <w:spacing w:line="480" w:lineRule="auto"/>
        <w:contextualSpacing/>
        <w:jc w:val="both"/>
        <w:rPr>
          <w:rFonts w:cstheme="minorHAnsi"/>
          <w:i/>
          <w:sz w:val="28"/>
          <w:szCs w:val="44"/>
        </w:rPr>
      </w:pPr>
      <w:r>
        <w:rPr>
          <w:rFonts w:cstheme="minorHAnsi"/>
          <w:i/>
          <w:sz w:val="28"/>
          <w:szCs w:val="44"/>
        </w:rPr>
        <w:t>Intraspecific s</w:t>
      </w:r>
      <w:bookmarkStart w:id="0" w:name="_GoBack"/>
      <w:bookmarkEnd w:id="0"/>
      <w:r w:rsidR="00A961E1">
        <w:rPr>
          <w:rFonts w:cstheme="minorHAnsi"/>
          <w:i/>
          <w:sz w:val="28"/>
          <w:szCs w:val="44"/>
        </w:rPr>
        <w:t xml:space="preserve">caling </w:t>
      </w:r>
      <w:r w:rsidR="00B0753C">
        <w:rPr>
          <w:rFonts w:cstheme="minorHAnsi"/>
          <w:i/>
          <w:sz w:val="28"/>
          <w:szCs w:val="44"/>
        </w:rPr>
        <w:t xml:space="preserve">of </w:t>
      </w:r>
      <w:r w:rsidR="007870DE">
        <w:rPr>
          <w:rFonts w:cstheme="minorHAnsi"/>
          <w:i/>
          <w:sz w:val="28"/>
          <w:szCs w:val="44"/>
        </w:rPr>
        <w:t xml:space="preserve">individual </w:t>
      </w:r>
      <w:r w:rsidR="00B0753C">
        <w:rPr>
          <w:rFonts w:cstheme="minorHAnsi"/>
          <w:i/>
          <w:sz w:val="28"/>
          <w:szCs w:val="44"/>
        </w:rPr>
        <w:t xml:space="preserve">growth, consumption and metabolism </w:t>
      </w:r>
      <w:r w:rsidR="00A961E1">
        <w:rPr>
          <w:rFonts w:cstheme="minorHAnsi"/>
          <w:i/>
          <w:sz w:val="28"/>
          <w:szCs w:val="44"/>
        </w:rPr>
        <w:t xml:space="preserve">with temperature and body mass </w:t>
      </w:r>
      <w:r w:rsidR="00B0753C">
        <w:rPr>
          <w:rFonts w:cstheme="minorHAnsi"/>
          <w:i/>
          <w:sz w:val="28"/>
          <w:szCs w:val="44"/>
        </w:rPr>
        <w:t>across fishes</w:t>
      </w:r>
    </w:p>
    <w:p w14:paraId="07BE3285" w14:textId="1E07FA5A" w:rsidR="00F274F5" w:rsidRPr="00BA360D" w:rsidRDefault="00F274F5" w:rsidP="00701A4F">
      <w:pPr>
        <w:spacing w:line="480" w:lineRule="auto"/>
        <w:contextualSpacing/>
        <w:jc w:val="both"/>
        <w:rPr>
          <w:rFonts w:cstheme="minorHAnsi"/>
          <w:vertAlign w:val="superscript"/>
          <w:lang w:val="sv-SE"/>
        </w:rPr>
      </w:pPr>
      <w:r w:rsidRPr="00BA360D">
        <w:rPr>
          <w:rFonts w:cstheme="minorHAnsi"/>
          <w:lang w:val="sv-SE"/>
        </w:rPr>
        <w:t>Max Lindmark</w:t>
      </w:r>
      <w:r w:rsidRPr="00BA360D">
        <w:rPr>
          <w:rFonts w:cstheme="minorHAnsi"/>
          <w:vertAlign w:val="superscript"/>
          <w:lang w:val="sv-SE"/>
        </w:rPr>
        <w:t>a,1</w:t>
      </w:r>
      <w:r w:rsidRPr="00BA360D">
        <w:rPr>
          <w:rFonts w:cstheme="minorHAnsi"/>
          <w:lang w:val="sv-SE"/>
        </w:rPr>
        <w:t>, Jan Ohlberger</w:t>
      </w:r>
      <w:r w:rsidRPr="00BA360D">
        <w:rPr>
          <w:rFonts w:cstheme="minorHAnsi"/>
          <w:vertAlign w:val="superscript"/>
          <w:lang w:val="sv-SE"/>
        </w:rPr>
        <w:t>b</w:t>
      </w:r>
      <w:r w:rsidRPr="00BA360D">
        <w:rPr>
          <w:rFonts w:cstheme="minorHAnsi"/>
          <w:lang w:val="sv-SE"/>
        </w:rPr>
        <w:t>, Anna Gårdmark</w:t>
      </w:r>
      <w:r w:rsidRPr="00BA360D">
        <w:rPr>
          <w:rFonts w:cstheme="minorHAnsi"/>
          <w:vertAlign w:val="superscript"/>
          <w:lang w:val="sv-SE"/>
        </w:rPr>
        <w:t>c</w:t>
      </w:r>
    </w:p>
    <w:p w14:paraId="26A4BCA9" w14:textId="77777777" w:rsidR="00F274F5" w:rsidRPr="00DF6297" w:rsidRDefault="00F274F5" w:rsidP="00701A4F">
      <w:pPr>
        <w:spacing w:line="480" w:lineRule="auto"/>
        <w:contextualSpacing/>
        <w:jc w:val="both"/>
      </w:pPr>
      <w:r w:rsidRPr="00DF6297">
        <w:rPr>
          <w:rFonts w:cstheme="minorHAnsi"/>
          <w:vertAlign w:val="superscript"/>
        </w:rPr>
        <w:t xml:space="preserve">a </w:t>
      </w:r>
      <w:r w:rsidRPr="00DF6297">
        <w:t>Swedish University of Agricultural Sciences, Department of Aquatic Resources, Institute of Coastal Research, Skolgatan 6, Öregrund 742 42, Sweden</w:t>
      </w:r>
    </w:p>
    <w:p w14:paraId="18E6568B" w14:textId="77777777" w:rsidR="00F274F5" w:rsidRPr="00DF6297" w:rsidRDefault="00F274F5" w:rsidP="00701A4F">
      <w:pPr>
        <w:spacing w:line="480" w:lineRule="auto"/>
        <w:contextualSpacing/>
        <w:jc w:val="both"/>
      </w:pPr>
      <w:r w:rsidRPr="00DF6297">
        <w:rPr>
          <w:rFonts w:cstheme="minorHAnsi"/>
          <w:vertAlign w:val="superscript"/>
        </w:rPr>
        <w:t xml:space="preserve">b </w:t>
      </w:r>
      <w:r w:rsidRPr="00DF6297">
        <w:t>School of Aquatic and Fishery Sciences (SAFS), University of Washington, Box 355020, Seattle, WA 98195-5020, USA</w:t>
      </w:r>
    </w:p>
    <w:p w14:paraId="5792E058" w14:textId="77777777" w:rsidR="00F274F5" w:rsidRPr="00DF6297" w:rsidRDefault="00F274F5" w:rsidP="00701A4F">
      <w:pPr>
        <w:spacing w:line="480" w:lineRule="auto"/>
        <w:contextualSpacing/>
        <w:jc w:val="both"/>
      </w:pPr>
      <w:r w:rsidRPr="00DF6297">
        <w:rPr>
          <w:rFonts w:cstheme="minorHAnsi"/>
          <w:vertAlign w:val="superscript"/>
        </w:rPr>
        <w:t xml:space="preserve">c </w:t>
      </w:r>
      <w:r w:rsidRPr="00DF6297">
        <w:t xml:space="preserve">Swedish University of Agricultural Sciences, Department of Aquatic Resources, Skolgatan 6, SE-742 42 Öregrund, Sweden </w:t>
      </w:r>
    </w:p>
    <w:p w14:paraId="38B5859B" w14:textId="77777777" w:rsidR="00F274F5" w:rsidRPr="00DF6297" w:rsidRDefault="00F274F5" w:rsidP="00701A4F">
      <w:pPr>
        <w:spacing w:line="480" w:lineRule="auto"/>
        <w:contextualSpacing/>
        <w:jc w:val="both"/>
        <w:rPr>
          <w:rFonts w:cstheme="minorHAnsi"/>
        </w:rPr>
      </w:pPr>
      <w:r w:rsidRPr="00DF6297">
        <w:rPr>
          <w:rFonts w:cstheme="minorHAnsi"/>
          <w:vertAlign w:val="superscript"/>
        </w:rPr>
        <w:t>1</w:t>
      </w:r>
      <w:r w:rsidRPr="00DF6297">
        <w:rPr>
          <w:rFonts w:cstheme="minorHAnsi"/>
        </w:rPr>
        <w:t xml:space="preserve"> Author to whom correspondence should be addressed. Current address:</w:t>
      </w:r>
    </w:p>
    <w:p w14:paraId="26D36BE5" w14:textId="77777777" w:rsidR="00F274F5" w:rsidRPr="00DF6297" w:rsidRDefault="00F274F5" w:rsidP="00701A4F">
      <w:pPr>
        <w:spacing w:line="480" w:lineRule="auto"/>
        <w:contextualSpacing/>
        <w:jc w:val="both"/>
        <w:rPr>
          <w:rFonts w:cstheme="minorHAnsi"/>
        </w:rPr>
      </w:pPr>
      <w:r w:rsidRPr="00DF6297">
        <w:rPr>
          <w:rFonts w:cstheme="minorHAnsi"/>
        </w:rPr>
        <w:t xml:space="preserve">Max Lindmark, Swedish University of Agricultural Sciences, Department of Aquatic Resources, Institute of Coastal Research, Skolgatan 6, Öregrund 742 42, Sweden, Tel.: +46(0)104784137, email: </w:t>
      </w:r>
      <w:hyperlink r:id="rId12" w:history="1">
        <w:r w:rsidRPr="00DF6297">
          <w:rPr>
            <w:rStyle w:val="Hyperlink"/>
            <w:rFonts w:cstheme="minorHAnsi"/>
          </w:rPr>
          <w:t>max.lindmark@slu.se</w:t>
        </w:r>
      </w:hyperlink>
    </w:p>
    <w:p w14:paraId="17DEE8D7" w14:textId="77777777" w:rsidR="00F274F5" w:rsidRPr="00DF6297" w:rsidRDefault="00F274F5" w:rsidP="00701A4F">
      <w:pPr>
        <w:spacing w:line="480" w:lineRule="auto"/>
        <w:contextualSpacing/>
        <w:jc w:val="both"/>
      </w:pPr>
    </w:p>
    <w:p w14:paraId="359AA583" w14:textId="77777777" w:rsidR="0037173B" w:rsidRPr="00DF6297" w:rsidRDefault="00F274F5" w:rsidP="00701A4F">
      <w:pPr>
        <w:spacing w:line="480" w:lineRule="auto"/>
        <w:contextualSpacing/>
        <w:jc w:val="both"/>
        <w:rPr>
          <w:rFonts w:cstheme="minorHAnsi"/>
          <w:color w:val="333333"/>
          <w:shd w:val="clear" w:color="auto" w:fill="FFFFFF"/>
        </w:rPr>
      </w:pPr>
      <w:r w:rsidRPr="00DF6297">
        <w:rPr>
          <w:rFonts w:cstheme="minorHAnsi"/>
          <w:b/>
          <w:color w:val="333333"/>
          <w:shd w:val="clear" w:color="auto" w:fill="FFFFFF"/>
        </w:rPr>
        <w:t>KEY WORDS</w:t>
      </w:r>
      <w:r w:rsidRPr="00DF6297">
        <w:rPr>
          <w:rFonts w:cstheme="minorHAnsi"/>
          <w:color w:val="333333"/>
          <w:shd w:val="clear" w:color="auto" w:fill="FFFFFF"/>
        </w:rPr>
        <w:t>:</w:t>
      </w:r>
    </w:p>
    <w:p w14:paraId="5398D2E6" w14:textId="167536E7" w:rsidR="00D07FD1" w:rsidRPr="00DF6297" w:rsidRDefault="0037173B" w:rsidP="00701A4F">
      <w:pPr>
        <w:spacing w:line="480" w:lineRule="auto"/>
        <w:contextualSpacing/>
        <w:jc w:val="both"/>
        <w:rPr>
          <w:rFonts w:cstheme="minorHAnsi"/>
          <w:color w:val="333333"/>
          <w:shd w:val="clear" w:color="auto" w:fill="FFFFFF"/>
        </w:rPr>
      </w:pPr>
      <w:r w:rsidRPr="00DF6297">
        <w:rPr>
          <w:rFonts w:cstheme="minorHAnsi"/>
          <w:b/>
          <w:color w:val="333333"/>
          <w:shd w:val="clear" w:color="auto" w:fill="FFFFFF"/>
        </w:rPr>
        <w:t>WORD COUNT</w:t>
      </w:r>
      <w:r w:rsidRPr="00DF6297">
        <w:rPr>
          <w:rFonts w:cstheme="minorHAnsi"/>
          <w:color w:val="333333"/>
          <w:shd w:val="clear" w:color="auto" w:fill="FFFFFF"/>
        </w:rPr>
        <w:t>:</w:t>
      </w:r>
      <w:r w:rsidR="00E374D5" w:rsidRPr="00DF6297">
        <w:rPr>
          <w:rFonts w:cstheme="minorHAnsi"/>
          <w:color w:val="333333"/>
          <w:shd w:val="clear" w:color="auto" w:fill="FFFFFF"/>
        </w:rPr>
        <w:t xml:space="preserve"> Abstract: X, Introduction: X, </w:t>
      </w:r>
      <w:r w:rsidR="00BC0EF7" w:rsidRPr="00DF6297">
        <w:rPr>
          <w:rFonts w:cstheme="minorHAnsi"/>
          <w:color w:val="333333"/>
          <w:shd w:val="clear" w:color="auto" w:fill="FFFFFF"/>
        </w:rPr>
        <w:t>Results: X, Methods: X, Discussion: X.</w:t>
      </w:r>
    </w:p>
    <w:p w14:paraId="0E7A1798" w14:textId="28DFB65F" w:rsidR="00F274F5" w:rsidRPr="00DF6297" w:rsidRDefault="0037173B" w:rsidP="00701A4F">
      <w:pPr>
        <w:spacing w:line="480" w:lineRule="auto"/>
        <w:contextualSpacing/>
        <w:jc w:val="both"/>
        <w:rPr>
          <w:rFonts w:cstheme="minorHAnsi"/>
          <w:b/>
          <w:color w:val="333333"/>
          <w:shd w:val="clear" w:color="auto" w:fill="FFFFFF"/>
        </w:rPr>
      </w:pPr>
      <w:r w:rsidRPr="00DF6297">
        <w:rPr>
          <w:rFonts w:cstheme="minorHAnsi"/>
          <w:color w:val="333333"/>
          <w:shd w:val="clear" w:color="auto" w:fill="FFFFFF"/>
        </w:rPr>
        <w:t xml:space="preserve"> </w:t>
      </w:r>
      <w:r w:rsidR="00F274F5" w:rsidRPr="00DF6297">
        <w:t xml:space="preserve"> </w:t>
      </w:r>
    </w:p>
    <w:p w14:paraId="7DD1DFCE" w14:textId="77777777" w:rsidR="00F274F5" w:rsidRPr="00DF6297" w:rsidRDefault="00F274F5" w:rsidP="00701A4F">
      <w:pPr>
        <w:spacing w:line="480" w:lineRule="auto"/>
        <w:contextualSpacing/>
        <w:jc w:val="both"/>
        <w:rPr>
          <w:rFonts w:eastAsia="Times New Roman" w:cstheme="minorHAnsi"/>
          <w:i/>
          <w:iCs/>
          <w:sz w:val="36"/>
        </w:rPr>
      </w:pPr>
    </w:p>
    <w:p w14:paraId="7783ED6D" w14:textId="18BF5429" w:rsidR="00F274F5" w:rsidRPr="00D12A2F" w:rsidRDefault="00BD252A" w:rsidP="00701A4F">
      <w:pPr>
        <w:spacing w:line="480" w:lineRule="auto"/>
        <w:contextualSpacing/>
        <w:jc w:val="both"/>
        <w:rPr>
          <w:rFonts w:eastAsia="Times New Roman" w:cstheme="minorHAnsi"/>
          <w:i/>
          <w:iCs/>
          <w:color w:val="FF0000"/>
          <w:sz w:val="36"/>
        </w:rPr>
      </w:pPr>
      <w:r w:rsidRPr="00D12A2F">
        <w:rPr>
          <w:rFonts w:eastAsia="Times New Roman" w:cstheme="minorHAnsi"/>
          <w:i/>
          <w:iCs/>
          <w:color w:val="FF0000"/>
          <w:sz w:val="36"/>
        </w:rPr>
        <w:t>UPDATE ALL FIGURE</w:t>
      </w:r>
      <w:r w:rsidR="00D12A2F" w:rsidRPr="00D12A2F">
        <w:rPr>
          <w:rFonts w:eastAsia="Times New Roman" w:cstheme="minorHAnsi"/>
          <w:i/>
          <w:iCs/>
          <w:color w:val="FF0000"/>
          <w:sz w:val="36"/>
        </w:rPr>
        <w:t>S</w:t>
      </w:r>
    </w:p>
    <w:p w14:paraId="1B3857BA" w14:textId="77777777" w:rsidR="00F274F5" w:rsidRPr="00DF6297" w:rsidRDefault="00F274F5" w:rsidP="00701A4F">
      <w:pPr>
        <w:spacing w:line="480" w:lineRule="auto"/>
        <w:contextualSpacing/>
        <w:jc w:val="both"/>
        <w:rPr>
          <w:rFonts w:eastAsia="Times New Roman" w:cstheme="minorHAnsi"/>
          <w:i/>
          <w:iCs/>
          <w:sz w:val="36"/>
        </w:rPr>
      </w:pPr>
    </w:p>
    <w:p w14:paraId="5B8A280D" w14:textId="77777777" w:rsidR="00F274F5" w:rsidRPr="00DF6297" w:rsidRDefault="00F274F5" w:rsidP="00701A4F">
      <w:pPr>
        <w:spacing w:line="480" w:lineRule="auto"/>
        <w:contextualSpacing/>
        <w:jc w:val="both"/>
        <w:rPr>
          <w:rFonts w:eastAsia="Times New Roman" w:cstheme="minorHAnsi"/>
          <w:i/>
          <w:iCs/>
          <w:sz w:val="36"/>
        </w:rPr>
      </w:pPr>
    </w:p>
    <w:p w14:paraId="4C42A368" w14:textId="77777777" w:rsidR="00805742" w:rsidRPr="00DF6297" w:rsidRDefault="008F2E8D" w:rsidP="00701A4F">
      <w:pPr>
        <w:spacing w:line="480" w:lineRule="auto"/>
        <w:contextualSpacing/>
        <w:jc w:val="both"/>
        <w:rPr>
          <w:rFonts w:eastAsia="Times New Roman" w:cstheme="minorHAnsi"/>
          <w:i/>
          <w:iCs/>
          <w:sz w:val="36"/>
        </w:rPr>
      </w:pPr>
      <w:commentRangeStart w:id="1"/>
      <w:commentRangeStart w:id="2"/>
      <w:commentRangeEnd w:id="1"/>
      <w:r>
        <w:rPr>
          <w:rStyle w:val="CommentReference"/>
        </w:rPr>
        <w:commentReference w:id="1"/>
      </w:r>
      <w:commentRangeEnd w:id="2"/>
      <w:r w:rsidR="00771CB3">
        <w:rPr>
          <w:rStyle w:val="CommentReference"/>
        </w:rPr>
        <w:commentReference w:id="2"/>
      </w:r>
    </w:p>
    <w:p w14:paraId="5AD6FF5C" w14:textId="3C433B41" w:rsidR="00591013" w:rsidRPr="0045637F" w:rsidRDefault="00B57A7A" w:rsidP="00701A4F">
      <w:pPr>
        <w:spacing w:line="480" w:lineRule="auto"/>
        <w:contextualSpacing/>
        <w:jc w:val="both"/>
        <w:rPr>
          <w:rFonts w:cstheme="minorHAnsi"/>
          <w:b/>
          <w:sz w:val="28"/>
        </w:rPr>
      </w:pPr>
      <w:commentRangeStart w:id="3"/>
      <w:commentRangeStart w:id="4"/>
      <w:r w:rsidRPr="0045637F">
        <w:rPr>
          <w:rFonts w:cstheme="minorHAnsi"/>
          <w:b/>
          <w:sz w:val="28"/>
        </w:rPr>
        <w:lastRenderedPageBreak/>
        <w:t>Abstract</w:t>
      </w:r>
      <w:commentRangeEnd w:id="3"/>
      <w:commentRangeEnd w:id="4"/>
      <w:r w:rsidR="00F522CD">
        <w:rPr>
          <w:rStyle w:val="CommentReference"/>
        </w:rPr>
        <w:commentReference w:id="3"/>
      </w:r>
      <w:r w:rsidR="007D55CD">
        <w:rPr>
          <w:rStyle w:val="CommentReference"/>
        </w:rPr>
        <w:commentReference w:id="4"/>
      </w:r>
    </w:p>
    <w:p w14:paraId="310D591A" w14:textId="7C4B2681" w:rsidR="00892626" w:rsidRDefault="00024129" w:rsidP="00701A4F">
      <w:pPr>
        <w:spacing w:line="480" w:lineRule="auto"/>
        <w:jc w:val="both"/>
        <w:rPr>
          <w:rFonts w:cstheme="minorHAnsi"/>
        </w:rPr>
      </w:pPr>
      <w:r>
        <w:rPr>
          <w:rFonts w:cstheme="minorHAnsi"/>
        </w:rPr>
        <w:t xml:space="preserve">1. </w:t>
      </w:r>
      <w:r w:rsidR="008E1B70" w:rsidRPr="00892626">
        <w:rPr>
          <w:rFonts w:cstheme="minorHAnsi"/>
        </w:rPr>
        <w:t xml:space="preserve">Understanding how temperature affects </w:t>
      </w:r>
      <w:r w:rsidR="002C7DBA" w:rsidRPr="00892626">
        <w:rPr>
          <w:rFonts w:cstheme="minorHAnsi"/>
        </w:rPr>
        <w:t xml:space="preserve">processes such as metabolism and consumption rates in </w:t>
      </w:r>
      <w:r w:rsidR="008E1B70" w:rsidRPr="00892626">
        <w:rPr>
          <w:rFonts w:cstheme="minorHAnsi"/>
        </w:rPr>
        <w:t xml:space="preserve">ectotherms is important for </w:t>
      </w:r>
      <w:r w:rsidR="007B1BC8" w:rsidRPr="00892626">
        <w:rPr>
          <w:rFonts w:cstheme="minorHAnsi"/>
        </w:rPr>
        <w:t>predicting</w:t>
      </w:r>
      <w:r w:rsidR="00A6384D">
        <w:rPr>
          <w:rFonts w:cstheme="minorHAnsi"/>
        </w:rPr>
        <w:t xml:space="preserve"> physiological limitations, </w:t>
      </w:r>
      <w:r w:rsidR="00520AD1" w:rsidRPr="00892626">
        <w:rPr>
          <w:rFonts w:cstheme="minorHAnsi"/>
        </w:rPr>
        <w:t xml:space="preserve">ecological </w:t>
      </w:r>
      <w:r w:rsidR="001B385B" w:rsidRPr="00892626">
        <w:rPr>
          <w:rFonts w:cstheme="minorHAnsi"/>
        </w:rPr>
        <w:t xml:space="preserve">processes </w:t>
      </w:r>
      <w:r w:rsidR="00BF4C48" w:rsidRPr="00892626">
        <w:rPr>
          <w:rFonts w:cstheme="minorHAnsi"/>
        </w:rPr>
        <w:t xml:space="preserve">and trophic </w:t>
      </w:r>
      <w:r w:rsidR="00771CB3">
        <w:rPr>
          <w:rFonts w:cstheme="minorHAnsi"/>
        </w:rPr>
        <w:t xml:space="preserve">energy </w:t>
      </w:r>
      <w:r w:rsidR="00BF4C48" w:rsidRPr="00892626">
        <w:rPr>
          <w:rFonts w:cstheme="minorHAnsi"/>
        </w:rPr>
        <w:t xml:space="preserve">transfer </w:t>
      </w:r>
      <w:r w:rsidR="001B385B" w:rsidRPr="00892626">
        <w:rPr>
          <w:rFonts w:cstheme="minorHAnsi"/>
        </w:rPr>
        <w:t>in</w:t>
      </w:r>
      <w:r w:rsidR="00F63D2B" w:rsidRPr="00892626">
        <w:rPr>
          <w:rFonts w:cstheme="minorHAnsi"/>
        </w:rPr>
        <w:t xml:space="preserve"> future climate</w:t>
      </w:r>
      <w:r w:rsidR="00144423" w:rsidRPr="00892626">
        <w:rPr>
          <w:rFonts w:cstheme="minorHAnsi"/>
        </w:rPr>
        <w:t>s</w:t>
      </w:r>
      <w:r w:rsidR="008E1B70" w:rsidRPr="00892626">
        <w:rPr>
          <w:rFonts w:cstheme="minorHAnsi"/>
        </w:rPr>
        <w:t>.</w:t>
      </w:r>
      <w:r w:rsidR="00446EBD" w:rsidRPr="00892626">
        <w:rPr>
          <w:rFonts w:cstheme="minorHAnsi"/>
        </w:rPr>
        <w:t xml:space="preserve"> </w:t>
      </w:r>
    </w:p>
    <w:p w14:paraId="2A4AD0FF" w14:textId="28489411" w:rsidR="00892626" w:rsidRDefault="00024129" w:rsidP="00701A4F">
      <w:pPr>
        <w:spacing w:line="480" w:lineRule="auto"/>
        <w:jc w:val="both"/>
        <w:rPr>
          <w:rFonts w:cstheme="minorHAnsi"/>
        </w:rPr>
      </w:pPr>
      <w:r>
        <w:rPr>
          <w:rFonts w:cstheme="minorHAnsi"/>
        </w:rPr>
        <w:t xml:space="preserve">2. </w:t>
      </w:r>
      <w:del w:id="5" w:author="Anna Gårdmark" w:date="2019-12-11T08:25:00Z">
        <w:r w:rsidR="004E50B1" w:rsidDel="0045637F">
          <w:rPr>
            <w:rFonts w:cstheme="minorHAnsi"/>
          </w:rPr>
          <w:delText>In order t</w:delText>
        </w:r>
      </w:del>
      <w:ins w:id="6" w:author="Anna Gårdmark" w:date="2019-12-11T08:25:00Z">
        <w:r w:rsidR="0045637F">
          <w:rPr>
            <w:rFonts w:cstheme="minorHAnsi"/>
          </w:rPr>
          <w:t>T</w:t>
        </w:r>
      </w:ins>
      <w:r w:rsidR="004E50B1">
        <w:rPr>
          <w:rFonts w:cstheme="minorHAnsi"/>
        </w:rPr>
        <w:t>o link physiolog</w:t>
      </w:r>
      <w:ins w:id="7" w:author="Anna Gårdmark" w:date="2019-12-11T08:25:00Z">
        <w:r w:rsidR="0045637F">
          <w:rPr>
            <w:rFonts w:cstheme="minorHAnsi"/>
          </w:rPr>
          <w:t xml:space="preserve">ical </w:t>
        </w:r>
      </w:ins>
      <w:del w:id="8" w:author="Anna Gårdmark" w:date="2019-12-11T08:25:00Z">
        <w:r w:rsidR="004E50B1" w:rsidDel="0045637F">
          <w:rPr>
            <w:rFonts w:cstheme="minorHAnsi"/>
          </w:rPr>
          <w:delText xml:space="preserve">y </w:delText>
        </w:r>
      </w:del>
      <w:ins w:id="9" w:author="Anna Gårdmark" w:date="2019-12-11T08:25:00Z">
        <w:r w:rsidR="0045637F">
          <w:rPr>
            <w:rFonts w:cstheme="minorHAnsi"/>
          </w:rPr>
          <w:t xml:space="preserve">rates </w:t>
        </w:r>
      </w:ins>
      <w:r w:rsidR="00BD7618">
        <w:rPr>
          <w:rFonts w:cstheme="minorHAnsi"/>
        </w:rPr>
        <w:t xml:space="preserve">to </w:t>
      </w:r>
      <w:r w:rsidR="004E50B1">
        <w:rPr>
          <w:rFonts w:cstheme="minorHAnsi"/>
        </w:rPr>
        <w:t xml:space="preserve">ecological processes </w:t>
      </w:r>
      <w:commentRangeStart w:id="10"/>
      <w:ins w:id="11" w:author="Jan Ohlberger" w:date="2019-12-15T20:05:00Z">
        <w:r w:rsidR="008F4BDA">
          <w:rPr>
            <w:rFonts w:cstheme="minorHAnsi"/>
          </w:rPr>
          <w:t xml:space="preserve">such as growth </w:t>
        </w:r>
      </w:ins>
      <w:ins w:id="12" w:author="Jan Ohlberger" w:date="2019-12-15T20:07:00Z">
        <w:r w:rsidR="008F4BDA">
          <w:rPr>
            <w:rFonts w:cstheme="minorHAnsi"/>
          </w:rPr>
          <w:t xml:space="preserve">and predation </w:t>
        </w:r>
        <w:commentRangeEnd w:id="10"/>
        <w:r w:rsidR="008F4BDA">
          <w:rPr>
            <w:rStyle w:val="CommentReference"/>
          </w:rPr>
          <w:commentReference w:id="10"/>
        </w:r>
      </w:ins>
      <w:r w:rsidR="00172DE4">
        <w:rPr>
          <w:rFonts w:cstheme="minorHAnsi"/>
        </w:rPr>
        <w:t>we need</w:t>
      </w:r>
      <w:ins w:id="13" w:author="Anna Gårdmark" w:date="2019-12-11T08:25:00Z">
        <w:r w:rsidR="0045637F">
          <w:rPr>
            <w:rFonts w:cstheme="minorHAnsi"/>
          </w:rPr>
          <w:t xml:space="preserve"> to understand how they scale within species</w:t>
        </w:r>
        <w:del w:id="14" w:author="Jan Ohlberger" w:date="2019-12-15T20:07:00Z">
          <w:r w:rsidR="0045637F" w:rsidDel="008F4BDA">
            <w:rPr>
              <w:rFonts w:cstheme="minorHAnsi"/>
            </w:rPr>
            <w:delText>, as</w:delText>
          </w:r>
        </w:del>
      </w:ins>
      <w:del w:id="15" w:author="Jan Ohlberger" w:date="2019-12-15T20:07:00Z">
        <w:r w:rsidR="00172DE4" w:rsidDel="008F4BDA">
          <w:rPr>
            <w:rFonts w:cstheme="minorHAnsi"/>
          </w:rPr>
          <w:delText xml:space="preserve"> </w:delText>
        </w:r>
        <w:r w:rsidR="006361F1" w:rsidDel="008F4BDA">
          <w:rPr>
            <w:rFonts w:cstheme="minorHAnsi"/>
          </w:rPr>
          <w:delText xml:space="preserve">an intraspecific approach </w:delText>
        </w:r>
        <w:r w:rsidR="000F39BA" w:rsidDel="008F4BDA">
          <w:rPr>
            <w:rFonts w:cstheme="minorHAnsi"/>
          </w:rPr>
          <w:delText>to scaling</w:delText>
        </w:r>
        <w:r w:rsidR="00C54E3C" w:rsidDel="008F4BDA">
          <w:rPr>
            <w:rFonts w:cstheme="minorHAnsi"/>
          </w:rPr>
          <w:delText xml:space="preserve"> of biological rates. This</w:delText>
        </w:r>
        <w:r w:rsidR="00AC0D44" w:rsidDel="008F4BDA">
          <w:rPr>
            <w:rFonts w:cstheme="minorHAnsi"/>
          </w:rPr>
          <w:delText xml:space="preserve"> </w:delText>
        </w:r>
      </w:del>
      <w:ins w:id="16" w:author="Anna Gårdmark" w:date="2019-12-11T08:25:00Z">
        <w:del w:id="17" w:author="Jan Ohlberger" w:date="2019-12-15T20:07:00Z">
          <w:r w:rsidR="0045637F" w:rsidDel="008F4BDA">
            <w:rPr>
              <w:rFonts w:cstheme="minorHAnsi"/>
            </w:rPr>
            <w:delText>this is</w:delText>
          </w:r>
        </w:del>
      </w:ins>
      <w:del w:id="18" w:author="Jan Ohlberger" w:date="2019-12-15T20:07:00Z">
        <w:r w:rsidR="007977C1" w:rsidDel="008F4BDA">
          <w:rPr>
            <w:rFonts w:cstheme="minorHAnsi"/>
          </w:rPr>
          <w:delText xml:space="preserve">better reflects the scale at which processes such as predation and </w:delText>
        </w:r>
        <w:r w:rsidR="00CB3457" w:rsidDel="008F4BDA">
          <w:rPr>
            <w:rFonts w:cstheme="minorHAnsi"/>
          </w:rPr>
          <w:delText xml:space="preserve">growth </w:delText>
        </w:r>
        <w:r w:rsidR="007977C1" w:rsidDel="008F4BDA">
          <w:rPr>
            <w:rFonts w:cstheme="minorHAnsi"/>
          </w:rPr>
          <w:delText>occurs</w:delText>
        </w:r>
      </w:del>
      <w:ins w:id="19" w:author="Anna Gårdmark" w:date="2019-12-11T08:26:00Z">
        <w:r w:rsidR="0045637F">
          <w:rPr>
            <w:rFonts w:cstheme="minorHAnsi"/>
          </w:rPr>
          <w:t xml:space="preserve">. </w:t>
        </w:r>
      </w:ins>
      <w:commentRangeStart w:id="20"/>
      <w:commentRangeStart w:id="21"/>
      <w:r w:rsidR="00CB3457">
        <w:rPr>
          <w:rFonts w:cstheme="minorHAnsi"/>
        </w:rPr>
        <w:t>,</w:t>
      </w:r>
      <w:r w:rsidR="00D77D01">
        <w:rPr>
          <w:rFonts w:cstheme="minorHAnsi"/>
        </w:rPr>
        <w:t xml:space="preserve"> a</w:t>
      </w:r>
      <w:r w:rsidR="00C755B6">
        <w:rPr>
          <w:rFonts w:cstheme="minorHAnsi"/>
        </w:rPr>
        <w:t xml:space="preserve">nd it allows </w:t>
      </w:r>
      <w:r w:rsidR="00103964">
        <w:rPr>
          <w:rFonts w:cstheme="minorHAnsi"/>
        </w:rPr>
        <w:t>analysis</w:t>
      </w:r>
      <w:r w:rsidR="001F61C0">
        <w:rPr>
          <w:rFonts w:cstheme="minorHAnsi"/>
        </w:rPr>
        <w:t xml:space="preserve"> </w:t>
      </w:r>
      <w:r w:rsidR="00C755B6">
        <w:rPr>
          <w:rFonts w:cstheme="minorHAnsi"/>
        </w:rPr>
        <w:t xml:space="preserve">of the </w:t>
      </w:r>
      <w:r w:rsidR="00CB3457">
        <w:rPr>
          <w:rFonts w:cstheme="minorHAnsi"/>
        </w:rPr>
        <w:t>unimodal rate-temperature relationships</w:t>
      </w:r>
      <w:commentRangeEnd w:id="20"/>
      <w:r w:rsidR="0045637F">
        <w:rPr>
          <w:rStyle w:val="CommentReference"/>
        </w:rPr>
        <w:commentReference w:id="20"/>
      </w:r>
      <w:commentRangeEnd w:id="21"/>
      <w:r w:rsidR="008F4BDA">
        <w:rPr>
          <w:rStyle w:val="CommentReference"/>
        </w:rPr>
        <w:commentReference w:id="21"/>
      </w:r>
      <w:r w:rsidR="00AC767F">
        <w:rPr>
          <w:rFonts w:cstheme="minorHAnsi"/>
        </w:rPr>
        <w:t xml:space="preserve">. </w:t>
      </w:r>
      <w:commentRangeStart w:id="22"/>
      <w:r w:rsidR="00D0487A">
        <w:rPr>
          <w:rFonts w:cstheme="minorHAnsi"/>
        </w:rPr>
        <w:t xml:space="preserve">However, </w:t>
      </w:r>
      <w:r w:rsidR="003D6D58">
        <w:rPr>
          <w:rFonts w:cstheme="minorHAnsi"/>
        </w:rPr>
        <w:t>e</w:t>
      </w:r>
      <w:r w:rsidR="00D0487A" w:rsidRPr="00892626">
        <w:rPr>
          <w:rFonts w:cstheme="minorHAnsi"/>
        </w:rPr>
        <w:t xml:space="preserve">mpirical </w:t>
      </w:r>
      <w:r w:rsidR="00D0487A">
        <w:rPr>
          <w:rFonts w:cstheme="minorHAnsi"/>
        </w:rPr>
        <w:t>assessments of the body mass</w:t>
      </w:r>
      <w:ins w:id="23" w:author="Anna Gårdmark" w:date="2019-12-11T08:27:00Z">
        <w:r w:rsidR="0045637F">
          <w:rPr>
            <w:rFonts w:cstheme="minorHAnsi"/>
          </w:rPr>
          <w:t>-</w:t>
        </w:r>
      </w:ins>
      <w:r w:rsidR="00D0487A">
        <w:rPr>
          <w:rFonts w:cstheme="minorHAnsi"/>
        </w:rPr>
        <w:t xml:space="preserve"> and temperature-dependence of </w:t>
      </w:r>
      <w:commentRangeStart w:id="24"/>
      <w:r w:rsidR="00D0487A">
        <w:rPr>
          <w:rFonts w:cstheme="minorHAnsi"/>
        </w:rPr>
        <w:t xml:space="preserve">biological </w:t>
      </w:r>
      <w:commentRangeEnd w:id="24"/>
      <w:r w:rsidR="0045637F">
        <w:rPr>
          <w:rStyle w:val="CommentReference"/>
        </w:rPr>
        <w:commentReference w:id="24"/>
      </w:r>
      <w:r w:rsidR="00D0487A">
        <w:rPr>
          <w:rFonts w:cstheme="minorHAnsi"/>
        </w:rPr>
        <w:t xml:space="preserve">processes </w:t>
      </w:r>
      <w:del w:id="25" w:author="Anna Gårdmark" w:date="2019-12-11T08:29:00Z">
        <w:r w:rsidR="00D0487A" w:rsidRPr="00892626" w:rsidDel="0045637F">
          <w:rPr>
            <w:rFonts w:cstheme="minorHAnsi"/>
          </w:rPr>
          <w:delText xml:space="preserve">usually </w:delText>
        </w:r>
      </w:del>
      <w:r w:rsidR="00D0487A">
        <w:rPr>
          <w:rFonts w:cstheme="minorHAnsi"/>
        </w:rPr>
        <w:t xml:space="preserve">are usually on the </w:t>
      </w:r>
      <w:r w:rsidR="00D0487A" w:rsidRPr="00892626">
        <w:rPr>
          <w:rFonts w:cstheme="minorHAnsi"/>
        </w:rPr>
        <w:t>between-species</w:t>
      </w:r>
      <w:r w:rsidR="00D0487A">
        <w:rPr>
          <w:rFonts w:cstheme="minorHAnsi"/>
        </w:rPr>
        <w:t xml:space="preserve"> level, likely due to data limitation</w:t>
      </w:r>
      <w:ins w:id="26" w:author="Anna Gårdmark" w:date="2019-12-11T08:29:00Z">
        <w:r w:rsidR="0045637F">
          <w:rPr>
            <w:rFonts w:cstheme="minorHAnsi"/>
          </w:rPr>
          <w:t>s</w:t>
        </w:r>
      </w:ins>
      <w:r w:rsidR="00D0487A">
        <w:rPr>
          <w:rFonts w:cstheme="minorHAnsi"/>
        </w:rPr>
        <w:t xml:space="preserve">. </w:t>
      </w:r>
      <w:commentRangeEnd w:id="22"/>
      <w:r w:rsidR="00835D7C">
        <w:rPr>
          <w:rStyle w:val="CommentReference"/>
        </w:rPr>
        <w:commentReference w:id="22"/>
      </w:r>
      <w:r w:rsidR="008D1918">
        <w:rPr>
          <w:rFonts w:cstheme="minorHAnsi"/>
        </w:rPr>
        <w:t xml:space="preserve">Hence, </w:t>
      </w:r>
      <w:del w:id="27" w:author="Anna Gårdmark" w:date="2019-12-11T08:29:00Z">
        <w:r w:rsidR="008D1918" w:rsidDel="0045637F">
          <w:rPr>
            <w:rFonts w:cstheme="minorHAnsi"/>
          </w:rPr>
          <w:delText xml:space="preserve">it is often assumed </w:delText>
        </w:r>
        <w:r w:rsidR="008D1918" w:rsidRPr="00892626" w:rsidDel="0045637F">
          <w:rPr>
            <w:rFonts w:cstheme="minorHAnsi"/>
          </w:rPr>
          <w:delText xml:space="preserve">that </w:delText>
        </w:r>
      </w:del>
      <w:r w:rsidR="008D1918" w:rsidRPr="00892626">
        <w:rPr>
          <w:rFonts w:cstheme="minorHAnsi"/>
        </w:rPr>
        <w:t xml:space="preserve">biological rates are </w:t>
      </w:r>
      <w:ins w:id="28" w:author="Anna Gårdmark" w:date="2019-12-11T08:29:00Z">
        <w:r w:rsidR="0045637F">
          <w:rPr>
            <w:rFonts w:cstheme="minorHAnsi"/>
          </w:rPr>
          <w:t xml:space="preserve">often </w:t>
        </w:r>
      </w:ins>
      <w:r w:rsidR="008D1918" w:rsidRPr="00892626">
        <w:rPr>
          <w:rFonts w:cstheme="minorHAnsi"/>
        </w:rPr>
        <w:t xml:space="preserve">assumed to scale </w:t>
      </w:r>
      <w:del w:id="29" w:author="Anna Gårdmark" w:date="2019-12-11T08:29:00Z">
        <w:r w:rsidR="008D1918" w:rsidRPr="00892626" w:rsidDel="0045637F">
          <w:rPr>
            <w:rFonts w:cstheme="minorHAnsi"/>
          </w:rPr>
          <w:delText>the same way</w:delText>
        </w:r>
      </w:del>
      <w:ins w:id="30" w:author="Anna Gårdmark" w:date="2019-12-11T08:29:00Z">
        <w:r w:rsidR="0045637F">
          <w:rPr>
            <w:rFonts w:cstheme="minorHAnsi"/>
          </w:rPr>
          <w:t>identically</w:t>
        </w:r>
      </w:ins>
      <w:r w:rsidR="008D1918" w:rsidRPr="00892626">
        <w:rPr>
          <w:rFonts w:cstheme="minorHAnsi"/>
        </w:rPr>
        <w:t xml:space="preserve"> within and between species</w:t>
      </w:r>
      <w:r w:rsidR="008D1918">
        <w:rPr>
          <w:rFonts w:cstheme="minorHAnsi"/>
        </w:rPr>
        <w:t xml:space="preserve">, which may not be correct as </w:t>
      </w:r>
      <w:commentRangeStart w:id="31"/>
      <w:r w:rsidR="008D1918">
        <w:rPr>
          <w:rFonts w:cstheme="minorHAnsi"/>
        </w:rPr>
        <w:t xml:space="preserve">different mechanisms </w:t>
      </w:r>
      <w:commentRangeEnd w:id="31"/>
      <w:r w:rsidR="0045637F">
        <w:rPr>
          <w:rStyle w:val="CommentReference"/>
        </w:rPr>
        <w:commentReference w:id="31"/>
      </w:r>
      <w:r w:rsidR="008D1918">
        <w:rPr>
          <w:rFonts w:cstheme="minorHAnsi"/>
        </w:rPr>
        <w:t>may apply</w:t>
      </w:r>
      <w:r w:rsidR="008D1918" w:rsidRPr="00892626">
        <w:rPr>
          <w:rFonts w:cstheme="minorHAnsi"/>
        </w:rPr>
        <w:t>.</w:t>
      </w:r>
    </w:p>
    <w:p w14:paraId="3A3128B1" w14:textId="6E685631" w:rsidR="00892626" w:rsidRDefault="00CB1244" w:rsidP="00701A4F">
      <w:pPr>
        <w:spacing w:line="480" w:lineRule="auto"/>
        <w:jc w:val="both"/>
        <w:rPr>
          <w:rFonts w:cstheme="minorHAnsi"/>
        </w:rPr>
      </w:pPr>
      <w:r>
        <w:rPr>
          <w:rFonts w:cstheme="minorHAnsi"/>
        </w:rPr>
        <w:t xml:space="preserve">3. </w:t>
      </w:r>
      <w:r w:rsidR="000A6F83" w:rsidRPr="00892626">
        <w:rPr>
          <w:rFonts w:cstheme="minorHAnsi"/>
        </w:rPr>
        <w:t xml:space="preserve">Here we </w:t>
      </w:r>
      <w:commentRangeStart w:id="32"/>
      <w:commentRangeStart w:id="33"/>
      <w:r w:rsidR="00897FD6">
        <w:rPr>
          <w:rFonts w:cstheme="minorHAnsi"/>
        </w:rPr>
        <w:t>search Web of Science</w:t>
      </w:r>
      <w:r w:rsidR="00625DA7" w:rsidRPr="00892626">
        <w:rPr>
          <w:rFonts w:cstheme="minorHAnsi"/>
        </w:rPr>
        <w:t xml:space="preserve"> </w:t>
      </w:r>
      <w:commentRangeEnd w:id="32"/>
      <w:r w:rsidR="0045637F">
        <w:rPr>
          <w:rStyle w:val="CommentReference"/>
        </w:rPr>
        <w:commentReference w:id="32"/>
      </w:r>
      <w:commentRangeEnd w:id="33"/>
      <w:r w:rsidR="00835D7C">
        <w:rPr>
          <w:rStyle w:val="CommentReference"/>
        </w:rPr>
        <w:commentReference w:id="33"/>
      </w:r>
      <w:r w:rsidR="00897FD6">
        <w:rPr>
          <w:rFonts w:cstheme="minorHAnsi"/>
        </w:rPr>
        <w:t xml:space="preserve">for experimental studies </w:t>
      </w:r>
      <w:r w:rsidR="00ED6450">
        <w:rPr>
          <w:rFonts w:cstheme="minorHAnsi"/>
        </w:rPr>
        <w:t xml:space="preserve">on consumption and metabolic rates </w:t>
      </w:r>
      <w:r w:rsidR="00897FD6">
        <w:rPr>
          <w:rFonts w:cstheme="minorHAnsi"/>
        </w:rPr>
        <w:t xml:space="preserve">using </w:t>
      </w:r>
      <w:r w:rsidR="00901DE3" w:rsidRPr="00892626">
        <w:rPr>
          <w:rFonts w:cstheme="minorHAnsi"/>
        </w:rPr>
        <w:t>a factorial body</w:t>
      </w:r>
      <w:r w:rsidR="00897FD6">
        <w:rPr>
          <w:rFonts w:cstheme="minorHAnsi"/>
        </w:rPr>
        <w:t xml:space="preserve"> mass and </w:t>
      </w:r>
      <w:r w:rsidR="00901DE3" w:rsidRPr="00892626">
        <w:rPr>
          <w:rFonts w:cstheme="minorHAnsi"/>
        </w:rPr>
        <w:t>temperature setup</w:t>
      </w:r>
      <w:r w:rsidR="00B12238">
        <w:rPr>
          <w:rFonts w:cstheme="minorHAnsi"/>
        </w:rPr>
        <w:t xml:space="preserve"> </w:t>
      </w:r>
      <w:r w:rsidR="00897FD6" w:rsidRPr="00892626">
        <w:rPr>
          <w:rFonts w:cstheme="minorHAnsi"/>
        </w:rPr>
        <w:t xml:space="preserve">and compile </w:t>
      </w:r>
      <w:r w:rsidR="009B7AFC">
        <w:rPr>
          <w:rFonts w:cstheme="minorHAnsi"/>
        </w:rPr>
        <w:t>a novel dataset</w:t>
      </w:r>
      <w:r w:rsidR="00897FD6">
        <w:rPr>
          <w:rFonts w:cstheme="minorHAnsi"/>
        </w:rPr>
        <w:t xml:space="preserve">, </w:t>
      </w:r>
      <w:r w:rsidR="0030692A" w:rsidRPr="00892626">
        <w:rPr>
          <w:rFonts w:cstheme="minorHAnsi"/>
        </w:rPr>
        <w:t xml:space="preserve">using fish </w:t>
      </w:r>
      <w:r w:rsidR="00B64A96" w:rsidRPr="00892626">
        <w:rPr>
          <w:rFonts w:cstheme="minorHAnsi"/>
        </w:rPr>
        <w:t>as study taxa</w:t>
      </w:r>
      <w:r w:rsidR="0034090C" w:rsidRPr="00892626">
        <w:rPr>
          <w:rFonts w:cstheme="minorHAnsi"/>
        </w:rPr>
        <w:t>.</w:t>
      </w:r>
      <w:r w:rsidR="00C01FCD" w:rsidRPr="00892626">
        <w:rPr>
          <w:rFonts w:cstheme="minorHAnsi"/>
        </w:rPr>
        <w:t xml:space="preserve"> </w:t>
      </w:r>
      <w:r w:rsidR="00724AFD">
        <w:rPr>
          <w:rFonts w:cstheme="minorHAnsi"/>
        </w:rPr>
        <w:t>W</w:t>
      </w:r>
      <w:r w:rsidR="00C41A7C" w:rsidRPr="00892626">
        <w:rPr>
          <w:rFonts w:cstheme="minorHAnsi"/>
        </w:rPr>
        <w:t xml:space="preserve">e </w:t>
      </w:r>
      <w:r w:rsidR="00AC1C66" w:rsidRPr="00892626">
        <w:rPr>
          <w:rFonts w:cstheme="minorHAnsi"/>
        </w:rPr>
        <w:t xml:space="preserve">fit </w:t>
      </w:r>
      <w:r w:rsidR="00C41A7C" w:rsidRPr="00892626">
        <w:rPr>
          <w:rFonts w:cstheme="minorHAnsi"/>
        </w:rPr>
        <w:t xml:space="preserve">hierarchical Bayesian models </w:t>
      </w:r>
      <w:r w:rsidR="00D9469C" w:rsidRPr="00892626">
        <w:rPr>
          <w:rFonts w:cstheme="minorHAnsi"/>
        </w:rPr>
        <w:t xml:space="preserve">that </w:t>
      </w:r>
      <w:r w:rsidR="00C41A7C" w:rsidRPr="00892626">
        <w:rPr>
          <w:rFonts w:cstheme="minorHAnsi"/>
        </w:rPr>
        <w:t xml:space="preserve">account for </w:t>
      </w:r>
      <w:r w:rsidR="00DA6EB8">
        <w:rPr>
          <w:rFonts w:cstheme="minorHAnsi"/>
        </w:rPr>
        <w:t xml:space="preserve">repeated measures within </w:t>
      </w:r>
      <w:r w:rsidR="00A74FBD" w:rsidRPr="00892626">
        <w:rPr>
          <w:rFonts w:cstheme="minorHAnsi"/>
        </w:rPr>
        <w:t xml:space="preserve">species </w:t>
      </w:r>
      <w:r w:rsidR="00C274D2">
        <w:rPr>
          <w:rFonts w:cstheme="minorHAnsi"/>
        </w:rPr>
        <w:t xml:space="preserve">and </w:t>
      </w:r>
      <w:r w:rsidR="00A74FBD" w:rsidRPr="00892626">
        <w:rPr>
          <w:rFonts w:cstheme="minorHAnsi"/>
        </w:rPr>
        <w:t xml:space="preserve">differences in </w:t>
      </w:r>
      <w:r w:rsidR="003262E4">
        <w:rPr>
          <w:rFonts w:cstheme="minorHAnsi"/>
        </w:rPr>
        <w:t>regression coefficients</w:t>
      </w:r>
      <w:r w:rsidR="00A74FBD" w:rsidRPr="00892626">
        <w:rPr>
          <w:rFonts w:cstheme="minorHAnsi"/>
        </w:rPr>
        <w:t>.</w:t>
      </w:r>
      <w:r w:rsidR="00994666">
        <w:rPr>
          <w:rFonts w:cstheme="minorHAnsi"/>
        </w:rPr>
        <w:t xml:space="preserve"> </w:t>
      </w:r>
    </w:p>
    <w:p w14:paraId="3BBB0080" w14:textId="1A547D4C" w:rsidR="00892626" w:rsidRDefault="00A45104" w:rsidP="00701A4F">
      <w:pPr>
        <w:spacing w:line="480" w:lineRule="auto"/>
        <w:jc w:val="both"/>
        <w:rPr>
          <w:rFonts w:cstheme="minorHAnsi"/>
        </w:rPr>
      </w:pPr>
      <w:r>
        <w:rPr>
          <w:rFonts w:cstheme="minorHAnsi"/>
        </w:rPr>
        <w:t xml:space="preserve">4. </w:t>
      </w:r>
      <w:commentRangeStart w:id="34"/>
      <w:commentRangeStart w:id="35"/>
      <w:r w:rsidR="00994666">
        <w:rPr>
          <w:rFonts w:cstheme="minorHAnsi"/>
        </w:rPr>
        <w:t>By using a similar protocol and analysis</w:t>
      </w:r>
      <w:commentRangeEnd w:id="34"/>
      <w:r w:rsidR="002A46E5">
        <w:rPr>
          <w:rStyle w:val="CommentReference"/>
        </w:rPr>
        <w:commentReference w:id="34"/>
      </w:r>
      <w:commentRangeEnd w:id="35"/>
      <w:r w:rsidR="00835D7C">
        <w:rPr>
          <w:rStyle w:val="CommentReference"/>
        </w:rPr>
        <w:commentReference w:id="35"/>
      </w:r>
      <w:r w:rsidR="00994666">
        <w:rPr>
          <w:rFonts w:cstheme="minorHAnsi"/>
        </w:rPr>
        <w:t xml:space="preserve">, we are able to identify </w:t>
      </w:r>
      <w:r w:rsidR="00657069">
        <w:rPr>
          <w:rFonts w:cstheme="minorHAnsi"/>
        </w:rPr>
        <w:t xml:space="preserve">difference in the intra-specific thermal and </w:t>
      </w:r>
      <w:r w:rsidR="00262CBC">
        <w:rPr>
          <w:rFonts w:cstheme="minorHAnsi"/>
        </w:rPr>
        <w:t>mass</w:t>
      </w:r>
      <w:r w:rsidR="00657069">
        <w:rPr>
          <w:rFonts w:cstheme="minorHAnsi"/>
        </w:rPr>
        <w:t xml:space="preserve">-dependence of </w:t>
      </w:r>
      <w:r w:rsidR="00256E68">
        <w:rPr>
          <w:rFonts w:cstheme="minorHAnsi"/>
        </w:rPr>
        <w:t>metabolism</w:t>
      </w:r>
      <w:r w:rsidR="00657069">
        <w:rPr>
          <w:rFonts w:cstheme="minorHAnsi"/>
        </w:rPr>
        <w:t xml:space="preserve"> and consumption</w:t>
      </w:r>
      <w:r w:rsidR="00256E68">
        <w:rPr>
          <w:rFonts w:cstheme="minorHAnsi"/>
        </w:rPr>
        <w:t>.</w:t>
      </w:r>
      <w:r w:rsidR="00657069">
        <w:rPr>
          <w:rFonts w:cstheme="minorHAnsi"/>
        </w:rPr>
        <w:t xml:space="preserve"> </w:t>
      </w:r>
      <w:r w:rsidR="00D47E85">
        <w:rPr>
          <w:rFonts w:cstheme="minorHAnsi"/>
        </w:rPr>
        <w:t>W</w:t>
      </w:r>
      <w:r w:rsidR="004D3E01" w:rsidRPr="00892626">
        <w:rPr>
          <w:rFonts w:cstheme="minorHAnsi"/>
        </w:rPr>
        <w:t xml:space="preserve">e find </w:t>
      </w:r>
      <w:r w:rsidR="008E1B70" w:rsidRPr="00892626">
        <w:rPr>
          <w:rFonts w:cstheme="minorHAnsi"/>
        </w:rPr>
        <w:t xml:space="preserve">clear support for </w:t>
      </w:r>
      <w:r w:rsidR="00D86F30">
        <w:rPr>
          <w:rFonts w:cstheme="minorHAnsi"/>
        </w:rPr>
        <w:t>mass</w:t>
      </w:r>
      <w:r w:rsidR="004C0775" w:rsidRPr="00892626">
        <w:rPr>
          <w:rFonts w:cstheme="minorHAnsi"/>
        </w:rPr>
        <w:t xml:space="preserve">-dependent effects of </w:t>
      </w:r>
      <w:r w:rsidR="00D47E85">
        <w:rPr>
          <w:rFonts w:cstheme="minorHAnsi"/>
        </w:rPr>
        <w:t xml:space="preserve">temperature </w:t>
      </w:r>
      <w:del w:id="36" w:author="Jan Ohlberger" w:date="2019-12-15T20:16:00Z">
        <w:r w:rsidR="00DD5D73" w:rsidDel="00835D7C">
          <w:rPr>
            <w:rFonts w:cstheme="minorHAnsi"/>
          </w:rPr>
          <w:delText xml:space="preserve">for </w:delText>
        </w:r>
      </w:del>
      <w:ins w:id="37" w:author="Jan Ohlberger" w:date="2019-12-15T20:16:00Z">
        <w:r w:rsidR="00835D7C">
          <w:rPr>
            <w:rFonts w:cstheme="minorHAnsi"/>
          </w:rPr>
          <w:t xml:space="preserve">on </w:t>
        </w:r>
      </w:ins>
      <w:r w:rsidR="00DD5D73">
        <w:rPr>
          <w:rFonts w:cstheme="minorHAnsi"/>
        </w:rPr>
        <w:t xml:space="preserve">metabolism at sub-optimum </w:t>
      </w:r>
      <w:r w:rsidR="00CD0E40" w:rsidRPr="00892626">
        <w:rPr>
          <w:rFonts w:cstheme="minorHAnsi"/>
        </w:rPr>
        <w:t xml:space="preserve">temperatures </w:t>
      </w:r>
      <w:r w:rsidR="00DD5D73">
        <w:rPr>
          <w:rFonts w:cstheme="minorHAnsi"/>
        </w:rPr>
        <w:t xml:space="preserve">but no </w:t>
      </w:r>
      <w:r w:rsidR="00D86F30">
        <w:rPr>
          <w:rFonts w:cstheme="minorHAnsi"/>
        </w:rPr>
        <w:t>mass</w:t>
      </w:r>
      <w:r w:rsidR="00DD5D73">
        <w:rPr>
          <w:rFonts w:cstheme="minorHAnsi"/>
        </w:rPr>
        <w:t>-dependence in the optimum temperature. For consumption</w:t>
      </w:r>
      <w:del w:id="38" w:author="Jan Ohlberger" w:date="2019-12-15T20:18:00Z">
        <w:r w:rsidR="00DD5D73" w:rsidDel="00C721CD">
          <w:rPr>
            <w:rFonts w:cstheme="minorHAnsi"/>
          </w:rPr>
          <w:delText xml:space="preserve"> rates</w:delText>
        </w:r>
      </w:del>
      <w:r w:rsidR="00DD5D73">
        <w:rPr>
          <w:rFonts w:cstheme="minorHAnsi"/>
        </w:rPr>
        <w:t xml:space="preserve">, we find the opposite pattern. </w:t>
      </w:r>
    </w:p>
    <w:p w14:paraId="0401A850" w14:textId="35477253" w:rsidR="008E1B70" w:rsidRDefault="00A45104" w:rsidP="00701A4F">
      <w:pPr>
        <w:spacing w:line="480" w:lineRule="auto"/>
        <w:jc w:val="both"/>
        <w:rPr>
          <w:rFonts w:cstheme="minorHAnsi"/>
        </w:rPr>
      </w:pPr>
      <w:r>
        <w:rPr>
          <w:rFonts w:cstheme="minorHAnsi"/>
        </w:rPr>
        <w:t xml:space="preserve">5. </w:t>
      </w:r>
      <w:r w:rsidR="00BA1F22">
        <w:rPr>
          <w:rFonts w:cstheme="minorHAnsi"/>
        </w:rPr>
        <w:t>B</w:t>
      </w:r>
      <w:r w:rsidR="000939B5">
        <w:rPr>
          <w:rFonts w:cstheme="minorHAnsi"/>
        </w:rPr>
        <w:t xml:space="preserve">ased on </w:t>
      </w:r>
      <w:del w:id="39" w:author="Anna Gårdmark" w:date="2019-12-11T08:34:00Z">
        <w:r w:rsidR="000939B5" w:rsidDel="002A46E5">
          <w:rPr>
            <w:rFonts w:cstheme="minorHAnsi"/>
          </w:rPr>
          <w:delText xml:space="preserve">simple </w:delText>
        </w:r>
      </w:del>
      <w:r w:rsidR="000939B5">
        <w:rPr>
          <w:rFonts w:cstheme="minorHAnsi"/>
        </w:rPr>
        <w:t xml:space="preserve">bioenergetic principles, </w:t>
      </w:r>
      <w:r w:rsidR="007F1031">
        <w:rPr>
          <w:rFonts w:cstheme="minorHAnsi"/>
        </w:rPr>
        <w:t xml:space="preserve">these findings </w:t>
      </w:r>
      <w:commentRangeStart w:id="40"/>
      <w:r w:rsidR="007F1031">
        <w:rPr>
          <w:rFonts w:cstheme="minorHAnsi"/>
        </w:rPr>
        <w:t xml:space="preserve">suggest </w:t>
      </w:r>
      <w:ins w:id="41" w:author="Anna Gårdmark" w:date="2019-12-11T08:35:00Z">
        <w:r w:rsidR="002A46E5">
          <w:rPr>
            <w:rFonts w:cstheme="minorHAnsi"/>
          </w:rPr>
          <w:t xml:space="preserve">that </w:t>
        </w:r>
      </w:ins>
      <w:r w:rsidR="008E1B70" w:rsidRPr="00252A12">
        <w:rPr>
          <w:rFonts w:cstheme="minorHAnsi"/>
        </w:rPr>
        <w:t>large individuals within a species will be the first to experience negative effects of warming</w:t>
      </w:r>
      <w:commentRangeEnd w:id="40"/>
      <w:r w:rsidR="002A46E5">
        <w:rPr>
          <w:rStyle w:val="CommentReference"/>
        </w:rPr>
        <w:commentReference w:id="40"/>
      </w:r>
      <w:r w:rsidR="008E1B70" w:rsidRPr="00252A12">
        <w:rPr>
          <w:rFonts w:cstheme="minorHAnsi"/>
        </w:rPr>
        <w:t xml:space="preserve">. Our results also highlight that progress towards unification of theory and empirical findings can be made through systematic data-analysis, which can guide process-based predictions of climate change impacts on growth and </w:t>
      </w:r>
      <w:del w:id="42" w:author="Jan Ohlberger" w:date="2019-12-15T20:19:00Z">
        <w:r w:rsidR="009721DA" w:rsidDel="0060166C">
          <w:rPr>
            <w:rFonts w:cstheme="minorHAnsi"/>
          </w:rPr>
          <w:delText>mass</w:delText>
        </w:r>
        <w:r w:rsidR="008E1B70" w:rsidRPr="00252A12" w:rsidDel="0060166C">
          <w:rPr>
            <w:rFonts w:cstheme="minorHAnsi"/>
          </w:rPr>
          <w:delText xml:space="preserve"> </w:delText>
        </w:r>
      </w:del>
      <w:ins w:id="43" w:author="Jan Ohlberger" w:date="2019-12-15T20:19:00Z">
        <w:r w:rsidR="0060166C">
          <w:rPr>
            <w:rFonts w:cstheme="minorHAnsi"/>
          </w:rPr>
          <w:t>body size</w:t>
        </w:r>
        <w:r w:rsidR="0060166C" w:rsidRPr="00252A12">
          <w:rPr>
            <w:rFonts w:cstheme="minorHAnsi"/>
          </w:rPr>
          <w:t xml:space="preserve"> </w:t>
        </w:r>
      </w:ins>
      <w:r w:rsidR="008E1B70" w:rsidRPr="00252A12">
        <w:rPr>
          <w:rFonts w:cstheme="minorHAnsi"/>
        </w:rPr>
        <w:t>of ectotherms.</w:t>
      </w:r>
    </w:p>
    <w:p w14:paraId="399B5093" w14:textId="77777777" w:rsidR="0060166C" w:rsidRDefault="0060166C">
      <w:pPr>
        <w:spacing w:after="200" w:line="480" w:lineRule="auto"/>
        <w:jc w:val="both"/>
        <w:rPr>
          <w:ins w:id="44" w:author="Jan Ohlberger" w:date="2019-12-15T20:18:00Z"/>
          <w:rFonts w:cstheme="minorHAnsi"/>
          <w:b/>
          <w:sz w:val="28"/>
        </w:rPr>
      </w:pPr>
      <w:ins w:id="45" w:author="Jan Ohlberger" w:date="2019-12-15T20:18:00Z">
        <w:r>
          <w:rPr>
            <w:rFonts w:cstheme="minorHAnsi"/>
            <w:b/>
            <w:sz w:val="28"/>
          </w:rPr>
          <w:br w:type="page"/>
        </w:r>
      </w:ins>
    </w:p>
    <w:p w14:paraId="3A51589C" w14:textId="5FC592BD" w:rsidR="00AF1C19" w:rsidRPr="00DF6297" w:rsidRDefault="00AF1C19" w:rsidP="00701A4F">
      <w:pPr>
        <w:spacing w:line="480" w:lineRule="auto"/>
        <w:contextualSpacing/>
        <w:jc w:val="both"/>
        <w:rPr>
          <w:rFonts w:cstheme="minorHAnsi"/>
          <w:b/>
          <w:sz w:val="28"/>
        </w:rPr>
      </w:pPr>
      <w:r w:rsidRPr="00DF6297">
        <w:rPr>
          <w:rFonts w:cstheme="minorHAnsi"/>
          <w:b/>
          <w:sz w:val="28"/>
        </w:rPr>
        <w:lastRenderedPageBreak/>
        <w:t>Introduction</w:t>
      </w:r>
    </w:p>
    <w:p w14:paraId="035C30A9" w14:textId="68655033" w:rsidR="00E721A5" w:rsidRDefault="00852350" w:rsidP="00701A4F">
      <w:pPr>
        <w:spacing w:line="480" w:lineRule="auto"/>
        <w:contextualSpacing/>
        <w:jc w:val="both"/>
        <w:rPr>
          <w:rFonts w:eastAsiaTheme="minorEastAsia"/>
        </w:rPr>
      </w:pPr>
      <w:r>
        <w:rPr>
          <w:rFonts w:eastAsiaTheme="minorEastAsia"/>
        </w:rPr>
        <w:t xml:space="preserve">The rate of </w:t>
      </w:r>
      <w:r w:rsidR="002A46E5">
        <w:rPr>
          <w:rFonts w:eastAsiaTheme="minorEastAsia"/>
        </w:rPr>
        <w:t xml:space="preserve">energy </w:t>
      </w:r>
      <w:r>
        <w:rPr>
          <w:rFonts w:eastAsiaTheme="minorEastAsia"/>
        </w:rPr>
        <w:t xml:space="preserve">acquisition and metabolic losses largely determine individual </w:t>
      </w:r>
      <w:r w:rsidR="00BB6000">
        <w:rPr>
          <w:rFonts w:eastAsiaTheme="minorEastAsia"/>
        </w:rPr>
        <w:t>biomass production</w:t>
      </w:r>
      <w:r>
        <w:rPr>
          <w:rFonts w:eastAsiaTheme="minorEastAsia"/>
        </w:rPr>
        <w:t xml:space="preserve">, which </w:t>
      </w:r>
      <w:r w:rsidR="00D1309C">
        <w:rPr>
          <w:rFonts w:eastAsiaTheme="minorEastAsia"/>
        </w:rPr>
        <w:t xml:space="preserve">is a </w:t>
      </w:r>
      <w:r w:rsidR="00682CFE">
        <w:rPr>
          <w:rFonts w:eastAsiaTheme="minorEastAsia"/>
        </w:rPr>
        <w:t>fundamental process</w:t>
      </w:r>
      <w:r w:rsidR="005446FB">
        <w:rPr>
          <w:rFonts w:eastAsiaTheme="minorEastAsia"/>
        </w:rPr>
        <w:t xml:space="preserve"> in ecology</w:t>
      </w:r>
      <w:r w:rsidR="006818FC">
        <w:rPr>
          <w:rFonts w:eastAsiaTheme="minorEastAsia"/>
        </w:rPr>
        <w:t xml:space="preserve">. </w:t>
      </w:r>
      <w:r w:rsidR="005475CA">
        <w:rPr>
          <w:rFonts w:eastAsiaTheme="minorEastAsia"/>
        </w:rPr>
        <w:t xml:space="preserve">On the individual level, </w:t>
      </w:r>
      <w:commentRangeStart w:id="46"/>
      <w:r w:rsidR="009E2102">
        <w:rPr>
          <w:rFonts w:eastAsiaTheme="minorEastAsia"/>
        </w:rPr>
        <w:t>it</w:t>
      </w:r>
      <w:r w:rsidR="006818FC">
        <w:rPr>
          <w:rFonts w:eastAsiaTheme="minorEastAsia"/>
        </w:rPr>
        <w:t xml:space="preserve"> </w:t>
      </w:r>
      <w:commentRangeEnd w:id="46"/>
      <w:r w:rsidR="00202DBC">
        <w:rPr>
          <w:rStyle w:val="CommentReference"/>
        </w:rPr>
        <w:commentReference w:id="46"/>
      </w:r>
      <w:r w:rsidR="006818FC">
        <w:rPr>
          <w:rFonts w:eastAsiaTheme="minorEastAsia"/>
        </w:rPr>
        <w:t>shape</w:t>
      </w:r>
      <w:r w:rsidR="00CD02EE">
        <w:rPr>
          <w:rFonts w:eastAsiaTheme="minorEastAsia"/>
        </w:rPr>
        <w:t>s fitness</w:t>
      </w:r>
      <w:r w:rsidR="006818FC">
        <w:rPr>
          <w:rFonts w:eastAsiaTheme="minorEastAsia"/>
        </w:rPr>
        <w:t xml:space="preserve"> </w:t>
      </w:r>
      <w:r w:rsidR="00701A51">
        <w:rPr>
          <w:rFonts w:eastAsiaTheme="minorEastAsia"/>
        </w:rPr>
        <w:t>and affect</w:t>
      </w:r>
      <w:r w:rsidR="00202DBC">
        <w:rPr>
          <w:rFonts w:eastAsiaTheme="minorEastAsia"/>
        </w:rPr>
        <w:t>s</w:t>
      </w:r>
      <w:r w:rsidR="00701A51">
        <w:rPr>
          <w:rFonts w:eastAsiaTheme="minorEastAsia"/>
        </w:rPr>
        <w:t xml:space="preserve"> </w:t>
      </w:r>
      <w:r w:rsidR="005475CA">
        <w:rPr>
          <w:rFonts w:eastAsiaTheme="minorEastAsia"/>
        </w:rPr>
        <w:t xml:space="preserve">key </w:t>
      </w:r>
      <w:r w:rsidR="00291EDE">
        <w:rPr>
          <w:rFonts w:eastAsiaTheme="minorEastAsia"/>
        </w:rPr>
        <w:t>life histor</w:t>
      </w:r>
      <w:r w:rsidR="002D5B85">
        <w:rPr>
          <w:rFonts w:eastAsiaTheme="minorEastAsia"/>
        </w:rPr>
        <w:t xml:space="preserve">y </w:t>
      </w:r>
      <w:r w:rsidR="006437BC">
        <w:rPr>
          <w:rFonts w:eastAsiaTheme="minorEastAsia"/>
        </w:rPr>
        <w:t xml:space="preserve">traits </w:t>
      </w:r>
      <w:r w:rsidR="002D5B85">
        <w:rPr>
          <w:rFonts w:eastAsiaTheme="minorEastAsia"/>
        </w:rPr>
        <w:t xml:space="preserve">such as </w:t>
      </w:r>
      <w:r w:rsidR="00942616">
        <w:rPr>
          <w:rFonts w:eastAsiaTheme="minorEastAsia"/>
        </w:rPr>
        <w:t xml:space="preserve">body </w:t>
      </w:r>
      <w:r w:rsidR="00291EDE">
        <w:rPr>
          <w:rFonts w:eastAsiaTheme="minorEastAsia"/>
        </w:rPr>
        <w:t xml:space="preserve">growth, </w:t>
      </w:r>
      <w:commentRangeStart w:id="47"/>
      <w:r w:rsidR="002671CC">
        <w:rPr>
          <w:rFonts w:eastAsiaTheme="minorEastAsia"/>
        </w:rPr>
        <w:t>mass</w:t>
      </w:r>
      <w:commentRangeEnd w:id="47"/>
      <w:r w:rsidR="002A46E5">
        <w:rPr>
          <w:rStyle w:val="CommentReference"/>
        </w:rPr>
        <w:commentReference w:id="47"/>
      </w:r>
      <w:r w:rsidR="003F14F5">
        <w:rPr>
          <w:rFonts w:eastAsiaTheme="minorEastAsia"/>
        </w:rPr>
        <w:t xml:space="preserve"> and time of </w:t>
      </w:r>
      <w:r w:rsidR="00291EDE">
        <w:rPr>
          <w:rFonts w:eastAsiaTheme="minorEastAsia"/>
        </w:rPr>
        <w:t>reproduction</w:t>
      </w:r>
      <w:r w:rsidR="0081629F">
        <w:rPr>
          <w:rFonts w:eastAsiaTheme="minorEastAsia"/>
        </w:rPr>
        <w:t xml:space="preserve"> and</w:t>
      </w:r>
      <w:r w:rsidR="002D5B85">
        <w:rPr>
          <w:rFonts w:eastAsiaTheme="minorEastAsia"/>
        </w:rPr>
        <w:t xml:space="preserve"> maximum body </w:t>
      </w:r>
      <w:commentRangeStart w:id="48"/>
      <w:r w:rsidR="002671CC">
        <w:rPr>
          <w:rFonts w:eastAsiaTheme="minorEastAsia"/>
        </w:rPr>
        <w:t>mass</w:t>
      </w:r>
      <w:r w:rsidR="00FC2005">
        <w:rPr>
          <w:rFonts w:eastAsiaTheme="minorEastAsia"/>
        </w:rPr>
        <w:t xml:space="preserve"> </w:t>
      </w:r>
      <w:commentRangeEnd w:id="48"/>
      <w:r w:rsidR="00202DBC">
        <w:rPr>
          <w:rStyle w:val="CommentReference"/>
        </w:rPr>
        <w:commentReference w:id="48"/>
      </w:r>
      <w:r w:rsidR="00FC2005">
        <w:rPr>
          <w:rFonts w:eastAsiaTheme="minorEastAsia"/>
        </w:rPr>
        <w:fldChar w:fldCharType="begin"/>
      </w:r>
      <w:r w:rsidR="00794F9E">
        <w:rPr>
          <w:rFonts w:eastAsiaTheme="minorEastAsia"/>
        </w:rPr>
        <w:instrText xml:space="preserve"> ADDIN ZOTERO_ITEM CSL_CITATION {"citationID":"a2gj9ds9prn","properties":{"formattedCitation":"(Barneche &amp; Allen 2018)","plainCitation":"(Barneche &amp; Allen 2018)","noteIndex":0},"citationItems":[{"id":1545,"uris":["http://zotero.org/users/6116610/items/EESADKVD"],"uri":["http://zotero.org/users/6116610/items/EESADKVD"],"itemData":{"id":1545,"type":"article-journal","abstract":"The allocation of metabolic energy to growth fundamentally influences all levels of biological organisation. Here we use a first-principles theoretical model to characterise the energetics of fish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fishes, and that it may increase with temperature, trophic level and level of activity. Theoretically, we show that Em is a primary determinant of the efficiency of energy transfer across trophic levels, and that energy is transferred more efficiently between trophic levels if the prey are young and sedentary. Overall, our study demonstrates the importance of characterising the energetics of individual growth in order to understand constraints on the structure of food webs and ecosystems.","container-title":"Ecology Letters","DOI":"10.1111/ele.12947","ISSN":"1461-0248","issue":"6","language":"en","page":"836-844","source":"Wiley Online Library","title":"The energetics of fish growth and how it constrains food-web trophic structure","volume":"21","author":[{"family":"Barneche","given":"Diego R."},{"family":"Allen","given":"Andrew P."}],"issued":{"date-parts":[["2018"]]}}}],"schema":"https://github.com/citation-style-language/schema/raw/master/csl-citation.json"} </w:instrText>
      </w:r>
      <w:r w:rsidR="00FC2005">
        <w:rPr>
          <w:rFonts w:eastAsiaTheme="minorEastAsia"/>
        </w:rPr>
        <w:fldChar w:fldCharType="separate"/>
      </w:r>
      <w:r w:rsidR="00794F9E" w:rsidRPr="0045637F">
        <w:rPr>
          <w:rFonts w:ascii="Times New Roman" w:cs="Times New Roman"/>
        </w:rPr>
        <w:t>(Barneche &amp; Allen 2018)</w:t>
      </w:r>
      <w:r w:rsidR="00FC2005">
        <w:rPr>
          <w:rFonts w:eastAsiaTheme="minorEastAsia"/>
        </w:rPr>
        <w:fldChar w:fldCharType="end"/>
      </w:r>
      <w:r w:rsidR="0081629F">
        <w:rPr>
          <w:rFonts w:eastAsiaTheme="minorEastAsia"/>
        </w:rPr>
        <w:t xml:space="preserve">. </w:t>
      </w:r>
      <w:r w:rsidR="00647AAF">
        <w:rPr>
          <w:rFonts w:eastAsiaTheme="minorEastAsia"/>
        </w:rPr>
        <w:t xml:space="preserve">At the </w:t>
      </w:r>
      <w:r w:rsidR="0050617C">
        <w:rPr>
          <w:rFonts w:eastAsiaTheme="minorEastAsia"/>
        </w:rPr>
        <w:t>community</w:t>
      </w:r>
      <w:r w:rsidR="00647AAF">
        <w:rPr>
          <w:rFonts w:eastAsiaTheme="minorEastAsia"/>
        </w:rPr>
        <w:t xml:space="preserve"> </w:t>
      </w:r>
      <w:r w:rsidR="00B164A8">
        <w:rPr>
          <w:rFonts w:eastAsiaTheme="minorEastAsia"/>
        </w:rPr>
        <w:t>and food</w:t>
      </w:r>
      <w:r w:rsidR="00647AAF">
        <w:rPr>
          <w:rFonts w:eastAsiaTheme="minorEastAsia"/>
        </w:rPr>
        <w:t xml:space="preserve"> </w:t>
      </w:r>
      <w:r w:rsidR="00D72E2C">
        <w:rPr>
          <w:rFonts w:eastAsiaTheme="minorEastAsia"/>
        </w:rPr>
        <w:t xml:space="preserve">web </w:t>
      </w:r>
      <w:r w:rsidR="00647AAF">
        <w:rPr>
          <w:rFonts w:eastAsiaTheme="minorEastAsia"/>
        </w:rPr>
        <w:t xml:space="preserve">level, </w:t>
      </w:r>
      <w:r w:rsidR="0021658D">
        <w:rPr>
          <w:rFonts w:eastAsiaTheme="minorEastAsia"/>
        </w:rPr>
        <w:t xml:space="preserve">it affects </w:t>
      </w:r>
      <w:r w:rsidR="00356796">
        <w:rPr>
          <w:rFonts w:eastAsiaTheme="minorEastAsia"/>
        </w:rPr>
        <w:t>the strength of ecological interactions</w:t>
      </w:r>
      <w:r w:rsidR="00E62093">
        <w:rPr>
          <w:rFonts w:eastAsiaTheme="minorEastAsia"/>
        </w:rPr>
        <w:t xml:space="preserve">, </w:t>
      </w:r>
      <w:r w:rsidR="002A46E5">
        <w:rPr>
          <w:rFonts w:eastAsiaTheme="minorEastAsia"/>
        </w:rPr>
        <w:t xml:space="preserve">trophic transfer, community </w:t>
      </w:r>
      <w:r w:rsidR="00303CC1">
        <w:rPr>
          <w:rFonts w:eastAsiaTheme="minorEastAsia"/>
        </w:rPr>
        <w:t>stability and size-structure</w:t>
      </w:r>
      <w:r w:rsidR="00EE2581">
        <w:rPr>
          <w:rFonts w:eastAsiaTheme="minorEastAsia"/>
        </w:rPr>
        <w:t xml:space="preserve"> </w:t>
      </w:r>
      <w:r w:rsidR="00890491">
        <w:rPr>
          <w:rFonts w:eastAsiaTheme="minorEastAsia"/>
        </w:rPr>
        <w:fldChar w:fldCharType="begin"/>
      </w:r>
      <w:r w:rsidR="00794F9E">
        <w:rPr>
          <w:rFonts w:eastAsiaTheme="minorEastAsia"/>
        </w:rPr>
        <w:instrText xml:space="preserve"> ADDIN ZOTERO_ITEM CSL_CITATION {"citationID":"a2gmudhulbf","properties":{"formattedCitation":"(Andersen {\\i{}et al.} 2009)","plainCitation":"(Andersen et al. 2009)","noteIndex":0},"citationItems":[{"id":720,"uris":["http://zotero.org/users/6116610/items/3PGRXT2H"],"uri":["http://zotero.org/users/6116610/items/3PGRXT2H"],"itemData":{"id":720,"type":"article-journal","language":"en","page":"7","source":"Zotero","title":"How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E"}],"issued":{"date-parts":[["2009"]]}}}],"schema":"https://github.com/citation-style-language/schema/raw/master/csl-citation.json"} </w:instrText>
      </w:r>
      <w:r w:rsidR="00890491">
        <w:rPr>
          <w:rFonts w:eastAsiaTheme="minorEastAsia"/>
        </w:rPr>
        <w:fldChar w:fldCharType="separate"/>
      </w:r>
      <w:r w:rsidR="00794F9E" w:rsidRPr="0045637F">
        <w:rPr>
          <w:rFonts w:ascii="Times New Roman" w:cs="Times New Roman"/>
        </w:rPr>
        <w:t xml:space="preserve">(Andersen </w:t>
      </w:r>
      <w:r w:rsidR="00794F9E" w:rsidRPr="0045637F">
        <w:rPr>
          <w:rFonts w:ascii="Times New Roman" w:cs="Times New Roman"/>
          <w:i/>
          <w:iCs/>
        </w:rPr>
        <w:t>et al.</w:t>
      </w:r>
      <w:r w:rsidR="00794F9E" w:rsidRPr="0045637F">
        <w:rPr>
          <w:rFonts w:ascii="Times New Roman" w:cs="Times New Roman"/>
        </w:rPr>
        <w:t xml:space="preserve"> 2009)</w:t>
      </w:r>
      <w:r w:rsidR="00890491">
        <w:rPr>
          <w:rFonts w:eastAsiaTheme="minorEastAsia"/>
        </w:rPr>
        <w:fldChar w:fldCharType="end"/>
      </w:r>
      <w:r w:rsidR="00303CC1">
        <w:rPr>
          <w:rFonts w:eastAsiaTheme="minorEastAsia"/>
        </w:rPr>
        <w:t xml:space="preserve">. </w:t>
      </w:r>
      <w:r w:rsidR="002A46E5">
        <w:rPr>
          <w:rFonts w:eastAsiaTheme="minorEastAsia"/>
        </w:rPr>
        <w:t>To predict and understand individual-, population- and food web responses (e.g., through</w:t>
      </w:r>
      <w:r w:rsidR="00577B75">
        <w:rPr>
          <w:rFonts w:eastAsiaTheme="minorEastAsia"/>
        </w:rPr>
        <w:t xml:space="preserve"> development of mechanistic and process-based models of individuals and food webs</w:t>
      </w:r>
      <w:r w:rsidR="002A46E5">
        <w:rPr>
          <w:rFonts w:eastAsiaTheme="minorEastAsia"/>
        </w:rPr>
        <w:t>)</w:t>
      </w:r>
      <w:r w:rsidR="00577B75">
        <w:rPr>
          <w:rFonts w:eastAsiaTheme="minorEastAsia"/>
        </w:rPr>
        <w:t xml:space="preserve">, it is important to </w:t>
      </w:r>
      <w:r w:rsidR="00DD3C57">
        <w:rPr>
          <w:rFonts w:eastAsiaTheme="minorEastAsia"/>
        </w:rPr>
        <w:t xml:space="preserve">understand how these rates scale with body </w:t>
      </w:r>
      <w:r w:rsidR="002704DB">
        <w:rPr>
          <w:rFonts w:eastAsiaTheme="minorEastAsia"/>
        </w:rPr>
        <w:t>mass</w:t>
      </w:r>
      <w:r w:rsidR="00DD3C57">
        <w:rPr>
          <w:rFonts w:eastAsiaTheme="minorEastAsia"/>
        </w:rPr>
        <w:t xml:space="preserve"> and temperature at the appropriate </w:t>
      </w:r>
      <w:commentRangeStart w:id="49"/>
      <w:commentRangeStart w:id="50"/>
      <w:r w:rsidR="00DD3C57">
        <w:rPr>
          <w:rFonts w:eastAsiaTheme="minorEastAsia"/>
        </w:rPr>
        <w:t>scale</w:t>
      </w:r>
      <w:commentRangeEnd w:id="49"/>
      <w:r w:rsidR="006D250A">
        <w:rPr>
          <w:rStyle w:val="CommentReference"/>
        </w:rPr>
        <w:commentReference w:id="49"/>
      </w:r>
      <w:commentRangeEnd w:id="50"/>
      <w:r w:rsidR="004349EB">
        <w:rPr>
          <w:rStyle w:val="CommentReference"/>
        </w:rPr>
        <w:commentReference w:id="50"/>
      </w:r>
      <w:r w:rsidR="00DD3C57">
        <w:rPr>
          <w:rFonts w:eastAsiaTheme="minorEastAsia"/>
        </w:rPr>
        <w:t>.</w:t>
      </w:r>
    </w:p>
    <w:p w14:paraId="367A5D0A" w14:textId="0B51C946" w:rsidR="005F5F3C" w:rsidRPr="003F6937" w:rsidRDefault="00BA16AC" w:rsidP="00701A4F">
      <w:pPr>
        <w:spacing w:line="480" w:lineRule="auto"/>
        <w:ind w:firstLine="284"/>
        <w:contextualSpacing/>
        <w:jc w:val="both"/>
        <w:rPr>
          <w:rFonts w:eastAsiaTheme="minorEastAsia"/>
        </w:rPr>
      </w:pPr>
      <w:r w:rsidRPr="008C2D62">
        <w:rPr>
          <w:rFonts w:eastAsiaTheme="minorEastAsia"/>
        </w:rPr>
        <w:t xml:space="preserve">It has long been recognized that metabolically driven rates vary predictable with body mass </w:t>
      </w:r>
      <w:r w:rsidR="00A90955" w:rsidRPr="008C2D62">
        <w:rPr>
          <w:rFonts w:eastAsiaTheme="minorEastAsia"/>
        </w:rPr>
        <w:t xml:space="preserve">and temperature </w:t>
      </w:r>
      <w:r w:rsidRPr="008C2D62">
        <w:rPr>
          <w:rFonts w:eastAsiaTheme="minorEastAsia"/>
        </w:rPr>
        <w:t>(</w:t>
      </w:r>
      <w:r w:rsidR="009A5DFE">
        <w:rPr>
          <w:rFonts w:eastAsiaTheme="minorEastAsia"/>
        </w:rPr>
        <w:t>Kleiber, 1934</w:t>
      </w:r>
      <w:r w:rsidRPr="008C2D62">
        <w:rPr>
          <w:rFonts w:eastAsiaTheme="minorEastAsia"/>
        </w:rPr>
        <w:t>)</w:t>
      </w:r>
      <w:r w:rsidR="008A1D80">
        <w:rPr>
          <w:rFonts w:eastAsiaTheme="minorEastAsia"/>
        </w:rPr>
        <w:t xml:space="preserve">, and </w:t>
      </w:r>
      <w:r w:rsidR="009A5DFE">
        <w:rPr>
          <w:rFonts w:cstheme="minorHAnsi"/>
        </w:rPr>
        <w:t xml:space="preserve">many approaches </w:t>
      </w:r>
      <w:r w:rsidR="008A1D80">
        <w:rPr>
          <w:rFonts w:cstheme="minorHAnsi"/>
        </w:rPr>
        <w:t xml:space="preserve">exist </w:t>
      </w:r>
      <w:r w:rsidR="009A5DFE">
        <w:rPr>
          <w:rFonts w:cstheme="minorHAnsi"/>
        </w:rPr>
        <w:t xml:space="preserve">to statistically describe </w:t>
      </w:r>
      <w:r w:rsidR="00B77B95">
        <w:rPr>
          <w:rFonts w:cstheme="minorHAnsi"/>
        </w:rPr>
        <w:t>these relationships</w:t>
      </w:r>
      <w:r w:rsidR="009A5DFE">
        <w:rPr>
          <w:rFonts w:cstheme="minorHAnsi"/>
        </w:rPr>
        <w:t xml:space="preserve"> (Downs et al 2004)</w:t>
      </w:r>
      <w:r w:rsidR="00641E99">
        <w:rPr>
          <w:rFonts w:cstheme="minorHAnsi"/>
        </w:rPr>
        <w:t>.</w:t>
      </w:r>
      <w:r w:rsidR="00155B4A">
        <w:rPr>
          <w:rFonts w:cstheme="minorHAnsi"/>
        </w:rPr>
        <w:t xml:space="preserve"> </w:t>
      </w:r>
      <w:r w:rsidR="00040200">
        <w:rPr>
          <w:rFonts w:cstheme="minorHAnsi"/>
        </w:rPr>
        <w:t>B</w:t>
      </w:r>
      <w:r w:rsidR="008B1768">
        <w:rPr>
          <w:rFonts w:cstheme="minorHAnsi"/>
        </w:rPr>
        <w:t>ecause of its mechanistic basis, the metabolic theory of ecology</w:t>
      </w:r>
      <w:r w:rsidR="00AC1647">
        <w:rPr>
          <w:rFonts w:cstheme="minorHAnsi"/>
        </w:rPr>
        <w:t xml:space="preserve"> (MTE) </w:t>
      </w:r>
      <w:r w:rsidR="009B3B72">
        <w:rPr>
          <w:rFonts w:cstheme="minorHAnsi"/>
        </w:rPr>
        <w:fldChar w:fldCharType="begin"/>
      </w:r>
      <w:r w:rsidR="009B3B72">
        <w:rPr>
          <w:rFonts w:cstheme="minorHAnsi"/>
        </w:rPr>
        <w:instrText xml:space="preserve"> ADDIN ZOTERO_ITEM CSL_CITATION {"citationID":"a9g7c1lrku","properties":{"formattedCitation":"(Brown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B3B72">
        <w:rPr>
          <w:rFonts w:cstheme="minorHAnsi"/>
        </w:rPr>
        <w:fldChar w:fldCharType="separate"/>
      </w:r>
      <w:r w:rsidR="009B3B72" w:rsidRPr="0045637F">
        <w:rPr>
          <w:rFonts w:ascii="Times New Roman" w:cs="Times New Roman"/>
        </w:rPr>
        <w:t xml:space="preserve">(Brown </w:t>
      </w:r>
      <w:r w:rsidR="009B3B72" w:rsidRPr="0045637F">
        <w:rPr>
          <w:rFonts w:ascii="Times New Roman" w:cs="Times New Roman"/>
          <w:i/>
          <w:iCs/>
        </w:rPr>
        <w:t>et al.</w:t>
      </w:r>
      <w:r w:rsidR="009B3B72" w:rsidRPr="0045637F">
        <w:rPr>
          <w:rFonts w:ascii="Times New Roman" w:cs="Times New Roman"/>
        </w:rPr>
        <w:t xml:space="preserve"> 2004a)</w:t>
      </w:r>
      <w:r w:rsidR="009B3B72">
        <w:rPr>
          <w:rFonts w:cstheme="minorHAnsi"/>
        </w:rPr>
        <w:fldChar w:fldCharType="end"/>
      </w:r>
      <w:r w:rsidR="00084DA6">
        <w:rPr>
          <w:rFonts w:cstheme="minorHAnsi"/>
        </w:rPr>
        <w:t xml:space="preserve"> </w:t>
      </w:r>
      <w:r w:rsidR="008B1768">
        <w:rPr>
          <w:rFonts w:cstheme="minorHAnsi"/>
        </w:rPr>
        <w:t xml:space="preserve">is a </w:t>
      </w:r>
      <w:r w:rsidR="00155B4A">
        <w:rPr>
          <w:rFonts w:cstheme="minorHAnsi"/>
        </w:rPr>
        <w:t xml:space="preserve">popular framework </w:t>
      </w:r>
      <w:r w:rsidR="00D654F8">
        <w:rPr>
          <w:rFonts w:cstheme="minorHAnsi"/>
        </w:rPr>
        <w:t xml:space="preserve">for </w:t>
      </w:r>
      <w:r w:rsidR="00F13F41">
        <w:rPr>
          <w:rFonts w:cstheme="minorHAnsi"/>
        </w:rPr>
        <w:t xml:space="preserve">linking </w:t>
      </w:r>
      <w:r w:rsidR="00645DDC">
        <w:rPr>
          <w:rFonts w:cstheme="minorHAnsi"/>
        </w:rPr>
        <w:t>individual metabolism</w:t>
      </w:r>
      <w:r w:rsidR="00DD7C27">
        <w:rPr>
          <w:rFonts w:cstheme="minorHAnsi"/>
        </w:rPr>
        <w:t xml:space="preserve"> to ecological processes </w:t>
      </w:r>
      <w:r w:rsidR="003B305C">
        <w:rPr>
          <w:rFonts w:cstheme="minorHAnsi"/>
        </w:rPr>
        <w:t xml:space="preserve">in a bio-energetic framework </w:t>
      </w:r>
      <w:r w:rsidR="008B1768">
        <w:rPr>
          <w:rFonts w:cstheme="minorHAnsi"/>
        </w:rPr>
        <w:fldChar w:fldCharType="begin"/>
      </w:r>
      <w:r w:rsidR="008B1768">
        <w:rPr>
          <w:rFonts w:cstheme="minorHAnsi"/>
        </w:rPr>
        <w:instrText xml:space="preserve"> ADDIN ZOTERO_ITEM CSL_CITATION {"citationID":"ajfst0tmjd","properties":{"formattedCitation":"(Vasseur &amp; McCann 2005; O\\uc0\\u8217{}Connor 2009; Brose {\\i{}et al.} 2012; Gilbert {\\i{}et al.} 2014; Sentis {\\i{}et al.} 2017)","plainCitation":"(Vasseur &amp; McCann 2005; O’Connor 2009; Brose et al. 2012; Gilbert et al. 2014; Sentis et al. 2017)","noteIndex":0},"citationItems":[{"id":728,"uris":["http://zotero.org/users/6116610/items/3SH8GYG3"],"uri":["http://zotero.org/users/6116610/items/3SH8GYG3"],"itemData":{"id":728,"type":"article-journal","container-title":"The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95,"uris":["http://zotero.org/users/6116610/items/AM38FKCX"],"uri":["http://zotero.org/users/6116610/items/AM38FKCX"],"itemData":{"id":95,"type":"article-journal","container-title":"Ecology","issue":"2","page":"388–398","title":"Warming strenghtens an herbivore-plant interaction","volume":"90","author":[{"family":"O'Connor","given":"M I"}],"issued":{"date-parts":[["2009"]]}}},{"id":394,"uris":["http://zotero.org/users/6116610/items/8AF8GAV4"],"uri":["http://zotero.org/users/6116610/items/8AF8GAV4"],"itemData":{"id":394,"type":"article-journal","abstract":"One important aspect of climate change is the increase in average temperature, which will not only have direct physiological effects on all species but also indirectly modifies abundances, interaction strengths, food-web topologies, community stability and functioning. In this theme issue, we highlight a novel pathway through which warming indirectly affects ecological communities: by changing their size structure (i.e. the body-size distributions). Warming can shift these distributions towards dominance of small- over large-bodied species. The conceptual, theoretical and empirical research described in this issue, in sum, suggests that effects of temperature may be dominated by changes in size structure, with relatively weak direct effects. For example, temperature effects via size structure have implications for top-down and bottom-up control in ecosystems and may ultimately yield novel communities. Moreover, scaling up effects of temperature and body size from physiology to the levels of populations, communities and ecosystems may provide a crucially important mechanistic approach for forecasting future consequences of global warming.","container-title":"Philosophical Transactions of the Royal Society of London, Series B: Biological Sciences","DOI":"10.1098/rstb.2012.0232","issue":"1605","note":"PMID: 23007078","page":"2903–2912","title":"Climate change in size-structured ecosystems","volume":"367","author":[{"family":"Brose","given":"U"},{"family":"Dunne","given":"J A"},{"family":"Montoya","given":"J M"},{"family":"Petchey","given":"O L"},{"family":"Schneider","given":"F D"},{"family":"Jacob","given":"U"}],"issued":{"date-parts":[["2012"]]}}},{"id":505,"uris":["http://zotero.org/users/6116610/items/RLHZ2SYU"],"uri":["http://zotero.org/users/6116610/items/RLHZ2SYU"],"itemData":{"id":505,"type":"article-journal","abstract":"Changing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I"}],"issued":{"date-parts":[["2014"]]}}},{"id":286,"uris":["http://zotero.org/users/6116610/items/GHYWF8YQ"],"uri":["http://zotero.org/users/6116610/items/GHYWF8YQ"],"itemData":{"id":286,"type":"article-journal","abstract":"Body-size reduction is a ubiquitous response to global warming alongside changes in species phenology and distributions. However, ecological consequences of temperature-size (TS) re</w:instrText>
      </w:r>
      <w:r w:rsidR="008B1768" w:rsidRPr="00BA360D">
        <w:rPr>
          <w:rFonts w:cstheme="minorHAnsi"/>
          <w:lang w:val="sv-SE"/>
        </w:rPr>
        <w:instrText xml:space="preserve">sponses for community persistence under environmental change remain largely unexplored. Here, we investigated the interactive effects of warming, enrichment, community size structure and TS responses on a three-species food chain using a temperature-dependent model with empirical parameterisation. We found that TS responses often increase community persistence, mainly by modifying consumer-resource size ratios and thereby altering interaction strengths and energetic efficiencies. However, the sign and magnitude of these effects vary with warming and enrichment levels, TS responses of constituent species, and community size structure. We predict that the consequences of TS responses are stronger in aquatic than in terrestrial ecosystems, especially when species show different TS responses. We conclude that considering the links between phenotypic plasticity, environmental drivers and species interactions is crucial to better predict global change impacts on ecosystem diversity and stability.","container-title":"Ecology Letters","DOI":"10.1111/ele.12779","ISSN":"14610248","issue":"7","note":"PMID: 28544190","page":"852–862","title":"Temperature-size responses alter food chain persistence across environmental gradients","volume":"20","author":[{"family":"Sentis","given":"Arnaud"},{"family":"Binzer","given":"A"},{"family":"Boukal","given":"David S."}],"issued":{"date-parts":[["2017"]]}}}],"schema":"https://github.com/citation-style-language/schema/raw/master/csl-citation.json"} </w:instrText>
      </w:r>
      <w:r w:rsidR="008B1768">
        <w:rPr>
          <w:rFonts w:cstheme="minorHAnsi"/>
        </w:rPr>
        <w:fldChar w:fldCharType="separate"/>
      </w:r>
      <w:r w:rsidR="008B1768" w:rsidRPr="00BA360D">
        <w:rPr>
          <w:rFonts w:ascii="Times New Roman" w:cs="Times New Roman"/>
          <w:lang w:val="sv-SE"/>
        </w:rPr>
        <w:t xml:space="preserve">(Vasseur &amp; McCann 2005; O’Connor 2009; Brose </w:t>
      </w:r>
      <w:r w:rsidR="008B1768" w:rsidRPr="00BA360D">
        <w:rPr>
          <w:rFonts w:ascii="Times New Roman" w:cs="Times New Roman"/>
          <w:i/>
          <w:iCs/>
          <w:lang w:val="sv-SE"/>
        </w:rPr>
        <w:t>et al.</w:t>
      </w:r>
      <w:r w:rsidR="008B1768" w:rsidRPr="00BA360D">
        <w:rPr>
          <w:rFonts w:ascii="Times New Roman" w:cs="Times New Roman"/>
          <w:lang w:val="sv-SE"/>
        </w:rPr>
        <w:t xml:space="preserve"> 2012; Gilbert </w:t>
      </w:r>
      <w:r w:rsidR="008B1768" w:rsidRPr="00BA360D">
        <w:rPr>
          <w:rFonts w:ascii="Times New Roman" w:cs="Times New Roman"/>
          <w:i/>
          <w:iCs/>
          <w:lang w:val="sv-SE"/>
        </w:rPr>
        <w:t>et al.</w:t>
      </w:r>
      <w:r w:rsidR="008B1768" w:rsidRPr="00BA360D">
        <w:rPr>
          <w:rFonts w:ascii="Times New Roman" w:cs="Times New Roman"/>
          <w:lang w:val="sv-SE"/>
        </w:rPr>
        <w:t xml:space="preserve"> 2014; Sentis </w:t>
      </w:r>
      <w:r w:rsidR="008B1768" w:rsidRPr="00BA360D">
        <w:rPr>
          <w:rFonts w:ascii="Times New Roman" w:cs="Times New Roman"/>
          <w:i/>
          <w:iCs/>
          <w:lang w:val="sv-SE"/>
        </w:rPr>
        <w:t>et al.</w:t>
      </w:r>
      <w:r w:rsidR="008B1768" w:rsidRPr="00BA360D">
        <w:rPr>
          <w:rFonts w:ascii="Times New Roman" w:cs="Times New Roman"/>
          <w:lang w:val="sv-SE"/>
        </w:rPr>
        <w:t xml:space="preserve"> 2017)</w:t>
      </w:r>
      <w:r w:rsidR="008B1768">
        <w:rPr>
          <w:rFonts w:cstheme="minorHAnsi"/>
        </w:rPr>
        <w:fldChar w:fldCharType="end"/>
      </w:r>
      <w:r w:rsidR="0049441D" w:rsidRPr="00BA360D">
        <w:rPr>
          <w:rFonts w:cstheme="minorHAnsi"/>
          <w:lang w:val="sv-SE"/>
        </w:rPr>
        <w:t xml:space="preserve">. </w:t>
      </w:r>
      <w:r w:rsidR="0081630F">
        <w:rPr>
          <w:rFonts w:cstheme="minorHAnsi"/>
        </w:rPr>
        <w:t>The MTE</w:t>
      </w:r>
      <w:r w:rsidR="00E45D62">
        <w:rPr>
          <w:rFonts w:cstheme="minorHAnsi"/>
        </w:rPr>
        <w:t xml:space="preserve"> </w:t>
      </w:r>
      <w:r w:rsidR="00740002" w:rsidRPr="008C2D62">
        <w:rPr>
          <w:rFonts w:cstheme="minorHAnsi"/>
        </w:rPr>
        <w:t>predicts metabolism</w:t>
      </w:r>
      <w:r w:rsidR="00740002">
        <w:rPr>
          <w:rFonts w:cstheme="minorHAnsi"/>
        </w:rPr>
        <w:t xml:space="preserve"> </w:t>
      </w:r>
      <w:r w:rsidR="00740002" w:rsidRPr="008C2D62">
        <w:rPr>
          <w:rFonts w:cstheme="minorHAnsi"/>
        </w:rPr>
        <w:t xml:space="preserve">to scale </w:t>
      </w:r>
      <w:r w:rsidR="00740002">
        <w:rPr>
          <w:rFonts w:cstheme="minorHAnsi"/>
        </w:rPr>
        <w:t xml:space="preserve">in proportion to </w:t>
      </w:r>
      <m:oMath>
        <m:sSup>
          <m:sSupPr>
            <m:ctrlPr>
              <w:rPr>
                <w:rFonts w:ascii="Cambria Math" w:eastAsiaTheme="minorEastAsia" w:hAnsi="Cambria Math" w:cstheme="minorHAnsi"/>
                <w:i/>
              </w:rPr>
            </m:ctrlPr>
          </m:sSupPr>
          <m:e>
            <m:r>
              <w:rPr>
                <w:rFonts w:ascii="Cambria Math" w:hAnsi="Cambria Math" w:cstheme="minorHAnsi"/>
              </w:rPr>
              <m:t>M</m:t>
            </m:r>
            <m:ctrlPr>
              <w:rPr>
                <w:rFonts w:ascii="Cambria Math" w:hAnsi="Cambria Math" w:cstheme="minorHAnsi"/>
                <w:i/>
              </w:rPr>
            </m:ctrlPr>
          </m:e>
          <m:sup>
            <m:r>
              <w:rPr>
                <w:rFonts w:ascii="Cambria Math" w:hAnsi="Cambria Math" w:cstheme="minorHAnsi"/>
              </w:rPr>
              <m:t>1/4</m:t>
            </m:r>
          </m:sup>
        </m:sSup>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-E/kT</m:t>
            </m:r>
          </m:sup>
        </m:sSup>
      </m:oMath>
      <w:r w:rsidR="008E5136">
        <w:rPr>
          <w:rFonts w:eastAsiaTheme="minorEastAsia"/>
        </w:rPr>
        <w:t xml:space="preserve">, </w:t>
      </w:r>
      <w:r w:rsidR="00F55AB2">
        <w:rPr>
          <w:rFonts w:eastAsiaTheme="minorEastAsia"/>
        </w:rPr>
        <w:t xml:space="preserve">where </w:t>
      </w:r>
      <m:oMath>
        <m:r>
          <w:rPr>
            <w:rFonts w:ascii="Cambria Math" w:eastAsiaTheme="minorEastAsia" w:hAnsi="Cambria Math"/>
          </w:rPr>
          <m:t>M</m:t>
        </m:r>
      </m:oMath>
      <w:r w:rsidR="00F55AB2">
        <w:rPr>
          <w:rFonts w:eastAsiaTheme="minorEastAsia"/>
        </w:rPr>
        <w:t xml:space="preserve"> </w:t>
      </w:r>
      <w:r w:rsidR="00DF25BD">
        <w:rPr>
          <w:rFonts w:eastAsiaTheme="minorEastAsia"/>
        </w:rPr>
        <w:t xml:space="preserve">is </w:t>
      </w:r>
      <w:r w:rsidR="00F55AB2">
        <w:rPr>
          <w:rFonts w:eastAsiaTheme="minorEastAsia"/>
        </w:rPr>
        <w:t xml:space="preserve">body mass </w:t>
      </w:r>
      <w:r w:rsidR="00DF25BD">
        <w:rPr>
          <w:rFonts w:eastAsiaTheme="minorEastAsia"/>
        </w:rPr>
        <w:t xml:space="preserve">and </w:t>
      </w:r>
      <m:oMath>
        <m:r>
          <w:rPr>
            <w:rFonts w:ascii="Cambria Math" w:eastAsiaTheme="minorEastAsia" w:hAnsi="Cambria Math"/>
          </w:rPr>
          <m:t>E</m:t>
        </m:r>
      </m:oMath>
      <w:r w:rsidR="00DF25BD">
        <w:rPr>
          <w:rFonts w:eastAsiaTheme="minorEastAsia"/>
        </w:rPr>
        <w:t xml:space="preserve"> is the activation energy</w:t>
      </w:r>
      <w:r w:rsidR="00497562">
        <w:rPr>
          <w:rFonts w:eastAsiaTheme="minorEastAsia"/>
        </w:rPr>
        <w:t xml:space="preserve">, </w:t>
      </w:r>
      <m:oMath>
        <m:r>
          <w:rPr>
            <w:rFonts w:ascii="Cambria Math" w:eastAsiaTheme="minorEastAsia" w:hAnsi="Cambria Math"/>
          </w:rPr>
          <m:t>k</m:t>
        </m:r>
      </m:oMath>
      <w:r w:rsidR="00497562">
        <w:rPr>
          <w:rFonts w:eastAsiaTheme="minorEastAsia"/>
        </w:rPr>
        <w:t xml:space="preserve"> is Boltzmann’s constant and </w:t>
      </w:r>
      <m:oMath>
        <m:r>
          <w:rPr>
            <w:rFonts w:ascii="Cambria Math" w:eastAsiaTheme="minorEastAsia" w:hAnsi="Cambria Math"/>
          </w:rPr>
          <m:t>T</m:t>
        </m:r>
      </m:oMath>
      <w:r w:rsidR="00497562">
        <w:rPr>
          <w:rFonts w:eastAsiaTheme="minorEastAsia"/>
        </w:rPr>
        <w:t xml:space="preserve"> is absolute temperature in </w:t>
      </w:r>
      <m:oMath>
        <m:r>
          <m:rPr>
            <m:sty m:val="p"/>
          </m:rPr>
          <w:rPr>
            <w:rFonts w:ascii="Cambria Math" w:eastAsiaTheme="minorEastAsia" w:hAnsi="Cambria Math"/>
          </w:rPr>
          <m:t>K</m:t>
        </m:r>
      </m:oMath>
      <w:r w:rsidR="00163385">
        <w:rPr>
          <w:rFonts w:eastAsiaTheme="minorEastAsia"/>
        </w:rPr>
        <w:t xml:space="preserve">, </w:t>
      </w:r>
      <w:r w:rsidR="008E5136">
        <w:rPr>
          <w:rFonts w:eastAsiaTheme="minorEastAsia"/>
        </w:rPr>
        <w:t xml:space="preserve">based on the </w:t>
      </w:r>
      <w:r w:rsidR="00B87838">
        <w:rPr>
          <w:rFonts w:eastAsiaTheme="minorEastAsia"/>
        </w:rPr>
        <w:t xml:space="preserve">assumption that </w:t>
      </w:r>
      <w:r w:rsidR="00CB240F">
        <w:rPr>
          <w:rFonts w:eastAsiaTheme="minorEastAsia"/>
        </w:rPr>
        <w:t xml:space="preserve">metabolism </w:t>
      </w:r>
      <w:r w:rsidR="002361ED">
        <w:rPr>
          <w:rFonts w:eastAsiaTheme="minorEastAsia"/>
        </w:rPr>
        <w:t xml:space="preserve">is limited by </w:t>
      </w:r>
      <w:r w:rsidR="00EE1548">
        <w:rPr>
          <w:rFonts w:eastAsiaTheme="minorEastAsia"/>
        </w:rPr>
        <w:t xml:space="preserve">resource </w:t>
      </w:r>
      <w:r w:rsidR="00746D75">
        <w:rPr>
          <w:rFonts w:eastAsiaTheme="minorEastAsia"/>
        </w:rPr>
        <w:t xml:space="preserve">uptake </w:t>
      </w:r>
      <w:r w:rsidR="00B142A9">
        <w:rPr>
          <w:rFonts w:eastAsiaTheme="minorEastAsia"/>
        </w:rPr>
        <w:t>and distribution</w:t>
      </w:r>
      <w:r w:rsidR="00C122B8">
        <w:rPr>
          <w:rFonts w:eastAsiaTheme="minorEastAsia"/>
        </w:rPr>
        <w:t xml:space="preserve"> </w:t>
      </w:r>
      <w:r w:rsidR="009B3B72">
        <w:rPr>
          <w:rFonts w:eastAsiaTheme="minorEastAsia"/>
        </w:rPr>
        <w:fldChar w:fldCharType="begin"/>
      </w:r>
      <w:r w:rsidR="00401F69">
        <w:rPr>
          <w:rFonts w:eastAsiaTheme="minorEastAsia"/>
        </w:rPr>
        <w:instrText xml:space="preserve"> ADDIN ZOTERO_ITEM CSL_CITATION {"citationID":"a8kd14rujs","properties":{"formattedCitation":"(West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9B3B72">
        <w:rPr>
          <w:rFonts w:eastAsiaTheme="minorEastAsia"/>
        </w:rPr>
        <w:fldChar w:fldCharType="separate"/>
      </w:r>
      <w:r w:rsidR="00401F69" w:rsidRPr="0045637F">
        <w:rPr>
          <w:rFonts w:ascii="Times New Roman" w:cs="Times New Roman"/>
        </w:rPr>
        <w:t xml:space="preserve">(West </w:t>
      </w:r>
      <w:r w:rsidR="00401F69" w:rsidRPr="0045637F">
        <w:rPr>
          <w:rFonts w:ascii="Times New Roman" w:cs="Times New Roman"/>
          <w:i/>
          <w:iCs/>
        </w:rPr>
        <w:t>et al.</w:t>
      </w:r>
      <w:r w:rsidR="00401F69" w:rsidRPr="0045637F">
        <w:rPr>
          <w:rFonts w:ascii="Times New Roman" w:cs="Times New Roman"/>
        </w:rPr>
        <w:t xml:space="preserve"> 1999)</w:t>
      </w:r>
      <w:r w:rsidR="009B3B72">
        <w:rPr>
          <w:rFonts w:eastAsiaTheme="minorEastAsia"/>
        </w:rPr>
        <w:fldChar w:fldCharType="end"/>
      </w:r>
      <w:r w:rsidR="00696E0C">
        <w:rPr>
          <w:rFonts w:eastAsiaTheme="minorEastAsia"/>
        </w:rPr>
        <w:t xml:space="preserve">, </w:t>
      </w:r>
      <w:r w:rsidR="00FC2AB7">
        <w:rPr>
          <w:rFonts w:eastAsiaTheme="minorEastAsia"/>
        </w:rPr>
        <w:t>and that organisms typically inhabit thermal environments</w:t>
      </w:r>
      <w:r w:rsidR="0047138D">
        <w:rPr>
          <w:rFonts w:eastAsiaTheme="minorEastAsia"/>
        </w:rPr>
        <w:t xml:space="preserve"> </w:t>
      </w:r>
      <w:r w:rsidR="00CB24B2">
        <w:rPr>
          <w:rFonts w:eastAsiaTheme="minorEastAsia"/>
        </w:rPr>
        <w:t>where rates scale with temperature exponentially</w:t>
      </w:r>
      <w:r w:rsidR="00050DDC">
        <w:rPr>
          <w:rFonts w:eastAsiaTheme="minorEastAsia"/>
        </w:rPr>
        <w:t xml:space="preserve">. </w:t>
      </w:r>
      <w:r w:rsidR="00123576">
        <w:rPr>
          <w:rFonts w:cstheme="minorHAnsi"/>
        </w:rPr>
        <w:t>How</w:t>
      </w:r>
      <w:r w:rsidR="00123576">
        <w:rPr>
          <w:rFonts w:eastAsiaTheme="minorEastAsia"/>
        </w:rPr>
        <w:t xml:space="preserve">ever, </w:t>
      </w:r>
      <w:r w:rsidR="00AD5241">
        <w:rPr>
          <w:rFonts w:eastAsiaTheme="minorEastAsia"/>
        </w:rPr>
        <w:t xml:space="preserve">it is now recognized that </w:t>
      </w:r>
      <w:r w:rsidR="00CC2A64">
        <w:rPr>
          <w:rFonts w:eastAsiaTheme="minorEastAsia"/>
        </w:rPr>
        <w:t>there is no universal temperature-scaling relationship</w:t>
      </w:r>
      <w:r w:rsidR="0099704B">
        <w:rPr>
          <w:rFonts w:eastAsiaTheme="minorEastAsia"/>
        </w:rPr>
        <w:t xml:space="preserve"> for metabolically driven rates</w:t>
      </w:r>
      <w:r w:rsidR="00CC2A64">
        <w:rPr>
          <w:rFonts w:eastAsiaTheme="minorEastAsia"/>
        </w:rPr>
        <w:t xml:space="preserve">, but that this depends </w:t>
      </w:r>
      <w:r w:rsidR="0099704B">
        <w:rPr>
          <w:rFonts w:eastAsiaTheme="minorEastAsia"/>
        </w:rPr>
        <w:t xml:space="preserve">on </w:t>
      </w:r>
      <w:r w:rsidR="005A18DE">
        <w:rPr>
          <w:rFonts w:eastAsiaTheme="minorEastAsia"/>
        </w:rPr>
        <w:t xml:space="preserve">other factors, including </w:t>
      </w:r>
      <w:r w:rsidR="0099704B">
        <w:rPr>
          <w:rFonts w:eastAsiaTheme="minorEastAsia"/>
        </w:rPr>
        <w:t>body mass, taxonomy</w:t>
      </w:r>
      <w:r w:rsidR="005F5F3C">
        <w:rPr>
          <w:rFonts w:eastAsiaTheme="minorEastAsia"/>
        </w:rPr>
        <w:t xml:space="preserve"> and </w:t>
      </w:r>
      <w:r w:rsidR="0099704B">
        <w:rPr>
          <w:rFonts w:eastAsiaTheme="minorEastAsia"/>
        </w:rPr>
        <w:t xml:space="preserve">life history strategy </w:t>
      </w:r>
      <w:r w:rsidR="000D6B7E">
        <w:rPr>
          <w:rFonts w:eastAsiaTheme="minorEastAsia"/>
        </w:rPr>
        <w:fldChar w:fldCharType="begin"/>
      </w:r>
      <w:r w:rsidR="005F5F3C">
        <w:rPr>
          <w:rFonts w:eastAsiaTheme="minorEastAsia"/>
        </w:rPr>
        <w:instrText xml:space="preserve"> ADDIN ZOTERO_ITEM CSL_CITATION {"citationID":"a1nsjlvr08i","properties":{"formattedCitation":"(Englund {\\i{}et al.} 2011; Ohlberger {\\i{}et al.} 2012; Dell {\\i{}et al.} 2014; Archer {\\i{}et al.} 2019)","plainCitation":"(Englund et al. 2011; Ohlberger et al. 2012; Dell et al. 2014; Archer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nstrText>
      </w:r>
      <w:r w:rsidR="005F5F3C" w:rsidRPr="00BA360D">
        <w:rPr>
          <w:rFonts w:eastAsiaTheme="minorEastAsia"/>
          <w:lang w:val="sv-SE"/>
        </w:rPr>
        <w:instrText xml:space="preserve">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M"}],"issued":{"date-parts":[["2014"]]}}},{"id":1560,"uris":["http://zotero.org/users/6116610/items/U869U2UU"],"uri":["http://zotero.org/users/6116610/items/U869U2UU"],"itemData":{"id":1560,"type":"article-journal","container-title":"Journal of Animal Ecology","DOI":"10.1111/1365-2656.13060","ISSN":"0021-8790, 1365-2656","issue":"11","journalAbbreviation":"J Anim Ecol","language":"en","page":"1670-1683","source":"DOI.org (Crossref)","title":"Consistent temperature dependence of functional response parameters and their use in predicting population abundance","volume":"88","author":[{"family":"Archer","given":"Louise C."},{"family":"Sohlström","given":"Esra H."},{"family":"Gallo","given":"Bruno"},{"family":"Jochum","given":"Malte"},{"family":"Woodward","given":"Guy"},{"family":"Kordas","given":"Rebecca L."},{"family":"Rall","given":"Björn C."},{"family":"O’Gorman","given":"Eoin J."}],"editor":[{"family":"Prugh","given":"Laura"}],"issued":{"date-parts":[["2019",11]]}}}],"schema":"https://github.com/citation-style-language/schema/raw/master/csl-citation.json"} </w:instrText>
      </w:r>
      <w:r w:rsidR="000D6B7E">
        <w:rPr>
          <w:rFonts w:eastAsiaTheme="minorEastAsia"/>
        </w:rPr>
        <w:fldChar w:fldCharType="separate"/>
      </w:r>
      <w:r w:rsidR="005F5F3C" w:rsidRPr="00BA360D">
        <w:rPr>
          <w:rFonts w:ascii="Times New Roman" w:cs="Times New Roman"/>
          <w:lang w:val="sv-SE"/>
        </w:rPr>
        <w:t xml:space="preserve">(Englund </w:t>
      </w:r>
      <w:r w:rsidR="005F5F3C" w:rsidRPr="00BA360D">
        <w:rPr>
          <w:rFonts w:ascii="Times New Roman" w:cs="Times New Roman"/>
          <w:i/>
          <w:iCs/>
          <w:lang w:val="sv-SE"/>
        </w:rPr>
        <w:t>et al.</w:t>
      </w:r>
      <w:r w:rsidR="005F5F3C" w:rsidRPr="00BA360D">
        <w:rPr>
          <w:rFonts w:ascii="Times New Roman" w:cs="Times New Roman"/>
          <w:lang w:val="sv-SE"/>
        </w:rPr>
        <w:t xml:space="preserve"> 2011; Ohlberger </w:t>
      </w:r>
      <w:r w:rsidR="005F5F3C" w:rsidRPr="00BA360D">
        <w:rPr>
          <w:rFonts w:ascii="Times New Roman" w:cs="Times New Roman"/>
          <w:i/>
          <w:iCs/>
          <w:lang w:val="sv-SE"/>
        </w:rPr>
        <w:t>et al.</w:t>
      </w:r>
      <w:r w:rsidR="005F5F3C" w:rsidRPr="00BA360D">
        <w:rPr>
          <w:rFonts w:ascii="Times New Roman" w:cs="Times New Roman"/>
          <w:lang w:val="sv-SE"/>
        </w:rPr>
        <w:t xml:space="preserve"> 2012; Dell </w:t>
      </w:r>
      <w:r w:rsidR="005F5F3C" w:rsidRPr="00BA360D">
        <w:rPr>
          <w:rFonts w:ascii="Times New Roman" w:cs="Times New Roman"/>
          <w:i/>
          <w:iCs/>
          <w:lang w:val="sv-SE"/>
        </w:rPr>
        <w:t>et al.</w:t>
      </w:r>
      <w:r w:rsidR="005F5F3C" w:rsidRPr="00BA360D">
        <w:rPr>
          <w:rFonts w:ascii="Times New Roman" w:cs="Times New Roman"/>
          <w:lang w:val="sv-SE"/>
        </w:rPr>
        <w:t xml:space="preserve"> 2014; Archer </w:t>
      </w:r>
      <w:r w:rsidR="005F5F3C" w:rsidRPr="00BA360D">
        <w:rPr>
          <w:rFonts w:ascii="Times New Roman" w:cs="Times New Roman"/>
          <w:i/>
          <w:iCs/>
          <w:lang w:val="sv-SE"/>
        </w:rPr>
        <w:t>et al.</w:t>
      </w:r>
      <w:r w:rsidR="005F5F3C" w:rsidRPr="00BA360D">
        <w:rPr>
          <w:rFonts w:ascii="Times New Roman" w:cs="Times New Roman"/>
          <w:lang w:val="sv-SE"/>
        </w:rPr>
        <w:t xml:space="preserve"> 2019)</w:t>
      </w:r>
      <w:r w:rsidR="000D6B7E">
        <w:rPr>
          <w:rFonts w:eastAsiaTheme="minorEastAsia"/>
        </w:rPr>
        <w:fldChar w:fldCharType="end"/>
      </w:r>
      <w:r w:rsidR="005E21C2" w:rsidRPr="00BA360D">
        <w:rPr>
          <w:rFonts w:eastAsiaTheme="minorEastAsia"/>
          <w:lang w:val="sv-SE"/>
        </w:rPr>
        <w:t xml:space="preserve">. </w:t>
      </w:r>
      <w:r w:rsidR="00765545" w:rsidRPr="00765545">
        <w:rPr>
          <w:rFonts w:eastAsiaTheme="minorEastAsia"/>
        </w:rPr>
        <w:t xml:space="preserve">The </w:t>
      </w:r>
      <w:r w:rsidR="00FE1E19" w:rsidRPr="00765545">
        <w:rPr>
          <w:rFonts w:eastAsiaTheme="minorEastAsia"/>
        </w:rPr>
        <w:t>discrepancy</w:t>
      </w:r>
      <w:r w:rsidR="00765545" w:rsidRPr="00765545">
        <w:rPr>
          <w:rFonts w:eastAsiaTheme="minorEastAsia"/>
        </w:rPr>
        <w:t xml:space="preserve"> with the universal scaling model is perhaps most</w:t>
      </w:r>
      <w:r w:rsidR="00765545">
        <w:rPr>
          <w:rFonts w:eastAsiaTheme="minorEastAsia"/>
        </w:rPr>
        <w:t xml:space="preserve"> evident in intraspecific data</w:t>
      </w:r>
      <w:r w:rsidR="00E70CB8">
        <w:rPr>
          <w:rFonts w:eastAsiaTheme="minorEastAsia"/>
        </w:rPr>
        <w:t>,</w:t>
      </w:r>
      <w:r w:rsidR="007C2A76">
        <w:rPr>
          <w:rFonts w:eastAsiaTheme="minorEastAsia"/>
        </w:rPr>
        <w:t xml:space="preserve"> both in terms of variation in parameter estimates </w:t>
      </w:r>
      <w:commentRangeStart w:id="51"/>
      <w:r w:rsidR="00922D38">
        <w:rPr>
          <w:rFonts w:eastAsiaTheme="minorEastAsia"/>
        </w:rPr>
        <w:fldChar w:fldCharType="begin"/>
      </w:r>
      <w:r w:rsidR="001A687E">
        <w:rPr>
          <w:rFonts w:eastAsiaTheme="minorEastAsia"/>
        </w:rPr>
        <w:instrText xml:space="preserve"> ADDIN ZOTERO_ITEM CSL_CITATION {"citationID":"asoupmdcqk","properties":{"formattedCitation":"(Norin &amp; Gamperl 2018)","plainCitation":"(Norin &amp; Gamperl 2018)","noteIndex":0},"citationItems":[{"id":1563,"uris":["http://zotero.org/users/6116610/items/3RBMIKAQ"],"uri":["http://zotero.org/users/6116610/items/3RBMIKAQ"],"itemData":{"id":1563,"type":"article-journal","abstract":"The power scaling of metabolic rate with body mass is fundamental to animal biology, due to the profound influence that animal size has on ecology and physiology. Yet the value of the scaling exponent (b) is highly debated. This scaling exponent has been suggested to be fixed at 0.67 or 0.75, or to vary systematically with cell size or metabolic intensity between the boundaries of 0.67 and 1. Despite this tremendous interest in the value of scaling exponents, little is known about metabolic scaling within individual animals and how this relates to population-level scaling. Here, we conducted a long-term study that repeatedly characterised the complete metabolic profile of a group of 68 individual fish (cunner, Tautogolabrus adspersus) by measuring their standard metabolic rate (SMR), routine metabolic rate (RMR), active metabolic rate (AMR) and aerobic scope (AS) in five separate trials over 10 months (fish mass range, 0.5–19.5 g). At all levels of metabolic intensity, the mean exponents for the group of fish at any single point in time (i.e. within trials; bSMR = 0.89, bRMR = 0.89, bAMR = 0.94, bAS = 0.96) were higher than those characterising the group as it aged (i.e. across trials; bSMR = 0.82, bRMR = 0.84, bAMR = 0.90, bAS = 0.92), and both were higher than the mean exponents for individual fish as they grew (i.e. across trials but within individuals; bSMR = 0.74, bRMR = 0.79, bAMR = 0.83, bAS = 0.85). This variation in scaling relationships, which occurred at different hierarchical levels and across time as the fish aged, may have implications for bioenergetics and ecosystem modelling and for individual ecological and physiological studies where body mass adjustments are made using specific scaling exponents to compare traits of interest between different-sized individuals. The findings suggest that studies on fish population dynamics should apply metabolic scaling exponents that are significantly higher than those used in studies on individuals. However, the generality of this assertion should be confirmed by future work, as a few existing studies on endotherms (mainly birds) have reported shallower scaling relationships for basal metabolic rate between individuals as compared to within individuals. A plain language summary is available for this article.","container-title":"Functional Ecology","DOI":"10.1111/1365-2435.12996","ISSN":"1365-2435","issue":"2","language":"en","page":"379-388","source":"Wiley Online Library","title":"Metabolic scaling of individuals vs. populations: Evidence for variation in scaling exponents at different hierarchical levels","title-short":"Metabolic scaling of individuals vs. populations","volume":"32","author":[{"family":"Norin","given":"Tommy"},{"family":"Gamperl","given":"A. Kurt"}],"issued":{"date-parts":[["2018"]]}}}],"schema":"https://github.com/citation-style-language/schema/raw/master/csl-citation.json"} </w:instrText>
      </w:r>
      <w:r w:rsidR="00922D38">
        <w:rPr>
          <w:rFonts w:eastAsiaTheme="minorEastAsia"/>
        </w:rPr>
        <w:fldChar w:fldCharType="separate"/>
      </w:r>
      <w:r w:rsidR="001A687E" w:rsidRPr="0045637F">
        <w:rPr>
          <w:rFonts w:ascii="Times New Roman" w:cs="Times New Roman"/>
        </w:rPr>
        <w:t xml:space="preserve">(Norin &amp; </w:t>
      </w:r>
      <w:r w:rsidR="001A687E" w:rsidRPr="0045637F">
        <w:rPr>
          <w:rFonts w:ascii="Times New Roman" w:cs="Times New Roman"/>
        </w:rPr>
        <w:lastRenderedPageBreak/>
        <w:t>Gamperl 2018)</w:t>
      </w:r>
      <w:r w:rsidR="00922D38">
        <w:rPr>
          <w:rFonts w:eastAsiaTheme="minorEastAsia"/>
        </w:rPr>
        <w:fldChar w:fldCharType="end"/>
      </w:r>
      <w:commentRangeEnd w:id="51"/>
      <w:r w:rsidR="004F482A">
        <w:rPr>
          <w:rStyle w:val="CommentReference"/>
        </w:rPr>
        <w:commentReference w:id="51"/>
      </w:r>
      <w:r w:rsidR="00922D38">
        <w:rPr>
          <w:rFonts w:eastAsiaTheme="minorEastAsia"/>
        </w:rPr>
        <w:t xml:space="preserve"> </w:t>
      </w:r>
      <w:r w:rsidR="007C2A76">
        <w:rPr>
          <w:rFonts w:eastAsiaTheme="minorEastAsia"/>
        </w:rPr>
        <w:t>and functional form</w:t>
      </w:r>
      <w:r w:rsidR="00E218F7">
        <w:rPr>
          <w:rFonts w:eastAsiaTheme="minorEastAsia"/>
        </w:rPr>
        <w:t xml:space="preserve"> </w:t>
      </w:r>
      <w:r w:rsidR="00E218F7">
        <w:rPr>
          <w:rFonts w:eastAsiaTheme="minorEastAsia"/>
        </w:rPr>
        <w:fldChar w:fldCharType="begin"/>
      </w:r>
      <w:r w:rsidR="001A687E">
        <w:rPr>
          <w:rFonts w:eastAsiaTheme="minorEastAsia"/>
        </w:rPr>
        <w:instrText xml:space="preserve"> ADDIN ZOTERO_ITEM CSL_CITATION {"citationID":"a15omjq68cn","properties":{"formattedCitation":"(Dell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E218F7">
        <w:rPr>
          <w:rFonts w:eastAsiaTheme="minorEastAsia"/>
        </w:rPr>
        <w:fldChar w:fldCharType="separate"/>
      </w:r>
      <w:r w:rsidR="001A687E" w:rsidRPr="0045637F">
        <w:rPr>
          <w:rFonts w:ascii="Times New Roman" w:cs="Times New Roman"/>
        </w:rPr>
        <w:t xml:space="preserve">(Dell </w:t>
      </w:r>
      <w:r w:rsidR="001A687E" w:rsidRPr="0045637F">
        <w:rPr>
          <w:rFonts w:ascii="Times New Roman" w:cs="Times New Roman"/>
          <w:i/>
          <w:iCs/>
        </w:rPr>
        <w:t>et al.</w:t>
      </w:r>
      <w:r w:rsidR="001A687E" w:rsidRPr="0045637F">
        <w:rPr>
          <w:rFonts w:ascii="Times New Roman" w:cs="Times New Roman"/>
        </w:rPr>
        <w:t xml:space="preserve"> 2011; Englund </w:t>
      </w:r>
      <w:r w:rsidR="001A687E" w:rsidRPr="0045637F">
        <w:rPr>
          <w:rFonts w:ascii="Times New Roman" w:cs="Times New Roman"/>
          <w:i/>
          <w:iCs/>
        </w:rPr>
        <w:t>et al.</w:t>
      </w:r>
      <w:r w:rsidR="001A687E" w:rsidRPr="0045637F">
        <w:rPr>
          <w:rFonts w:ascii="Times New Roman" w:cs="Times New Roman"/>
        </w:rPr>
        <w:t xml:space="preserve"> 2011)</w:t>
      </w:r>
      <w:r w:rsidR="00E218F7">
        <w:rPr>
          <w:rFonts w:eastAsiaTheme="minorEastAsia"/>
        </w:rPr>
        <w:fldChar w:fldCharType="end"/>
      </w:r>
      <w:r w:rsidR="00476AD3">
        <w:rPr>
          <w:rFonts w:eastAsiaTheme="minorEastAsia"/>
        </w:rPr>
        <w:t>,</w:t>
      </w:r>
      <w:r w:rsidR="002B5A5F">
        <w:rPr>
          <w:rFonts w:eastAsiaTheme="minorEastAsia"/>
        </w:rPr>
        <w:t xml:space="preserve"> as</w:t>
      </w:r>
      <w:r w:rsidR="00476AD3">
        <w:rPr>
          <w:rFonts w:eastAsiaTheme="minorEastAsia"/>
        </w:rPr>
        <w:t xml:space="preserve"> </w:t>
      </w:r>
      <w:r w:rsidR="0063254B">
        <w:rPr>
          <w:rFonts w:eastAsiaTheme="minorEastAsia"/>
        </w:rPr>
        <w:t xml:space="preserve">the rate-temperature relationship is </w:t>
      </w:r>
      <w:r w:rsidR="00CC094D">
        <w:rPr>
          <w:rFonts w:eastAsiaTheme="minorEastAsia"/>
        </w:rPr>
        <w:t xml:space="preserve">typically </w:t>
      </w:r>
      <w:r w:rsidR="0063254B">
        <w:rPr>
          <w:rFonts w:eastAsiaTheme="minorEastAsia"/>
        </w:rPr>
        <w:t xml:space="preserve">asymmetrically unimodal </w:t>
      </w:r>
      <w:r w:rsidR="0063254B">
        <w:rPr>
          <w:rFonts w:eastAsiaTheme="minorEastAsia"/>
        </w:rPr>
        <w:fldChar w:fldCharType="begin"/>
      </w:r>
      <w:r w:rsidR="006D4590">
        <w:rPr>
          <w:rFonts w:eastAsiaTheme="minorEastAsia"/>
        </w:rPr>
        <w:instrText xml:space="preserve"> ADDIN ZOTERO_ITEM CSL_CITATION {"citationID":"a1fsc0shk95","properties":{"formattedCitation":"(Dell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254B">
        <w:rPr>
          <w:rFonts w:eastAsiaTheme="minorEastAsia"/>
        </w:rPr>
        <w:fldChar w:fldCharType="separate"/>
      </w:r>
      <w:r w:rsidR="006D4590" w:rsidRPr="0045637F">
        <w:rPr>
          <w:rFonts w:ascii="Times New Roman" w:cs="Times New Roman"/>
        </w:rPr>
        <w:t xml:space="preserve">(Dell </w:t>
      </w:r>
      <w:r w:rsidR="006D4590" w:rsidRPr="0045637F">
        <w:rPr>
          <w:rFonts w:ascii="Times New Roman" w:cs="Times New Roman"/>
          <w:i/>
          <w:iCs/>
        </w:rPr>
        <w:t>et al.</w:t>
      </w:r>
      <w:r w:rsidR="006D4590" w:rsidRPr="0045637F">
        <w:rPr>
          <w:rFonts w:ascii="Times New Roman" w:cs="Times New Roman"/>
        </w:rPr>
        <w:t xml:space="preserve"> 2011; Englund </w:t>
      </w:r>
      <w:r w:rsidR="006D4590" w:rsidRPr="0045637F">
        <w:rPr>
          <w:rFonts w:ascii="Times New Roman" w:cs="Times New Roman"/>
          <w:i/>
          <w:iCs/>
        </w:rPr>
        <w:t>et al.</w:t>
      </w:r>
      <w:r w:rsidR="006D4590" w:rsidRPr="0045637F">
        <w:rPr>
          <w:rFonts w:ascii="Times New Roman" w:cs="Times New Roman"/>
        </w:rPr>
        <w:t xml:space="preserve"> 2011)</w:t>
      </w:r>
      <w:r w:rsidR="0063254B">
        <w:rPr>
          <w:rFonts w:eastAsiaTheme="minorEastAsia"/>
        </w:rPr>
        <w:fldChar w:fldCharType="end"/>
      </w:r>
      <w:r w:rsidR="00B64254">
        <w:rPr>
          <w:rFonts w:cstheme="minorHAnsi"/>
        </w:rPr>
        <w:t>.</w:t>
      </w:r>
      <w:r w:rsidR="00486B47" w:rsidRPr="003F6937">
        <w:rPr>
          <w:rFonts w:eastAsiaTheme="minorEastAsia"/>
        </w:rPr>
        <w:t xml:space="preserve"> </w:t>
      </w:r>
      <w:r w:rsidR="00A47372">
        <w:rPr>
          <w:rFonts w:eastAsiaTheme="minorEastAsia"/>
        </w:rPr>
        <w:t>While s</w:t>
      </w:r>
      <w:r w:rsidR="005C13AC">
        <w:rPr>
          <w:rFonts w:cstheme="minorHAnsi"/>
        </w:rPr>
        <w:t xml:space="preserve">uboptimum temperatures </w:t>
      </w:r>
      <w:r w:rsidR="002F632F">
        <w:rPr>
          <w:rFonts w:cstheme="minorHAnsi"/>
        </w:rPr>
        <w:t xml:space="preserve">likely reflect average conditions for </w:t>
      </w:r>
      <w:r w:rsidR="005C13AC">
        <w:rPr>
          <w:rFonts w:cstheme="minorHAnsi"/>
        </w:rPr>
        <w:t>ecological processes</w:t>
      </w:r>
      <w:r w:rsidR="00E133B7">
        <w:rPr>
          <w:rFonts w:cstheme="minorHAnsi"/>
        </w:rPr>
        <w:t xml:space="preserve"> </w:t>
      </w:r>
      <w:r w:rsidR="00E133B7">
        <w:rPr>
          <w:rFonts w:cstheme="minorHAnsi"/>
        </w:rPr>
        <w:fldChar w:fldCharType="begin"/>
      </w:r>
      <w:r w:rsidR="001A687E">
        <w:rPr>
          <w:rFonts w:cstheme="minorHAnsi"/>
        </w:rPr>
        <w:instrText xml:space="preserve"> ADDIN ZOTERO_ITEM CSL_CITATION {"citationID":"ag6etpd1pr","properties":{"formattedCitation":"(Brown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133B7">
        <w:rPr>
          <w:rFonts w:cstheme="minorHAnsi"/>
        </w:rPr>
        <w:fldChar w:fldCharType="separate"/>
      </w:r>
      <w:r w:rsidR="001A687E" w:rsidRPr="0045637F">
        <w:rPr>
          <w:rFonts w:ascii="Times New Roman" w:cs="Times New Roman"/>
        </w:rPr>
        <w:t xml:space="preserve">(Brown </w:t>
      </w:r>
      <w:r w:rsidR="001A687E" w:rsidRPr="0045637F">
        <w:rPr>
          <w:rFonts w:ascii="Times New Roman" w:cs="Times New Roman"/>
          <w:i/>
          <w:iCs/>
        </w:rPr>
        <w:t>et al.</w:t>
      </w:r>
      <w:r w:rsidR="001A687E" w:rsidRPr="0045637F">
        <w:rPr>
          <w:rFonts w:ascii="Times New Roman" w:cs="Times New Roman"/>
        </w:rPr>
        <w:t xml:space="preserve"> 2004a)</w:t>
      </w:r>
      <w:r w:rsidR="00E133B7">
        <w:rPr>
          <w:rFonts w:cstheme="minorHAnsi"/>
        </w:rPr>
        <w:fldChar w:fldCharType="end"/>
      </w:r>
      <w:r w:rsidR="00E80ED1">
        <w:rPr>
          <w:rFonts w:cstheme="minorHAnsi"/>
        </w:rPr>
        <w:t xml:space="preserve">, and thus in general would fit the MTE equation </w:t>
      </w:r>
      <w:r w:rsidR="00E80ED1">
        <w:rPr>
          <w:rFonts w:cstheme="minorHAnsi"/>
        </w:rPr>
        <w:fldChar w:fldCharType="begin"/>
      </w:r>
      <w:r w:rsidR="001A687E">
        <w:rPr>
          <w:rFonts w:cstheme="minorHAnsi"/>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00E80ED1">
        <w:rPr>
          <w:rFonts w:cstheme="minorHAnsi"/>
        </w:rPr>
        <w:fldChar w:fldCharType="separate"/>
      </w:r>
      <w:r w:rsidR="001A687E" w:rsidRPr="0045637F">
        <w:rPr>
          <w:rFonts w:ascii="Times New Roman" w:cs="Times New Roman"/>
        </w:rPr>
        <w:t xml:space="preserve">(Dell </w:t>
      </w:r>
      <w:r w:rsidR="001A687E" w:rsidRPr="0045637F">
        <w:rPr>
          <w:rFonts w:ascii="Times New Roman" w:cs="Times New Roman"/>
          <w:i/>
          <w:iCs/>
        </w:rPr>
        <w:t>et al.</w:t>
      </w:r>
      <w:r w:rsidR="001A687E" w:rsidRPr="0045637F">
        <w:rPr>
          <w:rFonts w:ascii="Times New Roman" w:cs="Times New Roman"/>
        </w:rPr>
        <w:t xml:space="preserve"> 2014)</w:t>
      </w:r>
      <w:r w:rsidR="00E80ED1">
        <w:rPr>
          <w:rFonts w:cstheme="minorHAnsi"/>
        </w:rPr>
        <w:fldChar w:fldCharType="end"/>
      </w:r>
      <w:r w:rsidR="003B6090">
        <w:rPr>
          <w:rFonts w:cstheme="minorHAnsi"/>
        </w:rPr>
        <w:t xml:space="preserve">, there are potentially important exceptions. </w:t>
      </w:r>
      <w:r w:rsidR="002F4CBE">
        <w:rPr>
          <w:rFonts w:cstheme="minorHAnsi"/>
        </w:rPr>
        <w:t>First</w:t>
      </w:r>
      <w:r w:rsidR="003B6090">
        <w:rPr>
          <w:rFonts w:cstheme="minorHAnsi"/>
        </w:rPr>
        <w:t xml:space="preserve">, </w:t>
      </w:r>
      <w:r w:rsidR="005C13AC">
        <w:rPr>
          <w:rFonts w:cstheme="minorHAnsi"/>
        </w:rPr>
        <w:t>even below optimum</w:t>
      </w:r>
      <w:r w:rsidR="00BA360D">
        <w:rPr>
          <w:rFonts w:cstheme="minorHAnsi"/>
        </w:rPr>
        <w:t>,</w:t>
      </w:r>
      <w:r w:rsidR="005C13AC">
        <w:rPr>
          <w:rFonts w:cstheme="minorHAnsi"/>
        </w:rPr>
        <w:t xml:space="preserve"> </w:t>
      </w:r>
      <w:r w:rsidR="00AE39C5">
        <w:rPr>
          <w:rFonts w:cstheme="minorHAnsi"/>
        </w:rPr>
        <w:t>thermal performance curves (TPCs)</w:t>
      </w:r>
      <w:r w:rsidR="005C13AC">
        <w:rPr>
          <w:rFonts w:cstheme="minorHAnsi"/>
        </w:rPr>
        <w:t xml:space="preserve"> may not always be log-linear</w:t>
      </w:r>
      <w:r w:rsidR="00AE39C5">
        <w:rPr>
          <w:rFonts w:cstheme="minorHAnsi"/>
        </w:rPr>
        <w:t>, which</w:t>
      </w:r>
      <w:r w:rsidR="005C13AC">
        <w:rPr>
          <w:rFonts w:cstheme="minorHAnsi"/>
        </w:rPr>
        <w:t xml:space="preserve"> the Arrhenius</w:t>
      </w:r>
      <w:r w:rsidR="00493450">
        <w:rPr>
          <w:rFonts w:cstheme="minorHAnsi"/>
        </w:rPr>
        <w:t xml:space="preserve">-equation </w:t>
      </w:r>
      <w:r w:rsidR="005C13AC">
        <w:rPr>
          <w:rFonts w:cstheme="minorHAnsi"/>
        </w:rPr>
        <w:t>assumes (Englund, 2011)</w:t>
      </w:r>
      <w:r w:rsidR="00B3218C">
        <w:rPr>
          <w:rFonts w:cstheme="minorHAnsi"/>
        </w:rPr>
        <w:t xml:space="preserve">. </w:t>
      </w:r>
      <w:r w:rsidR="00032BDC">
        <w:rPr>
          <w:rFonts w:cstheme="minorHAnsi"/>
        </w:rPr>
        <w:t>S</w:t>
      </w:r>
      <w:r w:rsidR="00AE0C3B">
        <w:rPr>
          <w:rFonts w:cstheme="minorHAnsi"/>
        </w:rPr>
        <w:t>econd</w:t>
      </w:r>
      <w:r w:rsidR="00B3218C">
        <w:rPr>
          <w:rFonts w:cstheme="minorHAnsi"/>
        </w:rPr>
        <w:t xml:space="preserve">, </w:t>
      </w:r>
      <w:r w:rsidR="00755C7C">
        <w:rPr>
          <w:rFonts w:cstheme="minorHAnsi"/>
        </w:rPr>
        <w:t xml:space="preserve">it has been shown </w:t>
      </w:r>
      <w:r w:rsidR="002F7D98">
        <w:rPr>
          <w:rFonts w:cstheme="minorHAnsi"/>
        </w:rPr>
        <w:t xml:space="preserve">that </w:t>
      </w:r>
      <w:r w:rsidR="005C13AC">
        <w:rPr>
          <w:rFonts w:cstheme="minorHAnsi"/>
        </w:rPr>
        <w:t>sub-optimum temperatures are in fact optimal in varying environments</w:t>
      </w:r>
      <w:r w:rsidR="00AE39C5">
        <w:rPr>
          <w:rFonts w:cstheme="minorHAnsi"/>
        </w:rPr>
        <w:t>,</w:t>
      </w:r>
      <w:r w:rsidR="005C13AC">
        <w:rPr>
          <w:rFonts w:cstheme="minorHAnsi"/>
        </w:rPr>
        <w:t xml:space="preserve"> </w:t>
      </w:r>
      <w:r w:rsidR="00D35B8D">
        <w:rPr>
          <w:rFonts w:cstheme="minorHAnsi"/>
        </w:rPr>
        <w:t>which make</w:t>
      </w:r>
      <w:r w:rsidR="00AE39C5">
        <w:rPr>
          <w:rFonts w:cstheme="minorHAnsi"/>
        </w:rPr>
        <w:t>s</w:t>
      </w:r>
      <w:r w:rsidR="00D35B8D">
        <w:rPr>
          <w:rFonts w:cstheme="minorHAnsi"/>
        </w:rPr>
        <w:t xml:space="preserve"> it challenging to define the ascending part of a thermal response curve</w:t>
      </w:r>
      <w:r w:rsidR="00B37E31">
        <w:rPr>
          <w:rFonts w:cstheme="minorHAnsi"/>
        </w:rPr>
        <w:t xml:space="preserve"> </w:t>
      </w:r>
      <w:r w:rsidR="005C13AC">
        <w:rPr>
          <w:rFonts w:cstheme="minorHAnsi"/>
        </w:rPr>
        <w:t>(Bernhardt et al 2019)</w:t>
      </w:r>
      <w:r w:rsidR="00350FDE">
        <w:rPr>
          <w:rFonts w:cstheme="minorHAnsi"/>
        </w:rPr>
        <w:t xml:space="preserve">. Lastly, </w:t>
      </w:r>
      <w:r w:rsidR="005C13AC">
        <w:rPr>
          <w:rFonts w:cstheme="minorHAnsi"/>
        </w:rPr>
        <w:t xml:space="preserve">climate change is already </w:t>
      </w:r>
      <w:r w:rsidR="00AE39C5">
        <w:rPr>
          <w:rFonts w:cstheme="minorHAnsi"/>
        </w:rPr>
        <w:t xml:space="preserve">causing </w:t>
      </w:r>
      <w:r w:rsidR="005C13AC">
        <w:rPr>
          <w:rFonts w:cstheme="minorHAnsi"/>
        </w:rPr>
        <w:t xml:space="preserve">populations </w:t>
      </w:r>
      <w:r w:rsidR="00AE39C5">
        <w:rPr>
          <w:rFonts w:cstheme="minorHAnsi"/>
        </w:rPr>
        <w:t xml:space="preserve">at </w:t>
      </w:r>
      <w:r w:rsidR="005C13AC">
        <w:rPr>
          <w:rFonts w:cstheme="minorHAnsi"/>
        </w:rPr>
        <w:t xml:space="preserve">the edge of their distributions to </w:t>
      </w:r>
      <w:r w:rsidR="00AE39C5">
        <w:rPr>
          <w:rFonts w:cstheme="minorHAnsi"/>
        </w:rPr>
        <w:t xml:space="preserve">experience </w:t>
      </w:r>
      <w:r w:rsidR="005C13AC">
        <w:rPr>
          <w:rFonts w:cstheme="minorHAnsi"/>
        </w:rPr>
        <w:t xml:space="preserve">lethal heat waves (Pörtner &amp; Knust, 2007). </w:t>
      </w:r>
      <w:r w:rsidR="005A160E">
        <w:rPr>
          <w:rFonts w:cstheme="minorHAnsi"/>
        </w:rPr>
        <w:t xml:space="preserve">Another observed deviation from scaling theories (including the MTE) is that </w:t>
      </w:r>
      <w:r w:rsidR="00F31B22">
        <w:rPr>
          <w:rFonts w:cstheme="minorHAnsi"/>
        </w:rPr>
        <w:t xml:space="preserve">body mass </w:t>
      </w:r>
      <w:r w:rsidR="00BA360D">
        <w:rPr>
          <w:rFonts w:cstheme="minorHAnsi"/>
        </w:rPr>
        <w:t xml:space="preserve">can affect the </w:t>
      </w:r>
      <w:r w:rsidR="00F31B22">
        <w:rPr>
          <w:rFonts w:cstheme="minorHAnsi"/>
        </w:rPr>
        <w:t xml:space="preserve">temperature </w:t>
      </w:r>
      <w:r w:rsidR="00BA360D">
        <w:rPr>
          <w:rFonts w:cstheme="minorHAnsi"/>
        </w:rPr>
        <w:t xml:space="preserve">scaling </w:t>
      </w:r>
      <w:r w:rsidR="00AE39C5">
        <w:rPr>
          <w:rFonts w:cstheme="minorHAnsi"/>
        </w:rPr>
        <w:t>on physiological rates</w:t>
      </w:r>
      <w:r w:rsidR="005E78DF">
        <w:rPr>
          <w:rFonts w:cstheme="minorHAnsi"/>
        </w:rPr>
        <w:t xml:space="preserve">, both within </w:t>
      </w:r>
      <w:r w:rsidR="005E78DF">
        <w:rPr>
          <w:rFonts w:cstheme="minorHAnsi"/>
        </w:rPr>
        <w:fldChar w:fldCharType="begin"/>
      </w:r>
      <w:r w:rsidR="001A687E">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5E78DF">
        <w:rPr>
          <w:rFonts w:cstheme="minorHAnsi"/>
        </w:rPr>
        <w:fldChar w:fldCharType="separate"/>
      </w:r>
      <w:r w:rsidR="001A687E" w:rsidRPr="0045637F">
        <w:rPr>
          <w:rFonts w:ascii="Times New Roman" w:cs="Times New Roman"/>
        </w:rPr>
        <w:t xml:space="preserve">(Beamish 1964; Xie &amp; Sun 1990; Ohlberger </w:t>
      </w:r>
      <w:r w:rsidR="001A687E" w:rsidRPr="0045637F">
        <w:rPr>
          <w:rFonts w:ascii="Times New Roman" w:cs="Times New Roman"/>
          <w:i/>
          <w:iCs/>
        </w:rPr>
        <w:t>et al.</w:t>
      </w:r>
      <w:r w:rsidR="001A687E" w:rsidRPr="0045637F">
        <w:rPr>
          <w:rFonts w:ascii="Times New Roman" w:cs="Times New Roman"/>
        </w:rPr>
        <w:t xml:space="preserve"> 2012; Fossen </w:t>
      </w:r>
      <w:r w:rsidR="001A687E" w:rsidRPr="0045637F">
        <w:rPr>
          <w:rFonts w:ascii="Times New Roman" w:cs="Times New Roman"/>
          <w:i/>
          <w:iCs/>
        </w:rPr>
        <w:t>et al.</w:t>
      </w:r>
      <w:r w:rsidR="001A687E" w:rsidRPr="0045637F">
        <w:rPr>
          <w:rFonts w:ascii="Times New Roman" w:cs="Times New Roman"/>
        </w:rPr>
        <w:t xml:space="preserve"> 2019)</w:t>
      </w:r>
      <w:r w:rsidR="005E78DF">
        <w:rPr>
          <w:rFonts w:cstheme="minorHAnsi"/>
        </w:rPr>
        <w:fldChar w:fldCharType="end"/>
      </w:r>
      <w:r w:rsidR="005E78DF">
        <w:rPr>
          <w:rFonts w:cstheme="minorHAnsi"/>
        </w:rPr>
        <w:t xml:space="preserve"> and between species </w:t>
      </w:r>
      <w:r w:rsidR="005E78DF">
        <w:rPr>
          <w:rFonts w:cstheme="minorHAnsi"/>
        </w:rPr>
        <w:fldChar w:fldCharType="begin"/>
      </w:r>
      <w:r w:rsidR="001A687E">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5E78DF">
        <w:rPr>
          <w:rFonts w:cstheme="minorHAnsi"/>
        </w:rPr>
        <w:fldChar w:fldCharType="separate"/>
      </w:r>
      <w:r w:rsidR="001A687E" w:rsidRPr="00771CB3">
        <w:rPr>
          <w:rFonts w:ascii="Times New Roman" w:cs="Times New Roman"/>
        </w:rPr>
        <w:t xml:space="preserve">(Killen </w:t>
      </w:r>
      <w:r w:rsidR="001A687E" w:rsidRPr="00771CB3">
        <w:rPr>
          <w:rFonts w:ascii="Times New Roman" w:cs="Times New Roman"/>
          <w:i/>
          <w:iCs/>
        </w:rPr>
        <w:t>et al.</w:t>
      </w:r>
      <w:r w:rsidR="001A687E" w:rsidRPr="00A6384D">
        <w:rPr>
          <w:rFonts w:ascii="Times New Roman" w:cs="Times New Roman"/>
        </w:rPr>
        <w:t xml:space="preserve"> 2010)</w:t>
      </w:r>
      <w:r w:rsidR="005E78DF">
        <w:rPr>
          <w:rFonts w:cstheme="minorHAnsi"/>
        </w:rPr>
        <w:fldChar w:fldCharType="end"/>
      </w:r>
      <w:r w:rsidR="005535CC">
        <w:rPr>
          <w:rFonts w:cstheme="minorHAnsi"/>
        </w:rPr>
        <w:t xml:space="preserve">. </w:t>
      </w:r>
      <w:commentRangeStart w:id="52"/>
      <w:r w:rsidR="001223E0">
        <w:rPr>
          <w:rFonts w:cstheme="minorHAnsi"/>
        </w:rPr>
        <w:t xml:space="preserve">This </w:t>
      </w:r>
      <w:r w:rsidR="004123C4">
        <w:rPr>
          <w:rFonts w:cstheme="minorHAnsi"/>
        </w:rPr>
        <w:t xml:space="preserve">could </w:t>
      </w:r>
      <w:del w:id="53" w:author="Anna Gårdmark" w:date="2019-12-11T09:01:00Z">
        <w:r w:rsidR="004123C4" w:rsidDel="00EC5B9D">
          <w:rPr>
            <w:rFonts w:cstheme="minorHAnsi"/>
          </w:rPr>
          <w:delText xml:space="preserve">be </w:delText>
        </w:r>
      </w:del>
      <w:commentRangeStart w:id="54"/>
      <w:commentRangeStart w:id="55"/>
      <w:del w:id="56" w:author="Anna Gårdmark" w:date="2019-12-11T08:46:00Z">
        <w:r w:rsidR="004123C4" w:rsidDel="00AE39C5">
          <w:rPr>
            <w:rFonts w:cstheme="minorHAnsi"/>
          </w:rPr>
          <w:delText xml:space="preserve">indicative of </w:delText>
        </w:r>
      </w:del>
      <w:ins w:id="57" w:author="Anna Gårdmark" w:date="2019-12-11T08:46:00Z">
        <w:r w:rsidR="00AE39C5">
          <w:rPr>
            <w:rFonts w:cstheme="minorHAnsi"/>
          </w:rPr>
          <w:t xml:space="preserve">lead to </w:t>
        </w:r>
        <w:commentRangeEnd w:id="54"/>
        <w:r w:rsidR="00AE39C5">
          <w:rPr>
            <w:rStyle w:val="CommentReference"/>
          </w:rPr>
          <w:commentReference w:id="54"/>
        </w:r>
      </w:ins>
      <w:commentRangeEnd w:id="55"/>
      <w:r w:rsidR="00BA360D">
        <w:rPr>
          <w:rStyle w:val="CommentReference"/>
        </w:rPr>
        <w:commentReference w:id="55"/>
      </w:r>
      <w:r w:rsidR="00D737AF">
        <w:rPr>
          <w:rFonts w:cstheme="minorHAnsi"/>
        </w:rPr>
        <w:t xml:space="preserve">size-dependent </w:t>
      </w:r>
      <w:commentRangeEnd w:id="52"/>
      <w:r w:rsidR="00BA360D">
        <w:rPr>
          <w:rStyle w:val="CommentReference"/>
        </w:rPr>
        <w:commentReference w:id="52"/>
      </w:r>
      <w:r w:rsidR="003822F4">
        <w:rPr>
          <w:rFonts w:cstheme="minorHAnsi"/>
        </w:rPr>
        <w:t xml:space="preserve">thermal performance curves (e.g. </w:t>
      </w:r>
      <w:r w:rsidR="002F7665">
        <w:rPr>
          <w:rFonts w:cstheme="minorHAnsi"/>
        </w:rPr>
        <w:t xml:space="preserve">body </w:t>
      </w:r>
      <w:r w:rsidR="003822F4">
        <w:rPr>
          <w:rFonts w:cstheme="minorHAnsi"/>
        </w:rPr>
        <w:t>growth)</w:t>
      </w:r>
      <w:r w:rsidR="00D26516">
        <w:rPr>
          <w:rFonts w:cstheme="minorHAnsi"/>
        </w:rPr>
        <w:t xml:space="preserve">, </w:t>
      </w:r>
      <w:del w:id="58" w:author="Anna Gårdmark" w:date="2019-12-11T09:02:00Z">
        <w:r w:rsidR="00D26516" w:rsidDel="00EC5B9D">
          <w:rPr>
            <w:rFonts w:cstheme="minorHAnsi"/>
          </w:rPr>
          <w:delText>which could have</w:delText>
        </w:r>
      </w:del>
      <w:ins w:id="59" w:author="Anna Gårdmark" w:date="2019-12-11T09:02:00Z">
        <w:r w:rsidR="00EC5B9D">
          <w:rPr>
            <w:rFonts w:cstheme="minorHAnsi"/>
          </w:rPr>
          <w:t>with</w:t>
        </w:r>
      </w:ins>
      <w:r w:rsidR="00D26516">
        <w:rPr>
          <w:rFonts w:cstheme="minorHAnsi"/>
        </w:rPr>
        <w:t xml:space="preserve"> important effects on individuals and populations.</w:t>
      </w:r>
      <w:r w:rsidR="007B0348">
        <w:rPr>
          <w:rFonts w:cstheme="minorHAnsi"/>
        </w:rPr>
        <w:t xml:space="preserve"> </w:t>
      </w:r>
      <w:commentRangeStart w:id="60"/>
      <w:r w:rsidR="00CC3B06" w:rsidRPr="008C4D27">
        <w:rPr>
          <w:rFonts w:eastAsiaTheme="minorEastAsia"/>
        </w:rPr>
        <w:t xml:space="preserve">This knowledge </w:t>
      </w:r>
      <w:r w:rsidR="00CC3B06">
        <w:rPr>
          <w:rFonts w:eastAsiaTheme="minorEastAsia"/>
        </w:rPr>
        <w:t xml:space="preserve">gap </w:t>
      </w:r>
      <w:commentRangeEnd w:id="60"/>
      <w:r w:rsidR="00EC5B9D">
        <w:rPr>
          <w:rStyle w:val="CommentReference"/>
        </w:rPr>
        <w:commentReference w:id="60"/>
      </w:r>
      <w:r w:rsidR="00CC3B06" w:rsidRPr="008C4D27">
        <w:rPr>
          <w:rFonts w:eastAsiaTheme="minorEastAsia"/>
        </w:rPr>
        <w:t xml:space="preserve">at the intraspecific </w:t>
      </w:r>
      <w:r w:rsidR="00CC3B06">
        <w:rPr>
          <w:rFonts w:eastAsiaTheme="minorEastAsia"/>
        </w:rPr>
        <w:t xml:space="preserve">level is likely due to the logistical challenges of replicating experiments for ranges of body masses and temperatures in a factorial setting </w:t>
      </w:r>
      <w:r w:rsidR="00CC3B06">
        <w:rPr>
          <w:rFonts w:eastAsiaTheme="minorEastAsia"/>
        </w:rPr>
        <w:fldChar w:fldCharType="begin"/>
      </w:r>
      <w:r w:rsidR="00CC3B06">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C3B06">
        <w:rPr>
          <w:rFonts w:eastAsiaTheme="minorEastAsia"/>
        </w:rPr>
        <w:fldChar w:fldCharType="separate"/>
      </w:r>
      <w:r w:rsidR="00CC3B06" w:rsidRPr="0045637F">
        <w:rPr>
          <w:rFonts w:ascii="Times New Roman" w:cs="Times New Roman"/>
        </w:rPr>
        <w:t xml:space="preserve">(Jerde </w:t>
      </w:r>
      <w:r w:rsidR="00CC3B06" w:rsidRPr="0045637F">
        <w:rPr>
          <w:rFonts w:ascii="Times New Roman" w:cs="Times New Roman"/>
          <w:i/>
          <w:iCs/>
        </w:rPr>
        <w:t>et al.</w:t>
      </w:r>
      <w:r w:rsidR="00CC3B06" w:rsidRPr="0045637F">
        <w:rPr>
          <w:rFonts w:ascii="Times New Roman" w:cs="Times New Roman"/>
        </w:rPr>
        <w:t xml:space="preserve"> 2019)</w:t>
      </w:r>
      <w:r w:rsidR="00CC3B06">
        <w:rPr>
          <w:rFonts w:eastAsiaTheme="minorEastAsia"/>
        </w:rPr>
        <w:fldChar w:fldCharType="end"/>
      </w:r>
      <w:r w:rsidR="00CC3B06">
        <w:rPr>
          <w:rFonts w:eastAsiaTheme="minorEastAsia"/>
        </w:rPr>
        <w:t xml:space="preserve">. </w:t>
      </w:r>
      <w:r w:rsidR="0012517A">
        <w:rPr>
          <w:rFonts w:eastAsiaTheme="minorEastAsia"/>
        </w:rPr>
        <w:t xml:space="preserve">Given that intra- and interspecific scaling can differ </w:t>
      </w:r>
      <w:r w:rsidR="0012517A">
        <w:rPr>
          <w:rFonts w:eastAsiaTheme="minorEastAsia"/>
        </w:rPr>
        <w:fldChar w:fldCharType="begin"/>
      </w:r>
      <w:r w:rsidR="0012517A">
        <w:rPr>
          <w:rFonts w:eastAsiaTheme="minorEastAsia"/>
        </w:rPr>
        <w:instrText xml:space="preserve"> ADDIN ZOTERO_ITEM CSL_CITATION {"citationID":"a28st3moih6","properties":{"formattedCitation":"(Jerde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2517A">
        <w:rPr>
          <w:rFonts w:eastAsiaTheme="minorEastAsia"/>
        </w:rPr>
        <w:fldChar w:fldCharType="separate"/>
      </w:r>
      <w:r w:rsidR="0012517A" w:rsidRPr="0045637F">
        <w:rPr>
          <w:rFonts w:ascii="Times New Roman" w:cs="Times New Roman"/>
        </w:rPr>
        <w:t xml:space="preserve">(Jerde </w:t>
      </w:r>
      <w:r w:rsidR="0012517A" w:rsidRPr="0045637F">
        <w:rPr>
          <w:rFonts w:ascii="Times New Roman" w:cs="Times New Roman"/>
          <w:i/>
          <w:iCs/>
        </w:rPr>
        <w:t>et al.</w:t>
      </w:r>
      <w:r w:rsidR="0012517A" w:rsidRPr="0045637F">
        <w:rPr>
          <w:rFonts w:ascii="Times New Roman" w:cs="Times New Roman"/>
        </w:rPr>
        <w:t xml:space="preserve"> 2019)</w:t>
      </w:r>
      <w:r w:rsidR="0012517A">
        <w:rPr>
          <w:rFonts w:eastAsiaTheme="minorEastAsia"/>
        </w:rPr>
        <w:fldChar w:fldCharType="end"/>
      </w:r>
      <w:r w:rsidR="0012517A">
        <w:rPr>
          <w:rFonts w:eastAsiaTheme="minorEastAsia"/>
        </w:rPr>
        <w:t>, and that intraspecific processes</w:t>
      </w:r>
      <w:r w:rsidR="00EC5B9D">
        <w:rPr>
          <w:rFonts w:eastAsiaTheme="minorEastAsia"/>
        </w:rPr>
        <w:t xml:space="preserve"> and variation</w:t>
      </w:r>
      <w:r w:rsidR="0012517A">
        <w:rPr>
          <w:rFonts w:eastAsiaTheme="minorEastAsia"/>
        </w:rPr>
        <w:t xml:space="preserve"> are important for understanding ecological dynamic</w:t>
      </w:r>
      <w:r w:rsidR="00BA360D">
        <w:rPr>
          <w:rFonts w:eastAsiaTheme="minorEastAsia"/>
        </w:rPr>
        <w:t xml:space="preserve">s </w:t>
      </w:r>
      <w:r w:rsidR="00BA360D">
        <w:rPr>
          <w:rFonts w:eastAsiaTheme="minorEastAsia"/>
        </w:rPr>
        <w:fldChar w:fldCharType="begin"/>
      </w:r>
      <w:r w:rsidR="00222B78">
        <w:rPr>
          <w:rFonts w:eastAsiaTheme="minorEastAsia"/>
        </w:rPr>
        <w:instrText xml:space="preserve"> ADDIN ZOTERO_ITEM CSL_CITATION {"citationID":"a12qjscata8","properties":{"formattedCitation":"(De Roos &amp; Persson 2013)","plainCitation":"(De Roos &amp; Persson 2013)","noteIndex":0},"citationItems":[{"id":656,"uris":["http://zotero.org/users/6116610/items/85YBFPYH"],"uri":["http://zotero.org/users/6116610/items/85YBFPYH"],"itemData":{"id":656,"type":"book","event-place":"Princeton,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BA360D">
        <w:rPr>
          <w:rFonts w:eastAsiaTheme="minorEastAsia"/>
        </w:rPr>
        <w:fldChar w:fldCharType="separate"/>
      </w:r>
      <w:r w:rsidR="00222B78" w:rsidRPr="00222B78">
        <w:rPr>
          <w:rFonts w:ascii="Times New Roman" w:cs="Times New Roman"/>
        </w:rPr>
        <w:t>(De Roos &amp; Persson 2013)</w:t>
      </w:r>
      <w:r w:rsidR="00BA360D">
        <w:rPr>
          <w:rFonts w:eastAsiaTheme="minorEastAsia"/>
        </w:rPr>
        <w:fldChar w:fldCharType="end"/>
      </w:r>
      <w:r w:rsidR="0012517A">
        <w:rPr>
          <w:rFonts w:eastAsiaTheme="minorEastAsia"/>
        </w:rPr>
        <w:t xml:space="preserve">, accurately describing the </w:t>
      </w:r>
      <w:r w:rsidR="00AB65CF">
        <w:rPr>
          <w:rFonts w:eastAsiaTheme="minorEastAsia"/>
        </w:rPr>
        <w:t xml:space="preserve">general </w:t>
      </w:r>
      <w:r w:rsidR="0012517A">
        <w:rPr>
          <w:rFonts w:eastAsiaTheme="minorEastAsia"/>
        </w:rPr>
        <w:t xml:space="preserve">intraspecific mass- and temperature dependence of biological rates is a high priority for </w:t>
      </w:r>
      <w:r w:rsidR="00EC5B9D">
        <w:rPr>
          <w:rFonts w:eastAsiaTheme="minorEastAsia"/>
        </w:rPr>
        <w:t xml:space="preserve">understanding and </w:t>
      </w:r>
      <w:r w:rsidR="0012517A">
        <w:rPr>
          <w:rFonts w:eastAsiaTheme="minorEastAsia"/>
        </w:rPr>
        <w:t>predicting climate change impacts.</w:t>
      </w:r>
    </w:p>
    <w:p w14:paraId="5B6BB988" w14:textId="7106FD40" w:rsidR="00430E82" w:rsidRDefault="00A0092A" w:rsidP="00701A4F">
      <w:pPr>
        <w:spacing w:line="480" w:lineRule="auto"/>
        <w:ind w:firstLine="284"/>
        <w:contextualSpacing/>
        <w:jc w:val="both"/>
        <w:rPr>
          <w:rFonts w:eastAsiaTheme="minorEastAsia"/>
        </w:rPr>
      </w:pPr>
      <w:r>
        <w:rPr>
          <w:rFonts w:eastAsiaTheme="minorEastAsia"/>
        </w:rPr>
        <w:t xml:space="preserve">The need to understand the mechanistic basis of </w:t>
      </w:r>
      <w:commentRangeStart w:id="61"/>
      <w:r>
        <w:rPr>
          <w:rFonts w:eastAsiaTheme="minorEastAsia"/>
        </w:rPr>
        <w:t xml:space="preserve">growth </w:t>
      </w:r>
      <w:commentRangeEnd w:id="61"/>
      <w:r w:rsidR="00DB1422">
        <w:rPr>
          <w:rStyle w:val="CommentReference"/>
        </w:rPr>
        <w:commentReference w:id="61"/>
      </w:r>
      <w:r>
        <w:rPr>
          <w:rFonts w:eastAsiaTheme="minorEastAsia"/>
        </w:rPr>
        <w:t>scaling is more evident now than ever</w:t>
      </w:r>
      <w:r w:rsidR="00DB1422">
        <w:rPr>
          <w:rFonts w:eastAsiaTheme="minorEastAsia"/>
        </w:rPr>
        <w:t>,</w:t>
      </w:r>
      <w:r>
        <w:rPr>
          <w:rFonts w:eastAsiaTheme="minorEastAsia"/>
        </w:rPr>
        <w:t xml:space="preserve"> since reductions in average adult body sizes</w:t>
      </w:r>
      <w:r w:rsidR="00DB1422">
        <w:rPr>
          <w:rFonts w:eastAsiaTheme="minorEastAsia"/>
        </w:rPr>
        <w:t xml:space="preserve"> of ectot</w:t>
      </w:r>
      <w:r w:rsidR="00694882">
        <w:rPr>
          <w:rFonts w:eastAsiaTheme="minorEastAsia"/>
        </w:rPr>
        <w:t>h</w:t>
      </w:r>
      <w:r w:rsidR="00DB1422">
        <w:rPr>
          <w:rFonts w:eastAsiaTheme="minorEastAsia"/>
        </w:rPr>
        <w:t>erms</w:t>
      </w:r>
      <w:r>
        <w:rPr>
          <w:rFonts w:eastAsiaTheme="minorEastAsia"/>
        </w:rPr>
        <w:t xml:space="preserve"> have been proposed as a third universal response to warming</w:t>
      </w:r>
      <w:r w:rsidR="00C90D05">
        <w:rPr>
          <w:rFonts w:eastAsiaTheme="minorEastAsia"/>
        </w:rPr>
        <w:t xml:space="preserve"> </w:t>
      </w:r>
      <w:r w:rsidR="00C90D05">
        <w:rPr>
          <w:rFonts w:eastAsiaTheme="minorEastAsia"/>
        </w:rPr>
        <w:fldChar w:fldCharType="begin"/>
      </w:r>
      <w:r w:rsidR="001A687E">
        <w:rPr>
          <w:rFonts w:eastAsiaTheme="minorEastAsia"/>
        </w:rPr>
        <w:instrText xml:space="preserve"> ADDIN ZOTERO_ITEM CSL_CITATION {"citationID":"a1tg6tn1ofv","properties":{"formattedCitation":"(Daufresne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C90D05">
        <w:rPr>
          <w:rFonts w:eastAsiaTheme="minorEastAsia"/>
        </w:rPr>
        <w:fldChar w:fldCharType="separate"/>
      </w:r>
      <w:r w:rsidR="001A687E" w:rsidRPr="0045637F">
        <w:rPr>
          <w:rFonts w:ascii="Times New Roman" w:cs="Times New Roman"/>
        </w:rPr>
        <w:t xml:space="preserve">(Daufresne </w:t>
      </w:r>
      <w:r w:rsidR="001A687E" w:rsidRPr="0045637F">
        <w:rPr>
          <w:rFonts w:ascii="Times New Roman" w:cs="Times New Roman"/>
          <w:i/>
          <w:iCs/>
        </w:rPr>
        <w:t>et al.</w:t>
      </w:r>
      <w:r w:rsidR="001A687E" w:rsidRPr="0045637F">
        <w:rPr>
          <w:rFonts w:ascii="Times New Roman" w:cs="Times New Roman"/>
        </w:rPr>
        <w:t xml:space="preserve"> 2009)</w:t>
      </w:r>
      <w:r w:rsidR="00C90D05">
        <w:rPr>
          <w:rFonts w:eastAsiaTheme="minorEastAsia"/>
        </w:rPr>
        <w:fldChar w:fldCharType="end"/>
      </w:r>
      <w:r>
        <w:rPr>
          <w:rFonts w:eastAsiaTheme="minorEastAsia"/>
        </w:rPr>
        <w:t>. Yet we know little about the mechanis</w:t>
      </w:r>
      <w:r w:rsidR="00DB1422">
        <w:rPr>
          <w:rFonts w:eastAsiaTheme="minorEastAsia"/>
        </w:rPr>
        <w:t>ms</w:t>
      </w:r>
      <w:r>
        <w:rPr>
          <w:rFonts w:eastAsiaTheme="minorEastAsia"/>
        </w:rPr>
        <w:t xml:space="preserve"> underpinning the empirical observations of temperature-size responses</w:t>
      </w:r>
      <w:r w:rsidR="00C90D05">
        <w:rPr>
          <w:rFonts w:eastAsiaTheme="minorEastAsia"/>
        </w:rPr>
        <w:t xml:space="preserve"> </w:t>
      </w:r>
      <w:r w:rsidR="00C90D05">
        <w:rPr>
          <w:rFonts w:eastAsiaTheme="minorEastAsia"/>
        </w:rPr>
        <w:fldChar w:fldCharType="begin"/>
      </w:r>
      <w:r w:rsidR="00222B78">
        <w:rPr>
          <w:rFonts w:eastAsiaTheme="minorEastAsia"/>
        </w:rPr>
        <w:instrText xml:space="preserve"> ADDIN ZOTERO_ITEM CSL_CITATION {"citationID":"a2eqrt93od8","properties":{"formattedCitation":"(Ohlberger 2013; Audzijonyte {\\i{}et al.} 2018; Lefevre {\\i{}et al.} 2018; Pauly &amp; Cheung 2018)","plainCitation":"(Ohlberger 2013; Audzijonyte et al. 2018; Lefevre et al. 2018; Pauly &amp; Cheung 2018)","noteIndex":0},"citationItems":[{"id":1535,"uris":["http://zotero.org/users/6116610/items/Z98IGZ3S"],"uri":["http://zotero.org/users/6116610/items/Z98IGZ3S"],"itemData":{"id":1535,"type":"article-journal","abstract":"Accumulating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E."}],"issued":{"date-parts":[["2018",2]]}}},{"id":582,"uris":["http://zotero.org/users/6116610/items/LU78CYMD"],"uri":["http://zotero.org/users/6116610/items/LU78CYMD"],"itemData":{"id":582,"type":"article-journal","abstract":"One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C90D05">
        <w:rPr>
          <w:rFonts w:eastAsiaTheme="minorEastAsia"/>
        </w:rPr>
        <w:fldChar w:fldCharType="separate"/>
      </w:r>
      <w:r w:rsidR="00222B78" w:rsidRPr="00222B78">
        <w:rPr>
          <w:rFonts w:ascii="Times New Roman" w:cs="Times New Roman"/>
        </w:rPr>
        <w:t xml:space="preserve">(Ohlberger </w:t>
      </w:r>
      <w:r w:rsidR="00222B78" w:rsidRPr="00222B78">
        <w:rPr>
          <w:rFonts w:ascii="Times New Roman" w:cs="Times New Roman"/>
        </w:rPr>
        <w:lastRenderedPageBreak/>
        <w:t xml:space="preserve">2013; Audzijonyte </w:t>
      </w:r>
      <w:r w:rsidR="00222B78" w:rsidRPr="00222B78">
        <w:rPr>
          <w:rFonts w:ascii="Times New Roman" w:cs="Times New Roman"/>
          <w:i/>
          <w:iCs/>
        </w:rPr>
        <w:t>et al.</w:t>
      </w:r>
      <w:r w:rsidR="00222B78" w:rsidRPr="00222B78">
        <w:rPr>
          <w:rFonts w:ascii="Times New Roman" w:cs="Times New Roman"/>
        </w:rPr>
        <w:t xml:space="preserve"> 2018; Lefevre </w:t>
      </w:r>
      <w:r w:rsidR="00222B78" w:rsidRPr="00222B78">
        <w:rPr>
          <w:rFonts w:ascii="Times New Roman" w:cs="Times New Roman"/>
          <w:i/>
          <w:iCs/>
        </w:rPr>
        <w:t>et al.</w:t>
      </w:r>
      <w:r w:rsidR="00222B78" w:rsidRPr="00222B78">
        <w:rPr>
          <w:rFonts w:ascii="Times New Roman" w:cs="Times New Roman"/>
        </w:rPr>
        <w:t xml:space="preserve"> 2018; Pauly &amp; Cheung 2018)</w:t>
      </w:r>
      <w:r w:rsidR="00C90D05">
        <w:rPr>
          <w:rFonts w:eastAsiaTheme="minorEastAsia"/>
        </w:rPr>
        <w:fldChar w:fldCharType="end"/>
      </w:r>
      <w:commentRangeStart w:id="62"/>
      <w:commentRangeStart w:id="63"/>
      <w:r w:rsidR="00AA4A6E">
        <w:rPr>
          <w:rFonts w:eastAsiaTheme="minorEastAsia"/>
        </w:rPr>
        <w:t>.</w:t>
      </w:r>
      <w:commentRangeEnd w:id="62"/>
      <w:r w:rsidR="00694882">
        <w:rPr>
          <w:rStyle w:val="CommentReference"/>
        </w:rPr>
        <w:commentReference w:id="62"/>
      </w:r>
      <w:commentRangeEnd w:id="63"/>
      <w:r w:rsidR="00BA360D">
        <w:rPr>
          <w:rStyle w:val="CommentReference"/>
        </w:rPr>
        <w:commentReference w:id="63"/>
      </w:r>
      <w:r w:rsidR="00AA4A6E">
        <w:rPr>
          <w:rFonts w:eastAsiaTheme="minorEastAsia"/>
        </w:rPr>
        <w:t xml:space="preserve"> </w:t>
      </w:r>
      <w:r w:rsidR="005542AE">
        <w:rPr>
          <w:rFonts w:eastAsiaTheme="minorEastAsia"/>
        </w:rPr>
        <w:t>M</w:t>
      </w:r>
      <w:r w:rsidR="00430E82">
        <w:rPr>
          <w:rFonts w:eastAsiaTheme="minorEastAsia"/>
        </w:rPr>
        <w:t xml:space="preserve">etabolism and maximum consumption rate are key processes describing the dynamics of individual-level biomass production or body growth. This is captured in numerous models based on simple dynamic energy budget theory, including individual-level models such as </w:t>
      </w:r>
      <w:r w:rsidR="00430E82" w:rsidRPr="00DF6297">
        <w:rPr>
          <w:rFonts w:eastAsiaTheme="minorEastAsia"/>
        </w:rPr>
        <w:t xml:space="preserve">Wisconsin-type </w:t>
      </w:r>
      <w:r w:rsidR="00430E82">
        <w:rPr>
          <w:rFonts w:eastAsiaTheme="minorEastAsia"/>
        </w:rPr>
        <w:t xml:space="preserve">bioenergetic growth </w:t>
      </w:r>
      <w:r w:rsidR="00430E82" w:rsidRPr="00DF6297">
        <w:rPr>
          <w:rFonts w:eastAsiaTheme="minorEastAsia"/>
        </w:rPr>
        <w:t xml:space="preserve">models </w:t>
      </w:r>
      <w:r w:rsidR="00430E82">
        <w:rPr>
          <w:rFonts w:eastAsiaTheme="minorEastAsia"/>
        </w:rPr>
        <w:fldChar w:fldCharType="begin"/>
      </w:r>
      <w:r w:rsidR="00430E82">
        <w:rPr>
          <w:rFonts w:eastAsiaTheme="minorEastAsia"/>
        </w:rPr>
        <w:instrText xml:space="preserve"> ADDIN ZOTERO_ITEM CSL_CITATION {"citationID":"H7LkDXVD","properties":{"formattedCitation":"(Kitchell {\\i{}et al.} 1977)","plainCitation":"(Kitchell et al. 1977)","noteIndex":0},"citationItems":[{"id":448,"uris":["http://zotero.org/users/6116610/items/4RNEVDMA"],"uri":["http://zotero.org/users/6116610/items/4RNEVDMA"],"itemData":{"id":448,"type":"article-journal","container-title":"Journal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J"},{"family":"Weininger","given":"David"}],"issued":{"date-parts":[["1977"]]}}}],"schema":"https://github.com/citation-style-language/schema/raw/master/csl-citation.json"} </w:instrText>
      </w:r>
      <w:r w:rsidR="00430E82">
        <w:rPr>
          <w:rFonts w:eastAsiaTheme="minorEastAsia"/>
        </w:rPr>
        <w:fldChar w:fldCharType="separate"/>
      </w:r>
      <w:r w:rsidR="00430E82" w:rsidRPr="00DF6297">
        <w:rPr>
          <w:rFonts w:ascii="Times New Roman" w:hAnsi="Times New Roman" w:cs="Times New Roman"/>
        </w:rPr>
        <w:t xml:space="preserve">(Kitchell </w:t>
      </w:r>
      <w:r w:rsidR="00430E82" w:rsidRPr="00DF6297">
        <w:rPr>
          <w:rFonts w:ascii="Times New Roman" w:hAnsi="Times New Roman" w:cs="Times New Roman"/>
          <w:i/>
          <w:iCs/>
        </w:rPr>
        <w:t>et al.</w:t>
      </w:r>
      <w:r w:rsidR="00430E82" w:rsidRPr="00DF6297">
        <w:rPr>
          <w:rFonts w:ascii="Times New Roman" w:hAnsi="Times New Roman" w:cs="Times New Roman"/>
        </w:rPr>
        <w:t xml:space="preserve"> 1977)</w:t>
      </w:r>
      <w:r w:rsidR="00430E82">
        <w:rPr>
          <w:rFonts w:eastAsiaTheme="minorEastAsia"/>
        </w:rPr>
        <w:fldChar w:fldCharType="end"/>
      </w:r>
      <w:r w:rsidR="00A82E2D" w:rsidRPr="00771CB3">
        <w:rPr>
          <w:rFonts w:eastAsiaTheme="minorEastAsia"/>
        </w:rPr>
        <w:t>,</w:t>
      </w:r>
      <w:r w:rsidR="00430E82">
        <w:rPr>
          <w:rFonts w:eastAsiaTheme="minorEastAsia"/>
        </w:rPr>
        <w:t xml:space="preserve"> to Pütter-type growth models </w:t>
      </w:r>
      <w:r w:rsidR="00CF1543">
        <w:rPr>
          <w:rFonts w:eastAsiaTheme="minorEastAsia"/>
        </w:rPr>
        <w:fldChar w:fldCharType="begin"/>
      </w:r>
      <w:r w:rsidR="001A687E">
        <w:rPr>
          <w:rFonts w:eastAsiaTheme="minorEastAsia"/>
        </w:rPr>
        <w:instrText xml:space="preserve"> ADDIN ZOTERO_ITEM CSL_CITATION {"citationID":"a1bg5j8t3ai","properties":{"formattedCitation":"(Ursin 1967; Essington {\\i{}et al.} 2001; Marshall &amp; White 2019)","plainCitation":"(Ursin 1967; Essington et al. 2001; Marshall &amp; White 2019)","noteIndex":0},"citationItems":[{"id":640,"uris":["http://zotero.org/users/6116610/items/5G6C5LEF"],"uri":["http://zotero.org/users/6116610/items/5G6C5LEF"],"itemData":{"id":640,"type":"article-journal","container-title":"Journal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F1543">
        <w:rPr>
          <w:rFonts w:eastAsiaTheme="minorEastAsia"/>
        </w:rPr>
        <w:fldChar w:fldCharType="separate"/>
      </w:r>
      <w:r w:rsidR="001A687E" w:rsidRPr="0045637F">
        <w:rPr>
          <w:rFonts w:ascii="Times New Roman" w:cs="Times New Roman"/>
        </w:rPr>
        <w:t xml:space="preserve">(Ursin 1967; Essington </w:t>
      </w:r>
      <w:r w:rsidR="001A687E" w:rsidRPr="0045637F">
        <w:rPr>
          <w:rFonts w:ascii="Times New Roman" w:cs="Times New Roman"/>
          <w:i/>
          <w:iCs/>
        </w:rPr>
        <w:t>et al.</w:t>
      </w:r>
      <w:r w:rsidR="001A687E" w:rsidRPr="0045637F">
        <w:rPr>
          <w:rFonts w:ascii="Times New Roman" w:cs="Times New Roman"/>
        </w:rPr>
        <w:t xml:space="preserve"> 2001; Marshall &amp; White 2019)</w:t>
      </w:r>
      <w:r w:rsidR="00CF1543">
        <w:rPr>
          <w:rFonts w:eastAsiaTheme="minorEastAsia"/>
        </w:rPr>
        <w:fldChar w:fldCharType="end"/>
      </w:r>
      <w:r w:rsidR="00CF1543">
        <w:rPr>
          <w:rFonts w:eastAsiaTheme="minorEastAsia"/>
        </w:rPr>
        <w:t xml:space="preserve"> </w:t>
      </w:r>
      <w:r w:rsidR="00430E82">
        <w:rPr>
          <w:rFonts w:eastAsiaTheme="minorEastAsia"/>
        </w:rPr>
        <w:t xml:space="preserve">and population and food web models, such as </w:t>
      </w:r>
      <w:r w:rsidR="00430E82" w:rsidRPr="00DF6297">
        <w:rPr>
          <w:rFonts w:eastAsiaTheme="minorEastAsia"/>
        </w:rPr>
        <w:t xml:space="preserve">physiologically structured population models (PSPMs) </w:t>
      </w:r>
      <w:r w:rsidR="00430E82">
        <w:rPr>
          <w:rFonts w:eastAsiaTheme="minorEastAsia"/>
        </w:rPr>
        <w:fldChar w:fldCharType="begin"/>
      </w:r>
      <w:r w:rsidR="00430E82">
        <w:rPr>
          <w:rFonts w:eastAsiaTheme="minorEastAsia"/>
        </w:rPr>
        <w:instrText xml:space="preserve"> ADDIN ZOTERO_ITEM CSL_CITATION {"citationID":"lzEJ1w5S","properties":{"formattedCitation":"(De Roos &amp; Persson 2001)","plainCitation":"(De Roos &amp; Persson 2001)","noteIndex":0},"citationItems":[{"id":754,"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430E82">
        <w:rPr>
          <w:rFonts w:eastAsiaTheme="minorEastAsia"/>
        </w:rPr>
        <w:fldChar w:fldCharType="separate"/>
      </w:r>
      <w:r w:rsidR="00430E82" w:rsidRPr="00DF6297">
        <w:rPr>
          <w:rFonts w:ascii="Times New Roman" w:hAnsi="Times New Roman" w:cs="Times New Roman"/>
        </w:rPr>
        <w:t>(De Roos &amp; Persson 2001)</w:t>
      </w:r>
      <w:r w:rsidR="00430E82">
        <w:rPr>
          <w:rFonts w:eastAsiaTheme="minorEastAsia"/>
        </w:rPr>
        <w:fldChar w:fldCharType="end"/>
      </w:r>
      <w:r w:rsidR="00430E82" w:rsidRPr="00DF6297">
        <w:rPr>
          <w:rFonts w:eastAsiaTheme="minorEastAsia"/>
        </w:rPr>
        <w:t xml:space="preserve"> and size-spectrum models </w:t>
      </w:r>
      <w:r w:rsidR="00430E82">
        <w:rPr>
          <w:rFonts w:eastAsiaTheme="minorEastAsia"/>
        </w:rPr>
        <w:fldChar w:fldCharType="begin"/>
      </w:r>
      <w:r w:rsidR="00430E82">
        <w:rPr>
          <w:rFonts w:eastAsiaTheme="minorEastAsia"/>
        </w:rPr>
        <w:instrText xml:space="preserve"> ADDIN ZOTERO_ITEM CSL_CITATION {"citationID":"FQUsqSYa","properties":{"formattedCitation":"(Blanchard {\\i{}et al.} 2017)","plainCitation":"(Blanchard et al. 2017)","noteIndex":0},"citationItems":[{"id":314,"uris":["http://zotero.org/users/6116610/items/J6TPHZS5"],"uri":["http://zotero.org/users/6116610/items/J6TPHZS5"],"itemData":{"id":314,"type":"article-journal","abstract":"Size-based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Evolution","DOI":"10.1016/j.tree.2016.12.003","ISSN":"01695347","issue":"3","note":"PMID: 28109686","page":"174–186","title":"From Bacteria to Whales: Using Functional Size Spectra to Model Marine Ecosystems","volume":"32","author":[{"family":"Blanchard","given":"Julia L."},{"family":"Heneghan","given":"Ryan F."},{"family":"Everett","given":"Jason D."},{"family":"Trebilco","given":"Rowan"},{"family":"Richardson","given":"Anthony J."}],"issued":{"date-parts":[["2017"]]}}}],"schema":"https://github.com/citation-style-language/schema/raw/master/csl-citation.json"} </w:instrText>
      </w:r>
      <w:r w:rsidR="00430E82">
        <w:rPr>
          <w:rFonts w:eastAsiaTheme="minorEastAsia"/>
        </w:rPr>
        <w:fldChar w:fldCharType="separate"/>
      </w:r>
      <w:r w:rsidR="00430E82" w:rsidRPr="00DF6297">
        <w:rPr>
          <w:rFonts w:ascii="Times New Roman" w:hAnsi="Times New Roman" w:cs="Times New Roman"/>
        </w:rPr>
        <w:t xml:space="preserve">(Blanchard </w:t>
      </w:r>
      <w:r w:rsidR="00430E82" w:rsidRPr="00DF6297">
        <w:rPr>
          <w:rFonts w:ascii="Times New Roman" w:hAnsi="Times New Roman" w:cs="Times New Roman"/>
          <w:i/>
          <w:iCs/>
        </w:rPr>
        <w:t>et al.</w:t>
      </w:r>
      <w:r w:rsidR="00430E82" w:rsidRPr="00DF6297">
        <w:rPr>
          <w:rFonts w:ascii="Times New Roman" w:hAnsi="Times New Roman" w:cs="Times New Roman"/>
        </w:rPr>
        <w:t xml:space="preserve"> 2017)</w:t>
      </w:r>
      <w:r w:rsidR="00430E82">
        <w:rPr>
          <w:rFonts w:eastAsiaTheme="minorEastAsia"/>
        </w:rPr>
        <w:fldChar w:fldCharType="end"/>
      </w:r>
      <w:r w:rsidR="00430E82" w:rsidRPr="00DF6297">
        <w:rPr>
          <w:rFonts w:eastAsiaTheme="minorEastAsia"/>
        </w:rPr>
        <w:t>.</w:t>
      </w:r>
      <w:r w:rsidR="00430E82">
        <w:rPr>
          <w:rFonts w:eastAsiaTheme="minorEastAsia"/>
        </w:rPr>
        <w:t xml:space="preserve"> As these are examples of mechanistic models</w:t>
      </w:r>
      <w:r w:rsidR="00B57164">
        <w:rPr>
          <w:rFonts w:eastAsiaTheme="minorEastAsia"/>
        </w:rPr>
        <w:t xml:space="preserve"> </w:t>
      </w:r>
      <w:r w:rsidR="001524E3">
        <w:rPr>
          <w:rFonts w:eastAsiaTheme="minorEastAsia"/>
        </w:rPr>
        <w:t>of growth</w:t>
      </w:r>
      <w:r w:rsidR="00D35876">
        <w:rPr>
          <w:rFonts w:eastAsiaTheme="minorEastAsia"/>
        </w:rPr>
        <w:t xml:space="preserve"> – an ontogenetic process</w:t>
      </w:r>
      <w:r w:rsidR="001524E3">
        <w:rPr>
          <w:rFonts w:eastAsiaTheme="minorEastAsia"/>
        </w:rPr>
        <w:t xml:space="preserve"> </w:t>
      </w:r>
      <w:r w:rsidR="00D35876">
        <w:rPr>
          <w:rFonts w:eastAsiaTheme="minorEastAsia"/>
        </w:rPr>
        <w:t xml:space="preserve">– it </w:t>
      </w:r>
      <w:r w:rsidR="00430E82">
        <w:rPr>
          <w:rFonts w:eastAsiaTheme="minorEastAsia"/>
        </w:rPr>
        <w:t xml:space="preserve">is important that </w:t>
      </w:r>
      <w:r w:rsidR="00E62CC5">
        <w:rPr>
          <w:rFonts w:eastAsiaTheme="minorEastAsia"/>
        </w:rPr>
        <w:t xml:space="preserve">scaling </w:t>
      </w:r>
      <w:r w:rsidR="00430E82">
        <w:rPr>
          <w:rFonts w:eastAsiaTheme="minorEastAsia"/>
        </w:rPr>
        <w:t xml:space="preserve">assumptions are validated </w:t>
      </w:r>
      <w:r w:rsidR="00A82E2D">
        <w:rPr>
          <w:rFonts w:eastAsiaTheme="minorEastAsia"/>
        </w:rPr>
        <w:t xml:space="preserve">on </w:t>
      </w:r>
      <w:r w:rsidR="0034664E">
        <w:rPr>
          <w:rFonts w:eastAsiaTheme="minorEastAsia"/>
        </w:rPr>
        <w:t xml:space="preserve">intraspecific </w:t>
      </w:r>
      <w:r w:rsidR="00A82E2D">
        <w:rPr>
          <w:rFonts w:eastAsiaTheme="minorEastAsia"/>
        </w:rPr>
        <w:t xml:space="preserve">rather than interspecific </w:t>
      </w:r>
      <w:r w:rsidR="0034664E">
        <w:rPr>
          <w:rFonts w:eastAsiaTheme="minorEastAsia"/>
        </w:rPr>
        <w:t>data</w:t>
      </w:r>
      <w:r w:rsidR="00430E82">
        <w:rPr>
          <w:rFonts w:eastAsiaTheme="minorEastAsia"/>
        </w:rPr>
        <w:t xml:space="preserve">. More accurate estimates of scaling relationships at the individual level could contribute to better understanding of this fundamental </w:t>
      </w:r>
      <w:r w:rsidR="006F0904">
        <w:rPr>
          <w:rFonts w:eastAsiaTheme="minorEastAsia"/>
        </w:rPr>
        <w:t>process</w:t>
      </w:r>
      <w:r w:rsidR="00D91F5C">
        <w:rPr>
          <w:rFonts w:eastAsiaTheme="minorEastAsia"/>
        </w:rPr>
        <w:t xml:space="preserve"> through mechanistic models</w:t>
      </w:r>
      <w:r w:rsidR="006F0904">
        <w:rPr>
          <w:rFonts w:eastAsiaTheme="minorEastAsia"/>
        </w:rPr>
        <w:t xml:space="preserve"> </w:t>
      </w:r>
      <w:r w:rsidR="00D91652">
        <w:rPr>
          <w:rFonts w:eastAsiaTheme="minorEastAsia"/>
        </w:rPr>
        <w:fldChar w:fldCharType="begin"/>
      </w:r>
      <w:r w:rsidR="00211A93">
        <w:rPr>
          <w:rFonts w:eastAsiaTheme="minorEastAsia"/>
        </w:rPr>
        <w:instrText xml:space="preserve"> ADDIN ZOTERO_ITEM CSL_CITATION {"citationID":"a2cscmht32h","properties":{"formattedCitation":"(Marshall &amp; White 2019)","plainCitation":"(Marshall &amp; White 2019)","noteIndex":0},"citationItems":[{"id":660,"uris":["http://zotero.org/users/6116610/items/I2ZFE658"],"uri":["http://zotero.org/users/6116610/items/I2ZFE658"],"itemData":{"id":660,"type":"article-journal","container-title":"Trends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D91652">
        <w:rPr>
          <w:rFonts w:eastAsiaTheme="minorEastAsia"/>
        </w:rPr>
        <w:fldChar w:fldCharType="separate"/>
      </w:r>
      <w:r w:rsidR="00211A93" w:rsidRPr="0045637F">
        <w:rPr>
          <w:rFonts w:ascii="Times New Roman" w:cs="Times New Roman"/>
        </w:rPr>
        <w:t>(Marshall &amp; White 2019)</w:t>
      </w:r>
      <w:r w:rsidR="00D91652">
        <w:rPr>
          <w:rFonts w:eastAsiaTheme="minorEastAsia"/>
        </w:rPr>
        <w:fldChar w:fldCharType="end"/>
      </w:r>
      <w:r w:rsidR="00430E82">
        <w:rPr>
          <w:rFonts w:eastAsiaTheme="minorEastAsia"/>
        </w:rPr>
        <w:t xml:space="preserve">. </w:t>
      </w:r>
    </w:p>
    <w:p w14:paraId="59DFE7DC" w14:textId="06853FCF" w:rsidR="00780978" w:rsidRPr="00D01F6C" w:rsidRDefault="005D5363" w:rsidP="00701A4F">
      <w:pPr>
        <w:spacing w:line="480" w:lineRule="auto"/>
        <w:ind w:firstLine="284"/>
        <w:contextualSpacing/>
        <w:jc w:val="both"/>
        <w:rPr>
          <w:rFonts w:cstheme="minorHAnsi"/>
        </w:rPr>
      </w:pPr>
      <w:r>
        <w:rPr>
          <w:rFonts w:eastAsiaTheme="minorEastAsia"/>
        </w:rPr>
        <w:t xml:space="preserve">In this study, we </w:t>
      </w:r>
      <w:commentRangeStart w:id="64"/>
      <w:r w:rsidR="00E10CF5">
        <w:rPr>
          <w:rFonts w:eastAsiaTheme="minorEastAsia"/>
        </w:rPr>
        <w:t>search</w:t>
      </w:r>
      <w:r w:rsidR="004A4494">
        <w:rPr>
          <w:rFonts w:eastAsiaTheme="minorEastAsia"/>
        </w:rPr>
        <w:t xml:space="preserve"> Web of Science </w:t>
      </w:r>
      <w:commentRangeEnd w:id="64"/>
      <w:r w:rsidR="00A82E2D">
        <w:rPr>
          <w:rStyle w:val="CommentReference"/>
        </w:rPr>
        <w:commentReference w:id="64"/>
      </w:r>
      <w:r w:rsidR="004A4494">
        <w:rPr>
          <w:rFonts w:eastAsiaTheme="minorEastAsia"/>
        </w:rPr>
        <w:t xml:space="preserve">to </w:t>
      </w:r>
      <w:r>
        <w:rPr>
          <w:rFonts w:eastAsiaTheme="minorEastAsia"/>
        </w:rPr>
        <w:t xml:space="preserve">compile a dataset </w:t>
      </w:r>
      <w:r w:rsidR="007B4155">
        <w:rPr>
          <w:rFonts w:eastAsiaTheme="minorEastAsia"/>
        </w:rPr>
        <w:t xml:space="preserve">on </w:t>
      </w:r>
      <w:r>
        <w:rPr>
          <w:rFonts w:eastAsiaTheme="minorEastAsia"/>
        </w:rPr>
        <w:t xml:space="preserve">consumption and metabolic rates </w:t>
      </w:r>
      <w:r w:rsidR="007B4155">
        <w:rPr>
          <w:rFonts w:eastAsiaTheme="minorEastAsia"/>
        </w:rPr>
        <w:t xml:space="preserve">of fish </w:t>
      </w:r>
      <w:r w:rsidR="00B77F5B">
        <w:rPr>
          <w:rFonts w:eastAsiaTheme="minorEastAsia"/>
        </w:rPr>
        <w:t xml:space="preserve">from experiments </w:t>
      </w:r>
      <w:r w:rsidR="008D467B">
        <w:rPr>
          <w:rFonts w:eastAsiaTheme="minorEastAsia"/>
        </w:rPr>
        <w:t xml:space="preserve">in which </w:t>
      </w:r>
      <w:r w:rsidR="0032299D">
        <w:rPr>
          <w:rFonts w:eastAsiaTheme="minorEastAsia"/>
        </w:rPr>
        <w:t xml:space="preserve">the effect of fish </w:t>
      </w:r>
      <w:r w:rsidR="00E61478">
        <w:rPr>
          <w:rFonts w:eastAsiaTheme="minorEastAsia"/>
        </w:rPr>
        <w:t xml:space="preserve">body mass </w:t>
      </w:r>
      <w:r w:rsidR="0017788E">
        <w:rPr>
          <w:rFonts w:eastAsiaTheme="minorEastAsia"/>
        </w:rPr>
        <w:t>is</w:t>
      </w:r>
      <w:r w:rsidR="00F14D84">
        <w:rPr>
          <w:rFonts w:eastAsiaTheme="minorEastAsia"/>
        </w:rPr>
        <w:t xml:space="preserve"> </w:t>
      </w:r>
      <w:r w:rsidR="00710F54">
        <w:rPr>
          <w:rFonts w:eastAsiaTheme="minorEastAsia"/>
        </w:rPr>
        <w:t xml:space="preserve">replicated </w:t>
      </w:r>
      <w:r w:rsidR="00E10CF5">
        <w:rPr>
          <w:rFonts w:eastAsiaTheme="minorEastAsia"/>
        </w:rPr>
        <w:t xml:space="preserve">across multiple </w:t>
      </w:r>
      <w:r w:rsidR="00710F54">
        <w:rPr>
          <w:rFonts w:eastAsiaTheme="minorEastAsia"/>
        </w:rPr>
        <w:t>temperature</w:t>
      </w:r>
      <w:r w:rsidR="00E10CF5">
        <w:rPr>
          <w:rFonts w:eastAsiaTheme="minorEastAsia"/>
        </w:rPr>
        <w:t>s within species</w:t>
      </w:r>
      <w:r w:rsidR="000456FC">
        <w:rPr>
          <w:rFonts w:eastAsiaTheme="minorEastAsia"/>
        </w:rPr>
        <w:t xml:space="preserve">. </w:t>
      </w:r>
      <w:r w:rsidR="007C0D7D">
        <w:rPr>
          <w:rFonts w:eastAsiaTheme="minorEastAsia"/>
        </w:rPr>
        <w:t xml:space="preserve">We fit </w:t>
      </w:r>
      <w:r w:rsidR="000456FC">
        <w:rPr>
          <w:rFonts w:eastAsiaTheme="minorEastAsia"/>
        </w:rPr>
        <w:t>hierarchical Bayesi</w:t>
      </w:r>
      <w:r w:rsidR="00A86F76">
        <w:rPr>
          <w:rFonts w:eastAsiaTheme="minorEastAsia"/>
        </w:rPr>
        <w:t xml:space="preserve">an models to </w:t>
      </w:r>
      <w:r w:rsidR="00F422DB">
        <w:rPr>
          <w:rFonts w:eastAsiaTheme="minorEastAsia"/>
        </w:rPr>
        <w:t xml:space="preserve">share information across species </w:t>
      </w:r>
      <w:r w:rsidR="0019347A">
        <w:rPr>
          <w:rFonts w:eastAsiaTheme="minorEastAsia"/>
        </w:rPr>
        <w:t>and account for replication within species</w:t>
      </w:r>
      <w:r w:rsidR="00CF62C9">
        <w:rPr>
          <w:rFonts w:eastAsiaTheme="minorEastAsia"/>
        </w:rPr>
        <w:t xml:space="preserve"> whe</w:t>
      </w:r>
      <w:r w:rsidR="00ED1D77">
        <w:rPr>
          <w:rFonts w:eastAsiaTheme="minorEastAsia"/>
        </w:rPr>
        <w:t xml:space="preserve">n </w:t>
      </w:r>
      <w:r w:rsidR="00BD38CE">
        <w:rPr>
          <w:rFonts w:eastAsiaTheme="minorEastAsia"/>
        </w:rPr>
        <w:t>estima</w:t>
      </w:r>
      <w:r w:rsidR="00F422DB">
        <w:rPr>
          <w:rFonts w:eastAsiaTheme="minorEastAsia"/>
        </w:rPr>
        <w:t xml:space="preserve">ting </w:t>
      </w:r>
      <w:r w:rsidR="00D81541">
        <w:rPr>
          <w:rFonts w:eastAsiaTheme="minorEastAsia"/>
        </w:rPr>
        <w:t>general- and species-varying scaling parameters</w:t>
      </w:r>
      <w:r w:rsidR="005D65E4">
        <w:rPr>
          <w:rFonts w:eastAsiaTheme="minorEastAsia"/>
        </w:rPr>
        <w:t xml:space="preserve">, </w:t>
      </w:r>
      <w:r w:rsidR="000E2E64">
        <w:rPr>
          <w:rFonts w:eastAsiaTheme="minorEastAsia"/>
        </w:rPr>
        <w:t>both at sub-optimum and full temperature-ranges.</w:t>
      </w:r>
      <w:r w:rsidR="007D6832">
        <w:rPr>
          <w:rFonts w:eastAsiaTheme="minorEastAsia"/>
        </w:rPr>
        <w:t xml:space="preserve"> </w:t>
      </w:r>
      <w:commentRangeStart w:id="65"/>
      <w:r w:rsidR="0006389B">
        <w:rPr>
          <w:rFonts w:eastAsiaTheme="minorEastAsia"/>
        </w:rPr>
        <w:t xml:space="preserve">We find clear temperature-size interactions </w:t>
      </w:r>
      <w:r w:rsidR="00BC0FB4">
        <w:rPr>
          <w:rFonts w:eastAsiaTheme="minorEastAsia"/>
        </w:rPr>
        <w:t xml:space="preserve">for metabolic rates at sub-optimum temperature, and </w:t>
      </w:r>
      <w:r w:rsidR="000A01AC">
        <w:rPr>
          <w:rFonts w:eastAsiaTheme="minorEastAsia"/>
        </w:rPr>
        <w:t xml:space="preserve">that the optimum temperature for both </w:t>
      </w:r>
      <w:commentRangeStart w:id="66"/>
      <w:r w:rsidR="000A01AC">
        <w:rPr>
          <w:rFonts w:eastAsiaTheme="minorEastAsia"/>
        </w:rPr>
        <w:t xml:space="preserve">metabolism </w:t>
      </w:r>
      <w:commentRangeEnd w:id="66"/>
      <w:r w:rsidR="00A82E2D">
        <w:rPr>
          <w:rStyle w:val="CommentReference"/>
        </w:rPr>
        <w:commentReference w:id="66"/>
      </w:r>
      <w:r w:rsidR="000A01AC">
        <w:rPr>
          <w:rFonts w:eastAsiaTheme="minorEastAsia"/>
        </w:rPr>
        <w:t>and consumption declines with a mass</w:t>
      </w:r>
      <w:r w:rsidR="00BC0FB4">
        <w:rPr>
          <w:rFonts w:eastAsiaTheme="minorEastAsia"/>
        </w:rPr>
        <w:t>.</w:t>
      </w:r>
      <w:commentRangeEnd w:id="65"/>
      <w:r w:rsidR="006C24F9">
        <w:rPr>
          <w:rStyle w:val="CommentReference"/>
        </w:rPr>
        <w:commentReference w:id="65"/>
      </w:r>
      <w:r w:rsidR="00BC0FB4">
        <w:rPr>
          <w:rFonts w:eastAsiaTheme="minorEastAsia"/>
        </w:rPr>
        <w:t xml:space="preserve"> </w:t>
      </w:r>
      <w:r w:rsidR="004A2DB6">
        <w:rPr>
          <w:rFonts w:eastAsiaTheme="minorEastAsia"/>
        </w:rPr>
        <w:t xml:space="preserve">These scaling patterns </w:t>
      </w:r>
      <w:r w:rsidR="002A7D62">
        <w:rPr>
          <w:rFonts w:eastAsiaTheme="minorEastAsia"/>
        </w:rPr>
        <w:t>deviate</w:t>
      </w:r>
      <w:r w:rsidR="004A2DB6">
        <w:rPr>
          <w:rFonts w:eastAsiaTheme="minorEastAsia"/>
        </w:rPr>
        <w:t xml:space="preserve"> from </w:t>
      </w:r>
      <w:r w:rsidR="008F7E0C">
        <w:rPr>
          <w:rFonts w:eastAsiaTheme="minorEastAsia"/>
        </w:rPr>
        <w:t>typical across-species patterns</w:t>
      </w:r>
      <w:r w:rsidR="002A7D62">
        <w:rPr>
          <w:rFonts w:eastAsiaTheme="minorEastAsia"/>
        </w:rPr>
        <w:t xml:space="preserve"> and scaling theory</w:t>
      </w:r>
      <w:r w:rsidR="00836813">
        <w:rPr>
          <w:rFonts w:eastAsiaTheme="minorEastAsia"/>
        </w:rPr>
        <w:t>. B</w:t>
      </w:r>
      <w:r w:rsidR="00AB4901">
        <w:rPr>
          <w:rFonts w:eastAsiaTheme="minorEastAsia"/>
        </w:rPr>
        <w:t xml:space="preserve">ased on simple </w:t>
      </w:r>
      <w:r w:rsidR="00B36C88">
        <w:rPr>
          <w:rFonts w:eastAsiaTheme="minorEastAsia"/>
        </w:rPr>
        <w:t>bioenergetic</w:t>
      </w:r>
      <w:r w:rsidR="00AB4901">
        <w:rPr>
          <w:rFonts w:eastAsiaTheme="minorEastAsia"/>
        </w:rPr>
        <w:t xml:space="preserve"> principles, </w:t>
      </w:r>
      <w:r w:rsidR="00F139FC">
        <w:rPr>
          <w:rFonts w:eastAsiaTheme="minorEastAsia"/>
        </w:rPr>
        <w:t>th</w:t>
      </w:r>
      <w:r w:rsidR="00A82E2D">
        <w:rPr>
          <w:rFonts w:eastAsiaTheme="minorEastAsia"/>
        </w:rPr>
        <w:t>e observed scaling of consumption and metabolism</w:t>
      </w:r>
      <w:r w:rsidR="00F139FC">
        <w:rPr>
          <w:rFonts w:eastAsiaTheme="minorEastAsia"/>
        </w:rPr>
        <w:t xml:space="preserve"> </w:t>
      </w:r>
      <w:r w:rsidR="00AB4901">
        <w:rPr>
          <w:rFonts w:eastAsiaTheme="minorEastAsia"/>
        </w:rPr>
        <w:t xml:space="preserve">could </w:t>
      </w:r>
      <w:r w:rsidR="00033121">
        <w:rPr>
          <w:rFonts w:eastAsiaTheme="minorEastAsia"/>
        </w:rPr>
        <w:t xml:space="preserve">contribute </w:t>
      </w:r>
      <w:r w:rsidR="00AB4901">
        <w:rPr>
          <w:rFonts w:eastAsiaTheme="minorEastAsia"/>
        </w:rPr>
        <w:t xml:space="preserve">to </w:t>
      </w:r>
      <w:r w:rsidR="00780978">
        <w:rPr>
          <w:rFonts w:eastAsiaTheme="minorEastAsia"/>
        </w:rPr>
        <w:t xml:space="preserve">altered growth dynamics </w:t>
      </w:r>
      <w:r w:rsidR="00D20745">
        <w:rPr>
          <w:rFonts w:eastAsiaTheme="minorEastAsia"/>
        </w:rPr>
        <w:t xml:space="preserve">and </w:t>
      </w:r>
      <w:r w:rsidR="00AB4901">
        <w:rPr>
          <w:rFonts w:eastAsiaTheme="minorEastAsia"/>
        </w:rPr>
        <w:t xml:space="preserve">reduced </w:t>
      </w:r>
      <w:r w:rsidR="00DA5C83">
        <w:rPr>
          <w:rFonts w:eastAsiaTheme="minorEastAsia"/>
        </w:rPr>
        <w:t>growth potential</w:t>
      </w:r>
      <w:r w:rsidR="003123F1">
        <w:rPr>
          <w:rFonts w:eastAsiaTheme="minorEastAsia"/>
        </w:rPr>
        <w:t xml:space="preserve"> with warming</w:t>
      </w:r>
      <w:r w:rsidR="00134741">
        <w:rPr>
          <w:rFonts w:eastAsiaTheme="minorEastAsia"/>
        </w:rPr>
        <w:t xml:space="preserve">, with </w:t>
      </w:r>
      <w:r w:rsidR="009D538F">
        <w:rPr>
          <w:rFonts w:eastAsiaTheme="minorEastAsia"/>
        </w:rPr>
        <w:t xml:space="preserve">implications </w:t>
      </w:r>
      <w:r w:rsidR="0055359C">
        <w:rPr>
          <w:rFonts w:eastAsiaTheme="minorEastAsia"/>
        </w:rPr>
        <w:t>for ecological interactions</w:t>
      </w:r>
      <w:r w:rsidR="00EA33C3">
        <w:rPr>
          <w:rFonts w:eastAsiaTheme="minorEastAsia"/>
        </w:rPr>
        <w:t xml:space="preserve"> and potentially trophic transfer </w:t>
      </w:r>
      <w:r w:rsidR="00EB0686">
        <w:rPr>
          <w:rFonts w:eastAsiaTheme="minorEastAsia"/>
        </w:rPr>
        <w:t>efficiency</w:t>
      </w:r>
      <w:r w:rsidR="00EA33C3">
        <w:rPr>
          <w:rFonts w:eastAsiaTheme="minorEastAsia"/>
        </w:rPr>
        <w:t>.</w:t>
      </w:r>
      <w:commentRangeStart w:id="67"/>
      <w:commentRangeStart w:id="68"/>
      <w:commentRangeStart w:id="69"/>
      <w:commentRangeEnd w:id="67"/>
      <w:r w:rsidR="00D826EE">
        <w:rPr>
          <w:rStyle w:val="CommentReference"/>
        </w:rPr>
        <w:commentReference w:id="67"/>
      </w:r>
      <w:commentRangeEnd w:id="68"/>
      <w:r w:rsidR="00A82E2D">
        <w:rPr>
          <w:rStyle w:val="CommentReference"/>
        </w:rPr>
        <w:commentReference w:id="68"/>
      </w:r>
      <w:commentRangeEnd w:id="69"/>
      <w:r w:rsidR="00C3274E">
        <w:rPr>
          <w:rStyle w:val="CommentReference"/>
        </w:rPr>
        <w:commentReference w:id="69"/>
      </w:r>
    </w:p>
    <w:p w14:paraId="774BB488" w14:textId="77777777" w:rsidR="00D644E9" w:rsidRPr="00DF6297" w:rsidRDefault="00D644E9" w:rsidP="00701A4F">
      <w:pPr>
        <w:spacing w:line="480" w:lineRule="auto"/>
        <w:contextualSpacing/>
        <w:jc w:val="both"/>
        <w:rPr>
          <w:rFonts w:eastAsiaTheme="minorEastAsia"/>
        </w:rPr>
      </w:pPr>
    </w:p>
    <w:p w14:paraId="5776A05D" w14:textId="1EEBD44F" w:rsidR="00AF1C19" w:rsidRPr="00DF6297" w:rsidRDefault="00AF1C19" w:rsidP="00701A4F">
      <w:pPr>
        <w:spacing w:line="480" w:lineRule="auto"/>
        <w:contextualSpacing/>
        <w:jc w:val="both"/>
        <w:rPr>
          <w:rFonts w:cstheme="minorHAnsi"/>
          <w:b/>
          <w:sz w:val="28"/>
        </w:rPr>
      </w:pPr>
      <w:r w:rsidRPr="00DF6297">
        <w:rPr>
          <w:rFonts w:cstheme="minorHAnsi"/>
          <w:b/>
          <w:sz w:val="28"/>
        </w:rPr>
        <w:t>Methods</w:t>
      </w:r>
    </w:p>
    <w:p w14:paraId="1E1D5BE2" w14:textId="77777777" w:rsidR="001D2DED" w:rsidRPr="00DF6297" w:rsidRDefault="001D2DED" w:rsidP="00701A4F">
      <w:pPr>
        <w:spacing w:line="480" w:lineRule="auto"/>
        <w:contextualSpacing/>
        <w:jc w:val="both"/>
        <w:rPr>
          <w:rFonts w:cstheme="minorHAnsi"/>
          <w:b/>
        </w:rPr>
      </w:pPr>
      <w:r w:rsidRPr="00DF6297">
        <w:rPr>
          <w:rFonts w:cstheme="minorHAnsi"/>
          <w:b/>
        </w:rPr>
        <w:lastRenderedPageBreak/>
        <w:t>Data acquisition</w:t>
      </w:r>
    </w:p>
    <w:p w14:paraId="365E713F" w14:textId="2766223E" w:rsidR="002E688B" w:rsidRDefault="001D2DED" w:rsidP="00701A4F">
      <w:pPr>
        <w:tabs>
          <w:tab w:val="center" w:pos="4513"/>
        </w:tabs>
        <w:spacing w:line="480" w:lineRule="auto"/>
        <w:contextualSpacing/>
        <w:jc w:val="both"/>
        <w:rPr>
          <w:rFonts w:eastAsiaTheme="minorEastAsia" w:cstheme="minorHAnsi"/>
        </w:rPr>
      </w:pPr>
      <w:r w:rsidRPr="00DF6297">
        <w:rPr>
          <w:rFonts w:cstheme="minorHAnsi"/>
        </w:rPr>
        <w:t xml:space="preserve">We </w:t>
      </w:r>
      <w:commentRangeStart w:id="70"/>
      <w:commentRangeStart w:id="71"/>
      <w:r w:rsidR="008508AA">
        <w:rPr>
          <w:rFonts w:cstheme="minorHAnsi"/>
        </w:rPr>
        <w:t xml:space="preserve">searched </w:t>
      </w:r>
      <w:commentRangeEnd w:id="70"/>
      <w:r w:rsidR="00A82E2D">
        <w:rPr>
          <w:rStyle w:val="CommentReference"/>
        </w:rPr>
        <w:commentReference w:id="70"/>
      </w:r>
      <w:commentRangeEnd w:id="71"/>
      <w:r w:rsidR="006C24F9">
        <w:rPr>
          <w:rStyle w:val="CommentReference"/>
        </w:rPr>
        <w:commentReference w:id="71"/>
      </w:r>
      <w:r w:rsidR="008508AA">
        <w:rPr>
          <w:rFonts w:cstheme="minorHAnsi"/>
        </w:rPr>
        <w:t xml:space="preserve">the literature for </w:t>
      </w:r>
      <w:r w:rsidRPr="00DF6297">
        <w:rPr>
          <w:rFonts w:cstheme="minorHAnsi"/>
        </w:rPr>
        <w:t xml:space="preserve">experimental studies measuring </w:t>
      </w:r>
      <w:r w:rsidR="00266B95">
        <w:rPr>
          <w:rFonts w:cstheme="minorHAnsi"/>
        </w:rPr>
        <w:t xml:space="preserve">the </w:t>
      </w:r>
      <w:r w:rsidRPr="00DF6297">
        <w:rPr>
          <w:rFonts w:cstheme="minorHAnsi"/>
        </w:rPr>
        <w:t xml:space="preserve">temperature </w:t>
      </w:r>
      <w:r w:rsidR="00266B95">
        <w:rPr>
          <w:rFonts w:cstheme="minorHAnsi"/>
        </w:rPr>
        <w:t xml:space="preserve">and mass </w:t>
      </w:r>
      <w:r w:rsidRPr="00DF6297">
        <w:rPr>
          <w:rFonts w:cstheme="minorHAnsi"/>
        </w:rPr>
        <w:t xml:space="preserve">dependence of maximum consumption rate (feeding rate at unlimited food supply, </w:t>
      </w:r>
      <w:r w:rsidRPr="00DF6297">
        <w:rPr>
          <w:rFonts w:cstheme="minorHAnsi"/>
          <w:i/>
        </w:rPr>
        <w:t>ad libitum</w:t>
      </w:r>
      <w:r w:rsidRPr="00DF6297">
        <w:rPr>
          <w:rFonts w:cstheme="minorHAnsi"/>
        </w:rPr>
        <w:t xml:space="preserve">) and </w:t>
      </w:r>
      <w:commentRangeStart w:id="72"/>
      <w:r w:rsidR="001E2CEF">
        <w:rPr>
          <w:rFonts w:cstheme="minorHAnsi"/>
        </w:rPr>
        <w:t>resting/standard/routine</w:t>
      </w:r>
      <w:commentRangeEnd w:id="72"/>
      <w:r w:rsidR="001E2CEF">
        <w:rPr>
          <w:rStyle w:val="CommentReference"/>
        </w:rPr>
        <w:commentReference w:id="72"/>
      </w:r>
      <w:r w:rsidR="001E2CEF">
        <w:rPr>
          <w:rFonts w:cstheme="minorHAnsi"/>
        </w:rPr>
        <w:t xml:space="preserve"> </w:t>
      </w:r>
      <w:r w:rsidRPr="00DF6297">
        <w:rPr>
          <w:rFonts w:cstheme="minorHAnsi"/>
        </w:rPr>
        <w:t xml:space="preserve">oxygen consumption rate </w:t>
      </w:r>
      <w:r w:rsidR="00266B95">
        <w:rPr>
          <w:rFonts w:cstheme="minorHAnsi"/>
        </w:rPr>
        <w:t>(</w:t>
      </w:r>
      <w:r w:rsidRPr="00DF6297">
        <w:rPr>
          <w:rFonts w:cstheme="minorHAnsi"/>
        </w:rPr>
        <w:t>proxy for metabolic rate</w:t>
      </w:r>
      <w:commentRangeStart w:id="73"/>
      <w:r w:rsidRPr="00DF6297">
        <w:rPr>
          <w:rFonts w:eastAsiaTheme="minorEastAsia" w:cstheme="minorHAnsi"/>
        </w:rPr>
        <w:t>)</w:t>
      </w:r>
      <w:commentRangeEnd w:id="73"/>
      <w:r w:rsidR="00A82E2D">
        <w:rPr>
          <w:rStyle w:val="CommentReference"/>
        </w:rPr>
        <w:commentReference w:id="73"/>
      </w:r>
      <w:r w:rsidR="00266B95">
        <w:rPr>
          <w:rFonts w:eastAsiaTheme="minorEastAsia" w:cstheme="minorHAnsi"/>
        </w:rPr>
        <w:t xml:space="preserve">, </w:t>
      </w:r>
      <w:r w:rsidR="00266B95">
        <w:rPr>
          <w:rFonts w:cstheme="minorHAnsi"/>
        </w:rPr>
        <w:t xml:space="preserve">using the </w:t>
      </w:r>
      <w:r w:rsidR="00266B95" w:rsidRPr="00DF6297">
        <w:rPr>
          <w:rFonts w:cstheme="minorHAnsi"/>
        </w:rPr>
        <w:t>Web of Science Core Collection</w:t>
      </w:r>
      <w:r w:rsidR="00A82E2D">
        <w:rPr>
          <w:rFonts w:cstheme="minorHAnsi"/>
        </w:rPr>
        <w:t>.</w:t>
      </w:r>
      <w:commentRangeStart w:id="74"/>
      <w:r w:rsidR="00733D86">
        <w:rPr>
          <w:rFonts w:cstheme="minorHAnsi"/>
        </w:rPr>
        <w:t xml:space="preserve"> </w:t>
      </w:r>
      <w:commentRangeEnd w:id="74"/>
      <w:r w:rsidR="00A82E2D">
        <w:rPr>
          <w:rStyle w:val="CommentReference"/>
        </w:rPr>
        <w:commentReference w:id="74"/>
      </w:r>
      <w:commentRangeStart w:id="75"/>
      <w:r w:rsidR="00A82E2D">
        <w:rPr>
          <w:rFonts w:cstheme="minorHAnsi"/>
        </w:rPr>
        <w:t xml:space="preserve">We also </w:t>
      </w:r>
      <w:r w:rsidR="00733D86">
        <w:rPr>
          <w:rFonts w:cstheme="minorHAnsi"/>
        </w:rPr>
        <w:t xml:space="preserve">reviewed </w:t>
      </w:r>
      <w:r w:rsidR="00733D86" w:rsidRPr="00DF6297">
        <w:rPr>
          <w:rFonts w:cstheme="minorHAnsi"/>
        </w:rPr>
        <w:t xml:space="preserve">published applications of Wisconsin-type Bioenergetics models, collated in </w:t>
      </w:r>
      <w:r w:rsidR="00733D86" w:rsidRPr="00483A60">
        <w:rPr>
          <w:rFonts w:cstheme="minorHAnsi"/>
        </w:rPr>
        <w:fldChar w:fldCharType="begin"/>
      </w:r>
      <w:r w:rsidR="00733D86">
        <w:rPr>
          <w:rFonts w:cstheme="minorHAnsi"/>
        </w:rPr>
        <w:instrText xml:space="preserve"> ADDIN ZOTERO_ITEM CSL_CITATION {"citationID":"LYj72aQB","properties":{"formattedCitation":"(Deslauriers {\\i{}et al.} 2017)","plainCitation":"(Deslauriers et al. 2017)","noteIndex":0},"citationItems":[{"id":651,"uris":["http://zotero.org/users/6116610/items/ZGUBLVA3"],"uri":["http://zotero.org/users/6116610/items/ZGUBLVA3"],"itemData":{"id":651,"type":"article-journal","container-title":"Fisheries","DOI":"10.1080/03632415.2017.1377558","ISSN":"0363-2415, 1548-8446","issue":"11","language":"en","page":"586-596","source":"Crossref","title":"Fish Bioenergetics 4.0: An R-Based Modeling Application","title-short":"Fish Bioenergetics 4.0","volume":"42","author":[{"family":"Deslauriers","given":"David"},{"family":"Chipps","given":"Steven R."},{"family":"Breck","given":"James E."},{"family":"Rice","given":"James A."},{"family":"Madenjian","given":"Charles P."}],"issued":{"date-parts":[["2017",11,2]]}}}],"schema":"https://github.com/citation-style-language/schema/raw/master/csl-citation.json"} </w:instrText>
      </w:r>
      <w:r w:rsidR="00733D86" w:rsidRPr="00483A60">
        <w:rPr>
          <w:rFonts w:cstheme="minorHAnsi"/>
        </w:rPr>
        <w:fldChar w:fldCharType="separate"/>
      </w:r>
      <w:r w:rsidR="00733D86" w:rsidRPr="00DF6297">
        <w:rPr>
          <w:rFonts w:cstheme="minorHAnsi"/>
        </w:rPr>
        <w:t xml:space="preserve">(Deslauriers </w:t>
      </w:r>
      <w:r w:rsidR="00733D86" w:rsidRPr="00DF6297">
        <w:rPr>
          <w:rFonts w:cstheme="minorHAnsi"/>
          <w:i/>
          <w:iCs/>
        </w:rPr>
        <w:t>et al.</w:t>
      </w:r>
      <w:r w:rsidR="00733D86" w:rsidRPr="00DF6297">
        <w:rPr>
          <w:rFonts w:cstheme="minorHAnsi"/>
        </w:rPr>
        <w:t xml:space="preserve"> 2017)</w:t>
      </w:r>
      <w:r w:rsidR="00733D86" w:rsidRPr="00483A60">
        <w:rPr>
          <w:rFonts w:cstheme="minorHAnsi"/>
        </w:rPr>
        <w:fldChar w:fldCharType="end"/>
      </w:r>
      <w:r w:rsidR="0004754F">
        <w:rPr>
          <w:rFonts w:cstheme="minorHAnsi"/>
        </w:rPr>
        <w:t xml:space="preserve">. </w:t>
      </w:r>
      <w:commentRangeEnd w:id="75"/>
      <w:r w:rsidR="00A82E2D">
        <w:rPr>
          <w:rStyle w:val="CommentReference"/>
        </w:rPr>
        <w:commentReference w:id="75"/>
      </w:r>
      <w:r w:rsidR="00D41345">
        <w:rPr>
          <w:rFonts w:cstheme="minorHAnsi"/>
        </w:rPr>
        <w:t xml:space="preserve">This </w:t>
      </w:r>
      <w:r w:rsidRPr="00DF6297">
        <w:rPr>
          <w:rFonts w:cstheme="minorHAnsi"/>
        </w:rPr>
        <w:t xml:space="preserve">allowed us to estimate how these rates depend on body size </w:t>
      </w:r>
      <w:r w:rsidR="00613DBD">
        <w:rPr>
          <w:rFonts w:cstheme="minorHAnsi"/>
        </w:rPr>
        <w:t xml:space="preserve">and temperature simultaneously using multivariate models, </w:t>
      </w:r>
      <w:commentRangeStart w:id="76"/>
      <w:r w:rsidR="00613DBD">
        <w:rPr>
          <w:rFonts w:cstheme="minorHAnsi"/>
        </w:rPr>
        <w:t xml:space="preserve">rather than </w:t>
      </w:r>
      <w:r w:rsidR="00C206C2">
        <w:rPr>
          <w:rFonts w:cstheme="minorHAnsi"/>
        </w:rPr>
        <w:t xml:space="preserve">normalizing data </w:t>
      </w:r>
      <w:r w:rsidR="00613DBD">
        <w:rPr>
          <w:rFonts w:cstheme="minorHAnsi"/>
        </w:rPr>
        <w:t xml:space="preserve">assuming </w:t>
      </w:r>
      <w:r w:rsidR="00C206C2">
        <w:rPr>
          <w:rFonts w:cstheme="minorHAnsi"/>
        </w:rPr>
        <w:t>a specific scaling with one of the predictors separately</w:t>
      </w:r>
      <w:r w:rsidRPr="00DF6297">
        <w:rPr>
          <w:rFonts w:cstheme="minorHAnsi"/>
        </w:rPr>
        <w:t xml:space="preserve">. </w:t>
      </w:r>
      <w:commentRangeEnd w:id="76"/>
      <w:r w:rsidR="00A23A0E">
        <w:rPr>
          <w:rStyle w:val="CommentReference"/>
        </w:rPr>
        <w:commentReference w:id="76"/>
      </w:r>
      <w:r w:rsidRPr="00DF6297">
        <w:rPr>
          <w:rFonts w:cstheme="minorHAnsi"/>
        </w:rPr>
        <w:t>We found in total X and Y data points from published articles on</w:t>
      </w:r>
      <w:r w:rsidR="00AF7776">
        <w:rPr>
          <w:rFonts w:cstheme="minorHAnsi"/>
        </w:rPr>
        <w:t xml:space="preserve"> maximum consumption</w:t>
      </w:r>
      <w:r w:rsidRPr="00DF6297">
        <w:rPr>
          <w:rFonts w:eastAsiaTheme="minorEastAsia" w:cstheme="minorHAnsi"/>
        </w:rPr>
        <w:t xml:space="preserve"> and</w:t>
      </w:r>
      <w:r w:rsidR="00AF7776">
        <w:rPr>
          <w:rFonts w:eastAsiaTheme="minorEastAsia" w:cstheme="minorHAnsi"/>
        </w:rPr>
        <w:t xml:space="preserve"> metabolic rate</w:t>
      </w:r>
      <w:r w:rsidRPr="00DF6297">
        <w:rPr>
          <w:rFonts w:eastAsiaTheme="minorEastAsia" w:cstheme="minorHAnsi"/>
        </w:rPr>
        <w:t>, for X and Y species representing a diverse taxonomic, habitat and lifestyle range.</w:t>
      </w:r>
      <w:r w:rsidR="0082393D">
        <w:rPr>
          <w:rFonts w:eastAsiaTheme="minorEastAsia" w:cstheme="minorHAnsi"/>
        </w:rPr>
        <w:t xml:space="preserve"> </w:t>
      </w:r>
      <w:commentRangeStart w:id="77"/>
      <w:commentRangeStart w:id="78"/>
      <w:r w:rsidRPr="00DF6297">
        <w:rPr>
          <w:rFonts w:eastAsiaTheme="minorEastAsia" w:cstheme="minorHAnsi"/>
        </w:rPr>
        <w:t>We asked authors for these data in most cases</w:t>
      </w:r>
      <w:commentRangeEnd w:id="77"/>
      <w:r w:rsidRPr="00483A60">
        <w:rPr>
          <w:rStyle w:val="CommentReference"/>
          <w:rFonts w:cstheme="minorHAnsi"/>
        </w:rPr>
        <w:commentReference w:id="77"/>
      </w:r>
      <w:commentRangeEnd w:id="78"/>
      <w:r w:rsidR="00A23A0E">
        <w:rPr>
          <w:rStyle w:val="CommentReference"/>
        </w:rPr>
        <w:commentReference w:id="78"/>
      </w:r>
      <w:r w:rsidRPr="00DF6297">
        <w:rPr>
          <w:rFonts w:eastAsiaTheme="minorEastAsia" w:cstheme="minorHAnsi"/>
        </w:rPr>
        <w:t xml:space="preserve">, but given the age of most studies found, we also extracted the data from figures using </w:t>
      </w:r>
      <w:r w:rsidRPr="00DF6297">
        <w:rPr>
          <w:rFonts w:cstheme="minorHAnsi"/>
        </w:rPr>
        <w:t xml:space="preserve">Web Plot Digitizer </w:t>
      </w:r>
      <w:r w:rsidRPr="00483A60">
        <w:rPr>
          <w:rFonts w:cstheme="minorHAnsi"/>
        </w:rPr>
        <w:fldChar w:fldCharType="begin"/>
      </w:r>
      <w:r w:rsidR="00DA7F81">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83A60">
        <w:rPr>
          <w:rFonts w:cstheme="minorHAnsi"/>
        </w:rPr>
        <w:fldChar w:fldCharType="separate"/>
      </w:r>
      <w:r w:rsidRPr="00DF6297">
        <w:rPr>
          <w:rFonts w:cstheme="minorHAnsi"/>
        </w:rPr>
        <w:t>(Rohatgi 2012)</w:t>
      </w:r>
      <w:r w:rsidRPr="00483A60">
        <w:rPr>
          <w:rFonts w:cstheme="minorHAnsi"/>
        </w:rPr>
        <w:fldChar w:fldCharType="end"/>
      </w:r>
      <w:r w:rsidRPr="00DF6297">
        <w:rPr>
          <w:rFonts w:cstheme="minorHAnsi"/>
        </w:rPr>
        <w:t xml:space="preserve"> or from tables</w:t>
      </w:r>
      <w:r w:rsidRPr="00DF6297">
        <w:rPr>
          <w:rFonts w:eastAsiaTheme="minorEastAsia" w:cstheme="minorHAnsi"/>
        </w:rPr>
        <w:t xml:space="preserve">. </w:t>
      </w:r>
    </w:p>
    <w:p w14:paraId="4CF868D6" w14:textId="64A24929" w:rsidR="0069563E" w:rsidRDefault="001D2DED" w:rsidP="00701A4F">
      <w:pPr>
        <w:spacing w:line="480" w:lineRule="auto"/>
        <w:ind w:firstLine="284"/>
        <w:contextualSpacing/>
        <w:jc w:val="both"/>
        <w:rPr>
          <w:rFonts w:cstheme="minorHAnsi"/>
        </w:rPr>
      </w:pPr>
      <w:r w:rsidRPr="00DF6297">
        <w:rPr>
          <w:rFonts w:eastAsiaTheme="minorEastAsia" w:cstheme="minorHAnsi"/>
        </w:rPr>
        <w:t xml:space="preserve">We excluded larvae-only studies to ensure that parameter estimates were representative over ontogeny. </w:t>
      </w:r>
      <w:r w:rsidR="00A64F31">
        <w:rPr>
          <w:rFonts w:eastAsiaTheme="minorEastAsia" w:cstheme="minorHAnsi"/>
        </w:rPr>
        <w:t>S</w:t>
      </w:r>
      <w:r w:rsidR="0069563E" w:rsidRPr="00DF6297">
        <w:rPr>
          <w:rFonts w:eastAsiaTheme="minorEastAsia" w:cstheme="minorHAnsi"/>
        </w:rPr>
        <w:t xml:space="preserve">tudies </w:t>
      </w:r>
      <w:r w:rsidR="00A64F31">
        <w:rPr>
          <w:rFonts w:eastAsiaTheme="minorEastAsia" w:cstheme="minorHAnsi"/>
        </w:rPr>
        <w:t xml:space="preserve">were selected </w:t>
      </w:r>
      <w:r w:rsidR="0069563E" w:rsidRPr="00DF6297">
        <w:rPr>
          <w:rFonts w:eastAsiaTheme="minorEastAsia" w:cstheme="minorHAnsi"/>
        </w:rPr>
        <w:t xml:space="preserve">if </w:t>
      </w:r>
      <w:commentRangeStart w:id="79"/>
      <w:r w:rsidR="0069563E" w:rsidRPr="00DF6297">
        <w:rPr>
          <w:rFonts w:eastAsiaTheme="minorEastAsia" w:cstheme="minorHAnsi"/>
        </w:rPr>
        <w:t>(i) the original study could be found, (ii) a unique experimental temperature was recorded for each trial (</w:t>
      </w:r>
      <m:oMath>
        <m:r>
          <w:rPr>
            <w:rFonts w:ascii="Cambria Math" w:eastAsiaTheme="minorEastAsia" w:hAnsi="Cambria Math" w:cstheme="minorHAnsi"/>
          </w:rPr>
          <m:t>±1°</m:t>
        </m:r>
        <m:r>
          <m:rPr>
            <m:sty m:val="p"/>
          </m:rPr>
          <w:rPr>
            <w:rFonts w:ascii="Cambria Math" w:eastAsiaTheme="minorEastAsia" w:hAnsi="Cambria Math" w:cstheme="minorHAnsi"/>
          </w:rPr>
          <m:t>C</m:t>
        </m:r>
      </m:oMath>
      <w:r w:rsidR="0069563E" w:rsidRPr="00DF6297">
        <w:rPr>
          <w:rFonts w:eastAsiaTheme="minorEastAsia" w:cstheme="minorHAnsi"/>
        </w:rPr>
        <w:t xml:space="preserve">), (iii) fish were provided food at </w:t>
      </w:r>
      <w:r w:rsidR="0069563E" w:rsidRPr="00DF6297">
        <w:rPr>
          <w:rFonts w:eastAsiaTheme="minorEastAsia" w:cstheme="minorHAnsi"/>
          <w:i/>
        </w:rPr>
        <w:t xml:space="preserve">ad </w:t>
      </w:r>
      <w:r w:rsidR="0069563E" w:rsidRPr="008576EB">
        <w:rPr>
          <w:rFonts w:eastAsiaTheme="minorEastAsia" w:cstheme="minorHAnsi"/>
          <w:i/>
        </w:rPr>
        <w:t>libitum</w:t>
      </w:r>
      <w:r w:rsidR="0069563E" w:rsidRPr="008576EB">
        <w:rPr>
          <w:rFonts w:eastAsiaTheme="minorEastAsia" w:cstheme="minorHAnsi"/>
        </w:rPr>
        <w:t xml:space="preserve"> for</w:t>
      </w:r>
      <w:r w:rsidR="008576EB">
        <w:rPr>
          <w:rFonts w:eastAsiaTheme="minorEastAsia" w:cstheme="minorHAnsi"/>
        </w:rPr>
        <w:t xml:space="preserve"> consumption </w:t>
      </w:r>
      <w:r w:rsidR="0069563E" w:rsidRPr="008576EB">
        <w:rPr>
          <w:rFonts w:eastAsiaTheme="minorEastAsia" w:cstheme="minorHAnsi"/>
        </w:rPr>
        <w:t xml:space="preserve">data and no food for resting or routine </w:t>
      </w:r>
      <w:r w:rsidR="0069563E" w:rsidRPr="00DF6297">
        <w:rPr>
          <w:rFonts w:eastAsiaTheme="minorEastAsia" w:cstheme="minorHAnsi"/>
        </w:rPr>
        <w:t xml:space="preserve">metabolic rate for </w:t>
      </w:r>
      <w:r w:rsidR="00A73E71">
        <w:rPr>
          <w:rFonts w:eastAsiaTheme="minorEastAsia" w:cstheme="minorHAnsi"/>
        </w:rPr>
        <w:t>metabolism</w:t>
      </w:r>
      <w:r w:rsidR="00901199">
        <w:rPr>
          <w:rFonts w:eastAsiaTheme="minorEastAsia" w:cstheme="minorHAnsi"/>
        </w:rPr>
        <w:t>,</w:t>
      </w:r>
      <w:r w:rsidR="00A73E71">
        <w:rPr>
          <w:rFonts w:eastAsiaTheme="minorEastAsia" w:cstheme="minorHAnsi"/>
        </w:rPr>
        <w:t xml:space="preserve"> </w:t>
      </w:r>
      <w:r w:rsidR="0069563E" w:rsidRPr="00DF6297">
        <w:rPr>
          <w:rFonts w:eastAsiaTheme="minorEastAsia" w:cstheme="minorHAnsi"/>
        </w:rPr>
        <w:t xml:space="preserve">(iv) fish exhibited normal feeding behavior. </w:t>
      </w:r>
      <w:commentRangeEnd w:id="79"/>
      <w:r w:rsidR="00C830BD">
        <w:rPr>
          <w:rStyle w:val="CommentReference"/>
        </w:rPr>
        <w:commentReference w:id="79"/>
      </w:r>
      <w:commentRangeStart w:id="80"/>
      <w:commentRangeStart w:id="81"/>
      <w:r w:rsidR="0069563E" w:rsidRPr="00DF6297">
        <w:rPr>
          <w:rFonts w:eastAsiaTheme="minorEastAsia" w:cstheme="minorHAnsi"/>
        </w:rPr>
        <w:t xml:space="preserve">We used only one study per species. </w:t>
      </w:r>
      <w:commentRangeEnd w:id="80"/>
      <w:r w:rsidR="00C830BD">
        <w:rPr>
          <w:rStyle w:val="CommentReference"/>
        </w:rPr>
        <w:commentReference w:id="80"/>
      </w:r>
      <w:commentRangeEnd w:id="81"/>
      <w:r w:rsidR="006C24F9">
        <w:rPr>
          <w:rStyle w:val="CommentReference"/>
        </w:rPr>
        <w:commentReference w:id="81"/>
      </w:r>
      <w:r w:rsidR="0069563E" w:rsidRPr="00DF6297">
        <w:rPr>
          <w:rFonts w:eastAsiaTheme="minorEastAsia" w:cstheme="minorHAnsi"/>
        </w:rPr>
        <w:t xml:space="preserve">While this </w:t>
      </w:r>
      <w:r w:rsidR="009E7D54">
        <w:rPr>
          <w:rFonts w:eastAsiaTheme="minorEastAsia" w:cstheme="minorHAnsi"/>
        </w:rPr>
        <w:t xml:space="preserve">reduces </w:t>
      </w:r>
      <w:r w:rsidR="0069563E" w:rsidRPr="00DF6297">
        <w:rPr>
          <w:rFonts w:eastAsiaTheme="minorEastAsia" w:cstheme="minorHAnsi"/>
        </w:rPr>
        <w:t>the number of data points, it ensure</w:t>
      </w:r>
      <w:r w:rsidR="009E7D54">
        <w:rPr>
          <w:rFonts w:eastAsiaTheme="minorEastAsia" w:cstheme="minorHAnsi"/>
        </w:rPr>
        <w:t>s</w:t>
      </w:r>
      <w:r w:rsidR="0069563E" w:rsidRPr="00DF6297">
        <w:rPr>
          <w:rFonts w:eastAsiaTheme="minorEastAsia" w:cstheme="minorHAnsi"/>
        </w:rPr>
        <w:t xml:space="preserve"> that all data within a given species are comparable as measurements of these rates can vary between studies due to e.g. measurement bias or differences </w:t>
      </w:r>
      <w:r w:rsidR="00BE4A48">
        <w:rPr>
          <w:rFonts w:eastAsiaTheme="minorEastAsia" w:cstheme="minorHAnsi"/>
        </w:rPr>
        <w:t xml:space="preserve">in </w:t>
      </w:r>
      <w:r w:rsidR="0069563E" w:rsidRPr="00DF6297">
        <w:rPr>
          <w:rFonts w:eastAsiaTheme="minorEastAsia" w:cstheme="minorHAnsi"/>
        </w:rPr>
        <w:t>experimental protocol</w:t>
      </w:r>
      <w:r w:rsidR="00BE4A48">
        <w:rPr>
          <w:rFonts w:eastAsiaTheme="minorEastAsia" w:cstheme="minorHAnsi"/>
        </w:rPr>
        <w:t>s</w:t>
      </w:r>
      <w:r w:rsidR="0069563E" w:rsidRPr="00DF6297">
        <w:rPr>
          <w:rFonts w:eastAsiaTheme="minorEastAsia" w:cstheme="minorHAnsi"/>
        </w:rPr>
        <w:t xml:space="preserve"> </w:t>
      </w:r>
      <w:r w:rsidR="0069563E" w:rsidRPr="00483A60">
        <w:rPr>
          <w:rFonts w:eastAsiaTheme="minorEastAsia" w:cstheme="minorHAnsi"/>
        </w:rPr>
        <w:fldChar w:fldCharType="begin"/>
      </w:r>
      <w:r w:rsidR="00211A93">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9563E" w:rsidRPr="00483A60">
        <w:rPr>
          <w:rFonts w:eastAsiaTheme="minorEastAsia" w:cstheme="minorHAnsi"/>
        </w:rPr>
        <w:fldChar w:fldCharType="separate"/>
      </w:r>
      <w:r w:rsidR="00211A93" w:rsidRPr="00771CB3">
        <w:rPr>
          <w:rFonts w:ascii="Times New Roman" w:cs="Times New Roman"/>
        </w:rPr>
        <w:t xml:space="preserve">(Armstrong &amp; Hawkins 2008; Jerde </w:t>
      </w:r>
      <w:r w:rsidR="00211A93" w:rsidRPr="00771CB3">
        <w:rPr>
          <w:rFonts w:ascii="Times New Roman" w:cs="Times New Roman"/>
          <w:i/>
          <w:iCs/>
        </w:rPr>
        <w:t>et al.</w:t>
      </w:r>
      <w:r w:rsidR="00211A93" w:rsidRPr="00A6384D">
        <w:rPr>
          <w:rFonts w:ascii="Times New Roman" w:cs="Times New Roman"/>
        </w:rPr>
        <w:t xml:space="preserve"> 2019)</w:t>
      </w:r>
      <w:r w:rsidR="0069563E" w:rsidRPr="00483A60">
        <w:rPr>
          <w:rFonts w:eastAsiaTheme="minorEastAsia" w:cstheme="minorHAnsi"/>
        </w:rPr>
        <w:fldChar w:fldCharType="end"/>
      </w:r>
      <w:r w:rsidR="0069563E" w:rsidRPr="00DF6297">
        <w:rPr>
          <w:rFonts w:eastAsiaTheme="minorEastAsia" w:cstheme="minorHAnsi"/>
        </w:rPr>
        <w:t xml:space="preserve">. In cases where we found more than one study for a species, </w:t>
      </w:r>
      <w:commentRangeStart w:id="82"/>
      <w:commentRangeStart w:id="83"/>
      <w:r w:rsidR="0069563E" w:rsidRPr="00DF6297">
        <w:rPr>
          <w:rFonts w:eastAsiaTheme="minorEastAsia" w:cstheme="minorHAnsi"/>
        </w:rPr>
        <w:t>we selected the study we found most suitable, based on how well it fit with our pre-defined criteria</w:t>
      </w:r>
      <w:r w:rsidR="00692329">
        <w:rPr>
          <w:rFonts w:eastAsiaTheme="minorEastAsia" w:cstheme="minorHAnsi"/>
        </w:rPr>
        <w:t xml:space="preserve"> </w:t>
      </w:r>
      <w:commentRangeEnd w:id="82"/>
      <w:r w:rsidR="00BE4A48">
        <w:rPr>
          <w:rStyle w:val="CommentReference"/>
        </w:rPr>
        <w:commentReference w:id="82"/>
      </w:r>
      <w:commentRangeEnd w:id="83"/>
      <w:r w:rsidR="00241606">
        <w:rPr>
          <w:rStyle w:val="CommentReference"/>
        </w:rPr>
        <w:commentReference w:id="83"/>
      </w:r>
      <w:r w:rsidR="00692329">
        <w:rPr>
          <w:rFonts w:eastAsiaTheme="minorEastAsia" w:cstheme="minorHAnsi"/>
        </w:rPr>
        <w:t>(Appendix S1)</w:t>
      </w:r>
      <w:r w:rsidR="0069563E" w:rsidRPr="00DF6297">
        <w:rPr>
          <w:rFonts w:eastAsiaTheme="minorEastAsia" w:cstheme="minorHAnsi"/>
        </w:rPr>
        <w:t xml:space="preserve">. </w:t>
      </w:r>
      <w:r w:rsidR="0069563E" w:rsidRPr="00DF6297">
        <w:rPr>
          <w:rFonts w:cstheme="minorHAnsi"/>
        </w:rPr>
        <w:t xml:space="preserve">A more detailed description of the search protocol, criteria to selected data, data acquisition procedure, quality control, collation of auxiliary information and standardizing rates to common units </w:t>
      </w:r>
      <w:r w:rsidR="00BE4A48">
        <w:rPr>
          <w:rFonts w:cstheme="minorHAnsi"/>
        </w:rPr>
        <w:t xml:space="preserve">can be found in </w:t>
      </w:r>
      <w:r w:rsidR="0069563E" w:rsidRPr="00DF6297">
        <w:rPr>
          <w:rFonts w:cstheme="minorHAnsi"/>
        </w:rPr>
        <w:t xml:space="preserve">Appendix S1 in </w:t>
      </w:r>
      <w:r w:rsidR="00251E8C">
        <w:rPr>
          <w:rFonts w:cstheme="minorHAnsi"/>
        </w:rPr>
        <w:t xml:space="preserve">the </w:t>
      </w:r>
      <w:r w:rsidR="0069563E" w:rsidRPr="00DF6297">
        <w:rPr>
          <w:rFonts w:cstheme="minorHAnsi"/>
        </w:rPr>
        <w:t>Supporting Information.</w:t>
      </w:r>
    </w:p>
    <w:p w14:paraId="2E067349" w14:textId="610DBBBF" w:rsidR="00F70D22" w:rsidRPr="00AE14AA" w:rsidRDefault="00F70D22" w:rsidP="00701A4F">
      <w:pPr>
        <w:spacing w:line="480" w:lineRule="auto"/>
        <w:ind w:firstLine="284"/>
        <w:contextualSpacing/>
        <w:jc w:val="both"/>
        <w:rPr>
          <w:rFonts w:cstheme="minorHAnsi"/>
        </w:rPr>
      </w:pPr>
      <w:r>
        <w:rPr>
          <w:rFonts w:eastAsiaTheme="minorEastAsia" w:cstheme="minorHAnsi"/>
        </w:rPr>
        <w:lastRenderedPageBreak/>
        <w:t>In order to estimate general intraspecific parameters</w:t>
      </w:r>
      <w:r w:rsidR="00A50582">
        <w:rPr>
          <w:rFonts w:eastAsiaTheme="minorEastAsia" w:cstheme="minorHAnsi"/>
        </w:rPr>
        <w:t xml:space="preserve"> with hierarchical models</w:t>
      </w:r>
      <w:r>
        <w:rPr>
          <w:rFonts w:eastAsiaTheme="minorEastAsia" w:cstheme="minorHAnsi"/>
        </w:rPr>
        <w:t>, we standardize</w:t>
      </w:r>
      <w:r w:rsidR="000D5095">
        <w:rPr>
          <w:rFonts w:eastAsiaTheme="minorEastAsia" w:cstheme="minorHAnsi"/>
        </w:rPr>
        <w:t>d</w:t>
      </w:r>
      <w:r w:rsidR="00AE2EC8">
        <w:rPr>
          <w:rFonts w:eastAsiaTheme="minorEastAsia" w:cstheme="minorHAnsi"/>
        </w:rPr>
        <w:t xml:space="preserve"> the</w:t>
      </w:r>
      <w:r>
        <w:rPr>
          <w:rFonts w:eastAsiaTheme="minorEastAsia" w:cstheme="minorHAnsi"/>
        </w:rPr>
        <w:t xml:space="preserve"> data as the experiments were conducted at dif</w:t>
      </w:r>
      <w:r w:rsidRPr="00AE14AA">
        <w:rPr>
          <w:rFonts w:eastAsiaTheme="minorEastAsia" w:cstheme="minorHAnsi"/>
        </w:rPr>
        <w:t xml:space="preserve">ferent temperatures, both absolute and in relation to average temperatures for that species. This was done by subtracting </w:t>
      </w:r>
      <w:r>
        <w:rPr>
          <w:rFonts w:eastAsiaTheme="minorEastAsia" w:cstheme="minorHAnsi"/>
        </w:rPr>
        <w:t xml:space="preserve">the experimental temperatures </w:t>
      </w:r>
      <w:r w:rsidR="005F0FF6">
        <w:rPr>
          <w:rFonts w:eastAsiaTheme="minorEastAsia" w:cstheme="minorHAnsi"/>
        </w:rPr>
        <w:t>with</w:t>
      </w:r>
      <w:r>
        <w:rPr>
          <w:rFonts w:eastAsiaTheme="minorEastAsia" w:cstheme="minorHAnsi"/>
        </w:rPr>
        <w:t xml:space="preserve"> </w:t>
      </w:r>
      <w:r w:rsidRPr="00AE14AA">
        <w:rPr>
          <w:rFonts w:eastAsiaTheme="minorEastAsia" w:cstheme="minorHAnsi"/>
        </w:rPr>
        <w:t xml:space="preserve">a representative temperature of the species natural environment. </w:t>
      </w:r>
      <w:r>
        <w:rPr>
          <w:rFonts w:eastAsiaTheme="minorEastAsia" w:cstheme="minorHAnsi"/>
        </w:rPr>
        <w:t>We used the median temperature in the environments</w:t>
      </w:r>
      <w:r w:rsidR="009650A4">
        <w:rPr>
          <w:rFonts w:eastAsiaTheme="minorEastAsia" w:cstheme="minorHAnsi"/>
        </w:rPr>
        <w:t xml:space="preserve"> of the respective species distribution</w:t>
      </w:r>
      <w:commentRangeStart w:id="84"/>
      <w:r w:rsidR="00251E8C">
        <w:rPr>
          <w:rFonts w:eastAsiaTheme="minorEastAsia" w:cstheme="minorHAnsi"/>
        </w:rPr>
        <w:t xml:space="preserve"> using information available in</w:t>
      </w:r>
      <w:r>
        <w:rPr>
          <w:rFonts w:eastAsiaTheme="minorEastAsia" w:cstheme="minorHAnsi"/>
        </w:rPr>
        <w:t xml:space="preserve"> </w:t>
      </w:r>
      <w:r w:rsidRPr="00AE14AA">
        <w:rPr>
          <w:rFonts w:eastAsiaTheme="minorEastAsia" w:cstheme="minorHAnsi"/>
        </w:rPr>
        <w:t>Fish</w:t>
      </w:r>
      <w:r>
        <w:rPr>
          <w:rFonts w:eastAsiaTheme="minorEastAsia" w:cstheme="minorHAnsi"/>
        </w:rPr>
        <w:t>B</w:t>
      </w:r>
      <w:r w:rsidRPr="00AE14AA">
        <w:rPr>
          <w:rFonts w:eastAsiaTheme="minorEastAsia" w:cstheme="minorHAnsi"/>
        </w:rPr>
        <w:t>ase</w:t>
      </w:r>
      <w:r>
        <w:rPr>
          <w:rFonts w:eastAsiaTheme="minorEastAsia" w:cstheme="minorHAnsi"/>
        </w:rPr>
        <w:t xml:space="preserve"> </w:t>
      </w:r>
      <w:commentRangeEnd w:id="84"/>
      <w:r w:rsidR="009650A4">
        <w:rPr>
          <w:rStyle w:val="CommentReference"/>
        </w:rPr>
        <w:commentReference w:id="84"/>
      </w:r>
      <w:r>
        <w:rPr>
          <w:rFonts w:eastAsiaTheme="minorEastAsia" w:cstheme="minorHAnsi"/>
        </w:rPr>
        <w:fldChar w:fldCharType="begin"/>
      </w:r>
      <w:r w:rsidR="00211A93">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Pr>
          <w:rFonts w:eastAsiaTheme="minorEastAsia" w:cstheme="minorHAnsi"/>
        </w:rPr>
        <w:fldChar w:fldCharType="separate"/>
      </w:r>
      <w:r w:rsidR="00211A93" w:rsidRPr="0045637F">
        <w:rPr>
          <w:rFonts w:ascii="Times New Roman" w:cs="Times New Roman"/>
        </w:rPr>
        <w:t>(Froese &amp; Pauly 2016)</w:t>
      </w:r>
      <w:r>
        <w:rPr>
          <w:rFonts w:eastAsiaTheme="minorEastAsia" w:cstheme="minorHAnsi"/>
        </w:rPr>
        <w:fldChar w:fldCharType="end"/>
      </w:r>
      <w:r w:rsidRPr="00AE14AA">
        <w:rPr>
          <w:rFonts w:eastAsiaTheme="minorEastAsia" w:cstheme="minorHAnsi"/>
        </w:rPr>
        <w:t xml:space="preserve"> (</w:t>
      </w:r>
      <w:hyperlink r:id="rId16" w:history="1">
        <w:r w:rsidRPr="00AE14AA">
          <w:rPr>
            <w:rStyle w:val="Hyperlink"/>
            <w:rFonts w:eastAsiaTheme="minorEastAsia" w:cstheme="minorHAnsi"/>
            <w:color w:val="auto"/>
          </w:rPr>
          <w:t>https://fishbase.org/</w:t>
        </w:r>
      </w:hyperlink>
      <w:r w:rsidRPr="00AE14AA">
        <w:rPr>
          <w:rFonts w:eastAsiaTheme="minorEastAsia" w:cstheme="minorHAnsi"/>
        </w:rPr>
        <w:t>)</w:t>
      </w:r>
      <w:r>
        <w:rPr>
          <w:rFonts w:eastAsiaTheme="minorEastAsia" w:cstheme="minorHAnsi"/>
        </w:rPr>
        <w:t xml:space="preserve">. When this information was missing, we used other comparable metrics (e.g. median preferred temperature or temperature of spawning habitat) (Appendix S1). The body masses used in the experiments also correspond to different </w:t>
      </w:r>
      <w:r w:rsidR="009650A4">
        <w:rPr>
          <w:rFonts w:eastAsiaTheme="minorEastAsia" w:cstheme="minorHAnsi"/>
        </w:rPr>
        <w:t xml:space="preserve">life </w:t>
      </w:r>
      <w:r>
        <w:rPr>
          <w:rFonts w:eastAsiaTheme="minorEastAsia" w:cstheme="minorHAnsi"/>
        </w:rPr>
        <w:t xml:space="preserve">stages. Hence, we standardized all body-mass data by dividing it with the asymptotic mass, also </w:t>
      </w:r>
      <w:commentRangeStart w:id="85"/>
      <w:r>
        <w:rPr>
          <w:rFonts w:eastAsiaTheme="minorEastAsia" w:cstheme="minorHAnsi"/>
        </w:rPr>
        <w:t xml:space="preserve">taken from FishBase. </w:t>
      </w:r>
      <w:commentRangeEnd w:id="85"/>
      <w:r w:rsidR="009650A4">
        <w:rPr>
          <w:rStyle w:val="CommentReference"/>
        </w:rPr>
        <w:commentReference w:id="85"/>
      </w:r>
      <w:r>
        <w:rPr>
          <w:rFonts w:eastAsiaTheme="minorEastAsia" w:cstheme="minorHAnsi"/>
        </w:rPr>
        <w:t xml:space="preserve">In the regression models presented below, body mass and temperature </w:t>
      </w:r>
      <w:r w:rsidR="00B474F4">
        <w:rPr>
          <w:rFonts w:eastAsiaTheme="minorEastAsia" w:cstheme="minorHAnsi"/>
        </w:rPr>
        <w:t xml:space="preserve">thus </w:t>
      </w:r>
      <w:r>
        <w:rPr>
          <w:rFonts w:eastAsiaTheme="minorEastAsia" w:cstheme="minorHAnsi"/>
        </w:rPr>
        <w:t>always correspond to mean-centered and standardized values.</w:t>
      </w:r>
    </w:p>
    <w:p w14:paraId="60BF82B6" w14:textId="77777777" w:rsidR="00F70D22" w:rsidRPr="00DF6297" w:rsidRDefault="00F70D22" w:rsidP="00701A4F">
      <w:pPr>
        <w:spacing w:line="480" w:lineRule="auto"/>
        <w:contextualSpacing/>
        <w:jc w:val="both"/>
        <w:rPr>
          <w:rFonts w:cstheme="minorHAnsi"/>
        </w:rPr>
      </w:pPr>
    </w:p>
    <w:p w14:paraId="70312619" w14:textId="77777777" w:rsidR="001D2DED" w:rsidRPr="00DF6297" w:rsidRDefault="001D2DED" w:rsidP="00701A4F">
      <w:pPr>
        <w:spacing w:line="480" w:lineRule="auto"/>
        <w:contextualSpacing/>
        <w:jc w:val="both"/>
        <w:rPr>
          <w:rFonts w:cstheme="minorHAnsi"/>
          <w:b/>
        </w:rPr>
      </w:pPr>
      <w:r w:rsidRPr="00DF6297">
        <w:rPr>
          <w:rFonts w:cstheme="minorHAnsi"/>
          <w:b/>
        </w:rPr>
        <w:t>Data analysis</w:t>
      </w:r>
    </w:p>
    <w:p w14:paraId="536C0C42" w14:textId="5BD742CA" w:rsidR="00257E53" w:rsidRDefault="00257E53" w:rsidP="00701A4F">
      <w:pPr>
        <w:spacing w:line="480" w:lineRule="auto"/>
        <w:contextualSpacing/>
        <w:jc w:val="both"/>
        <w:rPr>
          <w:rFonts w:cstheme="minorHAnsi"/>
          <w:bCs/>
          <w:i/>
          <w:iCs/>
        </w:rPr>
      </w:pPr>
      <w:r>
        <w:rPr>
          <w:rFonts w:cstheme="minorHAnsi"/>
          <w:bCs/>
          <w:i/>
          <w:iCs/>
        </w:rPr>
        <w:t>Below optimum temperatures</w:t>
      </w:r>
    </w:p>
    <w:p w14:paraId="2A88BE2B" w14:textId="74D8123A" w:rsidR="007206CF" w:rsidRPr="00CD4DC1" w:rsidRDefault="00CD4DC1" w:rsidP="00701A4F">
      <w:pPr>
        <w:spacing w:line="480" w:lineRule="auto"/>
        <w:contextualSpacing/>
        <w:jc w:val="both"/>
        <w:rPr>
          <w:rFonts w:cstheme="minorHAnsi"/>
          <w:bCs/>
          <w:i/>
          <w:iCs/>
        </w:rPr>
      </w:pPr>
      <w:r w:rsidRPr="00CD4DC1">
        <w:rPr>
          <w:rFonts w:cstheme="minorHAnsi"/>
          <w:bCs/>
        </w:rPr>
        <w:t>Below optimum temperatures</w:t>
      </w:r>
      <w:r w:rsidR="003B0DD2">
        <w:rPr>
          <w:rFonts w:cstheme="minorHAnsi"/>
          <w:bCs/>
        </w:rPr>
        <w:t xml:space="preserve"> (i.e.</w:t>
      </w:r>
      <w:r w:rsidR="008843E5">
        <w:rPr>
          <w:rFonts w:cstheme="minorHAnsi"/>
          <w:bCs/>
        </w:rPr>
        <w:t>,</w:t>
      </w:r>
      <w:r w:rsidR="003B0DD2">
        <w:rPr>
          <w:rFonts w:cstheme="minorHAnsi"/>
          <w:bCs/>
        </w:rPr>
        <w:t xml:space="preserve"> a subset of the data sets </w:t>
      </w:r>
      <w:r w:rsidR="008843E5">
        <w:rPr>
          <w:rFonts w:cstheme="minorHAnsi"/>
          <w:bCs/>
        </w:rPr>
        <w:t>including only</w:t>
      </w:r>
      <w:r w:rsidR="003B0DD2">
        <w:rPr>
          <w:rFonts w:cstheme="minorHAnsi"/>
          <w:bCs/>
        </w:rPr>
        <w:t xml:space="preserve"> data points for </w:t>
      </w:r>
      <w:r w:rsidR="000101AD">
        <w:rPr>
          <w:rFonts w:cstheme="minorHAnsi"/>
          <w:bCs/>
        </w:rPr>
        <w:t xml:space="preserve">a given </w:t>
      </w:r>
      <w:r w:rsidR="003B0DD2">
        <w:rPr>
          <w:rFonts w:cstheme="minorHAnsi"/>
          <w:bCs/>
        </w:rPr>
        <w:t xml:space="preserve">size-group </w:t>
      </w:r>
      <w:r w:rsidR="008843E5">
        <w:rPr>
          <w:rFonts w:cstheme="minorHAnsi"/>
          <w:bCs/>
        </w:rPr>
        <w:t xml:space="preserve">that </w:t>
      </w:r>
      <w:r w:rsidR="00A21D43">
        <w:rPr>
          <w:rFonts w:cstheme="minorHAnsi"/>
          <w:bCs/>
        </w:rPr>
        <w:t>wer</w:t>
      </w:r>
      <w:r w:rsidR="003560C8">
        <w:rPr>
          <w:rFonts w:cstheme="minorHAnsi"/>
          <w:bCs/>
        </w:rPr>
        <w:t>e</w:t>
      </w:r>
      <w:r w:rsidR="003B0DD2">
        <w:rPr>
          <w:rFonts w:cstheme="minorHAnsi"/>
          <w:bCs/>
        </w:rPr>
        <w:t xml:space="preserve"> </w:t>
      </w:r>
      <w:r w:rsidR="008843E5">
        <w:rPr>
          <w:rFonts w:cstheme="minorHAnsi"/>
          <w:bCs/>
        </w:rPr>
        <w:t>below</w:t>
      </w:r>
      <w:r w:rsidR="003B0DD2">
        <w:rPr>
          <w:rFonts w:cstheme="minorHAnsi"/>
          <w:bCs/>
        </w:rPr>
        <w:t xml:space="preserve"> the temperature </w:t>
      </w:r>
      <w:r w:rsidR="006F17E7">
        <w:rPr>
          <w:rFonts w:cstheme="minorHAnsi"/>
          <w:bCs/>
        </w:rPr>
        <w:t>at which the rate was maximized</w:t>
      </w:r>
      <w:r w:rsidR="003B0DD2">
        <w:rPr>
          <w:rFonts w:cstheme="minorHAnsi"/>
          <w:bCs/>
        </w:rPr>
        <w:t>)</w:t>
      </w:r>
      <w:r>
        <w:rPr>
          <w:rFonts w:cstheme="minorHAnsi"/>
          <w:bCs/>
        </w:rPr>
        <w:t>, we</w:t>
      </w:r>
      <w:r w:rsidR="007206CF" w:rsidRPr="007206CF">
        <w:rPr>
          <w:rFonts w:eastAsiaTheme="minorEastAsia" w:cstheme="minorHAnsi"/>
        </w:rPr>
        <w:t xml:space="preserve"> assumed </w:t>
      </w:r>
      <w:r w:rsidR="00F231B3">
        <w:rPr>
          <w:rFonts w:eastAsiaTheme="minorEastAsia" w:cstheme="minorHAnsi"/>
        </w:rPr>
        <w:t xml:space="preserve">metabolic and maximum consumption </w:t>
      </w:r>
      <w:r w:rsidR="007206CF" w:rsidRPr="007206CF">
        <w:rPr>
          <w:rFonts w:eastAsiaTheme="minorEastAsia" w:cstheme="minorHAnsi"/>
        </w:rPr>
        <w:t xml:space="preserve">rate </w:t>
      </w:r>
      <w:r w:rsidR="00F231B3">
        <w:rPr>
          <w:rFonts w:eastAsiaTheme="minorEastAsia" w:cstheme="minorHAnsi"/>
        </w:rPr>
        <w:t xml:space="preserve">to </w:t>
      </w:r>
      <w:r w:rsidR="007206CF" w:rsidRPr="007206CF">
        <w:rPr>
          <w:rFonts w:eastAsiaTheme="minorEastAsia" w:cstheme="minorHAnsi"/>
        </w:rPr>
        <w:t xml:space="preserve">scale with size using a generalized version of the </w:t>
      </w:r>
      <w:commentRangeStart w:id="86"/>
      <w:r w:rsidR="007206CF" w:rsidRPr="007206CF">
        <w:rPr>
          <w:rFonts w:eastAsiaTheme="minorEastAsia" w:cstheme="minorHAnsi"/>
        </w:rPr>
        <w:t xml:space="preserve">core equation </w:t>
      </w:r>
      <w:commentRangeEnd w:id="86"/>
      <w:r w:rsidR="008843E5">
        <w:rPr>
          <w:rStyle w:val="CommentReference"/>
        </w:rPr>
        <w:commentReference w:id="86"/>
      </w:r>
      <w:r w:rsidR="007206CF" w:rsidRPr="007206CF">
        <w:rPr>
          <w:rFonts w:eastAsiaTheme="minorEastAsia" w:cstheme="minorHAnsi"/>
        </w:rPr>
        <w:t xml:space="preserve">in the metabolic theory of ecology </w:t>
      </w:r>
      <w:r w:rsidR="007206CF">
        <w:rPr>
          <w:rFonts w:eastAsiaTheme="minorEastAsia" w:cstheme="minorHAnsi"/>
        </w:rPr>
        <w:fldChar w:fldCharType="begin"/>
      </w:r>
      <w:r w:rsidR="00222B78">
        <w:rPr>
          <w:rFonts w:eastAsiaTheme="minorEastAsia" w:cstheme="minorHAnsi"/>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L"}],"issued":{"date-parts":[["2001"]]}}},{"id":"EW7tO2wC/ZuZPpatR","uris":["http://zotero.org/users/local/FTg3Qpza/items/U72KD5M3"],"uri":["http://zotero.org/users/local/FTg3Qpza/items/U72KD5M3"],"itemData":{"id":1003,"type":"article-journal","title":"Toward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007206CF">
        <w:rPr>
          <w:rFonts w:eastAsiaTheme="minorEastAsia" w:cstheme="minorHAnsi"/>
        </w:rPr>
        <w:fldChar w:fldCharType="separate"/>
      </w:r>
      <w:r w:rsidR="009B3B72" w:rsidRPr="0045637F">
        <w:rPr>
          <w:rFonts w:ascii="Times New Roman" w:hAnsi="Times New Roman" w:cs="Times New Roman"/>
        </w:rPr>
        <w:t xml:space="preserve">(Gillooly </w:t>
      </w:r>
      <w:r w:rsidR="009B3B72" w:rsidRPr="0045637F">
        <w:rPr>
          <w:rFonts w:ascii="Times New Roman" w:hAnsi="Times New Roman" w:cs="Times New Roman"/>
          <w:i/>
          <w:iCs/>
        </w:rPr>
        <w:t>et al.</w:t>
      </w:r>
      <w:r w:rsidR="009B3B72" w:rsidRPr="0045637F">
        <w:rPr>
          <w:rFonts w:ascii="Times New Roman" w:hAnsi="Times New Roman" w:cs="Times New Roman"/>
        </w:rPr>
        <w:t xml:space="preserve"> 2001; Brown </w:t>
      </w:r>
      <w:r w:rsidR="009B3B72" w:rsidRPr="0045637F">
        <w:rPr>
          <w:rFonts w:ascii="Times New Roman" w:hAnsi="Times New Roman" w:cs="Times New Roman"/>
          <w:i/>
          <w:iCs/>
        </w:rPr>
        <w:t>et al.</w:t>
      </w:r>
      <w:r w:rsidR="009B3B72" w:rsidRPr="0045637F">
        <w:rPr>
          <w:rFonts w:ascii="Times New Roman" w:hAnsi="Times New Roman" w:cs="Times New Roman"/>
        </w:rPr>
        <w:t xml:space="preserve"> 2004b)</w:t>
      </w:r>
      <w:r w:rsidR="007206CF">
        <w:rPr>
          <w:rFonts w:eastAsiaTheme="minorEastAsia" w:cstheme="minorHAnsi"/>
        </w:rPr>
        <w:fldChar w:fldCharType="end"/>
      </w:r>
      <w:r w:rsidR="007206CF" w:rsidRPr="007206CF">
        <w:rPr>
          <w:rFonts w:eastAsiaTheme="minorEastAsia" w:cstheme="minorHAnsi"/>
        </w:rPr>
        <w:t xml:space="preserve">. This </w:t>
      </w:r>
      <w:r w:rsidR="00105CAC">
        <w:rPr>
          <w:rFonts w:eastAsiaTheme="minorEastAsia" w:cstheme="minorHAnsi"/>
        </w:rPr>
        <w:t xml:space="preserve">allowed </w:t>
      </w:r>
      <w:r w:rsidR="007206CF" w:rsidRPr="007206CF">
        <w:rPr>
          <w:rFonts w:eastAsiaTheme="minorEastAsia" w:cstheme="minorHAnsi"/>
        </w:rPr>
        <w:t xml:space="preserve">us to evaluate the effects of temperature and body mass simultaneously, which is more appropriate if the mass-scaling exponent is not exactly 3/4 </w:t>
      </w:r>
      <w:r w:rsidR="007206CF">
        <w:rPr>
          <w:rFonts w:eastAsiaTheme="minorEastAsia" w:cstheme="minorHAnsi"/>
        </w:rPr>
        <w:fldChar w:fldCharType="begin"/>
      </w:r>
      <w:r w:rsidR="005D4650">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206CF">
        <w:rPr>
          <w:rFonts w:eastAsiaTheme="minorEastAsia" w:cstheme="minorHAnsi"/>
        </w:rPr>
        <w:fldChar w:fldCharType="separate"/>
      </w:r>
      <w:r w:rsidR="007206CF" w:rsidRPr="00364D0F">
        <w:rPr>
          <w:rFonts w:ascii="Times New Roman" w:hAnsi="Times New Roman" w:cs="Times New Roman"/>
        </w:rPr>
        <w:t xml:space="preserve">(Downs </w:t>
      </w:r>
      <w:r w:rsidR="007206CF" w:rsidRPr="00364D0F">
        <w:rPr>
          <w:rFonts w:ascii="Times New Roman" w:hAnsi="Times New Roman" w:cs="Times New Roman"/>
          <w:i/>
          <w:iCs/>
        </w:rPr>
        <w:t>et al.</w:t>
      </w:r>
      <w:r w:rsidR="007206CF" w:rsidRPr="00364D0F">
        <w:rPr>
          <w:rFonts w:ascii="Times New Roman" w:hAnsi="Times New Roman" w:cs="Times New Roman"/>
        </w:rPr>
        <w:t xml:space="preserve"> 2008)</w:t>
      </w:r>
      <w:r w:rsidR="007206CF">
        <w:rPr>
          <w:rFonts w:eastAsiaTheme="minorEastAsia" w:cstheme="minorHAnsi"/>
        </w:rPr>
        <w:fldChar w:fldCharType="end"/>
      </w:r>
      <w:r w:rsidR="007206CF" w:rsidRPr="00364D0F">
        <w:rPr>
          <w:rFonts w:eastAsiaTheme="minorEastAsia" w:cstheme="minorHAnsi"/>
        </w:rPr>
        <w:t xml:space="preserve"> and also to evaluate interactive effects of size and temperature </w:t>
      </w:r>
      <w:r w:rsidR="007206CF" w:rsidRPr="00C61402">
        <w:rPr>
          <w:rFonts w:eastAsiaTheme="minorEastAsia" w:cstheme="minorHAnsi"/>
        </w:rPr>
        <w:fldChar w:fldCharType="begin"/>
      </w:r>
      <w:r w:rsidR="005D4650">
        <w:rPr>
          <w:rFonts w:eastAsiaTheme="minorEastAsia" w:cstheme="minorHAnsi"/>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7206CF" w:rsidRPr="00C61402">
        <w:rPr>
          <w:rFonts w:eastAsiaTheme="minorEastAsia" w:cstheme="minorHAnsi"/>
        </w:rPr>
        <w:fldChar w:fldCharType="separate"/>
      </w:r>
      <w:r w:rsidR="007206CF" w:rsidRPr="0093588F">
        <w:rPr>
          <w:rFonts w:ascii="Times New Roman" w:hAnsi="Times New Roman" w:cs="Times New Roman"/>
        </w:rPr>
        <w:t xml:space="preserve">(Ohlberger </w:t>
      </w:r>
      <w:r w:rsidR="007206CF" w:rsidRPr="0093588F">
        <w:rPr>
          <w:rFonts w:ascii="Times New Roman" w:hAnsi="Times New Roman" w:cs="Times New Roman"/>
          <w:i/>
          <w:iCs/>
        </w:rPr>
        <w:t>et al.</w:t>
      </w:r>
      <w:r w:rsidR="007206CF" w:rsidRPr="0093588F">
        <w:rPr>
          <w:rFonts w:ascii="Times New Roman" w:hAnsi="Times New Roman" w:cs="Times New Roman"/>
        </w:rPr>
        <w:t xml:space="preserve"> 2012; Lindmark </w:t>
      </w:r>
      <w:r w:rsidR="007206CF" w:rsidRPr="0093588F">
        <w:rPr>
          <w:rFonts w:ascii="Times New Roman" w:hAnsi="Times New Roman" w:cs="Times New Roman"/>
          <w:i/>
          <w:iCs/>
        </w:rPr>
        <w:t>et al.</w:t>
      </w:r>
      <w:r w:rsidR="007206CF" w:rsidRPr="0093588F">
        <w:rPr>
          <w:rFonts w:ascii="Times New Roman" w:hAnsi="Times New Roman" w:cs="Times New Roman"/>
        </w:rPr>
        <w:t xml:space="preserve"> 2018)</w:t>
      </w:r>
      <w:r w:rsidR="007206CF" w:rsidRPr="00C61402">
        <w:rPr>
          <w:rFonts w:eastAsiaTheme="minorEastAsia" w:cstheme="minorHAnsi"/>
        </w:rPr>
        <w:fldChar w:fldCharType="end"/>
      </w:r>
      <w:r w:rsidR="007206CF" w:rsidRPr="0093588F">
        <w:rPr>
          <w:rFonts w:eastAsiaTheme="minorEastAsia" w:cstheme="minorHAnsi"/>
        </w:rPr>
        <w:t xml:space="preserve">. </w:t>
      </w:r>
      <w:r w:rsidR="007206CF" w:rsidRPr="007206CF">
        <w:rPr>
          <w:rFonts w:eastAsiaTheme="minorEastAsia" w:cstheme="minorHAnsi"/>
        </w:rPr>
        <w:t xml:space="preserve">We thus assumed </w:t>
      </w:r>
      <w:r w:rsidR="001E3F06">
        <w:rPr>
          <w:rFonts w:eastAsiaTheme="minorEastAsia" w:cstheme="minorHAnsi"/>
        </w:rPr>
        <w:t>rate</w:t>
      </w:r>
      <w:r w:rsidR="009B587B">
        <w:rPr>
          <w:rFonts w:eastAsiaTheme="minorEastAsia" w:cstheme="minorHAnsi"/>
        </w:rPr>
        <w:t xml:space="preserve"> </w:t>
      </w:r>
      <m:oMath>
        <m:r>
          <w:rPr>
            <w:rFonts w:ascii="Cambria Math" w:eastAsiaTheme="minorEastAsia" w:hAnsi="Cambria Math" w:cstheme="minorHAnsi"/>
          </w:rPr>
          <m:t>B</m:t>
        </m:r>
      </m:oMath>
      <w:r w:rsidR="009B587B">
        <w:rPr>
          <w:rFonts w:eastAsiaTheme="minorEastAsia" w:cstheme="minorHAnsi"/>
        </w:rPr>
        <w:t xml:space="preserve"> (metabolism </w:t>
      </w:r>
      <w:r w:rsidR="008843E5">
        <w:rPr>
          <w:rFonts w:eastAsiaTheme="minorEastAsia" w:cstheme="minorHAnsi"/>
        </w:rPr>
        <w:t xml:space="preserve">or </w:t>
      </w:r>
      <w:r w:rsidR="009B587B">
        <w:rPr>
          <w:rFonts w:eastAsiaTheme="minorEastAsia" w:cstheme="minorHAnsi"/>
        </w:rPr>
        <w:t>maximum consumption)</w:t>
      </w:r>
      <w:r w:rsidR="001E3F06">
        <w:rPr>
          <w:rFonts w:eastAsiaTheme="minorEastAsia" w:cstheme="minorHAnsi"/>
        </w:rPr>
        <w:t xml:space="preserve"> </w:t>
      </w:r>
      <w:r w:rsidR="007206CF" w:rsidRPr="007206CF">
        <w:rPr>
          <w:rFonts w:eastAsiaTheme="minorEastAsia" w:cstheme="minorHAnsi"/>
        </w:rPr>
        <w:t>scale</w:t>
      </w:r>
      <w:r w:rsidR="008843E5">
        <w:rPr>
          <w:rFonts w:eastAsiaTheme="minorEastAsia" w:cstheme="minorHAnsi"/>
        </w:rPr>
        <w:t xml:space="preserve"> with mass </w:t>
      </w:r>
      <m:oMath>
        <m:r>
          <w:rPr>
            <w:rFonts w:ascii="Cambria Math" w:hAnsi="Cambria Math"/>
          </w:rPr>
          <m:t>M</m:t>
        </m:r>
      </m:oMath>
      <w:r w:rsidR="00246E3B" w:rsidDel="00246E3B">
        <w:rPr>
          <w:rFonts w:eastAsiaTheme="minorEastAsia" w:cstheme="minorHAnsi"/>
        </w:rPr>
        <w:t xml:space="preserve"> </w:t>
      </w:r>
      <w:r w:rsidR="008843E5">
        <w:rPr>
          <w:rFonts w:eastAsiaTheme="minorEastAsia" w:cstheme="minorHAnsi"/>
        </w:rPr>
        <w:t xml:space="preserve"> and temperature </w:t>
      </w:r>
      <m:oMath>
        <m:r>
          <w:rPr>
            <w:rFonts w:ascii="Cambria Math" w:hAnsi="Cambria Math"/>
          </w:rPr>
          <m:t>T</m:t>
        </m:r>
      </m:oMath>
      <w:r w:rsidR="008843E5">
        <w:rPr>
          <w:rFonts w:eastAsiaTheme="minorEastAsia" w:cstheme="minorHAnsi"/>
        </w:rPr>
        <w:t xml:space="preserve"> </w:t>
      </w:r>
      <w:r w:rsidR="007206CF" w:rsidRPr="007206CF">
        <w:rPr>
          <w:rFonts w:eastAsiaTheme="minorEastAsia" w:cstheme="minorHAnsi"/>
        </w:rPr>
        <w:t>as:</w:t>
      </w:r>
    </w:p>
    <w:p w14:paraId="5AF43C7B" w14:textId="2217434C" w:rsidR="007206CF" w:rsidRDefault="00FC0358" w:rsidP="00701A4F">
      <w:pPr>
        <w:spacing w:line="480" w:lineRule="auto"/>
        <w:ind w:firstLine="284"/>
        <w:contextualSpacing/>
        <w:jc w:val="right"/>
        <w:rPr>
          <w:rFonts w:eastAsiaTheme="minorEastAsia" w:cstheme="minorHAnsi"/>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8843E5" w:rsidRPr="00772504">
        <w:rPr>
          <w:rFonts w:eastAsiaTheme="minorEastAsia" w:cstheme="minorHAnsi"/>
        </w:rPr>
        <w:t>,</w:t>
      </w:r>
      <w:r w:rsidR="007206CF" w:rsidRPr="007206CF">
        <w:rPr>
          <w:rFonts w:eastAsiaTheme="minorEastAsia" w:cstheme="minorHAnsi"/>
        </w:rPr>
        <w:t xml:space="preserve">                                       (1)</w:t>
      </w:r>
    </w:p>
    <w:p w14:paraId="66C111C0" w14:textId="71888D5C" w:rsidR="007206CF" w:rsidRPr="007206CF" w:rsidRDefault="007206CF" w:rsidP="00701A4F">
      <w:pPr>
        <w:spacing w:line="480" w:lineRule="auto"/>
        <w:contextualSpacing/>
        <w:jc w:val="both"/>
        <w:rPr>
          <w:rFonts w:eastAsiaTheme="minorEastAsia"/>
        </w:rPr>
      </w:pPr>
      <w:r w:rsidRPr="007206CF">
        <w:rPr>
          <w:rFonts w:eastAsiaTheme="minorEastAsia" w:cstheme="minorHAnsi"/>
        </w:rPr>
        <w:lastRenderedPageBreak/>
        <w:t xml:space="preserve">which </w:t>
      </w:r>
      <w:r w:rsidRPr="007206CF">
        <w:rPr>
          <w:rFonts w:eastAsiaTheme="minorEastAsia"/>
        </w:rPr>
        <w:t xml:space="preserve">on normal scale becomes: </w:t>
      </w:r>
    </w:p>
    <w:p w14:paraId="2154C819" w14:textId="73E57A20" w:rsidR="001E4607" w:rsidRDefault="001604AF" w:rsidP="00701A4F">
      <w:pPr>
        <w:spacing w:line="480" w:lineRule="auto"/>
        <w:jc w:val="right"/>
        <w:rPr>
          <w:rFonts w:eastAsiaTheme="minorEastAsia"/>
        </w:rPr>
      </w:pPr>
      <w:r>
        <w:rPr>
          <w:rFonts w:eastAsiaTheme="minorEastAsia"/>
          <w:iCs/>
        </w:rPr>
        <w:t xml:space="preserve">    </w:t>
      </w:r>
      <w:r w:rsidR="007206CF" w:rsidRPr="007206CF">
        <w:rPr>
          <w:rFonts w:eastAsiaTheme="minorEastAsia"/>
          <w:iCs/>
        </w:rPr>
        <w:t xml:space="preserve">  </w:t>
      </w:r>
      <w:r>
        <w:rPr>
          <w:rFonts w:eastAsiaTheme="minorEastAsia"/>
          <w:iCs/>
        </w:rPr>
        <w:t xml:space="preserve">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008843E5" w:rsidRPr="00772504">
        <w:rPr>
          <w:rFonts w:eastAsiaTheme="minorEastAsia"/>
        </w:rPr>
        <w:t>,</w:t>
      </w:r>
      <w:r w:rsidR="007206CF" w:rsidRPr="007206CF">
        <w:rPr>
          <w:rFonts w:eastAsiaTheme="minorEastAsia"/>
        </w:rPr>
        <w:t xml:space="preserve">                                                     (2)</w:t>
      </w:r>
    </w:p>
    <w:p w14:paraId="2175E7C6" w14:textId="69B41A06" w:rsidR="007206CF" w:rsidRDefault="001E4607" w:rsidP="00701A4F">
      <w:pPr>
        <w:spacing w:line="480" w:lineRule="auto"/>
        <w:contextualSpacing/>
        <w:jc w:val="both"/>
        <w:rPr>
          <w:rFonts w:cstheme="minorHAnsi"/>
          <w:bCs/>
        </w:rPr>
      </w:pPr>
      <w:r>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004D056E">
        <w:rPr>
          <w:rFonts w:eastAsiaTheme="minorEastAsia" w:cstheme="minorHAnsi"/>
          <w:bCs/>
        </w:rPr>
        <w:t xml:space="preserve"> is the mass-</w:t>
      </w:r>
      <w:r w:rsidR="00A22571">
        <w:rPr>
          <w:rFonts w:eastAsiaTheme="minorEastAsia" w:cstheme="minorHAnsi"/>
          <w:bCs/>
        </w:rPr>
        <w:t xml:space="preserve">scaling exponent </w:t>
      </w:r>
      <w:r w:rsidR="00AE0C17">
        <w:rPr>
          <w:rFonts w:eastAsiaTheme="minorEastAsia" w:cstheme="minorHAnsi"/>
          <w:bCs/>
        </w:rPr>
        <w:t xml:space="preserve">when </w:t>
      </w:r>
      <m:oMath>
        <m:r>
          <w:rPr>
            <w:rFonts w:ascii="Cambria Math" w:eastAsiaTheme="minorEastAsia" w:hAnsi="Cambria Math" w:cstheme="minorHAnsi"/>
          </w:rPr>
          <m:t>T=0</m:t>
        </m:r>
      </m:oMath>
      <w:r w:rsidR="001D75DA">
        <w:rPr>
          <w:rFonts w:eastAsiaTheme="minorEastAsia" w:cstheme="minorHAnsi"/>
          <w:bCs/>
        </w:rPr>
        <w:t xml:space="preserve">, </w:t>
      </w:r>
      <m:oMath>
        <m:r>
          <w:rPr>
            <w:rFonts w:ascii="Cambria Math" w:eastAsiaTheme="minorEastAsia" w:hAnsi="Cambria Math" w:cstheme="minorHAnsi"/>
          </w:rPr>
          <m:t>c</m:t>
        </m:r>
      </m:oMath>
      <w:r w:rsidR="001D75DA">
        <w:rPr>
          <w:rFonts w:eastAsiaTheme="minorEastAsia" w:cstheme="minorHAnsi"/>
          <w:bCs/>
        </w:rPr>
        <w:t xml:space="preserve"> is the interaction coeffi</w:t>
      </w:r>
      <w:r w:rsidR="00FE30B8">
        <w:rPr>
          <w:rFonts w:eastAsiaTheme="minorEastAsia" w:cstheme="minorHAnsi"/>
          <w:bCs/>
        </w:rPr>
        <w:t>ci</w:t>
      </w:r>
      <w:r w:rsidR="001D75DA">
        <w:rPr>
          <w:rFonts w:eastAsiaTheme="minorEastAsia" w:cstheme="minorHAnsi"/>
          <w:bCs/>
        </w:rPr>
        <w:t>en</w:t>
      </w:r>
      <w:r w:rsidR="00FE30B8">
        <w:rPr>
          <w:rFonts w:eastAsiaTheme="minorEastAsia" w:cstheme="minorHAnsi"/>
          <w:bCs/>
        </w:rPr>
        <w:t>t</w:t>
      </w:r>
      <w:r w:rsidR="008843E5">
        <w:rPr>
          <w:rFonts w:eastAsiaTheme="minorEastAsia" w:cstheme="minorHAnsi"/>
          <w:bCs/>
        </w:rPr>
        <w:t>,</w:t>
      </w:r>
      <w:r w:rsidR="001D75DA">
        <w:rPr>
          <w:rFonts w:eastAsiaTheme="minorEastAsia" w:cstheme="minorHAnsi"/>
          <w:bCs/>
        </w:rPr>
        <w:t xml:space="preserve"> </w:t>
      </w:r>
      <m:oMath>
        <m:r>
          <w:rPr>
            <w:rFonts w:ascii="Cambria Math" w:eastAsiaTheme="minorEastAsia" w:hAnsi="Cambria Math" w:cstheme="minorHAnsi"/>
          </w:rPr>
          <m:t>E</m:t>
        </m:r>
      </m:oMath>
      <w:r w:rsidR="009304AC">
        <w:rPr>
          <w:rFonts w:eastAsiaTheme="minorEastAsia" w:cstheme="minorHAnsi"/>
          <w:bCs/>
        </w:rPr>
        <w:t xml:space="preserve"> is the activation energy</w:t>
      </w:r>
      <w:r w:rsidR="008843E5">
        <w:rPr>
          <w:rFonts w:eastAsiaTheme="minorEastAsia" w:cstheme="minorHAnsi"/>
          <w:bCs/>
        </w:rPr>
        <w:t xml:space="preserve">, and </w:t>
      </w:r>
      <m:oMath>
        <m:r>
          <w:rPr>
            <w:rFonts w:ascii="Cambria Math" w:eastAsiaTheme="minorEastAsia" w:hAnsi="Cambria Math" w:cstheme="minorHAnsi"/>
          </w:rPr>
          <m:t>k</m:t>
        </m:r>
      </m:oMath>
      <w:r w:rsidR="008843E5">
        <w:rPr>
          <w:rFonts w:eastAsiaTheme="minorEastAsia" w:cstheme="minorHAnsi"/>
          <w:bCs/>
        </w:rPr>
        <w:t xml:space="preserve"> is Boltzmann’s constant </w:t>
      </w:r>
      <w:r w:rsidR="00742868">
        <w:rPr>
          <w:rFonts w:eastAsiaTheme="minorEastAsia" w:cstheme="minorHAnsi"/>
          <w:bCs/>
        </w:rPr>
        <w:t xml:space="preserve">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00742868">
        <w:rPr>
          <w:rFonts w:eastAsiaTheme="minorEastAsia" w:cstheme="minorHAnsi"/>
          <w:bCs/>
        </w:rPr>
        <w:t xml:space="preserve"> </w:t>
      </w:r>
      <w:r w:rsidR="008843E5">
        <w:rPr>
          <w:rFonts w:eastAsiaTheme="minorEastAsia" w:cstheme="minorHAnsi"/>
          <w:bCs/>
        </w:rPr>
        <w:t>(</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008843E5">
        <w:rPr>
          <w:rFonts w:eastAsiaTheme="minorEastAsia" w:cstheme="minorHAnsi"/>
          <w:bCs/>
        </w:rPr>
        <w:t>)</w:t>
      </w:r>
      <w:r w:rsidR="00061C25">
        <w:rPr>
          <w:rFonts w:eastAsiaTheme="minorEastAsia" w:cstheme="minorHAnsi"/>
          <w:bCs/>
        </w:rPr>
        <w:t xml:space="preserve">. </w:t>
      </w:r>
      <w:r w:rsidR="0019727C">
        <w:rPr>
          <w:rFonts w:cstheme="minorHAnsi"/>
          <w:bCs/>
        </w:rPr>
        <w:t xml:space="preserve">We </w:t>
      </w:r>
      <w:r w:rsidR="00B15A51">
        <w:rPr>
          <w:rFonts w:cstheme="minorHAnsi"/>
          <w:bCs/>
        </w:rPr>
        <w:t xml:space="preserve">estimate these parameters using </w:t>
      </w:r>
      <w:r w:rsidR="00B03F20">
        <w:rPr>
          <w:rFonts w:cstheme="minorHAnsi"/>
          <w:bCs/>
        </w:rPr>
        <w:t xml:space="preserve">hierarchical </w:t>
      </w:r>
      <w:r w:rsidR="0019727C">
        <w:rPr>
          <w:rFonts w:cstheme="minorHAnsi"/>
          <w:bCs/>
        </w:rPr>
        <w:t xml:space="preserve">models </w:t>
      </w:r>
      <w:r w:rsidR="00B15A51">
        <w:rPr>
          <w:rFonts w:cstheme="minorHAnsi"/>
          <w:bCs/>
        </w:rPr>
        <w:t xml:space="preserve">with </w:t>
      </w:r>
      <w:r w:rsidR="0019727C">
        <w:rPr>
          <w:rFonts w:cstheme="minorHAnsi"/>
          <w:bCs/>
        </w:rPr>
        <w:t>different combinations of group</w:t>
      </w:r>
      <w:r w:rsidR="000F5527">
        <w:rPr>
          <w:rFonts w:cstheme="minorHAnsi"/>
          <w:bCs/>
        </w:rPr>
        <w:t xml:space="preserve"> (species)</w:t>
      </w:r>
      <w:r w:rsidR="0019727C">
        <w:rPr>
          <w:rFonts w:cstheme="minorHAnsi"/>
          <w:bCs/>
        </w:rPr>
        <w:t>-varying coefficients (Table 2)</w:t>
      </w:r>
      <w:r w:rsidR="00A47705">
        <w:rPr>
          <w:rFonts w:cstheme="minorHAnsi"/>
          <w:bCs/>
        </w:rPr>
        <w:t xml:space="preserve"> and select the final model using </w:t>
      </w:r>
      <w:r w:rsidR="00EA176E" w:rsidRPr="00EA176E">
        <w:rPr>
          <w:rFonts w:cstheme="minorHAnsi"/>
          <w:bCs/>
        </w:rPr>
        <w:t>widely applicable information criterion (WAIC)</w:t>
      </w:r>
      <w:r w:rsidR="00EA176E">
        <w:rPr>
          <w:rFonts w:cstheme="minorHAnsi"/>
          <w:bCs/>
        </w:rPr>
        <w:t xml:space="preserve"> </w:t>
      </w:r>
      <w:r w:rsidR="00EA176E">
        <w:rPr>
          <w:rFonts w:cstheme="minorHAnsi"/>
          <w:bCs/>
        </w:rPr>
        <w:fldChar w:fldCharType="begin"/>
      </w:r>
      <w:r w:rsidR="005D4650">
        <w:rPr>
          <w:rFonts w:cstheme="minorHAnsi"/>
          <w:bC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EA176E">
        <w:rPr>
          <w:rFonts w:cstheme="minorHAnsi"/>
          <w:bCs/>
        </w:rPr>
        <w:fldChar w:fldCharType="separate"/>
      </w:r>
      <w:r w:rsidR="005D4650" w:rsidRPr="0045637F">
        <w:rPr>
          <w:rFonts w:ascii="Times New Roman" w:cs="Times New Roman"/>
        </w:rPr>
        <w:t xml:space="preserve">(Vehtari </w:t>
      </w:r>
      <w:r w:rsidR="005D4650" w:rsidRPr="0045637F">
        <w:rPr>
          <w:rFonts w:ascii="Times New Roman" w:cs="Times New Roman"/>
          <w:i/>
          <w:iCs/>
        </w:rPr>
        <w:t>et al.</w:t>
      </w:r>
      <w:r w:rsidR="005D4650" w:rsidRPr="0045637F">
        <w:rPr>
          <w:rFonts w:ascii="Times New Roman" w:cs="Times New Roman"/>
        </w:rPr>
        <w:t xml:space="preserve"> 2017)</w:t>
      </w:r>
      <w:r w:rsidR="00EA176E">
        <w:rPr>
          <w:rFonts w:cstheme="minorHAnsi"/>
          <w:bCs/>
        </w:rPr>
        <w:fldChar w:fldCharType="end"/>
      </w:r>
      <w:r w:rsidR="00A47705">
        <w:rPr>
          <w:rFonts w:cstheme="minorHAnsi"/>
          <w:bCs/>
        </w:rPr>
        <w:t xml:space="preserve">. </w:t>
      </w:r>
      <w:r w:rsidR="00F265AF">
        <w:rPr>
          <w:rFonts w:cstheme="minorHAnsi"/>
          <w:bCs/>
        </w:rPr>
        <w:t>The full model</w:t>
      </w:r>
      <w:r w:rsidR="008A3198">
        <w:rPr>
          <w:rFonts w:cstheme="minorHAnsi"/>
          <w:bCs/>
        </w:rPr>
        <w:t xml:space="preserve"> with </w:t>
      </w:r>
      <w:r w:rsidR="00D86114">
        <w:rPr>
          <w:rFonts w:cstheme="minorHAnsi"/>
          <w:bCs/>
        </w:rPr>
        <w:t xml:space="preserve">uncorrelated </w:t>
      </w:r>
      <w:r w:rsidR="008A3198">
        <w:rPr>
          <w:rFonts w:cstheme="minorHAnsi"/>
          <w:bCs/>
        </w:rPr>
        <w:t>species-varying intercepts</w:t>
      </w:r>
      <w:r w:rsidR="000C3F2D">
        <w:rPr>
          <w:rFonts w:cstheme="minorHAnsi"/>
          <w:bCs/>
        </w:rPr>
        <w:t>, mass-, temperature</w:t>
      </w:r>
      <w:r w:rsidR="00B6170D">
        <w:rPr>
          <w:rFonts w:cstheme="minorHAnsi"/>
          <w:bCs/>
        </w:rPr>
        <w:t>-</w:t>
      </w:r>
      <w:r w:rsidR="000C3F2D">
        <w:rPr>
          <w:rFonts w:cstheme="minorHAnsi"/>
          <w:bCs/>
        </w:rPr>
        <w:t xml:space="preserve"> and interaction</w:t>
      </w:r>
      <w:r w:rsidR="00B6170D">
        <w:rPr>
          <w:rFonts w:cstheme="minorHAnsi"/>
          <w:bCs/>
        </w:rPr>
        <w:t>-</w:t>
      </w:r>
      <w:r w:rsidR="000C3F2D">
        <w:rPr>
          <w:rFonts w:cstheme="minorHAnsi"/>
          <w:bCs/>
        </w:rPr>
        <w:t xml:space="preserve"> coefficients, can be written as</w:t>
      </w:r>
      <w:r w:rsidR="00F265AF">
        <w:rPr>
          <w:rFonts w:cstheme="minorHAnsi"/>
          <w:bCs/>
        </w:rPr>
        <w:t>:</w:t>
      </w:r>
    </w:p>
    <w:p w14:paraId="4108619C" w14:textId="7517B0A4" w:rsidR="001604AF" w:rsidRDefault="00FC0358"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w:r w:rsidR="001604AF" w:rsidRPr="007206CF">
        <w:rPr>
          <w:rFonts w:eastAsiaTheme="minorEastAsia" w:cstheme="minorHAnsi"/>
        </w:rPr>
        <w:t xml:space="preserve">      </w:t>
      </w:r>
      <w:r w:rsidR="00EF4C8B">
        <w:rPr>
          <w:rFonts w:eastAsiaTheme="minorEastAsia" w:cstheme="minorHAnsi"/>
        </w:rPr>
        <w:t xml:space="preserve"> </w:t>
      </w:r>
      <w:r w:rsidR="001604AF" w:rsidRPr="007206CF">
        <w:rPr>
          <w:rFonts w:eastAsiaTheme="minorEastAsia" w:cstheme="minorHAnsi"/>
        </w:rPr>
        <w:t xml:space="preserve">                </w:t>
      </w:r>
      <w:r w:rsidR="000B3DEB">
        <w:rPr>
          <w:rFonts w:eastAsiaTheme="minorEastAsia" w:cstheme="minorHAnsi"/>
        </w:rPr>
        <w:t xml:space="preserve">     </w:t>
      </w:r>
      <w:r w:rsidR="001604AF" w:rsidRPr="007206CF">
        <w:rPr>
          <w:rFonts w:eastAsiaTheme="minorEastAsia" w:cstheme="minorHAnsi"/>
        </w:rPr>
        <w:t xml:space="preserve">       </w:t>
      </w:r>
      <w:r w:rsidR="001604AF">
        <w:rPr>
          <w:rFonts w:eastAsiaTheme="minorEastAsia" w:cstheme="minorHAnsi"/>
        </w:rPr>
        <w:t xml:space="preserve">            </w:t>
      </w:r>
      <w:r w:rsidR="001604AF" w:rsidRPr="007206CF">
        <w:rPr>
          <w:rFonts w:eastAsiaTheme="minorEastAsia" w:cstheme="minorHAnsi"/>
        </w:rPr>
        <w:t xml:space="preserve">            (</w:t>
      </w:r>
      <w:r w:rsidR="001604AF">
        <w:rPr>
          <w:rFonts w:eastAsiaTheme="minorEastAsia" w:cstheme="minorHAnsi"/>
        </w:rPr>
        <w:t>3</w:t>
      </w:r>
      <w:r w:rsidR="001604AF" w:rsidRPr="007206CF">
        <w:rPr>
          <w:rFonts w:eastAsiaTheme="minorEastAsia" w:cstheme="minorHAnsi"/>
        </w:rPr>
        <w:t>)</w:t>
      </w:r>
    </w:p>
    <w:p w14:paraId="640E4E3B" w14:textId="7B35F00A" w:rsidR="001604AF" w:rsidRDefault="00FC0358"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w:commentRangeStart w:id="87"/>
        <w:commentRangeStart w:id="88"/>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w:commentRangeStart w:id="89"/>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w:commentRangeEnd w:id="89"/>
        <m:r>
          <m:rPr>
            <m:sty m:val="p"/>
          </m:rPr>
          <w:rPr>
            <w:rStyle w:val="CommentReference"/>
          </w:rPr>
          <w:commentReference w:id="89"/>
        </m:r>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w:r w:rsidR="00B6170D">
        <w:rPr>
          <w:rFonts w:eastAsiaTheme="minorEastAsia" w:cstheme="minorHAnsi"/>
        </w:rPr>
        <w:t>,</w:t>
      </w:r>
      <w:r w:rsidR="00EF4C8B">
        <w:rPr>
          <w:rFonts w:eastAsiaTheme="minorEastAsia" w:cstheme="minorHAnsi"/>
        </w:rPr>
        <w:t xml:space="preserve">     </w:t>
      </w:r>
      <w:r w:rsidR="001604AF" w:rsidRPr="007206CF">
        <w:rPr>
          <w:rFonts w:eastAsiaTheme="minorEastAsia" w:cstheme="minorHAnsi"/>
        </w:rPr>
        <w:t xml:space="preserve">              </w:t>
      </w:r>
      <w:r w:rsidR="001604AF">
        <w:rPr>
          <w:rFonts w:eastAsiaTheme="minorEastAsia" w:cstheme="minorHAnsi"/>
        </w:rPr>
        <w:t xml:space="preserve">     </w:t>
      </w:r>
      <w:r w:rsidR="001604AF" w:rsidRPr="007206CF">
        <w:rPr>
          <w:rFonts w:eastAsiaTheme="minorEastAsia" w:cstheme="minorHAnsi"/>
        </w:rPr>
        <w:t xml:space="preserve">               (</w:t>
      </w:r>
      <w:r w:rsidR="00280377">
        <w:rPr>
          <w:rFonts w:eastAsiaTheme="minorEastAsia" w:cstheme="minorHAnsi"/>
        </w:rPr>
        <w:t>4</w:t>
      </w:r>
      <w:r w:rsidR="001604AF" w:rsidRPr="007206CF">
        <w:rPr>
          <w:rFonts w:eastAsiaTheme="minorEastAsia" w:cstheme="minorHAnsi"/>
        </w:rPr>
        <w:t>)</w:t>
      </w:r>
    </w:p>
    <w:p w14:paraId="1232DEC1" w14:textId="7842785A" w:rsidR="0037156A" w:rsidRDefault="00415AF0" w:rsidP="00701A4F">
      <w:pPr>
        <w:spacing w:line="480" w:lineRule="auto"/>
        <w:contextualSpacing/>
        <w:rPr>
          <w:rFonts w:eastAsiaTheme="minorEastAsia" w:cstheme="minorHAnsi"/>
        </w:rPr>
      </w:pPr>
      <w:r>
        <w:rPr>
          <w:rFonts w:eastAsiaTheme="minorEastAsia" w:cstheme="minorHAnsi"/>
        </w:rPr>
        <w:t xml:space="preserve">with the </w:t>
      </w:r>
      <w:r w:rsidR="002A2989">
        <w:rPr>
          <w:rFonts w:eastAsiaTheme="minorEastAsia" w:cstheme="minorHAnsi"/>
        </w:rPr>
        <w:t xml:space="preserve">following </w:t>
      </w:r>
      <w:r w:rsidR="00D71F80">
        <w:rPr>
          <w:rFonts w:eastAsiaTheme="minorEastAsia" w:cstheme="minorHAnsi"/>
        </w:rPr>
        <w:t>second level</w:t>
      </w:r>
      <w:r>
        <w:rPr>
          <w:rFonts w:eastAsiaTheme="minorEastAsia" w:cstheme="minorHAnsi"/>
        </w:rPr>
        <w:t xml:space="preserve"> (species) models</w:t>
      </w:r>
      <w:r w:rsidR="00722FE8">
        <w:rPr>
          <w:rFonts w:eastAsiaTheme="minorEastAsia" w:cstheme="minorHAnsi"/>
        </w:rPr>
        <w:t xml:space="preserve">, </w:t>
      </w:r>
      <w:r w:rsidR="0037156A">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oMath>
      <w:r w:rsidR="0037156A">
        <w:rPr>
          <w:rFonts w:eastAsiaTheme="minorEastAsia" w:cstheme="minorHAnsi"/>
        </w:rPr>
        <w:t xml:space="preserve"> (</w:t>
      </w:r>
      <m:oMath>
        <m:r>
          <w:rPr>
            <w:rFonts w:ascii="Cambria Math" w:eastAsiaTheme="minorEastAsia" w:hAnsi="Cambria Math" w:cstheme="minorHAnsi"/>
          </w:rPr>
          <m:t>p=0,1,2,3)</m:t>
        </m:r>
      </m:oMath>
      <w:r w:rsidR="002A2989">
        <w:rPr>
          <w:rFonts w:eastAsiaTheme="minorEastAsia" w:cstheme="minorHAnsi"/>
        </w:rPr>
        <w:t>:</w:t>
      </w:r>
      <w:commentRangeEnd w:id="87"/>
      <w:r w:rsidR="00B6170D">
        <w:rPr>
          <w:rStyle w:val="CommentReference"/>
        </w:rPr>
        <w:commentReference w:id="87"/>
      </w:r>
      <w:commentRangeEnd w:id="88"/>
    </w:p>
    <w:p w14:paraId="7A83F95E" w14:textId="1D2BFE6D" w:rsidR="0037156A" w:rsidRDefault="0037156A" w:rsidP="0037156A">
      <w:pPr>
        <w:spacing w:line="480" w:lineRule="auto"/>
        <w:ind w:firstLine="284"/>
        <w:contextualSpacing/>
        <w:jc w:val="right"/>
        <w:rPr>
          <w:rFonts w:eastAsiaTheme="minorEastAsia" w:cstheme="minorHAnsi"/>
        </w:rPr>
      </w:pPr>
      <w:r>
        <w:rPr>
          <w:rStyle w:val="CommentReference"/>
        </w:rPr>
        <w:commentReference w:id="88"/>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222B78">
        <w:rPr>
          <w:rFonts w:eastAsiaTheme="minorEastAsia"/>
        </w:rPr>
        <w:t>,</w:t>
      </w:r>
      <w:r w:rsidR="00222B78" w:rsidRPr="007206CF">
        <w:rPr>
          <w:rFonts w:eastAsiaTheme="minorEastAsia" w:cstheme="minorHAnsi"/>
        </w:rPr>
        <w:t xml:space="preserve">  </w:t>
      </w:r>
      <w:r w:rsidRPr="007206CF">
        <w:rPr>
          <w:rFonts w:eastAsiaTheme="minorEastAsia" w:cstheme="minorHAnsi"/>
        </w:rPr>
        <w:t xml:space="preserve">                              </w:t>
      </w:r>
      <w:r>
        <w:rPr>
          <w:rFonts w:eastAsiaTheme="minorEastAsia" w:cstheme="minorHAnsi"/>
        </w:rPr>
        <w:t xml:space="preserve">            </w:t>
      </w:r>
      <w:r w:rsidRPr="007206CF">
        <w:rPr>
          <w:rFonts w:eastAsiaTheme="minorEastAsia" w:cstheme="minorHAnsi"/>
        </w:rPr>
        <w:t xml:space="preserve">            (</w:t>
      </w:r>
      <w:r>
        <w:rPr>
          <w:rFonts w:eastAsiaTheme="minorEastAsia" w:cstheme="minorHAnsi"/>
        </w:rPr>
        <w:t>5</w:t>
      </w:r>
      <w:r w:rsidRPr="007206CF">
        <w:rPr>
          <w:rFonts w:eastAsiaTheme="minorEastAsia" w:cstheme="minorHAnsi"/>
        </w:rPr>
        <w:t>)</w:t>
      </w:r>
    </w:p>
    <w:p w14:paraId="356AC3EB" w14:textId="1F052224" w:rsidR="007F64EC" w:rsidRPr="00E67C75" w:rsidRDefault="00A85DA4" w:rsidP="00701A4F">
      <w:pPr>
        <w:spacing w:line="480" w:lineRule="auto"/>
        <w:contextualSpacing/>
        <w:jc w:val="both"/>
        <w:rPr>
          <w:rFonts w:eastAsiaTheme="minorEastAsia" w:cstheme="minorHAnsi"/>
        </w:rPr>
      </w:pPr>
      <w:r>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Pr>
          <w:rFonts w:eastAsiaTheme="minorEastAsia" w:cstheme="minorHAnsi"/>
          <w:bCs/>
          <w:iCs/>
        </w:rPr>
        <w:t xml:space="preserve"> is the </w:t>
      </w:r>
      <m:oMath>
        <m:r>
          <w:rPr>
            <w:rFonts w:ascii="Cambria Math" w:eastAsiaTheme="minorEastAsia" w:hAnsi="Cambria Math" w:cstheme="minorHAnsi"/>
          </w:rPr>
          <m:t>i</m:t>
        </m:r>
      </m:oMath>
      <w:r w:rsidR="00D73DD6">
        <w:rPr>
          <w:rFonts w:eastAsiaTheme="minorEastAsia" w:cstheme="minorHAnsi"/>
          <w:bCs/>
          <w:iCs/>
        </w:rPr>
        <w:t xml:space="preserve">th observation of the </w:t>
      </w:r>
      <w:r>
        <w:rPr>
          <w:rFonts w:eastAsiaTheme="minorEastAsia" w:cstheme="minorHAnsi"/>
          <w:bCs/>
          <w:iCs/>
        </w:rPr>
        <w:t>natural log of the rate</w:t>
      </w:r>
      <w:r w:rsidR="00DD60B9">
        <w:rPr>
          <w:rFonts w:eastAsiaTheme="minorEastAsia" w:cstheme="minorHAnsi"/>
          <w:bCs/>
          <w:iCs/>
        </w:rPr>
        <w:t xml:space="preserve"> (metabolism or consumption)</w:t>
      </w:r>
      <w:r w:rsidR="00136F23" w:rsidRPr="00136F23">
        <w:rPr>
          <w:rFonts w:eastAsiaTheme="minorEastAsia" w:cstheme="minorHAnsi"/>
          <w:bCs/>
          <w:iCs/>
        </w:rPr>
        <w:t xml:space="preserve"> </w:t>
      </w:r>
      <w:r w:rsidR="00136F23">
        <w:rPr>
          <w:rFonts w:eastAsiaTheme="minorEastAsia" w:cstheme="minorHAnsi"/>
          <w:bCs/>
          <w:iCs/>
        </w:rPr>
        <w:t xml:space="preserve">for species </w:t>
      </w:r>
      <m:oMath>
        <m:r>
          <w:rPr>
            <w:rFonts w:ascii="Cambria Math" w:eastAsiaTheme="minorEastAsia" w:hAnsi="Cambria Math" w:cstheme="minorHAnsi"/>
          </w:rPr>
          <m:t>j</m:t>
        </m:r>
      </m:oMath>
      <w:r w:rsidR="00D73DD6">
        <w:rPr>
          <w:rFonts w:eastAsiaTheme="minorEastAsia" w:cstheme="minorHAnsi"/>
          <w:bCs/>
          <w:iCs/>
        </w:rPr>
        <w:t>,</w:t>
      </w:r>
      <w:r w:rsidR="004558FA">
        <w:rPr>
          <w:rFonts w:eastAsiaTheme="minorEastAsia" w:cstheme="minorHAnsi"/>
          <w:iC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4558FA">
        <w:rPr>
          <w:rFonts w:eastAsiaTheme="minorEastAsia" w:cstheme="minorHAnsi"/>
          <w:iCs/>
        </w:rPr>
        <w:t xml:space="preserve"> is </w:t>
      </w:r>
      <w:r w:rsidR="006719E7">
        <w:rPr>
          <w:rFonts w:eastAsiaTheme="minorEastAsia" w:cstheme="minorHAnsi"/>
          <w:iCs/>
        </w:rPr>
        <w:t xml:space="preserve">the </w:t>
      </w:r>
      <w:r w:rsidR="00E62704">
        <w:rPr>
          <w:rFonts w:eastAsiaTheme="minorEastAsia" w:cstheme="minorHAnsi"/>
          <w:iCs/>
        </w:rPr>
        <w:t>natural log of body mass relative to asymptotic mass</w:t>
      </w:r>
      <w:r w:rsidR="004558FA">
        <w:rPr>
          <w:rFonts w:eastAsiaTheme="minorEastAsia" w:cstheme="minorHAnsi"/>
          <w:iCs/>
        </w:rPr>
        <w:t xml:space="preserve"> 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4558FA">
        <w:rPr>
          <w:rFonts w:eastAsiaTheme="minorEastAsia" w:cstheme="minorHAnsi"/>
        </w:rPr>
        <w:t xml:space="preserve"> </w:t>
      </w:r>
      <w:r w:rsidR="004558FA">
        <w:rPr>
          <w:rFonts w:eastAsiaTheme="minorEastAsia" w:cstheme="minorHAnsi"/>
          <w:iCs/>
        </w:rPr>
        <w:t xml:space="preserve">is standardized temperature </w:t>
      </w:r>
      <w:r w:rsidR="006D5914">
        <w:rPr>
          <w:rFonts w:eastAsiaTheme="minorEastAsia" w:cstheme="minorHAnsi"/>
          <w:iCs/>
        </w:rPr>
        <w:t>(</w:t>
      </w:r>
      <w:r w:rsidR="004C3241">
        <w:rPr>
          <w:rFonts w:eastAsiaTheme="minorEastAsia" w:cstheme="minorHAnsi"/>
          <w:iCs/>
        </w:rPr>
        <w:t xml:space="preserve">mean environmental temperature subtracted from the median environmental temperature, both on </w:t>
      </w:r>
      <w:commentRangeStart w:id="90"/>
      <w:r w:rsidR="007A5DEC">
        <w:rPr>
          <w:rFonts w:eastAsiaTheme="minorEastAsia" w:cstheme="minorHAnsi"/>
          <w:iCs/>
        </w:rPr>
        <w:t>Arrhenius</w:t>
      </w:r>
      <w:r w:rsidR="006D5914">
        <w:rPr>
          <w:rFonts w:eastAsiaTheme="minorEastAsia" w:cstheme="minorHAnsi"/>
          <w:iCs/>
        </w:rPr>
        <w:t xml:space="preserve"> </w:t>
      </w:r>
      <w:commentRangeEnd w:id="90"/>
      <w:r w:rsidR="00E13845">
        <w:rPr>
          <w:rStyle w:val="CommentReference"/>
        </w:rPr>
        <w:commentReference w:id="90"/>
      </w:r>
      <w:r w:rsidR="005C6A46">
        <w:rPr>
          <w:rFonts w:eastAsiaTheme="minorEastAsia" w:cstheme="minorHAnsi"/>
          <w:iCs/>
        </w:rPr>
        <w:t>temperature scales</w:t>
      </w:r>
      <w:r w:rsidR="00584FFF">
        <w:rPr>
          <w:rFonts w:eastAsiaTheme="minorEastAsia" w:cstheme="minorHAnsi"/>
          <w:iCs/>
        </w:rPr>
        <w:t>). B</w:t>
      </w:r>
      <w:r w:rsidR="00057A9C">
        <w:rPr>
          <w:rFonts w:eastAsiaTheme="minorEastAsia" w:cstheme="minorHAnsi"/>
          <w:iCs/>
        </w:rPr>
        <w:t xml:space="preserve">oth </w:t>
      </w:r>
      <w:r w:rsidR="00584FFF">
        <w:rPr>
          <w:rFonts w:eastAsiaTheme="minorEastAsia" w:cstheme="minorHAnsi"/>
          <w:iCs/>
        </w:rPr>
        <w:t xml:space="preserve">predictors are </w:t>
      </w:r>
      <w:r w:rsidR="00057A9C">
        <w:rPr>
          <w:rFonts w:eastAsiaTheme="minorEastAsia" w:cstheme="minorHAnsi"/>
          <w:iCs/>
        </w:rPr>
        <w:t>mean centered.</w:t>
      </w:r>
    </w:p>
    <w:p w14:paraId="6A2538E9" w14:textId="77777777" w:rsidR="00010622" w:rsidRDefault="00010622" w:rsidP="00701A4F">
      <w:pPr>
        <w:spacing w:line="480" w:lineRule="auto"/>
        <w:contextualSpacing/>
        <w:jc w:val="both"/>
        <w:rPr>
          <w:rFonts w:cstheme="minorHAnsi"/>
          <w:bCs/>
          <w:i/>
          <w:iCs/>
        </w:rPr>
      </w:pPr>
    </w:p>
    <w:p w14:paraId="228B4CEE" w14:textId="7108655B" w:rsidR="00257E53" w:rsidRDefault="00257E53" w:rsidP="00701A4F">
      <w:pPr>
        <w:spacing w:line="480" w:lineRule="auto"/>
        <w:contextualSpacing/>
        <w:jc w:val="both"/>
        <w:rPr>
          <w:rFonts w:cstheme="minorHAnsi"/>
          <w:bCs/>
          <w:i/>
          <w:iCs/>
        </w:rPr>
      </w:pPr>
      <w:r>
        <w:rPr>
          <w:rFonts w:cstheme="minorHAnsi"/>
          <w:bCs/>
          <w:i/>
          <w:iCs/>
        </w:rPr>
        <w:t>Full temperature range</w:t>
      </w:r>
    </w:p>
    <w:p w14:paraId="0B59C434" w14:textId="2A89DF5F" w:rsidR="0019416E" w:rsidRDefault="00E13845" w:rsidP="00701A4F">
      <w:pPr>
        <w:spacing w:line="480" w:lineRule="auto"/>
        <w:contextualSpacing/>
        <w:jc w:val="both"/>
        <w:rPr>
          <w:rFonts w:eastAsiaTheme="minorEastAsia" w:cstheme="minorHAnsi"/>
        </w:rPr>
      </w:pPr>
      <w:r>
        <w:rPr>
          <w:rFonts w:cstheme="minorHAnsi"/>
          <w:bCs/>
        </w:rPr>
        <w:t>To t</w:t>
      </w:r>
      <w:r w:rsidR="00052B02">
        <w:rPr>
          <w:rFonts w:cstheme="minorHAnsi"/>
          <w:bCs/>
        </w:rPr>
        <w:t>he full data set</w:t>
      </w:r>
      <w:r>
        <w:rPr>
          <w:rFonts w:cstheme="minorHAnsi"/>
          <w:bCs/>
        </w:rPr>
        <w:t xml:space="preserve"> we instead fit polynomial models, as in </w:t>
      </w:r>
      <w:r>
        <w:rPr>
          <w:rFonts w:cstheme="minorHAnsi"/>
          <w:bCs/>
        </w:rPr>
        <w:fldChar w:fldCharType="begin"/>
      </w:r>
      <w:r>
        <w:rPr>
          <w:rFonts w:cstheme="minorHAnsi"/>
          <w:bCs/>
        </w:rPr>
        <w:instrText xml:space="preserve"> ADDIN ZOTERO_ITEM CSL_CITATION {"citationID":"asn58hhqdt","properties":{"formattedCitation":"(Garc\\uc0\\u237{}a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Pr>
          <w:rFonts w:cstheme="minorHAnsi"/>
          <w:bCs/>
        </w:rPr>
        <w:fldChar w:fldCharType="separate"/>
      </w:r>
      <w:r w:rsidRPr="0045637F">
        <w:rPr>
          <w:rFonts w:ascii="Times New Roman" w:cs="Times New Roman"/>
        </w:rPr>
        <w:t xml:space="preserve">(García García </w:t>
      </w:r>
      <w:r w:rsidRPr="0045637F">
        <w:rPr>
          <w:rFonts w:ascii="Times New Roman" w:cs="Times New Roman"/>
          <w:i/>
          <w:iCs/>
        </w:rPr>
        <w:t>et al.</w:t>
      </w:r>
      <w:r w:rsidRPr="0045637F">
        <w:rPr>
          <w:rFonts w:ascii="Times New Roman" w:cs="Times New Roman"/>
        </w:rPr>
        <w:t xml:space="preserve"> 2011)</w:t>
      </w:r>
      <w:r>
        <w:rPr>
          <w:rFonts w:cstheme="minorHAnsi"/>
          <w:bCs/>
        </w:rPr>
        <w:fldChar w:fldCharType="end"/>
      </w:r>
      <w:r w:rsidR="00052B02">
        <w:rPr>
          <w:rFonts w:cstheme="minorHAnsi"/>
          <w:bCs/>
        </w:rPr>
        <w:t xml:space="preserve">, </w:t>
      </w:r>
      <w:r>
        <w:rPr>
          <w:rFonts w:cstheme="minorHAnsi"/>
          <w:bCs/>
        </w:rPr>
        <w:t xml:space="preserve">because </w:t>
      </w:r>
      <w:r w:rsidR="00052B02">
        <w:rPr>
          <w:rFonts w:cstheme="minorHAnsi"/>
          <w:bCs/>
        </w:rPr>
        <w:t xml:space="preserve">it includes </w:t>
      </w:r>
      <w:r w:rsidR="00C008B1">
        <w:rPr>
          <w:rFonts w:cstheme="minorHAnsi"/>
          <w:bCs/>
        </w:rPr>
        <w:t>data point</w:t>
      </w:r>
      <w:r>
        <w:rPr>
          <w:rFonts w:cstheme="minorHAnsi"/>
          <w:bCs/>
        </w:rPr>
        <w:t>s</w:t>
      </w:r>
      <w:r w:rsidR="00C008B1">
        <w:rPr>
          <w:rFonts w:cstheme="minorHAnsi"/>
          <w:bCs/>
        </w:rPr>
        <w:t xml:space="preserve"> beyond optimum</w:t>
      </w:r>
      <w:r w:rsidR="004263A5">
        <w:rPr>
          <w:rFonts w:cstheme="minorHAnsi"/>
          <w:bCs/>
        </w:rPr>
        <w:t xml:space="preserve"> temperatures</w:t>
      </w:r>
      <w:r w:rsidR="006B5649">
        <w:rPr>
          <w:rFonts w:cstheme="minorHAnsi"/>
          <w:bCs/>
        </w:rPr>
        <w:t xml:space="preserve">. </w:t>
      </w:r>
      <w:r w:rsidR="00DA4286">
        <w:rPr>
          <w:rFonts w:cstheme="minorHAnsi"/>
          <w:bCs/>
        </w:rPr>
        <w:t xml:space="preserve">We consider two models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7E0CF8">
        <w:rPr>
          <w:rFonts w:eastAsiaTheme="minorEastAsia" w:cstheme="minorHAnsi"/>
          <w:bCs/>
          <w:iCs/>
        </w:rPr>
        <w:t xml:space="preserve"> in </w:t>
      </w:r>
      <w:r w:rsidR="002B4004">
        <w:rPr>
          <w:rFonts w:eastAsiaTheme="minorEastAsia" w:cstheme="minorHAnsi"/>
          <w:bCs/>
          <w:iCs/>
        </w:rPr>
        <w:t>Eq. 3</w:t>
      </w:r>
      <w:r w:rsidR="007E0CF8">
        <w:rPr>
          <w:rFonts w:eastAsiaTheme="minorEastAsia" w:cstheme="minorHAnsi"/>
          <w:bCs/>
          <w:iCs/>
        </w:rPr>
        <w:t xml:space="preserve"> </w:t>
      </w:r>
      <w:r w:rsidR="00DA4286">
        <w:rPr>
          <w:rFonts w:eastAsiaTheme="minorEastAsia" w:cstheme="minorHAnsi"/>
          <w:bCs/>
          <w:iCs/>
        </w:rPr>
        <w:t xml:space="preserve">(with and without interaction.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w:r w:rsidR="00DA4286">
        <w:rPr>
          <w:rFonts w:eastAsiaTheme="minorEastAsia" w:cstheme="minorHAnsi"/>
          <w:bCs/>
          <w:iCs/>
        </w:rPr>
        <w:t>)</w:t>
      </w:r>
      <w:r w:rsidR="00280668">
        <w:rPr>
          <w:rFonts w:eastAsiaTheme="minorEastAsia" w:cstheme="minorHAnsi"/>
          <w:bCs/>
          <w:iCs/>
        </w:rPr>
        <w:t xml:space="preserve"> with the full data set. These </w:t>
      </w:r>
      <w:r w:rsidR="00DA4286">
        <w:rPr>
          <w:rFonts w:eastAsiaTheme="minorEastAsia" w:cstheme="minorHAnsi"/>
          <w:bCs/>
          <w:iCs/>
        </w:rPr>
        <w:t>models with species varying coefficients can be written as</w:t>
      </w:r>
      <w:r w:rsidR="007E0CF8">
        <w:rPr>
          <w:rFonts w:eastAsiaTheme="minorEastAsia" w:cstheme="minorHAnsi"/>
          <w:bCs/>
          <w:iCs/>
        </w:rPr>
        <w:t xml:space="preserve">: </w:t>
      </w:r>
    </w:p>
    <w:p w14:paraId="441E6F52" w14:textId="2FFE08F6" w:rsidR="00DF19E8" w:rsidRDefault="00FC0358"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2[i]</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3[i]</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DF19E8" w:rsidRPr="007206CF">
        <w:rPr>
          <w:rFonts w:eastAsiaTheme="minorEastAsia" w:cstheme="minorHAnsi"/>
        </w:rPr>
        <w:t xml:space="preserve">              </w:t>
      </w:r>
      <w:r w:rsidR="00DF19E8">
        <w:rPr>
          <w:rFonts w:eastAsiaTheme="minorEastAsia" w:cstheme="minorHAnsi"/>
        </w:rPr>
        <w:t xml:space="preserve">        </w:t>
      </w:r>
      <w:r w:rsidR="00DF19E8" w:rsidRPr="007206CF">
        <w:rPr>
          <w:rFonts w:eastAsiaTheme="minorEastAsia" w:cstheme="minorHAnsi"/>
        </w:rPr>
        <w:t xml:space="preserve">               (</w:t>
      </w:r>
      <w:r w:rsidR="00B96EB4">
        <w:rPr>
          <w:rFonts w:eastAsiaTheme="minorEastAsia" w:cstheme="minorHAnsi"/>
        </w:rPr>
        <w:t>6</w:t>
      </w:r>
      <w:r w:rsidR="00DF19E8" w:rsidRPr="007206CF">
        <w:rPr>
          <w:rFonts w:eastAsiaTheme="minorEastAsia" w:cstheme="minorHAnsi"/>
        </w:rPr>
        <w:t>)</w:t>
      </w:r>
    </w:p>
    <w:p w14:paraId="3B5A1ECA" w14:textId="786C031A" w:rsidR="00CF32BE" w:rsidRDefault="00CF32BE" w:rsidP="00701A4F">
      <w:pPr>
        <w:spacing w:line="480" w:lineRule="auto"/>
        <w:contextualSpacing/>
        <w:jc w:val="both"/>
        <w:rPr>
          <w:rFonts w:eastAsiaTheme="minorEastAsia" w:cstheme="minorHAnsi"/>
        </w:rPr>
      </w:pPr>
      <w:r>
        <w:rPr>
          <w:rFonts w:eastAsiaTheme="minorEastAsia" w:cstheme="minorHAnsi"/>
        </w:rPr>
        <w:t>or:</w:t>
      </w:r>
    </w:p>
    <w:p w14:paraId="1490C770" w14:textId="2638EC3F" w:rsidR="00DF19E8" w:rsidRDefault="00FC0358"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2[i]</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3[i]</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4[i]</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E13845">
        <w:rPr>
          <w:rFonts w:eastAsiaTheme="minorEastAsia" w:cstheme="minorHAnsi"/>
        </w:rPr>
        <w:t>,</w:t>
      </w:r>
      <w:r w:rsidR="00DF19E8" w:rsidRPr="007206CF">
        <w:rPr>
          <w:rFonts w:eastAsiaTheme="minorEastAsia" w:cstheme="minorHAnsi"/>
        </w:rPr>
        <w:t xml:space="preserve"> </w:t>
      </w:r>
      <w:r w:rsidR="003C2795">
        <w:rPr>
          <w:rFonts w:eastAsiaTheme="minorEastAsia" w:cstheme="minorHAnsi"/>
        </w:rPr>
        <w:t xml:space="preserve"> </w:t>
      </w:r>
      <w:r w:rsidR="00DF19E8" w:rsidRPr="007206CF">
        <w:rPr>
          <w:rFonts w:eastAsiaTheme="minorEastAsia" w:cstheme="minorHAnsi"/>
        </w:rPr>
        <w:t xml:space="preserve">      </w:t>
      </w:r>
      <w:r w:rsidR="003D675A">
        <w:rPr>
          <w:rFonts w:eastAsiaTheme="minorEastAsia" w:cstheme="minorHAnsi"/>
        </w:rPr>
        <w:t xml:space="preserve">              </w:t>
      </w:r>
      <w:r w:rsidR="00DF19E8">
        <w:rPr>
          <w:rFonts w:eastAsiaTheme="minorEastAsia" w:cstheme="minorHAnsi"/>
        </w:rPr>
        <w:t xml:space="preserve">   </w:t>
      </w:r>
      <w:r w:rsidR="00DF19E8" w:rsidRPr="007206CF">
        <w:rPr>
          <w:rFonts w:eastAsiaTheme="minorEastAsia" w:cstheme="minorHAnsi"/>
        </w:rPr>
        <w:t xml:space="preserve">       (</w:t>
      </w:r>
      <w:r w:rsidR="00B96EB4">
        <w:rPr>
          <w:rFonts w:eastAsiaTheme="minorEastAsia" w:cstheme="minorHAnsi"/>
        </w:rPr>
        <w:t>7</w:t>
      </w:r>
      <w:r w:rsidR="00DF19E8" w:rsidRPr="007206CF">
        <w:rPr>
          <w:rFonts w:eastAsiaTheme="minorEastAsia" w:cstheme="minorHAnsi"/>
        </w:rPr>
        <w:t>)</w:t>
      </w:r>
    </w:p>
    <w:p w14:paraId="571D461B" w14:textId="626BE61D" w:rsidR="00722FE8" w:rsidRDefault="00E64490" w:rsidP="00321DD2">
      <w:pPr>
        <w:spacing w:line="480" w:lineRule="auto"/>
        <w:contextualSpacing/>
        <w:jc w:val="both"/>
        <w:rPr>
          <w:rFonts w:eastAsiaTheme="minorEastAsia" w:cstheme="minorHAnsi"/>
        </w:rPr>
      </w:pPr>
      <w:r>
        <w:rPr>
          <w:rFonts w:eastAsiaTheme="minorEastAsia" w:cstheme="minorHAnsi"/>
          <w:iCs/>
        </w:rPr>
        <w:t xml:space="preserve">where </w:t>
      </w:r>
      <w:r w:rsidR="00280668">
        <w:rPr>
          <w:rFonts w:eastAsiaTheme="minorEastAsia" w:cstheme="minorHAnsi"/>
          <w:iCs/>
        </w:rPr>
        <w:t>the</w:t>
      </w:r>
      <w:r>
        <w:rPr>
          <w:rFonts w:eastAsiaTheme="minorEastAsia" w:cstheme="minorHAnsi"/>
          <w:iCs/>
        </w:rPr>
        <w:t xml:space="preserve"> term</w:t>
      </w:r>
      <w:r w:rsidR="00E13845">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E13845">
        <w:rPr>
          <w:rFonts w:eastAsiaTheme="minorEastAsia" w:cstheme="minorHAnsi"/>
          <w:iCs/>
        </w:rPr>
        <w:t>)</w:t>
      </w:r>
      <w:r>
        <w:rPr>
          <w:rFonts w:eastAsiaTheme="minorEastAsia" w:cstheme="minorHAnsi"/>
          <w:iCs/>
        </w:rPr>
        <w:t xml:space="preserve"> </w:t>
      </w:r>
      <w:r w:rsidR="00280668">
        <w:rPr>
          <w:rFonts w:eastAsiaTheme="minorEastAsia" w:cstheme="minorHAnsi"/>
          <w:iCs/>
        </w:rPr>
        <w:t xml:space="preserve">allows the </w:t>
      </w:r>
      <w:r>
        <w:rPr>
          <w:rFonts w:eastAsiaTheme="minorEastAsia" w:cstheme="minorHAnsi"/>
          <w:iCs/>
        </w:rPr>
        <w:t xml:space="preserve">optimum temperature to vary with mass. </w:t>
      </w:r>
      <w:r w:rsidR="00722FE8">
        <w:rPr>
          <w:rFonts w:eastAsiaTheme="minorEastAsia" w:cstheme="minorHAnsi"/>
          <w:iCs/>
        </w:rPr>
        <w:t xml:space="preserve">The second level models </w:t>
      </w:r>
      <w:r w:rsidR="00722FE8">
        <w:rPr>
          <w:rFonts w:eastAsiaTheme="minorEastAsia" w:cstheme="minorHAnsi"/>
        </w:rPr>
        <w:t>with the following second level (species) models</w:t>
      </w:r>
      <w:r w:rsidR="009F2A56">
        <w:rPr>
          <w:rFonts w:eastAsiaTheme="minorEastAsia" w:cstheme="minorHAnsi"/>
        </w:rPr>
        <w:t xml:space="preserve">, where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oMath>
      <w:r w:rsidR="00722FE8">
        <w:rPr>
          <w:rFonts w:eastAsiaTheme="minorEastAsia" w:cstheme="minorHAnsi"/>
        </w:rPr>
        <w:t xml:space="preserve"> (</w:t>
      </w:r>
      <m:oMath>
        <m:r>
          <w:rPr>
            <w:rFonts w:ascii="Cambria Math" w:eastAsiaTheme="minorEastAsia" w:hAnsi="Cambria Math" w:cstheme="minorHAnsi"/>
          </w:rPr>
          <m:t>p=0,1,2,3,4)</m:t>
        </m:r>
      </m:oMath>
      <w:r w:rsidR="00722FE8">
        <w:rPr>
          <w:rFonts w:eastAsiaTheme="minorEastAsia" w:cstheme="minorHAnsi"/>
        </w:rPr>
        <w:t>:</w:t>
      </w:r>
    </w:p>
    <w:p w14:paraId="774D669C" w14:textId="3C75384A" w:rsidR="00087EA6" w:rsidRDefault="00FC0358" w:rsidP="00087EA6">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γ</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γ</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γ</m:t>
                </m:r>
              </m:e>
              <m:sub>
                <m:r>
                  <w:rPr>
                    <w:rFonts w:ascii="Cambria Math" w:hAnsi="Cambria Math" w:cstheme="minorHAnsi"/>
                  </w:rPr>
                  <m:t>p</m:t>
                </m:r>
              </m:sub>
            </m:sSub>
          </m:sub>
        </m:sSub>
        <m:r>
          <w:rPr>
            <w:rFonts w:ascii="Cambria Math" w:eastAsiaTheme="minorEastAsia" w:hAnsi="Cambria Math" w:cstheme="minorHAnsi"/>
          </w:rPr>
          <m:t>)</m:t>
        </m:r>
      </m:oMath>
      <w:r w:rsidR="00087EA6">
        <w:rPr>
          <w:rFonts w:eastAsiaTheme="minorEastAsia"/>
        </w:rPr>
        <w:t>,</w:t>
      </w:r>
      <w:r w:rsidR="00087EA6" w:rsidRPr="007206CF">
        <w:rPr>
          <w:rFonts w:eastAsiaTheme="minorEastAsia" w:cstheme="minorHAnsi"/>
        </w:rPr>
        <w:t xml:space="preserve">                   </w:t>
      </w:r>
      <w:r w:rsidR="00321DD2">
        <w:rPr>
          <w:rFonts w:eastAsiaTheme="minorEastAsia" w:cstheme="minorHAnsi"/>
        </w:rPr>
        <w:t xml:space="preserve"> </w:t>
      </w:r>
      <w:r w:rsidR="00087EA6" w:rsidRPr="007206CF">
        <w:rPr>
          <w:rFonts w:eastAsiaTheme="minorEastAsia" w:cstheme="minorHAnsi"/>
        </w:rPr>
        <w:t xml:space="preserve">             </w:t>
      </w:r>
      <w:r w:rsidR="00087EA6">
        <w:rPr>
          <w:rFonts w:eastAsiaTheme="minorEastAsia" w:cstheme="minorHAnsi"/>
        </w:rPr>
        <w:t xml:space="preserve">            </w:t>
      </w:r>
      <w:r w:rsidR="00087EA6" w:rsidRPr="007206CF">
        <w:rPr>
          <w:rFonts w:eastAsiaTheme="minorEastAsia" w:cstheme="minorHAnsi"/>
        </w:rPr>
        <w:t xml:space="preserve">            (</w:t>
      </w:r>
      <w:r w:rsidR="00A612C6">
        <w:rPr>
          <w:rFonts w:eastAsiaTheme="minorEastAsia" w:cstheme="minorHAnsi"/>
        </w:rPr>
        <w:t>8</w:t>
      </w:r>
      <w:r w:rsidR="00087EA6" w:rsidRPr="007206CF">
        <w:rPr>
          <w:rFonts w:eastAsiaTheme="minorEastAsia" w:cstheme="minorHAnsi"/>
        </w:rPr>
        <w:t>)</w:t>
      </w:r>
    </w:p>
    <w:p w14:paraId="2275998F" w14:textId="75AA9B67" w:rsidR="00DF19E8" w:rsidRDefault="00AF34BD" w:rsidP="00701A4F">
      <w:pPr>
        <w:spacing w:line="480" w:lineRule="auto"/>
        <w:contextualSpacing/>
        <w:jc w:val="both"/>
        <w:rPr>
          <w:rFonts w:eastAsiaTheme="minorEastAsia" w:cstheme="minorHAnsi"/>
          <w:iCs/>
        </w:rPr>
      </w:pPr>
      <w:r>
        <w:rPr>
          <w:rFonts w:eastAsiaTheme="minorEastAsia" w:cstheme="minorHAnsi"/>
          <w:iCs/>
        </w:rPr>
        <w:t>Note that</w:t>
      </w:r>
      <w:r w:rsidR="008B4553">
        <w:rPr>
          <w:rFonts w:eastAsiaTheme="minorEastAsia" w:cstheme="minorHAnsi"/>
          <w:iCs/>
        </w:rPr>
        <w:t xml:space="preserve"> here</w:t>
      </w:r>
      <w:r>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Pr>
          <w:rFonts w:eastAsiaTheme="minorEastAsia" w:cstheme="minorHAnsi"/>
          <w:iCs/>
        </w:rPr>
        <w:t xml:space="preserve"> </w:t>
      </w:r>
      <w:r w:rsidR="003F60E9">
        <w:rPr>
          <w:rFonts w:eastAsiaTheme="minorEastAsia" w:cstheme="minorHAnsi"/>
          <w:iCs/>
        </w:rPr>
        <w:t xml:space="preserve">here </w:t>
      </w:r>
      <w:r w:rsidR="00D25D12">
        <w:rPr>
          <w:rFonts w:eastAsiaTheme="minorEastAsia" w:cstheme="minorHAnsi"/>
          <w:iCs/>
        </w:rPr>
        <w:t>refers</w:t>
      </w:r>
      <w:r w:rsidR="003F60E9">
        <w:rPr>
          <w:rFonts w:eastAsiaTheme="minorEastAsia" w:cstheme="minorHAnsi"/>
          <w:iCs/>
        </w:rPr>
        <w:t xml:space="preserve"> to </w:t>
      </w:r>
      <w:r w:rsidR="00B14552">
        <w:rPr>
          <w:rFonts w:eastAsiaTheme="minorEastAsia" w:cstheme="minorHAnsi"/>
          <w:iCs/>
        </w:rPr>
        <w:t xml:space="preserve">the natural log of </w:t>
      </w:r>
      <w:r w:rsidR="00D25D12">
        <w:rPr>
          <w:rFonts w:eastAsiaTheme="minorEastAsia" w:cstheme="minorHAnsi"/>
          <w:iCs/>
        </w:rPr>
        <w:t xml:space="preserve">data normalized </w:t>
      </w:r>
      <w:r w:rsidR="00B14552">
        <w:rPr>
          <w:rFonts w:eastAsiaTheme="minorEastAsia" w:cstheme="minorHAnsi"/>
          <w:iCs/>
        </w:rPr>
        <w:t xml:space="preserve">to </w:t>
      </w:r>
      <w:r w:rsidR="000D6EA6">
        <w:rPr>
          <w:rFonts w:eastAsiaTheme="minorEastAsia" w:cstheme="minorHAnsi"/>
          <w:iCs/>
        </w:rPr>
        <w:t xml:space="preserve">the </w:t>
      </w:r>
      <w:r w:rsidR="00B14552">
        <w:rPr>
          <w:rFonts w:eastAsiaTheme="minorEastAsia" w:cstheme="minorHAnsi"/>
          <w:iCs/>
        </w:rPr>
        <w:t>max</w:t>
      </w:r>
      <w:r w:rsidR="000D6EA6">
        <w:rPr>
          <w:rFonts w:eastAsiaTheme="minorEastAsia" w:cstheme="minorHAnsi"/>
          <w:iCs/>
        </w:rPr>
        <w:t xml:space="preserve"> rate value</w:t>
      </w:r>
      <w:r w:rsidR="00B14552">
        <w:rPr>
          <w:rFonts w:eastAsiaTheme="minorEastAsia" w:cstheme="minorHAnsi"/>
          <w:iCs/>
        </w:rPr>
        <w:t xml:space="preserve"> </w:t>
      </w:r>
      <w:r w:rsidR="00D25D12">
        <w:rPr>
          <w:rFonts w:eastAsiaTheme="minorEastAsia" w:cstheme="minorHAnsi"/>
          <w:iCs/>
        </w:rPr>
        <w:t>within species</w:t>
      </w:r>
      <w:r w:rsidR="00004CE0">
        <w:rPr>
          <w:rFonts w:eastAsiaTheme="minorEastAsia" w:cstheme="minorHAnsi"/>
          <w:iCs/>
        </w:rPr>
        <w:t xml:space="preserve"> to</w:t>
      </w:r>
      <w:r w:rsidR="00AA23B2">
        <w:rPr>
          <w:rFonts w:eastAsiaTheme="minorEastAsia" w:cstheme="minorHAnsi"/>
          <w:iCs/>
        </w:rPr>
        <w:t xml:space="preserve"> </w:t>
      </w:r>
      <w:commentRangeStart w:id="91"/>
      <w:r w:rsidR="00AA23B2">
        <w:rPr>
          <w:rFonts w:eastAsiaTheme="minorEastAsia" w:cstheme="minorHAnsi"/>
          <w:iCs/>
        </w:rPr>
        <w:t>reduce the variation between species</w:t>
      </w:r>
      <w:commentRangeEnd w:id="91"/>
      <w:r w:rsidR="00AA23B2">
        <w:rPr>
          <w:rStyle w:val="CommentReference"/>
        </w:rPr>
        <w:commentReference w:id="91"/>
      </w:r>
      <w:r w:rsidR="002B1BFC">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964352">
        <w:rPr>
          <w:rFonts w:eastAsiaTheme="minorEastAsia" w:cstheme="minorHAnsi"/>
        </w:rPr>
        <w:t xml:space="preserve"> </w:t>
      </w:r>
      <w:r w:rsidR="00964352">
        <w:rPr>
          <w:rFonts w:eastAsiaTheme="minorEastAsia" w:cstheme="minorHAnsi"/>
          <w:iCs/>
        </w:rPr>
        <w:t>is centered and standardized temperature on Celsius scale</w:t>
      </w:r>
      <w:commentRangeStart w:id="92"/>
      <w:commentRangeStart w:id="93"/>
      <w:r w:rsidR="00F82515">
        <w:rPr>
          <w:rFonts w:eastAsiaTheme="minorEastAsia" w:cstheme="minorHAnsi"/>
          <w:iCs/>
        </w:rPr>
        <w:t>.</w:t>
      </w:r>
      <w:r w:rsidR="00904CEA">
        <w:rPr>
          <w:rFonts w:eastAsiaTheme="minorEastAsia" w:cstheme="minorHAnsi"/>
          <w:iCs/>
        </w:rPr>
        <w:t xml:space="preserve"> </w:t>
      </w:r>
      <w:commentRangeEnd w:id="92"/>
      <w:r w:rsidR="00E13845">
        <w:rPr>
          <w:rStyle w:val="CommentReference"/>
        </w:rPr>
        <w:commentReference w:id="92"/>
      </w:r>
      <w:commentRangeEnd w:id="93"/>
      <w:r w:rsidR="00EE7111">
        <w:rPr>
          <w:rStyle w:val="CommentReference"/>
        </w:rPr>
        <w:commentReference w:id="93"/>
      </w:r>
    </w:p>
    <w:p w14:paraId="5F33B4F7" w14:textId="77777777" w:rsidR="007850A9" w:rsidRDefault="007850A9" w:rsidP="007850A9">
      <w:pPr>
        <w:spacing w:line="480" w:lineRule="auto"/>
        <w:contextualSpacing/>
        <w:jc w:val="both"/>
        <w:rPr>
          <w:rFonts w:cstheme="minorHAnsi"/>
          <w:bCs/>
          <w:i/>
          <w:iCs/>
        </w:rPr>
      </w:pPr>
    </w:p>
    <w:p w14:paraId="707DEDF0" w14:textId="62C76A75" w:rsidR="007850A9" w:rsidRDefault="007850A9" w:rsidP="007850A9">
      <w:pPr>
        <w:spacing w:line="480" w:lineRule="auto"/>
        <w:contextualSpacing/>
        <w:jc w:val="both"/>
        <w:rPr>
          <w:rFonts w:cstheme="minorHAnsi"/>
          <w:bCs/>
          <w:i/>
          <w:iCs/>
        </w:rPr>
      </w:pPr>
      <w:r>
        <w:rPr>
          <w:rFonts w:cstheme="minorHAnsi"/>
          <w:bCs/>
          <w:i/>
          <w:iCs/>
        </w:rPr>
        <w:t>Model fitting</w:t>
      </w:r>
    </w:p>
    <w:p w14:paraId="513C77C1" w14:textId="20854D47" w:rsidR="00542004" w:rsidRPr="00542004" w:rsidRDefault="00BF4207" w:rsidP="00B209C4">
      <w:pPr>
        <w:spacing w:line="480" w:lineRule="auto"/>
        <w:contextualSpacing/>
        <w:jc w:val="both"/>
        <w:rPr>
          <w:rFonts w:eastAsiaTheme="minorEastAsia"/>
        </w:rPr>
      </w:pPr>
      <w:r>
        <w:t xml:space="preserve">We fit the models in a Bayesian framework, using </w:t>
      </w:r>
      <w:r w:rsidRPr="00542004">
        <w:rPr>
          <w:rFonts w:eastAsiaTheme="minorEastAsia"/>
        </w:rPr>
        <w:t xml:space="preserve">R version 3.5.0 </w:t>
      </w:r>
      <w:r>
        <w:rPr>
          <w:rFonts w:eastAsiaTheme="minorEastAsia"/>
        </w:rPr>
        <w:fldChar w:fldCharType="begin"/>
      </w:r>
      <w:r>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Pr>
          <w:rFonts w:eastAsiaTheme="minorEastAsia"/>
        </w:rPr>
        <w:fldChar w:fldCharType="separate"/>
      </w:r>
      <w:r w:rsidRPr="00542004">
        <w:rPr>
          <w:rFonts w:ascii="Times New Roman" w:hAnsi="Times New Roman" w:cs="Times New Roman"/>
        </w:rPr>
        <w:t>(R Core Team 2018)</w:t>
      </w:r>
      <w:r>
        <w:rPr>
          <w:rFonts w:eastAsiaTheme="minorEastAsia"/>
        </w:rPr>
        <w:fldChar w:fldCharType="end"/>
      </w:r>
      <w:r>
        <w:rPr>
          <w:rFonts w:eastAsiaTheme="minorEastAsia"/>
        </w:rPr>
        <w:t xml:space="preserve"> and </w:t>
      </w:r>
      <w:r w:rsidR="003D19C0">
        <w:rPr>
          <w:rFonts w:eastAsiaTheme="minorEastAsia"/>
        </w:rPr>
        <w:t xml:space="preserve">JAGS </w:t>
      </w:r>
      <w:r w:rsidR="003D19C0">
        <w:rPr>
          <w:rFonts w:eastAsiaTheme="minorEastAsia"/>
        </w:rPr>
        <w:fldChar w:fldCharType="begin"/>
      </w:r>
      <w:r w:rsidR="00966E4F">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003D19C0">
        <w:rPr>
          <w:rFonts w:eastAsiaTheme="minorEastAsia"/>
        </w:rPr>
        <w:fldChar w:fldCharType="separate"/>
      </w:r>
      <w:r w:rsidR="00966E4F" w:rsidRPr="0045637F">
        <w:rPr>
          <w:rFonts w:ascii="Times New Roman" w:cs="Times New Roman"/>
        </w:rPr>
        <w:t>(Plummer 2003)</w:t>
      </w:r>
      <w:r w:rsidR="003D19C0">
        <w:rPr>
          <w:rFonts w:eastAsiaTheme="minorEastAsia"/>
        </w:rPr>
        <w:fldChar w:fldCharType="end"/>
      </w:r>
      <w:r w:rsidR="003D19C0">
        <w:rPr>
          <w:rFonts w:eastAsiaTheme="minorEastAsia"/>
        </w:rPr>
        <w:t xml:space="preserve"> </w:t>
      </w:r>
      <w:r>
        <w:rPr>
          <w:rFonts w:eastAsiaTheme="minorEastAsia"/>
        </w:rPr>
        <w:t xml:space="preserve">through </w:t>
      </w:r>
      <w:r>
        <w:t xml:space="preserve">the R-package </w:t>
      </w:r>
      <w:r w:rsidR="00542004">
        <w:t>‘</w:t>
      </w:r>
      <w:r w:rsidR="00542004" w:rsidRPr="00542004">
        <w:rPr>
          <w:i/>
          <w:iCs/>
        </w:rPr>
        <w:t>rjags</w:t>
      </w:r>
      <w:r w:rsidR="00542004">
        <w:t xml:space="preserve">’ </w:t>
      </w:r>
      <w:r w:rsidR="000E475E">
        <w:fldChar w:fldCharType="begin"/>
      </w:r>
      <w:r w:rsidR="00966E4F">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000E475E">
        <w:fldChar w:fldCharType="separate"/>
      </w:r>
      <w:r w:rsidR="00966E4F" w:rsidRPr="0045637F">
        <w:rPr>
          <w:rFonts w:ascii="Times New Roman" w:cs="Times New Roman"/>
        </w:rPr>
        <w:t>(Plummer 2019)</w:t>
      </w:r>
      <w:r w:rsidR="000E475E">
        <w:fldChar w:fldCharType="end"/>
      </w:r>
      <w:r w:rsidR="000E475E">
        <w:t xml:space="preserve">. </w:t>
      </w:r>
      <w:r w:rsidR="00334FD4">
        <w:t xml:space="preserve">We used a mix of </w:t>
      </w:r>
      <w:r w:rsidR="00435A09">
        <w:t xml:space="preserve">flat, </w:t>
      </w:r>
      <w:r w:rsidR="002F0D6A">
        <w:t xml:space="preserve">weakly informative and non-informative </w:t>
      </w:r>
      <w:commentRangeStart w:id="94"/>
      <w:r w:rsidR="002F0D6A">
        <w:t xml:space="preserve">priors </w:t>
      </w:r>
      <w:commentRangeEnd w:id="94"/>
      <w:r w:rsidR="007850A9">
        <w:rPr>
          <w:rStyle w:val="CommentReference"/>
        </w:rPr>
        <w:commentReference w:id="94"/>
      </w:r>
      <w:r w:rsidR="00C74DBA">
        <w:t>(</w:t>
      </w:r>
      <w:hyperlink r:id="rId17" w:history="1">
        <w:r w:rsidR="00C74DBA" w:rsidRPr="009108C8">
          <w:rPr>
            <w:rStyle w:val="Hyperlink"/>
          </w:rPr>
          <w:t>https://github.com/stan-dev/stan/wiki/Prior-Choice-Recommendations</w:t>
        </w:r>
      </w:hyperlink>
      <w:r w:rsidR="00C74DBA">
        <w:t>) (Table 1)</w:t>
      </w:r>
      <w:r w:rsidR="00334FD4">
        <w:t>.</w:t>
      </w:r>
      <w:r w:rsidR="00542004">
        <w:t xml:space="preserve"> </w:t>
      </w:r>
      <w:r w:rsidR="00334FD4" w:rsidRPr="00334FD4">
        <w:rPr>
          <w:rFonts w:eastAsiaTheme="minorEastAsia" w:cstheme="minorHAnsi"/>
        </w:rPr>
        <w:t xml:space="preserve">We used </w:t>
      </w:r>
      <w:r w:rsidR="008F044F">
        <w:rPr>
          <w:rFonts w:eastAsiaTheme="minorEastAsia" w:cstheme="minorHAnsi"/>
        </w:rPr>
        <w:t>3</w:t>
      </w:r>
      <w:r w:rsidR="00334FD4" w:rsidRPr="00334FD4">
        <w:rPr>
          <w:rFonts w:eastAsiaTheme="minorEastAsia" w:cstheme="minorHAnsi"/>
        </w:rPr>
        <w:t xml:space="preserve"> Markov chains with </w:t>
      </w:r>
      <w:r w:rsidR="002A3772">
        <w:rPr>
          <w:rFonts w:eastAsiaTheme="minorEastAsia" w:cstheme="minorHAnsi"/>
        </w:rPr>
        <w:t>10</w:t>
      </w:r>
      <w:r w:rsidR="00334FD4" w:rsidRPr="00334FD4">
        <w:rPr>
          <w:rFonts w:eastAsiaTheme="minorEastAsia" w:cstheme="minorHAnsi"/>
        </w:rPr>
        <w:t>000 iteration</w:t>
      </w:r>
      <w:r w:rsidR="007850A9">
        <w:rPr>
          <w:rFonts w:eastAsiaTheme="minorEastAsia" w:cstheme="minorHAnsi"/>
        </w:rPr>
        <w:t>s</w:t>
      </w:r>
      <w:r w:rsidR="00334FD4" w:rsidRPr="00334FD4">
        <w:rPr>
          <w:rFonts w:eastAsiaTheme="minorEastAsia" w:cstheme="minorHAnsi"/>
        </w:rPr>
        <w:t xml:space="preserve"> each</w:t>
      </w:r>
      <w:r w:rsidR="007850A9">
        <w:rPr>
          <w:rFonts w:eastAsiaTheme="minorEastAsia" w:cstheme="minorHAnsi"/>
        </w:rPr>
        <w:t>, following on</w:t>
      </w:r>
      <w:r w:rsidR="002A3772">
        <w:rPr>
          <w:rFonts w:eastAsiaTheme="minorEastAsia" w:cstheme="minorHAnsi"/>
        </w:rPr>
        <w:t xml:space="preserve"> 10000 iterations burn-in and 5000 for adaptation.</w:t>
      </w:r>
      <w:r w:rsidR="00334FD4" w:rsidRPr="00334FD4">
        <w:rPr>
          <w:rFonts w:eastAsiaTheme="minorEastAsia" w:cstheme="minorHAnsi"/>
        </w:rPr>
        <w:t xml:space="preserve"> </w:t>
      </w:r>
      <w:r w:rsidR="002118A3">
        <w:rPr>
          <w:rFonts w:eastAsiaTheme="minorEastAsia" w:cstheme="minorHAnsi"/>
        </w:rPr>
        <w:t>M</w:t>
      </w:r>
      <w:r w:rsidR="00334FD4" w:rsidRPr="00334FD4">
        <w:rPr>
          <w:rFonts w:eastAsiaTheme="minorEastAsia" w:cstheme="minorHAnsi"/>
        </w:rPr>
        <w:t xml:space="preserve">odel convergence </w:t>
      </w:r>
      <w:r w:rsidR="002118A3">
        <w:rPr>
          <w:rFonts w:eastAsiaTheme="minorEastAsia" w:cstheme="minorHAnsi"/>
        </w:rPr>
        <w:t xml:space="preserve">was assessed </w:t>
      </w:r>
      <w:r w:rsidR="00334FD4" w:rsidRPr="00334FD4">
        <w:rPr>
          <w:rFonts w:eastAsiaTheme="minorEastAsia" w:cstheme="minorHAnsi"/>
        </w:rPr>
        <w:t>by</w:t>
      </w:r>
      <w:r w:rsidR="00AA6394">
        <w:rPr>
          <w:rFonts w:eastAsiaTheme="minorEastAsia" w:cstheme="minorHAnsi"/>
        </w:rPr>
        <w:t xml:space="preserve"> visually </w:t>
      </w:r>
      <w:r w:rsidR="002118A3">
        <w:rPr>
          <w:rFonts w:eastAsiaTheme="minorEastAsia" w:cstheme="minorHAnsi"/>
        </w:rPr>
        <w:t xml:space="preserve">inspecting </w:t>
      </w:r>
      <w:r w:rsidR="000069B3">
        <w:rPr>
          <w:rFonts w:eastAsiaTheme="minorEastAsia" w:cstheme="minorHAnsi"/>
        </w:rPr>
        <w:t>trace plots</w:t>
      </w:r>
      <w:r w:rsidR="00925B1D">
        <w:rPr>
          <w:rFonts w:eastAsiaTheme="minorEastAsia" w:cstheme="minorHAnsi"/>
        </w:rPr>
        <w:t xml:space="preserve"> (</w:t>
      </w:r>
      <w:commentRangeStart w:id="95"/>
      <w:r w:rsidR="00925B1D" w:rsidRPr="0084633D">
        <w:rPr>
          <w:rFonts w:eastAsiaTheme="minorEastAsia" w:cstheme="minorHAnsi"/>
        </w:rPr>
        <w:t>Appendix S1</w:t>
      </w:r>
      <w:commentRangeEnd w:id="95"/>
      <w:r w:rsidR="00004B6E">
        <w:rPr>
          <w:rStyle w:val="CommentReference"/>
        </w:rPr>
        <w:commentReference w:id="95"/>
      </w:r>
      <w:r w:rsidR="00925B1D">
        <w:rPr>
          <w:rFonts w:eastAsiaTheme="minorEastAsia" w:cstheme="minorHAnsi"/>
        </w:rPr>
        <w:t>)</w:t>
      </w:r>
      <w:r w:rsidR="00AA6394">
        <w:rPr>
          <w:rFonts w:eastAsiaTheme="minorEastAsia" w:cstheme="minorHAnsi"/>
        </w:rPr>
        <w:t xml:space="preserve"> and by</w:t>
      </w:r>
      <w:r w:rsidR="00334FD4" w:rsidRPr="00334FD4">
        <w:rPr>
          <w:rFonts w:eastAsiaTheme="minorEastAsia" w:cstheme="minorHAnsi"/>
        </w:rPr>
        <w:t xml:space="preserve"> ensuring </w:t>
      </w:r>
      <w:commentRangeStart w:id="96"/>
      <w:commentRangeStart w:id="97"/>
      <m:oMath>
        <m:acc>
          <m:accPr>
            <m:ctrlPr>
              <w:rPr>
                <w:rFonts w:ascii="Cambria Math" w:eastAsiaTheme="minorEastAsia" w:hAnsi="Cambria Math" w:cstheme="minorHAnsi"/>
                <w:i/>
              </w:rPr>
            </m:ctrlPr>
          </m:accPr>
          <m:e>
            <m:r>
              <w:rPr>
                <w:rFonts w:ascii="Cambria Math" w:eastAsiaTheme="minorEastAsia" w:hAnsi="Cambria Math" w:cstheme="minorHAnsi"/>
              </w:rPr>
              <m:t>R</m:t>
            </m:r>
          </m:e>
        </m:acc>
        <w:commentRangeEnd w:id="96"/>
        <m:r>
          <m:rPr>
            <m:sty m:val="p"/>
          </m:rPr>
          <w:rPr>
            <w:rStyle w:val="CommentReference"/>
          </w:rPr>
          <w:commentReference w:id="96"/>
        </m:r>
        <m:r>
          <w:rPr>
            <w:rFonts w:ascii="Cambria Math" w:eastAsiaTheme="minorEastAsia" w:hAnsi="Cambria Math" w:cstheme="minorHAnsi"/>
          </w:rPr>
          <m:t>&lt;1.1</m:t>
        </m:r>
        <w:commentRangeEnd w:id="97"/>
        <m:r>
          <m:rPr>
            <m:sty m:val="p"/>
          </m:rPr>
          <w:rPr>
            <w:rStyle w:val="CommentReference"/>
          </w:rPr>
          <w:commentReference w:id="97"/>
        </m:r>
      </m:oMath>
      <w:ins w:id="98" w:author="Max Lindmark" w:date="2019-12-17T10:17:00Z">
        <w:r w:rsidR="00DE1C78">
          <w:rPr>
            <w:rFonts w:eastAsiaTheme="minorEastAsia" w:cstheme="minorHAnsi"/>
          </w:rPr>
          <w:t>, suggesting all three chains converged to a common distribution</w:t>
        </w:r>
      </w:ins>
      <w:r w:rsidR="00537BBF">
        <w:rPr>
          <w:rFonts w:eastAsiaTheme="minorEastAsia" w:cstheme="minorHAnsi"/>
        </w:rPr>
        <w:t xml:space="preserve"> </w:t>
      </w:r>
      <w:r w:rsidR="00592ADD">
        <w:rPr>
          <w:rFonts w:eastAsiaTheme="minorEastAsia" w:cstheme="minorHAnsi"/>
        </w:rPr>
        <w:fldChar w:fldCharType="begin"/>
      </w:r>
      <w:r w:rsidR="00B91C7B">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00592ADD">
        <w:rPr>
          <w:rFonts w:eastAsiaTheme="minorEastAsia" w:cstheme="minorHAnsi"/>
        </w:rPr>
        <w:fldChar w:fldCharType="separate"/>
      </w:r>
      <w:r w:rsidR="00B91C7B" w:rsidRPr="00B91C7B">
        <w:rPr>
          <w:rFonts w:ascii="Times New Roman" w:cs="Times New Roman"/>
        </w:rPr>
        <w:t>(Gelman &amp; Rubin 1992)</w:t>
      </w:r>
      <w:r w:rsidR="00592ADD">
        <w:rPr>
          <w:rFonts w:eastAsiaTheme="minorEastAsia" w:cstheme="minorHAnsi"/>
        </w:rPr>
        <w:fldChar w:fldCharType="end"/>
      </w:r>
      <w:r w:rsidR="00592ADD">
        <w:rPr>
          <w:rFonts w:eastAsiaTheme="minorEastAsia" w:cstheme="minorHAnsi"/>
        </w:rPr>
        <w:t>.</w:t>
      </w:r>
      <w:r w:rsidR="00542004" w:rsidRPr="00542004">
        <w:t xml:space="preserve">We relied heavily on the R packages within the </w:t>
      </w:r>
      <w:r w:rsidR="00542004" w:rsidRPr="00542004">
        <w:rPr>
          <w:i/>
        </w:rPr>
        <w:t>‘tidyverse’</w:t>
      </w:r>
      <w:r w:rsidR="00542004" w:rsidRPr="00542004">
        <w:t xml:space="preserve"> </w:t>
      </w:r>
      <w:r w:rsidR="002767FD">
        <w:fldChar w:fldCharType="begin"/>
      </w:r>
      <w:r w:rsidR="00966E4F">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2767FD">
        <w:fldChar w:fldCharType="separate"/>
      </w:r>
      <w:r w:rsidR="00966E4F" w:rsidRPr="0045637F">
        <w:rPr>
          <w:rFonts w:ascii="Times New Roman" w:cs="Times New Roman"/>
        </w:rPr>
        <w:t>(Wickham 2017)</w:t>
      </w:r>
      <w:r w:rsidR="002767FD">
        <w:fldChar w:fldCharType="end"/>
      </w:r>
      <w:r w:rsidR="00394CF1">
        <w:t xml:space="preserve"> </w:t>
      </w:r>
      <w:r w:rsidR="00D7528B">
        <w:t xml:space="preserve">for </w:t>
      </w:r>
      <w:r w:rsidR="00542004" w:rsidRPr="00542004">
        <w:t xml:space="preserve">data </w:t>
      </w:r>
      <w:r w:rsidR="00370D09">
        <w:t>processing, as well as</w:t>
      </w:r>
      <w:r w:rsidR="00542004" w:rsidRPr="00542004">
        <w:t xml:space="preserve"> </w:t>
      </w:r>
      <w:r w:rsidR="00731B3D">
        <w:t>‘</w:t>
      </w:r>
      <w:r w:rsidR="00731B3D" w:rsidRPr="00731B3D">
        <w:rPr>
          <w:i/>
          <w:iCs/>
        </w:rPr>
        <w:t>ggmcmc</w:t>
      </w:r>
      <w:r w:rsidR="00731B3D">
        <w:t>’</w:t>
      </w:r>
      <w:r w:rsidR="00542004" w:rsidRPr="00542004">
        <w:t xml:space="preserve"> </w:t>
      </w:r>
      <w:r w:rsidR="00731B3D">
        <w:fldChar w:fldCharType="begin"/>
      </w:r>
      <w:r w:rsidR="00966E4F">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00731B3D">
        <w:fldChar w:fldCharType="separate"/>
      </w:r>
      <w:r w:rsidR="00966E4F" w:rsidRPr="0045637F">
        <w:rPr>
          <w:rFonts w:ascii="Times New Roman" w:cs="Times New Roman"/>
        </w:rPr>
        <w:t>(Fernández-i-Marín 2016)</w:t>
      </w:r>
      <w:r w:rsidR="00731B3D">
        <w:fldChar w:fldCharType="end"/>
      </w:r>
      <w:r w:rsidR="003B66AB">
        <w:t xml:space="preserve"> and </w:t>
      </w:r>
      <w:r w:rsidR="009B77BF">
        <w:t>‘</w:t>
      </w:r>
      <w:r w:rsidR="009B77BF" w:rsidRPr="009B77BF">
        <w:rPr>
          <w:i/>
          <w:iCs/>
        </w:rPr>
        <w:t>bayesplot</w:t>
      </w:r>
      <w:r w:rsidR="009B77BF">
        <w:t xml:space="preserve">’ </w:t>
      </w:r>
      <w:r w:rsidR="00AB39C5">
        <w:fldChar w:fldCharType="begin"/>
      </w:r>
      <w:r w:rsidR="00966E4F">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AB39C5">
        <w:fldChar w:fldCharType="separate"/>
      </w:r>
      <w:r w:rsidR="00966E4F" w:rsidRPr="00966E4F">
        <w:rPr>
          <w:rFonts w:ascii="Times New Roman" w:cs="Times New Roman"/>
        </w:rPr>
        <w:t xml:space="preserve">(Gabry </w:t>
      </w:r>
      <w:r w:rsidR="00966E4F" w:rsidRPr="00966E4F">
        <w:rPr>
          <w:rFonts w:ascii="Times New Roman" w:cs="Times New Roman"/>
          <w:i/>
          <w:iCs/>
        </w:rPr>
        <w:t>et al.</w:t>
      </w:r>
      <w:r w:rsidR="00966E4F" w:rsidRPr="00966E4F">
        <w:rPr>
          <w:rFonts w:ascii="Times New Roman" w:cs="Times New Roman"/>
        </w:rPr>
        <w:t xml:space="preserve"> 2019)</w:t>
      </w:r>
      <w:r w:rsidR="00AB39C5">
        <w:fldChar w:fldCharType="end"/>
      </w:r>
      <w:r w:rsidR="00AB3964">
        <w:t xml:space="preserve"> for visualization</w:t>
      </w:r>
      <w:r w:rsidR="008B1D3A" w:rsidRPr="002767FD">
        <w:t>.</w:t>
      </w:r>
      <w:r w:rsidR="008B1D3A">
        <w:rPr>
          <w:color w:val="FF0000"/>
        </w:rPr>
        <w:t xml:space="preserve"> </w:t>
      </w:r>
      <w:r w:rsidR="00542004" w:rsidRPr="00542004">
        <w:rPr>
          <w:rFonts w:eastAsiaTheme="minorEastAsia"/>
        </w:rPr>
        <w:t xml:space="preserve">All data and R code (data manipulation, analyses and figures) can be downloaded </w:t>
      </w:r>
      <w:r w:rsidR="00542004" w:rsidRPr="00AB31E9">
        <w:rPr>
          <w:rFonts w:eastAsiaTheme="minorEastAsia"/>
        </w:rPr>
        <w:t xml:space="preserve">from a GitHub repository </w:t>
      </w:r>
      <w:r w:rsidR="002F48C1">
        <w:rPr>
          <w:rFonts w:eastAsiaTheme="minorEastAsia"/>
        </w:rPr>
        <w:t>(</w:t>
      </w:r>
      <w:hyperlink r:id="rId18" w:history="1">
        <w:r w:rsidR="002F48C1" w:rsidRPr="009108C8">
          <w:rPr>
            <w:rStyle w:val="Hyperlink"/>
            <w:rFonts w:eastAsiaTheme="minorEastAsia"/>
          </w:rPr>
          <w:t>https://github.com/maxlindmark/scaling</w:t>
        </w:r>
      </w:hyperlink>
      <w:r w:rsidR="002F48C1">
        <w:rPr>
          <w:rFonts w:eastAsiaTheme="minorEastAsia"/>
        </w:rPr>
        <w:t xml:space="preserve">) </w:t>
      </w:r>
      <w:r w:rsidR="00542004" w:rsidRPr="00542004">
        <w:rPr>
          <w:rFonts w:eastAsiaTheme="minorEastAsia"/>
        </w:rPr>
        <w:t xml:space="preserve">and will be archived on Zenodo upon publication.  </w:t>
      </w:r>
    </w:p>
    <w:p w14:paraId="6FB88C1F" w14:textId="17CB1722" w:rsidR="00334FD4" w:rsidRPr="00334FD4" w:rsidRDefault="00334FD4" w:rsidP="00701A4F">
      <w:pPr>
        <w:spacing w:line="480" w:lineRule="auto"/>
        <w:ind w:firstLine="284"/>
        <w:rPr>
          <w:rFonts w:eastAsiaTheme="minorEastAsia"/>
          <w:color w:val="FF0000"/>
        </w:rPr>
      </w:pPr>
    </w:p>
    <w:p w14:paraId="2DC167D1" w14:textId="77777777" w:rsidR="00334FD4" w:rsidRPr="00AF34BD" w:rsidRDefault="00334FD4" w:rsidP="00701A4F">
      <w:pPr>
        <w:spacing w:line="480" w:lineRule="auto"/>
        <w:contextualSpacing/>
        <w:jc w:val="both"/>
        <w:rPr>
          <w:rFonts w:eastAsiaTheme="minorEastAsia" w:cstheme="minorHAnsi"/>
          <w:iCs/>
        </w:rPr>
      </w:pPr>
    </w:p>
    <w:p w14:paraId="1D9C9506" w14:textId="5BE3A77D" w:rsidR="00A17AF1" w:rsidRDefault="00A17AF1" w:rsidP="00701A4F">
      <w:pPr>
        <w:spacing w:line="480" w:lineRule="auto"/>
        <w:contextualSpacing/>
        <w:jc w:val="both"/>
        <w:rPr>
          <w:rFonts w:eastAsiaTheme="minorEastAsia" w:cstheme="minorHAnsi"/>
          <w:i/>
        </w:rPr>
      </w:pPr>
    </w:p>
    <w:p w14:paraId="479D5A19" w14:textId="7A965C4D" w:rsidR="000E6A61" w:rsidRDefault="000E6A61" w:rsidP="00701A4F">
      <w:pPr>
        <w:spacing w:line="480" w:lineRule="auto"/>
        <w:contextualSpacing/>
        <w:jc w:val="both"/>
        <w:rPr>
          <w:rFonts w:eastAsiaTheme="minorEastAsia" w:cstheme="minorHAnsi"/>
          <w:i/>
        </w:rPr>
      </w:pPr>
    </w:p>
    <w:p w14:paraId="6D717399" w14:textId="5879C2D1" w:rsidR="000E2AF1" w:rsidRPr="0045637F" w:rsidRDefault="000E2AF1" w:rsidP="00701A4F">
      <w:pPr>
        <w:pStyle w:val="Caption"/>
        <w:keepNext/>
        <w:spacing w:line="480" w:lineRule="auto"/>
      </w:pPr>
      <w:r w:rsidRPr="0045637F">
        <w:lastRenderedPageBreak/>
        <w:t xml:space="preserve">Table </w:t>
      </w:r>
      <w:r w:rsidR="0045637F">
        <w:fldChar w:fldCharType="begin"/>
      </w:r>
      <w:r w:rsidR="0045637F" w:rsidRPr="0045637F">
        <w:instrText xml:space="preserve"> SEQ Table \* ARABIC </w:instrText>
      </w:r>
      <w:r w:rsidR="0045637F">
        <w:fldChar w:fldCharType="separate"/>
      </w:r>
      <w:r w:rsidR="00E13845">
        <w:rPr>
          <w:noProof/>
        </w:rPr>
        <w:t>1</w:t>
      </w:r>
      <w:r w:rsidR="0045637F">
        <w:rPr>
          <w:noProof/>
        </w:rPr>
        <w:fldChar w:fldCharType="end"/>
      </w:r>
      <w:r w:rsidRPr="0045637F">
        <w:t xml:space="preserve"> </w:t>
      </w:r>
      <w:r w:rsidR="00866991" w:rsidRPr="0045637F">
        <w:t>Description of model parameters and their p</w:t>
      </w:r>
      <w:r w:rsidRPr="0045637F">
        <w:t>rior distributions</w:t>
      </w:r>
    </w:p>
    <w:tbl>
      <w:tblPr>
        <w:tblStyle w:val="GridTable1Light"/>
        <w:tblW w:w="0" w:type="auto"/>
        <w:tblLook w:val="04A0" w:firstRow="1" w:lastRow="0" w:firstColumn="1" w:lastColumn="0" w:noHBand="0" w:noVBand="1"/>
      </w:tblPr>
      <w:tblGrid>
        <w:gridCol w:w="1700"/>
        <w:gridCol w:w="1309"/>
        <w:gridCol w:w="4248"/>
        <w:gridCol w:w="1759"/>
      </w:tblGrid>
      <w:tr w:rsidR="00125B87" w14:paraId="49DDC78B" w14:textId="77777777" w:rsidTr="00125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3BB13A23" w14:textId="6C534CF9" w:rsidR="00F0639F" w:rsidRDefault="00F0639F" w:rsidP="00701A4F">
            <w:pPr>
              <w:spacing w:line="480" w:lineRule="auto"/>
              <w:contextualSpacing/>
              <w:jc w:val="both"/>
              <w:rPr>
                <w:rFonts w:cstheme="minorHAnsi"/>
              </w:rPr>
            </w:pPr>
            <w:r>
              <w:rPr>
                <w:rFonts w:cstheme="minorHAnsi"/>
              </w:rPr>
              <w:t>Model</w:t>
            </w:r>
          </w:p>
        </w:tc>
        <w:tc>
          <w:tcPr>
            <w:tcW w:w="1309" w:type="dxa"/>
          </w:tcPr>
          <w:p w14:paraId="4F0EBB7C" w14:textId="34F2EAEE" w:rsidR="00F0639F" w:rsidRDefault="00F0639F" w:rsidP="00701A4F">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Parameter</w:t>
            </w:r>
          </w:p>
        </w:tc>
        <w:tc>
          <w:tcPr>
            <w:tcW w:w="4470" w:type="dxa"/>
          </w:tcPr>
          <w:p w14:paraId="033B7412" w14:textId="77777777" w:rsidR="00F0639F" w:rsidRDefault="00F0639F" w:rsidP="00701A4F">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508" w:type="dxa"/>
          </w:tcPr>
          <w:p w14:paraId="1AE078DC" w14:textId="675B29E8" w:rsidR="00F0639F" w:rsidRDefault="008B00C2" w:rsidP="00701A4F">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Prior d</w:t>
            </w:r>
            <w:r w:rsidR="00F0639F">
              <w:rPr>
                <w:rFonts w:cstheme="minorHAnsi"/>
              </w:rPr>
              <w:t>istribution</w:t>
            </w:r>
          </w:p>
        </w:tc>
      </w:tr>
      <w:tr w:rsidR="00125B87" w14:paraId="65144EE4"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val="restart"/>
          </w:tcPr>
          <w:p w14:paraId="2E119151" w14:textId="067FF14A" w:rsidR="00922D0B" w:rsidRDefault="001B7706" w:rsidP="006D0731">
            <w:pPr>
              <w:spacing w:line="480" w:lineRule="auto"/>
              <w:contextualSpacing/>
              <w:jc w:val="both"/>
              <w:rPr>
                <w:rFonts w:cstheme="minorHAnsi"/>
              </w:rPr>
            </w:pPr>
            <w:r>
              <w:rPr>
                <w:rFonts w:cstheme="minorHAnsi"/>
              </w:rPr>
              <w:t xml:space="preserve">Log-linear regression </w:t>
            </w:r>
            <w:r w:rsidR="00922D0B">
              <w:rPr>
                <w:rFonts w:cstheme="minorHAnsi"/>
              </w:rPr>
              <w:t>(Eqns. 3-</w:t>
            </w:r>
            <w:r w:rsidR="006D0731">
              <w:rPr>
                <w:rFonts w:cstheme="minorHAnsi"/>
              </w:rPr>
              <w:t>5</w:t>
            </w:r>
            <w:r w:rsidR="00922D0B">
              <w:rPr>
                <w:rFonts w:cstheme="minorHAnsi"/>
              </w:rPr>
              <w:t xml:space="preserve">) </w:t>
            </w:r>
          </w:p>
        </w:tc>
        <w:tc>
          <w:tcPr>
            <w:tcW w:w="1309" w:type="dxa"/>
          </w:tcPr>
          <w:p w14:paraId="5C3CECE5" w14:textId="7E36D4CE" w:rsidR="00922D0B"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470" w:type="dxa"/>
          </w:tcPr>
          <w:p w14:paraId="2858FF62" w14:textId="58CE217C" w:rsidR="00922D0B" w:rsidRDefault="006D472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w:t>
            </w:r>
            <w:r w:rsidR="00E933EF">
              <w:rPr>
                <w:rFonts w:cstheme="minorHAnsi"/>
              </w:rPr>
              <w:t>arameter</w:t>
            </w:r>
            <w:r>
              <w:rPr>
                <w:rFonts w:cstheme="minorHAnsi"/>
              </w:rPr>
              <w:t xml:space="preserve"> </w:t>
            </w:r>
            <w:r w:rsidR="00062F1D">
              <w:rPr>
                <w:rFonts w:cstheme="minorHAnsi"/>
              </w:rPr>
              <w:t>(</w:t>
            </w:r>
            <w:r>
              <w:rPr>
                <w:rFonts w:cstheme="minorHAnsi"/>
              </w:rPr>
              <w:t>i</w:t>
            </w:r>
            <w:r w:rsidR="00922D0B">
              <w:rPr>
                <w:rFonts w:cstheme="minorHAnsi"/>
              </w:rPr>
              <w:t>ntercept</w:t>
            </w:r>
            <w:r w:rsidR="00062F1D">
              <w:rPr>
                <w:rFonts w:cstheme="minorHAnsi"/>
              </w:rPr>
              <w:t>)</w:t>
            </w:r>
          </w:p>
        </w:tc>
        <w:tc>
          <w:tcPr>
            <w:tcW w:w="1508" w:type="dxa"/>
          </w:tcPr>
          <w:p w14:paraId="794A258B" w14:textId="37033E0A" w:rsidR="00922D0B"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99"/>
                <m:r>
                  <w:rPr>
                    <w:rFonts w:ascii="Cambria Math" w:hAnsi="Cambria Math" w:cstheme="minorHAnsi"/>
                  </w:rPr>
                  <m:t>0.5</m:t>
                </m:r>
                <w:commentRangeEnd w:id="99"/>
                <m:r>
                  <m:rPr>
                    <m:sty m:val="p"/>
                  </m:rPr>
                  <w:rPr>
                    <w:rStyle w:val="CommentReference"/>
                  </w:rPr>
                  <w:commentReference w:id="99"/>
                </m:r>
                <m:r>
                  <w:rPr>
                    <w:rFonts w:ascii="Cambria Math" w:hAnsi="Cambria Math" w:cstheme="minorHAnsi"/>
                  </w:rPr>
                  <m:t>)</m:t>
                </m:r>
              </m:oMath>
            </m:oMathPara>
          </w:p>
        </w:tc>
      </w:tr>
      <w:tr w:rsidR="00125B87" w14:paraId="0B75FDF7"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59973811" w14:textId="75D7E556" w:rsidR="00922D0B" w:rsidRPr="003E770F" w:rsidRDefault="00922D0B" w:rsidP="00701A4F">
            <w:pPr>
              <w:spacing w:line="480" w:lineRule="auto"/>
              <w:contextualSpacing/>
              <w:jc w:val="both"/>
              <w:rPr>
                <w:rFonts w:cstheme="minorHAnsi"/>
              </w:rPr>
            </w:pPr>
          </w:p>
        </w:tc>
        <w:tc>
          <w:tcPr>
            <w:tcW w:w="1309" w:type="dxa"/>
          </w:tcPr>
          <w:p w14:paraId="57237BC9" w14:textId="1A4CA557" w:rsidR="00922D0B" w:rsidRPr="003E770F"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470" w:type="dxa"/>
          </w:tcPr>
          <w:p w14:paraId="0750AAA2" w14:textId="2C7D38CE" w:rsidR="00922D0B" w:rsidRPr="003E770F"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062F1D">
              <w:rPr>
                <w:rFonts w:cstheme="minorHAnsi"/>
              </w:rPr>
              <w:t xml:space="preserve"> (</w:t>
            </w:r>
            <w:r w:rsidR="006D472A">
              <w:rPr>
                <w:rFonts w:cstheme="minorHAnsi"/>
              </w:rPr>
              <w:t>m</w:t>
            </w:r>
            <w:r w:rsidR="00922D0B">
              <w:rPr>
                <w:rFonts w:cstheme="minorHAnsi"/>
              </w:rPr>
              <w:t>ass exponent</w:t>
            </w:r>
            <w:r w:rsidR="00062F1D">
              <w:rPr>
                <w:rFonts w:cstheme="minorHAnsi"/>
              </w:rPr>
              <w:t>)</w:t>
            </w:r>
          </w:p>
        </w:tc>
        <w:tc>
          <w:tcPr>
            <w:tcW w:w="1508" w:type="dxa"/>
          </w:tcPr>
          <w:p w14:paraId="3CAECFCF" w14:textId="4AD3EAE9" w:rsidR="00922D0B"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125B87" w14:paraId="4B18AAE3"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DDBF8A7" w14:textId="7686054F" w:rsidR="00922D0B" w:rsidRPr="003E770F" w:rsidRDefault="00922D0B" w:rsidP="00701A4F">
            <w:pPr>
              <w:spacing w:line="480" w:lineRule="auto"/>
              <w:contextualSpacing/>
              <w:jc w:val="both"/>
              <w:rPr>
                <w:rFonts w:cstheme="minorHAnsi"/>
              </w:rPr>
            </w:pPr>
          </w:p>
        </w:tc>
        <w:tc>
          <w:tcPr>
            <w:tcW w:w="1309" w:type="dxa"/>
          </w:tcPr>
          <w:p w14:paraId="3A61F272" w14:textId="25D402BB" w:rsidR="00922D0B" w:rsidRPr="003E770F"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470" w:type="dxa"/>
          </w:tcPr>
          <w:p w14:paraId="5A9ED49B" w14:textId="1E6960E3" w:rsidR="00922D0B" w:rsidRPr="003E770F"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062F1D">
              <w:rPr>
                <w:rFonts w:cstheme="minorHAnsi"/>
              </w:rPr>
              <w:t xml:space="preserve"> (</w:t>
            </w:r>
            <w:r w:rsidR="00DB52B0">
              <w:rPr>
                <w:rFonts w:cstheme="minorHAnsi"/>
              </w:rPr>
              <w:t>a</w:t>
            </w:r>
            <w:r w:rsidR="00922D0B" w:rsidRPr="003E770F">
              <w:rPr>
                <w:rFonts w:cstheme="minorHAnsi"/>
              </w:rPr>
              <w:t>ctivation energy</w:t>
            </w:r>
            <w:r w:rsidR="00062F1D">
              <w:rPr>
                <w:rFonts w:cstheme="minorHAnsi"/>
              </w:rPr>
              <w:t>)</w:t>
            </w:r>
          </w:p>
        </w:tc>
        <w:tc>
          <w:tcPr>
            <w:tcW w:w="1508" w:type="dxa"/>
          </w:tcPr>
          <w:p w14:paraId="1A4F2C4E" w14:textId="3C710237" w:rsidR="00922D0B" w:rsidRPr="00FC193C"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125B87" w14:paraId="23B85F0D"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7C35F7D9" w14:textId="0E869C37" w:rsidR="00922D0B" w:rsidRPr="003E770F" w:rsidRDefault="00922D0B" w:rsidP="00701A4F">
            <w:pPr>
              <w:spacing w:line="480" w:lineRule="auto"/>
              <w:contextualSpacing/>
              <w:jc w:val="both"/>
              <w:rPr>
                <w:rFonts w:cstheme="minorHAnsi"/>
              </w:rPr>
            </w:pPr>
          </w:p>
        </w:tc>
        <w:tc>
          <w:tcPr>
            <w:tcW w:w="1309" w:type="dxa"/>
          </w:tcPr>
          <w:p w14:paraId="0C609DFC" w14:textId="26A3968F" w:rsidR="00922D0B" w:rsidRPr="003E770F"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470" w:type="dxa"/>
          </w:tcPr>
          <w:p w14:paraId="71998604" w14:textId="38543A30" w:rsidR="00922D0B" w:rsidRPr="003E770F"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016E3F">
              <w:rPr>
                <w:rFonts w:cstheme="minorHAnsi"/>
              </w:rPr>
              <w:t xml:space="preserve"> (</w:t>
            </w:r>
            <w:r w:rsidR="00EE4C7D">
              <w:rPr>
                <w:rFonts w:cstheme="minorHAnsi"/>
              </w:rPr>
              <w:t>interaction</w:t>
            </w:r>
            <w:r w:rsidR="00016E3F">
              <w:rPr>
                <w:rFonts w:cstheme="minorHAnsi"/>
              </w:rPr>
              <w:t>)</w:t>
            </w:r>
          </w:p>
        </w:tc>
        <w:tc>
          <w:tcPr>
            <w:tcW w:w="1508" w:type="dxa"/>
          </w:tcPr>
          <w:p w14:paraId="29B72D82" w14:textId="4746250A" w:rsidR="00922D0B"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commentRangeStart w:id="100"/>
            <w:commentRangeStart w:id="101"/>
            <m:oMathPara>
              <m:oMath>
                <m:r>
                  <w:rPr>
                    <w:rFonts w:ascii="Cambria Math" w:hAnsi="Cambria Math" w:cstheme="minorHAnsi"/>
                  </w:rPr>
                  <m:t>N(0, 0.5)</m:t>
                </m:r>
                <w:commentRangeEnd w:id="100"/>
                <m:r>
                  <m:rPr>
                    <m:sty m:val="p"/>
                  </m:rPr>
                  <w:rPr>
                    <w:rStyle w:val="CommentReference"/>
                  </w:rPr>
                  <w:commentReference w:id="100"/>
                </m:r>
                <w:commentRangeEnd w:id="101"/>
                <m:r>
                  <m:rPr>
                    <m:sty m:val="p"/>
                  </m:rPr>
                  <w:rPr>
                    <w:rStyle w:val="CommentReference"/>
                  </w:rPr>
                  <w:commentReference w:id="101"/>
                </m:r>
              </m:oMath>
            </m:oMathPara>
          </w:p>
        </w:tc>
      </w:tr>
      <w:tr w:rsidR="00125B87" w14:paraId="5E9BF2E3"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0F9F8039" w14:textId="77777777" w:rsidR="00DF63EA" w:rsidRPr="003E770F" w:rsidRDefault="00DF63EA" w:rsidP="00701A4F">
            <w:pPr>
              <w:spacing w:line="480" w:lineRule="auto"/>
              <w:contextualSpacing/>
              <w:jc w:val="both"/>
              <w:rPr>
                <w:rFonts w:cstheme="minorHAnsi"/>
              </w:rPr>
            </w:pPr>
          </w:p>
        </w:tc>
        <w:tc>
          <w:tcPr>
            <w:tcW w:w="1309" w:type="dxa"/>
          </w:tcPr>
          <w:p w14:paraId="7506BB68" w14:textId="716B5022" w:rsidR="00DF63EA"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470" w:type="dxa"/>
          </w:tcPr>
          <w:p w14:paraId="1E508789" w14:textId="180C5474" w:rsidR="00DF63EA"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967A70">
              <w:rPr>
                <w:rFonts w:cstheme="minorHAnsi"/>
              </w:rPr>
              <w:t xml:space="preserve"> (i</w:t>
            </w:r>
            <w:r w:rsidR="00DF63EA">
              <w:rPr>
                <w:rFonts w:cstheme="minorHAnsi"/>
              </w:rPr>
              <w:t>ntercept</w:t>
            </w:r>
            <w:r w:rsidR="00A11A79">
              <w:rPr>
                <w:rFonts w:cstheme="minorHAnsi"/>
              </w:rPr>
              <w:t xml:space="preserve"> </w:t>
            </w:r>
            <w:r w:rsidR="00055936">
              <w:rPr>
                <w:rFonts w:cstheme="minorHAnsi"/>
              </w:rPr>
              <w:t>variance</w:t>
            </w:r>
            <w:r w:rsidR="00180901">
              <w:rPr>
                <w:rFonts w:cstheme="minorHAnsi"/>
              </w:rPr>
              <w:t>)</w:t>
            </w:r>
          </w:p>
        </w:tc>
        <w:tc>
          <w:tcPr>
            <w:tcW w:w="1508" w:type="dxa"/>
          </w:tcPr>
          <w:p w14:paraId="126C44E6" w14:textId="54FA1E58"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7CBE919D"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FC1C54F" w14:textId="77777777" w:rsidR="00DF63EA" w:rsidRPr="003E770F" w:rsidRDefault="00DF63EA" w:rsidP="00701A4F">
            <w:pPr>
              <w:spacing w:line="480" w:lineRule="auto"/>
              <w:contextualSpacing/>
              <w:jc w:val="both"/>
              <w:rPr>
                <w:rFonts w:cstheme="minorHAnsi"/>
              </w:rPr>
            </w:pPr>
          </w:p>
        </w:tc>
        <w:tc>
          <w:tcPr>
            <w:tcW w:w="1309" w:type="dxa"/>
          </w:tcPr>
          <w:p w14:paraId="67BB2F2E" w14:textId="13B6EE07" w:rsidR="00DF63EA"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470" w:type="dxa"/>
          </w:tcPr>
          <w:p w14:paraId="130DDC7E" w14:textId="15520385" w:rsidR="00DF63EA"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D8548B">
              <w:rPr>
                <w:rFonts w:cstheme="minorHAnsi"/>
              </w:rPr>
              <w:t xml:space="preserve"> (m</w:t>
            </w:r>
            <w:r w:rsidR="00DF63EA">
              <w:rPr>
                <w:rFonts w:cstheme="minorHAnsi"/>
              </w:rPr>
              <w:t>ass exponent</w:t>
            </w:r>
            <w:r w:rsidR="00D8548B">
              <w:rPr>
                <w:rFonts w:cstheme="minorHAnsi"/>
              </w:rPr>
              <w:t xml:space="preserve"> </w:t>
            </w:r>
            <w:r w:rsidR="00055936">
              <w:rPr>
                <w:rFonts w:cstheme="minorHAnsi"/>
              </w:rPr>
              <w:t>variance</w:t>
            </w:r>
            <w:r w:rsidR="00D8548B">
              <w:rPr>
                <w:rFonts w:cstheme="minorHAnsi"/>
              </w:rPr>
              <w:t>)</w:t>
            </w:r>
          </w:p>
        </w:tc>
        <w:tc>
          <w:tcPr>
            <w:tcW w:w="1508" w:type="dxa"/>
          </w:tcPr>
          <w:p w14:paraId="15D08D04" w14:textId="2C0510E6"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5EC62026"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35E538F5" w14:textId="77777777" w:rsidR="00DF63EA" w:rsidRPr="003E770F" w:rsidRDefault="00DF63EA" w:rsidP="00701A4F">
            <w:pPr>
              <w:spacing w:line="480" w:lineRule="auto"/>
              <w:contextualSpacing/>
              <w:jc w:val="both"/>
              <w:rPr>
                <w:rFonts w:cstheme="minorHAnsi"/>
              </w:rPr>
            </w:pPr>
          </w:p>
        </w:tc>
        <w:tc>
          <w:tcPr>
            <w:tcW w:w="1309" w:type="dxa"/>
          </w:tcPr>
          <w:p w14:paraId="35C6F1D6" w14:textId="1641B434" w:rsidR="00DF63EA"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470" w:type="dxa"/>
          </w:tcPr>
          <w:p w14:paraId="2C38689F" w14:textId="0264DB54" w:rsidR="00DF63EA"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25247F">
              <w:rPr>
                <w:rFonts w:cstheme="minorHAnsi"/>
              </w:rPr>
              <w:t xml:space="preserve"> (a</w:t>
            </w:r>
            <w:r w:rsidR="00DF63EA" w:rsidRPr="003E770F">
              <w:rPr>
                <w:rFonts w:cstheme="minorHAnsi"/>
              </w:rPr>
              <w:t>ctivation energy</w:t>
            </w:r>
            <w:r w:rsidR="00B54B4D">
              <w:rPr>
                <w:rFonts w:cstheme="minorHAnsi"/>
              </w:rPr>
              <w:t xml:space="preserve"> variance</w:t>
            </w:r>
            <w:r w:rsidR="0025247F">
              <w:rPr>
                <w:rFonts w:cstheme="minorHAnsi"/>
              </w:rPr>
              <w:t>)</w:t>
            </w:r>
          </w:p>
        </w:tc>
        <w:tc>
          <w:tcPr>
            <w:tcW w:w="1508" w:type="dxa"/>
          </w:tcPr>
          <w:p w14:paraId="0B12795A" w14:textId="4F9CE68A"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77C9FFC9"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71CC4351" w14:textId="77777777" w:rsidR="00DF63EA" w:rsidRPr="003E770F" w:rsidRDefault="00DF63EA" w:rsidP="00701A4F">
            <w:pPr>
              <w:spacing w:line="480" w:lineRule="auto"/>
              <w:contextualSpacing/>
              <w:jc w:val="both"/>
              <w:rPr>
                <w:rFonts w:cstheme="minorHAnsi"/>
              </w:rPr>
            </w:pPr>
          </w:p>
        </w:tc>
        <w:tc>
          <w:tcPr>
            <w:tcW w:w="1309" w:type="dxa"/>
          </w:tcPr>
          <w:p w14:paraId="443F81BF" w14:textId="45982C5A" w:rsidR="00DF63EA"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470" w:type="dxa"/>
          </w:tcPr>
          <w:p w14:paraId="53615806" w14:textId="2D8D01D6" w:rsidR="00DF63EA" w:rsidRDefault="00DC516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E7249E">
              <w:rPr>
                <w:rFonts w:cstheme="minorHAnsi"/>
              </w:rPr>
              <w:t xml:space="preserve"> (</w:t>
            </w:r>
            <w:r w:rsidR="00DF63EA">
              <w:rPr>
                <w:rFonts w:cstheme="minorHAnsi"/>
              </w:rPr>
              <w:t>interaction</w:t>
            </w:r>
            <w:r w:rsidR="00E7249E">
              <w:rPr>
                <w:rFonts w:cstheme="minorHAnsi"/>
              </w:rPr>
              <w:t xml:space="preserve"> </w:t>
            </w:r>
            <w:r w:rsidR="00055936">
              <w:rPr>
                <w:rFonts w:cstheme="minorHAnsi"/>
              </w:rPr>
              <w:t>variance</w:t>
            </w:r>
            <w:r w:rsidR="00E7249E">
              <w:rPr>
                <w:rFonts w:cstheme="minorHAnsi"/>
              </w:rPr>
              <w:t>)</w:t>
            </w:r>
          </w:p>
        </w:tc>
        <w:tc>
          <w:tcPr>
            <w:tcW w:w="1508" w:type="dxa"/>
          </w:tcPr>
          <w:p w14:paraId="587ABDA3" w14:textId="42D7AF34"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commentRangeStart w:id="102"/>
            <w:commentRangeStart w:id="103"/>
            <m:oMathPara>
              <m:oMath>
                <m:r>
                  <w:rPr>
                    <w:rFonts w:ascii="Cambria Math" w:hAnsi="Cambria Math" w:cstheme="minorHAnsi"/>
                  </w:rPr>
                  <m:t>N(0, 5)</m:t>
                </m:r>
                <w:commentRangeEnd w:id="102"/>
                <m:r>
                  <m:rPr>
                    <m:sty m:val="p"/>
                  </m:rPr>
                  <w:rPr>
                    <w:rStyle w:val="CommentReference"/>
                  </w:rPr>
                  <w:commentReference w:id="102"/>
                </m:r>
                <w:commentRangeEnd w:id="103"/>
                <m:r>
                  <m:rPr>
                    <m:sty m:val="p"/>
                  </m:rPr>
                  <w:rPr>
                    <w:rStyle w:val="CommentReference"/>
                  </w:rPr>
                  <w:commentReference w:id="103"/>
                </m:r>
              </m:oMath>
            </m:oMathPara>
          </w:p>
        </w:tc>
      </w:tr>
      <w:tr w:rsidR="00125B87" w14:paraId="0A4F30F9"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63CF8CE8" w14:textId="77777777" w:rsidR="00013D5E" w:rsidRPr="003E770F" w:rsidRDefault="00013D5E" w:rsidP="00701A4F">
            <w:pPr>
              <w:spacing w:line="480" w:lineRule="auto"/>
              <w:contextualSpacing/>
              <w:jc w:val="both"/>
              <w:rPr>
                <w:rFonts w:cstheme="minorHAnsi"/>
              </w:rPr>
            </w:pPr>
          </w:p>
        </w:tc>
        <w:tc>
          <w:tcPr>
            <w:tcW w:w="1309" w:type="dxa"/>
          </w:tcPr>
          <w:p w14:paraId="2C5D8403" w14:textId="31B9B7DF" w:rsidR="00013D5E"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470" w:type="dxa"/>
          </w:tcPr>
          <w:p w14:paraId="1A9E37DD" w14:textId="63E31C80" w:rsidR="00013D5E" w:rsidRDefault="0050317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w:t>
            </w:r>
            <w:r w:rsidR="00055936">
              <w:rPr>
                <w:rFonts w:cstheme="minorHAnsi"/>
              </w:rPr>
              <w:t>ariance</w:t>
            </w:r>
          </w:p>
        </w:tc>
        <w:tc>
          <w:tcPr>
            <w:tcW w:w="1508" w:type="dxa"/>
          </w:tcPr>
          <w:p w14:paraId="42D1EBC8" w14:textId="0184F56E" w:rsidR="00013D5E" w:rsidRPr="00C66211" w:rsidRDefault="00013D5E"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125B87" w14:paraId="29E8A5DA"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val="restart"/>
          </w:tcPr>
          <w:p w14:paraId="3EBA97C1" w14:textId="77777777" w:rsidR="00615EC8" w:rsidRDefault="00F77F6C" w:rsidP="00701A4F">
            <w:pPr>
              <w:spacing w:line="480" w:lineRule="auto"/>
              <w:contextualSpacing/>
              <w:jc w:val="both"/>
              <w:rPr>
                <w:rFonts w:cstheme="minorHAnsi"/>
                <w:b w:val="0"/>
                <w:bCs w:val="0"/>
              </w:rPr>
            </w:pPr>
            <w:r>
              <w:rPr>
                <w:rFonts w:cstheme="minorHAnsi"/>
              </w:rPr>
              <w:t>Polynomial</w:t>
            </w:r>
          </w:p>
          <w:p w14:paraId="3BFBB590" w14:textId="247AC06B" w:rsidR="00F77F6C" w:rsidRDefault="00F77F6C" w:rsidP="00701A4F">
            <w:pPr>
              <w:spacing w:line="480" w:lineRule="auto"/>
              <w:contextualSpacing/>
              <w:jc w:val="both"/>
              <w:rPr>
                <w:rFonts w:cstheme="minorHAnsi"/>
              </w:rPr>
            </w:pPr>
            <w:r>
              <w:rPr>
                <w:rFonts w:cstheme="minorHAnsi"/>
              </w:rPr>
              <w:t>(Eq</w:t>
            </w:r>
            <w:r w:rsidR="007850A9">
              <w:rPr>
                <w:rFonts w:cstheme="minorHAnsi"/>
              </w:rPr>
              <w:t>ns</w:t>
            </w:r>
            <w:r>
              <w:rPr>
                <w:rFonts w:cstheme="minorHAnsi"/>
              </w:rPr>
              <w:t xml:space="preserve">. </w:t>
            </w:r>
            <w:r w:rsidR="006D0731">
              <w:rPr>
                <w:rFonts w:cstheme="minorHAnsi"/>
              </w:rPr>
              <w:t>6</w:t>
            </w:r>
            <w:r>
              <w:rPr>
                <w:rFonts w:cstheme="minorHAnsi"/>
              </w:rPr>
              <w:t>-</w:t>
            </w:r>
            <w:r w:rsidR="006D0731">
              <w:rPr>
                <w:rFonts w:cstheme="minorHAnsi"/>
              </w:rPr>
              <w:t>8</w:t>
            </w:r>
            <w:r>
              <w:rPr>
                <w:rFonts w:cstheme="minorHAnsi"/>
              </w:rPr>
              <w:t>)</w:t>
            </w:r>
          </w:p>
        </w:tc>
        <w:tc>
          <w:tcPr>
            <w:tcW w:w="1309" w:type="dxa"/>
          </w:tcPr>
          <w:p w14:paraId="4271318D" w14:textId="5725DED4" w:rsidR="00F77F6C"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470" w:type="dxa"/>
          </w:tcPr>
          <w:p w14:paraId="0B86B8B4" w14:textId="6A4D8E28" w:rsidR="00F77F6C" w:rsidRDefault="00E229E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w:t>
            </w:r>
            <w:r w:rsidR="00F77F6C">
              <w:rPr>
                <w:rFonts w:cstheme="minorHAnsi"/>
              </w:rPr>
              <w:t>ntercept</w:t>
            </w:r>
          </w:p>
        </w:tc>
        <w:tc>
          <w:tcPr>
            <w:tcW w:w="1508" w:type="dxa"/>
          </w:tcPr>
          <w:p w14:paraId="4A6899FF" w14:textId="51908B77" w:rsidR="00F77F6C" w:rsidRPr="00C66211" w:rsidRDefault="00F77F6C" w:rsidP="00701A4F">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5A29D731"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3FCCFFFC" w14:textId="2F5355F5" w:rsidR="00F77F6C" w:rsidRDefault="00F77F6C" w:rsidP="00701A4F">
            <w:pPr>
              <w:spacing w:line="480" w:lineRule="auto"/>
              <w:contextualSpacing/>
              <w:jc w:val="both"/>
              <w:rPr>
                <w:rFonts w:cstheme="minorHAnsi"/>
              </w:rPr>
            </w:pPr>
          </w:p>
        </w:tc>
        <w:tc>
          <w:tcPr>
            <w:tcW w:w="1309" w:type="dxa"/>
          </w:tcPr>
          <w:p w14:paraId="36854CD3" w14:textId="609A2E82" w:rsidR="00F77F6C" w:rsidRPr="003E770F"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470" w:type="dxa"/>
          </w:tcPr>
          <w:p w14:paraId="32E1122B" w14:textId="053389A7" w:rsidR="00F77F6C" w:rsidRDefault="00E229E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r w:rsidR="00F77F6C">
              <w:rPr>
                <w:rFonts w:cstheme="minorHAnsi"/>
              </w:rPr>
              <w:t>ass coefficient</w:t>
            </w:r>
          </w:p>
        </w:tc>
        <w:tc>
          <w:tcPr>
            <w:tcW w:w="1508" w:type="dxa"/>
          </w:tcPr>
          <w:p w14:paraId="7F82DB73" w14:textId="2D0ECB20"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5F157BDD"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2315BEE" w14:textId="4A5E0D0D" w:rsidR="00F77F6C" w:rsidRDefault="00F77F6C" w:rsidP="00701A4F">
            <w:pPr>
              <w:spacing w:line="480" w:lineRule="auto"/>
              <w:contextualSpacing/>
              <w:jc w:val="both"/>
              <w:rPr>
                <w:rFonts w:cstheme="minorHAnsi"/>
              </w:rPr>
            </w:pPr>
          </w:p>
        </w:tc>
        <w:tc>
          <w:tcPr>
            <w:tcW w:w="1309" w:type="dxa"/>
          </w:tcPr>
          <w:p w14:paraId="0AA066DF" w14:textId="43E8C065" w:rsidR="00F77F6C" w:rsidRPr="003E770F"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470" w:type="dxa"/>
          </w:tcPr>
          <w:p w14:paraId="46972F56" w14:textId="23343D66" w:rsidR="00F77F6C" w:rsidRDefault="00E229E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w:t>
            </w:r>
            <w:r w:rsidR="00F77F6C">
              <w:rPr>
                <w:rFonts w:cstheme="minorHAnsi"/>
              </w:rPr>
              <w:t>emperature</w:t>
            </w:r>
            <w:r>
              <w:rPr>
                <w:rFonts w:cstheme="minorHAnsi"/>
              </w:rPr>
              <w:t xml:space="preserve"> coefficient</w:t>
            </w:r>
          </w:p>
        </w:tc>
        <w:tc>
          <w:tcPr>
            <w:tcW w:w="1508" w:type="dxa"/>
          </w:tcPr>
          <w:p w14:paraId="30FFC42B" w14:textId="14868710"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32E511D0"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563DA9BF" w14:textId="15278DA8" w:rsidR="00F77F6C" w:rsidRDefault="00F77F6C" w:rsidP="00701A4F">
            <w:pPr>
              <w:spacing w:line="480" w:lineRule="auto"/>
              <w:contextualSpacing/>
              <w:jc w:val="both"/>
              <w:rPr>
                <w:rFonts w:cstheme="minorHAnsi"/>
              </w:rPr>
            </w:pPr>
          </w:p>
        </w:tc>
        <w:tc>
          <w:tcPr>
            <w:tcW w:w="1309" w:type="dxa"/>
          </w:tcPr>
          <w:p w14:paraId="16A5E3C6" w14:textId="389D04E6" w:rsidR="00F77F6C" w:rsidRPr="003E770F"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470" w:type="dxa"/>
          </w:tcPr>
          <w:p w14:paraId="751FDF2B" w14:textId="5F5C0771" w:rsidR="00F77F6C" w:rsidRDefault="004F4920"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Q</w:t>
            </w:r>
            <w:r w:rsidR="00F77F6C">
              <w:rPr>
                <w:rFonts w:cstheme="minorHAnsi"/>
              </w:rPr>
              <w:t>uadratic temperature</w:t>
            </w:r>
            <w:r w:rsidR="00B36022">
              <w:rPr>
                <w:rFonts w:cstheme="minorHAnsi"/>
              </w:rPr>
              <w:t xml:space="preserve"> </w:t>
            </w:r>
            <w:r w:rsidR="00F77F6C">
              <w:rPr>
                <w:rFonts w:cstheme="minorHAnsi"/>
              </w:rPr>
              <w:t>coefficient</w:t>
            </w:r>
          </w:p>
        </w:tc>
        <w:tc>
          <w:tcPr>
            <w:tcW w:w="1508" w:type="dxa"/>
          </w:tcPr>
          <w:p w14:paraId="62C17652" w14:textId="7BD0B19B"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3B4726D9"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8E9333A" w14:textId="29722905" w:rsidR="00F77F6C" w:rsidRDefault="00F77F6C" w:rsidP="00701A4F">
            <w:pPr>
              <w:spacing w:line="480" w:lineRule="auto"/>
              <w:contextualSpacing/>
              <w:jc w:val="both"/>
              <w:rPr>
                <w:rFonts w:cstheme="minorHAnsi"/>
              </w:rPr>
            </w:pPr>
          </w:p>
        </w:tc>
        <w:tc>
          <w:tcPr>
            <w:tcW w:w="1309" w:type="dxa"/>
          </w:tcPr>
          <w:p w14:paraId="455F09AB" w14:textId="6673F19D" w:rsidR="00F77F6C" w:rsidRPr="003E770F"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m:oMathPara>
          </w:p>
        </w:tc>
        <w:tc>
          <w:tcPr>
            <w:tcW w:w="4470" w:type="dxa"/>
          </w:tcPr>
          <w:p w14:paraId="6A02B78A" w14:textId="104AB9F5" w:rsidR="00F77F6C" w:rsidRDefault="00463E61"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w:t>
            </w:r>
            <w:r w:rsidR="00F77F6C">
              <w:rPr>
                <w:rFonts w:cstheme="minorHAnsi"/>
              </w:rPr>
              <w:t>nteraction</w:t>
            </w:r>
            <w:r w:rsidR="00BA6C3D">
              <w:rPr>
                <w:rFonts w:cstheme="minorHAnsi"/>
              </w:rPr>
              <w:t xml:space="preserve"> coefficient</w:t>
            </w:r>
          </w:p>
        </w:tc>
        <w:tc>
          <w:tcPr>
            <w:tcW w:w="1508" w:type="dxa"/>
          </w:tcPr>
          <w:p w14:paraId="054821D9" w14:textId="103A9035"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7B11D787"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46D3B612" w14:textId="77777777" w:rsidR="00F77F6C" w:rsidRDefault="00F77F6C" w:rsidP="00701A4F">
            <w:pPr>
              <w:spacing w:line="480" w:lineRule="auto"/>
              <w:contextualSpacing/>
              <w:jc w:val="both"/>
              <w:rPr>
                <w:rFonts w:cstheme="minorHAnsi"/>
              </w:rPr>
            </w:pPr>
          </w:p>
        </w:tc>
        <w:tc>
          <w:tcPr>
            <w:tcW w:w="1309" w:type="dxa"/>
          </w:tcPr>
          <w:p w14:paraId="42FC9E8A" w14:textId="3F7419CF" w:rsidR="00F77F6C" w:rsidRDefault="00FC035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470" w:type="dxa"/>
          </w:tcPr>
          <w:p w14:paraId="705AF157" w14:textId="33F99A46" w:rsidR="00F77F6C" w:rsidRDefault="0050317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w:t>
            </w:r>
            <w:r w:rsidR="00055936">
              <w:rPr>
                <w:rFonts w:cstheme="minorHAnsi"/>
              </w:rPr>
              <w:t>ariance</w:t>
            </w:r>
          </w:p>
        </w:tc>
        <w:tc>
          <w:tcPr>
            <w:tcW w:w="1508" w:type="dxa"/>
          </w:tcPr>
          <w:p w14:paraId="6BE9954F" w14:textId="11A41B0C" w:rsidR="00F77F6C" w:rsidRPr="004A7FD9" w:rsidRDefault="00754F2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m:rPr>
                    <m:sty m:val="p"/>
                  </m:rPr>
                  <w:rPr>
                    <w:rFonts w:ascii="Cambria Math" w:hAnsi="Cambria Math" w:cstheme="minorHAnsi"/>
                  </w:rPr>
                  <m:t>Uniform</m:t>
                </m:r>
                <m:r>
                  <w:rPr>
                    <w:rFonts w:ascii="Cambria Math" w:hAnsi="Cambria Math" w:cstheme="minorHAnsi"/>
                  </w:rPr>
                  <m:t>(0, 10)</m:t>
                </m:r>
              </m:oMath>
            </m:oMathPara>
          </w:p>
        </w:tc>
      </w:tr>
    </w:tbl>
    <w:p w14:paraId="348CDE7B" w14:textId="77777777" w:rsidR="00334FD4" w:rsidRDefault="00334FD4" w:rsidP="00701A4F">
      <w:pPr>
        <w:spacing w:line="480" w:lineRule="auto"/>
      </w:pPr>
    </w:p>
    <w:p w14:paraId="493D2AD6" w14:textId="77777777" w:rsidR="00B16148" w:rsidRPr="00DF6297" w:rsidRDefault="00B16148" w:rsidP="00701A4F">
      <w:pPr>
        <w:spacing w:line="480" w:lineRule="auto"/>
        <w:contextualSpacing/>
        <w:jc w:val="both"/>
        <w:rPr>
          <w:rFonts w:cstheme="minorHAnsi"/>
          <w:b/>
        </w:rPr>
      </w:pPr>
      <w:r w:rsidRPr="00DF6297">
        <w:rPr>
          <w:rFonts w:cstheme="minorHAnsi"/>
          <w:b/>
        </w:rPr>
        <w:t>Growth models</w:t>
      </w:r>
    </w:p>
    <w:p w14:paraId="7024A790" w14:textId="39AB0A03" w:rsidR="00B16148" w:rsidRDefault="0089322D" w:rsidP="00701A4F">
      <w:pPr>
        <w:spacing w:line="480" w:lineRule="auto"/>
        <w:contextualSpacing/>
        <w:jc w:val="both"/>
        <w:rPr>
          <w:rFonts w:cstheme="minorHAnsi"/>
          <w:color w:val="FF0000"/>
        </w:rPr>
      </w:pPr>
      <w:r w:rsidRPr="0045637F">
        <w:rPr>
          <w:rFonts w:eastAsiaTheme="minorEastAsia" w:cstheme="minorHAnsi"/>
        </w:rPr>
        <w:t>To exemplify the effects of the mass- and temperature-dependence</w:t>
      </w:r>
      <w:r w:rsidR="007850A9">
        <w:rPr>
          <w:rFonts w:eastAsiaTheme="minorEastAsia" w:cstheme="minorHAnsi"/>
        </w:rPr>
        <w:t xml:space="preserve"> estimated from the experimental studies</w:t>
      </w:r>
      <w:r w:rsidRPr="0045637F">
        <w:rPr>
          <w:rFonts w:eastAsiaTheme="minorEastAsia" w:cstheme="minorHAnsi"/>
        </w:rPr>
        <w:t xml:space="preserve">, we apply a </w:t>
      </w:r>
      <w:r w:rsidR="00F854BA" w:rsidRPr="0045637F">
        <w:rPr>
          <w:rFonts w:eastAsiaTheme="minorEastAsia" w:cstheme="minorHAnsi"/>
        </w:rPr>
        <w:t>generic</w:t>
      </w:r>
      <w:r w:rsidRPr="0045637F">
        <w:rPr>
          <w:rFonts w:eastAsiaTheme="minorEastAsia" w:cstheme="minorHAnsi"/>
        </w:rPr>
        <w:t xml:space="preserve"> Pütter-type growth mode</w:t>
      </w:r>
      <w:r w:rsidR="00F854BA" w:rsidRPr="0045637F">
        <w:rPr>
          <w:rFonts w:eastAsiaTheme="minorEastAsia" w:cstheme="minorHAnsi"/>
        </w:rPr>
        <w:t>l</w:t>
      </w:r>
      <w:r w:rsidR="009E3857">
        <w:rPr>
          <w:rFonts w:eastAsiaTheme="minorEastAsia" w:cstheme="minorHAnsi"/>
        </w:rPr>
        <w:t xml:space="preserve"> of the form</w:t>
      </w:r>
      <w:r w:rsidR="00F854BA" w:rsidRPr="0045637F">
        <w:rPr>
          <w:rFonts w:eastAsiaTheme="minorEastAsia" w:cstheme="minorHAnsi"/>
        </w:rPr>
        <w:t>:</w:t>
      </w:r>
      <w:r w:rsidRPr="0045637F">
        <w:rPr>
          <w:rFonts w:eastAsiaTheme="minorEastAsia" w:cstheme="minorHAnsi"/>
        </w:rPr>
        <w:t xml:space="preserve"> </w:t>
      </w:r>
      <m:oMath>
        <m:f>
          <m:fPr>
            <m:ctrlPr>
              <w:rPr>
                <w:rFonts w:ascii="Cambria Math" w:hAnsi="Cambria Math" w:cstheme="minorHAnsi"/>
                <w:i/>
              </w:rPr>
            </m:ctrlPr>
          </m:fPr>
          <m:num>
            <m:r>
              <w:rPr>
                <w:rFonts w:ascii="Cambria Math" w:hAnsi="Cambria Math" w:cstheme="minorHAnsi"/>
              </w:rPr>
              <m:t>dB</m:t>
            </m:r>
          </m:num>
          <m:den>
            <m:r>
              <w:rPr>
                <w:rFonts w:ascii="Cambria Math" w:hAnsi="Cambria Math" w:cstheme="minorHAnsi"/>
              </w:rPr>
              <m:t>dt</m:t>
            </m:r>
          </m:den>
        </m:f>
        <m:r>
          <w:rPr>
            <w:rFonts w:ascii="Cambria Math" w:hAnsi="Cambria Math" w:cstheme="minorHAnsi"/>
          </w:rPr>
          <m: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a(T)</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b(T)</m:t>
            </m:r>
          </m:sup>
        </m:sSup>
      </m:oMath>
      <w:r w:rsidR="00F854BA" w:rsidRPr="0045637F">
        <w:rPr>
          <w:rFonts w:eastAsiaTheme="minorEastAsia" w:cstheme="minorHAnsi"/>
        </w:rPr>
        <w:t xml:space="preserve">, where </w:t>
      </w:r>
      <m:oMath>
        <m:r>
          <w:rPr>
            <w:rFonts w:ascii="Cambria Math" w:eastAsiaTheme="minorEastAsia" w:hAnsi="Cambria Math" w:cstheme="minorHAnsi"/>
          </w:rPr>
          <m:t>M</m:t>
        </m:r>
      </m:oMath>
      <w:r w:rsidR="004F515D" w:rsidRPr="0045637F">
        <w:rPr>
          <w:rFonts w:eastAsiaTheme="minorEastAsia" w:cstheme="minorHAnsi"/>
        </w:rPr>
        <w:t xml:space="preserve"> is body mass and </w:t>
      </w:r>
      <w:r w:rsidR="00F854BA" w:rsidRPr="0045637F">
        <w:rPr>
          <w:rFonts w:eastAsiaTheme="minorEastAsia" w:cstheme="minorHAnsi"/>
        </w:rPr>
        <w:t xml:space="preserve">the first term is assumed proportional to </w:t>
      </w:r>
      <w:r w:rsidR="00F854BA" w:rsidRPr="0045637F">
        <w:rPr>
          <w:rFonts w:eastAsiaTheme="minorEastAsia" w:cstheme="minorHAnsi"/>
        </w:rPr>
        <w:lastRenderedPageBreak/>
        <w:t xml:space="preserve">maximum consumption rate and the second </w:t>
      </w:r>
      <w:r w:rsidR="007850A9">
        <w:rPr>
          <w:rFonts w:eastAsiaTheme="minorEastAsia" w:cstheme="minorHAnsi"/>
        </w:rPr>
        <w:t xml:space="preserve">to </w:t>
      </w:r>
      <w:r w:rsidR="00F854BA" w:rsidRPr="0045637F">
        <w:rPr>
          <w:rFonts w:eastAsiaTheme="minorEastAsia" w:cstheme="minorHAnsi"/>
        </w:rPr>
        <w:t xml:space="preserve">metabolic costs </w:t>
      </w:r>
      <w:r w:rsidR="00F854BA" w:rsidRPr="00731344">
        <w:rPr>
          <w:rFonts w:eastAsiaTheme="minorEastAsia" w:cstheme="minorHAnsi"/>
        </w:rPr>
        <w:fldChar w:fldCharType="begin"/>
      </w:r>
      <w:r w:rsidR="00222B78">
        <w:rPr>
          <w:rFonts w:eastAsiaTheme="minorEastAsia" w:cstheme="minorHAnsi"/>
        </w:rPr>
        <w:instrText xml:space="preserve"> ADDIN ZOTERO_ITEM CSL_CITATION {"citationID":"ac4v5fjsca","properties":{"formattedCitation":"(Ursin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F854BA" w:rsidRPr="00731344">
        <w:rPr>
          <w:rFonts w:eastAsiaTheme="minorEastAsia" w:cstheme="minorHAnsi"/>
        </w:rPr>
        <w:fldChar w:fldCharType="separate"/>
      </w:r>
      <w:r w:rsidR="00222B78" w:rsidRPr="00222B78">
        <w:rPr>
          <w:rFonts w:ascii="Times New Roman" w:cs="Times New Roman"/>
        </w:rPr>
        <w:t>(Ursin 1967)</w:t>
      </w:r>
      <w:r w:rsidR="00F854BA" w:rsidRPr="00731344">
        <w:rPr>
          <w:rFonts w:eastAsiaTheme="minorEastAsia" w:cstheme="minorHAnsi"/>
        </w:rPr>
        <w:fldChar w:fldCharType="end"/>
      </w:r>
      <w:r w:rsidR="00F854BA" w:rsidRPr="0045637F">
        <w:rPr>
          <w:rFonts w:eastAsiaTheme="minorEastAsia" w:cstheme="minorHAnsi"/>
        </w:rPr>
        <w:t>.</w:t>
      </w:r>
      <w:r w:rsidR="004B753B" w:rsidRPr="0045637F">
        <w:rPr>
          <w:rFonts w:eastAsiaTheme="minorEastAsia" w:cstheme="minorHAnsi"/>
        </w:rPr>
        <w:t xml:space="preserve"> Parameters </w:t>
      </w:r>
      <m:oMath>
        <m:r>
          <w:rPr>
            <w:rFonts w:ascii="Cambria Math" w:eastAsiaTheme="minorEastAsia" w:hAnsi="Cambria Math" w:cstheme="minorHAnsi"/>
          </w:rPr>
          <m:t>H</m:t>
        </m:r>
      </m:oMath>
      <w:r w:rsidR="004B753B" w:rsidRPr="0045637F">
        <w:rPr>
          <w:rFonts w:eastAsiaTheme="minorEastAsia" w:cstheme="minorHAnsi"/>
        </w:rPr>
        <w:t xml:space="preserve">, </w:t>
      </w:r>
      <m:oMath>
        <m:r>
          <w:rPr>
            <w:rFonts w:ascii="Cambria Math" w:eastAsiaTheme="minorEastAsia" w:hAnsi="Cambria Math" w:cstheme="minorHAnsi"/>
          </w:rPr>
          <m:t>k</m:t>
        </m:r>
      </m:oMath>
      <w:r w:rsidR="004B753B" w:rsidRPr="0045637F">
        <w:rPr>
          <w:rFonts w:eastAsiaTheme="minorEastAsia" w:cstheme="minorHAnsi"/>
        </w:rPr>
        <w:t xml:space="preserve">, </w:t>
      </w:r>
      <m:oMath>
        <m:r>
          <w:rPr>
            <w:rFonts w:ascii="Cambria Math" w:eastAsiaTheme="minorEastAsia" w:hAnsi="Cambria Math" w:cstheme="minorHAnsi"/>
          </w:rPr>
          <m:t>a</m:t>
        </m:r>
      </m:oMath>
      <w:r w:rsidR="004B753B" w:rsidRPr="0045637F">
        <w:rPr>
          <w:rFonts w:eastAsiaTheme="minorEastAsia" w:cstheme="minorHAnsi"/>
        </w:rPr>
        <w:t xml:space="preserve"> and </w:t>
      </w:r>
      <m:oMath>
        <m:r>
          <w:rPr>
            <w:rFonts w:ascii="Cambria Math" w:eastAsiaTheme="minorEastAsia" w:hAnsi="Cambria Math" w:cstheme="minorHAnsi"/>
          </w:rPr>
          <m:t>b</m:t>
        </m:r>
      </m:oMath>
      <w:r w:rsidR="004B753B" w:rsidRPr="0045637F">
        <w:rPr>
          <w:rFonts w:eastAsiaTheme="minorEastAsia" w:cstheme="minorHAnsi"/>
        </w:rPr>
        <w:t xml:space="preserve"> </w:t>
      </w:r>
      <w:r w:rsidR="000B3939" w:rsidRPr="0045637F">
        <w:rPr>
          <w:rFonts w:eastAsiaTheme="minorEastAsia" w:cstheme="minorHAnsi"/>
        </w:rPr>
        <w:t>can be derived theoretically (</w:t>
      </w:r>
      <w:r w:rsidR="00F20BD6" w:rsidRPr="0045637F">
        <w:rPr>
          <w:rFonts w:eastAsiaTheme="minorEastAsia" w:cstheme="minorHAnsi"/>
        </w:rPr>
        <w:t xml:space="preserve">e.g. </w:t>
      </w:r>
      <w:r w:rsidR="000B3939" w:rsidRPr="0045637F">
        <w:rPr>
          <w:rFonts w:eastAsiaTheme="minorEastAsia" w:cstheme="minorHAnsi"/>
        </w:rPr>
        <w:t xml:space="preserve">based on geometry </w:t>
      </w:r>
      <w:r w:rsidR="000B3939" w:rsidRPr="00731344">
        <w:rPr>
          <w:rFonts w:eastAsiaTheme="minorEastAsia" w:cstheme="minorHAnsi"/>
        </w:rPr>
        <w:fldChar w:fldCharType="begin"/>
      </w:r>
      <w:r w:rsidR="004056B1" w:rsidRPr="0045637F">
        <w:rPr>
          <w:rFonts w:eastAsiaTheme="minorEastAsia" w:cstheme="minorHAnsi"/>
        </w:rPr>
        <w:instrText xml:space="preserve"> ADDIN ZOTERO_ITEM CSL_CITATION {"citationID":"a1nnq78gcel","properties":{"formattedCitation":"(von Bertalanffy 1957)","plainCitation":"(von Bertalanffy 1957)","noteIndex":0},"citationItems":[{"id":508,"uris":["http://zotero.org/users/6116610/items/95Y5YZXG"],"uri":["http://zotero.org/users/6116610/items/95Y5YZXG"],"itemData":{"id":508,"type":"article-journal","container-title":"The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0B3939" w:rsidRPr="00731344">
        <w:rPr>
          <w:rFonts w:eastAsiaTheme="minorEastAsia" w:cstheme="minorHAnsi"/>
        </w:rPr>
        <w:fldChar w:fldCharType="separate"/>
      </w:r>
      <w:r w:rsidR="004056B1" w:rsidRPr="0045637F">
        <w:rPr>
          <w:rFonts w:ascii="Times New Roman" w:cs="Times New Roman"/>
        </w:rPr>
        <w:t>(von Bertalanffy 1957)</w:t>
      </w:r>
      <w:r w:rsidR="000B3939" w:rsidRPr="00731344">
        <w:rPr>
          <w:rFonts w:eastAsiaTheme="minorEastAsia" w:cstheme="minorHAnsi"/>
        </w:rPr>
        <w:fldChar w:fldCharType="end"/>
      </w:r>
      <w:r w:rsidR="00E857BB" w:rsidRPr="0045637F">
        <w:rPr>
          <w:rFonts w:eastAsiaTheme="minorEastAsia" w:cstheme="minorHAnsi"/>
        </w:rPr>
        <w:t xml:space="preserve"> or the MTE </w:t>
      </w:r>
      <w:r w:rsidR="00F80EF3">
        <w:rPr>
          <w:rFonts w:eastAsiaTheme="minorEastAsia" w:cstheme="minorHAnsi"/>
        </w:rPr>
        <w:fldChar w:fldCharType="begin"/>
      </w:r>
      <w:r w:rsidR="00933338" w:rsidRPr="0045637F">
        <w:rPr>
          <w:rFonts w:eastAsiaTheme="minorEastAsia" w:cstheme="minorHAnsi"/>
        </w:rPr>
        <w:instrText xml:space="preserve"> ADDIN ZOTERO_ITEM CSL_CITATION {"citationID":"aroktijp02","properties":{"formattedCitation":"(West {\\i{}et al.} 1997)","plainCitation":"(West et al. 1997)","noteIndex":0},"citationItems":[{"id":110,"uris":["http://zotero.org/users/6116610/items/2FMDZNKP"],"uri":["http://zotero.org/users/6116610/items/2FMDZNKP"],"itemData":{"id":110,"type":"article-journal","container-title":"Science","issue":"5309","page":"122–126","title":"A general model for the origin of allometric scaling laws in biology","volume":"276","author":[{"family":"West","given":"G B"},{"family":"Brown","given":"J H"},{"family":"Enquist","given":"B J"}],"issued":{"date-parts":[["1997"]]}}}],"schema":"https://github.com/citation-style-language/schema/raw/master/csl-citation.json"} </w:instrText>
      </w:r>
      <w:r w:rsidR="00F80EF3">
        <w:rPr>
          <w:rFonts w:eastAsiaTheme="minorEastAsia" w:cstheme="minorHAnsi"/>
        </w:rPr>
        <w:fldChar w:fldCharType="separate"/>
      </w:r>
      <w:r w:rsidR="00933338" w:rsidRPr="0045637F">
        <w:rPr>
          <w:rFonts w:ascii="Times New Roman" w:cs="Times New Roman"/>
        </w:rPr>
        <w:t xml:space="preserve">(West </w:t>
      </w:r>
      <w:r w:rsidR="00933338" w:rsidRPr="0045637F">
        <w:rPr>
          <w:rFonts w:ascii="Times New Roman" w:cs="Times New Roman"/>
          <w:i/>
          <w:iCs/>
        </w:rPr>
        <w:t>et al.</w:t>
      </w:r>
      <w:r w:rsidR="00933338" w:rsidRPr="0045637F">
        <w:rPr>
          <w:rFonts w:ascii="Times New Roman" w:cs="Times New Roman"/>
        </w:rPr>
        <w:t xml:space="preserve"> 1997)</w:t>
      </w:r>
      <w:r w:rsidR="00F80EF3">
        <w:rPr>
          <w:rFonts w:eastAsiaTheme="minorEastAsia" w:cstheme="minorHAnsi"/>
        </w:rPr>
        <w:fldChar w:fldCharType="end"/>
      </w:r>
      <w:r w:rsidR="000B3939" w:rsidRPr="0045637F">
        <w:rPr>
          <w:rFonts w:eastAsiaTheme="minorEastAsia" w:cstheme="minorHAnsi"/>
        </w:rPr>
        <w:t xml:space="preserve">) or empirically </w:t>
      </w:r>
      <w:r w:rsidR="000B3939" w:rsidRPr="00731344">
        <w:rPr>
          <w:rFonts w:eastAsiaTheme="minorEastAsia" w:cstheme="minorHAnsi"/>
        </w:rPr>
        <w:fldChar w:fldCharType="begin"/>
      </w:r>
      <w:r w:rsidR="00933338" w:rsidRPr="0045637F">
        <w:rPr>
          <w:rFonts w:eastAsiaTheme="minorEastAsia" w:cstheme="minorHAnsi"/>
        </w:rPr>
        <w:instrText xml:space="preserve"> ADDIN ZOTERO_ITEM CSL_CITATION {"citationID":"a5qkshipcj","properties":{"formattedCitation":"(Ursin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B3939" w:rsidRPr="00731344">
        <w:rPr>
          <w:rFonts w:eastAsiaTheme="minorEastAsia" w:cstheme="minorHAnsi"/>
        </w:rPr>
        <w:fldChar w:fldCharType="separate"/>
      </w:r>
      <w:r w:rsidR="00933338" w:rsidRPr="0045637F">
        <w:rPr>
          <w:rFonts w:ascii="Times New Roman" w:cs="Times New Roman"/>
        </w:rPr>
        <w:t>(Ursin 1967)</w:t>
      </w:r>
      <w:r w:rsidR="000B3939" w:rsidRPr="00731344">
        <w:rPr>
          <w:rFonts w:eastAsiaTheme="minorEastAsia" w:cstheme="minorHAnsi"/>
        </w:rPr>
        <w:fldChar w:fldCharType="end"/>
      </w:r>
      <w:r w:rsidR="000B3939" w:rsidRPr="0045637F">
        <w:rPr>
          <w:rFonts w:eastAsiaTheme="minorEastAsia" w:cstheme="minorHAnsi"/>
        </w:rPr>
        <w:t xml:space="preserve"> and we choose the latter here to link it to our data analysis. </w:t>
      </w:r>
      <w:r w:rsidR="00417CDE" w:rsidRPr="0045637F">
        <w:rPr>
          <w:rFonts w:eastAsiaTheme="minorEastAsia" w:cstheme="minorHAnsi"/>
        </w:rPr>
        <w:t xml:space="preserve">This growth model has an asymptote at </w:t>
      </w:r>
      <m:oMath>
        <m:sSub>
          <m:sSubPr>
            <m:ctrlPr>
              <w:rPr>
                <w:rFonts w:ascii="Cambria Math" w:hAnsi="Cambria Math" w:cstheme="minorHAnsi"/>
                <w:i/>
                <w:iCs/>
              </w:rPr>
            </m:ctrlPr>
          </m:sSubPr>
          <m:e>
            <m:r>
              <w:rPr>
                <w:rFonts w:ascii="Cambria Math" w:hAnsi="Cambria Math" w:cstheme="minorHAnsi"/>
              </w:rPr>
              <m:t>W</m:t>
            </m:r>
          </m:e>
          <m:sub>
            <m:r>
              <w:rPr>
                <w:rFonts w:ascii="Cambria Math" w:hAnsi="Cambria Math" w:cstheme="minorHAnsi"/>
              </w:rPr>
              <m:t>∞</m:t>
            </m:r>
          </m:sub>
        </m:sSub>
        <m:r>
          <w:rPr>
            <w:rFonts w:ascii="Cambria Math" w:hAnsi="Cambria Math" w:cstheme="minorHAnsi"/>
          </w:rPr>
          <m:t>=</m:t>
        </m:r>
        <m:sSup>
          <m:sSupPr>
            <m:ctrlPr>
              <w:rPr>
                <w:rFonts w:ascii="Cambria Math" w:hAnsi="Cambria Math" w:cstheme="minorHAnsi"/>
                <w:i/>
                <w:iCs/>
              </w:rPr>
            </m:ctrlPr>
          </m:sSupPr>
          <m:e>
            <m:d>
              <m:dPr>
                <m:ctrlPr>
                  <w:rPr>
                    <w:rFonts w:ascii="Cambria Math" w:hAnsi="Cambria Math" w:cstheme="minorHAnsi"/>
                    <w:i/>
                    <w:iCs/>
                  </w:rPr>
                </m:ctrlPr>
              </m:dPr>
              <m:e>
                <m:r>
                  <w:rPr>
                    <w:rFonts w:ascii="Cambria Math" w:hAnsi="Cambria Math" w:cstheme="minorHAnsi"/>
                  </w:rPr>
                  <m:t>H/k</m:t>
                </m:r>
              </m:e>
            </m:d>
          </m:e>
          <m:sup>
            <m:r>
              <w:rPr>
                <w:rFonts w:ascii="Cambria Math" w:hAnsi="Cambria Math" w:cstheme="minorHAnsi"/>
              </w:rPr>
              <m:t>1/</m:t>
            </m:r>
            <m:d>
              <m:dPr>
                <m:ctrlPr>
                  <w:rPr>
                    <w:rFonts w:ascii="Cambria Math" w:hAnsi="Cambria Math" w:cstheme="minorHAnsi"/>
                    <w:i/>
                    <w:iCs/>
                  </w:rPr>
                </m:ctrlPr>
              </m:dPr>
              <m:e>
                <m:r>
                  <w:rPr>
                    <w:rFonts w:ascii="Cambria Math" w:hAnsi="Cambria Math" w:cstheme="minorHAnsi"/>
                  </w:rPr>
                  <m:t>b-a</m:t>
                </m:r>
              </m:e>
            </m:d>
          </m:sup>
        </m:sSup>
      </m:oMath>
      <w:r w:rsidR="00731344" w:rsidRPr="000C1362">
        <w:rPr>
          <w:rFonts w:eastAsiaTheme="minorEastAsia" w:cstheme="minorHAnsi"/>
          <w:iCs/>
        </w:rPr>
        <w:t xml:space="preserve"> </w:t>
      </w:r>
      <w:r w:rsidR="00731344" w:rsidRPr="000C1362">
        <w:rPr>
          <w:rFonts w:eastAsiaTheme="minorEastAsia" w:cstheme="minorHAnsi"/>
          <w:iCs/>
        </w:rPr>
        <w:fldChar w:fldCharType="begin"/>
      </w:r>
      <w:r w:rsidR="00BF7E6D">
        <w:rPr>
          <w:rFonts w:eastAsiaTheme="minorEastAsia" w:cstheme="minorHAnsi"/>
          <w:iCs/>
        </w:rPr>
        <w:instrText xml:space="preserve"> ADDIN ZOTERO_ITEM CSL_CITATION {"citationID":"as504s2t9m","properties":{"formattedCitation":"(Ricklefs 2003)","plainCitation":"(Ricklefs 2003)","noteIndex":0},"citationItems":[{"id":654,"uris":["http://zotero.org/users/6116610/items/WAJFLR2I"],"uri":["http://zotero.org/users/6116610/items/WAJFLR2I"],"itemData":{"id":654,"type":"article-journal","container-title":"Functional Ecology","DOI":"10.1046/j.1365-2435.2003.00745.x","ISSN":"0269-8463, 1365-2435","issue":"3","language":"en","page":"384-393","source":"Crossref","title":"Is rate of ontogenetic growth constrained by resource supply or tissue growth potential? A comment on West et al.'s model","title-short":"Is rate of ontogenetic growth constrained by resource supply or tissue growth potential?","volume":"17","author":[{"family":"Ricklefs","given":"R. E."}],"issued":{"date-parts":[["2003",6]]}}}],"schema":"https://github.com/citation-style-language/schema/raw/master/csl-citation.json"} </w:instrText>
      </w:r>
      <w:r w:rsidR="00731344" w:rsidRPr="000C1362">
        <w:rPr>
          <w:rFonts w:eastAsiaTheme="minorEastAsia" w:cstheme="minorHAnsi"/>
          <w:iCs/>
        </w:rPr>
        <w:fldChar w:fldCharType="separate"/>
      </w:r>
      <w:r w:rsidR="00BF7E6D" w:rsidRPr="0045637F">
        <w:rPr>
          <w:rFonts w:ascii="Times New Roman" w:cs="Times New Roman"/>
        </w:rPr>
        <w:t>(Ricklefs 2003)</w:t>
      </w:r>
      <w:r w:rsidR="00731344" w:rsidRPr="000C1362">
        <w:rPr>
          <w:rFonts w:eastAsiaTheme="minorEastAsia" w:cstheme="minorHAnsi"/>
          <w:iCs/>
        </w:rPr>
        <w:fldChar w:fldCharType="end"/>
      </w:r>
      <w:r w:rsidR="000C1362" w:rsidRPr="000C1362">
        <w:rPr>
          <w:rFonts w:eastAsiaTheme="minorEastAsia" w:cstheme="minorHAnsi"/>
          <w:iCs/>
        </w:rPr>
        <w:t xml:space="preserve">, thus, </w:t>
      </w:r>
      <m:oMath>
        <m:sSub>
          <m:sSubPr>
            <m:ctrlPr>
              <w:rPr>
                <w:rFonts w:ascii="Cambria Math" w:hAnsi="Cambria Math" w:cstheme="minorHAnsi"/>
                <w:i/>
                <w:iCs/>
              </w:rPr>
            </m:ctrlPr>
          </m:sSubPr>
          <m:e>
            <m:r>
              <w:rPr>
                <w:rFonts w:ascii="Cambria Math" w:hAnsi="Cambria Math" w:cstheme="minorHAnsi"/>
              </w:rPr>
              <m:t>W</m:t>
            </m:r>
          </m:e>
          <m:sub>
            <m:r>
              <w:rPr>
                <w:rFonts w:ascii="Cambria Math" w:hAnsi="Cambria Math" w:cstheme="minorHAnsi"/>
              </w:rPr>
              <m:t>∞</m:t>
            </m:r>
          </m:sub>
        </m:sSub>
      </m:oMath>
      <w:r w:rsidR="000C1362" w:rsidRPr="00417CDE">
        <w:rPr>
          <w:rFonts w:cstheme="minorHAnsi"/>
        </w:rPr>
        <w:t xml:space="preserve"> declines</w:t>
      </w:r>
      <w:r w:rsidR="00CB4649">
        <w:rPr>
          <w:rFonts w:cstheme="minorHAnsi"/>
        </w:rPr>
        <w:t xml:space="preserve"> with </w:t>
      </w:r>
      <w:r w:rsidR="004056B1">
        <w:rPr>
          <w:rFonts w:cstheme="minorHAnsi"/>
        </w:rPr>
        <w:t>warming</w:t>
      </w:r>
      <w:r w:rsidR="000C1362" w:rsidRPr="00417CDE">
        <w:rPr>
          <w:rFonts w:cstheme="minorHAnsi"/>
        </w:rPr>
        <w:t xml:space="preserve"> </w:t>
      </w:r>
      <w:commentRangeStart w:id="104"/>
      <w:commentRangeStart w:id="105"/>
      <w:r w:rsidR="000C1362" w:rsidRPr="00417CDE">
        <w:rPr>
          <w:rFonts w:cstheme="minorHAnsi"/>
        </w:rPr>
        <w:t xml:space="preserve">if </w:t>
      </w:r>
      <m:oMath>
        <m:r>
          <w:rPr>
            <w:rFonts w:ascii="Cambria Math" w:hAnsi="Cambria Math" w:cstheme="minorHAnsi"/>
          </w:rPr>
          <m:t>H/k</m:t>
        </m:r>
      </m:oMath>
      <w:r w:rsidR="000C1362" w:rsidRPr="00417CDE">
        <w:rPr>
          <w:rFonts w:cstheme="minorHAnsi"/>
        </w:rPr>
        <w:t xml:space="preserve"> and/or </w:t>
      </w:r>
      <m:oMath>
        <m:r>
          <w:rPr>
            <w:rFonts w:ascii="Cambria Math" w:hAnsi="Cambria Math" w:cstheme="minorHAnsi"/>
          </w:rPr>
          <m:t>a/b</m:t>
        </m:r>
      </m:oMath>
      <w:r w:rsidR="000C1362" w:rsidRPr="00417CDE">
        <w:rPr>
          <w:rFonts w:cstheme="minorHAnsi"/>
        </w:rPr>
        <w:t xml:space="preserve"> </w:t>
      </w:r>
      <w:commentRangeEnd w:id="104"/>
      <w:r w:rsidR="007850A9">
        <w:rPr>
          <w:rStyle w:val="CommentReference"/>
        </w:rPr>
        <w:commentReference w:id="104"/>
      </w:r>
      <w:commentRangeEnd w:id="105"/>
      <w:r w:rsidR="00035A42">
        <w:rPr>
          <w:rStyle w:val="CommentReference"/>
        </w:rPr>
        <w:commentReference w:id="105"/>
      </w:r>
      <w:r w:rsidR="000C1362" w:rsidRPr="00417CDE">
        <w:rPr>
          <w:rFonts w:cstheme="minorHAnsi"/>
        </w:rPr>
        <w:t>declines with warming</w:t>
      </w:r>
      <w:r w:rsidR="000C1362" w:rsidRPr="000C1362">
        <w:rPr>
          <w:rFonts w:cstheme="minorHAnsi"/>
        </w:rPr>
        <w:t>.</w:t>
      </w:r>
    </w:p>
    <w:p w14:paraId="2755B62B" w14:textId="77777777" w:rsidR="000C1362" w:rsidRPr="000C1362" w:rsidRDefault="000C1362" w:rsidP="00701A4F">
      <w:pPr>
        <w:spacing w:line="480" w:lineRule="auto"/>
        <w:contextualSpacing/>
        <w:jc w:val="both"/>
        <w:rPr>
          <w:rFonts w:cstheme="minorHAnsi"/>
          <w:color w:val="FF0000"/>
        </w:rPr>
      </w:pPr>
    </w:p>
    <w:p w14:paraId="08517A3C" w14:textId="2A7F491D" w:rsidR="00207AB7" w:rsidRDefault="00207AB7" w:rsidP="00701A4F">
      <w:pPr>
        <w:spacing w:line="480" w:lineRule="auto"/>
        <w:contextualSpacing/>
        <w:jc w:val="both"/>
        <w:rPr>
          <w:rFonts w:cstheme="minorHAnsi"/>
          <w:b/>
          <w:sz w:val="28"/>
        </w:rPr>
      </w:pPr>
      <w:r w:rsidRPr="00DF6297">
        <w:rPr>
          <w:rFonts w:cstheme="minorHAnsi"/>
          <w:b/>
          <w:sz w:val="28"/>
        </w:rPr>
        <w:t>Results</w:t>
      </w:r>
    </w:p>
    <w:p w14:paraId="105D9071" w14:textId="5F84F68F" w:rsidR="00807971" w:rsidRPr="00A6384D" w:rsidRDefault="00807971" w:rsidP="00701A4F">
      <w:pPr>
        <w:pStyle w:val="Caption"/>
        <w:keepNext/>
        <w:spacing w:line="480" w:lineRule="auto"/>
      </w:pPr>
      <w:r w:rsidRPr="00762515">
        <w:rPr>
          <w:color w:val="FF0000"/>
        </w:rPr>
        <w:t xml:space="preserve">Table </w:t>
      </w:r>
      <w:r w:rsidRPr="00762515">
        <w:rPr>
          <w:color w:val="FF0000"/>
        </w:rPr>
        <w:fldChar w:fldCharType="begin"/>
      </w:r>
      <w:r w:rsidRPr="00762515">
        <w:rPr>
          <w:color w:val="FF0000"/>
        </w:rPr>
        <w:instrText xml:space="preserve"> SEQ Table \* ARABIC </w:instrText>
      </w:r>
      <w:r w:rsidRPr="00762515">
        <w:rPr>
          <w:color w:val="FF0000"/>
        </w:rPr>
        <w:fldChar w:fldCharType="separate"/>
      </w:r>
      <w:r w:rsidR="00E13845" w:rsidRPr="00762515">
        <w:rPr>
          <w:noProof/>
          <w:color w:val="FF0000"/>
        </w:rPr>
        <w:t>2</w:t>
      </w:r>
      <w:r w:rsidRPr="00762515">
        <w:rPr>
          <w:color w:val="FF0000"/>
        </w:rPr>
        <w:fldChar w:fldCharType="end"/>
      </w:r>
      <w:r w:rsidRPr="00762515">
        <w:rPr>
          <w:color w:val="FF0000"/>
        </w:rPr>
        <w:t xml:space="preserve"> Model selection </w:t>
      </w:r>
      <w:r w:rsidR="0078332E" w:rsidRPr="0045637F">
        <w:rPr>
          <w:color w:val="auto"/>
        </w:rPr>
        <w:t>for the log-linear regression</w:t>
      </w:r>
      <w:r w:rsidR="007850A9">
        <w:rPr>
          <w:color w:val="auto"/>
        </w:rPr>
        <w:t>s of how consumption and metabolism depend on mass and temperature</w:t>
      </w:r>
      <w:r w:rsidR="0078332E" w:rsidRPr="0045637F">
        <w:rPr>
          <w:color w:val="auto"/>
        </w:rPr>
        <w:t xml:space="preserve"> </w:t>
      </w:r>
      <w:r w:rsidRPr="0045637F">
        <w:rPr>
          <w:color w:val="auto"/>
        </w:rPr>
        <w:t>(below optimum</w:t>
      </w:r>
      <w:r w:rsidR="0078332E" w:rsidRPr="0045637F">
        <w:rPr>
          <w:color w:val="auto"/>
        </w:rPr>
        <w:t xml:space="preserve"> temperature</w:t>
      </w:r>
      <w:r w:rsidRPr="0045637F">
        <w:rPr>
          <w:color w:val="auto"/>
        </w:rPr>
        <w:t>)</w:t>
      </w:r>
      <w:r w:rsidR="005D2B8B" w:rsidRPr="0045637F">
        <w:rPr>
          <w:color w:val="auto"/>
        </w:rPr>
        <w:t>. M1 is the full model and is described in text (Eq</w:t>
      </w:r>
      <w:r w:rsidR="002513A4" w:rsidRPr="0045637F">
        <w:rPr>
          <w:color w:val="auto"/>
        </w:rPr>
        <w:t>ns</w:t>
      </w:r>
      <w:r w:rsidR="005D2B8B" w:rsidRPr="0045637F">
        <w:rPr>
          <w:color w:val="auto"/>
        </w:rPr>
        <w:t xml:space="preserve">. </w:t>
      </w:r>
      <w:r w:rsidR="002513A4" w:rsidRPr="0045637F">
        <w:rPr>
          <w:color w:val="auto"/>
        </w:rPr>
        <w:t>3-</w:t>
      </w:r>
      <w:r w:rsidR="008402F1">
        <w:rPr>
          <w:color w:val="auto"/>
        </w:rPr>
        <w:t>5</w:t>
      </w:r>
      <w:r w:rsidR="005D2B8B" w:rsidRPr="0045637F">
        <w:rPr>
          <w:color w:val="auto"/>
        </w:rPr>
        <w:t>)</w:t>
      </w:r>
      <w:r w:rsidR="002513A4" w:rsidRPr="0045637F">
        <w:t xml:space="preserve">. </w:t>
      </w:r>
      <w:r w:rsidR="002513A4" w:rsidRPr="00771CB3">
        <w:t xml:space="preserve">Values in bold indicated the </w:t>
      </w:r>
      <w:r w:rsidR="002513A4" w:rsidRPr="00A6384D">
        <w:t>model</w:t>
      </w:r>
      <w:r w:rsidR="007850A9" w:rsidRPr="00A6384D">
        <w:t xml:space="preserve"> selected based on</w:t>
      </w:r>
      <w:r w:rsidR="001C34BC">
        <w:t xml:space="preserve"> the</w:t>
      </w:r>
      <w:r w:rsidR="007850A9" w:rsidRPr="00A6384D">
        <w:t xml:space="preserve"> Widely Appli</w:t>
      </w:r>
      <w:r w:rsidR="0050386C">
        <w:t>cable</w:t>
      </w:r>
      <w:r w:rsidR="007850A9" w:rsidRPr="00771CB3">
        <w:t xml:space="preserve"> Information Criterion (WAIC)</w:t>
      </w:r>
      <w:r w:rsidR="002513A4" w:rsidRPr="00771CB3">
        <w:t>.</w:t>
      </w:r>
    </w:p>
    <w:tbl>
      <w:tblPr>
        <w:tblStyle w:val="GridTable1Light"/>
        <w:tblW w:w="0" w:type="auto"/>
        <w:tblLook w:val="04A0" w:firstRow="1" w:lastRow="0" w:firstColumn="1" w:lastColumn="0" w:noHBand="0" w:noVBand="1"/>
      </w:tblPr>
      <w:tblGrid>
        <w:gridCol w:w="870"/>
        <w:gridCol w:w="723"/>
        <w:gridCol w:w="2969"/>
        <w:gridCol w:w="2277"/>
        <w:gridCol w:w="1403"/>
      </w:tblGrid>
      <w:tr w:rsidR="00320185" w14:paraId="2F368702" w14:textId="3BE0C924" w:rsidTr="00C0419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E283DEA" w14:textId="58017F94" w:rsidR="00320185" w:rsidRDefault="00320185" w:rsidP="00320185">
            <w:pPr>
              <w:spacing w:line="480" w:lineRule="auto"/>
              <w:contextualSpacing/>
              <w:jc w:val="both"/>
              <w:rPr>
                <w:rFonts w:cstheme="minorHAnsi"/>
              </w:rPr>
            </w:pPr>
            <w:r>
              <w:rPr>
                <w:rFonts w:cstheme="minorHAnsi"/>
              </w:rPr>
              <w:t>Model</w:t>
            </w:r>
          </w:p>
        </w:tc>
        <w:tc>
          <w:tcPr>
            <w:tcW w:w="0" w:type="auto"/>
          </w:tcPr>
          <w:p w14:paraId="6E2759D8" w14:textId="27CA7573"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M*T</w:t>
            </w:r>
          </w:p>
        </w:tc>
        <w:tc>
          <w:tcPr>
            <w:tcW w:w="0" w:type="auto"/>
          </w:tcPr>
          <w:p w14:paraId="78DC1DA9" w14:textId="0E6D9FF8"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Species-varying parameter</w:t>
            </w:r>
          </w:p>
        </w:tc>
        <w:tc>
          <w:tcPr>
            <w:tcW w:w="0" w:type="auto"/>
          </w:tcPr>
          <w:p w14:paraId="1F55131A" w14:textId="681A9B88"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WAIC consumption</w:t>
            </w:r>
          </w:p>
        </w:tc>
        <w:tc>
          <w:tcPr>
            <w:tcW w:w="0" w:type="auto"/>
          </w:tcPr>
          <w:p w14:paraId="6BF99312" w14:textId="77777777"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commentRangeStart w:id="106"/>
            <w:commentRangeStart w:id="107"/>
            <w:commentRangeStart w:id="108"/>
            <w:commentRangeStart w:id="109"/>
            <w:r>
              <w:rPr>
                <w:rFonts w:cstheme="minorHAnsi"/>
              </w:rPr>
              <w:t>WAIC</w:t>
            </w:r>
            <w:commentRangeEnd w:id="106"/>
            <w:r>
              <w:rPr>
                <w:rStyle w:val="CommentReference"/>
                <w:b w:val="0"/>
                <w:bCs w:val="0"/>
              </w:rPr>
              <w:commentReference w:id="106"/>
            </w:r>
            <w:commentRangeEnd w:id="107"/>
            <w:r>
              <w:rPr>
                <w:rStyle w:val="CommentReference"/>
                <w:b w:val="0"/>
                <w:bCs w:val="0"/>
              </w:rPr>
              <w:commentReference w:id="107"/>
            </w:r>
            <w:commentRangeEnd w:id="108"/>
            <w:r>
              <w:rPr>
                <w:rStyle w:val="CommentReference"/>
                <w:b w:val="0"/>
                <w:bCs w:val="0"/>
              </w:rPr>
              <w:commentReference w:id="108"/>
            </w:r>
            <w:commentRangeEnd w:id="109"/>
            <w:r>
              <w:rPr>
                <w:rStyle w:val="CommentReference"/>
                <w:b w:val="0"/>
                <w:bCs w:val="0"/>
              </w:rPr>
              <w:commentReference w:id="109"/>
            </w:r>
          </w:p>
          <w:p w14:paraId="73515977" w14:textId="715F3177"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metabolism</w:t>
            </w:r>
          </w:p>
        </w:tc>
      </w:tr>
      <w:tr w:rsidR="0098316E" w14:paraId="076D740B" w14:textId="1285FB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59E61145" w14:textId="2F284785" w:rsidR="00C0419F" w:rsidRDefault="00C0419F" w:rsidP="00A8494E">
            <w:pPr>
              <w:spacing w:line="480" w:lineRule="auto"/>
              <w:contextualSpacing/>
              <w:jc w:val="both"/>
              <w:rPr>
                <w:rFonts w:cstheme="minorHAnsi"/>
              </w:rPr>
            </w:pPr>
            <w:r w:rsidRPr="00804F12">
              <w:rPr>
                <w:rFonts w:cstheme="minorHAnsi"/>
              </w:rPr>
              <w:t>M1</w:t>
            </w:r>
            <w:r>
              <w:rPr>
                <w:rFonts w:cstheme="minorHAnsi"/>
              </w:rPr>
              <w:t xml:space="preserve"> </w:t>
            </w:r>
          </w:p>
        </w:tc>
        <w:tc>
          <w:tcPr>
            <w:tcW w:w="0" w:type="auto"/>
            <w:vMerge w:val="restart"/>
          </w:tcPr>
          <w:p w14:paraId="253E55AE" w14:textId="7C50AB87" w:rsidR="00C0419F" w:rsidRDefault="00073556"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Yes</w:t>
            </w:r>
          </w:p>
        </w:tc>
        <w:tc>
          <w:tcPr>
            <w:tcW w:w="0" w:type="auto"/>
          </w:tcPr>
          <w:p w14:paraId="6A317116" w14:textId="615B3A58" w:rsidR="00C0419F" w:rsidRDefault="00FC0358"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7D63895A" w14:textId="1922114D" w:rsidR="00C0419F"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530.</w:t>
            </w:r>
            <w:r w:rsidR="007F795A">
              <w:rPr>
                <w:rFonts w:cstheme="minorHAnsi"/>
              </w:rPr>
              <w:t>9</w:t>
            </w:r>
          </w:p>
        </w:tc>
        <w:tc>
          <w:tcPr>
            <w:tcW w:w="0" w:type="auto"/>
          </w:tcPr>
          <w:p w14:paraId="060D5DE8" w14:textId="4C5B8261" w:rsidR="00C0419F" w:rsidRPr="0070598D"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commentRangeStart w:id="110"/>
            <w:r w:rsidRPr="0070598D">
              <w:rPr>
                <w:rFonts w:cstheme="minorHAnsi"/>
                <w:b/>
                <w:bCs/>
                <w:color w:val="FF0000"/>
              </w:rPr>
              <w:t>290</w:t>
            </w:r>
            <w:commentRangeEnd w:id="110"/>
            <w:r>
              <w:rPr>
                <w:rStyle w:val="CommentReference"/>
              </w:rPr>
              <w:commentReference w:id="110"/>
            </w:r>
          </w:p>
        </w:tc>
      </w:tr>
      <w:tr w:rsidR="0098316E" w14:paraId="6539DB71" w14:textId="3691BC34"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0D09850B" w14:textId="5521258E" w:rsidR="00C0419F" w:rsidRDefault="00C0419F" w:rsidP="00A8494E">
            <w:pPr>
              <w:spacing w:line="480" w:lineRule="auto"/>
              <w:contextualSpacing/>
              <w:jc w:val="both"/>
              <w:rPr>
                <w:rFonts w:cstheme="minorHAnsi"/>
              </w:rPr>
            </w:pPr>
            <w:r w:rsidRPr="00804F12">
              <w:rPr>
                <w:rFonts w:cstheme="minorHAnsi"/>
              </w:rPr>
              <w:t>M2</w:t>
            </w:r>
          </w:p>
        </w:tc>
        <w:tc>
          <w:tcPr>
            <w:tcW w:w="0" w:type="auto"/>
            <w:vMerge/>
          </w:tcPr>
          <w:p w14:paraId="6CB69E88" w14:textId="77777777" w:rsidR="00C0419F"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4141AF91" w14:textId="1A8DF8D6" w:rsidR="00C0419F" w:rsidRDefault="00FC0358"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0574097B" w14:textId="57E6CC99" w:rsidR="00C0419F"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52</w:t>
            </w:r>
            <w:r w:rsidR="007F795A">
              <w:rPr>
                <w:rFonts w:cstheme="minorHAnsi"/>
              </w:rPr>
              <w:t>8</w:t>
            </w:r>
            <w:r w:rsidRPr="00835B0C">
              <w:rPr>
                <w:rFonts w:cstheme="minorHAnsi"/>
              </w:rPr>
              <w:t>.</w:t>
            </w:r>
            <w:r w:rsidR="007F795A">
              <w:rPr>
                <w:rFonts w:cstheme="minorHAnsi"/>
              </w:rPr>
              <w:t>62</w:t>
            </w:r>
          </w:p>
        </w:tc>
        <w:tc>
          <w:tcPr>
            <w:tcW w:w="0" w:type="auto"/>
          </w:tcPr>
          <w:p w14:paraId="09B1B336" w14:textId="17ADF2DA" w:rsidR="00C0419F" w:rsidRPr="0070598D"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98D">
              <w:rPr>
                <w:rFonts w:cstheme="minorHAnsi"/>
              </w:rPr>
              <w:t>290.25</w:t>
            </w:r>
          </w:p>
        </w:tc>
      </w:tr>
      <w:tr w:rsidR="0098316E" w14:paraId="1421E883" w14:textId="36C30166"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77A465C0" w14:textId="18F1A6DB" w:rsidR="00C0419F" w:rsidRPr="00835B0C" w:rsidRDefault="00C0419F" w:rsidP="00BE2A0C">
            <w:pPr>
              <w:spacing w:line="480" w:lineRule="auto"/>
              <w:contextualSpacing/>
              <w:jc w:val="both"/>
              <w:rPr>
                <w:rFonts w:cstheme="minorHAnsi"/>
              </w:rPr>
            </w:pPr>
            <w:r w:rsidRPr="00835B0C">
              <w:rPr>
                <w:rFonts w:cstheme="minorHAnsi"/>
              </w:rPr>
              <w:t>M3a</w:t>
            </w:r>
          </w:p>
        </w:tc>
        <w:tc>
          <w:tcPr>
            <w:tcW w:w="0" w:type="auto"/>
            <w:vMerge/>
          </w:tcPr>
          <w:p w14:paraId="77656370" w14:textId="77777777" w:rsidR="00C0419F" w:rsidRPr="00835B0C"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8E05F92" w14:textId="7364ECCA" w:rsidR="00C0419F" w:rsidRPr="00835B0C" w:rsidRDefault="00FC0358"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406D47B4" w14:textId="192D7DD7" w:rsidR="00C0419F" w:rsidRPr="00835B0C"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674.</w:t>
            </w:r>
            <w:r w:rsidR="007F795A">
              <w:rPr>
                <w:rFonts w:cstheme="minorHAnsi"/>
              </w:rPr>
              <w:t>66</w:t>
            </w:r>
          </w:p>
        </w:tc>
        <w:tc>
          <w:tcPr>
            <w:tcW w:w="0" w:type="auto"/>
          </w:tcPr>
          <w:p w14:paraId="61F119F3" w14:textId="2AF008AE" w:rsidR="00C0419F" w:rsidRPr="00835B0C"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6</w:t>
            </w:r>
            <w:r>
              <w:rPr>
                <w:rFonts w:cstheme="minorHAnsi"/>
              </w:rPr>
              <w:t>2</w:t>
            </w:r>
            <w:r w:rsidRPr="000C7A47">
              <w:rPr>
                <w:rFonts w:cstheme="minorHAnsi"/>
              </w:rPr>
              <w:t>6.</w:t>
            </w:r>
            <w:r>
              <w:rPr>
                <w:rFonts w:cstheme="minorHAnsi"/>
              </w:rPr>
              <w:t>95</w:t>
            </w:r>
          </w:p>
        </w:tc>
      </w:tr>
      <w:tr w:rsidR="00321F88" w14:paraId="1FB06C70" w14:textId="565510FC"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781E720B" w14:textId="50A93272" w:rsidR="00321F88" w:rsidRPr="00804F12" w:rsidRDefault="00321F88" w:rsidP="00321F88">
            <w:pPr>
              <w:spacing w:line="480" w:lineRule="auto"/>
              <w:contextualSpacing/>
              <w:jc w:val="both"/>
              <w:rPr>
                <w:rFonts w:cstheme="minorHAnsi"/>
              </w:rPr>
            </w:pPr>
            <w:r w:rsidRPr="00804F12">
              <w:rPr>
                <w:rFonts w:cstheme="minorHAnsi"/>
              </w:rPr>
              <w:t>M3b</w:t>
            </w:r>
          </w:p>
        </w:tc>
        <w:tc>
          <w:tcPr>
            <w:tcW w:w="0" w:type="auto"/>
            <w:vMerge/>
          </w:tcPr>
          <w:p w14:paraId="54F54FEC" w14:textId="77777777"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4309FC91" w14:textId="0C0CD4EA" w:rsidR="00321F88" w:rsidRDefault="00FC035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B3CEFF5" w14:textId="41AC71CB"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58</w:t>
            </w:r>
            <w:r>
              <w:rPr>
                <w:rFonts w:cstheme="minorHAnsi"/>
              </w:rPr>
              <w:t>8</w:t>
            </w:r>
            <w:r w:rsidRPr="00835B0C">
              <w:rPr>
                <w:rFonts w:cstheme="minorHAnsi"/>
              </w:rPr>
              <w:t>.</w:t>
            </w:r>
            <w:r>
              <w:rPr>
                <w:rFonts w:cstheme="minorHAnsi"/>
              </w:rPr>
              <w:t>24</w:t>
            </w:r>
          </w:p>
        </w:tc>
        <w:tc>
          <w:tcPr>
            <w:tcW w:w="0" w:type="auto"/>
          </w:tcPr>
          <w:p w14:paraId="5C4EA8D0" w14:textId="7A82A2DB"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68</w:t>
            </w:r>
            <w:r>
              <w:rPr>
                <w:rFonts w:cstheme="minorHAnsi"/>
              </w:rPr>
              <w:t>1</w:t>
            </w:r>
            <w:r w:rsidRPr="000C7A47">
              <w:rPr>
                <w:rFonts w:cstheme="minorHAnsi"/>
              </w:rPr>
              <w:t>.</w:t>
            </w:r>
            <w:r>
              <w:rPr>
                <w:rFonts w:cstheme="minorHAnsi"/>
              </w:rPr>
              <w:t>28</w:t>
            </w:r>
          </w:p>
        </w:tc>
      </w:tr>
      <w:tr w:rsidR="00321F88" w14:paraId="44A0A7AA" w14:textId="06B3B1A4"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4E3CB95D" w14:textId="276827C5" w:rsidR="00321F88" w:rsidRPr="00804F12" w:rsidRDefault="00321F88" w:rsidP="00321F88">
            <w:pPr>
              <w:spacing w:line="480" w:lineRule="auto"/>
              <w:contextualSpacing/>
              <w:jc w:val="both"/>
              <w:rPr>
                <w:rFonts w:cstheme="minorHAnsi"/>
              </w:rPr>
            </w:pPr>
            <w:r w:rsidRPr="00804F12">
              <w:rPr>
                <w:rFonts w:cstheme="minorHAnsi"/>
              </w:rPr>
              <w:t>M4</w:t>
            </w:r>
          </w:p>
        </w:tc>
        <w:tc>
          <w:tcPr>
            <w:tcW w:w="0" w:type="auto"/>
            <w:vMerge/>
          </w:tcPr>
          <w:p w14:paraId="685F514D" w14:textId="77777777"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A9FF2DD" w14:textId="0D894B5E" w:rsidR="00321F88" w:rsidRDefault="00FC035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03ABD741" w14:textId="0F96579C"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710.</w:t>
            </w:r>
            <w:r>
              <w:rPr>
                <w:rFonts w:cstheme="minorHAnsi"/>
              </w:rPr>
              <w:t>46</w:t>
            </w:r>
          </w:p>
        </w:tc>
        <w:tc>
          <w:tcPr>
            <w:tcW w:w="0" w:type="auto"/>
          </w:tcPr>
          <w:p w14:paraId="68C9E142" w14:textId="3F995D55"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9</w:t>
            </w:r>
            <w:r>
              <w:rPr>
                <w:rFonts w:cstheme="minorHAnsi"/>
              </w:rPr>
              <w:t>73.36</w:t>
            </w:r>
          </w:p>
        </w:tc>
      </w:tr>
      <w:tr w:rsidR="0015053C" w14:paraId="39F4FF44" w14:textId="777777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6A716E34" w14:textId="6C704CC5" w:rsidR="0015053C" w:rsidRPr="00804F12" w:rsidRDefault="0015053C" w:rsidP="0015053C">
            <w:pPr>
              <w:spacing w:line="480" w:lineRule="auto"/>
              <w:contextualSpacing/>
              <w:jc w:val="both"/>
              <w:rPr>
                <w:rFonts w:cstheme="minorHAnsi"/>
              </w:rPr>
            </w:pPr>
            <w:r w:rsidRPr="00804F12">
              <w:rPr>
                <w:rFonts w:cstheme="minorHAnsi"/>
              </w:rPr>
              <w:t xml:space="preserve">M5 </w:t>
            </w:r>
          </w:p>
        </w:tc>
        <w:tc>
          <w:tcPr>
            <w:tcW w:w="0" w:type="auto"/>
            <w:vMerge w:val="restart"/>
          </w:tcPr>
          <w:p w14:paraId="1C9DA23A" w14:textId="73CC17BF"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0" w:type="auto"/>
          </w:tcPr>
          <w:p w14:paraId="66653CAC" w14:textId="5F47D24A" w:rsidR="0015053C" w:rsidRDefault="00FC0358"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4D575C3" w14:textId="5AE6F479" w:rsidR="0015053C" w:rsidRPr="00835B0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commentRangeStart w:id="111"/>
            <w:r w:rsidRPr="00F4025E">
              <w:rPr>
                <w:rFonts w:cstheme="minorHAnsi"/>
                <w:b/>
                <w:bCs/>
              </w:rPr>
              <w:t>527.</w:t>
            </w:r>
            <w:r>
              <w:rPr>
                <w:rFonts w:cstheme="minorHAnsi"/>
                <w:b/>
                <w:bCs/>
              </w:rPr>
              <w:t>64</w:t>
            </w:r>
            <w:commentRangeEnd w:id="111"/>
            <w:r>
              <w:rPr>
                <w:rStyle w:val="CommentReference"/>
              </w:rPr>
              <w:commentReference w:id="111"/>
            </w:r>
          </w:p>
        </w:tc>
        <w:tc>
          <w:tcPr>
            <w:tcW w:w="0" w:type="auto"/>
          </w:tcPr>
          <w:p w14:paraId="1C13AD88" w14:textId="23637C8A" w:rsidR="0015053C" w:rsidRPr="000C7A47"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294.</w:t>
            </w:r>
            <w:r>
              <w:rPr>
                <w:rFonts w:cstheme="minorHAnsi"/>
              </w:rPr>
              <w:t>28</w:t>
            </w:r>
          </w:p>
        </w:tc>
      </w:tr>
      <w:tr w:rsidR="0015053C" w14:paraId="01BB0DA0" w14:textId="792F0E0D"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624D04E4" w14:textId="72A18226" w:rsidR="0015053C" w:rsidRPr="00804F12" w:rsidRDefault="0015053C" w:rsidP="0015053C">
            <w:pPr>
              <w:spacing w:line="480" w:lineRule="auto"/>
              <w:contextualSpacing/>
              <w:jc w:val="both"/>
              <w:rPr>
                <w:rFonts w:cstheme="minorHAnsi"/>
              </w:rPr>
            </w:pPr>
            <w:r>
              <w:rPr>
                <w:rFonts w:cstheme="minorHAnsi"/>
              </w:rPr>
              <w:t>M6</w:t>
            </w:r>
          </w:p>
        </w:tc>
        <w:tc>
          <w:tcPr>
            <w:tcW w:w="0" w:type="auto"/>
            <w:vMerge/>
          </w:tcPr>
          <w:p w14:paraId="5409D9F7" w14:textId="5BCC91F4"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FC17A64" w14:textId="04D35834" w:rsidR="0015053C" w:rsidRDefault="00FC0358"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F596363" w14:textId="724777CB" w:rsidR="0015053C" w:rsidRPr="00705892"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712.1</w:t>
            </w:r>
          </w:p>
        </w:tc>
        <w:tc>
          <w:tcPr>
            <w:tcW w:w="0" w:type="auto"/>
          </w:tcPr>
          <w:p w14:paraId="05321D8C" w14:textId="79A635D1"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971.2</w:t>
            </w:r>
          </w:p>
        </w:tc>
      </w:tr>
      <w:tr w:rsidR="0015053C" w14:paraId="253F6A6F" w14:textId="777777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1168CE31" w14:textId="73071ABB" w:rsidR="0015053C" w:rsidRPr="00804F12" w:rsidRDefault="0015053C" w:rsidP="0015053C">
            <w:pPr>
              <w:spacing w:line="480" w:lineRule="auto"/>
              <w:contextualSpacing/>
              <w:jc w:val="both"/>
              <w:rPr>
                <w:rFonts w:cstheme="minorHAnsi"/>
              </w:rPr>
            </w:pPr>
            <w:r>
              <w:rPr>
                <w:rFonts w:cstheme="minorHAnsi"/>
              </w:rPr>
              <w:t>M7</w:t>
            </w:r>
          </w:p>
        </w:tc>
        <w:tc>
          <w:tcPr>
            <w:tcW w:w="0" w:type="auto"/>
            <w:vMerge/>
          </w:tcPr>
          <w:p w14:paraId="7CBAFA00" w14:textId="77777777"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2C15C7CA" w14:textId="03BCB4F8" w:rsidR="0015053C" w:rsidRDefault="00FC0358"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A9E588A" w14:textId="44EC8303" w:rsidR="0015053C" w:rsidRPr="00705892"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1931.92</w:t>
            </w:r>
          </w:p>
        </w:tc>
        <w:tc>
          <w:tcPr>
            <w:tcW w:w="0" w:type="auto"/>
          </w:tcPr>
          <w:p w14:paraId="07B77CE7" w14:textId="4AE8AE6D" w:rsidR="0015053C" w:rsidRPr="000C7A47"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7988.26</w:t>
            </w:r>
          </w:p>
        </w:tc>
      </w:tr>
      <w:tr w:rsidR="0015053C" w14:paraId="5105A5C4" w14:textId="777777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0CE2E6DD" w14:textId="01193121" w:rsidR="0015053C" w:rsidRPr="00804F12" w:rsidRDefault="0015053C" w:rsidP="0015053C">
            <w:pPr>
              <w:spacing w:line="480" w:lineRule="auto"/>
              <w:contextualSpacing/>
              <w:jc w:val="both"/>
              <w:rPr>
                <w:rFonts w:cstheme="minorHAnsi"/>
              </w:rPr>
            </w:pPr>
            <w:r>
              <w:rPr>
                <w:rFonts w:cstheme="minorHAnsi"/>
              </w:rPr>
              <w:t>M8</w:t>
            </w:r>
          </w:p>
        </w:tc>
        <w:tc>
          <w:tcPr>
            <w:tcW w:w="0" w:type="auto"/>
            <w:vMerge/>
          </w:tcPr>
          <w:p w14:paraId="77BF6B26" w14:textId="77777777"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57E79DC" w14:textId="71B7C06B" w:rsidR="0015053C" w:rsidRDefault="00FC0358"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60159382" w14:textId="695751FA" w:rsidR="0015053C" w:rsidRPr="00705892"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2094.1</w:t>
            </w:r>
          </w:p>
        </w:tc>
        <w:tc>
          <w:tcPr>
            <w:tcW w:w="0" w:type="auto"/>
          </w:tcPr>
          <w:p w14:paraId="36C8D0F9" w14:textId="380714EA" w:rsidR="0015053C" w:rsidRPr="000C7A47"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9523.1</w:t>
            </w:r>
          </w:p>
        </w:tc>
      </w:tr>
    </w:tbl>
    <w:p w14:paraId="47863CA3" w14:textId="737B0B2C" w:rsidR="00804F12" w:rsidRDefault="00804F12" w:rsidP="00701A4F">
      <w:pPr>
        <w:spacing w:line="480" w:lineRule="auto"/>
        <w:contextualSpacing/>
        <w:jc w:val="both"/>
        <w:rPr>
          <w:rFonts w:cstheme="minorHAnsi"/>
        </w:rPr>
      </w:pPr>
    </w:p>
    <w:p w14:paraId="23CA1784" w14:textId="1D4BA8B5" w:rsidR="001D4D26" w:rsidRPr="00A6384D" w:rsidRDefault="001D4D26" w:rsidP="001D4D26">
      <w:pPr>
        <w:pStyle w:val="Caption"/>
        <w:keepNext/>
        <w:spacing w:line="480" w:lineRule="auto"/>
      </w:pPr>
      <w:r w:rsidRPr="00762515">
        <w:rPr>
          <w:color w:val="FF0000"/>
        </w:rPr>
        <w:lastRenderedPageBreak/>
        <w:t xml:space="preserve">Table </w:t>
      </w:r>
      <w:r w:rsidRPr="00762515">
        <w:rPr>
          <w:color w:val="FF0000"/>
        </w:rPr>
        <w:fldChar w:fldCharType="begin"/>
      </w:r>
      <w:r w:rsidRPr="00762515">
        <w:rPr>
          <w:color w:val="FF0000"/>
        </w:rPr>
        <w:instrText xml:space="preserve"> SEQ Table \* ARABIC </w:instrText>
      </w:r>
      <w:r w:rsidRPr="00762515">
        <w:rPr>
          <w:color w:val="FF0000"/>
        </w:rPr>
        <w:fldChar w:fldCharType="separate"/>
      </w:r>
      <w:r w:rsidR="00FA18DE">
        <w:rPr>
          <w:noProof/>
          <w:color w:val="FF0000"/>
        </w:rPr>
        <w:t>3</w:t>
      </w:r>
      <w:r w:rsidRPr="00762515">
        <w:rPr>
          <w:color w:val="FF0000"/>
        </w:rPr>
        <w:fldChar w:fldCharType="end"/>
      </w:r>
      <w:r w:rsidRPr="00762515">
        <w:rPr>
          <w:color w:val="FF0000"/>
        </w:rPr>
        <w:t xml:space="preserve"> Model selection </w:t>
      </w:r>
      <w:r w:rsidRPr="0045637F">
        <w:rPr>
          <w:color w:val="auto"/>
        </w:rPr>
        <w:t xml:space="preserve">for the </w:t>
      </w:r>
      <w:r w:rsidR="00CE77C1">
        <w:rPr>
          <w:color w:val="auto"/>
        </w:rPr>
        <w:t xml:space="preserve">polynomial model </w:t>
      </w:r>
      <w:r>
        <w:rPr>
          <w:color w:val="auto"/>
        </w:rPr>
        <w:t>of how consumption and metabolism depend on mass and temperature</w:t>
      </w:r>
      <w:r w:rsidRPr="0045637F">
        <w:rPr>
          <w:color w:val="auto"/>
        </w:rPr>
        <w:t xml:space="preserve"> (</w:t>
      </w:r>
      <w:r w:rsidR="00634EEE">
        <w:rPr>
          <w:color w:val="auto"/>
        </w:rPr>
        <w:t xml:space="preserve">including </w:t>
      </w:r>
      <w:r w:rsidRPr="0045637F">
        <w:rPr>
          <w:color w:val="auto"/>
        </w:rPr>
        <w:t>optimum temperature). M1 is the full model and is described in text (Eqns. 3-</w:t>
      </w:r>
      <w:r>
        <w:rPr>
          <w:color w:val="auto"/>
        </w:rPr>
        <w:t>5</w:t>
      </w:r>
      <w:r w:rsidRPr="0045637F">
        <w:rPr>
          <w:color w:val="auto"/>
        </w:rPr>
        <w:t>)</w:t>
      </w:r>
      <w:r w:rsidRPr="0045637F">
        <w:t xml:space="preserve">. </w:t>
      </w:r>
      <w:r w:rsidRPr="00771CB3">
        <w:t xml:space="preserve">Values in bold indicated the </w:t>
      </w:r>
      <w:r w:rsidRPr="00A6384D">
        <w:t>model selected based on</w:t>
      </w:r>
      <w:r>
        <w:t xml:space="preserve"> the</w:t>
      </w:r>
      <w:r w:rsidRPr="00A6384D">
        <w:t xml:space="preserve"> Widely Appli</w:t>
      </w:r>
      <w:r>
        <w:t>cable</w:t>
      </w:r>
      <w:r w:rsidRPr="00771CB3">
        <w:t xml:space="preserve"> Information Criterion (WAIC).</w:t>
      </w:r>
    </w:p>
    <w:tbl>
      <w:tblPr>
        <w:tblStyle w:val="GridTable1Light"/>
        <w:tblW w:w="0" w:type="auto"/>
        <w:tblLook w:val="04A0" w:firstRow="1" w:lastRow="0" w:firstColumn="1" w:lastColumn="0" w:noHBand="0" w:noVBand="1"/>
      </w:tblPr>
      <w:tblGrid>
        <w:gridCol w:w="870"/>
        <w:gridCol w:w="723"/>
        <w:gridCol w:w="2969"/>
        <w:gridCol w:w="1537"/>
        <w:gridCol w:w="1403"/>
      </w:tblGrid>
      <w:tr w:rsidR="001D4D26" w14:paraId="115E8B09" w14:textId="77777777" w:rsidTr="004A3F2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AF4EEB5" w14:textId="77777777" w:rsidR="001D4D26" w:rsidRDefault="001D4D26" w:rsidP="004A3F2A">
            <w:pPr>
              <w:spacing w:line="480" w:lineRule="auto"/>
              <w:contextualSpacing/>
              <w:jc w:val="both"/>
              <w:rPr>
                <w:rFonts w:cstheme="minorHAnsi"/>
              </w:rPr>
            </w:pPr>
            <w:r>
              <w:rPr>
                <w:rFonts w:cstheme="minorHAnsi"/>
              </w:rPr>
              <w:t>Model</w:t>
            </w:r>
          </w:p>
        </w:tc>
        <w:tc>
          <w:tcPr>
            <w:tcW w:w="0" w:type="auto"/>
          </w:tcPr>
          <w:p w14:paraId="417661BB" w14:textId="77777777" w:rsidR="001D4D26" w:rsidRDefault="001D4D26"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M*T</w:t>
            </w:r>
          </w:p>
        </w:tc>
        <w:tc>
          <w:tcPr>
            <w:tcW w:w="0" w:type="auto"/>
          </w:tcPr>
          <w:p w14:paraId="759023D0" w14:textId="0BD5ED57" w:rsidR="001D4D26" w:rsidRDefault="005E6C9C"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Species-varying parameter</w:t>
            </w:r>
          </w:p>
        </w:tc>
        <w:tc>
          <w:tcPr>
            <w:tcW w:w="0" w:type="auto"/>
          </w:tcPr>
          <w:p w14:paraId="0892A72D" w14:textId="77777777" w:rsidR="00F24A12" w:rsidRDefault="001D4D26"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WAIC</w:t>
            </w:r>
          </w:p>
          <w:p w14:paraId="35BADD72" w14:textId="71B35A0D" w:rsidR="001D4D26" w:rsidRDefault="001D4D26"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consumption</w:t>
            </w:r>
          </w:p>
        </w:tc>
        <w:tc>
          <w:tcPr>
            <w:tcW w:w="0" w:type="auto"/>
          </w:tcPr>
          <w:p w14:paraId="6E726C33" w14:textId="77777777" w:rsidR="00F24A12" w:rsidRDefault="001D4D26" w:rsidP="00F24A12">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WAIC</w:t>
            </w:r>
          </w:p>
          <w:p w14:paraId="6DAFEE86" w14:textId="6ED14C8B" w:rsidR="001D4D26" w:rsidRDefault="001D4D26" w:rsidP="00F24A12">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metabolism</w:t>
            </w:r>
          </w:p>
        </w:tc>
      </w:tr>
      <w:tr w:rsidR="001D4D26" w14:paraId="2CDFFB88"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73089196" w14:textId="77777777" w:rsidR="001D4D26" w:rsidRDefault="001D4D26" w:rsidP="004A3F2A">
            <w:pPr>
              <w:spacing w:line="480" w:lineRule="auto"/>
              <w:contextualSpacing/>
              <w:jc w:val="both"/>
              <w:rPr>
                <w:rFonts w:cstheme="minorHAnsi"/>
              </w:rPr>
            </w:pPr>
            <w:r w:rsidRPr="00804F12">
              <w:rPr>
                <w:rFonts w:cstheme="minorHAnsi"/>
              </w:rPr>
              <w:t>M1</w:t>
            </w:r>
            <w:r>
              <w:rPr>
                <w:rFonts w:cstheme="minorHAnsi"/>
              </w:rPr>
              <w:t xml:space="preserve"> </w:t>
            </w:r>
          </w:p>
        </w:tc>
        <w:tc>
          <w:tcPr>
            <w:tcW w:w="0" w:type="auto"/>
            <w:vMerge w:val="restart"/>
          </w:tcPr>
          <w:p w14:paraId="2AC625F9" w14:textId="5B852C29" w:rsidR="001D4D26" w:rsidRDefault="000C357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0" w:type="auto"/>
          </w:tcPr>
          <w:p w14:paraId="0EAB8C50" w14:textId="7642C7D0" w:rsidR="001D4D26" w:rsidRDefault="00FC0358"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0" w:type="auto"/>
          </w:tcPr>
          <w:p w14:paraId="66329E25" w14:textId="0F2B664D" w:rsidR="001D4D26" w:rsidRPr="00DF4D13" w:rsidRDefault="001A6FA2"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DF4D13">
              <w:rPr>
                <w:rFonts w:cstheme="minorHAnsi"/>
                <w:b/>
                <w:bCs/>
              </w:rPr>
              <w:t>942.63</w:t>
            </w:r>
          </w:p>
        </w:tc>
        <w:tc>
          <w:tcPr>
            <w:tcW w:w="0" w:type="auto"/>
          </w:tcPr>
          <w:p w14:paraId="3EE9DD6A" w14:textId="7C887C86" w:rsidR="001D4D26" w:rsidRPr="0070598D" w:rsidRDefault="00DF4D1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DF4D13">
              <w:rPr>
                <w:rFonts w:cstheme="minorHAnsi"/>
                <w:b/>
                <w:bCs/>
              </w:rPr>
              <w:t>901.4305</w:t>
            </w:r>
          </w:p>
        </w:tc>
      </w:tr>
      <w:tr w:rsidR="001D4D26" w14:paraId="49AA89B4"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27C169F3" w14:textId="77777777" w:rsidR="001D4D26" w:rsidRDefault="001D4D26" w:rsidP="004A3F2A">
            <w:pPr>
              <w:spacing w:line="480" w:lineRule="auto"/>
              <w:contextualSpacing/>
              <w:jc w:val="both"/>
              <w:rPr>
                <w:rFonts w:cstheme="minorHAnsi"/>
              </w:rPr>
            </w:pPr>
            <w:r w:rsidRPr="00804F12">
              <w:rPr>
                <w:rFonts w:cstheme="minorHAnsi"/>
              </w:rPr>
              <w:t>M2</w:t>
            </w:r>
          </w:p>
        </w:tc>
        <w:tc>
          <w:tcPr>
            <w:tcW w:w="0" w:type="auto"/>
            <w:vMerge/>
          </w:tcPr>
          <w:p w14:paraId="420A4513" w14:textId="77777777" w:rsidR="001D4D26" w:rsidRDefault="001D4D26"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1F08D3C7" w14:textId="1085F75B" w:rsidR="001D4D26" w:rsidRDefault="00FC0358"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0" w:type="auto"/>
          </w:tcPr>
          <w:p w14:paraId="30B14605" w14:textId="68515FB3" w:rsidR="001D4D26" w:rsidRDefault="001A6FA2"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1363.5</w:t>
            </w:r>
            <w:r>
              <w:rPr>
                <w:rFonts w:cstheme="minorHAnsi"/>
              </w:rPr>
              <w:t>9</w:t>
            </w:r>
          </w:p>
        </w:tc>
        <w:tc>
          <w:tcPr>
            <w:tcW w:w="0" w:type="auto"/>
          </w:tcPr>
          <w:p w14:paraId="1BD807A8" w14:textId="51F1E5FA" w:rsidR="001D4D26" w:rsidRPr="0070598D" w:rsidRDefault="00DF4D1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4779.198</w:t>
            </w:r>
          </w:p>
        </w:tc>
      </w:tr>
      <w:tr w:rsidR="001D4D26" w14:paraId="38C55515"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56D8A1E1" w14:textId="0E26E369" w:rsidR="001D4D26" w:rsidRPr="00835B0C" w:rsidRDefault="001D4D26" w:rsidP="003B636C">
            <w:pPr>
              <w:spacing w:line="480" w:lineRule="auto"/>
              <w:contextualSpacing/>
              <w:jc w:val="both"/>
              <w:rPr>
                <w:rFonts w:cstheme="minorHAnsi"/>
              </w:rPr>
            </w:pPr>
            <w:r w:rsidRPr="00835B0C">
              <w:rPr>
                <w:rFonts w:cstheme="minorHAnsi"/>
              </w:rPr>
              <w:t>M3</w:t>
            </w:r>
          </w:p>
        </w:tc>
        <w:tc>
          <w:tcPr>
            <w:tcW w:w="0" w:type="auto"/>
            <w:vMerge/>
          </w:tcPr>
          <w:p w14:paraId="4FC726DA" w14:textId="77777777" w:rsidR="001D4D26" w:rsidRPr="00835B0C" w:rsidRDefault="001D4D26"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262A6B8A" w14:textId="7AF87C4E" w:rsidR="001D4D26" w:rsidRPr="00835B0C" w:rsidRDefault="00FC0358"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w:r w:rsidR="005E6C9C">
              <w:rPr>
                <w:rFonts w:eastAsiaTheme="minorEastAsia" w:cstheme="minorHAnsi"/>
              </w:rPr>
              <w:t>,</w:t>
            </w:r>
            <w:r w:rsidR="003B636C">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w:p>
        </w:tc>
        <w:tc>
          <w:tcPr>
            <w:tcW w:w="0" w:type="auto"/>
          </w:tcPr>
          <w:p w14:paraId="446C47A7" w14:textId="40F45E33" w:rsidR="001D4D26" w:rsidRPr="00835B0C" w:rsidRDefault="001A6FA2"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1258.</w:t>
            </w:r>
            <w:r>
              <w:rPr>
                <w:rFonts w:cstheme="minorHAnsi"/>
              </w:rPr>
              <w:t>1</w:t>
            </w:r>
          </w:p>
        </w:tc>
        <w:tc>
          <w:tcPr>
            <w:tcW w:w="0" w:type="auto"/>
          </w:tcPr>
          <w:p w14:paraId="0905A631" w14:textId="7C20BBC9" w:rsidR="001D4D26" w:rsidRPr="00835B0C" w:rsidRDefault="00DF4D1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5951.29</w:t>
            </w:r>
          </w:p>
        </w:tc>
      </w:tr>
      <w:tr w:rsidR="00D871DE" w14:paraId="068BF6E4"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4232399A" w14:textId="4E5F1F25" w:rsidR="00D871DE" w:rsidRPr="00804F12" w:rsidRDefault="00D871DE" w:rsidP="00D871DE">
            <w:pPr>
              <w:spacing w:line="480" w:lineRule="auto"/>
              <w:contextualSpacing/>
              <w:jc w:val="both"/>
              <w:rPr>
                <w:rFonts w:cstheme="minorHAnsi"/>
              </w:rPr>
            </w:pPr>
            <w:r w:rsidRPr="00804F12">
              <w:rPr>
                <w:rFonts w:cstheme="minorHAnsi"/>
              </w:rPr>
              <w:t>M</w:t>
            </w:r>
            <w:r>
              <w:rPr>
                <w:rFonts w:cstheme="minorHAnsi"/>
              </w:rPr>
              <w:t>4</w:t>
            </w:r>
            <w:r w:rsidRPr="00804F12">
              <w:rPr>
                <w:rFonts w:cstheme="minorHAnsi"/>
              </w:rPr>
              <w:t xml:space="preserve"> </w:t>
            </w:r>
          </w:p>
        </w:tc>
        <w:tc>
          <w:tcPr>
            <w:tcW w:w="0" w:type="auto"/>
            <w:vMerge w:val="restart"/>
          </w:tcPr>
          <w:p w14:paraId="1BD899DF" w14:textId="5110C1DC"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Yes</w:t>
            </w:r>
          </w:p>
        </w:tc>
        <w:tc>
          <w:tcPr>
            <w:tcW w:w="0" w:type="auto"/>
          </w:tcPr>
          <w:p w14:paraId="5F93BA14" w14:textId="29C5C562" w:rsidR="00D871DE" w:rsidRDefault="00FC0358"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0" w:type="auto"/>
          </w:tcPr>
          <w:p w14:paraId="415688B4" w14:textId="0F9FB04B" w:rsidR="00D871DE" w:rsidRPr="00835B0C"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945.</w:t>
            </w:r>
            <w:r>
              <w:rPr>
                <w:rFonts w:cstheme="minorHAnsi"/>
              </w:rPr>
              <w:t>6</w:t>
            </w:r>
          </w:p>
        </w:tc>
        <w:tc>
          <w:tcPr>
            <w:tcW w:w="0" w:type="auto"/>
          </w:tcPr>
          <w:p w14:paraId="2FC72966" w14:textId="451CC20E" w:rsidR="00D871DE" w:rsidRPr="000C7A47"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903.1162</w:t>
            </w:r>
          </w:p>
        </w:tc>
      </w:tr>
      <w:tr w:rsidR="00D871DE" w14:paraId="76C2E46F"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428B2B38" w14:textId="05DEA166" w:rsidR="00D871DE" w:rsidRPr="00804F12" w:rsidRDefault="00D871DE" w:rsidP="00D871DE">
            <w:pPr>
              <w:spacing w:line="480" w:lineRule="auto"/>
              <w:contextualSpacing/>
              <w:jc w:val="both"/>
              <w:rPr>
                <w:rFonts w:cstheme="minorHAnsi"/>
              </w:rPr>
            </w:pPr>
            <w:r>
              <w:rPr>
                <w:rFonts w:cstheme="minorHAnsi"/>
              </w:rPr>
              <w:t>M5</w:t>
            </w:r>
          </w:p>
        </w:tc>
        <w:tc>
          <w:tcPr>
            <w:tcW w:w="0" w:type="auto"/>
            <w:vMerge/>
          </w:tcPr>
          <w:p w14:paraId="7005EB7E" w14:textId="77777777"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2E282D0C" w14:textId="2331FC9F" w:rsidR="00D871DE" w:rsidRDefault="00FC0358"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0" w:type="auto"/>
          </w:tcPr>
          <w:p w14:paraId="5654EAF7" w14:textId="015F3049" w:rsidR="00D871DE" w:rsidRPr="00705892"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1366.1</w:t>
            </w:r>
            <w:r>
              <w:rPr>
                <w:rFonts w:cstheme="minorHAnsi"/>
              </w:rPr>
              <w:t>1</w:t>
            </w:r>
          </w:p>
        </w:tc>
        <w:tc>
          <w:tcPr>
            <w:tcW w:w="0" w:type="auto"/>
          </w:tcPr>
          <w:p w14:paraId="12C6FC1F" w14:textId="22F8112A" w:rsidR="00D871DE"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4781.286</w:t>
            </w:r>
          </w:p>
        </w:tc>
      </w:tr>
      <w:tr w:rsidR="00D871DE" w14:paraId="31D49CD3"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2DC278DA" w14:textId="321B3690" w:rsidR="00D871DE" w:rsidRPr="00804F12" w:rsidRDefault="00D871DE" w:rsidP="00D871DE">
            <w:pPr>
              <w:spacing w:line="480" w:lineRule="auto"/>
              <w:contextualSpacing/>
              <w:jc w:val="both"/>
              <w:rPr>
                <w:rFonts w:cstheme="minorHAnsi"/>
              </w:rPr>
            </w:pPr>
            <w:r>
              <w:rPr>
                <w:rFonts w:cstheme="minorHAnsi"/>
              </w:rPr>
              <w:t>M6</w:t>
            </w:r>
          </w:p>
        </w:tc>
        <w:tc>
          <w:tcPr>
            <w:tcW w:w="0" w:type="auto"/>
            <w:vMerge/>
          </w:tcPr>
          <w:p w14:paraId="18A306DC" w14:textId="77777777"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414ADA39" w14:textId="4FB52632" w:rsidR="00D871DE" w:rsidRDefault="00FC0358"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w:r w:rsidR="005E6C9C">
              <w:rPr>
                <w:rFonts w:eastAsiaTheme="minorEastAsia" w:cstheme="minorHAnsi"/>
              </w:rPr>
              <w:t>,</w:t>
            </w:r>
            <w:r w:rsidR="00D871DE">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w:p>
        </w:tc>
        <w:tc>
          <w:tcPr>
            <w:tcW w:w="0" w:type="auto"/>
          </w:tcPr>
          <w:p w14:paraId="6FA28E4D" w14:textId="7F30649E" w:rsidR="00D871DE" w:rsidRPr="00705892"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1253.4</w:t>
            </w:r>
            <w:r>
              <w:rPr>
                <w:rFonts w:cstheme="minorHAnsi"/>
              </w:rPr>
              <w:t>3</w:t>
            </w:r>
          </w:p>
        </w:tc>
        <w:tc>
          <w:tcPr>
            <w:tcW w:w="0" w:type="auto"/>
          </w:tcPr>
          <w:p w14:paraId="4A3A18C2" w14:textId="4C6ED31C" w:rsidR="00D871DE" w:rsidRPr="000C7A47"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5942.267</w:t>
            </w:r>
          </w:p>
        </w:tc>
      </w:tr>
      <w:tr w:rsidR="00D871DE" w14:paraId="1B58162D"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6D29762C" w14:textId="6C3F9735" w:rsidR="00D871DE" w:rsidRDefault="00D871DE" w:rsidP="00D871DE">
            <w:pPr>
              <w:spacing w:line="480" w:lineRule="auto"/>
              <w:contextualSpacing/>
              <w:jc w:val="both"/>
              <w:rPr>
                <w:rFonts w:cstheme="minorHAnsi"/>
              </w:rPr>
            </w:pPr>
            <w:r>
              <w:rPr>
                <w:rFonts w:cstheme="minorHAnsi"/>
              </w:rPr>
              <w:t>M7</w:t>
            </w:r>
          </w:p>
        </w:tc>
        <w:tc>
          <w:tcPr>
            <w:tcW w:w="0" w:type="auto"/>
            <w:vMerge/>
          </w:tcPr>
          <w:p w14:paraId="6AA76999" w14:textId="77777777"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8AF6E9" w14:textId="73871C1C" w:rsidR="00D871DE" w:rsidRPr="00835B0C" w:rsidRDefault="00FC0358"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m:oMathPara>
          </w:p>
        </w:tc>
        <w:tc>
          <w:tcPr>
            <w:tcW w:w="0" w:type="auto"/>
          </w:tcPr>
          <w:p w14:paraId="752F2ACC" w14:textId="486D67B4" w:rsidR="00D871DE" w:rsidRPr="00705892"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1371.5</w:t>
            </w:r>
            <w:r>
              <w:rPr>
                <w:rFonts w:cstheme="minorHAnsi"/>
              </w:rPr>
              <w:t>2</w:t>
            </w:r>
          </w:p>
        </w:tc>
        <w:tc>
          <w:tcPr>
            <w:tcW w:w="0" w:type="auto"/>
          </w:tcPr>
          <w:p w14:paraId="2D89D25D" w14:textId="30E965FB" w:rsidR="00D871DE" w:rsidRPr="000C7A47"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6184.961</w:t>
            </w:r>
          </w:p>
        </w:tc>
      </w:tr>
    </w:tbl>
    <w:p w14:paraId="78BF8A97" w14:textId="6890430D" w:rsidR="00AD33AD" w:rsidRPr="00771CB3" w:rsidRDefault="00AD33AD" w:rsidP="00701A4F">
      <w:pPr>
        <w:spacing w:line="480" w:lineRule="auto"/>
        <w:contextualSpacing/>
        <w:jc w:val="both"/>
        <w:rPr>
          <w:rFonts w:cstheme="minorHAnsi"/>
          <w:b/>
        </w:rPr>
      </w:pPr>
    </w:p>
    <w:p w14:paraId="5ED1D39D" w14:textId="77777777" w:rsidR="005B02D7" w:rsidRDefault="005B02D7" w:rsidP="00701A4F">
      <w:pPr>
        <w:spacing w:line="480" w:lineRule="auto"/>
        <w:contextualSpacing/>
        <w:jc w:val="both"/>
        <w:rPr>
          <w:rFonts w:cstheme="minorHAnsi"/>
          <w:b/>
        </w:rPr>
      </w:pPr>
    </w:p>
    <w:p w14:paraId="295E2931" w14:textId="77777777" w:rsidR="005B02D7" w:rsidRDefault="005B02D7" w:rsidP="00701A4F">
      <w:pPr>
        <w:spacing w:line="480" w:lineRule="auto"/>
        <w:contextualSpacing/>
        <w:jc w:val="both"/>
        <w:rPr>
          <w:rFonts w:cstheme="minorHAnsi"/>
          <w:b/>
        </w:rPr>
      </w:pPr>
    </w:p>
    <w:p w14:paraId="52A8572D" w14:textId="77777777" w:rsidR="00CD6279" w:rsidRDefault="00CD6279" w:rsidP="00701A4F">
      <w:pPr>
        <w:spacing w:line="480" w:lineRule="auto"/>
        <w:contextualSpacing/>
        <w:jc w:val="both"/>
        <w:rPr>
          <w:rFonts w:cstheme="minorHAnsi"/>
          <w:b/>
        </w:rPr>
      </w:pPr>
    </w:p>
    <w:p w14:paraId="6F971C36" w14:textId="77777777" w:rsidR="00CD6279" w:rsidRDefault="00CD6279" w:rsidP="00701A4F">
      <w:pPr>
        <w:spacing w:line="480" w:lineRule="auto"/>
        <w:contextualSpacing/>
        <w:jc w:val="both"/>
        <w:rPr>
          <w:rFonts w:cstheme="minorHAnsi"/>
          <w:b/>
        </w:rPr>
      </w:pPr>
    </w:p>
    <w:p w14:paraId="1C3C141E" w14:textId="77777777" w:rsidR="00B8542F" w:rsidRDefault="00B8542F" w:rsidP="00701A4F">
      <w:pPr>
        <w:spacing w:line="480" w:lineRule="auto"/>
        <w:contextualSpacing/>
        <w:jc w:val="both"/>
        <w:rPr>
          <w:rFonts w:cstheme="minorHAnsi"/>
          <w:b/>
        </w:rPr>
      </w:pPr>
    </w:p>
    <w:p w14:paraId="70348CDB" w14:textId="77777777" w:rsidR="00B8542F" w:rsidRDefault="00B8542F" w:rsidP="00701A4F">
      <w:pPr>
        <w:spacing w:line="480" w:lineRule="auto"/>
        <w:contextualSpacing/>
        <w:jc w:val="both"/>
        <w:rPr>
          <w:rFonts w:cstheme="minorHAnsi"/>
          <w:b/>
        </w:rPr>
      </w:pPr>
    </w:p>
    <w:p w14:paraId="1C345479" w14:textId="77777777" w:rsidR="00B8542F" w:rsidRDefault="00B8542F" w:rsidP="00701A4F">
      <w:pPr>
        <w:spacing w:line="480" w:lineRule="auto"/>
        <w:contextualSpacing/>
        <w:jc w:val="both"/>
        <w:rPr>
          <w:rFonts w:cstheme="minorHAnsi"/>
          <w:b/>
        </w:rPr>
      </w:pPr>
    </w:p>
    <w:p w14:paraId="007DF5A8" w14:textId="77777777" w:rsidR="00B8542F" w:rsidRDefault="00B8542F" w:rsidP="00701A4F">
      <w:pPr>
        <w:spacing w:line="480" w:lineRule="auto"/>
        <w:contextualSpacing/>
        <w:jc w:val="both"/>
        <w:rPr>
          <w:rFonts w:cstheme="minorHAnsi"/>
          <w:b/>
        </w:rPr>
      </w:pPr>
    </w:p>
    <w:p w14:paraId="44E01345" w14:textId="77777777" w:rsidR="00B8542F" w:rsidRDefault="00B8542F" w:rsidP="00701A4F">
      <w:pPr>
        <w:spacing w:line="480" w:lineRule="auto"/>
        <w:contextualSpacing/>
        <w:jc w:val="both"/>
        <w:rPr>
          <w:rFonts w:cstheme="minorHAnsi"/>
          <w:b/>
        </w:rPr>
      </w:pPr>
    </w:p>
    <w:p w14:paraId="0FC69295" w14:textId="77777777" w:rsidR="00B8542F" w:rsidRDefault="00B8542F" w:rsidP="00701A4F">
      <w:pPr>
        <w:spacing w:line="480" w:lineRule="auto"/>
        <w:contextualSpacing/>
        <w:jc w:val="both"/>
        <w:rPr>
          <w:rFonts w:cstheme="minorHAnsi"/>
          <w:b/>
        </w:rPr>
      </w:pPr>
    </w:p>
    <w:p w14:paraId="14217E6A" w14:textId="77777777" w:rsidR="00B8542F" w:rsidRDefault="00B8542F" w:rsidP="00701A4F">
      <w:pPr>
        <w:spacing w:line="480" w:lineRule="auto"/>
        <w:contextualSpacing/>
        <w:jc w:val="both"/>
        <w:rPr>
          <w:rFonts w:cstheme="minorHAnsi"/>
          <w:b/>
        </w:rPr>
      </w:pPr>
    </w:p>
    <w:p w14:paraId="3FE4831D" w14:textId="77777777" w:rsidR="00B8542F" w:rsidRDefault="00B8542F" w:rsidP="00701A4F">
      <w:pPr>
        <w:spacing w:line="480" w:lineRule="auto"/>
        <w:contextualSpacing/>
        <w:jc w:val="both"/>
        <w:rPr>
          <w:rFonts w:cstheme="minorHAnsi"/>
          <w:b/>
        </w:rPr>
      </w:pPr>
    </w:p>
    <w:p w14:paraId="72D36406" w14:textId="63FB6F2A" w:rsidR="00BE256D" w:rsidRPr="00771CB3" w:rsidRDefault="00BE256D" w:rsidP="00701A4F">
      <w:pPr>
        <w:spacing w:line="480" w:lineRule="auto"/>
        <w:contextualSpacing/>
        <w:jc w:val="both"/>
        <w:rPr>
          <w:rFonts w:cstheme="minorHAnsi"/>
          <w:b/>
        </w:rPr>
      </w:pPr>
      <w:r w:rsidRPr="00771CB3">
        <w:rPr>
          <w:rFonts w:cstheme="minorHAnsi"/>
          <w:b/>
        </w:rPr>
        <w:lastRenderedPageBreak/>
        <w:t>Figures</w:t>
      </w:r>
    </w:p>
    <w:p w14:paraId="47B38343" w14:textId="627AE349" w:rsidR="007F3C50" w:rsidRDefault="007F3C50" w:rsidP="00701A4F">
      <w:pPr>
        <w:pStyle w:val="ListParagraph"/>
        <w:spacing w:line="480" w:lineRule="auto"/>
        <w:ind w:left="0"/>
        <w:jc w:val="center"/>
        <w:rPr>
          <w:rFonts w:cstheme="minorHAnsi"/>
        </w:rPr>
      </w:pPr>
      <w:r>
        <w:rPr>
          <w:rFonts w:cstheme="minorHAnsi"/>
          <w:noProof/>
          <w:lang w:eastAsia="sv-SE"/>
        </w:rPr>
        <w:drawing>
          <wp:inline distT="0" distB="0" distL="0" distR="0" wp14:anchorId="1F6E6148" wp14:editId="124E720E">
            <wp:extent cx="3304226" cy="5612406"/>
            <wp:effectExtent l="0" t="0" r="0" b="1270"/>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png"/>
                    <pic:cNvPicPr/>
                  </pic:nvPicPr>
                  <pic:blipFill rotWithShape="1">
                    <a:blip r:embed="rId19" cstate="print">
                      <a:extLst>
                        <a:ext uri="{28A0092B-C50C-407E-A947-70E740481C1C}">
                          <a14:useLocalDpi xmlns:a14="http://schemas.microsoft.com/office/drawing/2010/main" val="0"/>
                        </a:ext>
                      </a:extLst>
                    </a:blip>
                    <a:srcRect l="21169" r="21173" b="2065"/>
                    <a:stretch/>
                  </pic:blipFill>
                  <pic:spPr bwMode="auto">
                    <a:xfrm>
                      <a:off x="0" y="0"/>
                      <a:ext cx="3304663" cy="5613149"/>
                    </a:xfrm>
                    <a:prstGeom prst="rect">
                      <a:avLst/>
                    </a:prstGeom>
                    <a:ln>
                      <a:noFill/>
                    </a:ln>
                    <a:extLst>
                      <a:ext uri="{53640926-AAD7-44D8-BBD7-CCE9431645EC}">
                        <a14:shadowObscured xmlns:a14="http://schemas.microsoft.com/office/drawing/2010/main"/>
                      </a:ext>
                    </a:extLst>
                  </pic:spPr>
                </pic:pic>
              </a:graphicData>
            </a:graphic>
          </wp:inline>
        </w:drawing>
      </w:r>
    </w:p>
    <w:p w14:paraId="4CD54F9A" w14:textId="1A16A60A" w:rsidR="007F3C50" w:rsidRDefault="007F3C50" w:rsidP="00701A4F">
      <w:pPr>
        <w:pStyle w:val="ListParagraph"/>
        <w:spacing w:line="480" w:lineRule="auto"/>
        <w:ind w:left="0"/>
        <w:jc w:val="both"/>
        <w:rPr>
          <w:rFonts w:cstheme="minorHAnsi"/>
        </w:rPr>
      </w:pPr>
      <w:commentRangeStart w:id="112"/>
      <w:r w:rsidRPr="003C4B43">
        <w:rPr>
          <w:rFonts w:cstheme="minorHAnsi"/>
          <w:b/>
          <w:bCs/>
        </w:rPr>
        <w:t xml:space="preserve">Figure </w:t>
      </w:r>
      <w:r w:rsidR="000523EA" w:rsidRPr="003C4B43">
        <w:rPr>
          <w:rFonts w:cstheme="minorHAnsi"/>
          <w:b/>
          <w:bCs/>
        </w:rPr>
        <w:t>1</w:t>
      </w:r>
      <w:commentRangeEnd w:id="112"/>
      <w:r w:rsidR="006D7208">
        <w:rPr>
          <w:rStyle w:val="CommentReference"/>
        </w:rPr>
        <w:commentReference w:id="112"/>
      </w:r>
      <w:r w:rsidRPr="003C4B43">
        <w:rPr>
          <w:rFonts w:cstheme="minorHAnsi"/>
          <w:b/>
          <w:bCs/>
        </w:rPr>
        <w:t>.</w:t>
      </w:r>
      <w:r>
        <w:rPr>
          <w:rFonts w:cstheme="minorHAnsi"/>
        </w:rPr>
        <w:t xml:space="preserve"> </w:t>
      </w:r>
      <w:r w:rsidR="00220E27">
        <w:rPr>
          <w:rFonts w:cstheme="minorHAnsi"/>
        </w:rPr>
        <w:t>Natural log of metabolic rate (A) and maximum consumption rates (B)</w:t>
      </w:r>
      <w:r w:rsidR="008F29A4">
        <w:rPr>
          <w:rFonts w:cstheme="minorHAnsi"/>
        </w:rPr>
        <w:t xml:space="preserve"> </w:t>
      </w:r>
      <w:r w:rsidR="004A562B">
        <w:rPr>
          <w:rFonts w:cstheme="minorHAnsi"/>
        </w:rPr>
        <w:t>vs</w:t>
      </w:r>
      <w:ins w:id="113" w:author="Anna Gårdmark" w:date="2019-12-11T11:54:00Z">
        <w:r w:rsidR="006C1AF0">
          <w:rPr>
            <w:rFonts w:cstheme="minorHAnsi"/>
          </w:rPr>
          <w:t>.</w:t>
        </w:r>
      </w:ins>
      <w:r w:rsidR="004A562B">
        <w:rPr>
          <w:rFonts w:cstheme="minorHAnsi"/>
        </w:rPr>
        <w:t xml:space="preserve"> natural log of standardized mass. </w:t>
      </w:r>
      <w:r w:rsidR="00A82315">
        <w:rPr>
          <w:rFonts w:cstheme="minorHAnsi"/>
        </w:rPr>
        <w:t xml:space="preserve">Lines correspond to predicted average scaling </w:t>
      </w:r>
      <w:r w:rsidR="00927383">
        <w:rPr>
          <w:rFonts w:cstheme="minorHAnsi"/>
        </w:rPr>
        <w:t>relationships</w:t>
      </w:r>
      <w:r w:rsidR="00A82315">
        <w:rPr>
          <w:rFonts w:cstheme="minorHAnsi"/>
        </w:rPr>
        <w:t xml:space="preserve"> from the hierarchical model</w:t>
      </w:r>
      <w:r w:rsidR="00714295">
        <w:rPr>
          <w:rFonts w:cstheme="minorHAnsi"/>
        </w:rPr>
        <w:t xml:space="preserve"> for two </w:t>
      </w:r>
      <w:r w:rsidR="00F56CFA">
        <w:rPr>
          <w:rFonts w:cstheme="minorHAnsi"/>
        </w:rPr>
        <w:t>temperatures</w:t>
      </w:r>
      <w:r w:rsidR="00714295">
        <w:rPr>
          <w:rFonts w:cstheme="minorHAnsi"/>
        </w:rPr>
        <w:t xml:space="preserve">: </w:t>
      </w:r>
      <w:commentRangeStart w:id="114"/>
      <w:r w:rsidR="00714295">
        <w:rPr>
          <w:rFonts w:cstheme="minorHAnsi"/>
        </w:rPr>
        <w:t>warm (green) and cold (purple)</w:t>
      </w:r>
      <w:r w:rsidR="00191701">
        <w:rPr>
          <w:rFonts w:cstheme="minorHAnsi"/>
        </w:rPr>
        <w:t xml:space="preserve">. </w:t>
      </w:r>
      <w:commentRangeEnd w:id="114"/>
      <w:r w:rsidR="00872FA4">
        <w:rPr>
          <w:rStyle w:val="CommentReference"/>
        </w:rPr>
        <w:commentReference w:id="114"/>
      </w:r>
      <w:r w:rsidR="00431E7A">
        <w:rPr>
          <w:rFonts w:cstheme="minorHAnsi"/>
        </w:rPr>
        <w:t xml:space="preserve">Shaded areas correspond to </w:t>
      </w:r>
      <w:r w:rsidR="00F22E9F">
        <w:rPr>
          <w:rFonts w:cstheme="minorHAnsi"/>
        </w:rPr>
        <w:t>80</w:t>
      </w:r>
      <w:r w:rsidR="00D661A7">
        <w:rPr>
          <w:rFonts w:cstheme="minorHAnsi"/>
        </w:rPr>
        <w:t xml:space="preserve">% and 95% </w:t>
      </w:r>
      <w:commentRangeStart w:id="115"/>
      <w:commentRangeStart w:id="116"/>
      <w:r w:rsidR="00D661A7">
        <w:rPr>
          <w:rFonts w:cstheme="minorHAnsi"/>
        </w:rPr>
        <w:t xml:space="preserve">credible </w:t>
      </w:r>
      <w:commentRangeEnd w:id="115"/>
      <w:r w:rsidR="0050386C">
        <w:rPr>
          <w:rStyle w:val="CommentReference"/>
        </w:rPr>
        <w:commentReference w:id="115"/>
      </w:r>
      <w:commentRangeEnd w:id="116"/>
      <w:r w:rsidR="00AE741F">
        <w:rPr>
          <w:rStyle w:val="CommentReference"/>
        </w:rPr>
        <w:commentReference w:id="116"/>
      </w:r>
      <w:r w:rsidR="00D661A7">
        <w:rPr>
          <w:rFonts w:cstheme="minorHAnsi"/>
        </w:rPr>
        <w:t>interval</w:t>
      </w:r>
      <w:r w:rsidR="002B24AB">
        <w:rPr>
          <w:rFonts w:cstheme="minorHAnsi"/>
        </w:rPr>
        <w:t>.</w:t>
      </w:r>
    </w:p>
    <w:p w14:paraId="66BC0E50" w14:textId="3F0E5EDB" w:rsidR="007F3C50" w:rsidRDefault="007F3C50" w:rsidP="00701A4F">
      <w:pPr>
        <w:pStyle w:val="ListParagraph"/>
        <w:spacing w:line="480" w:lineRule="auto"/>
        <w:ind w:left="0"/>
        <w:jc w:val="both"/>
        <w:rPr>
          <w:rFonts w:cstheme="minorHAnsi"/>
        </w:rPr>
      </w:pPr>
    </w:p>
    <w:p w14:paraId="3BEB8406" w14:textId="268CB31E" w:rsidR="007F3C50" w:rsidRDefault="007F38EC" w:rsidP="00701A4F">
      <w:pPr>
        <w:pStyle w:val="ListParagraph"/>
        <w:spacing w:line="480" w:lineRule="auto"/>
        <w:ind w:left="0"/>
        <w:jc w:val="center"/>
        <w:rPr>
          <w:rFonts w:cstheme="minorHAnsi"/>
        </w:rPr>
      </w:pPr>
      <w:r>
        <w:rPr>
          <w:rFonts w:cstheme="minorHAnsi"/>
          <w:noProof/>
          <w:lang w:eastAsia="sv-SE"/>
        </w:rPr>
        <w:lastRenderedPageBreak/>
        <w:drawing>
          <wp:inline distT="0" distB="0" distL="0" distR="0" wp14:anchorId="7EC05924" wp14:editId="41A99AA9">
            <wp:extent cx="5585567" cy="5557744"/>
            <wp:effectExtent l="0" t="0" r="2540" b="508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0" cstate="print">
                      <a:extLst>
                        <a:ext uri="{28A0092B-C50C-407E-A947-70E740481C1C}">
                          <a14:useLocalDpi xmlns:a14="http://schemas.microsoft.com/office/drawing/2010/main" val="0"/>
                        </a:ext>
                      </a:extLst>
                    </a:blip>
                    <a:srcRect l="1737" t="790" r="790" b="2223"/>
                    <a:stretch/>
                  </pic:blipFill>
                  <pic:spPr bwMode="auto">
                    <a:xfrm>
                      <a:off x="0" y="0"/>
                      <a:ext cx="5586655" cy="5558826"/>
                    </a:xfrm>
                    <a:prstGeom prst="rect">
                      <a:avLst/>
                    </a:prstGeom>
                    <a:ln>
                      <a:noFill/>
                    </a:ln>
                    <a:extLst>
                      <a:ext uri="{53640926-AAD7-44D8-BBD7-CCE9431645EC}">
                        <a14:shadowObscured xmlns:a14="http://schemas.microsoft.com/office/drawing/2010/main"/>
                      </a:ext>
                    </a:extLst>
                  </pic:spPr>
                </pic:pic>
              </a:graphicData>
            </a:graphic>
          </wp:inline>
        </w:drawing>
      </w:r>
    </w:p>
    <w:p w14:paraId="797B1315" w14:textId="07311E9D" w:rsidR="00676547" w:rsidRDefault="00583F58" w:rsidP="00701A4F">
      <w:pPr>
        <w:pStyle w:val="ListParagraph"/>
        <w:spacing w:line="480" w:lineRule="auto"/>
        <w:ind w:left="0"/>
        <w:jc w:val="both"/>
        <w:rPr>
          <w:rFonts w:cstheme="minorHAnsi"/>
        </w:rPr>
      </w:pPr>
      <w:r w:rsidRPr="00C35692">
        <w:rPr>
          <w:rFonts w:cstheme="minorHAnsi"/>
          <w:b/>
          <w:bCs/>
        </w:rPr>
        <w:t xml:space="preserve">Figure </w:t>
      </w:r>
      <w:r w:rsidR="00E85C79" w:rsidRPr="00C35692">
        <w:rPr>
          <w:rFonts w:cstheme="minorHAnsi"/>
          <w:b/>
          <w:bCs/>
        </w:rPr>
        <w:t>2</w:t>
      </w:r>
      <w:r w:rsidR="00D17CD7" w:rsidRPr="00C35692">
        <w:rPr>
          <w:rFonts w:cstheme="minorHAnsi"/>
          <w:b/>
          <w:bCs/>
        </w:rPr>
        <w:t>.</w:t>
      </w:r>
      <w:r w:rsidR="00D17CD7">
        <w:rPr>
          <w:rFonts w:cstheme="minorHAnsi"/>
        </w:rPr>
        <w:t xml:space="preserve"> </w:t>
      </w:r>
      <w:r w:rsidR="0089618C">
        <w:rPr>
          <w:rFonts w:cstheme="minorHAnsi"/>
        </w:rPr>
        <w:t>Posterior medians of s</w:t>
      </w:r>
      <w:r w:rsidR="00102B2D">
        <w:rPr>
          <w:rFonts w:cstheme="minorHAnsi"/>
        </w:rPr>
        <w:t xml:space="preserve">pecies-varying </w:t>
      </w:r>
      <w:r w:rsidR="003E415B">
        <w:rPr>
          <w:rFonts w:cstheme="minorHAnsi"/>
        </w:rPr>
        <w:t>activation energies and mass-scaling exponents from the hierarchical model</w:t>
      </w:r>
      <w:r w:rsidR="0080561A">
        <w:rPr>
          <w:rFonts w:cstheme="minorHAnsi"/>
        </w:rPr>
        <w:t xml:space="preserve"> (triangles)</w:t>
      </w:r>
      <w:r w:rsidR="00D01ED9">
        <w:rPr>
          <w:rFonts w:cstheme="minorHAnsi"/>
        </w:rPr>
        <w:t xml:space="preserve"> fitted to below temperature optimum data,</w:t>
      </w:r>
      <w:r w:rsidR="00313BE6">
        <w:rPr>
          <w:rFonts w:cstheme="minorHAnsi"/>
        </w:rPr>
        <w:t xml:space="preserve"> and their </w:t>
      </w:r>
      <w:r w:rsidR="00252112">
        <w:rPr>
          <w:rFonts w:cstheme="minorHAnsi"/>
        </w:rPr>
        <w:t>80</w:t>
      </w:r>
      <w:r w:rsidR="00313BE6">
        <w:rPr>
          <w:rFonts w:cstheme="minorHAnsi"/>
        </w:rPr>
        <w:t>% and 95% credible interval.</w:t>
      </w:r>
      <w:r w:rsidR="00561711">
        <w:rPr>
          <w:rFonts w:cstheme="minorHAnsi"/>
        </w:rPr>
        <w:t xml:space="preserve"> Vertical </w:t>
      </w:r>
      <w:r w:rsidR="008B5F6E">
        <w:rPr>
          <w:rFonts w:cstheme="minorHAnsi"/>
        </w:rPr>
        <w:t xml:space="preserve">dashed </w:t>
      </w:r>
      <w:r w:rsidR="00561711">
        <w:rPr>
          <w:rFonts w:cstheme="minorHAnsi"/>
        </w:rPr>
        <w:t xml:space="preserve">lines </w:t>
      </w:r>
      <w:r w:rsidR="00F505CA">
        <w:rPr>
          <w:rFonts w:cstheme="minorHAnsi"/>
        </w:rPr>
        <w:t>correspond</w:t>
      </w:r>
      <w:r w:rsidR="00561711">
        <w:rPr>
          <w:rFonts w:cstheme="minorHAnsi"/>
        </w:rPr>
        <w:t xml:space="preserve"> to </w:t>
      </w:r>
      <w:r w:rsidR="0020552D">
        <w:rPr>
          <w:rFonts w:cstheme="minorHAnsi"/>
        </w:rPr>
        <w:t xml:space="preserve">the </w:t>
      </w:r>
      <w:commentRangeStart w:id="117"/>
      <w:commentRangeStart w:id="118"/>
      <w:r w:rsidR="008064B3">
        <w:rPr>
          <w:rFonts w:cstheme="minorHAnsi"/>
        </w:rPr>
        <w:t xml:space="preserve">mean </w:t>
      </w:r>
      <w:commentRangeEnd w:id="117"/>
      <w:r w:rsidR="00872FA4">
        <w:rPr>
          <w:rStyle w:val="CommentReference"/>
        </w:rPr>
        <w:commentReference w:id="117"/>
      </w:r>
      <w:commentRangeEnd w:id="118"/>
      <w:r w:rsidR="002D7079">
        <w:rPr>
          <w:rStyle w:val="CommentReference"/>
        </w:rPr>
        <w:commentReference w:id="118"/>
      </w:r>
      <w:r w:rsidR="008064B3">
        <w:rPr>
          <w:rFonts w:cstheme="minorHAnsi"/>
        </w:rPr>
        <w:t xml:space="preserve">prediction </w:t>
      </w:r>
      <w:r w:rsidR="00AD1813">
        <w:rPr>
          <w:rFonts w:cstheme="minorHAnsi"/>
        </w:rPr>
        <w:t xml:space="preserve">for a general species </w:t>
      </w:r>
      <w:r w:rsidR="002A1CA5">
        <w:rPr>
          <w:rFonts w:cstheme="minorHAnsi"/>
        </w:rPr>
        <w:t xml:space="preserve">and the shaded area correspond to the 95% credible </w:t>
      </w:r>
      <w:r w:rsidR="0077524F">
        <w:rPr>
          <w:rFonts w:cstheme="minorHAnsi"/>
        </w:rPr>
        <w:t>interval</w:t>
      </w:r>
      <w:r w:rsidR="002A1CA5">
        <w:rPr>
          <w:rFonts w:cstheme="minorHAnsi"/>
        </w:rPr>
        <w:t xml:space="preserve"> of the mean </w:t>
      </w:r>
      <w:commentRangeStart w:id="119"/>
      <w:r w:rsidR="002A1CA5">
        <w:rPr>
          <w:rFonts w:cstheme="minorHAnsi"/>
        </w:rPr>
        <w:t>prediction</w:t>
      </w:r>
      <w:commentRangeEnd w:id="119"/>
      <w:r w:rsidR="00D01ED9">
        <w:rPr>
          <w:rStyle w:val="CommentReference"/>
        </w:rPr>
        <w:commentReference w:id="119"/>
      </w:r>
      <w:r w:rsidR="006A4E08">
        <w:rPr>
          <w:rFonts w:cstheme="minorHAnsi"/>
        </w:rPr>
        <w:t>.</w:t>
      </w:r>
      <w:r w:rsidR="005534F3">
        <w:rPr>
          <w:rFonts w:cstheme="minorHAnsi"/>
        </w:rPr>
        <w:t xml:space="preserve"> </w:t>
      </w:r>
    </w:p>
    <w:p w14:paraId="6F199403" w14:textId="7B37B03A" w:rsidR="00F80169" w:rsidRDefault="001A5E5E" w:rsidP="00701A4F">
      <w:pPr>
        <w:pStyle w:val="ListParagraph"/>
        <w:spacing w:line="480" w:lineRule="auto"/>
        <w:ind w:left="360"/>
        <w:jc w:val="both"/>
        <w:rPr>
          <w:rFonts w:cstheme="minorHAnsi"/>
        </w:rPr>
      </w:pPr>
      <w:r>
        <w:rPr>
          <w:rFonts w:cstheme="minorHAnsi"/>
          <w:noProof/>
          <w:lang w:eastAsia="sv-SE"/>
        </w:rPr>
        <w:lastRenderedPageBreak/>
        <w:drawing>
          <wp:inline distT="0" distB="0" distL="0" distR="0" wp14:anchorId="22708F5F" wp14:editId="3BAF51D2">
            <wp:extent cx="5731510" cy="5731510"/>
            <wp:effectExtent l="0" t="0" r="0" b="0"/>
            <wp:docPr id="25" name="Picture 25" descr="A picture containing boat,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erior_mte_parameter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A6AC415" w14:textId="6B23DC90" w:rsidR="001A5E5E" w:rsidRDefault="001A5E5E" w:rsidP="00701A4F">
      <w:pPr>
        <w:pStyle w:val="ListParagraph"/>
        <w:spacing w:line="480" w:lineRule="auto"/>
        <w:ind w:left="0"/>
        <w:jc w:val="both"/>
        <w:rPr>
          <w:rFonts w:cstheme="minorHAnsi"/>
        </w:rPr>
      </w:pPr>
      <w:commentRangeStart w:id="120"/>
      <w:commentRangeStart w:id="121"/>
      <w:r w:rsidRPr="00471121">
        <w:rPr>
          <w:rFonts w:cstheme="minorHAnsi"/>
          <w:b/>
          <w:bCs/>
        </w:rPr>
        <w:t>Figure 3.</w:t>
      </w:r>
      <w:r>
        <w:rPr>
          <w:rFonts w:cstheme="minorHAnsi"/>
        </w:rPr>
        <w:t xml:space="preserve"> </w:t>
      </w:r>
      <w:commentRangeEnd w:id="120"/>
      <w:r w:rsidR="00D01ED9">
        <w:rPr>
          <w:rStyle w:val="CommentReference"/>
        </w:rPr>
        <w:commentReference w:id="120"/>
      </w:r>
      <w:commentRangeEnd w:id="121"/>
      <w:r w:rsidR="0003789E">
        <w:rPr>
          <w:rStyle w:val="CommentReference"/>
        </w:rPr>
        <w:commentReference w:id="121"/>
      </w:r>
      <w:r>
        <w:rPr>
          <w:rFonts w:cstheme="minorHAnsi"/>
        </w:rPr>
        <w:t>Posterior distributions</w:t>
      </w:r>
      <w:r w:rsidR="00806895">
        <w:rPr>
          <w:rFonts w:cstheme="minorHAnsi"/>
        </w:rPr>
        <w:t xml:space="preserve"> </w:t>
      </w:r>
      <w:r w:rsidR="0044392E">
        <w:rPr>
          <w:rFonts w:cstheme="minorHAnsi"/>
        </w:rPr>
        <w:t xml:space="preserve">of the </w:t>
      </w:r>
      <w:commentRangeStart w:id="122"/>
      <w:r w:rsidR="007324FD">
        <w:rPr>
          <w:rFonts w:cstheme="minorHAnsi"/>
        </w:rPr>
        <w:t xml:space="preserve">grand mean </w:t>
      </w:r>
      <w:commentRangeEnd w:id="122"/>
      <w:r w:rsidR="00D42AF1">
        <w:rPr>
          <w:rStyle w:val="CommentReference"/>
        </w:rPr>
        <w:commentReference w:id="122"/>
      </w:r>
      <w:r w:rsidR="00CC196B">
        <w:rPr>
          <w:rFonts w:cstheme="minorHAnsi"/>
        </w:rPr>
        <w:t xml:space="preserve">parameters </w:t>
      </w:r>
      <w:r w:rsidR="000166B9">
        <w:rPr>
          <w:rFonts w:cstheme="minorHAnsi"/>
        </w:rPr>
        <w:t>for</w:t>
      </w:r>
      <w:r w:rsidR="00D01ED9">
        <w:rPr>
          <w:rFonts w:cstheme="minorHAnsi"/>
        </w:rPr>
        <w:t xml:space="preserve"> how</w:t>
      </w:r>
      <w:r w:rsidR="000166B9">
        <w:rPr>
          <w:rFonts w:cstheme="minorHAnsi"/>
        </w:rPr>
        <w:t xml:space="preserve"> metabolic rate (top row) and maximum consumption rate (bottom</w:t>
      </w:r>
      <w:r w:rsidR="008A1A5E">
        <w:rPr>
          <w:rFonts w:cstheme="minorHAnsi"/>
        </w:rPr>
        <w:t xml:space="preserve"> row</w:t>
      </w:r>
      <w:r w:rsidR="000166B9">
        <w:rPr>
          <w:rFonts w:cstheme="minorHAnsi"/>
        </w:rPr>
        <w:t>)</w:t>
      </w:r>
      <w:r w:rsidR="00D01ED9">
        <w:rPr>
          <w:rFonts w:cstheme="minorHAnsi"/>
        </w:rPr>
        <w:t xml:space="preserve"> scale with mass and temperature when fitted to below optimum temperature data</w:t>
      </w:r>
      <w:r w:rsidR="00064243">
        <w:rPr>
          <w:rFonts w:cstheme="minorHAnsi"/>
        </w:rPr>
        <w:t xml:space="preserve">. Text in top left corner corresponds to the </w:t>
      </w:r>
      <w:r w:rsidR="00737B0C">
        <w:rPr>
          <w:rFonts w:cstheme="minorHAnsi"/>
        </w:rPr>
        <w:t>median</w:t>
      </w:r>
      <w:r w:rsidR="000166B9">
        <w:rPr>
          <w:rFonts w:cstheme="minorHAnsi"/>
        </w:rPr>
        <w:t>. Note t</w:t>
      </w:r>
      <w:r w:rsidR="003023BC">
        <w:rPr>
          <w:rFonts w:cstheme="minorHAnsi"/>
        </w:rPr>
        <w:t xml:space="preserve">hat the final model for maximum consumption </w:t>
      </w:r>
      <w:r w:rsidR="00460EB5">
        <w:rPr>
          <w:rFonts w:cstheme="minorHAnsi"/>
        </w:rPr>
        <w:t xml:space="preserve">rate </w:t>
      </w:r>
      <w:r w:rsidR="003023BC">
        <w:rPr>
          <w:rFonts w:cstheme="minorHAnsi"/>
        </w:rPr>
        <w:t>did not include a mass-temperature interaction</w:t>
      </w:r>
      <w:r w:rsidR="00495CFB">
        <w:rPr>
          <w:rFonts w:cstheme="minorHAnsi"/>
        </w:rPr>
        <w:t xml:space="preserve"> term</w:t>
      </w:r>
      <w:commentRangeStart w:id="123"/>
      <w:commentRangeStart w:id="124"/>
      <w:r w:rsidR="003023BC">
        <w:rPr>
          <w:rFonts w:cstheme="minorHAnsi"/>
        </w:rPr>
        <w:t>.</w:t>
      </w:r>
      <w:commentRangeEnd w:id="123"/>
      <w:r w:rsidR="00D01ED9">
        <w:rPr>
          <w:rStyle w:val="CommentReference"/>
        </w:rPr>
        <w:commentReference w:id="123"/>
      </w:r>
      <w:commentRangeEnd w:id="124"/>
      <w:r w:rsidR="0094452F">
        <w:rPr>
          <w:rStyle w:val="CommentReference"/>
        </w:rPr>
        <w:commentReference w:id="124"/>
      </w:r>
    </w:p>
    <w:p w14:paraId="766ED51D" w14:textId="14F2A30A" w:rsidR="00F80169" w:rsidRDefault="00F80169" w:rsidP="00701A4F">
      <w:pPr>
        <w:pStyle w:val="ListParagraph"/>
        <w:spacing w:line="480" w:lineRule="auto"/>
        <w:ind w:left="360"/>
        <w:jc w:val="both"/>
        <w:rPr>
          <w:rFonts w:cstheme="minorHAnsi"/>
        </w:rPr>
      </w:pPr>
    </w:p>
    <w:p w14:paraId="3B656085" w14:textId="3F216BE0" w:rsidR="00F80169" w:rsidRDefault="005B7C90" w:rsidP="00701A4F">
      <w:pPr>
        <w:pStyle w:val="ListParagraph"/>
        <w:spacing w:line="480" w:lineRule="auto"/>
        <w:ind w:left="360"/>
        <w:jc w:val="center"/>
        <w:rPr>
          <w:rFonts w:cstheme="minorHAnsi"/>
        </w:rPr>
      </w:pPr>
      <w:r>
        <w:rPr>
          <w:rFonts w:cstheme="minorHAnsi"/>
          <w:noProof/>
          <w:lang w:eastAsia="sv-SE"/>
        </w:rPr>
        <w:lastRenderedPageBreak/>
        <w:drawing>
          <wp:inline distT="0" distB="0" distL="0" distR="0" wp14:anchorId="00344BF1" wp14:editId="1DC7437A">
            <wp:extent cx="3359150" cy="56565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l_model.png"/>
                    <pic:cNvPicPr/>
                  </pic:nvPicPr>
                  <pic:blipFill rotWithShape="1">
                    <a:blip r:embed="rId22" cstate="print">
                      <a:extLst>
                        <a:ext uri="{28A0092B-C50C-407E-A947-70E740481C1C}">
                          <a14:useLocalDpi xmlns:a14="http://schemas.microsoft.com/office/drawing/2010/main" val="0"/>
                        </a:ext>
                      </a:extLst>
                    </a:blip>
                    <a:srcRect l="20779" r="20601" b="1289"/>
                    <a:stretch/>
                  </pic:blipFill>
                  <pic:spPr bwMode="auto">
                    <a:xfrm>
                      <a:off x="0" y="0"/>
                      <a:ext cx="3359150" cy="5656521"/>
                    </a:xfrm>
                    <a:prstGeom prst="rect">
                      <a:avLst/>
                    </a:prstGeom>
                    <a:ln>
                      <a:noFill/>
                    </a:ln>
                    <a:extLst>
                      <a:ext uri="{53640926-AAD7-44D8-BBD7-CCE9431645EC}">
                        <a14:shadowObscured xmlns:a14="http://schemas.microsoft.com/office/drawing/2010/main"/>
                      </a:ext>
                    </a:extLst>
                  </pic:spPr>
                </pic:pic>
              </a:graphicData>
            </a:graphic>
          </wp:inline>
        </w:drawing>
      </w:r>
    </w:p>
    <w:p w14:paraId="28F8EA00" w14:textId="1FE1D272" w:rsidR="00984351" w:rsidRDefault="00984351" w:rsidP="00701A4F">
      <w:pPr>
        <w:pStyle w:val="ListParagraph"/>
        <w:spacing w:line="480" w:lineRule="auto"/>
        <w:ind w:left="0"/>
        <w:jc w:val="both"/>
        <w:rPr>
          <w:rFonts w:cstheme="minorHAnsi"/>
        </w:rPr>
      </w:pPr>
      <w:commentRangeStart w:id="125"/>
      <w:commentRangeStart w:id="126"/>
      <w:commentRangeStart w:id="127"/>
      <w:r w:rsidRPr="00776E26">
        <w:rPr>
          <w:rFonts w:cstheme="minorHAnsi"/>
          <w:b/>
          <w:bCs/>
        </w:rPr>
        <w:t xml:space="preserve">Figure </w:t>
      </w:r>
      <w:r w:rsidR="00A15F58" w:rsidRPr="00776E26">
        <w:rPr>
          <w:rFonts w:cstheme="minorHAnsi"/>
          <w:b/>
          <w:bCs/>
        </w:rPr>
        <w:t>4</w:t>
      </w:r>
      <w:commentRangeEnd w:id="125"/>
      <w:r w:rsidR="00CE5B31">
        <w:rPr>
          <w:rStyle w:val="CommentReference"/>
        </w:rPr>
        <w:commentReference w:id="125"/>
      </w:r>
      <w:commentRangeEnd w:id="126"/>
      <w:r w:rsidR="00A66EB4">
        <w:rPr>
          <w:rStyle w:val="CommentReference"/>
        </w:rPr>
        <w:commentReference w:id="126"/>
      </w:r>
      <w:r w:rsidRPr="00776E26">
        <w:rPr>
          <w:rFonts w:cstheme="minorHAnsi"/>
          <w:b/>
          <w:bCs/>
        </w:rPr>
        <w:t>.</w:t>
      </w:r>
      <w:r>
        <w:rPr>
          <w:rFonts w:cstheme="minorHAnsi"/>
        </w:rPr>
        <w:t xml:space="preserve"> </w:t>
      </w:r>
      <w:commentRangeEnd w:id="127"/>
      <w:r w:rsidR="00F5062B">
        <w:rPr>
          <w:rStyle w:val="CommentReference"/>
        </w:rPr>
        <w:commentReference w:id="127"/>
      </w:r>
      <w:r w:rsidR="001314B5">
        <w:rPr>
          <w:rFonts w:cstheme="minorHAnsi"/>
        </w:rPr>
        <w:t xml:space="preserve">Natural </w:t>
      </w:r>
      <w:commentRangeStart w:id="128"/>
      <w:commentRangeStart w:id="129"/>
      <w:r w:rsidR="001314B5">
        <w:rPr>
          <w:rFonts w:cstheme="minorHAnsi"/>
        </w:rPr>
        <w:t xml:space="preserve">log of normalized </w:t>
      </w:r>
      <w:r w:rsidR="00D63C15">
        <w:rPr>
          <w:rFonts w:cstheme="minorHAnsi"/>
        </w:rPr>
        <w:t>(0</w:t>
      </w:r>
      <w:commentRangeEnd w:id="128"/>
      <w:r w:rsidR="00F5062B">
        <w:rPr>
          <w:rStyle w:val="CommentReference"/>
        </w:rPr>
        <w:commentReference w:id="128"/>
      </w:r>
      <w:commentRangeEnd w:id="129"/>
      <w:r w:rsidR="009C6FF4">
        <w:rPr>
          <w:rStyle w:val="CommentReference"/>
        </w:rPr>
        <w:commentReference w:id="129"/>
      </w:r>
      <w:r w:rsidR="00D63C15">
        <w:rPr>
          <w:rFonts w:cstheme="minorHAnsi"/>
        </w:rPr>
        <w:t xml:space="preserve">:1 within species) </w:t>
      </w:r>
      <w:r w:rsidR="005A4FF1">
        <w:rPr>
          <w:rFonts w:cstheme="minorHAnsi"/>
        </w:rPr>
        <w:t>metabolic</w:t>
      </w:r>
      <w:r w:rsidR="003F7DE9">
        <w:rPr>
          <w:rFonts w:cstheme="minorHAnsi"/>
        </w:rPr>
        <w:t xml:space="preserve"> rate</w:t>
      </w:r>
      <w:r w:rsidR="00D14BF1">
        <w:rPr>
          <w:rFonts w:cstheme="minorHAnsi"/>
        </w:rPr>
        <w:t xml:space="preserve"> (A)</w:t>
      </w:r>
      <w:r w:rsidR="005A4FF1">
        <w:rPr>
          <w:rFonts w:cstheme="minorHAnsi"/>
        </w:rPr>
        <w:t xml:space="preserve"> and maximum consumption rate</w:t>
      </w:r>
      <w:r w:rsidR="00BE3F83">
        <w:rPr>
          <w:rFonts w:cstheme="minorHAnsi"/>
        </w:rPr>
        <w:t xml:space="preserve"> </w:t>
      </w:r>
      <w:r w:rsidR="00D14BF1">
        <w:rPr>
          <w:rFonts w:cstheme="minorHAnsi"/>
        </w:rPr>
        <w:t>(B</w:t>
      </w:r>
      <w:r w:rsidR="00630DFD">
        <w:rPr>
          <w:rFonts w:cstheme="minorHAnsi"/>
        </w:rPr>
        <w:t xml:space="preserve">) </w:t>
      </w:r>
      <w:r w:rsidR="00BE3F83">
        <w:rPr>
          <w:rFonts w:cstheme="minorHAnsi"/>
        </w:rPr>
        <w:t>vs</w:t>
      </w:r>
      <w:ins w:id="130" w:author="Anna Gårdmark" w:date="2019-12-11T12:03:00Z">
        <w:r w:rsidR="00D01ED9">
          <w:rPr>
            <w:rFonts w:cstheme="minorHAnsi"/>
          </w:rPr>
          <w:t>.</w:t>
        </w:r>
      </w:ins>
      <w:r w:rsidR="00BE3F83">
        <w:rPr>
          <w:rFonts w:cstheme="minorHAnsi"/>
        </w:rPr>
        <w:t xml:space="preserve"> temperature (</w:t>
      </w:r>
      <w:r w:rsidR="00C252B1">
        <w:rPr>
          <w:rFonts w:cstheme="minorHAnsi"/>
        </w:rPr>
        <w:t xml:space="preserve">mean </w:t>
      </w:r>
      <w:r w:rsidR="00BE3F83">
        <w:rPr>
          <w:rFonts w:cstheme="minorHAnsi"/>
        </w:rPr>
        <w:t xml:space="preserve">centered and on </w:t>
      </w:r>
      <w:r w:rsidR="00BA35CD">
        <w:rPr>
          <w:rFonts w:cstheme="minorHAnsi"/>
        </w:rPr>
        <w:t>Celsius</w:t>
      </w:r>
      <w:r w:rsidR="00BE3F83">
        <w:rPr>
          <w:rFonts w:cstheme="minorHAnsi"/>
        </w:rPr>
        <w:t xml:space="preserve"> scale)</w:t>
      </w:r>
      <w:r w:rsidR="00D6553E">
        <w:rPr>
          <w:rFonts w:cstheme="minorHAnsi"/>
        </w:rPr>
        <w:t xml:space="preserve"> from the full data</w:t>
      </w:r>
      <w:r w:rsidR="00A2164E">
        <w:rPr>
          <w:rFonts w:cstheme="minorHAnsi"/>
        </w:rPr>
        <w:t xml:space="preserve">, which </w:t>
      </w:r>
      <w:r w:rsidR="00D6553E">
        <w:rPr>
          <w:rFonts w:cstheme="minorHAnsi"/>
        </w:rPr>
        <w:t>includes beyond optimum temperatures</w:t>
      </w:r>
      <w:r w:rsidR="00BE3F83">
        <w:rPr>
          <w:rFonts w:cstheme="minorHAnsi"/>
        </w:rPr>
        <w:t xml:space="preserve">. </w:t>
      </w:r>
      <w:r w:rsidR="00D1481B">
        <w:rPr>
          <w:rFonts w:cstheme="minorHAnsi"/>
        </w:rPr>
        <w:t xml:space="preserve">Lines correspond to predictions from polynomial </w:t>
      </w:r>
      <w:r w:rsidR="00A15F58">
        <w:rPr>
          <w:rFonts w:cstheme="minorHAnsi"/>
        </w:rPr>
        <w:t xml:space="preserve">models </w:t>
      </w:r>
      <w:r w:rsidR="00E43BA8">
        <w:rPr>
          <w:rFonts w:cstheme="minorHAnsi"/>
        </w:rPr>
        <w:t xml:space="preserve">for three different </w:t>
      </w:r>
      <w:r w:rsidR="000E778C">
        <w:rPr>
          <w:rFonts w:cstheme="minorHAnsi"/>
        </w:rPr>
        <w:t xml:space="preserve">values </w:t>
      </w:r>
      <w:r w:rsidR="000C6360">
        <w:rPr>
          <w:rFonts w:cstheme="minorHAnsi"/>
        </w:rPr>
        <w:t xml:space="preserve">of </w:t>
      </w:r>
      <w:r w:rsidR="000E778C">
        <w:rPr>
          <w:rFonts w:cstheme="minorHAnsi"/>
        </w:rPr>
        <w:t xml:space="preserve">mean-centered natural log of </w:t>
      </w:r>
      <w:r w:rsidR="00E43BA8">
        <w:rPr>
          <w:rFonts w:cstheme="minorHAnsi"/>
        </w:rPr>
        <w:t>body masses</w:t>
      </w:r>
      <w:r w:rsidR="000E778C">
        <w:rPr>
          <w:rFonts w:cstheme="minorHAnsi"/>
        </w:rPr>
        <w:t xml:space="preserve"> relative </w:t>
      </w:r>
      <w:r w:rsidR="00D01ED9">
        <w:rPr>
          <w:rFonts w:cstheme="minorHAnsi"/>
        </w:rPr>
        <w:t xml:space="preserve">to </w:t>
      </w:r>
      <w:r w:rsidR="003D25F1">
        <w:rPr>
          <w:rFonts w:cstheme="minorHAnsi"/>
        </w:rPr>
        <w:t>asymptotic masses, within spec</w:t>
      </w:r>
      <w:r w:rsidR="006826D7">
        <w:rPr>
          <w:rFonts w:cstheme="minorHAnsi"/>
        </w:rPr>
        <w:t>ies.</w:t>
      </w:r>
      <w:r w:rsidR="00295CA7">
        <w:rPr>
          <w:rFonts w:cstheme="minorHAnsi"/>
        </w:rPr>
        <w:t xml:space="preserve"> Shaded areas correspond to 80% and 95% credible interval</w:t>
      </w:r>
      <w:r w:rsidR="00D15C4D">
        <w:rPr>
          <w:rFonts w:cstheme="minorHAnsi"/>
        </w:rPr>
        <w:t>.</w:t>
      </w:r>
      <w:r w:rsidR="006826D7">
        <w:rPr>
          <w:rFonts w:cstheme="minorHAnsi"/>
        </w:rPr>
        <w:t xml:space="preserve"> </w:t>
      </w:r>
      <w:r w:rsidR="005F3E22">
        <w:rPr>
          <w:rFonts w:cstheme="minorHAnsi"/>
        </w:rPr>
        <w:t xml:space="preserve">Arrows indicate the optimum temperature (where the </w:t>
      </w:r>
      <w:r w:rsidR="00D01ED9">
        <w:rPr>
          <w:rFonts w:cstheme="minorHAnsi"/>
        </w:rPr>
        <w:t xml:space="preserve">ln normalized rates </w:t>
      </w:r>
      <w:r w:rsidR="005F3E22">
        <w:rPr>
          <w:rFonts w:cstheme="minorHAnsi"/>
        </w:rPr>
        <w:t>are maximized</w:t>
      </w:r>
      <w:r w:rsidR="00D01ED9">
        <w:rPr>
          <w:rFonts w:cstheme="minorHAnsi"/>
        </w:rPr>
        <w:t xml:space="preserve"> for each relative body mass</w:t>
      </w:r>
      <w:r w:rsidR="005F3E22">
        <w:rPr>
          <w:rFonts w:cstheme="minorHAnsi"/>
        </w:rPr>
        <w:t>).</w:t>
      </w:r>
    </w:p>
    <w:p w14:paraId="451D1136" w14:textId="38338040" w:rsidR="00F80169" w:rsidRPr="0045637F" w:rsidRDefault="00F80169" w:rsidP="00701A4F">
      <w:pPr>
        <w:pStyle w:val="ListParagraph"/>
        <w:spacing w:line="480" w:lineRule="auto"/>
        <w:ind w:left="360"/>
        <w:jc w:val="both"/>
        <w:rPr>
          <w:rFonts w:cstheme="minorHAnsi"/>
        </w:rPr>
      </w:pPr>
    </w:p>
    <w:p w14:paraId="2ACBDB10" w14:textId="699FB70C" w:rsidR="00984351" w:rsidRPr="0045637F" w:rsidRDefault="00984351" w:rsidP="00701A4F">
      <w:pPr>
        <w:pStyle w:val="ListParagraph"/>
        <w:spacing w:line="480" w:lineRule="auto"/>
        <w:ind w:left="360"/>
        <w:jc w:val="both"/>
        <w:rPr>
          <w:rFonts w:cstheme="minorHAnsi"/>
        </w:rPr>
      </w:pPr>
    </w:p>
    <w:p w14:paraId="587D0CFD" w14:textId="77777777" w:rsidR="00984351" w:rsidRPr="0045637F" w:rsidRDefault="00984351" w:rsidP="00701A4F">
      <w:pPr>
        <w:spacing w:line="480" w:lineRule="auto"/>
        <w:jc w:val="both"/>
        <w:rPr>
          <w:rFonts w:cstheme="minorHAnsi"/>
        </w:rPr>
      </w:pPr>
    </w:p>
    <w:p w14:paraId="2C81D3C0" w14:textId="27E6D0CA" w:rsidR="00DA7F81" w:rsidRDefault="004C2208" w:rsidP="00701A4F">
      <w:pPr>
        <w:pStyle w:val="ListParagraph"/>
        <w:spacing w:line="480" w:lineRule="auto"/>
        <w:ind w:left="360"/>
        <w:jc w:val="center"/>
        <w:rPr>
          <w:rFonts w:cstheme="minorHAnsi"/>
        </w:rPr>
      </w:pPr>
      <w:r w:rsidRPr="004C2208">
        <w:rPr>
          <w:rFonts w:cstheme="minorHAnsi"/>
          <w:noProof/>
          <w:lang w:eastAsia="sv-SE"/>
        </w:rPr>
        <w:drawing>
          <wp:inline distT="0" distB="0" distL="0" distR="0" wp14:anchorId="4AF4A31F" wp14:editId="4466696A">
            <wp:extent cx="3953933" cy="2274848"/>
            <wp:effectExtent l="0" t="0" r="0" b="0"/>
            <wp:docPr id="4"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cstate="print">
                      <a:extLst>
                        <a:ext uri="{28A0092B-C50C-407E-A947-70E740481C1C}">
                          <a14:useLocalDpi xmlns:a14="http://schemas.microsoft.com/office/drawing/2010/main" val="0"/>
                        </a:ext>
                      </a:extLst>
                    </a:blip>
                    <a:srcRect l="1111" t="27963" r="1830" b="28889"/>
                    <a:stretch/>
                  </pic:blipFill>
                  <pic:spPr>
                    <a:xfrm>
                      <a:off x="0" y="0"/>
                      <a:ext cx="3962380" cy="2279708"/>
                    </a:xfrm>
                    <a:prstGeom prst="rect">
                      <a:avLst/>
                    </a:prstGeom>
                  </pic:spPr>
                </pic:pic>
              </a:graphicData>
            </a:graphic>
          </wp:inline>
        </w:drawing>
      </w:r>
    </w:p>
    <w:p w14:paraId="2A0F672A" w14:textId="6A7591AD" w:rsidR="00AD17AD" w:rsidRDefault="004C2208" w:rsidP="00701A4F">
      <w:pPr>
        <w:pStyle w:val="ListParagraph"/>
        <w:spacing w:line="480" w:lineRule="auto"/>
        <w:ind w:left="0"/>
        <w:jc w:val="both"/>
        <w:rPr>
          <w:rFonts w:cstheme="minorHAnsi"/>
        </w:rPr>
      </w:pPr>
      <w:r>
        <w:rPr>
          <w:rFonts w:cstheme="minorHAnsi"/>
        </w:rPr>
        <w:t xml:space="preserve">Figure 5. </w:t>
      </w:r>
      <w:r w:rsidR="00225E6A">
        <w:rPr>
          <w:rFonts w:cstheme="minorHAnsi"/>
        </w:rPr>
        <w:t xml:space="preserve">Surface depicting proportional change in </w:t>
      </w:r>
      <w:commentRangeStart w:id="131"/>
      <w:commentRangeStart w:id="132"/>
      <w:r w:rsidR="00225E6A">
        <w:rPr>
          <w:rFonts w:cstheme="minorHAnsi"/>
        </w:rPr>
        <w:t xml:space="preserve">asymptotic mass </w:t>
      </w:r>
      <w:commentRangeEnd w:id="131"/>
      <w:r w:rsidR="0022370F">
        <w:rPr>
          <w:rStyle w:val="CommentReference"/>
        </w:rPr>
        <w:commentReference w:id="131"/>
      </w:r>
      <w:commentRangeEnd w:id="132"/>
      <w:r w:rsidR="00FF5C38">
        <w:rPr>
          <w:rStyle w:val="CommentReference"/>
        </w:rPr>
        <w:commentReference w:id="132"/>
      </w:r>
      <w:r w:rsidR="00544CB7">
        <w:rPr>
          <w:rFonts w:cstheme="minorHAnsi"/>
        </w:rPr>
        <w:t>between 10</w:t>
      </w:r>
      <m:oMath>
        <m:r>
          <w:rPr>
            <w:rFonts w:ascii="Cambria Math" w:hAnsi="Cambria Math" w:cstheme="minorHAnsi"/>
          </w:rPr>
          <m:t>℃</m:t>
        </m:r>
      </m:oMath>
      <w:r w:rsidR="00544CB7">
        <w:rPr>
          <w:rFonts w:cstheme="minorHAnsi"/>
        </w:rPr>
        <w:t xml:space="preserve"> and 12</w:t>
      </w:r>
      <m:oMath>
        <m:r>
          <w:rPr>
            <w:rFonts w:ascii="Cambria Math" w:hAnsi="Cambria Math" w:cstheme="minorHAnsi"/>
          </w:rPr>
          <m:t>℃</m:t>
        </m:r>
      </m:oMath>
      <w:r w:rsidR="00544CB7">
        <w:rPr>
          <w:rFonts w:cstheme="minorHAnsi"/>
        </w:rPr>
        <w:t xml:space="preserve"> </w:t>
      </w:r>
      <w:r w:rsidR="00225E6A">
        <w:rPr>
          <w:rFonts w:cstheme="minorHAnsi"/>
        </w:rPr>
        <w:t xml:space="preserve">predicted by a general Pütter-type growth model, </w:t>
      </w:r>
      <w:r w:rsidR="006C7245">
        <w:rPr>
          <w:rFonts w:cstheme="minorHAnsi"/>
        </w:rPr>
        <w:t xml:space="preserve">as a function of the decline in mass-scaling exponent per unit temperature </w:t>
      </w:r>
      <w:r w:rsidR="0022370F">
        <w:rPr>
          <w:rFonts w:cstheme="minorHAnsi"/>
        </w:rPr>
        <w:t xml:space="preserve">(parameter </w:t>
      </w:r>
      <m:oMath>
        <m:r>
          <w:rPr>
            <w:rFonts w:ascii="Cambria Math" w:hAnsi="Cambria Math" w:cstheme="minorHAnsi"/>
          </w:rPr>
          <m:t>c</m:t>
        </m:r>
      </m:oMath>
      <w:r w:rsidR="00171B8C">
        <w:rPr>
          <w:rFonts w:eastAsiaTheme="minorEastAsia" w:cstheme="minorHAnsi"/>
        </w:rPr>
        <w:t xml:space="preserve"> </w:t>
      </w:r>
      <w:r w:rsidR="0022370F">
        <w:rPr>
          <w:rFonts w:eastAsiaTheme="minorEastAsia" w:cstheme="minorHAnsi"/>
        </w:rPr>
        <w:t>in Eqns. 1-2</w:t>
      </w:r>
      <w:r w:rsidR="00CE66F6">
        <w:rPr>
          <w:rFonts w:cstheme="minorHAnsi"/>
        </w:rPr>
        <w:t>)</w:t>
      </w:r>
      <w:r w:rsidR="00C01AF4">
        <w:rPr>
          <w:rFonts w:cstheme="minorHAnsi"/>
        </w:rPr>
        <w:t>. The dashed line corresponds to the zero-change isocline</w:t>
      </w:r>
      <w:commentRangeStart w:id="133"/>
      <w:r w:rsidR="00C01AF4">
        <w:rPr>
          <w:rFonts w:cstheme="minorHAnsi"/>
        </w:rPr>
        <w:t xml:space="preserve">. </w:t>
      </w:r>
      <w:commentRangeStart w:id="134"/>
      <w:commentRangeStart w:id="135"/>
      <w:r w:rsidR="00C01AF4">
        <w:rPr>
          <w:rFonts w:cstheme="minorHAnsi"/>
        </w:rPr>
        <w:t xml:space="preserve">Points indicate where species with data on both rates </w:t>
      </w:r>
      <w:r w:rsidR="000C53DF">
        <w:rPr>
          <w:rFonts w:cstheme="minorHAnsi"/>
        </w:rPr>
        <w:t>are mapped onto this space</w:t>
      </w:r>
      <w:r w:rsidR="007C1B49">
        <w:rPr>
          <w:rFonts w:cstheme="minorHAnsi"/>
        </w:rPr>
        <w:t xml:space="preserve">, based on </w:t>
      </w:r>
      <w:ins w:id="136" w:author="Anna Gårdmark" w:date="2019-12-11T12:20:00Z">
        <w:r w:rsidR="0022370F">
          <w:rPr>
            <w:rFonts w:cstheme="minorHAnsi"/>
          </w:rPr>
          <w:t xml:space="preserve">their species-specific parameters </w:t>
        </w:r>
      </w:ins>
      <w:ins w:id="137" w:author="Anna Gårdmark" w:date="2019-12-11T12:21:00Z">
        <w:r w:rsidR="0022370F">
          <w:rPr>
            <w:rFonts w:cstheme="minorHAnsi"/>
          </w:rPr>
          <w:t>estimated</w:t>
        </w:r>
      </w:ins>
      <w:ins w:id="138" w:author="Anna Gårdmark" w:date="2019-12-11T12:20:00Z">
        <w:r w:rsidR="0022370F">
          <w:rPr>
            <w:rFonts w:cstheme="minorHAnsi"/>
          </w:rPr>
          <w:t xml:space="preserve"> </w:t>
        </w:r>
      </w:ins>
      <w:ins w:id="139" w:author="Anna Gårdmark" w:date="2019-12-11T12:21:00Z">
        <w:r w:rsidR="0022370F">
          <w:rPr>
            <w:rFonts w:cstheme="minorHAnsi"/>
          </w:rPr>
          <w:t xml:space="preserve">using the </w:t>
        </w:r>
        <w:commentRangeStart w:id="140"/>
        <w:r w:rsidR="0022370F">
          <w:rPr>
            <w:rFonts w:cstheme="minorHAnsi"/>
          </w:rPr>
          <w:t>log-linear regression</w:t>
        </w:r>
      </w:ins>
      <w:del w:id="141" w:author="Anna Gårdmark" w:date="2019-12-11T12:21:00Z">
        <w:r w:rsidR="007C1B49" w:rsidDel="0022370F">
          <w:rPr>
            <w:rFonts w:cstheme="minorHAnsi"/>
          </w:rPr>
          <w:delText xml:space="preserve">fixed </w:delText>
        </w:r>
      </w:del>
      <w:commentRangeEnd w:id="140"/>
      <w:r w:rsidR="0022370F">
        <w:rPr>
          <w:rStyle w:val="CommentReference"/>
        </w:rPr>
        <w:commentReference w:id="140"/>
      </w:r>
      <w:del w:id="142" w:author="Anna Gårdmark" w:date="2019-12-11T12:21:00Z">
        <w:r w:rsidR="007C1B49" w:rsidDel="0022370F">
          <w:rPr>
            <w:rFonts w:cstheme="minorHAnsi"/>
          </w:rPr>
          <w:delText>effects</w:delText>
        </w:r>
      </w:del>
      <w:r w:rsidR="007C1B49">
        <w:rPr>
          <w:rFonts w:cstheme="minorHAnsi"/>
        </w:rPr>
        <w:t xml:space="preserve"> model</w:t>
      </w:r>
      <w:commentRangeStart w:id="143"/>
      <w:commentRangeStart w:id="144"/>
      <w:commentRangeEnd w:id="134"/>
      <w:r w:rsidR="003B5621">
        <w:rPr>
          <w:rStyle w:val="CommentReference"/>
        </w:rPr>
        <w:commentReference w:id="134"/>
      </w:r>
      <w:commentRangeEnd w:id="135"/>
      <w:r w:rsidR="0022370F">
        <w:rPr>
          <w:rStyle w:val="CommentReference"/>
        </w:rPr>
        <w:commentReference w:id="135"/>
      </w:r>
      <w:r w:rsidR="000C53DF">
        <w:rPr>
          <w:rFonts w:cstheme="minorHAnsi"/>
        </w:rPr>
        <w:t>.</w:t>
      </w:r>
      <w:commentRangeEnd w:id="143"/>
      <w:r w:rsidR="0022370F">
        <w:rPr>
          <w:rStyle w:val="CommentReference"/>
        </w:rPr>
        <w:commentReference w:id="143"/>
      </w:r>
      <w:commentRangeEnd w:id="144"/>
      <w:r w:rsidR="00A3456C">
        <w:rPr>
          <w:rStyle w:val="CommentReference"/>
        </w:rPr>
        <w:commentReference w:id="144"/>
      </w:r>
      <w:commentRangeEnd w:id="133"/>
      <w:r w:rsidR="00FF5C38">
        <w:rPr>
          <w:rStyle w:val="CommentReference"/>
        </w:rPr>
        <w:commentReference w:id="133"/>
      </w:r>
    </w:p>
    <w:p w14:paraId="536CD143" w14:textId="77777777" w:rsidR="00E067CF" w:rsidRPr="0045637F" w:rsidRDefault="00E067CF" w:rsidP="00701A4F">
      <w:pPr>
        <w:spacing w:line="480" w:lineRule="auto"/>
        <w:contextualSpacing/>
        <w:jc w:val="both"/>
        <w:rPr>
          <w:rFonts w:cstheme="minorHAnsi"/>
          <w:b/>
          <w:sz w:val="28"/>
        </w:rPr>
      </w:pPr>
    </w:p>
    <w:p w14:paraId="2F834593" w14:textId="0DAA89AA" w:rsidR="00E067CF" w:rsidRPr="0045637F" w:rsidRDefault="00E067CF" w:rsidP="00701A4F">
      <w:pPr>
        <w:spacing w:line="480" w:lineRule="auto"/>
        <w:contextualSpacing/>
        <w:jc w:val="both"/>
        <w:rPr>
          <w:rFonts w:cstheme="minorHAnsi"/>
          <w:b/>
          <w:sz w:val="28"/>
        </w:rPr>
      </w:pPr>
      <w:r w:rsidRPr="0045637F">
        <w:rPr>
          <w:rFonts w:cstheme="minorHAnsi"/>
          <w:b/>
          <w:sz w:val="28"/>
        </w:rPr>
        <w:t>Results</w:t>
      </w:r>
    </w:p>
    <w:p w14:paraId="78A35D0B" w14:textId="77777777" w:rsidR="001B5A3D" w:rsidRPr="0045637F" w:rsidRDefault="00C61894" w:rsidP="00701A4F">
      <w:pPr>
        <w:spacing w:line="480" w:lineRule="auto"/>
        <w:contextualSpacing/>
        <w:jc w:val="both"/>
        <w:rPr>
          <w:rFonts w:cstheme="minorHAnsi"/>
        </w:rPr>
      </w:pPr>
      <w:r w:rsidRPr="0045637F">
        <w:rPr>
          <w:rFonts w:cstheme="minorHAnsi"/>
        </w:rPr>
        <w:t xml:space="preserve">*I have not gotten so far as to write the results, but I will write them similarly as in the growth paper I think, i.e. in order describe the figures and give examples of predictions and their probability for some specific cases. </w:t>
      </w:r>
    </w:p>
    <w:p w14:paraId="4F1815F7" w14:textId="77777777" w:rsidR="001B5A3D" w:rsidRPr="0045637F" w:rsidRDefault="001B5A3D" w:rsidP="00701A4F">
      <w:pPr>
        <w:spacing w:line="480" w:lineRule="auto"/>
        <w:contextualSpacing/>
        <w:jc w:val="both"/>
        <w:rPr>
          <w:rFonts w:cstheme="minorHAnsi"/>
        </w:rPr>
      </w:pPr>
    </w:p>
    <w:p w14:paraId="3E05B648" w14:textId="51DE5E04" w:rsidR="00C61894" w:rsidRPr="0045637F" w:rsidRDefault="001B5A3D" w:rsidP="00701A4F">
      <w:pPr>
        <w:spacing w:line="480" w:lineRule="auto"/>
        <w:contextualSpacing/>
        <w:jc w:val="both"/>
        <w:rPr>
          <w:rFonts w:cstheme="minorHAnsi"/>
        </w:rPr>
      </w:pPr>
      <w:r w:rsidRPr="0045637F">
        <w:rPr>
          <w:rFonts w:cstheme="minorHAnsi"/>
        </w:rPr>
        <w:t xml:space="preserve">For </w:t>
      </w:r>
      <w:r w:rsidR="002820AA" w:rsidRPr="0045637F">
        <w:rPr>
          <w:rFonts w:cstheme="minorHAnsi"/>
        </w:rPr>
        <w:t>now,</w:t>
      </w:r>
      <w:r w:rsidRPr="0045637F">
        <w:rPr>
          <w:rFonts w:cstheme="minorHAnsi"/>
        </w:rPr>
        <w:t xml:space="preserve"> </w:t>
      </w:r>
      <w:r w:rsidR="00C61894" w:rsidRPr="0045637F">
        <w:rPr>
          <w:rFonts w:cstheme="minorHAnsi"/>
        </w:rPr>
        <w:t xml:space="preserve">I will summarize/interpret/discuss the results </w:t>
      </w:r>
      <w:r w:rsidR="004F2D60" w:rsidRPr="0045637F">
        <w:rPr>
          <w:rFonts w:cstheme="minorHAnsi"/>
        </w:rPr>
        <w:t xml:space="preserve">figure by </w:t>
      </w:r>
      <w:r w:rsidR="00C61894" w:rsidRPr="0045637F">
        <w:rPr>
          <w:rFonts w:cstheme="minorHAnsi"/>
        </w:rPr>
        <w:t>figure:</w:t>
      </w:r>
    </w:p>
    <w:p w14:paraId="73F4B2E3" w14:textId="0D7FA59B" w:rsidR="00C61894" w:rsidRPr="0045637F" w:rsidRDefault="00C61894" w:rsidP="00701A4F">
      <w:pPr>
        <w:spacing w:line="480" w:lineRule="auto"/>
        <w:contextualSpacing/>
        <w:jc w:val="both"/>
        <w:rPr>
          <w:rFonts w:cstheme="minorHAnsi"/>
        </w:rPr>
      </w:pPr>
    </w:p>
    <w:p w14:paraId="14F65E89" w14:textId="3BD897C2" w:rsidR="009E7475" w:rsidRPr="007562B7" w:rsidRDefault="00C61894" w:rsidP="00701A4F">
      <w:pPr>
        <w:pStyle w:val="ListParagraph"/>
        <w:numPr>
          <w:ilvl w:val="0"/>
          <w:numId w:val="22"/>
        </w:numPr>
        <w:spacing w:line="480" w:lineRule="auto"/>
        <w:jc w:val="both"/>
        <w:rPr>
          <w:rFonts w:cstheme="minorHAnsi"/>
          <w:b/>
        </w:rPr>
      </w:pPr>
      <w:r w:rsidRPr="0045637F">
        <w:rPr>
          <w:rFonts w:cstheme="minorHAnsi"/>
        </w:rPr>
        <w:t xml:space="preserve">We find an interaction for metabolism </w:t>
      </w:r>
      <w:commentRangeStart w:id="145"/>
      <w:commentRangeStart w:id="146"/>
      <w:r w:rsidRPr="0045637F">
        <w:rPr>
          <w:rFonts w:cstheme="minorHAnsi"/>
        </w:rPr>
        <w:t>but not for consumption rate</w:t>
      </w:r>
      <w:commentRangeEnd w:id="145"/>
      <w:r w:rsidR="0022370F">
        <w:rPr>
          <w:rStyle w:val="CommentReference"/>
        </w:rPr>
        <w:commentReference w:id="145"/>
      </w:r>
      <w:commentRangeEnd w:id="146"/>
      <w:r w:rsidR="00E7046F">
        <w:rPr>
          <w:rStyle w:val="CommentReference"/>
        </w:rPr>
        <w:commentReference w:id="146"/>
      </w:r>
      <w:r w:rsidRPr="0045637F">
        <w:rPr>
          <w:rFonts w:cstheme="minorHAnsi"/>
        </w:rPr>
        <w:t>, however it’s very small. This can be seen in the posterior figure (#3</w:t>
      </w:r>
      <w:r w:rsidR="0016315F" w:rsidRPr="0045637F">
        <w:rPr>
          <w:rFonts w:cstheme="minorHAnsi"/>
        </w:rPr>
        <w:t>)</w:t>
      </w:r>
      <w:r w:rsidRPr="0045637F">
        <w:rPr>
          <w:rFonts w:cstheme="minorHAnsi"/>
        </w:rPr>
        <w:t xml:space="preserve">. It can also be seen in the very small </w:t>
      </w:r>
      <w:r w:rsidRPr="0045637F">
        <w:rPr>
          <w:rFonts w:cstheme="minorHAnsi"/>
        </w:rPr>
        <w:lastRenderedPageBreak/>
        <w:t>difference in slopes in Fig. 1. Overall the interaction term is smaller than in some other intraspecific single species studies</w:t>
      </w:r>
      <w:commentRangeStart w:id="147"/>
      <w:r w:rsidRPr="0045637F">
        <w:rPr>
          <w:rFonts w:cstheme="minorHAnsi"/>
        </w:rPr>
        <w:t>.</w:t>
      </w:r>
      <w:commentRangeEnd w:id="147"/>
      <w:r w:rsidR="00EE0066">
        <w:rPr>
          <w:rStyle w:val="CommentReference"/>
        </w:rPr>
        <w:commentReference w:id="147"/>
      </w:r>
      <w:r w:rsidRPr="0045637F">
        <w:rPr>
          <w:rFonts w:cstheme="minorHAnsi"/>
        </w:rPr>
        <w:t xml:space="preserve"> </w:t>
      </w:r>
    </w:p>
    <w:p w14:paraId="2E15E337" w14:textId="544E39D3" w:rsidR="00986A38" w:rsidRPr="00A6384D" w:rsidRDefault="009E7475" w:rsidP="00701A4F">
      <w:pPr>
        <w:pStyle w:val="ListParagraph"/>
        <w:spacing w:line="480" w:lineRule="auto"/>
        <w:jc w:val="both"/>
        <w:rPr>
          <w:rFonts w:cstheme="minorHAnsi"/>
        </w:rPr>
      </w:pPr>
      <w:r>
        <w:rPr>
          <w:rFonts w:cstheme="minorHAnsi"/>
        </w:rPr>
        <w:t>(</w:t>
      </w:r>
      <w:r w:rsidR="00180F3E" w:rsidRPr="0045637F">
        <w:rPr>
          <w:rFonts w:cstheme="minorHAnsi"/>
        </w:rPr>
        <w:t>At this point, if we assume that metabolisms and consumption can be viewed as costs and gains, average intraspecific scaling of consumption and metabolism does not suggest warming introduces constraints on growth. In fact, the opposite, as the “</w:t>
      </w:r>
      <w:commentRangeStart w:id="148"/>
      <w:commentRangeStart w:id="149"/>
      <w:r w:rsidR="00180F3E" w:rsidRPr="0045637F">
        <w:rPr>
          <w:rFonts w:cstheme="minorHAnsi"/>
        </w:rPr>
        <w:t xml:space="preserve">cost” mass-exponent declines </w:t>
      </w:r>
      <w:commentRangeEnd w:id="148"/>
      <w:r w:rsidR="00C457D0">
        <w:rPr>
          <w:rStyle w:val="CommentReference"/>
        </w:rPr>
        <w:commentReference w:id="148"/>
      </w:r>
      <w:commentRangeEnd w:id="149"/>
      <w:r w:rsidR="00E7046F">
        <w:rPr>
          <w:rStyle w:val="CommentReference"/>
        </w:rPr>
        <w:commentReference w:id="149"/>
      </w:r>
      <w:r w:rsidR="00180F3E" w:rsidRPr="0045637F">
        <w:rPr>
          <w:rFonts w:cstheme="minorHAnsi"/>
        </w:rPr>
        <w:t>with warming.</w:t>
      </w:r>
      <w:r w:rsidR="00F65836" w:rsidRPr="0045637F">
        <w:rPr>
          <w:rFonts w:cstheme="minorHAnsi"/>
        </w:rPr>
        <w:t xml:space="preserve"> </w:t>
      </w:r>
      <w:r w:rsidR="00F65836" w:rsidRPr="00771CB3">
        <w:rPr>
          <w:rFonts w:cstheme="minorHAnsi"/>
        </w:rPr>
        <w:t>This would suggest an increase in asymptotic mass.</w:t>
      </w:r>
      <w:r w:rsidRPr="00A6384D">
        <w:rPr>
          <w:rFonts w:cstheme="minorHAnsi"/>
        </w:rPr>
        <w:t>)</w:t>
      </w:r>
    </w:p>
    <w:p w14:paraId="580D361B" w14:textId="77777777" w:rsidR="009D4677" w:rsidRPr="00F65836" w:rsidRDefault="009D4677" w:rsidP="00701A4F">
      <w:pPr>
        <w:pStyle w:val="ListParagraph"/>
        <w:spacing w:line="480" w:lineRule="auto"/>
        <w:jc w:val="both"/>
        <w:rPr>
          <w:rFonts w:cstheme="minorHAnsi"/>
          <w:b/>
        </w:rPr>
      </w:pPr>
    </w:p>
    <w:p w14:paraId="494920A2" w14:textId="455661D3" w:rsidR="003952D8" w:rsidRPr="007562B7" w:rsidRDefault="009E7475" w:rsidP="00701A4F">
      <w:pPr>
        <w:pStyle w:val="ListParagraph"/>
        <w:numPr>
          <w:ilvl w:val="0"/>
          <w:numId w:val="22"/>
        </w:numPr>
        <w:spacing w:line="480" w:lineRule="auto"/>
        <w:jc w:val="both"/>
        <w:rPr>
          <w:rFonts w:cstheme="minorHAnsi"/>
          <w:b/>
        </w:rPr>
      </w:pPr>
      <w:r w:rsidRPr="0045637F">
        <w:rPr>
          <w:rFonts w:cstheme="minorHAnsi"/>
        </w:rPr>
        <w:t xml:space="preserve">Here we show that the mass-scaling exponent of </w:t>
      </w:r>
      <w:r w:rsidR="00057166" w:rsidRPr="0045637F">
        <w:rPr>
          <w:rFonts w:cstheme="minorHAnsi"/>
        </w:rPr>
        <w:t>consumption is smaller than that of metabolism. This supports the growth models we discuss here (in that there *is* an asymptotic body mass, so the bar is pretty low)</w:t>
      </w:r>
      <w:r w:rsidR="003952D8" w:rsidRPr="0045637F">
        <w:rPr>
          <w:rFonts w:cstheme="minorHAnsi"/>
        </w:rPr>
        <w:t>. We also show that the activation energies are by large similar, and the prediction (median) is that the value for consumption is actually larger (absolute value).</w:t>
      </w:r>
    </w:p>
    <w:p w14:paraId="20E95F6A" w14:textId="143A8631" w:rsidR="003952D8" w:rsidRPr="0045637F" w:rsidRDefault="003952D8" w:rsidP="00701A4F">
      <w:pPr>
        <w:pStyle w:val="ListParagraph"/>
        <w:spacing w:line="480" w:lineRule="auto"/>
        <w:jc w:val="both"/>
        <w:rPr>
          <w:rFonts w:cstheme="minorHAnsi"/>
        </w:rPr>
      </w:pPr>
      <w:r w:rsidRPr="0045637F">
        <w:rPr>
          <w:rFonts w:cstheme="minorHAnsi"/>
        </w:rPr>
        <w:t>(Again, this does not cause shrinking in the model</w:t>
      </w:r>
      <w:r w:rsidR="00AC2EE9" w:rsidRPr="0045637F">
        <w:rPr>
          <w:rFonts w:cstheme="minorHAnsi"/>
        </w:rPr>
        <w:t xml:space="preserve"> but the opposite, same as the result from the c-effect</w:t>
      </w:r>
      <w:r w:rsidR="007562B7" w:rsidRPr="0045637F">
        <w:rPr>
          <w:rFonts w:cstheme="minorHAnsi"/>
        </w:rPr>
        <w:t xml:space="preserve"> in Fig. 1</w:t>
      </w:r>
      <w:r w:rsidRPr="0045637F">
        <w:rPr>
          <w:rFonts w:cstheme="minorHAnsi"/>
        </w:rPr>
        <w:t>)</w:t>
      </w:r>
    </w:p>
    <w:p w14:paraId="167DB947" w14:textId="77777777" w:rsidR="009D4677" w:rsidRPr="0045637F" w:rsidRDefault="009D4677" w:rsidP="00701A4F">
      <w:pPr>
        <w:spacing w:line="480" w:lineRule="auto"/>
        <w:jc w:val="both"/>
        <w:rPr>
          <w:rFonts w:cstheme="minorHAnsi"/>
          <w:b/>
        </w:rPr>
      </w:pPr>
    </w:p>
    <w:p w14:paraId="15C8995B" w14:textId="6D33BC5F" w:rsidR="003952D8" w:rsidRDefault="00DD4489" w:rsidP="00701A4F">
      <w:pPr>
        <w:pStyle w:val="ListParagraph"/>
        <w:numPr>
          <w:ilvl w:val="0"/>
          <w:numId w:val="22"/>
        </w:numPr>
        <w:spacing w:line="480" w:lineRule="auto"/>
        <w:jc w:val="both"/>
        <w:rPr>
          <w:rFonts w:cstheme="minorHAnsi"/>
          <w:bCs/>
        </w:rPr>
      </w:pPr>
      <w:commentRangeStart w:id="150"/>
      <w:commentRangeStart w:id="151"/>
      <w:r w:rsidRPr="00DD4489">
        <w:rPr>
          <w:rFonts w:cstheme="minorHAnsi"/>
          <w:bCs/>
        </w:rPr>
        <w:t xml:space="preserve">This </w:t>
      </w:r>
      <w:r>
        <w:rPr>
          <w:rFonts w:cstheme="minorHAnsi"/>
          <w:bCs/>
        </w:rPr>
        <w:t>could perhaps go into the appendix</w:t>
      </w:r>
      <w:commentRangeEnd w:id="150"/>
      <w:r w:rsidR="00C457D0">
        <w:rPr>
          <w:rStyle w:val="CommentReference"/>
        </w:rPr>
        <w:commentReference w:id="150"/>
      </w:r>
      <w:commentRangeEnd w:id="151"/>
      <w:r w:rsidR="001912CF">
        <w:rPr>
          <w:rStyle w:val="CommentReference"/>
        </w:rPr>
        <w:commentReference w:id="151"/>
      </w:r>
      <w:r>
        <w:rPr>
          <w:rFonts w:cstheme="minorHAnsi"/>
          <w:bCs/>
        </w:rPr>
        <w:t>, but it shows the uncertainty around the global estimates, including the interaction term which isn’t in Figure 2.</w:t>
      </w:r>
    </w:p>
    <w:p w14:paraId="74CE8604" w14:textId="77777777" w:rsidR="00480E99" w:rsidRDefault="00480E99" w:rsidP="00701A4F">
      <w:pPr>
        <w:pStyle w:val="ListParagraph"/>
        <w:spacing w:line="480" w:lineRule="auto"/>
        <w:jc w:val="both"/>
        <w:rPr>
          <w:rFonts w:cstheme="minorHAnsi"/>
          <w:bCs/>
        </w:rPr>
      </w:pPr>
    </w:p>
    <w:p w14:paraId="76D1E464" w14:textId="4B355177" w:rsidR="00480E99" w:rsidRDefault="00480E99" w:rsidP="00701A4F">
      <w:pPr>
        <w:pStyle w:val="ListParagraph"/>
        <w:numPr>
          <w:ilvl w:val="0"/>
          <w:numId w:val="22"/>
        </w:numPr>
        <w:spacing w:line="480" w:lineRule="auto"/>
        <w:jc w:val="both"/>
        <w:rPr>
          <w:rFonts w:cstheme="minorHAnsi"/>
          <w:bCs/>
        </w:rPr>
      </w:pPr>
      <w:r>
        <w:rPr>
          <w:rFonts w:cstheme="minorHAnsi"/>
          <w:bCs/>
        </w:rPr>
        <w:t xml:space="preserve">Ok, this is a bit interesting. Both rates show unimodal relationships over the full temperature range, and for both rates a model is selected that have size-dependent temperature optima. </w:t>
      </w:r>
      <w:r w:rsidR="00802E62">
        <w:rPr>
          <w:rFonts w:cstheme="minorHAnsi"/>
          <w:bCs/>
        </w:rPr>
        <w:t>Also, it’s sometimes said that the optimum for metabolism is much higher than intake (e.g. Jobling 1997) and therefore can be approximated by an exponential curve</w:t>
      </w:r>
      <w:r w:rsidR="001F2DD4">
        <w:rPr>
          <w:rFonts w:cstheme="minorHAnsi"/>
          <w:bCs/>
        </w:rPr>
        <w:t xml:space="preserve">. This doesn’t really show that, although </w:t>
      </w:r>
      <w:r w:rsidR="00DF6966">
        <w:rPr>
          <w:rFonts w:cstheme="minorHAnsi"/>
          <w:bCs/>
        </w:rPr>
        <w:t xml:space="preserve">to really say that I should </w:t>
      </w:r>
      <w:r w:rsidR="00DF6966">
        <w:rPr>
          <w:rFonts w:cstheme="minorHAnsi"/>
          <w:bCs/>
        </w:rPr>
        <w:lastRenderedPageBreak/>
        <w:t xml:space="preserve">make a prediction and get a credible interval around the predicted T when the derivative is 0. </w:t>
      </w:r>
      <w:r w:rsidR="007411E6">
        <w:rPr>
          <w:rFonts w:cstheme="minorHAnsi"/>
          <w:bCs/>
        </w:rPr>
        <w:t xml:space="preserve"> </w:t>
      </w:r>
    </w:p>
    <w:p w14:paraId="57832177" w14:textId="1FCAD5C5" w:rsidR="00F163B1" w:rsidRPr="00F163B1" w:rsidRDefault="00F163B1" w:rsidP="00701A4F">
      <w:pPr>
        <w:pStyle w:val="ListParagraph"/>
        <w:spacing w:line="480" w:lineRule="auto"/>
        <w:rPr>
          <w:rFonts w:cstheme="minorHAnsi"/>
          <w:bCs/>
        </w:rPr>
      </w:pPr>
      <w:r>
        <w:rPr>
          <w:rFonts w:cstheme="minorHAnsi"/>
          <w:bCs/>
        </w:rPr>
        <w:t xml:space="preserve">(Still no shrinking here! The optimum for consumption would have to be at lower temperatures than </w:t>
      </w:r>
      <w:r w:rsidR="0040114A">
        <w:rPr>
          <w:rFonts w:cstheme="minorHAnsi"/>
          <w:bCs/>
        </w:rPr>
        <w:t>metabolism for that to occur!</w:t>
      </w:r>
      <w:r w:rsidR="00701A4F">
        <w:rPr>
          <w:rFonts w:cstheme="minorHAnsi"/>
          <w:bCs/>
        </w:rPr>
        <w:t xml:space="preserve">) </w:t>
      </w:r>
      <w:r>
        <w:rPr>
          <w:rFonts w:cstheme="minorHAnsi"/>
          <w:bCs/>
        </w:rPr>
        <w:t xml:space="preserve"> </w:t>
      </w:r>
    </w:p>
    <w:p w14:paraId="2D8CEF1E" w14:textId="77777777" w:rsidR="00F163B1" w:rsidRPr="00F163B1" w:rsidRDefault="00F163B1" w:rsidP="00701A4F">
      <w:pPr>
        <w:pStyle w:val="ListParagraph"/>
        <w:spacing w:line="480" w:lineRule="auto"/>
        <w:rPr>
          <w:rFonts w:cstheme="minorHAnsi"/>
          <w:bCs/>
        </w:rPr>
      </w:pPr>
    </w:p>
    <w:p w14:paraId="72824419" w14:textId="7DD1E3BF" w:rsidR="00764235" w:rsidRPr="00764235" w:rsidRDefault="003A6553" w:rsidP="00764235">
      <w:pPr>
        <w:pStyle w:val="ListParagraph"/>
        <w:numPr>
          <w:ilvl w:val="0"/>
          <w:numId w:val="22"/>
        </w:numPr>
        <w:spacing w:line="480" w:lineRule="auto"/>
        <w:jc w:val="both"/>
        <w:rPr>
          <w:rFonts w:cstheme="minorHAnsi"/>
          <w:bCs/>
        </w:rPr>
      </w:pPr>
      <w:r>
        <w:rPr>
          <w:rFonts w:cstheme="minorHAnsi"/>
          <w:bCs/>
        </w:rPr>
        <w:t>S</w:t>
      </w:r>
      <w:r w:rsidR="00D04A72">
        <w:rPr>
          <w:rFonts w:cstheme="minorHAnsi"/>
          <w:bCs/>
        </w:rPr>
        <w:t>o far none of our results have supported the conditions that lead to smaller sizes</w:t>
      </w:r>
      <w:r w:rsidR="00291AF1">
        <w:rPr>
          <w:rFonts w:cstheme="minorHAnsi"/>
          <w:bCs/>
        </w:rPr>
        <w:t xml:space="preserve"> (</w:t>
      </w:r>
      <m:oMath>
        <m:r>
          <w:rPr>
            <w:rFonts w:ascii="Cambria Math" w:hAnsi="Cambria Math" w:cstheme="minorHAnsi"/>
          </w:rPr>
          <m:t>H/k</m:t>
        </m:r>
      </m:oMath>
      <w:r w:rsidR="00291AF1" w:rsidRPr="00417CDE">
        <w:rPr>
          <w:rFonts w:cstheme="minorHAnsi"/>
        </w:rPr>
        <w:t xml:space="preserve"> and/or </w:t>
      </w:r>
      <m:oMath>
        <m:f>
          <m:fPr>
            <m:ctrlPr>
              <w:rPr>
                <w:rFonts w:ascii="Cambria Math" w:hAnsi="Cambria Math" w:cstheme="minorHAnsi"/>
                <w:i/>
                <w:iCs/>
              </w:rPr>
            </m:ctrlPr>
          </m:fPr>
          <m:num>
            <m:r>
              <w:rPr>
                <w:rFonts w:ascii="Cambria Math" w:hAnsi="Cambria Math" w:cstheme="minorHAnsi"/>
              </w:rPr>
              <m:t>a</m:t>
            </m:r>
          </m:num>
          <m:den>
            <m:r>
              <w:rPr>
                <w:rFonts w:ascii="Cambria Math" w:hAnsi="Cambria Math" w:cstheme="minorHAnsi"/>
              </w:rPr>
              <m:t>b</m:t>
            </m:r>
          </m:den>
        </m:f>
      </m:oMath>
      <w:r w:rsidR="00291AF1">
        <w:rPr>
          <w:rFonts w:eastAsiaTheme="minorEastAsia" w:cstheme="minorHAnsi"/>
          <w:iCs/>
        </w:rPr>
        <w:t xml:space="preserve"> declining with warming)</w:t>
      </w:r>
      <w:r w:rsidR="00D04A72">
        <w:rPr>
          <w:rFonts w:cstheme="minorHAnsi"/>
          <w:bCs/>
        </w:rPr>
        <w:t xml:space="preserve">. In this figure, we show the change in asymptotic mass assuming </w:t>
      </w:r>
      <w:commentRangeStart w:id="152"/>
      <w:commentRangeStart w:id="153"/>
      <w:r w:rsidR="00D04A72">
        <w:rPr>
          <w:rFonts w:cstheme="minorHAnsi"/>
          <w:bCs/>
        </w:rPr>
        <w:t xml:space="preserve">identical activation energies </w:t>
      </w:r>
      <w:commentRangeEnd w:id="152"/>
      <w:r w:rsidR="00C457D0">
        <w:rPr>
          <w:rStyle w:val="CommentReference"/>
        </w:rPr>
        <w:commentReference w:id="152"/>
      </w:r>
      <w:commentRangeEnd w:id="153"/>
      <w:r w:rsidR="00971601">
        <w:rPr>
          <w:rStyle w:val="CommentReference"/>
        </w:rPr>
        <w:commentReference w:id="153"/>
      </w:r>
      <w:r w:rsidR="00D04A72">
        <w:rPr>
          <w:rFonts w:cstheme="minorHAnsi"/>
          <w:bCs/>
        </w:rPr>
        <w:t xml:space="preserve">and general parameters, the only thing changing here is the species </w:t>
      </w:r>
      <m:oMath>
        <m:r>
          <w:rPr>
            <w:rFonts w:ascii="Cambria Math" w:hAnsi="Cambria Math" w:cstheme="minorHAnsi"/>
          </w:rPr>
          <m:t>c</m:t>
        </m:r>
      </m:oMath>
      <w:r w:rsidR="00253F3E">
        <w:rPr>
          <w:rFonts w:cstheme="minorHAnsi"/>
          <w:bCs/>
        </w:rPr>
        <w:t>-effect.</w:t>
      </w:r>
      <w:r w:rsidR="00764235">
        <w:rPr>
          <w:rFonts w:cstheme="minorHAnsi"/>
          <w:bCs/>
        </w:rPr>
        <w:t xml:space="preserve"> Now, I have not been able to update this figure yet, but so </w:t>
      </w:r>
      <w:r w:rsidR="00644F43">
        <w:rPr>
          <w:rFonts w:cstheme="minorHAnsi"/>
          <w:bCs/>
        </w:rPr>
        <w:t>far,</w:t>
      </w:r>
      <w:r w:rsidR="00764235">
        <w:rPr>
          <w:rFonts w:cstheme="minorHAnsi"/>
          <w:bCs/>
        </w:rPr>
        <w:t xml:space="preserve"> the species we have fall below the zero-change isocline, i.e. a shrinking! Will this hold when I update it with more species? I do not now but I’m very curious to see</w:t>
      </w:r>
      <w:r w:rsidR="00644F43">
        <w:rPr>
          <w:rFonts w:cstheme="minorHAnsi"/>
          <w:bCs/>
        </w:rPr>
        <w:t>, as the other results do not predict this.</w:t>
      </w:r>
      <w:r w:rsidR="00EE7FC1">
        <w:rPr>
          <w:rFonts w:cstheme="minorHAnsi"/>
          <w:bCs/>
        </w:rPr>
        <w:t xml:space="preserve"> When I update this figure, I will also look into the parameters and functional forms. We might want to try different combinations, e.g. unimodal vs exponential etc</w:t>
      </w:r>
      <w:r w:rsidR="00B12B6D">
        <w:rPr>
          <w:rFonts w:cstheme="minorHAnsi"/>
          <w:bCs/>
        </w:rPr>
        <w:t>.</w:t>
      </w:r>
      <w:r w:rsidR="00EE7FC1">
        <w:rPr>
          <w:rFonts w:cstheme="minorHAnsi"/>
          <w:bCs/>
        </w:rPr>
        <w:t xml:space="preserve"> </w:t>
      </w:r>
      <w:r w:rsidR="00B12B6D">
        <w:rPr>
          <w:rFonts w:cstheme="minorHAnsi"/>
          <w:bCs/>
        </w:rPr>
        <w:t>Currently</w:t>
      </w:r>
      <w:r w:rsidR="00EE7FC1">
        <w:rPr>
          <w:rFonts w:cstheme="minorHAnsi"/>
          <w:bCs/>
        </w:rPr>
        <w:t xml:space="preserve"> though I’m using the most generic parameterization to bring out the effect of </w:t>
      </w:r>
      <m:oMath>
        <m:r>
          <w:rPr>
            <w:rFonts w:ascii="Cambria Math" w:hAnsi="Cambria Math" w:cstheme="minorHAnsi"/>
          </w:rPr>
          <m:t>c</m:t>
        </m:r>
      </m:oMath>
      <w:r w:rsidR="00EE7FC1">
        <w:rPr>
          <w:rFonts w:eastAsiaTheme="minorEastAsia" w:cstheme="minorHAnsi"/>
          <w:bCs/>
        </w:rPr>
        <w:t>.</w:t>
      </w:r>
    </w:p>
    <w:p w14:paraId="50F01DE0" w14:textId="77777777" w:rsidR="00480E99" w:rsidRPr="00480E99" w:rsidRDefault="00480E99" w:rsidP="00701A4F">
      <w:pPr>
        <w:pStyle w:val="ListParagraph"/>
        <w:spacing w:line="480" w:lineRule="auto"/>
        <w:rPr>
          <w:rFonts w:cstheme="minorHAnsi"/>
          <w:bCs/>
        </w:rPr>
      </w:pPr>
    </w:p>
    <w:p w14:paraId="06A29649" w14:textId="37CE0BA9" w:rsidR="00180F3E" w:rsidRPr="00787041" w:rsidRDefault="00787041" w:rsidP="00701A4F">
      <w:pPr>
        <w:spacing w:line="480" w:lineRule="auto"/>
        <w:jc w:val="both"/>
        <w:rPr>
          <w:rFonts w:cstheme="minorHAnsi"/>
          <w:bCs/>
        </w:rPr>
      </w:pPr>
      <w:r w:rsidRPr="00787041">
        <w:rPr>
          <w:rFonts w:cstheme="minorHAnsi"/>
          <w:bCs/>
        </w:rPr>
        <w:t xml:space="preserve">In </w:t>
      </w:r>
      <w:r>
        <w:rPr>
          <w:rFonts w:cstheme="minorHAnsi"/>
          <w:bCs/>
        </w:rPr>
        <w:t>conclusion: some mixed results here. My plan is to first get feedback from you. Then finalize the growth analysis (update the heat map with the new species)</w:t>
      </w:r>
      <w:r w:rsidR="005233D8">
        <w:rPr>
          <w:rFonts w:cstheme="minorHAnsi"/>
          <w:bCs/>
        </w:rPr>
        <w:t xml:space="preserve"> AND perform sensitivity analysis like I did in the growth paper, where I compared different ways of standardizing body mass (maturation vs asymptotic mass). </w:t>
      </w:r>
      <w:r w:rsidR="002D147C">
        <w:rPr>
          <w:rFonts w:cstheme="minorHAnsi"/>
          <w:bCs/>
        </w:rPr>
        <w:t>Hopefully I will have that before the meeting, so that we can discuss what kind of paper this will be with all (most) results in hand…</w:t>
      </w:r>
    </w:p>
    <w:p w14:paraId="761C7B14" w14:textId="77777777" w:rsidR="00787041" w:rsidRPr="00480E99" w:rsidRDefault="00787041" w:rsidP="00701A4F">
      <w:pPr>
        <w:spacing w:line="480" w:lineRule="auto"/>
        <w:jc w:val="both"/>
        <w:rPr>
          <w:rFonts w:cstheme="minorHAnsi"/>
          <w:b/>
        </w:rPr>
      </w:pPr>
    </w:p>
    <w:p w14:paraId="6FECA490" w14:textId="38DE6C8A" w:rsidR="00AF1C19" w:rsidRPr="00483A60" w:rsidRDefault="00AF1C19" w:rsidP="00701A4F">
      <w:pPr>
        <w:spacing w:line="480" w:lineRule="auto"/>
        <w:contextualSpacing/>
        <w:jc w:val="both"/>
        <w:rPr>
          <w:rFonts w:cstheme="minorHAnsi"/>
          <w:b/>
          <w:sz w:val="28"/>
        </w:rPr>
      </w:pPr>
      <w:r w:rsidRPr="00483A60">
        <w:rPr>
          <w:rFonts w:cstheme="minorHAnsi"/>
          <w:b/>
          <w:sz w:val="28"/>
        </w:rPr>
        <w:t>Discussion</w:t>
      </w:r>
    </w:p>
    <w:p w14:paraId="3EA2D9C7" w14:textId="1D198919" w:rsidR="00A35269" w:rsidRPr="00483A60" w:rsidRDefault="005C4FC0" w:rsidP="00701A4F">
      <w:pPr>
        <w:spacing w:line="480" w:lineRule="auto"/>
        <w:contextualSpacing/>
        <w:jc w:val="both"/>
        <w:rPr>
          <w:rFonts w:cstheme="minorHAnsi"/>
        </w:rPr>
      </w:pPr>
      <w:r w:rsidRPr="00483A60">
        <w:rPr>
          <w:rFonts w:cstheme="minorHAnsi"/>
        </w:rPr>
        <w:t xml:space="preserve">Key discussion points: </w:t>
      </w:r>
    </w:p>
    <w:p w14:paraId="09B64B89" w14:textId="3D570B7E" w:rsidR="00830B13" w:rsidRDefault="00830B13" w:rsidP="00701A4F">
      <w:pPr>
        <w:pStyle w:val="ListParagraph"/>
        <w:numPr>
          <w:ilvl w:val="0"/>
          <w:numId w:val="6"/>
        </w:numPr>
        <w:spacing w:line="480" w:lineRule="auto"/>
        <w:jc w:val="both"/>
        <w:rPr>
          <w:rFonts w:cstheme="minorHAnsi"/>
        </w:rPr>
      </w:pPr>
      <w:r>
        <w:rPr>
          <w:rFonts w:cstheme="minorHAnsi"/>
        </w:rPr>
        <w:t xml:space="preserve">Recap </w:t>
      </w:r>
      <w:r w:rsidR="00143077">
        <w:rPr>
          <w:rFonts w:cstheme="minorHAnsi"/>
        </w:rPr>
        <w:t>what’s</w:t>
      </w:r>
      <w:r>
        <w:rPr>
          <w:rFonts w:cstheme="minorHAnsi"/>
        </w:rPr>
        <w:t xml:space="preserve"> new and how that relates to question</w:t>
      </w:r>
    </w:p>
    <w:p w14:paraId="4F60B25F" w14:textId="282593C6" w:rsidR="00CF12E2" w:rsidRPr="00CF12E2" w:rsidRDefault="00CF12E2" w:rsidP="00CF12E2">
      <w:pPr>
        <w:pStyle w:val="ListParagraph"/>
        <w:numPr>
          <w:ilvl w:val="0"/>
          <w:numId w:val="6"/>
        </w:numPr>
        <w:spacing w:line="480" w:lineRule="auto"/>
        <w:jc w:val="both"/>
        <w:rPr>
          <w:rFonts w:cstheme="minorHAnsi"/>
        </w:rPr>
      </w:pPr>
      <w:r>
        <w:rPr>
          <w:rFonts w:cstheme="minorHAnsi"/>
        </w:rPr>
        <w:lastRenderedPageBreak/>
        <w:t xml:space="preserve">What does this mean in terms of scaling? </w:t>
      </w:r>
      <w:r w:rsidRPr="00DF6297">
        <w:rPr>
          <w:rFonts w:cstheme="minorHAnsi"/>
        </w:rPr>
        <w:t xml:space="preserve">General for other species e.g. ectotherm? </w:t>
      </w:r>
      <w:r>
        <w:rPr>
          <w:rFonts w:cstheme="minorHAnsi"/>
        </w:rPr>
        <w:t>Here I can also c</w:t>
      </w:r>
      <w:r w:rsidRPr="00293BEB">
        <w:rPr>
          <w:rFonts w:cstheme="minorHAnsi"/>
        </w:rPr>
        <w:t>ite papers that I couldn’t take data from but that support our findings</w:t>
      </w:r>
    </w:p>
    <w:p w14:paraId="15234386" w14:textId="328C32C2" w:rsidR="00C97AE6" w:rsidRDefault="00F74C99" w:rsidP="00CF12E2">
      <w:pPr>
        <w:pStyle w:val="ListParagraph"/>
        <w:numPr>
          <w:ilvl w:val="0"/>
          <w:numId w:val="6"/>
        </w:numPr>
        <w:spacing w:line="480" w:lineRule="auto"/>
        <w:jc w:val="both"/>
        <w:rPr>
          <w:rFonts w:cstheme="minorHAnsi"/>
        </w:rPr>
      </w:pPr>
      <w:r>
        <w:rPr>
          <w:rFonts w:cstheme="minorHAnsi"/>
        </w:rPr>
        <w:t>What does this mean for mechanistic models</w:t>
      </w:r>
      <w:r w:rsidR="003728CF">
        <w:rPr>
          <w:rFonts w:cstheme="minorHAnsi"/>
        </w:rPr>
        <w:t xml:space="preserve"> (Putter, bioenergetic)</w:t>
      </w:r>
      <w:r>
        <w:rPr>
          <w:rFonts w:cstheme="minorHAnsi"/>
        </w:rPr>
        <w:t>?</w:t>
      </w:r>
      <w:r w:rsidR="00830B13">
        <w:rPr>
          <w:rFonts w:cstheme="minorHAnsi"/>
        </w:rPr>
        <w:t xml:space="preserve"> </w:t>
      </w:r>
      <w:r w:rsidR="00CF12E2">
        <w:rPr>
          <w:rFonts w:cstheme="minorHAnsi"/>
        </w:rPr>
        <w:t>Does this suggest that mechanistic models (most/all of which are based on growth being constrained by biomass production, in turn constrained by decreasing net biomass production over mass, are fairly limited in what they can predict about empirical growth patterns?</w:t>
      </w:r>
      <w:r w:rsidR="004C7A40">
        <w:rPr>
          <w:rFonts w:cstheme="minorHAnsi"/>
        </w:rPr>
        <w:t xml:space="preserve"> I.e. these models *can* be parameterized in a way that gives certain predictions (fast growth, smaller max size), but that’s not what we find in the data. </w:t>
      </w:r>
      <w:commentRangeStart w:id="154"/>
      <w:r w:rsidR="004C7A40">
        <w:rPr>
          <w:rFonts w:cstheme="minorHAnsi"/>
        </w:rPr>
        <w:t>One conclusion is then that other processes are perhaps quite important for the growth trajectory.</w:t>
      </w:r>
      <w:commentRangeEnd w:id="154"/>
      <w:r w:rsidR="00C457D0">
        <w:rPr>
          <w:rStyle w:val="CommentReference"/>
        </w:rPr>
        <w:commentReference w:id="154"/>
      </w:r>
    </w:p>
    <w:p w14:paraId="47841E08" w14:textId="04818D26" w:rsidR="004C7A40" w:rsidRPr="00DF6297" w:rsidRDefault="004C7A40" w:rsidP="00CF12E2">
      <w:pPr>
        <w:pStyle w:val="ListParagraph"/>
        <w:numPr>
          <w:ilvl w:val="0"/>
          <w:numId w:val="6"/>
        </w:numPr>
        <w:spacing w:line="480" w:lineRule="auto"/>
        <w:jc w:val="both"/>
        <w:rPr>
          <w:rFonts w:cstheme="minorHAnsi"/>
        </w:rPr>
      </w:pPr>
      <w:r>
        <w:rPr>
          <w:rFonts w:cstheme="minorHAnsi"/>
        </w:rPr>
        <w:t xml:space="preserve">Limitations. there are many. One is that the fish we look at are quite small in general… perhaps </w:t>
      </w:r>
      <w:r w:rsidR="00B1736F">
        <w:rPr>
          <w:rFonts w:cstheme="minorHAnsi"/>
        </w:rPr>
        <w:t>we can’t detect any negative effects of temperature in this size range.</w:t>
      </w:r>
    </w:p>
    <w:p w14:paraId="037BBEE5" w14:textId="77777777" w:rsidR="00CF12E2" w:rsidRDefault="00CF12E2" w:rsidP="00701A4F">
      <w:pPr>
        <w:spacing w:line="480" w:lineRule="auto"/>
        <w:contextualSpacing/>
        <w:jc w:val="both"/>
        <w:rPr>
          <w:rFonts w:cstheme="minorHAnsi"/>
          <w:b/>
          <w:sz w:val="28"/>
        </w:rPr>
      </w:pPr>
    </w:p>
    <w:p w14:paraId="223041C9" w14:textId="30F35E77" w:rsidR="00214EC5" w:rsidRPr="00DF6297" w:rsidRDefault="00214EC5" w:rsidP="00701A4F">
      <w:pPr>
        <w:spacing w:line="480" w:lineRule="auto"/>
        <w:contextualSpacing/>
        <w:jc w:val="both"/>
        <w:rPr>
          <w:rFonts w:cstheme="minorHAnsi"/>
          <w:b/>
          <w:sz w:val="28"/>
        </w:rPr>
      </w:pPr>
      <w:r w:rsidRPr="00DF6297">
        <w:rPr>
          <w:rFonts w:cstheme="minorHAnsi"/>
          <w:b/>
          <w:sz w:val="28"/>
        </w:rPr>
        <w:t>Author contributions</w:t>
      </w:r>
    </w:p>
    <w:p w14:paraId="1A07395C" w14:textId="63CFA95C" w:rsidR="00214EC5" w:rsidRPr="00DF6297" w:rsidRDefault="00C457D0" w:rsidP="00701A4F">
      <w:pPr>
        <w:spacing w:line="480" w:lineRule="auto"/>
        <w:contextualSpacing/>
        <w:jc w:val="both"/>
        <w:rPr>
          <w:rFonts w:cstheme="minorHAnsi"/>
        </w:rPr>
      </w:pPr>
      <w:r w:rsidRPr="00DF6297">
        <w:rPr>
          <w:rFonts w:cstheme="minorHAnsi"/>
        </w:rPr>
        <w:t xml:space="preserve">ML conceived the study. </w:t>
      </w:r>
      <w:r w:rsidR="007A7334" w:rsidRPr="00DF6297">
        <w:rPr>
          <w:rFonts w:cstheme="minorHAnsi"/>
        </w:rPr>
        <w:t>ML, JO, AG designed research. ML performed research. ML, JO, AG wrote the paper and contributed to revisions of the manuscript.</w:t>
      </w:r>
    </w:p>
    <w:p w14:paraId="2E8A0EB0" w14:textId="77777777" w:rsidR="00CE48FF" w:rsidRPr="00DF6297" w:rsidRDefault="00CE48FF" w:rsidP="00701A4F">
      <w:pPr>
        <w:spacing w:line="480" w:lineRule="auto"/>
        <w:contextualSpacing/>
        <w:jc w:val="both"/>
        <w:rPr>
          <w:rFonts w:cstheme="minorHAnsi"/>
        </w:rPr>
      </w:pPr>
    </w:p>
    <w:p w14:paraId="07C62272" w14:textId="77777777" w:rsidR="00C41369" w:rsidRPr="00DF6297" w:rsidRDefault="00C41369" w:rsidP="00701A4F">
      <w:pPr>
        <w:spacing w:line="480" w:lineRule="auto"/>
        <w:contextualSpacing/>
        <w:jc w:val="both"/>
        <w:rPr>
          <w:rFonts w:cstheme="minorHAnsi"/>
          <w:b/>
          <w:sz w:val="28"/>
        </w:rPr>
      </w:pPr>
      <w:r w:rsidRPr="00DF6297">
        <w:rPr>
          <w:rFonts w:cstheme="minorHAnsi"/>
          <w:b/>
          <w:sz w:val="28"/>
        </w:rPr>
        <w:t>References</w:t>
      </w:r>
    </w:p>
    <w:p w14:paraId="2B8D425E" w14:textId="77777777" w:rsidR="00B91C7B" w:rsidRPr="00B91C7B" w:rsidRDefault="00C41369" w:rsidP="00B91C7B">
      <w:pPr>
        <w:pStyle w:val="Bibliography"/>
        <w:rPr>
          <w:rFonts w:ascii="Times New Roman" w:hAnsi="Times New Roman" w:cs="Times New Roman"/>
        </w:rPr>
      </w:pPr>
      <w:r w:rsidRPr="00483A60">
        <w:rPr>
          <w:rFonts w:cstheme="minorHAnsi"/>
        </w:rPr>
        <w:fldChar w:fldCharType="begin"/>
      </w:r>
      <w:r w:rsidR="00B91C7B">
        <w:rPr>
          <w:rFonts w:cstheme="minorHAnsi"/>
        </w:rPr>
        <w:instrText xml:space="preserve"> ADDIN ZOTERO_BIBL {"uncited":[],"omitted":[],"custom":[]} CSL_BIBLIOGRAPHY </w:instrText>
      </w:r>
      <w:r w:rsidRPr="00483A60">
        <w:rPr>
          <w:rFonts w:cstheme="minorHAnsi"/>
        </w:rPr>
        <w:fldChar w:fldCharType="separate"/>
      </w:r>
      <w:r w:rsidR="00B91C7B" w:rsidRPr="00B91C7B">
        <w:rPr>
          <w:rFonts w:ascii="Times New Roman" w:hAnsi="Times New Roman" w:cs="Times New Roman"/>
        </w:rPr>
        <w:t>Andersen, K.H., Farnsworth, K.D., Pedersen, M., Gislason, H. &amp; Beyer, J.E. (2009). How community ecology links natural mortality, growth, and production of ﬁsh populations, 7.</w:t>
      </w:r>
    </w:p>
    <w:p w14:paraId="6537E065"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Archer, L.C., Sohlström, E.H., Gallo, B., Jochum, M., Woodward, G., Kordas, R.L., </w:t>
      </w:r>
      <w:r w:rsidRPr="00B91C7B">
        <w:rPr>
          <w:rFonts w:ascii="Times New Roman" w:hAnsi="Times New Roman" w:cs="Times New Roman"/>
          <w:i/>
          <w:iCs/>
        </w:rPr>
        <w:t>et al.</w:t>
      </w:r>
      <w:r w:rsidRPr="00B91C7B">
        <w:rPr>
          <w:rFonts w:ascii="Times New Roman" w:hAnsi="Times New Roman" w:cs="Times New Roman"/>
        </w:rPr>
        <w:t xml:space="preserve"> (2019). Consistent temperature dependence of functional response parameters and their use in predicting population abundance. </w:t>
      </w:r>
      <w:r w:rsidRPr="00B91C7B">
        <w:rPr>
          <w:rFonts w:ascii="Times New Roman" w:hAnsi="Times New Roman" w:cs="Times New Roman"/>
          <w:i/>
          <w:iCs/>
        </w:rPr>
        <w:t>J Anim Ecol</w:t>
      </w:r>
      <w:r w:rsidRPr="00B91C7B">
        <w:rPr>
          <w:rFonts w:ascii="Times New Roman" w:hAnsi="Times New Roman" w:cs="Times New Roman"/>
        </w:rPr>
        <w:t>, 88, 1670–1683.</w:t>
      </w:r>
    </w:p>
    <w:p w14:paraId="2BA87123"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Armstrong, J.D. &amp; Hawkins, L.A. (2008). Standard metabolic rate of pike, Esox lucius: variation among studies and implications for energy flow modelling. </w:t>
      </w:r>
      <w:r w:rsidRPr="00B91C7B">
        <w:rPr>
          <w:rFonts w:ascii="Times New Roman" w:hAnsi="Times New Roman" w:cs="Times New Roman"/>
          <w:i/>
          <w:iCs/>
        </w:rPr>
        <w:t>Hydrobiologia</w:t>
      </w:r>
      <w:r w:rsidRPr="00B91C7B">
        <w:rPr>
          <w:rFonts w:ascii="Times New Roman" w:hAnsi="Times New Roman" w:cs="Times New Roman"/>
        </w:rPr>
        <w:t>, 601, 83–90.</w:t>
      </w:r>
    </w:p>
    <w:p w14:paraId="78091B83"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Audzijonyte, A., Barneche, D.R., Baudron, A.R., Belmaker, J., Clark, T.D., Marshall, C.T., </w:t>
      </w:r>
      <w:r w:rsidRPr="00B91C7B">
        <w:rPr>
          <w:rFonts w:ascii="Times New Roman" w:hAnsi="Times New Roman" w:cs="Times New Roman"/>
          <w:i/>
          <w:iCs/>
        </w:rPr>
        <w:t>et al.</w:t>
      </w:r>
      <w:r w:rsidRPr="00B91C7B">
        <w:rPr>
          <w:rFonts w:ascii="Times New Roman" w:hAnsi="Times New Roman" w:cs="Times New Roman"/>
        </w:rPr>
        <w:t xml:space="preserve"> (2018). Is oxygen limitation in warming waters a valid mechanism to explain decreased body sizes in aquatic ectotherms? </w:t>
      </w:r>
      <w:r w:rsidRPr="00B91C7B">
        <w:rPr>
          <w:rFonts w:ascii="Times New Roman" w:hAnsi="Times New Roman" w:cs="Times New Roman"/>
          <w:i/>
          <w:iCs/>
        </w:rPr>
        <w:t>Global Ecology and Biogeography</w:t>
      </w:r>
      <w:r w:rsidRPr="00B91C7B">
        <w:rPr>
          <w:rFonts w:ascii="Times New Roman" w:hAnsi="Times New Roman" w:cs="Times New Roman"/>
        </w:rPr>
        <w:t>.</w:t>
      </w:r>
    </w:p>
    <w:p w14:paraId="10715B9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Barneche, D.R. &amp; Allen, A.P. (2018). The energetics of fish growth and how it constrains food-web trophic structure. </w:t>
      </w:r>
      <w:r w:rsidRPr="00B91C7B">
        <w:rPr>
          <w:rFonts w:ascii="Times New Roman" w:hAnsi="Times New Roman" w:cs="Times New Roman"/>
          <w:i/>
          <w:iCs/>
        </w:rPr>
        <w:t>Ecology Letters</w:t>
      </w:r>
      <w:r w:rsidRPr="00B91C7B">
        <w:rPr>
          <w:rFonts w:ascii="Times New Roman" w:hAnsi="Times New Roman" w:cs="Times New Roman"/>
        </w:rPr>
        <w:t>, 21, 836–844.</w:t>
      </w:r>
    </w:p>
    <w:p w14:paraId="67D3720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lastRenderedPageBreak/>
        <w:t xml:space="preserve">Beamish, F.W.H. (1964). Respiration of fishes with special emphasis on standard oxygen consumption: II. Influence of weight and temperature on respiration of several species. </w:t>
      </w:r>
      <w:r w:rsidRPr="00B91C7B">
        <w:rPr>
          <w:rFonts w:ascii="Times New Roman" w:hAnsi="Times New Roman" w:cs="Times New Roman"/>
          <w:i/>
          <w:iCs/>
        </w:rPr>
        <w:t>Canadian Journal of Zoology/Revue Canadienne de Zoologie</w:t>
      </w:r>
      <w:r w:rsidRPr="00B91C7B">
        <w:rPr>
          <w:rFonts w:ascii="Times New Roman" w:hAnsi="Times New Roman" w:cs="Times New Roman"/>
        </w:rPr>
        <w:t>, 42, 177–188.</w:t>
      </w:r>
    </w:p>
    <w:p w14:paraId="35C9EC3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von Bertalanffy, L. (1957). Laws in metabolism and growth. </w:t>
      </w:r>
      <w:r w:rsidRPr="00B91C7B">
        <w:rPr>
          <w:rFonts w:ascii="Times New Roman" w:hAnsi="Times New Roman" w:cs="Times New Roman"/>
          <w:i/>
          <w:iCs/>
        </w:rPr>
        <w:t>The quarterly review of biology</w:t>
      </w:r>
      <w:r w:rsidRPr="00B91C7B">
        <w:rPr>
          <w:rFonts w:ascii="Times New Roman" w:hAnsi="Times New Roman" w:cs="Times New Roman"/>
        </w:rPr>
        <w:t>, 32, 217–231.</w:t>
      </w:r>
    </w:p>
    <w:p w14:paraId="1E775E2F"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Blanchard, J.L., Heneghan, R.F., Everett, J.D., Trebilco, R. &amp; Richardson, A.J. (2017). From Bacteria to Whales: Using Functional Size Spectra to Model Marine Ecosystems. </w:t>
      </w:r>
      <w:r w:rsidRPr="00B91C7B">
        <w:rPr>
          <w:rFonts w:ascii="Times New Roman" w:hAnsi="Times New Roman" w:cs="Times New Roman"/>
          <w:i/>
          <w:iCs/>
        </w:rPr>
        <w:t>Trends in Ecology &amp; Evolution</w:t>
      </w:r>
      <w:r w:rsidRPr="00B91C7B">
        <w:rPr>
          <w:rFonts w:ascii="Times New Roman" w:hAnsi="Times New Roman" w:cs="Times New Roman"/>
        </w:rPr>
        <w:t>, 32, 174–186.</w:t>
      </w:r>
    </w:p>
    <w:p w14:paraId="6464FC00"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Brose, U., Dunne, J.A., Montoya, J.M., Petchey, O.L., Schneider, F.D. &amp; Jacob, U. (2012). Climate change in size-structured ecosystems. </w:t>
      </w:r>
      <w:r w:rsidRPr="00B91C7B">
        <w:rPr>
          <w:rFonts w:ascii="Times New Roman" w:hAnsi="Times New Roman" w:cs="Times New Roman"/>
          <w:i/>
          <w:iCs/>
        </w:rPr>
        <w:t>Philosophical Transactions of the Royal Society of London, Series B: Biological Sciences</w:t>
      </w:r>
      <w:r w:rsidRPr="00B91C7B">
        <w:rPr>
          <w:rFonts w:ascii="Times New Roman" w:hAnsi="Times New Roman" w:cs="Times New Roman"/>
        </w:rPr>
        <w:t>, 367, 2903–2912.</w:t>
      </w:r>
    </w:p>
    <w:p w14:paraId="11247E6B"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Brown, J.H., Gillooly, J.F., Allen, A.P., Savage, V.M. &amp; West, G.B. (2004a). TOWARD A METABOLIC THEORY OF ECOLOGY. </w:t>
      </w:r>
      <w:r w:rsidRPr="00B91C7B">
        <w:rPr>
          <w:rFonts w:ascii="Times New Roman" w:hAnsi="Times New Roman" w:cs="Times New Roman"/>
          <w:i/>
          <w:iCs/>
        </w:rPr>
        <w:t>Ecology</w:t>
      </w:r>
      <w:r w:rsidRPr="00B91C7B">
        <w:rPr>
          <w:rFonts w:ascii="Times New Roman" w:hAnsi="Times New Roman" w:cs="Times New Roman"/>
        </w:rPr>
        <w:t>, 85, 1771–1789.</w:t>
      </w:r>
    </w:p>
    <w:p w14:paraId="4012905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Brown, J.H., Gillooly, J.F., Allen, A.P., Savage, V.M. &amp; West, G.B. (2004b). Toward a metabolic theory of ecology. </w:t>
      </w:r>
      <w:r w:rsidRPr="00B91C7B">
        <w:rPr>
          <w:rFonts w:ascii="Times New Roman" w:hAnsi="Times New Roman" w:cs="Times New Roman"/>
          <w:i/>
          <w:iCs/>
        </w:rPr>
        <w:t>Ecology</w:t>
      </w:r>
      <w:r w:rsidRPr="00B91C7B">
        <w:rPr>
          <w:rFonts w:ascii="Times New Roman" w:hAnsi="Times New Roman" w:cs="Times New Roman"/>
        </w:rPr>
        <w:t>, 85, 1771–1789.</w:t>
      </w:r>
    </w:p>
    <w:p w14:paraId="2338E9D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Daufresne, M., Lengfellner, K. &amp; Sommer, U. (2009). Global warming benefits the small in aquatic ecosystems. </w:t>
      </w:r>
      <w:r w:rsidRPr="00B91C7B">
        <w:rPr>
          <w:rFonts w:ascii="Times New Roman" w:hAnsi="Times New Roman" w:cs="Times New Roman"/>
          <w:i/>
          <w:iCs/>
        </w:rPr>
        <w:t>Proceedings of the National Academy of Sciences, USA</w:t>
      </w:r>
      <w:r w:rsidRPr="00B91C7B">
        <w:rPr>
          <w:rFonts w:ascii="Times New Roman" w:hAnsi="Times New Roman" w:cs="Times New Roman"/>
        </w:rPr>
        <w:t>, 106, 12788–12793.</w:t>
      </w:r>
    </w:p>
    <w:p w14:paraId="596EF34E"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 Roos, A.M. &amp; Persson, L. (2001). Physiologically structured models - from versatile technique to ecological theory. </w:t>
      </w:r>
      <w:r w:rsidRPr="00B91C7B">
        <w:rPr>
          <w:rFonts w:ascii="Times New Roman" w:hAnsi="Times New Roman" w:cs="Times New Roman"/>
          <w:i/>
          <w:iCs/>
        </w:rPr>
        <w:t>Oikos</w:t>
      </w:r>
      <w:r w:rsidRPr="00B91C7B">
        <w:rPr>
          <w:rFonts w:ascii="Times New Roman" w:hAnsi="Times New Roman" w:cs="Times New Roman"/>
        </w:rPr>
        <w:t>, 94, 51–71.</w:t>
      </w:r>
    </w:p>
    <w:p w14:paraId="1078E54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 Roos, A.M. &amp; Persson, L. (2013). </w:t>
      </w:r>
      <w:r w:rsidRPr="00B91C7B">
        <w:rPr>
          <w:rFonts w:ascii="Times New Roman" w:hAnsi="Times New Roman" w:cs="Times New Roman"/>
          <w:i/>
          <w:iCs/>
        </w:rPr>
        <w:t>Population and community ecology of ontogenetic development</w:t>
      </w:r>
      <w:r w:rsidRPr="00B91C7B">
        <w:rPr>
          <w:rFonts w:ascii="Times New Roman" w:hAnsi="Times New Roman" w:cs="Times New Roman"/>
        </w:rPr>
        <w:t>. Princeton University Press, Princeton, New Jersey, USA.</w:t>
      </w:r>
    </w:p>
    <w:p w14:paraId="08FFDA5D"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Dell, A.I., Pawar, S. &amp; Savage, V.M. (2011). Systematic variation in the temperature dependence of physiological and ecological traits. </w:t>
      </w:r>
      <w:r w:rsidRPr="00B91C7B">
        <w:rPr>
          <w:rFonts w:ascii="Times New Roman" w:hAnsi="Times New Roman" w:cs="Times New Roman"/>
          <w:i/>
          <w:iCs/>
        </w:rPr>
        <w:t>Proceedings of the National Academy of Sciences</w:t>
      </w:r>
      <w:r w:rsidRPr="00B91C7B">
        <w:rPr>
          <w:rFonts w:ascii="Times New Roman" w:hAnsi="Times New Roman" w:cs="Times New Roman"/>
        </w:rPr>
        <w:t>, 108, 10591–10596.</w:t>
      </w:r>
    </w:p>
    <w:p w14:paraId="5A68DCE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Dell, A.I., Pawar, S. &amp; Savage, V.M. (2014). Temperature dependence of trophic interactions are driven by asymmetry of species responses and foraging strategy. </w:t>
      </w:r>
      <w:r w:rsidRPr="00B91C7B">
        <w:rPr>
          <w:rFonts w:ascii="Times New Roman" w:hAnsi="Times New Roman" w:cs="Times New Roman"/>
          <w:i/>
          <w:iCs/>
        </w:rPr>
        <w:t>Journal of Animal Ecology</w:t>
      </w:r>
      <w:r w:rsidRPr="00B91C7B">
        <w:rPr>
          <w:rFonts w:ascii="Times New Roman" w:hAnsi="Times New Roman" w:cs="Times New Roman"/>
        </w:rPr>
        <w:t>, 83, 70–84.</w:t>
      </w:r>
    </w:p>
    <w:p w14:paraId="03EF6FD3"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Deslauriers, D., Chipps, S.R., Breck, J.E., Rice, J.A. &amp; Madenjian, C.P. (2017). Fish Bioenergetics 4.0: An R-Based Modeling Application. </w:t>
      </w:r>
      <w:r w:rsidRPr="00B91C7B">
        <w:rPr>
          <w:rFonts w:ascii="Times New Roman" w:hAnsi="Times New Roman" w:cs="Times New Roman"/>
          <w:i/>
          <w:iCs/>
        </w:rPr>
        <w:t>Fisheries</w:t>
      </w:r>
      <w:r w:rsidRPr="00B91C7B">
        <w:rPr>
          <w:rFonts w:ascii="Times New Roman" w:hAnsi="Times New Roman" w:cs="Times New Roman"/>
        </w:rPr>
        <w:t>, 42, 586–596.</w:t>
      </w:r>
    </w:p>
    <w:p w14:paraId="13A1A65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Downs, C.J., Hayes, J.P. &amp; Tracy, C.R. (2008). Scaling metabolic rate with body mass and inverse body temperature: A test of the Arrhenius fractal supply model. </w:t>
      </w:r>
      <w:r w:rsidRPr="00B91C7B">
        <w:rPr>
          <w:rFonts w:ascii="Times New Roman" w:hAnsi="Times New Roman" w:cs="Times New Roman"/>
          <w:i/>
          <w:iCs/>
        </w:rPr>
        <w:t>Functional Ecology</w:t>
      </w:r>
      <w:r w:rsidRPr="00B91C7B">
        <w:rPr>
          <w:rFonts w:ascii="Times New Roman" w:hAnsi="Times New Roman" w:cs="Times New Roman"/>
        </w:rPr>
        <w:t>, 22, 239–244.</w:t>
      </w:r>
    </w:p>
    <w:p w14:paraId="3B76B29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Englund, G., Öhlund, G., Hein, C.L. &amp; Diehl, S. (2011). Temperature dependence of the functional response. </w:t>
      </w:r>
      <w:r w:rsidRPr="00B91C7B">
        <w:rPr>
          <w:rFonts w:ascii="Times New Roman" w:hAnsi="Times New Roman" w:cs="Times New Roman"/>
          <w:i/>
          <w:iCs/>
        </w:rPr>
        <w:t>Ecology Letters</w:t>
      </w:r>
      <w:r w:rsidRPr="00B91C7B">
        <w:rPr>
          <w:rFonts w:ascii="Times New Roman" w:hAnsi="Times New Roman" w:cs="Times New Roman"/>
        </w:rPr>
        <w:t>, 14, 914–921.</w:t>
      </w:r>
    </w:p>
    <w:p w14:paraId="53AE2F09"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Essington, T.E., Kitchell, J.F. &amp; Walters, C.J. (2001). The von Bertalanffy growth function, bioenergetics, and the consumption rates of fish. </w:t>
      </w:r>
      <w:r w:rsidRPr="00B91C7B">
        <w:rPr>
          <w:rFonts w:ascii="Times New Roman" w:hAnsi="Times New Roman" w:cs="Times New Roman"/>
          <w:i/>
          <w:iCs/>
        </w:rPr>
        <w:t>Canadian Journal of Fisheries and Aquatic Sciences</w:t>
      </w:r>
      <w:r w:rsidRPr="00B91C7B">
        <w:rPr>
          <w:rFonts w:ascii="Times New Roman" w:hAnsi="Times New Roman" w:cs="Times New Roman"/>
        </w:rPr>
        <w:t>, 58, 2129–2138.</w:t>
      </w:r>
    </w:p>
    <w:p w14:paraId="5C4F407D"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Fernández-i-Marín, X. (2016). ggmcmc: Analysis of MCMC Samples and Bayesian Inference. </w:t>
      </w:r>
      <w:r w:rsidRPr="00B91C7B">
        <w:rPr>
          <w:rFonts w:ascii="Times New Roman" w:hAnsi="Times New Roman" w:cs="Times New Roman"/>
          <w:i/>
          <w:iCs/>
        </w:rPr>
        <w:t>Journal of Statistical Software</w:t>
      </w:r>
      <w:r w:rsidRPr="00B91C7B">
        <w:rPr>
          <w:rFonts w:ascii="Times New Roman" w:hAnsi="Times New Roman" w:cs="Times New Roman"/>
        </w:rPr>
        <w:t>, 70, 1–20.</w:t>
      </w:r>
    </w:p>
    <w:p w14:paraId="6769DB8B"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Fossen, E.I.F., Pélabon, C. &amp; Einum, S. (2019). Genetic and environmental effects on the scaling of metabolic rate with body size. </w:t>
      </w:r>
      <w:r w:rsidRPr="00B91C7B">
        <w:rPr>
          <w:rFonts w:ascii="Times New Roman" w:hAnsi="Times New Roman" w:cs="Times New Roman"/>
          <w:i/>
          <w:iCs/>
        </w:rPr>
        <w:t>Journal of Experimental Biology</w:t>
      </w:r>
      <w:r w:rsidRPr="00B91C7B">
        <w:rPr>
          <w:rFonts w:ascii="Times New Roman" w:hAnsi="Times New Roman" w:cs="Times New Roman"/>
        </w:rPr>
        <w:t>, 222.</w:t>
      </w:r>
    </w:p>
    <w:p w14:paraId="63183F0F"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Froese, R. &amp; Pauly, D. (2016). </w:t>
      </w:r>
      <w:r w:rsidRPr="00B91C7B">
        <w:rPr>
          <w:rFonts w:ascii="Times New Roman" w:hAnsi="Times New Roman" w:cs="Times New Roman"/>
          <w:i/>
          <w:iCs/>
        </w:rPr>
        <w:t>Editors. FishBase</w:t>
      </w:r>
      <w:r w:rsidRPr="00B91C7B">
        <w:rPr>
          <w:rFonts w:ascii="Times New Roman" w:hAnsi="Times New Roman" w:cs="Times New Roman"/>
        </w:rPr>
        <w:t>. World Wide Web electronic publication. www.fishbase.org, (10/2016).</w:t>
      </w:r>
    </w:p>
    <w:p w14:paraId="3437FAF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Gabry, J., Simpson, D., Vehtari, A., Betancourt, M. &amp; Gelman, A. (2019). Visualization in Bayesian workflow. </w:t>
      </w:r>
      <w:r w:rsidRPr="00B91C7B">
        <w:rPr>
          <w:rFonts w:ascii="Times New Roman" w:hAnsi="Times New Roman" w:cs="Times New Roman"/>
          <w:i/>
          <w:iCs/>
        </w:rPr>
        <w:t>J. R. Stat. Soc. A</w:t>
      </w:r>
      <w:r w:rsidRPr="00B91C7B">
        <w:rPr>
          <w:rFonts w:ascii="Times New Roman" w:hAnsi="Times New Roman" w:cs="Times New Roman"/>
        </w:rPr>
        <w:t>, 182, 389–402.</w:t>
      </w:r>
    </w:p>
    <w:p w14:paraId="62A2B6E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91C7B">
        <w:rPr>
          <w:rFonts w:ascii="Times New Roman" w:hAnsi="Times New Roman" w:cs="Times New Roman"/>
          <w:i/>
          <w:iCs/>
        </w:rPr>
        <w:t>Aquaculture International</w:t>
      </w:r>
      <w:r w:rsidRPr="00B91C7B">
        <w:rPr>
          <w:rFonts w:ascii="Times New Roman" w:hAnsi="Times New Roman" w:cs="Times New Roman"/>
        </w:rPr>
        <w:t>, 19, 131–141.</w:t>
      </w:r>
    </w:p>
    <w:p w14:paraId="174ED2F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lastRenderedPageBreak/>
        <w:t xml:space="preserve">Gelman, A. &amp; Rubin, D.B. (1992). Inference from Iterative Simulation Using Multiple Sequences. </w:t>
      </w:r>
      <w:r w:rsidRPr="00B91C7B">
        <w:rPr>
          <w:rFonts w:ascii="Times New Roman" w:hAnsi="Times New Roman" w:cs="Times New Roman"/>
          <w:i/>
          <w:iCs/>
        </w:rPr>
        <w:t>Statist. Sci.</w:t>
      </w:r>
      <w:r w:rsidRPr="00B91C7B">
        <w:rPr>
          <w:rFonts w:ascii="Times New Roman" w:hAnsi="Times New Roman" w:cs="Times New Roman"/>
        </w:rPr>
        <w:t>, 7, 457–472.</w:t>
      </w:r>
    </w:p>
    <w:p w14:paraId="45FF5565"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Gilbert, B., Tunney, T.D., McCann, K.S., DeLong, J.P., Vasseur, D.A., Savage, V.M., </w:t>
      </w:r>
      <w:r w:rsidRPr="00B91C7B">
        <w:rPr>
          <w:rFonts w:ascii="Times New Roman" w:hAnsi="Times New Roman" w:cs="Times New Roman"/>
          <w:i/>
          <w:iCs/>
        </w:rPr>
        <w:t>et al.</w:t>
      </w:r>
      <w:r w:rsidRPr="00B91C7B">
        <w:rPr>
          <w:rFonts w:ascii="Times New Roman" w:hAnsi="Times New Roman" w:cs="Times New Roman"/>
        </w:rPr>
        <w:t xml:space="preserve"> (2014). A bioenergetic framework for the temperature dependence of trophic interactions. </w:t>
      </w:r>
      <w:r w:rsidRPr="00B91C7B">
        <w:rPr>
          <w:rFonts w:ascii="Times New Roman" w:hAnsi="Times New Roman" w:cs="Times New Roman"/>
          <w:i/>
          <w:iCs/>
        </w:rPr>
        <w:t>Ecology Letters</w:t>
      </w:r>
      <w:r w:rsidRPr="00B91C7B">
        <w:rPr>
          <w:rFonts w:ascii="Times New Roman" w:hAnsi="Times New Roman" w:cs="Times New Roman"/>
        </w:rPr>
        <w:t>, 17, 902–914.</w:t>
      </w:r>
    </w:p>
    <w:p w14:paraId="6F7BE878"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Gillooly, J.F., Brown, J.H., West, G.B., Savage, V.M. &amp; Charnov, E.L. (2001). Effects of size and temperature on metabolic rate. </w:t>
      </w:r>
      <w:r w:rsidRPr="00B91C7B">
        <w:rPr>
          <w:rFonts w:ascii="Times New Roman" w:hAnsi="Times New Roman" w:cs="Times New Roman"/>
          <w:i/>
          <w:iCs/>
        </w:rPr>
        <w:t>Science</w:t>
      </w:r>
      <w:r w:rsidRPr="00B91C7B">
        <w:rPr>
          <w:rFonts w:ascii="Times New Roman" w:hAnsi="Times New Roman" w:cs="Times New Roman"/>
        </w:rPr>
        <w:t>, 2248–2251.</w:t>
      </w:r>
    </w:p>
    <w:p w14:paraId="7F92293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Jerde, C.L., Kraskura, K., Eliason, E.J., Csik, S.R., Stier, A.C. &amp; Taper, M.L. (2019). Strong Evidence for an Intraspecific Metabolic Scaling Coefficient Near 0.89 in Fish. </w:t>
      </w:r>
      <w:r w:rsidRPr="00B91C7B">
        <w:rPr>
          <w:rFonts w:ascii="Times New Roman" w:hAnsi="Times New Roman" w:cs="Times New Roman"/>
          <w:i/>
          <w:iCs/>
        </w:rPr>
        <w:t>Front. Physiol.</w:t>
      </w:r>
      <w:r w:rsidRPr="00B91C7B">
        <w:rPr>
          <w:rFonts w:ascii="Times New Roman" w:hAnsi="Times New Roman" w:cs="Times New Roman"/>
        </w:rPr>
        <w:t>, 10, 1166.</w:t>
      </w:r>
    </w:p>
    <w:p w14:paraId="254348B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Killen, S.S., Atkinson, D. &amp; Glazier, D.S. (2010). The intraspecific scaling of metabolic rate with body mass in fishes depends on lifestyle and temperature. </w:t>
      </w:r>
      <w:r w:rsidRPr="00B91C7B">
        <w:rPr>
          <w:rFonts w:ascii="Times New Roman" w:hAnsi="Times New Roman" w:cs="Times New Roman"/>
          <w:i/>
          <w:iCs/>
        </w:rPr>
        <w:t>Ecology Letters</w:t>
      </w:r>
      <w:r w:rsidRPr="00B91C7B">
        <w:rPr>
          <w:rFonts w:ascii="Times New Roman" w:hAnsi="Times New Roman" w:cs="Times New Roman"/>
        </w:rPr>
        <w:t>, 13, 184–193.</w:t>
      </w:r>
    </w:p>
    <w:p w14:paraId="21488CF0"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Kitchell, J.F., Stewart, D.J. &amp; Weininger, D. (1977). Applications of a bioenergetics model to yellow perch (Perca flavescens) and walleye (Stizostedion vitreum vitreum). </w:t>
      </w:r>
      <w:r w:rsidRPr="00B91C7B">
        <w:rPr>
          <w:rFonts w:ascii="Times New Roman" w:hAnsi="Times New Roman" w:cs="Times New Roman"/>
          <w:i/>
          <w:iCs/>
        </w:rPr>
        <w:t>Journal of the Fisheries Board of Canada</w:t>
      </w:r>
      <w:r w:rsidRPr="00B91C7B">
        <w:rPr>
          <w:rFonts w:ascii="Times New Roman" w:hAnsi="Times New Roman" w:cs="Times New Roman"/>
        </w:rPr>
        <w:t>, 34, 1922–1935.</w:t>
      </w:r>
    </w:p>
    <w:p w14:paraId="77539678"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Lefevre, S., McKenzie, D.J. &amp; Nilsson, G.E. (2018). In modelling effects of global warming, invalid assumptions lead to unrealistic projections. </w:t>
      </w:r>
      <w:r w:rsidRPr="00B91C7B">
        <w:rPr>
          <w:rFonts w:ascii="Times New Roman" w:hAnsi="Times New Roman" w:cs="Times New Roman"/>
          <w:i/>
          <w:iCs/>
        </w:rPr>
        <w:t>Global Change Biology</w:t>
      </w:r>
      <w:r w:rsidRPr="00B91C7B">
        <w:rPr>
          <w:rFonts w:ascii="Times New Roman" w:hAnsi="Times New Roman" w:cs="Times New Roman"/>
        </w:rPr>
        <w:t>, 24, 553–556.</w:t>
      </w:r>
    </w:p>
    <w:p w14:paraId="5CC07E2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Lindmark, M., Huss, M., Ohlberger, J. &amp; Gårdmark, A. (2018). Temperature-dependent body size effects determine population responses to climate warming. </w:t>
      </w:r>
      <w:r w:rsidRPr="00B91C7B">
        <w:rPr>
          <w:rFonts w:ascii="Times New Roman" w:hAnsi="Times New Roman" w:cs="Times New Roman"/>
          <w:i/>
          <w:iCs/>
        </w:rPr>
        <w:t>Ecology Letters</w:t>
      </w:r>
      <w:r w:rsidRPr="00B91C7B">
        <w:rPr>
          <w:rFonts w:ascii="Times New Roman" w:hAnsi="Times New Roman" w:cs="Times New Roman"/>
        </w:rPr>
        <w:t>, 21, 181–189.</w:t>
      </w:r>
    </w:p>
    <w:p w14:paraId="5FB4115B"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Marshall, D.J. &amp; White, C.R. (2019). Have We Outgrown the Existing Models of Growth? </w:t>
      </w:r>
      <w:r w:rsidRPr="00B91C7B">
        <w:rPr>
          <w:rFonts w:ascii="Times New Roman" w:hAnsi="Times New Roman" w:cs="Times New Roman"/>
          <w:i/>
          <w:iCs/>
        </w:rPr>
        <w:t>Trends in Ecology &amp; Evolution</w:t>
      </w:r>
      <w:r w:rsidRPr="00B91C7B">
        <w:rPr>
          <w:rFonts w:ascii="Times New Roman" w:hAnsi="Times New Roman" w:cs="Times New Roman"/>
        </w:rPr>
        <w:t>, 34, 102–111.</w:t>
      </w:r>
    </w:p>
    <w:p w14:paraId="1A0AA79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Norin, T. &amp; Gamperl, A.K. (2018). Metabolic scaling of individuals vs. populations: Evidence for variation in scaling exponents at different hierarchical levels. </w:t>
      </w:r>
      <w:r w:rsidRPr="00B91C7B">
        <w:rPr>
          <w:rFonts w:ascii="Times New Roman" w:hAnsi="Times New Roman" w:cs="Times New Roman"/>
          <w:i/>
          <w:iCs/>
        </w:rPr>
        <w:t>Functional Ecology</w:t>
      </w:r>
      <w:r w:rsidRPr="00B91C7B">
        <w:rPr>
          <w:rFonts w:ascii="Times New Roman" w:hAnsi="Times New Roman" w:cs="Times New Roman"/>
        </w:rPr>
        <w:t>, 32, 379–388.</w:t>
      </w:r>
    </w:p>
    <w:p w14:paraId="25CB923D"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O’Connor, M.I. (2009). Warming strenghtens an herbivore-plant interaction. </w:t>
      </w:r>
      <w:r w:rsidRPr="00B91C7B">
        <w:rPr>
          <w:rFonts w:ascii="Times New Roman" w:hAnsi="Times New Roman" w:cs="Times New Roman"/>
          <w:i/>
          <w:iCs/>
        </w:rPr>
        <w:t>Ecology</w:t>
      </w:r>
      <w:r w:rsidRPr="00B91C7B">
        <w:rPr>
          <w:rFonts w:ascii="Times New Roman" w:hAnsi="Times New Roman" w:cs="Times New Roman"/>
        </w:rPr>
        <w:t>, 90, 388–398.</w:t>
      </w:r>
    </w:p>
    <w:p w14:paraId="0DB5EDDA"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Ohlberger, J. (2013). Climate warming and ectotherm body size – from individual physiology to community ecology. </w:t>
      </w:r>
      <w:r w:rsidRPr="00B91C7B">
        <w:rPr>
          <w:rFonts w:ascii="Times New Roman" w:hAnsi="Times New Roman" w:cs="Times New Roman"/>
          <w:i/>
          <w:iCs/>
        </w:rPr>
        <w:t>Functional Ecology</w:t>
      </w:r>
      <w:r w:rsidRPr="00B91C7B">
        <w:rPr>
          <w:rFonts w:ascii="Times New Roman" w:hAnsi="Times New Roman" w:cs="Times New Roman"/>
        </w:rPr>
        <w:t>, 27, 991–1001.</w:t>
      </w:r>
    </w:p>
    <w:p w14:paraId="177286CF"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Ohlberger, J., Mehner, Thomas., Staaks, Georg. &amp; Hölker, Franz. (2012). Intraspecific temperature dependence of the scaling of metabolic rate with body mass in fishes and its ecological implications. </w:t>
      </w:r>
      <w:r w:rsidRPr="00B91C7B">
        <w:rPr>
          <w:rFonts w:ascii="Times New Roman" w:hAnsi="Times New Roman" w:cs="Times New Roman"/>
          <w:i/>
          <w:iCs/>
        </w:rPr>
        <w:t>Oikos</w:t>
      </w:r>
      <w:r w:rsidRPr="00B91C7B">
        <w:rPr>
          <w:rFonts w:ascii="Times New Roman" w:hAnsi="Times New Roman" w:cs="Times New Roman"/>
        </w:rPr>
        <w:t>, 121, 245–251.</w:t>
      </w:r>
    </w:p>
    <w:p w14:paraId="1FAA7909"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Pauly, D. &amp; Cheung, W.W.L. (2018). Sound physiological knowledge and principles in modeling shrinking of fishes under climate change. </w:t>
      </w:r>
      <w:r w:rsidRPr="00B91C7B">
        <w:rPr>
          <w:rFonts w:ascii="Times New Roman" w:hAnsi="Times New Roman" w:cs="Times New Roman"/>
          <w:i/>
          <w:iCs/>
        </w:rPr>
        <w:t>Global Change Biology</w:t>
      </w:r>
      <w:r w:rsidRPr="00B91C7B">
        <w:rPr>
          <w:rFonts w:ascii="Times New Roman" w:hAnsi="Times New Roman" w:cs="Times New Roman"/>
        </w:rPr>
        <w:t>, 24, e15–e26.</w:t>
      </w:r>
    </w:p>
    <w:p w14:paraId="69F20CD5"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Plummer, M. (2003). JAGS: A program for analysis of Bayesian graphical models using Gibbs sampling. </w:t>
      </w:r>
      <w:r w:rsidRPr="00B91C7B">
        <w:rPr>
          <w:rFonts w:ascii="Times New Roman" w:hAnsi="Times New Roman" w:cs="Times New Roman"/>
          <w:i/>
          <w:iCs/>
        </w:rPr>
        <w:t>Working Papers</w:t>
      </w:r>
      <w:r w:rsidRPr="00B91C7B">
        <w:rPr>
          <w:rFonts w:ascii="Times New Roman" w:hAnsi="Times New Roman" w:cs="Times New Roman"/>
        </w:rPr>
        <w:t>, 8.</w:t>
      </w:r>
    </w:p>
    <w:p w14:paraId="05E33AE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Plummer, M. (2019). </w:t>
      </w:r>
      <w:r w:rsidRPr="00B91C7B">
        <w:rPr>
          <w:rFonts w:ascii="Times New Roman" w:hAnsi="Times New Roman" w:cs="Times New Roman"/>
          <w:i/>
          <w:iCs/>
        </w:rPr>
        <w:t>rjags</w:t>
      </w:r>
      <w:r w:rsidRPr="00B91C7B">
        <w:rPr>
          <w:rFonts w:ascii="Times New Roman" w:hAnsi="Times New Roman" w:cs="Times New Roman"/>
        </w:rPr>
        <w:t>.</w:t>
      </w:r>
    </w:p>
    <w:p w14:paraId="795826A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R Core Team. (2018). </w:t>
      </w:r>
      <w:r w:rsidRPr="00B91C7B">
        <w:rPr>
          <w:rFonts w:ascii="Times New Roman" w:hAnsi="Times New Roman" w:cs="Times New Roman"/>
          <w:i/>
          <w:iCs/>
        </w:rPr>
        <w:t>R: A Language and Environment for Statistical Computing. R Foundation for Statistical Computing</w:t>
      </w:r>
      <w:r w:rsidRPr="00B91C7B">
        <w:rPr>
          <w:rFonts w:ascii="Times New Roman" w:hAnsi="Times New Roman" w:cs="Times New Roman"/>
        </w:rPr>
        <w:t>. Vienna, Austria.</w:t>
      </w:r>
    </w:p>
    <w:p w14:paraId="45CFDA5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Ricklefs, R.E. (2003). Is rate of ontogenetic growth constrained by resource supply or tissue growth potential? A comment on West et al.’s model. </w:t>
      </w:r>
      <w:r w:rsidRPr="00B91C7B">
        <w:rPr>
          <w:rFonts w:ascii="Times New Roman" w:hAnsi="Times New Roman" w:cs="Times New Roman"/>
          <w:i/>
          <w:iCs/>
        </w:rPr>
        <w:t>Functional Ecology</w:t>
      </w:r>
      <w:r w:rsidRPr="00B91C7B">
        <w:rPr>
          <w:rFonts w:ascii="Times New Roman" w:hAnsi="Times New Roman" w:cs="Times New Roman"/>
        </w:rPr>
        <w:t>, 17, 384–393.</w:t>
      </w:r>
    </w:p>
    <w:p w14:paraId="51F8173E"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Rohatgi, A. (2012). </w:t>
      </w:r>
      <w:r w:rsidRPr="00B91C7B">
        <w:rPr>
          <w:rFonts w:ascii="Times New Roman" w:hAnsi="Times New Roman" w:cs="Times New Roman"/>
          <w:i/>
          <w:iCs/>
        </w:rPr>
        <w:t>WebPlotDigitalizer: HTML5 based online tool to extract numerical data from plot images. Version 4.1. [WWW document] URL https://automeris.io/WebPlotDigitizer (accessed on January 2019).</w:t>
      </w:r>
    </w:p>
    <w:p w14:paraId="35A084F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Sentis, A., Binzer, A. &amp; Boukal, D.S. (2017). Temperature-size responses alter food chain persistence across environmental gradients. </w:t>
      </w:r>
      <w:r w:rsidRPr="00B91C7B">
        <w:rPr>
          <w:rFonts w:ascii="Times New Roman" w:hAnsi="Times New Roman" w:cs="Times New Roman"/>
          <w:i/>
          <w:iCs/>
        </w:rPr>
        <w:t>Ecology Letters</w:t>
      </w:r>
      <w:r w:rsidRPr="00B91C7B">
        <w:rPr>
          <w:rFonts w:ascii="Times New Roman" w:hAnsi="Times New Roman" w:cs="Times New Roman"/>
        </w:rPr>
        <w:t>, 20, 852–862.</w:t>
      </w:r>
    </w:p>
    <w:p w14:paraId="6A1A7AC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lastRenderedPageBreak/>
        <w:t xml:space="preserve">Ursin, E. (1967). A Mathematical Model of Some Aspects of Fish Growth, Respiration, and Mortality. </w:t>
      </w:r>
      <w:r w:rsidRPr="00B91C7B">
        <w:rPr>
          <w:rFonts w:ascii="Times New Roman" w:hAnsi="Times New Roman" w:cs="Times New Roman"/>
          <w:i/>
          <w:iCs/>
        </w:rPr>
        <w:t>Journal of the Fisheries Research Board of Canada</w:t>
      </w:r>
      <w:r w:rsidRPr="00B91C7B">
        <w:rPr>
          <w:rFonts w:ascii="Times New Roman" w:hAnsi="Times New Roman" w:cs="Times New Roman"/>
        </w:rPr>
        <w:t>, 24, 2355–2453.</w:t>
      </w:r>
    </w:p>
    <w:p w14:paraId="14E43BB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Vasseur, D.A. &amp; McCann, K.S. (2005). A mechanistic approach for modelling temperature-dependent consumer-resource dynamics. </w:t>
      </w:r>
      <w:r w:rsidRPr="00B91C7B">
        <w:rPr>
          <w:rFonts w:ascii="Times New Roman" w:hAnsi="Times New Roman" w:cs="Times New Roman"/>
          <w:i/>
          <w:iCs/>
        </w:rPr>
        <w:t>The American Naturalist</w:t>
      </w:r>
      <w:r w:rsidRPr="00B91C7B">
        <w:rPr>
          <w:rFonts w:ascii="Times New Roman" w:hAnsi="Times New Roman" w:cs="Times New Roman"/>
        </w:rPr>
        <w:t>, 166, 184–198.</w:t>
      </w:r>
    </w:p>
    <w:p w14:paraId="12D2DFA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Vehtari, A., Gelman, A. &amp; Gabry, J. (2017). Practical Bayesian model evaluation using leave-one-out cross-validation and WAIC. </w:t>
      </w:r>
      <w:r w:rsidRPr="00B91C7B">
        <w:rPr>
          <w:rFonts w:ascii="Times New Roman" w:hAnsi="Times New Roman" w:cs="Times New Roman"/>
          <w:i/>
          <w:iCs/>
        </w:rPr>
        <w:t>Stat Comput</w:t>
      </w:r>
      <w:r w:rsidRPr="00B91C7B">
        <w:rPr>
          <w:rFonts w:ascii="Times New Roman" w:hAnsi="Times New Roman" w:cs="Times New Roman"/>
        </w:rPr>
        <w:t>, 27, 1413–1432.</w:t>
      </w:r>
    </w:p>
    <w:p w14:paraId="3ED9CD4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West, G.B., Brown, J.H. &amp; Enquist, B.J. (1997). A general model for the origin of allometric scaling laws in biology. </w:t>
      </w:r>
      <w:r w:rsidRPr="00B91C7B">
        <w:rPr>
          <w:rFonts w:ascii="Times New Roman" w:hAnsi="Times New Roman" w:cs="Times New Roman"/>
          <w:i/>
          <w:iCs/>
        </w:rPr>
        <w:t>Science</w:t>
      </w:r>
      <w:r w:rsidRPr="00B91C7B">
        <w:rPr>
          <w:rFonts w:ascii="Times New Roman" w:hAnsi="Times New Roman" w:cs="Times New Roman"/>
        </w:rPr>
        <w:t>, 276, 122–126.</w:t>
      </w:r>
    </w:p>
    <w:p w14:paraId="44A5C416"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West, G.B., Brown, J.H. &amp; Enquist, B.J. (1999). The fourth dimension of life: Fractal geometry and allometric scaling of organisms. </w:t>
      </w:r>
      <w:r w:rsidRPr="00B91C7B">
        <w:rPr>
          <w:rFonts w:ascii="Times New Roman" w:hAnsi="Times New Roman" w:cs="Times New Roman"/>
          <w:i/>
          <w:iCs/>
        </w:rPr>
        <w:t>Science</w:t>
      </w:r>
      <w:r w:rsidRPr="00B91C7B">
        <w:rPr>
          <w:rFonts w:ascii="Times New Roman" w:hAnsi="Times New Roman" w:cs="Times New Roman"/>
        </w:rPr>
        <w:t>, 284, 1677–1679.</w:t>
      </w:r>
    </w:p>
    <w:p w14:paraId="266053EA"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Wickham, H. (2017). </w:t>
      </w:r>
      <w:r w:rsidRPr="00B91C7B">
        <w:rPr>
          <w:rFonts w:ascii="Times New Roman" w:hAnsi="Times New Roman" w:cs="Times New Roman"/>
          <w:i/>
          <w:iCs/>
        </w:rPr>
        <w:t>tidyverse: Easily Install and Load the “Tidyverse.”</w:t>
      </w:r>
    </w:p>
    <w:p w14:paraId="587FFC4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Xie, Xiaojun. &amp; Sun, Ruyung. (1990). The Bioenergetics of the Southern Catfish (Silurus meridionalis Chen). I. Resting Metabolic Rate as a Function of Body Weight and Temperature. </w:t>
      </w:r>
      <w:r w:rsidRPr="00B91C7B">
        <w:rPr>
          <w:rFonts w:ascii="Times New Roman" w:hAnsi="Times New Roman" w:cs="Times New Roman"/>
          <w:i/>
          <w:iCs/>
        </w:rPr>
        <w:t>Physiological Zoology</w:t>
      </w:r>
      <w:r w:rsidRPr="00B91C7B">
        <w:rPr>
          <w:rFonts w:ascii="Times New Roman" w:hAnsi="Times New Roman" w:cs="Times New Roman"/>
        </w:rPr>
        <w:t>, 63, 1181–1195.</w:t>
      </w:r>
    </w:p>
    <w:p w14:paraId="4C5C30BA" w14:textId="1939EA1B" w:rsidR="00C41369" w:rsidRPr="00483A60" w:rsidRDefault="00C41369" w:rsidP="00701A4F">
      <w:pPr>
        <w:spacing w:line="480" w:lineRule="auto"/>
        <w:contextualSpacing/>
        <w:jc w:val="both"/>
        <w:rPr>
          <w:rFonts w:cstheme="minorHAnsi"/>
        </w:rPr>
      </w:pPr>
      <w:r w:rsidRPr="00483A60">
        <w:rPr>
          <w:rFonts w:cstheme="minorHAnsi"/>
        </w:rPr>
        <w:fldChar w:fldCharType="end"/>
      </w:r>
    </w:p>
    <w:sectPr w:rsidR="00C41369" w:rsidRPr="00483A60" w:rsidSect="00F97B62">
      <w:headerReference w:type="even"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na Gårdmark" w:date="2019-12-11T09:06:00Z" w:initials="AG">
    <w:p w14:paraId="1B7DC925" w14:textId="2AAADFE7" w:rsidR="00771CB3" w:rsidRPr="00DB1422" w:rsidRDefault="00771CB3">
      <w:pPr>
        <w:pStyle w:val="CommentText"/>
      </w:pPr>
      <w:r>
        <w:rPr>
          <w:rStyle w:val="CommentReference"/>
        </w:rPr>
        <w:annotationRef/>
      </w:r>
      <w:r w:rsidRPr="00DB1422">
        <w:rPr>
          <w:rStyle w:val="CommentReference"/>
        </w:rPr>
        <w:t>which journal are you having in mind?</w:t>
      </w:r>
    </w:p>
  </w:comment>
  <w:comment w:id="2" w:author="Max Lindmark" w:date="2019-12-17T09:32:00Z" w:initials="ML">
    <w:p w14:paraId="628AE6CA" w14:textId="529B3F1B" w:rsidR="00771CB3" w:rsidRPr="00771CB3" w:rsidRDefault="00771CB3">
      <w:pPr>
        <w:pStyle w:val="CommentText"/>
        <w:rPr>
          <w:color w:val="FF0000"/>
        </w:rPr>
      </w:pPr>
      <w:r w:rsidRPr="00771CB3">
        <w:rPr>
          <w:rStyle w:val="CommentReference"/>
          <w:color w:val="FF0000"/>
        </w:rPr>
        <w:annotationRef/>
      </w:r>
      <w:r w:rsidRPr="00771CB3">
        <w:rPr>
          <w:color w:val="FF0000"/>
        </w:rPr>
        <w:t>Don’t know yet!</w:t>
      </w:r>
    </w:p>
  </w:comment>
  <w:comment w:id="3" w:author="Max Lindmark [2]" w:date="2019-04-02T22:25:00Z" w:initials="ML">
    <w:p w14:paraId="7A3EF043" w14:textId="016BB45E" w:rsidR="00771CB3" w:rsidRPr="00DF6297" w:rsidRDefault="00771CB3">
      <w:pPr>
        <w:pStyle w:val="CommentText"/>
      </w:pPr>
      <w:r>
        <w:rPr>
          <w:rStyle w:val="CommentReference"/>
        </w:rPr>
        <w:annotationRef/>
      </w:r>
      <w:r w:rsidRPr="00DF6297">
        <w:t>Check manuscraps!</w:t>
      </w:r>
    </w:p>
  </w:comment>
  <w:comment w:id="4" w:author="Max Lindmark [2]" w:date="2019-04-01T17:03:00Z" w:initials="ML">
    <w:p w14:paraId="07712532" w14:textId="70790538" w:rsidR="00771CB3" w:rsidRPr="00DF6297" w:rsidRDefault="00771CB3">
      <w:pPr>
        <w:pStyle w:val="CommentText"/>
      </w:pPr>
      <w:r>
        <w:rPr>
          <w:rStyle w:val="CommentReference"/>
        </w:rPr>
        <w:annotationRef/>
      </w:r>
      <w:r w:rsidRPr="00DF6297">
        <w:t xml:space="preserve">Write with this in mind: </w:t>
      </w:r>
      <w:hyperlink r:id="rId1" w:history="1">
        <w:r w:rsidRPr="00DF6297">
          <w:rPr>
            <w:rStyle w:val="Hyperlink"/>
          </w:rPr>
          <w:t>https://dynamicecology.wordpress.com/2016/02/24/the-5-pivotal-paragraphs-in-a-paper/</w:t>
        </w:r>
      </w:hyperlink>
    </w:p>
  </w:comment>
  <w:comment w:id="10" w:author="Jan Ohlberger" w:date="2019-12-15T20:07:00Z" w:initials="Ca">
    <w:p w14:paraId="03651A95" w14:textId="4D996EFD" w:rsidR="00771CB3" w:rsidRDefault="00771CB3">
      <w:pPr>
        <w:pStyle w:val="CommentText"/>
      </w:pPr>
      <w:r>
        <w:rPr>
          <w:rStyle w:val="CommentReference"/>
        </w:rPr>
        <w:annotationRef/>
      </w:r>
      <w:r>
        <w:t>I slightly rewrote this because the MTE has been used to ‘explain’ ecological processes without considering the intraspecific dimension</w:t>
      </w:r>
    </w:p>
  </w:comment>
  <w:comment w:id="20" w:author="Anna Gårdmark" w:date="2019-12-11T08:26:00Z" w:initials="AG">
    <w:p w14:paraId="76DFE307" w14:textId="36DAD86D" w:rsidR="00771CB3" w:rsidRPr="0045637F" w:rsidRDefault="00771CB3">
      <w:pPr>
        <w:pStyle w:val="CommentText"/>
      </w:pPr>
      <w:r>
        <w:rPr>
          <w:rStyle w:val="CommentReference"/>
        </w:rPr>
        <w:annotationRef/>
      </w:r>
      <w:r w:rsidRPr="0045637F">
        <w:rPr>
          <w:rStyle w:val="CommentReference"/>
        </w:rPr>
        <w:t xml:space="preserve">I don’t get this argument? </w:t>
      </w:r>
      <w:r>
        <w:rPr>
          <w:rStyle w:val="CommentReference"/>
        </w:rPr>
        <w:t>You could in principle have unimodal rate-temperature relationships if you would choose to look between species.  I believe you’re after something else here, but I couldn’t see from your text what it is.</w:t>
      </w:r>
    </w:p>
  </w:comment>
  <w:comment w:id="21" w:author="Jan Ohlberger" w:date="2019-12-15T20:06:00Z" w:initials="Ca">
    <w:p w14:paraId="784ED048" w14:textId="53E15335" w:rsidR="00771CB3" w:rsidRDefault="00771CB3">
      <w:pPr>
        <w:pStyle w:val="CommentText"/>
      </w:pPr>
      <w:r>
        <w:rPr>
          <w:rStyle w:val="CommentReference"/>
        </w:rPr>
        <w:annotationRef/>
      </w:r>
      <w:r>
        <w:t>Wasn’t quite clear to me either, and I think it should be its own sentence if you consider it that important, or be dropped (the first part is important enough to stand on its own)</w:t>
      </w:r>
    </w:p>
  </w:comment>
  <w:comment w:id="24" w:author="Anna Gårdmark" w:date="2019-12-11T08:28:00Z" w:initials="AG">
    <w:p w14:paraId="6BE0ABC8" w14:textId="731EDF5B" w:rsidR="00771CB3" w:rsidRPr="0045637F" w:rsidRDefault="00771CB3">
      <w:pPr>
        <w:pStyle w:val="CommentText"/>
      </w:pPr>
      <w:r>
        <w:rPr>
          <w:rStyle w:val="CommentReference"/>
        </w:rPr>
        <w:annotationRef/>
      </w:r>
      <w:r w:rsidRPr="0045637F">
        <w:rPr>
          <w:rStyle w:val="CommentReference"/>
        </w:rPr>
        <w:t xml:space="preserve">earlier you use physiological and ecological processes, now biological. </w:t>
      </w:r>
      <w:r>
        <w:rPr>
          <w:rStyle w:val="CommentReference"/>
        </w:rPr>
        <w:t>would be good to be consistent, or to indicate if you y biological here mean both physiological and ecological</w:t>
      </w:r>
    </w:p>
  </w:comment>
  <w:comment w:id="22" w:author="Jan Ohlberger" w:date="2019-12-15T20:12:00Z" w:initials="Ca">
    <w:p w14:paraId="2100EED7" w14:textId="05398F87" w:rsidR="00771CB3" w:rsidRDefault="00771CB3">
      <w:pPr>
        <w:pStyle w:val="CommentText"/>
      </w:pPr>
      <w:r>
        <w:rPr>
          <w:rStyle w:val="CommentReference"/>
        </w:rPr>
        <w:annotationRef/>
      </w:r>
      <w:r>
        <w:t>May not even need this part if we integrate “</w:t>
      </w:r>
      <w:r>
        <w:rPr>
          <w:rFonts w:cstheme="minorHAnsi"/>
        </w:rPr>
        <w:t>body mass- and temperature-dependence</w:t>
      </w:r>
      <w:r>
        <w:t>” into the next sentence – would leave more room for results (depending on max word count for abstract)</w:t>
      </w:r>
    </w:p>
  </w:comment>
  <w:comment w:id="31" w:author="Anna Gårdmark" w:date="2019-12-11T08:29:00Z" w:initials="AG">
    <w:p w14:paraId="6393F9E2" w14:textId="03C9C1C2" w:rsidR="00771CB3" w:rsidRPr="0045637F" w:rsidRDefault="00771CB3">
      <w:pPr>
        <w:pStyle w:val="CommentText"/>
      </w:pPr>
      <w:r>
        <w:rPr>
          <w:rStyle w:val="CommentReference"/>
        </w:rPr>
        <w:annotationRef/>
      </w:r>
      <w:r w:rsidRPr="0045637F">
        <w:rPr>
          <w:rStyle w:val="CommentReference"/>
        </w:rPr>
        <w:t>Vague. Specify?</w:t>
      </w:r>
    </w:p>
  </w:comment>
  <w:comment w:id="32" w:author="Anna Gårdmark" w:date="2019-12-11T08:30:00Z" w:initials="AG">
    <w:p w14:paraId="6E1AE01A" w14:textId="73677333" w:rsidR="00771CB3" w:rsidRPr="0045637F" w:rsidRDefault="00771CB3">
      <w:pPr>
        <w:pStyle w:val="CommentText"/>
      </w:pPr>
      <w:r>
        <w:rPr>
          <w:rStyle w:val="CommentReference"/>
        </w:rPr>
        <w:annotationRef/>
      </w:r>
      <w:r w:rsidRPr="0045637F">
        <w:rPr>
          <w:rStyle w:val="CommentReference"/>
        </w:rPr>
        <w:t xml:space="preserve">I’d phrase this as </w:t>
      </w:r>
      <w:r>
        <w:rPr>
          <w:rStyle w:val="CommentReference"/>
        </w:rPr>
        <w:t xml:space="preserve">‘We </w:t>
      </w:r>
      <w:r w:rsidRPr="0045637F">
        <w:rPr>
          <w:rStyle w:val="CommentReference"/>
        </w:rPr>
        <w:t xml:space="preserve">did a systematic review to synthesize experimental findings on </w:t>
      </w:r>
      <w:r>
        <w:rPr>
          <w:rStyle w:val="CommentReference"/>
        </w:rPr>
        <w:t>scaling of consumption and metabolic rates within species, using a factorial….’</w:t>
      </w:r>
    </w:p>
  </w:comment>
  <w:comment w:id="33" w:author="Jan Ohlberger" w:date="2019-12-15T20:13:00Z" w:initials="Ca">
    <w:p w14:paraId="0C43E20C" w14:textId="6E86E575" w:rsidR="00771CB3" w:rsidRDefault="00771CB3">
      <w:pPr>
        <w:pStyle w:val="CommentText"/>
      </w:pPr>
      <w:r>
        <w:rPr>
          <w:rStyle w:val="CommentReference"/>
        </w:rPr>
        <w:annotationRef/>
      </w:r>
      <w:r>
        <w:t>I like that better too.</w:t>
      </w:r>
    </w:p>
  </w:comment>
  <w:comment w:id="34" w:author="Anna Gårdmark" w:date="2019-12-11T08:32:00Z" w:initials="AG">
    <w:p w14:paraId="62BB582C" w14:textId="2116410E" w:rsidR="00771CB3" w:rsidRPr="002A46E5" w:rsidRDefault="00771CB3">
      <w:pPr>
        <w:pStyle w:val="CommentText"/>
      </w:pPr>
      <w:r>
        <w:rPr>
          <w:rStyle w:val="CommentReference"/>
        </w:rPr>
        <w:annotationRef/>
      </w:r>
      <w:r w:rsidRPr="002A46E5">
        <w:rPr>
          <w:rStyle w:val="CommentReference"/>
        </w:rPr>
        <w:t xml:space="preserve">what do you mean by this? </w:t>
      </w:r>
      <w:r>
        <w:rPr>
          <w:rStyle w:val="CommentReference"/>
        </w:rPr>
        <w:t>Are you referring to the fact that you had a systematic review protocol?</w:t>
      </w:r>
    </w:p>
  </w:comment>
  <w:comment w:id="35" w:author="Jan Ohlberger" w:date="2019-12-15T20:14:00Z" w:initials="Ca">
    <w:p w14:paraId="481DBDFA" w14:textId="08787E83" w:rsidR="00771CB3" w:rsidRDefault="00771CB3">
      <w:pPr>
        <w:pStyle w:val="CommentText"/>
      </w:pPr>
      <w:r>
        <w:rPr>
          <w:rStyle w:val="CommentReference"/>
        </w:rPr>
        <w:annotationRef/>
      </w:r>
      <w:r>
        <w:t>I’d drop that and start with the finding directly here…</w:t>
      </w:r>
    </w:p>
  </w:comment>
  <w:comment w:id="40" w:author="Anna Gårdmark" w:date="2019-12-11T08:35:00Z" w:initials="AG">
    <w:p w14:paraId="10949C96" w14:textId="2E5E7C96" w:rsidR="00771CB3" w:rsidRPr="002A46E5" w:rsidRDefault="00771CB3">
      <w:pPr>
        <w:pStyle w:val="CommentText"/>
      </w:pPr>
      <w:r>
        <w:rPr>
          <w:rStyle w:val="CommentReference"/>
        </w:rPr>
        <w:annotationRef/>
      </w:r>
      <w:r w:rsidRPr="002A46E5">
        <w:rPr>
          <w:rStyle w:val="CommentReference"/>
        </w:rPr>
        <w:t>relate to previous findings/predictions?</w:t>
      </w:r>
    </w:p>
  </w:comment>
  <w:comment w:id="46" w:author="Jan Ohlberger" w:date="2019-12-15T20:21:00Z" w:initials="Ca">
    <w:p w14:paraId="27CC92C7" w14:textId="75536DF3" w:rsidR="00771CB3" w:rsidRDefault="00771CB3">
      <w:pPr>
        <w:pStyle w:val="CommentText"/>
      </w:pPr>
      <w:r>
        <w:rPr>
          <w:rStyle w:val="CommentReference"/>
        </w:rPr>
        <w:annotationRef/>
      </w:r>
      <w:r>
        <w:t>Write it out again….</w:t>
      </w:r>
    </w:p>
  </w:comment>
  <w:comment w:id="47" w:author="Anna Gårdmark" w:date="2019-12-11T08:37:00Z" w:initials="AG">
    <w:p w14:paraId="597833EB" w14:textId="4363DC5F" w:rsidR="00771CB3" w:rsidRPr="002A46E5" w:rsidRDefault="00771CB3">
      <w:pPr>
        <w:pStyle w:val="CommentText"/>
      </w:pPr>
      <w:r>
        <w:rPr>
          <w:rStyle w:val="CommentReference"/>
        </w:rPr>
        <w:annotationRef/>
      </w:r>
      <w:r w:rsidRPr="002A46E5">
        <w:rPr>
          <w:rStyle w:val="CommentReference"/>
        </w:rPr>
        <w:t>do you mean body mass or mass at reproduction?</w:t>
      </w:r>
    </w:p>
  </w:comment>
  <w:comment w:id="48" w:author="Jan Ohlberger" w:date="2019-12-15T20:21:00Z" w:initials="Ca">
    <w:p w14:paraId="569267DA" w14:textId="6ECAE6B1" w:rsidR="00771CB3" w:rsidRDefault="00771CB3">
      <w:pPr>
        <w:pStyle w:val="CommentText"/>
      </w:pPr>
      <w:r>
        <w:rPr>
          <w:rStyle w:val="CommentReference"/>
        </w:rPr>
        <w:annotationRef/>
      </w:r>
      <w:r>
        <w:t>I think its fine to use ‘body size’ when talking in more general terms</w:t>
      </w:r>
    </w:p>
  </w:comment>
  <w:comment w:id="49" w:author="Anna Gårdmark" w:date="2019-12-11T08:59:00Z" w:initials="AG">
    <w:p w14:paraId="2C284982" w14:textId="358CFEDD" w:rsidR="00771CB3" w:rsidRDefault="00771CB3">
      <w:pPr>
        <w:pStyle w:val="CommentText"/>
        <w:rPr>
          <w:rStyle w:val="CommentReference"/>
        </w:rPr>
      </w:pPr>
      <w:r>
        <w:rPr>
          <w:rStyle w:val="CommentReference"/>
        </w:rPr>
        <w:annotationRef/>
      </w:r>
      <w:r w:rsidRPr="006D250A">
        <w:rPr>
          <w:rStyle w:val="CommentReference"/>
        </w:rPr>
        <w:t xml:space="preserve">this ending requires that you adress scale in the next paragraph. </w:t>
      </w:r>
      <w:r>
        <w:rPr>
          <w:rStyle w:val="CommentReference"/>
        </w:rPr>
        <w:t>Now it addresses both deviations from a ‘universal’ scaling, and a discussion of within vs between species. Worth thinking about how to link this clearer.</w:t>
      </w:r>
    </w:p>
    <w:p w14:paraId="39B8C7D2" w14:textId="77777777" w:rsidR="00771CB3" w:rsidRDefault="00771CB3">
      <w:pPr>
        <w:pStyle w:val="CommentText"/>
        <w:rPr>
          <w:rStyle w:val="CommentReference"/>
        </w:rPr>
      </w:pPr>
      <w:r>
        <w:rPr>
          <w:rStyle w:val="CommentReference"/>
        </w:rPr>
        <w:t>(Also, from the previous paragraph, scale is understood as individual, population, community/food web; rather than within and between species; slightly confusing perhaps?)</w:t>
      </w:r>
    </w:p>
    <w:p w14:paraId="7D1A42D7" w14:textId="79011613" w:rsidR="00771CB3" w:rsidRPr="006D250A" w:rsidRDefault="00771CB3">
      <w:pPr>
        <w:pStyle w:val="CommentText"/>
      </w:pPr>
    </w:p>
  </w:comment>
  <w:comment w:id="50" w:author="Jan Ohlberger" w:date="2019-12-15T20:27:00Z" w:initials="Ca">
    <w:p w14:paraId="6223264A" w14:textId="3212D798" w:rsidR="00771CB3" w:rsidRDefault="00771CB3">
      <w:pPr>
        <w:pStyle w:val="CommentText"/>
      </w:pPr>
      <w:r>
        <w:rPr>
          <w:rStyle w:val="CommentReference"/>
        </w:rPr>
        <w:annotationRef/>
      </w:r>
      <w:r>
        <w:t>Could drop text in parentheses I guess.</w:t>
      </w:r>
    </w:p>
    <w:p w14:paraId="17E5B864" w14:textId="77777777" w:rsidR="00771CB3" w:rsidRDefault="00771CB3">
      <w:pPr>
        <w:pStyle w:val="CommentText"/>
      </w:pPr>
    </w:p>
    <w:p w14:paraId="6F9CDE78" w14:textId="354CE613" w:rsidR="00771CB3" w:rsidRDefault="00771CB3">
      <w:pPr>
        <w:pStyle w:val="CommentText"/>
      </w:pPr>
      <w:r>
        <w:t xml:space="preserve">Also need to be clear about </w:t>
      </w:r>
      <w:r w:rsidRPr="004349EB">
        <w:rPr>
          <w:i/>
        </w:rPr>
        <w:t>responses to what</w:t>
      </w:r>
      <w:r>
        <w:t>…?</w:t>
      </w:r>
    </w:p>
    <w:p w14:paraId="1A9DDDA6" w14:textId="77777777" w:rsidR="00771CB3" w:rsidRDefault="00771CB3">
      <w:pPr>
        <w:pStyle w:val="CommentText"/>
      </w:pPr>
    </w:p>
    <w:p w14:paraId="00D692F1" w14:textId="54ABBEB6" w:rsidR="00771CB3" w:rsidRDefault="00771CB3">
      <w:pPr>
        <w:pStyle w:val="CommentText"/>
      </w:pPr>
      <w:r>
        <w:t xml:space="preserve">If this refers to intra- vs interspecific, the next paragraph end on that notion also. </w:t>
      </w:r>
    </w:p>
  </w:comment>
  <w:comment w:id="51" w:author="Max Lindmark" w:date="2019-12-09T18:09:00Z" w:initials="ML">
    <w:p w14:paraId="14408FCF" w14:textId="39EE8528" w:rsidR="00771CB3" w:rsidRPr="0045637F" w:rsidRDefault="00771CB3">
      <w:pPr>
        <w:pStyle w:val="CommentText"/>
      </w:pPr>
      <w:r>
        <w:rPr>
          <w:rStyle w:val="CommentReference"/>
        </w:rPr>
        <w:annotationRef/>
      </w:r>
      <w:r w:rsidRPr="0045637F">
        <w:t>Check if this paper is in the list (if it has temperature variation)</w:t>
      </w:r>
    </w:p>
  </w:comment>
  <w:comment w:id="54" w:author="Anna Gårdmark" w:date="2019-12-11T08:46:00Z" w:initials="AG">
    <w:p w14:paraId="51767F0C" w14:textId="6AB38D5A" w:rsidR="00771CB3" w:rsidRPr="00AE39C5" w:rsidRDefault="00771CB3">
      <w:pPr>
        <w:pStyle w:val="CommentText"/>
      </w:pPr>
      <w:r>
        <w:rPr>
          <w:rStyle w:val="CommentReference"/>
        </w:rPr>
        <w:annotationRef/>
      </w:r>
      <w:r w:rsidRPr="00AE39C5">
        <w:rPr>
          <w:rStyle w:val="CommentReference"/>
        </w:rPr>
        <w:t xml:space="preserve">is this what you mean? </w:t>
      </w:r>
      <w:r>
        <w:rPr>
          <w:rStyle w:val="CommentReference"/>
        </w:rPr>
        <w:t xml:space="preserve">  indicative sounds strange, as body growth results from scaling of consumption and metabolism</w:t>
      </w:r>
    </w:p>
  </w:comment>
  <w:comment w:id="55" w:author="Max Lindmark" w:date="2019-12-17T09:39:00Z" w:initials="ML">
    <w:p w14:paraId="54969476" w14:textId="1C0AE602" w:rsidR="00BA360D" w:rsidRDefault="00BA360D">
      <w:pPr>
        <w:pStyle w:val="CommentText"/>
      </w:pPr>
      <w:r w:rsidRPr="00BA360D">
        <w:rPr>
          <w:rStyle w:val="CommentReference"/>
          <w:color w:val="FF0000"/>
        </w:rPr>
        <w:annotationRef/>
      </w:r>
      <w:r w:rsidRPr="00BA360D">
        <w:rPr>
          <w:color w:val="FF0000"/>
        </w:rPr>
        <w:t>Also other things</w:t>
      </w:r>
      <w:r>
        <w:rPr>
          <w:color w:val="FF0000"/>
        </w:rPr>
        <w:t>, part of the goal here is to look at the scaling of metabolism and consumption to find that out, if its realistic</w:t>
      </w:r>
    </w:p>
  </w:comment>
  <w:comment w:id="52" w:author="Max Lindmark" w:date="2019-12-17T09:40:00Z" w:initials="ML">
    <w:p w14:paraId="67C8F5FA" w14:textId="641345A8" w:rsidR="00BA360D" w:rsidRPr="00BA360D" w:rsidRDefault="00BA360D">
      <w:pPr>
        <w:pStyle w:val="CommentText"/>
        <w:rPr>
          <w:color w:val="FF0000"/>
        </w:rPr>
      </w:pPr>
      <w:r w:rsidRPr="00BA360D">
        <w:rPr>
          <w:rStyle w:val="CommentReference"/>
          <w:color w:val="FF0000"/>
        </w:rPr>
        <w:annotationRef/>
      </w:r>
      <w:r w:rsidRPr="00BA360D">
        <w:rPr>
          <w:color w:val="FF0000"/>
        </w:rPr>
        <w:t>I above say body mass can affect temp-scaling, which is size dep thermal performance curves. Here I speculate about its implications for growth</w:t>
      </w:r>
    </w:p>
  </w:comment>
  <w:comment w:id="60" w:author="Anna Gårdmark" w:date="2019-12-11T09:02:00Z" w:initials="AG">
    <w:p w14:paraId="1752B058" w14:textId="4A3E261D" w:rsidR="00771CB3" w:rsidRPr="00EC5B9D" w:rsidRDefault="00771CB3">
      <w:pPr>
        <w:pStyle w:val="CommentText"/>
      </w:pPr>
      <w:r>
        <w:rPr>
          <w:rStyle w:val="CommentReference"/>
        </w:rPr>
        <w:annotationRef/>
      </w:r>
      <w:r w:rsidRPr="00EC5B9D">
        <w:rPr>
          <w:rStyle w:val="CommentReference"/>
        </w:rPr>
        <w:t>u</w:t>
      </w:r>
      <w:r>
        <w:rPr>
          <w:rStyle w:val="CommentReference"/>
        </w:rPr>
        <w:t>nclear what the knowledge gap is. Better spell out explicitly</w:t>
      </w:r>
    </w:p>
  </w:comment>
  <w:comment w:id="61" w:author="Anna Gårdmark" w:date="2019-12-11T09:06:00Z" w:initials="AG">
    <w:p w14:paraId="2C19940F" w14:textId="058D573E" w:rsidR="00771CB3" w:rsidRPr="00DB1422" w:rsidRDefault="00771CB3">
      <w:pPr>
        <w:pStyle w:val="CommentText"/>
      </w:pPr>
      <w:r>
        <w:rPr>
          <w:rStyle w:val="CommentReference"/>
        </w:rPr>
        <w:annotationRef/>
      </w:r>
      <w:r w:rsidRPr="00DB1422">
        <w:rPr>
          <w:rStyle w:val="CommentReference"/>
        </w:rPr>
        <w:t>build-</w:t>
      </w:r>
      <w:r>
        <w:rPr>
          <w:rStyle w:val="CommentReference"/>
        </w:rPr>
        <w:t>up to growth from previous paragraph needed? felt a bit abrupt that you come to growth now.   (you give the explanation further down ‘ metabolism &amp; max consumption rate are…’; better move up to top of paragraph?</w:t>
      </w:r>
    </w:p>
  </w:comment>
  <w:comment w:id="62" w:author="Jan Ohlberger" w:date="2019-12-15T20:39:00Z" w:initials="Ca">
    <w:p w14:paraId="07D4F46D" w14:textId="5BC179FF" w:rsidR="00771CB3" w:rsidRDefault="00771CB3">
      <w:pPr>
        <w:pStyle w:val="CommentText"/>
      </w:pPr>
      <w:r>
        <w:rPr>
          <w:rStyle w:val="CommentReference"/>
        </w:rPr>
        <w:annotationRef/>
      </w:r>
      <w:r>
        <w:t>The 2013 Functional Ecology paper was one of the first to point out</w:t>
      </w:r>
    </w:p>
  </w:comment>
  <w:comment w:id="63" w:author="Max Lindmark" w:date="2019-12-17T09:42:00Z" w:initials="ML">
    <w:p w14:paraId="28C9CBA2" w14:textId="02B89005" w:rsidR="00BA360D" w:rsidRPr="00BA360D" w:rsidRDefault="00BA360D">
      <w:pPr>
        <w:pStyle w:val="CommentText"/>
        <w:rPr>
          <w:color w:val="FF0000"/>
        </w:rPr>
      </w:pPr>
      <w:r w:rsidRPr="00BA360D">
        <w:rPr>
          <w:rStyle w:val="CommentReference"/>
          <w:color w:val="FF0000"/>
        </w:rPr>
        <w:annotationRef/>
      </w:r>
      <w:r w:rsidRPr="00BA360D">
        <w:rPr>
          <w:color w:val="FF0000"/>
        </w:rPr>
        <w:t>That’s true! I was too focused on the recent discussions about Pauly’s theory.</w:t>
      </w:r>
    </w:p>
  </w:comment>
  <w:comment w:id="64" w:author="Anna Gårdmark" w:date="2019-12-11T09:10:00Z" w:initials="AG">
    <w:p w14:paraId="41F5B562" w14:textId="06D6F6B2" w:rsidR="00771CB3" w:rsidRPr="00A82E2D" w:rsidRDefault="00771CB3">
      <w:pPr>
        <w:pStyle w:val="CommentText"/>
      </w:pPr>
      <w:r>
        <w:rPr>
          <w:rStyle w:val="CommentReference"/>
        </w:rPr>
        <w:annotationRef/>
      </w:r>
      <w:r w:rsidRPr="00A82E2D">
        <w:rPr>
          <w:rStyle w:val="CommentReference"/>
        </w:rPr>
        <w:t xml:space="preserve">systematic review? </w:t>
      </w:r>
      <w:r>
        <w:rPr>
          <w:rStyle w:val="CommentReference"/>
        </w:rPr>
        <w:t xml:space="preserve">see comments on abstract (if you don’t like the term systematic review, it would be good to show that the search &amp; selection process both were structured by a protocol; ‘search WoS’ sounds very arbitrary and a bit at random </w:t>
      </w:r>
    </w:p>
  </w:comment>
  <w:comment w:id="66" w:author="Anna Gårdmark" w:date="2019-12-11T09:14:00Z" w:initials="AG">
    <w:p w14:paraId="6AF4548B" w14:textId="1DA52DA3" w:rsidR="00771CB3" w:rsidRPr="00A82E2D" w:rsidRDefault="00771CB3">
      <w:pPr>
        <w:pStyle w:val="CommentText"/>
      </w:pPr>
      <w:r>
        <w:rPr>
          <w:rStyle w:val="CommentReference"/>
        </w:rPr>
        <w:annotationRef/>
      </w:r>
      <w:r>
        <w:rPr>
          <w:rStyle w:val="CommentReference"/>
        </w:rPr>
        <w:t>in abstract you say Topt</w:t>
      </w:r>
      <w:r w:rsidRPr="00A82E2D">
        <w:rPr>
          <w:rStyle w:val="CommentReference"/>
        </w:rPr>
        <w:t xml:space="preserve"> didn’t, for metabolism</w:t>
      </w:r>
    </w:p>
  </w:comment>
  <w:comment w:id="65" w:author="Max Lindmark" w:date="2019-12-17T09:46:00Z" w:initials="ML">
    <w:p w14:paraId="18749721" w14:textId="4F6DDF36" w:rsidR="006C24F9" w:rsidRPr="006C24F9" w:rsidRDefault="006C24F9">
      <w:pPr>
        <w:pStyle w:val="CommentText"/>
        <w:rPr>
          <w:color w:val="FF0000"/>
        </w:rPr>
      </w:pPr>
      <w:r w:rsidRPr="006C24F9">
        <w:rPr>
          <w:rStyle w:val="CommentReference"/>
          <w:color w:val="FF0000"/>
        </w:rPr>
        <w:annotationRef/>
      </w:r>
      <w:r w:rsidRPr="006C24F9">
        <w:rPr>
          <w:color w:val="FF0000"/>
        </w:rPr>
        <w:t>Not finished with these models!</w:t>
      </w:r>
    </w:p>
  </w:comment>
  <w:comment w:id="67" w:author="Max Lindmark" w:date="2019-12-09T21:11:00Z" w:initials="ML">
    <w:p w14:paraId="6FEE8AD6" w14:textId="77777777" w:rsidR="00771CB3" w:rsidRPr="0045637F" w:rsidRDefault="00771CB3">
      <w:pPr>
        <w:pStyle w:val="CommentText"/>
      </w:pPr>
      <w:r>
        <w:rPr>
          <w:rStyle w:val="CommentReference"/>
        </w:rPr>
        <w:annotationRef/>
      </w:r>
      <w:r w:rsidRPr="0045637F">
        <w:t>Perhaps I would like to push a little bit more on the data-approach..</w:t>
      </w:r>
    </w:p>
    <w:p w14:paraId="1C2C2027" w14:textId="77777777" w:rsidR="00771CB3" w:rsidRPr="0045637F" w:rsidRDefault="00771CB3">
      <w:pPr>
        <w:pStyle w:val="CommentText"/>
      </w:pPr>
    </w:p>
    <w:p w14:paraId="14806B8A" w14:textId="77777777" w:rsidR="00771CB3" w:rsidRPr="0045637F" w:rsidRDefault="00771CB3">
      <w:pPr>
        <w:pStyle w:val="CommentText"/>
      </w:pPr>
      <w:r w:rsidRPr="0045637F">
        <w:t>Now I kind of merge the “limitations of the MTE” and “lack of intraspecific data” into a single paragraph.</w:t>
      </w:r>
    </w:p>
    <w:p w14:paraId="3D47C39E" w14:textId="77777777" w:rsidR="00771CB3" w:rsidRPr="0045637F" w:rsidRDefault="00771CB3">
      <w:pPr>
        <w:pStyle w:val="CommentText"/>
      </w:pPr>
    </w:p>
    <w:p w14:paraId="71AA86A8" w14:textId="77777777" w:rsidR="00771CB3" w:rsidRPr="0045637F" w:rsidRDefault="00771CB3">
      <w:pPr>
        <w:pStyle w:val="CommentText"/>
      </w:pPr>
      <w:r w:rsidRPr="0045637F">
        <w:t xml:space="preserve">Maybe we should split them to make a bigger deal of the data-approach here. We would contrast different approaches to this research q, e.g. proper meta-analysis (which compared to our approach would not quantify uncertainty at the rate-level, correct?) or detailed single species (hard to generalize). Our approach of building a dataset of the actual rates, couple with multivariate (rather than normalizing) hierarchical models could be something we want to highlight more! </w:t>
      </w:r>
    </w:p>
    <w:p w14:paraId="191A77A4" w14:textId="77777777" w:rsidR="00771CB3" w:rsidRPr="0045637F" w:rsidRDefault="00771CB3">
      <w:pPr>
        <w:pStyle w:val="CommentText"/>
      </w:pPr>
    </w:p>
    <w:p w14:paraId="3A06A822" w14:textId="42502EA6" w:rsidR="00771CB3" w:rsidRPr="0045637F" w:rsidRDefault="00771CB3">
      <w:pPr>
        <w:pStyle w:val="CommentText"/>
      </w:pPr>
      <w:r w:rsidRPr="0045637F">
        <w:t>That’s also a big part of the novelty here, I think..</w:t>
      </w:r>
    </w:p>
  </w:comment>
  <w:comment w:id="68" w:author="Anna Gårdmark" w:date="2019-12-11T09:16:00Z" w:initials="AG">
    <w:p w14:paraId="6FB498C1" w14:textId="77777777" w:rsidR="00771CB3" w:rsidRDefault="00771CB3">
      <w:pPr>
        <w:pStyle w:val="CommentText"/>
      </w:pPr>
      <w:r>
        <w:rPr>
          <w:rStyle w:val="CommentReference"/>
        </w:rPr>
        <w:annotationRef/>
      </w:r>
      <w:r w:rsidRPr="00A82E2D">
        <w:t>Agree. do that, I’d say!</w:t>
      </w:r>
    </w:p>
    <w:p w14:paraId="7EED689C" w14:textId="0A656A88" w:rsidR="00771CB3" w:rsidRPr="00A82E2D" w:rsidRDefault="00771CB3">
      <w:pPr>
        <w:pStyle w:val="CommentText"/>
      </w:pPr>
    </w:p>
  </w:comment>
  <w:comment w:id="69" w:author="Jan Ohlberger" w:date="2019-12-15T20:46:00Z" w:initials="Ca">
    <w:p w14:paraId="7E550A89" w14:textId="5857B2E6" w:rsidR="00771CB3" w:rsidRDefault="00771CB3">
      <w:pPr>
        <w:pStyle w:val="CommentText"/>
      </w:pPr>
      <w:r>
        <w:rPr>
          <w:rStyle w:val="CommentReference"/>
        </w:rPr>
        <w:annotationRef/>
      </w:r>
      <w:r>
        <w:t xml:space="preserve">Yes, could beef that up a bit, though I like the last few sentences of this paragraph a lot, so keep that in! </w:t>
      </w:r>
    </w:p>
  </w:comment>
  <w:comment w:id="70" w:author="Anna Gårdmark" w:date="2019-12-11T09:16:00Z" w:initials="AG">
    <w:p w14:paraId="3DF5AA1B" w14:textId="0DD64564" w:rsidR="00771CB3" w:rsidRPr="00B6170D" w:rsidRDefault="00771CB3">
      <w:pPr>
        <w:pStyle w:val="CommentText"/>
      </w:pPr>
      <w:r>
        <w:rPr>
          <w:rStyle w:val="CommentReference"/>
        </w:rPr>
        <w:annotationRef/>
      </w:r>
      <w:r w:rsidRPr="00B6170D">
        <w:rPr>
          <w:rStyle w:val="CommentReference"/>
        </w:rPr>
        <w:t>present search &amp; selection protocol</w:t>
      </w:r>
    </w:p>
  </w:comment>
  <w:comment w:id="71" w:author="Max Lindmark" w:date="2019-12-17T09:46:00Z" w:initials="ML">
    <w:p w14:paraId="40ED8C9D" w14:textId="6A486080" w:rsidR="006C24F9" w:rsidRPr="006C24F9" w:rsidRDefault="006C24F9">
      <w:pPr>
        <w:pStyle w:val="CommentText"/>
        <w:rPr>
          <w:color w:val="FF0000"/>
        </w:rPr>
      </w:pPr>
      <w:r w:rsidRPr="006C24F9">
        <w:rPr>
          <w:rStyle w:val="CommentReference"/>
          <w:color w:val="FF0000"/>
        </w:rPr>
        <w:annotationRef/>
      </w:r>
      <w:r w:rsidRPr="006C24F9">
        <w:rPr>
          <w:color w:val="FF0000"/>
        </w:rPr>
        <w:t>It’s currently in the appendix</w:t>
      </w:r>
    </w:p>
  </w:comment>
  <w:comment w:id="72" w:author="Max Lindmark" w:date="2019-12-09T19:01:00Z" w:initials="ML">
    <w:p w14:paraId="566D8144" w14:textId="0E2FF473" w:rsidR="00771CB3" w:rsidRPr="0045637F" w:rsidRDefault="00771CB3">
      <w:pPr>
        <w:pStyle w:val="CommentText"/>
      </w:pPr>
      <w:r>
        <w:rPr>
          <w:rStyle w:val="CommentReference"/>
        </w:rPr>
        <w:annotationRef/>
      </w:r>
      <w:r w:rsidRPr="0045637F">
        <w:t>Clarify this… currently mixing all since we anyway have a species/study random effect</w:t>
      </w:r>
    </w:p>
  </w:comment>
  <w:comment w:id="73" w:author="Anna Gårdmark" w:date="2019-12-11T09:17:00Z" w:initials="AG">
    <w:p w14:paraId="7030CB84" w14:textId="7828D998" w:rsidR="00771CB3" w:rsidRPr="00A82E2D" w:rsidRDefault="00771CB3">
      <w:pPr>
        <w:pStyle w:val="CommentText"/>
      </w:pPr>
      <w:r>
        <w:rPr>
          <w:rStyle w:val="CommentReference"/>
        </w:rPr>
        <w:annotationRef/>
      </w:r>
      <w:r w:rsidRPr="00A82E2D">
        <w:rPr>
          <w:rStyle w:val="CommentReference"/>
        </w:rPr>
        <w:t>ref</w:t>
      </w:r>
    </w:p>
  </w:comment>
  <w:comment w:id="74" w:author="Anna Gårdmark" w:date="2019-12-11T09:17:00Z" w:initials="AG">
    <w:p w14:paraId="52309C45" w14:textId="009A31A7" w:rsidR="00771CB3" w:rsidRPr="00A82E2D" w:rsidRDefault="00771CB3">
      <w:pPr>
        <w:pStyle w:val="CommentText"/>
      </w:pPr>
      <w:r>
        <w:rPr>
          <w:rStyle w:val="CommentReference"/>
        </w:rPr>
        <w:annotationRef/>
      </w:r>
      <w:r w:rsidRPr="00A82E2D">
        <w:rPr>
          <w:rStyle w:val="CommentReference"/>
        </w:rPr>
        <w:t>give date(s) for when the search was made</w:t>
      </w:r>
    </w:p>
  </w:comment>
  <w:comment w:id="75" w:author="Anna Gårdmark" w:date="2019-12-11T09:18:00Z" w:initials="AG">
    <w:p w14:paraId="29A785F7" w14:textId="3EA1423E" w:rsidR="00771CB3" w:rsidRPr="00A82E2D" w:rsidRDefault="00771CB3">
      <w:pPr>
        <w:pStyle w:val="CommentText"/>
      </w:pPr>
      <w:r>
        <w:rPr>
          <w:rStyle w:val="CommentReference"/>
        </w:rPr>
        <w:annotationRef/>
      </w:r>
      <w:r w:rsidRPr="00A82E2D">
        <w:rPr>
          <w:rStyle w:val="CommentReference"/>
        </w:rPr>
        <w:t>present data acquisition for rates separately from this?</w:t>
      </w:r>
    </w:p>
  </w:comment>
  <w:comment w:id="76" w:author="Anna Gårdmark" w:date="2019-12-11T09:19:00Z" w:initials="AG">
    <w:p w14:paraId="6A86B942" w14:textId="35CAC9CA" w:rsidR="00771CB3" w:rsidRPr="00A23A0E" w:rsidRDefault="00771CB3">
      <w:pPr>
        <w:pStyle w:val="CommentText"/>
      </w:pPr>
      <w:r>
        <w:rPr>
          <w:rStyle w:val="CommentReference"/>
        </w:rPr>
        <w:annotationRef/>
      </w:r>
      <w:r w:rsidRPr="00A23A0E">
        <w:rPr>
          <w:rStyle w:val="CommentReference"/>
        </w:rPr>
        <w:t>to bring up in intro</w:t>
      </w:r>
      <w:r>
        <w:rPr>
          <w:rStyle w:val="CommentReference"/>
        </w:rPr>
        <w:t xml:space="preserve"> (&amp; point out the problems with it)</w:t>
      </w:r>
      <w:r w:rsidRPr="00A23A0E">
        <w:rPr>
          <w:rStyle w:val="CommentReference"/>
        </w:rPr>
        <w:t>, and give example refs</w:t>
      </w:r>
    </w:p>
  </w:comment>
  <w:comment w:id="77" w:author="Max Lindmark [2]" w:date="2019-02-15T20:40:00Z" w:initials="ML">
    <w:p w14:paraId="0EDD8864" w14:textId="77777777" w:rsidR="00771CB3" w:rsidRPr="00DF6297" w:rsidRDefault="00771CB3" w:rsidP="001D2DED">
      <w:pPr>
        <w:pStyle w:val="CommentText"/>
      </w:pPr>
      <w:r>
        <w:rPr>
          <w:rStyle w:val="CommentReference"/>
        </w:rPr>
        <w:annotationRef/>
      </w:r>
      <w:r w:rsidRPr="00DF6297">
        <w:t>I haven’t really done this, but I can do it. It looks good that we at least tried.</w:t>
      </w:r>
    </w:p>
  </w:comment>
  <w:comment w:id="78" w:author="Anna Gårdmark" w:date="2019-12-11T09:20:00Z" w:initials="AG">
    <w:p w14:paraId="57E4B472" w14:textId="65554651" w:rsidR="00771CB3" w:rsidRPr="00C830BD" w:rsidRDefault="00771CB3">
      <w:pPr>
        <w:pStyle w:val="CommentText"/>
      </w:pPr>
      <w:r>
        <w:rPr>
          <w:rStyle w:val="CommentReference"/>
        </w:rPr>
        <w:annotationRef/>
      </w:r>
      <w:r w:rsidRPr="00C830BD">
        <w:t>sure, ask.</w:t>
      </w:r>
    </w:p>
  </w:comment>
  <w:comment w:id="79" w:author="Anna Gårdmark" w:date="2019-12-11T09:22:00Z" w:initials="AG">
    <w:p w14:paraId="745AEDC0" w14:textId="4A567A9B" w:rsidR="00771CB3" w:rsidRPr="00C830BD" w:rsidRDefault="00771CB3">
      <w:pPr>
        <w:pStyle w:val="CommentText"/>
      </w:pPr>
      <w:r>
        <w:rPr>
          <w:rStyle w:val="CommentReference"/>
        </w:rPr>
        <w:annotationRef/>
      </w:r>
      <w:r w:rsidRPr="00C830BD">
        <w:rPr>
          <w:rStyle w:val="CommentReference"/>
        </w:rPr>
        <w:t>did</w:t>
      </w:r>
      <w:r>
        <w:rPr>
          <w:rStyle w:val="CommentReference"/>
        </w:rPr>
        <w:t>n’t you also have a minimum number of temps and sizes?</w:t>
      </w:r>
    </w:p>
  </w:comment>
  <w:comment w:id="80" w:author="Anna Gårdmark" w:date="2019-12-11T09:22:00Z" w:initials="AG">
    <w:p w14:paraId="72AA79A0" w14:textId="24C266A7" w:rsidR="00771CB3" w:rsidRPr="00C830BD" w:rsidRDefault="00771CB3">
      <w:pPr>
        <w:pStyle w:val="CommentText"/>
      </w:pPr>
      <w:r>
        <w:rPr>
          <w:rStyle w:val="CommentReference"/>
        </w:rPr>
        <w:annotationRef/>
      </w:r>
      <w:r w:rsidRPr="00C830BD">
        <w:rPr>
          <w:rStyle w:val="CommentReference"/>
        </w:rPr>
        <w:t>s</w:t>
      </w:r>
      <w:r>
        <w:rPr>
          <w:rStyle w:val="CommentReference"/>
        </w:rPr>
        <w:t>till true? (we talked about study as random, didn’t we?)</w:t>
      </w:r>
    </w:p>
  </w:comment>
  <w:comment w:id="81" w:author="Max Lindmark" w:date="2019-12-17T09:48:00Z" w:initials="ML">
    <w:p w14:paraId="1B1A2330" w14:textId="53D1E129" w:rsidR="006C24F9" w:rsidRPr="006C24F9" w:rsidRDefault="006C24F9">
      <w:pPr>
        <w:pStyle w:val="CommentText"/>
        <w:rPr>
          <w:color w:val="FF0000"/>
        </w:rPr>
      </w:pPr>
      <w:r w:rsidRPr="006C24F9">
        <w:rPr>
          <w:rStyle w:val="CommentReference"/>
          <w:color w:val="FF0000"/>
        </w:rPr>
        <w:annotationRef/>
      </w:r>
      <w:r w:rsidRPr="006C24F9">
        <w:rPr>
          <w:rStyle w:val="CommentReference"/>
          <w:color w:val="FF0000"/>
        </w:rPr>
        <w:t>Yes still true! We talked about it also for the growth paper, I was supposed to compare how much data we lost by limiting to one study. Did not do that.</w:t>
      </w:r>
    </w:p>
  </w:comment>
  <w:comment w:id="82" w:author="Jan Ohlberger" w:date="2019-12-15T21:00:00Z" w:initials="Ca">
    <w:p w14:paraId="502BD81B" w14:textId="7E5EFCB2" w:rsidR="00771CB3" w:rsidRDefault="00771CB3">
      <w:pPr>
        <w:pStyle w:val="CommentText"/>
      </w:pPr>
      <w:r>
        <w:rPr>
          <w:rStyle w:val="CommentReference"/>
        </w:rPr>
        <w:annotationRef/>
      </w:r>
      <w:r>
        <w:t>That sounds too subjective I think. I mean we selected the one that ‘best’ matched the criteria, right – but what if several did?</w:t>
      </w:r>
    </w:p>
  </w:comment>
  <w:comment w:id="83" w:author="Max Lindmark" w:date="2019-12-17T09:50:00Z" w:initials="ML">
    <w:p w14:paraId="0FB39C80" w14:textId="76E972A6" w:rsidR="00241606" w:rsidRPr="00241606" w:rsidRDefault="00241606">
      <w:pPr>
        <w:pStyle w:val="CommentText"/>
        <w:rPr>
          <w:color w:val="FF0000"/>
        </w:rPr>
      </w:pPr>
      <w:r w:rsidRPr="00241606">
        <w:rPr>
          <w:rStyle w:val="CommentReference"/>
          <w:color w:val="FF0000"/>
        </w:rPr>
        <w:annotationRef/>
      </w:r>
      <w:r w:rsidRPr="00241606">
        <w:rPr>
          <w:color w:val="FF0000"/>
        </w:rPr>
        <w:t>We did select the one that best matched the criteria. Will did that out but I think the first one was mass-range. Will clarify to make it sound less subjective.</w:t>
      </w:r>
    </w:p>
  </w:comment>
  <w:comment w:id="84" w:author="Anna Gårdmark" w:date="2019-12-11T09:24:00Z" w:initials="AG">
    <w:p w14:paraId="292CBB04" w14:textId="66021083" w:rsidR="00771CB3" w:rsidRPr="008843E5" w:rsidRDefault="00771CB3">
      <w:pPr>
        <w:pStyle w:val="CommentText"/>
      </w:pPr>
      <w:r>
        <w:rPr>
          <w:rStyle w:val="CommentReference"/>
        </w:rPr>
        <w:annotationRef/>
      </w:r>
      <w:r w:rsidRPr="008843E5">
        <w:rPr>
          <w:rStyle w:val="CommentReference"/>
        </w:rPr>
        <w:t>say when extracted</w:t>
      </w:r>
    </w:p>
  </w:comment>
  <w:comment w:id="85" w:author="Anna Gårdmark" w:date="2019-12-11T09:24:00Z" w:initials="AG">
    <w:p w14:paraId="637AA18F" w14:textId="51399598" w:rsidR="00771CB3" w:rsidRPr="009650A4" w:rsidRDefault="00771CB3">
      <w:pPr>
        <w:pStyle w:val="CommentText"/>
      </w:pPr>
      <w:r>
        <w:rPr>
          <w:rStyle w:val="CommentReference"/>
        </w:rPr>
        <w:annotationRef/>
      </w:r>
      <w:r w:rsidRPr="009650A4">
        <w:rPr>
          <w:rStyle w:val="CommentReference"/>
        </w:rPr>
        <w:t>s</w:t>
      </w:r>
      <w:r>
        <w:rPr>
          <w:rStyle w:val="CommentReference"/>
        </w:rPr>
        <w:t>ay when extracted</w:t>
      </w:r>
    </w:p>
  </w:comment>
  <w:comment w:id="86" w:author="Anna Gårdmark" w:date="2019-12-11T09:26:00Z" w:initials="AG">
    <w:p w14:paraId="3D2A8250" w14:textId="32838B8E" w:rsidR="00771CB3" w:rsidRPr="008843E5" w:rsidRDefault="00771CB3">
      <w:pPr>
        <w:pStyle w:val="CommentText"/>
      </w:pPr>
      <w:r>
        <w:rPr>
          <w:rStyle w:val="CommentReference"/>
        </w:rPr>
        <w:annotationRef/>
      </w:r>
      <w:r w:rsidRPr="008843E5">
        <w:rPr>
          <w:rStyle w:val="CommentReference"/>
        </w:rPr>
        <w:t>s</w:t>
      </w:r>
      <w:r>
        <w:rPr>
          <w:rStyle w:val="CommentReference"/>
        </w:rPr>
        <w:t>pell out Arrhenius function?</w:t>
      </w:r>
    </w:p>
  </w:comment>
  <w:comment w:id="89" w:author="Max Lindmark" w:date="2019-12-17T10:07:00Z" w:initials="ML">
    <w:p w14:paraId="70CBE2D5" w14:textId="5B8D9E18" w:rsidR="00190D6A" w:rsidRPr="00190D6A" w:rsidRDefault="00190D6A">
      <w:pPr>
        <w:pStyle w:val="CommentText"/>
        <w:rPr>
          <w:color w:val="FF0000"/>
        </w:rPr>
      </w:pPr>
      <w:r w:rsidRPr="00190D6A">
        <w:rPr>
          <w:rStyle w:val="CommentReference"/>
          <w:color w:val="FF0000"/>
        </w:rPr>
        <w:annotationRef/>
      </w:r>
      <w:r w:rsidRPr="00190D6A">
        <w:rPr>
          <w:color w:val="FF0000"/>
        </w:rPr>
        <w:t>If not tested yet, make sure the random interaction model is there</w:t>
      </w:r>
    </w:p>
  </w:comment>
  <w:comment w:id="87" w:author="Anna Gårdmark" w:date="2019-12-11T11:24:00Z" w:initials="AG">
    <w:p w14:paraId="2055BE5C" w14:textId="2A441CF8" w:rsidR="00771CB3" w:rsidRPr="00B6170D" w:rsidRDefault="00771CB3">
      <w:pPr>
        <w:pStyle w:val="CommentText"/>
      </w:pPr>
      <w:r>
        <w:rPr>
          <w:rStyle w:val="CommentReference"/>
        </w:rPr>
        <w:annotationRef/>
      </w:r>
      <w:r w:rsidRPr="00B6170D">
        <w:t>explain what sub-scripts i and j represent</w:t>
      </w:r>
      <w:r>
        <w:t>, and what y is</w:t>
      </w:r>
    </w:p>
  </w:comment>
  <w:comment w:id="88" w:author="Max Lindmark" w:date="2019-12-17T09:57:00Z" w:initials="ML">
    <w:p w14:paraId="3F6F969F" w14:textId="7BA16056" w:rsidR="0037156A" w:rsidRPr="0037156A" w:rsidRDefault="0037156A">
      <w:pPr>
        <w:pStyle w:val="CommentText"/>
        <w:rPr>
          <w:color w:val="FF0000"/>
        </w:rPr>
      </w:pPr>
      <w:r w:rsidRPr="0037156A">
        <w:rPr>
          <w:rStyle w:val="CommentReference"/>
          <w:color w:val="FF0000"/>
        </w:rPr>
        <w:annotationRef/>
      </w:r>
      <w:r w:rsidRPr="0037156A">
        <w:rPr>
          <w:color w:val="FF0000"/>
        </w:rPr>
        <w:t>It is described at the end of all equations that belong together</w:t>
      </w:r>
    </w:p>
  </w:comment>
  <w:comment w:id="90" w:author="Anna Gårdmark" w:date="2019-12-11T11:29:00Z" w:initials="AG">
    <w:p w14:paraId="460EC1E7" w14:textId="4BC7A4EA" w:rsidR="00771CB3" w:rsidRPr="00E13845" w:rsidRDefault="00771CB3">
      <w:pPr>
        <w:pStyle w:val="CommentText"/>
      </w:pPr>
      <w:r>
        <w:rPr>
          <w:rStyle w:val="CommentReference"/>
        </w:rPr>
        <w:annotationRef/>
      </w:r>
      <w:r w:rsidRPr="00E13845">
        <w:t>doesn’t this need to be explained?</w:t>
      </w:r>
    </w:p>
  </w:comment>
  <w:comment w:id="91" w:author="Max Lindmark" w:date="2019-12-09T19:30:00Z" w:initials="ML">
    <w:p w14:paraId="342E19EF" w14:textId="5B253F71" w:rsidR="00771CB3" w:rsidRPr="0045637F" w:rsidRDefault="00771CB3">
      <w:pPr>
        <w:pStyle w:val="CommentText"/>
      </w:pPr>
      <w:r>
        <w:rPr>
          <w:rStyle w:val="CommentReference"/>
        </w:rPr>
        <w:annotationRef/>
      </w:r>
      <w:r w:rsidRPr="0045637F">
        <w:t xml:space="preserve">I suppose we could fit hierarchical polynomials instead, right? I haven’t done it now though since its less clear to me how and what the coefficients actually mean etc etc. So I normalized the data like this instead. </w:t>
      </w:r>
    </w:p>
  </w:comment>
  <w:comment w:id="92" w:author="Anna Gårdmark" w:date="2019-12-11T11:33:00Z" w:initials="AG">
    <w:p w14:paraId="57ECFF30" w14:textId="3331DD24" w:rsidR="00771CB3" w:rsidRPr="007850A9" w:rsidRDefault="00771CB3">
      <w:pPr>
        <w:pStyle w:val="CommentText"/>
      </w:pPr>
      <w:r>
        <w:rPr>
          <w:rStyle w:val="CommentReference"/>
        </w:rPr>
        <w:annotationRef/>
      </w:r>
      <w:r w:rsidRPr="007850A9">
        <w:rPr>
          <w:rStyle w:val="CommentReference"/>
        </w:rPr>
        <w:t>motivation needed</w:t>
      </w:r>
    </w:p>
  </w:comment>
  <w:comment w:id="93" w:author="Max Lindmark" w:date="2019-12-17T10:02:00Z" w:initials="ML">
    <w:p w14:paraId="6283B5DD" w14:textId="7AA08309" w:rsidR="00EE7111" w:rsidRDefault="00EE7111">
      <w:pPr>
        <w:pStyle w:val="CommentText"/>
      </w:pPr>
      <w:r>
        <w:rPr>
          <w:rStyle w:val="CommentReference"/>
        </w:rPr>
        <w:annotationRef/>
      </w:r>
      <w:r>
        <w:t>They are now hierarchcial</w:t>
      </w:r>
    </w:p>
  </w:comment>
  <w:comment w:id="94" w:author="Anna Gårdmark" w:date="2019-12-11T11:36:00Z" w:initials="AG">
    <w:p w14:paraId="41549F8C" w14:textId="0BFF105B" w:rsidR="00771CB3" w:rsidRPr="007850A9" w:rsidRDefault="00771CB3">
      <w:pPr>
        <w:pStyle w:val="CommentText"/>
      </w:pPr>
      <w:r>
        <w:rPr>
          <w:rStyle w:val="CommentReference"/>
        </w:rPr>
        <w:annotationRef/>
      </w:r>
      <w:r w:rsidRPr="007850A9">
        <w:rPr>
          <w:rStyle w:val="CommentReference"/>
        </w:rPr>
        <w:t xml:space="preserve">give motivation, in addition to </w:t>
      </w:r>
      <w:r>
        <w:rPr>
          <w:rStyle w:val="CommentReference"/>
        </w:rPr>
        <w:t>the</w:t>
      </w:r>
      <w:r w:rsidRPr="007850A9">
        <w:rPr>
          <w:rStyle w:val="CommentReference"/>
        </w:rPr>
        <w:t xml:space="preserve"> ref for that motivation</w:t>
      </w:r>
    </w:p>
  </w:comment>
  <w:comment w:id="95" w:author="Max Lindmark" w:date="2019-12-09T19:41:00Z" w:initials="ML">
    <w:p w14:paraId="0EE18FDB" w14:textId="41CEC535" w:rsidR="00771CB3" w:rsidRPr="0045637F" w:rsidRDefault="00771CB3">
      <w:pPr>
        <w:pStyle w:val="CommentText"/>
      </w:pPr>
      <w:r>
        <w:rPr>
          <w:rStyle w:val="CommentReference"/>
        </w:rPr>
        <w:annotationRef/>
      </w:r>
      <w:r w:rsidRPr="0045637F">
        <w:t xml:space="preserve">For now you can see the figures starting with “model_validation” </w:t>
      </w:r>
      <w:hyperlink r:id="rId2" w:history="1">
        <w:r w:rsidRPr="0045637F">
          <w:rPr>
            <w:rStyle w:val="Hyperlink"/>
          </w:rPr>
          <w:t>https://github.com/maxlindmark/scaling/tree/master/figures/supp</w:t>
        </w:r>
      </w:hyperlink>
      <w:r w:rsidRPr="0045637F">
        <w:t xml:space="preserve">  </w:t>
      </w:r>
    </w:p>
  </w:comment>
  <w:comment w:id="96" w:author="Anna Gårdmark" w:date="2019-12-11T11:37:00Z" w:initials="AG">
    <w:p w14:paraId="4B5F3382" w14:textId="04F53286" w:rsidR="00771CB3" w:rsidRPr="007850A9" w:rsidRDefault="00771CB3">
      <w:pPr>
        <w:pStyle w:val="CommentText"/>
      </w:pPr>
      <w:r>
        <w:rPr>
          <w:rStyle w:val="CommentReference"/>
        </w:rPr>
        <w:annotationRef/>
      </w:r>
      <w:r w:rsidRPr="007850A9">
        <w:rPr>
          <w:rStyle w:val="CommentReference"/>
        </w:rPr>
        <w:t>explain</w:t>
      </w:r>
    </w:p>
  </w:comment>
  <w:comment w:id="97" w:author="Jan Ohlberger" w:date="2019-12-15T21:16:00Z" w:initials="Ca">
    <w:p w14:paraId="2AFEF51B" w14:textId="15D6D8CF" w:rsidR="00771CB3" w:rsidRDefault="00771CB3">
      <w:pPr>
        <w:pStyle w:val="CommentText"/>
      </w:pPr>
      <w:r>
        <w:rPr>
          <w:rStyle w:val="CommentReference"/>
        </w:rPr>
        <w:annotationRef/>
      </w:r>
      <m:oMath>
        <m:acc>
          <m:accPr>
            <m:ctrlPr>
              <w:rPr>
                <w:rFonts w:ascii="Cambria Math" w:eastAsiaTheme="minorEastAsia" w:hAnsi="Cambria Math" w:cstheme="minorHAnsi"/>
                <w:i/>
              </w:rPr>
            </m:ctrlPr>
          </m:accPr>
          <m:e>
            <m:r>
              <w:rPr>
                <w:rFonts w:ascii="Cambria Math" w:eastAsiaTheme="minorEastAsia" w:hAnsi="Cambria Math" w:cstheme="minorHAnsi"/>
              </w:rPr>
              <m:t>R</m:t>
            </m:r>
          </m:e>
        </m:acc>
        <m:r>
          <m:rPr>
            <m:sty m:val="p"/>
          </m:rPr>
          <w:rPr>
            <w:rStyle w:val="CommentReference"/>
            <w:rFonts w:ascii="Cambria Math" w:hAnsi="Cambria Math"/>
          </w:rPr>
          <w:annotationRef/>
        </m:r>
        <m:r>
          <w:rPr>
            <w:rFonts w:ascii="Cambria Math" w:eastAsiaTheme="minorEastAsia" w:hAnsi="Cambria Math" w:cstheme="minorHAnsi"/>
          </w:rPr>
          <m:t>&lt;1.1 !</m:t>
        </m:r>
      </m:oMath>
    </w:p>
  </w:comment>
  <w:comment w:id="99" w:author="Max Lindmark" w:date="2019-12-09T19:59:00Z" w:initials="ML">
    <w:p w14:paraId="460EC60A" w14:textId="7C9741E5" w:rsidR="00771CB3" w:rsidRPr="0045637F" w:rsidRDefault="00771CB3">
      <w:pPr>
        <w:pStyle w:val="CommentText"/>
      </w:pPr>
      <w:r>
        <w:rPr>
          <w:rStyle w:val="CommentReference"/>
        </w:rPr>
        <w:annotationRef/>
      </w:r>
      <w:r w:rsidRPr="0045637F">
        <w:t>Just to be clear these are standard deviations</w:t>
      </w:r>
    </w:p>
  </w:comment>
  <w:comment w:id="100" w:author="Max Lindmark" w:date="2019-12-09T20:03:00Z" w:initials="ML">
    <w:p w14:paraId="6B2709FC" w14:textId="0D5AEAC4" w:rsidR="00771CB3" w:rsidRPr="0045637F" w:rsidRDefault="00771CB3" w:rsidP="002F7C7C">
      <w:pPr>
        <w:pStyle w:val="CommentText"/>
      </w:pPr>
      <w:r>
        <w:rPr>
          <w:rStyle w:val="CommentReference"/>
        </w:rPr>
        <w:annotationRef/>
      </w:r>
      <w:r w:rsidRPr="0045637F">
        <w:t xml:space="preserve">I would say the hyperpriors for these first four hyperparameters are between "specific informative” and weakly informative (according to the Gelman wiki, although it’s context-dependent). </w:t>
      </w:r>
    </w:p>
    <w:p w14:paraId="53B6EBC0" w14:textId="7773B36B" w:rsidR="00771CB3" w:rsidRPr="0045637F" w:rsidRDefault="00771CB3" w:rsidP="002F7C7C">
      <w:pPr>
        <w:pStyle w:val="CommentText"/>
      </w:pPr>
    </w:p>
    <w:p w14:paraId="2CB6F759" w14:textId="59AD5C76" w:rsidR="00771CB3" w:rsidRPr="0045637F" w:rsidRDefault="00FC0358" w:rsidP="002F7C7C">
      <w:pPr>
        <w:pStyle w:val="CommentText"/>
      </w:pPr>
      <w:hyperlink r:id="rId3" w:history="1">
        <w:r w:rsidR="00771CB3" w:rsidRPr="009108C8">
          <w:rPr>
            <w:rStyle w:val="Hyperlink"/>
          </w:rPr>
          <w:t>https://github.com/stan-dev/stan/wiki/Prior-Choice-Recommendations</w:t>
        </w:r>
      </w:hyperlink>
    </w:p>
    <w:p w14:paraId="7E62A1E5" w14:textId="77777777" w:rsidR="00771CB3" w:rsidRPr="0045637F" w:rsidRDefault="00771CB3" w:rsidP="002F7C7C">
      <w:pPr>
        <w:pStyle w:val="CommentText"/>
      </w:pPr>
    </w:p>
    <w:p w14:paraId="39894F8F" w14:textId="5241E678" w:rsidR="00771CB3" w:rsidRPr="0045637F" w:rsidRDefault="00771CB3" w:rsidP="002F7C7C">
      <w:pPr>
        <w:pStyle w:val="CommentText"/>
      </w:pPr>
      <w:r w:rsidRPr="0045637F">
        <w:t>They are pretty vague though as now we say that ~95% of the density for e.g. activation energy lies between 0.6 and -1.6 (+ - 2*st.dev) (is that right?), which is fairly broad.</w:t>
      </w:r>
    </w:p>
    <w:p w14:paraId="07F7E3D4" w14:textId="77777777" w:rsidR="00771CB3" w:rsidRPr="0045637F" w:rsidRDefault="00771CB3" w:rsidP="002F7C7C">
      <w:pPr>
        <w:pStyle w:val="CommentText"/>
      </w:pPr>
    </w:p>
    <w:p w14:paraId="6B384BED" w14:textId="77777777" w:rsidR="00771CB3" w:rsidRDefault="00771CB3" w:rsidP="002F7C7C">
      <w:pPr>
        <w:pStyle w:val="CommentText"/>
      </w:pPr>
      <w:r w:rsidRPr="0045637F">
        <w:t>Before I landed on st.dev.= 0.5 I tried some other values but it did not seem sensitive to that at all, just FYI!</w:t>
      </w:r>
    </w:p>
    <w:p w14:paraId="5D92177A" w14:textId="75DB88F9" w:rsidR="00771CB3" w:rsidRPr="0045637F" w:rsidRDefault="00771CB3" w:rsidP="002F7C7C">
      <w:pPr>
        <w:pStyle w:val="CommentText"/>
      </w:pPr>
    </w:p>
  </w:comment>
  <w:comment w:id="101" w:author="Jan Ohlberger" w:date="2019-12-15T21:20:00Z" w:initials="Ca">
    <w:p w14:paraId="0222C04E" w14:textId="44B64829" w:rsidR="00771CB3" w:rsidRDefault="00771CB3">
      <w:pPr>
        <w:pStyle w:val="CommentText"/>
      </w:pPr>
      <w:r>
        <w:rPr>
          <w:rStyle w:val="CommentReference"/>
        </w:rPr>
        <w:annotationRef/>
      </w:r>
      <w:r>
        <w:t>I think that is fairly broad, and I don’t think we need to define whether that’s ‘</w:t>
      </w:r>
      <w:r w:rsidRPr="0045637F">
        <w:t>specific informative</w:t>
      </w:r>
      <w:r>
        <w:t>’</w:t>
      </w:r>
      <w:r w:rsidRPr="0045637F">
        <w:t xml:space="preserve"> and </w:t>
      </w:r>
      <w:r>
        <w:t>‘</w:t>
      </w:r>
      <w:r w:rsidRPr="0045637F">
        <w:t>weakly informative</w:t>
      </w:r>
      <w:r>
        <w:t>’</w:t>
      </w:r>
      <w:r w:rsidRPr="0045637F">
        <w:t xml:space="preserve"> </w:t>
      </w:r>
      <w:r>
        <w:t>or ‘vague’ – also, there is an abundance of ‘independent’ data that we can use as prior information, so weakly informative is not a problem at all in my view</w:t>
      </w:r>
    </w:p>
  </w:comment>
  <w:comment w:id="102" w:author="Max Lindmark" w:date="2019-12-09T20:02:00Z" w:initials="ML">
    <w:p w14:paraId="122683B0" w14:textId="77777777" w:rsidR="00771CB3" w:rsidRDefault="00771CB3">
      <w:pPr>
        <w:pStyle w:val="CommentText"/>
      </w:pPr>
      <w:r>
        <w:rPr>
          <w:rStyle w:val="CommentReference"/>
        </w:rPr>
        <w:annotationRef/>
      </w:r>
      <w:r w:rsidRPr="0045637F">
        <w:t>These would be weakly informative since they are not flat, and thus help with convergence, but they are flat near the parameter ranges that are realistic, so we don’t weight any specific realistic parameter. Do you agree?</w:t>
      </w:r>
    </w:p>
    <w:p w14:paraId="61819A56" w14:textId="2A296C25" w:rsidR="00771CB3" w:rsidRPr="0045637F" w:rsidRDefault="00771CB3">
      <w:pPr>
        <w:pStyle w:val="CommentText"/>
      </w:pPr>
    </w:p>
  </w:comment>
  <w:comment w:id="103" w:author="Jan Ohlberger" w:date="2019-12-15T21:23:00Z" w:initials="Ca">
    <w:p w14:paraId="6A96ABE9" w14:textId="4569C2D8" w:rsidR="00771CB3" w:rsidRDefault="00771CB3">
      <w:pPr>
        <w:pStyle w:val="CommentText"/>
      </w:pPr>
      <w:r>
        <w:rPr>
          <w:rStyle w:val="CommentReference"/>
        </w:rPr>
        <w:annotationRef/>
      </w:r>
      <w:r>
        <w:t xml:space="preserve">Yes, and if someone is skeptical, you can show the prior-to-posterior comparison, which should speak by itself </w:t>
      </w:r>
    </w:p>
  </w:comment>
  <w:comment w:id="104" w:author="Anna Gårdmark" w:date="2019-12-11T11:43:00Z" w:initials="AG">
    <w:p w14:paraId="172F7C94" w14:textId="76E3A6EB" w:rsidR="00771CB3" w:rsidRPr="0050386C" w:rsidRDefault="00771CB3">
      <w:pPr>
        <w:pStyle w:val="CommentText"/>
      </w:pPr>
      <w:r>
        <w:rPr>
          <w:rStyle w:val="CommentReference"/>
        </w:rPr>
        <w:annotationRef/>
      </w:r>
      <w:r w:rsidRPr="0050386C">
        <w:rPr>
          <w:rStyle w:val="CommentReference"/>
        </w:rPr>
        <w:t>spell out what these represent</w:t>
      </w:r>
    </w:p>
  </w:comment>
  <w:comment w:id="105" w:author="Jan Ohlberger" w:date="2019-12-15T21:26:00Z" w:initials="Ca">
    <w:p w14:paraId="64244B17" w14:textId="559D90BB" w:rsidR="00771CB3" w:rsidRDefault="00771CB3">
      <w:pPr>
        <w:pStyle w:val="CommentText"/>
      </w:pPr>
      <w:r>
        <w:rPr>
          <w:rStyle w:val="CommentReference"/>
        </w:rPr>
        <w:annotationRef/>
      </w:r>
      <w:r>
        <w:t>Yes, I think this also needs a bit more careful explanation</w:t>
      </w:r>
    </w:p>
  </w:comment>
  <w:comment w:id="106" w:author="Anna Gårdmark" w:date="2019-12-11T11:49:00Z" w:initials="AG">
    <w:p w14:paraId="22A517F7" w14:textId="2D0BB472" w:rsidR="00320185" w:rsidRPr="0050386C" w:rsidRDefault="00320185">
      <w:pPr>
        <w:pStyle w:val="CommentText"/>
      </w:pPr>
      <w:r>
        <w:rPr>
          <w:rStyle w:val="CommentReference"/>
        </w:rPr>
        <w:annotationRef/>
      </w:r>
      <w:r w:rsidRPr="0050386C">
        <w:rPr>
          <w:rStyle w:val="CommentReference"/>
        </w:rPr>
        <w:t xml:space="preserve">is there any similar mimum difference in WAIC as there is for AIC to be able to </w:t>
      </w:r>
      <w:r>
        <w:rPr>
          <w:rStyle w:val="CommentReference"/>
        </w:rPr>
        <w:t>say whether you can distinguish a single best model from the second best? (e.g. deltaAIC&gt;2)</w:t>
      </w:r>
    </w:p>
  </w:comment>
  <w:comment w:id="107" w:author="Jan Ohlberger" w:date="2019-12-15T21:27:00Z" w:initials="Ca">
    <w:p w14:paraId="54627E7B" w14:textId="0E0B6FCE" w:rsidR="00320185" w:rsidRDefault="00320185">
      <w:pPr>
        <w:pStyle w:val="CommentText"/>
      </w:pPr>
      <w:r>
        <w:rPr>
          <w:rStyle w:val="CommentReference"/>
        </w:rPr>
        <w:annotationRef/>
      </w:r>
      <w:r>
        <w:t>I’d also like to add the delta WAICs</w:t>
      </w:r>
    </w:p>
  </w:comment>
  <w:comment w:id="108" w:author="Max Lindmark" w:date="2019-12-17T10:20:00Z" w:initials="ML">
    <w:p w14:paraId="782ACF5A" w14:textId="305E8815" w:rsidR="00320185" w:rsidRPr="001C34BC" w:rsidRDefault="00320185">
      <w:pPr>
        <w:pStyle w:val="CommentText"/>
        <w:rPr>
          <w:color w:val="FF0000"/>
        </w:rPr>
      </w:pPr>
      <w:r w:rsidRPr="001C34BC">
        <w:rPr>
          <w:rStyle w:val="CommentReference"/>
          <w:color w:val="FF0000"/>
        </w:rPr>
        <w:annotationRef/>
      </w:r>
      <w:r w:rsidRPr="001C34BC">
        <w:rPr>
          <w:color w:val="FF0000"/>
        </w:rPr>
        <w:t xml:space="preserve">Do you mean the </w:t>
      </w:r>
      <w:r>
        <w:rPr>
          <w:color w:val="FF0000"/>
        </w:rPr>
        <w:t>relative WAICs or? Overall I’m struggling a bit to find good non-techincal sources for how to apply WAIC, even in the course material.. I’m calculating it manually</w:t>
      </w:r>
    </w:p>
  </w:comment>
  <w:comment w:id="109" w:author="Max Lindmark" w:date="2019-12-17T13:32:00Z" w:initials="ML">
    <w:p w14:paraId="7CEFBAFE" w14:textId="7FF5EE55" w:rsidR="00320185" w:rsidRDefault="00320185">
      <w:pPr>
        <w:pStyle w:val="CommentText"/>
      </w:pPr>
      <w:r>
        <w:rPr>
          <w:rStyle w:val="CommentReference"/>
        </w:rPr>
        <w:annotationRef/>
      </w:r>
      <w:r>
        <w:t>I guess there could be, usually only see that the best model is the lowest WAIC though</w:t>
      </w:r>
    </w:p>
  </w:comment>
  <w:comment w:id="110" w:author="Max Lindmark" w:date="2019-12-17T10:27:00Z" w:initials="ML">
    <w:p w14:paraId="0E594D47" w14:textId="60E1FAE4" w:rsidR="00C0419F" w:rsidRDefault="00C0419F">
      <w:pPr>
        <w:pStyle w:val="CommentText"/>
      </w:pPr>
      <w:r>
        <w:rPr>
          <w:rStyle w:val="CommentReference"/>
        </w:rPr>
        <w:annotationRef/>
      </w:r>
      <w:r>
        <w:t>New winner</w:t>
      </w:r>
    </w:p>
  </w:comment>
  <w:comment w:id="111" w:author="Max Lindmark" w:date="2019-12-09T23:47:00Z" w:initials="ML">
    <w:p w14:paraId="44D3258D" w14:textId="77777777" w:rsidR="0015053C" w:rsidRPr="0045637F" w:rsidRDefault="0015053C">
      <w:pPr>
        <w:pStyle w:val="CommentText"/>
      </w:pPr>
      <w:r>
        <w:rPr>
          <w:rStyle w:val="CommentReference"/>
        </w:rPr>
        <w:annotationRef/>
      </w:r>
      <w:r w:rsidRPr="0045637F">
        <w:t>Interesting, as this was not super clear from the exponent vs temperature analysis that was the main analysis before I completed the data sets (although the interaction wasn’t super clear there). This is only partly due to the removal of post-optimum data for this analysis. When I fit the MTE model on the full data sets, the interaction is negative but overlaps a lot with 0 and the “no interaction” model is still selected.</w:t>
      </w:r>
    </w:p>
  </w:comment>
  <w:comment w:id="112" w:author="Max Lindmark" w:date="2019-12-09T20:12:00Z" w:initials="ML">
    <w:p w14:paraId="2559D598" w14:textId="2C2D4CBE" w:rsidR="00771CB3" w:rsidRPr="0045637F" w:rsidRDefault="00771CB3">
      <w:pPr>
        <w:pStyle w:val="CommentText"/>
      </w:pPr>
      <w:r>
        <w:rPr>
          <w:rStyle w:val="CommentReference"/>
        </w:rPr>
        <w:annotationRef/>
      </w:r>
      <w:r w:rsidRPr="0045637F">
        <w:t xml:space="preserve">In the Appendix I will this figure, where the data points in the top row are colour coded according to species: </w:t>
      </w:r>
      <w:hyperlink r:id="rId4" w:history="1">
        <w:r w:rsidRPr="0045637F">
          <w:rPr>
            <w:rStyle w:val="Hyperlink"/>
          </w:rPr>
          <w:t>https://github.com/maxlindmark/scaling/blob/master/figures/supp/model_data.pdf</w:t>
        </w:r>
      </w:hyperlink>
      <w:r w:rsidRPr="0045637F">
        <w:t xml:space="preserve"> </w:t>
      </w:r>
    </w:p>
  </w:comment>
  <w:comment w:id="114" w:author="Jan Ohlberger" w:date="2019-12-15T21:32:00Z" w:initials="Ca">
    <w:p w14:paraId="1E9DA91B" w14:textId="1E4614C0" w:rsidR="00771CB3" w:rsidRDefault="00771CB3">
      <w:pPr>
        <w:pStyle w:val="CommentText"/>
      </w:pPr>
      <w:r>
        <w:rPr>
          <w:rStyle w:val="CommentReference"/>
        </w:rPr>
        <w:annotationRef/>
      </w:r>
      <w:r>
        <w:t>Some shade of red and blue would be more intuitive.</w:t>
      </w:r>
    </w:p>
  </w:comment>
  <w:comment w:id="115" w:author="Anna Gårdmark" w:date="2019-12-11T11:54:00Z" w:initials="AG">
    <w:p w14:paraId="354EF3CE" w14:textId="6D731A36" w:rsidR="00771CB3" w:rsidRPr="00D01ED9" w:rsidRDefault="00771CB3">
      <w:pPr>
        <w:pStyle w:val="CommentText"/>
      </w:pPr>
      <w:r>
        <w:rPr>
          <w:rStyle w:val="CommentReference"/>
        </w:rPr>
        <w:annotationRef/>
      </w:r>
      <w:r w:rsidRPr="00D01ED9">
        <w:rPr>
          <w:rStyle w:val="CommentReference"/>
        </w:rPr>
        <w:t>’credibility interval’, or?</w:t>
      </w:r>
    </w:p>
  </w:comment>
  <w:comment w:id="116" w:author="Max Lindmark" w:date="2019-12-17T10:45:00Z" w:initials="ML">
    <w:p w14:paraId="2E26BEC1" w14:textId="531EDC79" w:rsidR="00AE741F" w:rsidRDefault="00AE741F">
      <w:pPr>
        <w:pStyle w:val="CommentText"/>
      </w:pPr>
      <w:r w:rsidRPr="002D7079">
        <w:rPr>
          <w:rStyle w:val="CommentReference"/>
          <w:color w:val="FF0000"/>
        </w:rPr>
        <w:annotationRef/>
      </w:r>
      <w:r w:rsidRPr="002D7079">
        <w:rPr>
          <w:color w:val="FF0000"/>
        </w:rPr>
        <w:t>No it’s like this!</w:t>
      </w:r>
    </w:p>
  </w:comment>
  <w:comment w:id="117" w:author="Jan Ohlberger" w:date="2019-12-15T21:33:00Z" w:initials="Ca">
    <w:p w14:paraId="0CAB43C8" w14:textId="5846AF70" w:rsidR="00771CB3" w:rsidRDefault="00771CB3">
      <w:pPr>
        <w:pStyle w:val="CommentText"/>
      </w:pPr>
      <w:r>
        <w:rPr>
          <w:rStyle w:val="CommentReference"/>
        </w:rPr>
        <w:annotationRef/>
      </w:r>
      <w:r>
        <w:t>Is this really the mean or the median?</w:t>
      </w:r>
    </w:p>
  </w:comment>
  <w:comment w:id="118" w:author="Max Lindmark" w:date="2019-12-17T10:48:00Z" w:initials="ML">
    <w:p w14:paraId="10F06341" w14:textId="143D928A" w:rsidR="002D7079" w:rsidRPr="0003789E" w:rsidRDefault="002D7079">
      <w:pPr>
        <w:pStyle w:val="CommentText"/>
        <w:rPr>
          <w:color w:val="FF0000"/>
        </w:rPr>
      </w:pPr>
      <w:r w:rsidRPr="0003789E">
        <w:rPr>
          <w:rStyle w:val="CommentReference"/>
          <w:color w:val="FF0000"/>
        </w:rPr>
        <w:annotationRef/>
      </w:r>
      <w:r w:rsidRPr="0003789E">
        <w:rPr>
          <w:rStyle w:val="CommentReference"/>
          <w:color w:val="FF0000"/>
        </w:rPr>
        <w:t>Median, thanks!</w:t>
      </w:r>
    </w:p>
  </w:comment>
  <w:comment w:id="119" w:author="Anna Gårdmark" w:date="2019-12-11T11:57:00Z" w:initials="AG">
    <w:p w14:paraId="02701520" w14:textId="1B203675" w:rsidR="00771CB3" w:rsidRPr="00D01ED9" w:rsidRDefault="00771CB3">
      <w:pPr>
        <w:pStyle w:val="CommentText"/>
      </w:pPr>
      <w:r>
        <w:rPr>
          <w:rStyle w:val="CommentReference"/>
        </w:rPr>
        <w:annotationRef/>
      </w:r>
      <w:r w:rsidRPr="00D01ED9">
        <w:rPr>
          <w:rStyle w:val="CommentReference"/>
        </w:rPr>
        <w:t xml:space="preserve">should probably explain in the legend that you found that the </w:t>
      </w:r>
      <w:r>
        <w:rPr>
          <w:rStyle w:val="CommentReference"/>
        </w:rPr>
        <w:t>mass-temperature-interaction term did not vary between species (else one wonders why you don’t have a corresponding graph for parameter beta3)</w:t>
      </w:r>
    </w:p>
  </w:comment>
  <w:comment w:id="120" w:author="Anna Gårdmark" w:date="2019-12-11T11:58:00Z" w:initials="AG">
    <w:p w14:paraId="3DD5E91E" w14:textId="53BE2975" w:rsidR="00771CB3" w:rsidRPr="00D01ED9" w:rsidRDefault="00771CB3">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b.t.w.?)</w:t>
      </w:r>
    </w:p>
  </w:comment>
  <w:comment w:id="121" w:author="Max Lindmark" w:date="2019-12-17T10:58:00Z" w:initials="ML">
    <w:p w14:paraId="0713EED7" w14:textId="6A5B3D01" w:rsidR="0003789E" w:rsidRDefault="0003789E">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122" w:author="Max Lindmark" w:date="2019-12-17T10:59:00Z" w:initials="ML">
    <w:p w14:paraId="24AE5720" w14:textId="7F098D48" w:rsidR="00D42AF1" w:rsidRDefault="00D42AF1">
      <w:pPr>
        <w:pStyle w:val="CommentText"/>
      </w:pPr>
      <w:r>
        <w:rPr>
          <w:rStyle w:val="CommentReference"/>
        </w:rPr>
        <w:annotationRef/>
      </w:r>
      <w:r>
        <w:t>Change to something better</w:t>
      </w:r>
    </w:p>
  </w:comment>
  <w:comment w:id="123" w:author="Anna Gårdmark" w:date="2019-12-11T12:01:00Z" w:initials="AG">
    <w:p w14:paraId="41493CEE" w14:textId="0539F3FF" w:rsidR="00771CB3" w:rsidRPr="00D01ED9" w:rsidRDefault="00771CB3">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Shouldn’t the integral of these be one?, so how come we can have yaxis values of e.g. 60?</w:t>
      </w:r>
    </w:p>
  </w:comment>
  <w:comment w:id="124" w:author="Max Lindmark" w:date="2019-12-17T11:00:00Z" w:initials="ML">
    <w:p w14:paraId="6845A9C4" w14:textId="71774052" w:rsidR="0094452F" w:rsidRPr="007730A4" w:rsidRDefault="0094452F">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125" w:author="Max Lindmark" w:date="2019-12-09T20:40:00Z" w:initials="ML">
    <w:p w14:paraId="5BC64169" w14:textId="77777777" w:rsidR="00771CB3" w:rsidRPr="0045637F" w:rsidRDefault="00771CB3">
      <w:pPr>
        <w:pStyle w:val="CommentText"/>
      </w:pPr>
      <w:r>
        <w:rPr>
          <w:rStyle w:val="CommentReference"/>
        </w:rPr>
        <w:annotationRef/>
      </w:r>
      <w:r w:rsidRPr="0045637F">
        <w:t>This result is pretty interesting and strange…</w:t>
      </w:r>
    </w:p>
    <w:p w14:paraId="1E951C81" w14:textId="77777777" w:rsidR="00771CB3" w:rsidRPr="0045637F" w:rsidRDefault="00771CB3">
      <w:pPr>
        <w:pStyle w:val="CommentText"/>
      </w:pPr>
    </w:p>
    <w:p w14:paraId="4B1DC9F5" w14:textId="77777777" w:rsidR="00771CB3" w:rsidRPr="0045637F" w:rsidRDefault="00771CB3">
      <w:pPr>
        <w:pStyle w:val="CommentText"/>
      </w:pPr>
      <w:r w:rsidRPr="0045637F">
        <w:t>So I fit the model using ln(rate). I think that’s fine and what Garcia-Garcia did. What’s strange though is that if I don’t log the values, optimum is *higher* for larger sizes. It’s not clear to me why, and since not only the absolute coefficients differ but also the sign (i.e. the of the interaction term), it makes me scratch my head and wonder how to present that. For instance, I don’t really see why it has to the fitted with log-values since it’s a polynomial we don’t restrict ourselves to a specific form. I’m pretty sure the model with relatively well even normal scale too!</w:t>
      </w:r>
    </w:p>
    <w:p w14:paraId="45004088" w14:textId="77777777" w:rsidR="00771CB3" w:rsidRPr="0045637F" w:rsidRDefault="00771CB3">
      <w:pPr>
        <w:pStyle w:val="CommentText"/>
      </w:pPr>
    </w:p>
    <w:p w14:paraId="09EB3D2A" w14:textId="77777777" w:rsidR="00771CB3" w:rsidRDefault="00771CB3">
      <w:pPr>
        <w:pStyle w:val="CommentText"/>
      </w:pPr>
      <w:r w:rsidRPr="0045637F">
        <w:t>I need to dig into this deeper so that we are confident about the robustness of these results.</w:t>
      </w:r>
    </w:p>
    <w:p w14:paraId="22042354" w14:textId="3C865EAF" w:rsidR="00771CB3" w:rsidRPr="0045637F" w:rsidRDefault="00771CB3">
      <w:pPr>
        <w:pStyle w:val="CommentText"/>
      </w:pPr>
    </w:p>
  </w:comment>
  <w:comment w:id="126" w:author="Jan Ohlberger" w:date="2019-12-15T21:48:00Z" w:initials="Ca">
    <w:p w14:paraId="5DFB94A8" w14:textId="77777777" w:rsidR="00771CB3" w:rsidRDefault="00771CB3">
      <w:pPr>
        <w:pStyle w:val="CommentText"/>
      </w:pPr>
      <w:r>
        <w:rPr>
          <w:rStyle w:val="CommentReference"/>
        </w:rPr>
        <w:annotationRef/>
      </w:r>
      <w:r>
        <w:t>Hmm – I don’t have an explanation now, but it’s late, so let me think about it and then let’s discuss during our meeting</w:t>
      </w:r>
    </w:p>
    <w:p w14:paraId="5E4F0575" w14:textId="6E5214F9" w:rsidR="00771CB3" w:rsidRDefault="00771CB3">
      <w:pPr>
        <w:pStyle w:val="CommentText"/>
      </w:pPr>
    </w:p>
  </w:comment>
  <w:comment w:id="127" w:author="Anna Gårdmark" w:date="2019-12-11T12:06:00Z" w:initials="AG">
    <w:p w14:paraId="44390502" w14:textId="767D34C5" w:rsidR="00771CB3" w:rsidRPr="00F5062B" w:rsidRDefault="00771CB3">
      <w:pPr>
        <w:pStyle w:val="CommentText"/>
      </w:pPr>
      <w:r>
        <w:rPr>
          <w:rStyle w:val="CommentReference"/>
        </w:rPr>
        <w:annotationRef/>
      </w:r>
      <w:r>
        <w:rPr>
          <w:rStyle w:val="CommentReference"/>
        </w:rPr>
        <w:t>when scaling the rate to max rate, the ln-</w:t>
      </w:r>
      <w:r w:rsidRPr="00F5062B">
        <w:rPr>
          <w:rStyle w:val="CommentReference"/>
        </w:rPr>
        <w:t xml:space="preserve">data set </w:t>
      </w:r>
      <w:r>
        <w:rPr>
          <w:rStyle w:val="CommentReference"/>
        </w:rPr>
        <w:t>become</w:t>
      </w:r>
      <w:r w:rsidRPr="00F5062B">
        <w:rPr>
          <w:rStyle w:val="CommentReference"/>
        </w:rPr>
        <w:t xml:space="preserve"> c</w:t>
      </w:r>
      <w:r>
        <w:rPr>
          <w:rStyle w:val="CommentReference"/>
        </w:rPr>
        <w:t>rammed</w:t>
      </w:r>
      <w:r w:rsidRPr="00F5062B">
        <w:rPr>
          <w:rStyle w:val="CommentReference"/>
        </w:rPr>
        <w:t xml:space="preserve"> at 0 on the y-axis</w:t>
      </w:r>
      <w:r>
        <w:rPr>
          <w:rStyle w:val="CommentReference"/>
        </w:rPr>
        <w:t xml:space="preserve"> (looks cut, but it of course isn’t). In contrast, you won’t have any values at 0, as this isn’t defined for the ln-function. So I wonder whether this upper bound on the data affects the fit? Look at the spread of the data in the range 0,1 (especially for metabolism where you have a lot of data) – is this jamming of data points close to 1 forcing the curves to bend?</w:t>
      </w:r>
    </w:p>
  </w:comment>
  <w:comment w:id="128" w:author="Anna Gårdmark" w:date="2019-12-11T12:07:00Z" w:initials="AG">
    <w:p w14:paraId="1FC42E54" w14:textId="40FF4047" w:rsidR="00771CB3" w:rsidRPr="00F5062B" w:rsidRDefault="00771CB3">
      <w:pPr>
        <w:pStyle w:val="CommentText"/>
      </w:pPr>
      <w:r>
        <w:rPr>
          <w:rStyle w:val="CommentReference"/>
        </w:rPr>
        <w:annotationRef/>
      </w:r>
      <w:r w:rsidRPr="00F5062B">
        <w:t xml:space="preserve">did you have any </w:t>
      </w:r>
      <w:r>
        <w:t>cases</w:t>
      </w:r>
      <w:r w:rsidRPr="00F5062B">
        <w:t xml:space="preserve"> with normalized metabolic rate at 0</w:t>
      </w:r>
      <w:r>
        <w:t>? And how did you then do with the ln (as you can’t take the log of 0)?</w:t>
      </w:r>
    </w:p>
  </w:comment>
  <w:comment w:id="129" w:author="Max Lindmark" w:date="2019-12-17T11:03:00Z" w:initials="ML">
    <w:p w14:paraId="3C356497" w14:textId="4C368CFE" w:rsidR="009C6FF4" w:rsidRPr="009C6FF4" w:rsidRDefault="009C6FF4">
      <w:pPr>
        <w:pStyle w:val="CommentText"/>
        <w:rPr>
          <w:color w:val="FF0000"/>
        </w:rPr>
      </w:pPr>
      <w:r w:rsidRPr="009C6FF4">
        <w:rPr>
          <w:rStyle w:val="CommentReference"/>
          <w:color w:val="FF0000"/>
        </w:rPr>
        <w:annotationRef/>
      </w:r>
      <w:r w:rsidRPr="009C6FF4">
        <w:rPr>
          <w:rStyle w:val="CommentReference"/>
          <w:color w:val="FF0000"/>
        </w:rPr>
        <w:t>Y here is ln(y/y_max), so can’t be 0</w:t>
      </w:r>
    </w:p>
  </w:comment>
  <w:comment w:id="131" w:author="Anna Gårdmark" w:date="2019-12-11T12:20:00Z" w:initials="AG">
    <w:p w14:paraId="525BD901" w14:textId="00712610" w:rsidR="00771CB3" w:rsidRPr="0022370F" w:rsidRDefault="00771CB3">
      <w:pPr>
        <w:pStyle w:val="CommentText"/>
      </w:pPr>
      <w:r>
        <w:rPr>
          <w:rStyle w:val="CommentReference"/>
        </w:rPr>
        <w:annotationRef/>
      </w:r>
      <w:r w:rsidRPr="0022370F">
        <w:t>called max size in graph – use one term</w:t>
      </w:r>
    </w:p>
  </w:comment>
  <w:comment w:id="132" w:author="Max Lindmark" w:date="2019-12-17T11:07:00Z" w:initials="ML">
    <w:p w14:paraId="6C676478" w14:textId="4446C8F2" w:rsidR="00FF5C38" w:rsidRDefault="00FF5C38">
      <w:pPr>
        <w:pStyle w:val="CommentText"/>
      </w:pPr>
      <w:r w:rsidRPr="00FF5C38">
        <w:rPr>
          <w:rStyle w:val="CommentReference"/>
          <w:color w:val="FF0000"/>
        </w:rPr>
        <w:annotationRef/>
      </w:r>
      <w:r w:rsidRPr="00FF5C38">
        <w:rPr>
          <w:color w:val="FF0000"/>
        </w:rPr>
        <w:t>No?</w:t>
      </w:r>
    </w:p>
  </w:comment>
  <w:comment w:id="140" w:author="Anna Gårdmark" w:date="2019-12-11T12:21:00Z" w:initials="AG">
    <w:p w14:paraId="6A41AC05" w14:textId="41B3A2FE" w:rsidR="00771CB3" w:rsidRDefault="00771CB3">
      <w:pPr>
        <w:pStyle w:val="CommentText"/>
      </w:pPr>
      <w:r>
        <w:rPr>
          <w:rStyle w:val="CommentReference"/>
        </w:rPr>
        <w:annotationRef/>
      </w:r>
      <w:r>
        <w:t>I presume?</w:t>
      </w:r>
    </w:p>
  </w:comment>
  <w:comment w:id="134" w:author="Max Lindmark" w:date="2019-12-09T23:42:00Z" w:initials="ML">
    <w:p w14:paraId="7DEAEEB4" w14:textId="1F363E30" w:rsidR="00771CB3" w:rsidRPr="0045637F" w:rsidRDefault="00771CB3">
      <w:pPr>
        <w:pStyle w:val="CommentText"/>
      </w:pPr>
      <w:r>
        <w:rPr>
          <w:rStyle w:val="CommentReference"/>
        </w:rPr>
        <w:annotationRef/>
      </w:r>
      <w:r w:rsidRPr="0045637F">
        <w:t>Ok, so these data points come from the data-set with only exponents. These exponents come both from the “raw” data set (I estimated them based on the rates in the main data set), BUT also papers that did not present data but only fitted parameters. This is not described yet in the methods, but it will be!</w:t>
      </w:r>
    </w:p>
  </w:comment>
  <w:comment w:id="135" w:author="Anna Gårdmark" w:date="2019-12-11T12:17:00Z" w:initials="AG">
    <w:p w14:paraId="0A8ADEC8" w14:textId="4F13EC5B" w:rsidR="00771CB3" w:rsidRPr="0022370F" w:rsidRDefault="00771CB3">
      <w:pPr>
        <w:pStyle w:val="CommentText"/>
      </w:pPr>
      <w:r>
        <w:rPr>
          <w:rStyle w:val="CommentReference"/>
        </w:rPr>
        <w:annotationRef/>
      </w:r>
      <w:r w:rsidRPr="0022370F">
        <w:t>shouldn’t it be based on (a subset of) the same data set as you used above</w:t>
      </w:r>
      <w:r>
        <w:t>, i.e. only when estimated from “raw” data? what’s the motivation for doing it on this mix?</w:t>
      </w:r>
    </w:p>
  </w:comment>
  <w:comment w:id="143" w:author="Anna Gårdmark" w:date="2019-12-11T12:21:00Z" w:initials="AG">
    <w:p w14:paraId="2380BEA5" w14:textId="320A67DB" w:rsidR="00771CB3" w:rsidRPr="0022370F" w:rsidRDefault="00771CB3">
      <w:pPr>
        <w:pStyle w:val="CommentText"/>
      </w:pPr>
      <w:r>
        <w:rPr>
          <w:rStyle w:val="CommentReference"/>
        </w:rPr>
        <w:annotationRef/>
      </w:r>
      <w:r w:rsidRPr="0022370F">
        <w:t>if so, how do we motivate that this prediction is made on below optimum temperature data only?</w:t>
      </w:r>
    </w:p>
  </w:comment>
  <w:comment w:id="144" w:author="Jan Ohlberger" w:date="2019-12-15T21:51:00Z" w:initials="Ca">
    <w:p w14:paraId="0E9974C8" w14:textId="68BB8C3C" w:rsidR="00771CB3" w:rsidRDefault="00771CB3">
      <w:pPr>
        <w:pStyle w:val="CommentText"/>
      </w:pPr>
      <w:r>
        <w:rPr>
          <w:rStyle w:val="CommentReference"/>
        </w:rPr>
        <w:annotationRef/>
      </w:r>
      <w:r>
        <w:t>Is this because these species didn’t have above-optimal temperatures?</w:t>
      </w:r>
    </w:p>
  </w:comment>
  <w:comment w:id="133" w:author="Max Lindmark" w:date="2019-12-17T11:08:00Z" w:initials="ML">
    <w:p w14:paraId="74CA54B1" w14:textId="77777777" w:rsidR="00FF5C38" w:rsidRDefault="00FF5C38">
      <w:pPr>
        <w:pStyle w:val="CommentText"/>
        <w:rPr>
          <w:color w:val="FF0000"/>
        </w:rPr>
      </w:pPr>
      <w:r w:rsidRPr="00622412">
        <w:rPr>
          <w:rStyle w:val="CommentReference"/>
          <w:color w:val="FF0000"/>
        </w:rPr>
        <w:annotationRef/>
      </w:r>
      <w:r w:rsidRPr="00622412">
        <w:rPr>
          <w:color w:val="FF0000"/>
        </w:rPr>
        <w:t xml:space="preserve">No, because remember that we did not fit species-varying interactions. </w:t>
      </w:r>
    </w:p>
    <w:p w14:paraId="1FD54330" w14:textId="77777777" w:rsidR="00622412" w:rsidRDefault="00622412">
      <w:pPr>
        <w:pStyle w:val="CommentText"/>
        <w:rPr>
          <w:color w:val="FF0000"/>
        </w:rPr>
      </w:pPr>
    </w:p>
    <w:p w14:paraId="3B627E8D" w14:textId="076A0BBD" w:rsidR="00622412" w:rsidRPr="00622412" w:rsidRDefault="00622412">
      <w:pPr>
        <w:pStyle w:val="CommentText"/>
        <w:rPr>
          <w:color w:val="FF0000"/>
        </w:rPr>
      </w:pPr>
      <w:r>
        <w:rPr>
          <w:color w:val="FF0000"/>
        </w:rPr>
        <w:t>This is an old figure so these data points come from fixed effects models (single species)</w:t>
      </w:r>
    </w:p>
  </w:comment>
  <w:comment w:id="145" w:author="Anna Gårdmark" w:date="2019-12-11T12:23:00Z" w:initials="AG">
    <w:p w14:paraId="543F0D8E" w14:textId="2DB26B38" w:rsidR="00771CB3" w:rsidRPr="0022370F" w:rsidRDefault="00771CB3">
      <w:pPr>
        <w:pStyle w:val="CommentText"/>
      </w:pPr>
      <w:r>
        <w:rPr>
          <w:rStyle w:val="CommentReference"/>
        </w:rPr>
        <w:annotationRef/>
      </w:r>
      <w:r w:rsidRPr="0022370F">
        <w:t xml:space="preserve">would we find an interaction in a model where interaction was allowed to vary between species but e.g. </w:t>
      </w:r>
      <w:r>
        <w:t>main effects of mass and/or temperature was not?</w:t>
      </w:r>
    </w:p>
  </w:comment>
  <w:comment w:id="146" w:author="Max Lindmark" w:date="2019-12-17T11:09:00Z" w:initials="ML">
    <w:p w14:paraId="50CF6C79" w14:textId="7CDE3D97" w:rsidR="00E7046F" w:rsidRPr="00E7046F" w:rsidRDefault="00E7046F">
      <w:pPr>
        <w:pStyle w:val="CommentText"/>
        <w:rPr>
          <w:color w:val="FF0000"/>
        </w:rPr>
      </w:pPr>
      <w:r w:rsidRPr="00E7046F">
        <w:rPr>
          <w:rStyle w:val="CommentReference"/>
          <w:color w:val="FF0000"/>
        </w:rPr>
        <w:annotationRef/>
      </w:r>
      <w:r w:rsidRPr="00E7046F">
        <w:rPr>
          <w:color w:val="FF0000"/>
        </w:rPr>
        <w:t xml:space="preserve">Maybe, I don’t know. Can try, but </w:t>
      </w:r>
    </w:p>
  </w:comment>
  <w:comment w:id="147" w:author="Jan Ohlberger" w:date="2019-12-15T21:53:00Z" w:initials="Ca">
    <w:p w14:paraId="687E3BAE" w14:textId="24283839" w:rsidR="00771CB3" w:rsidRDefault="00771CB3">
      <w:pPr>
        <w:pStyle w:val="CommentText"/>
      </w:pPr>
      <w:r>
        <w:rPr>
          <w:rStyle w:val="CommentReference"/>
        </w:rPr>
        <w:annotationRef/>
      </w:r>
      <w:r>
        <w:t>Maybe rather point out that we do find evidence for a positive interaction coefficient across species – but that single species studies have found both positive and negative values!?</w:t>
      </w:r>
    </w:p>
  </w:comment>
  <w:comment w:id="148" w:author="Anna Gårdmark" w:date="2019-12-11T12:27:00Z" w:initials="AG">
    <w:p w14:paraId="26E564FB" w14:textId="04BC2AFE" w:rsidR="00771CB3" w:rsidRPr="00C457D0" w:rsidRDefault="00771CB3">
      <w:pPr>
        <w:pStyle w:val="CommentText"/>
      </w:pPr>
      <w:r>
        <w:rPr>
          <w:rStyle w:val="CommentReference"/>
        </w:rPr>
        <w:annotationRef/>
      </w:r>
      <w:r w:rsidRPr="00C457D0">
        <w:t xml:space="preserve">you have a positive interaction term, so that means the exponent for mass increases with temperature (i.e. </w:t>
      </w:r>
      <w:r>
        <w:t>cost increases with temp, which would lead to decrease in asymptotic mass, shouldn’t it)?  or do you have different directions of your temperature scales in your fitting procedure and in your equations (1-2)?</w:t>
      </w:r>
    </w:p>
  </w:comment>
  <w:comment w:id="149" w:author="Max Lindmark" w:date="2019-12-17T11:13:00Z" w:initials="ML">
    <w:p w14:paraId="737C3A70" w14:textId="543AC859" w:rsidR="00E7046F" w:rsidRPr="00ED50FE" w:rsidRDefault="00E7046F">
      <w:pPr>
        <w:pStyle w:val="CommentText"/>
        <w:rPr>
          <w:color w:val="FF0000"/>
        </w:rPr>
      </w:pPr>
      <w:r w:rsidRPr="00ED50FE">
        <w:rPr>
          <w:rStyle w:val="CommentReference"/>
          <w:color w:val="FF0000"/>
        </w:rPr>
        <w:annotationRef/>
      </w:r>
      <w:r w:rsidRPr="00ED50FE">
        <w:rPr>
          <w:color w:val="FF0000"/>
        </w:rPr>
        <w:t xml:space="preserve">No, because </w:t>
      </w:r>
      <w:r w:rsidR="003E70EE" w:rsidRPr="00ED50FE">
        <w:rPr>
          <w:color w:val="FF0000"/>
        </w:rPr>
        <w:t>it’s positive on the Arrehenius temperature scale and negative on Celcius</w:t>
      </w:r>
    </w:p>
  </w:comment>
  <w:comment w:id="150" w:author="Anna Gårdmark" w:date="2019-12-11T12:26:00Z" w:initials="AG">
    <w:p w14:paraId="1E28BAB8" w14:textId="6A49A900" w:rsidR="00771CB3" w:rsidRPr="00C457D0" w:rsidRDefault="00771CB3">
      <w:pPr>
        <w:pStyle w:val="CommentText"/>
      </w:pPr>
      <w:r>
        <w:rPr>
          <w:rStyle w:val="CommentReference"/>
        </w:rPr>
        <w:annotationRef/>
      </w:r>
      <w:r w:rsidRPr="00C457D0">
        <w:t xml:space="preserve">think it’s needed in the main text unless you plan to illustrate the interaction in some other way (it’s really not visible in fig. </w:t>
      </w:r>
      <w:r>
        <w:t>1)</w:t>
      </w:r>
    </w:p>
  </w:comment>
  <w:comment w:id="151" w:author="Max Lindmark" w:date="2019-12-17T11:14:00Z" w:initials="ML">
    <w:p w14:paraId="4C28B9F3" w14:textId="2DE180A7" w:rsidR="001912CF" w:rsidRPr="001912CF" w:rsidRDefault="001912CF">
      <w:pPr>
        <w:pStyle w:val="CommentText"/>
        <w:rPr>
          <w:color w:val="FF0000"/>
        </w:rPr>
      </w:pPr>
      <w:r w:rsidRPr="001912CF">
        <w:rPr>
          <w:rStyle w:val="CommentReference"/>
          <w:color w:val="FF0000"/>
        </w:rPr>
        <w:annotationRef/>
      </w:r>
      <w:r w:rsidRPr="001912CF">
        <w:rPr>
          <w:color w:val="FF0000"/>
        </w:rPr>
        <w:t>That’s because it’s very small and perhaps not very relevant?</w:t>
      </w:r>
    </w:p>
  </w:comment>
  <w:comment w:id="152" w:author="Anna Gårdmark" w:date="2019-12-11T12:31:00Z" w:initials="AG">
    <w:p w14:paraId="41C9F93D" w14:textId="48FC1966" w:rsidR="00771CB3" w:rsidRPr="00C457D0" w:rsidRDefault="00771CB3">
      <w:pPr>
        <w:pStyle w:val="CommentText"/>
      </w:pPr>
      <w:r>
        <w:rPr>
          <w:rStyle w:val="CommentReference"/>
        </w:rPr>
        <w:annotationRef/>
      </w:r>
      <w:r w:rsidRPr="00C457D0">
        <w:t xml:space="preserve">is this the thing to do, or should this also be varied </w:t>
      </w:r>
      <w:r>
        <w:t>according to the estimates?</w:t>
      </w:r>
    </w:p>
  </w:comment>
  <w:comment w:id="153" w:author="Max Lindmark" w:date="2019-12-17T11:14:00Z" w:initials="ML">
    <w:p w14:paraId="604122BC" w14:textId="55E3D2C2" w:rsidR="00971601" w:rsidRPr="00C76CD3" w:rsidRDefault="00971601">
      <w:pPr>
        <w:pStyle w:val="CommentText"/>
        <w:rPr>
          <w:color w:val="FF0000"/>
        </w:rPr>
      </w:pPr>
      <w:r w:rsidRPr="00C76CD3">
        <w:rPr>
          <w:rStyle w:val="CommentReference"/>
          <w:color w:val="FF0000"/>
        </w:rPr>
        <w:annotationRef/>
      </w:r>
      <w:r w:rsidRPr="00C76CD3">
        <w:rPr>
          <w:color w:val="FF0000"/>
        </w:rPr>
        <w:t>Will vary, but the main result should be simple and not many co-interacting parameters at the same time, especially since it comes from another data set.</w:t>
      </w:r>
    </w:p>
  </w:comment>
  <w:comment w:id="154" w:author="Anna Gårdmark" w:date="2019-12-11T12:33:00Z" w:initials="AG">
    <w:p w14:paraId="0A672C22" w14:textId="3FD7ECB5" w:rsidR="00771CB3" w:rsidRPr="00C457D0" w:rsidRDefault="00771CB3">
      <w:pPr>
        <w:pStyle w:val="CommentText"/>
      </w:pPr>
      <w:r>
        <w:rPr>
          <w:rStyle w:val="CommentReference"/>
        </w:rPr>
        <w:annotationRef/>
      </w:r>
      <w:r w:rsidRPr="00C457D0">
        <w:t>i.e. allocation to reproduction…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7DC925" w15:done="0"/>
  <w15:commentEx w15:paraId="628AE6CA" w15:paraIdParent="1B7DC925" w15:done="0"/>
  <w15:commentEx w15:paraId="7A3EF043" w15:done="0"/>
  <w15:commentEx w15:paraId="07712532" w15:done="0"/>
  <w15:commentEx w15:paraId="03651A95" w15:done="0"/>
  <w15:commentEx w15:paraId="76DFE307" w15:done="0"/>
  <w15:commentEx w15:paraId="784ED048" w15:paraIdParent="76DFE307" w15:done="0"/>
  <w15:commentEx w15:paraId="6BE0ABC8" w15:done="0"/>
  <w15:commentEx w15:paraId="2100EED7" w15:done="0"/>
  <w15:commentEx w15:paraId="6393F9E2" w15:done="0"/>
  <w15:commentEx w15:paraId="6E1AE01A" w15:done="0"/>
  <w15:commentEx w15:paraId="0C43E20C" w15:paraIdParent="6E1AE01A" w15:done="0"/>
  <w15:commentEx w15:paraId="62BB582C" w15:done="0"/>
  <w15:commentEx w15:paraId="481DBDFA" w15:paraIdParent="62BB582C" w15:done="0"/>
  <w15:commentEx w15:paraId="10949C96" w15:done="0"/>
  <w15:commentEx w15:paraId="27CC92C7" w15:done="0"/>
  <w15:commentEx w15:paraId="597833EB" w15:done="0"/>
  <w15:commentEx w15:paraId="569267DA" w15:done="0"/>
  <w15:commentEx w15:paraId="7D1A42D7" w15:done="0"/>
  <w15:commentEx w15:paraId="00D692F1" w15:paraIdParent="7D1A42D7" w15:done="0"/>
  <w15:commentEx w15:paraId="14408FCF" w15:done="0"/>
  <w15:commentEx w15:paraId="51767F0C" w15:done="0"/>
  <w15:commentEx w15:paraId="54969476" w15:paraIdParent="51767F0C" w15:done="0"/>
  <w15:commentEx w15:paraId="67C8F5FA" w15:done="0"/>
  <w15:commentEx w15:paraId="1752B058" w15:done="0"/>
  <w15:commentEx w15:paraId="2C19940F" w15:done="0"/>
  <w15:commentEx w15:paraId="07D4F46D" w15:done="0"/>
  <w15:commentEx w15:paraId="28C9CBA2" w15:paraIdParent="07D4F46D" w15:done="0"/>
  <w15:commentEx w15:paraId="41F5B562" w15:done="0"/>
  <w15:commentEx w15:paraId="6AF4548B" w15:done="0"/>
  <w15:commentEx w15:paraId="18749721" w15:done="0"/>
  <w15:commentEx w15:paraId="3A06A822" w15:done="0"/>
  <w15:commentEx w15:paraId="7EED689C" w15:paraIdParent="3A06A822" w15:done="0"/>
  <w15:commentEx w15:paraId="7E550A89" w15:paraIdParent="3A06A822" w15:done="0"/>
  <w15:commentEx w15:paraId="3DF5AA1B" w15:done="0"/>
  <w15:commentEx w15:paraId="40ED8C9D" w15:paraIdParent="3DF5AA1B" w15:done="0"/>
  <w15:commentEx w15:paraId="566D8144" w15:done="0"/>
  <w15:commentEx w15:paraId="7030CB84" w15:done="0"/>
  <w15:commentEx w15:paraId="52309C45" w15:done="0"/>
  <w15:commentEx w15:paraId="29A785F7" w15:done="0"/>
  <w15:commentEx w15:paraId="6A86B942" w15:done="0"/>
  <w15:commentEx w15:paraId="0EDD8864" w15:done="0"/>
  <w15:commentEx w15:paraId="57E4B472" w15:paraIdParent="0EDD8864" w15:done="0"/>
  <w15:commentEx w15:paraId="745AEDC0" w15:done="0"/>
  <w15:commentEx w15:paraId="72AA79A0" w15:done="0"/>
  <w15:commentEx w15:paraId="1B1A2330" w15:paraIdParent="72AA79A0" w15:done="0"/>
  <w15:commentEx w15:paraId="502BD81B" w15:done="0"/>
  <w15:commentEx w15:paraId="0FB39C80" w15:paraIdParent="502BD81B" w15:done="0"/>
  <w15:commentEx w15:paraId="292CBB04" w15:done="0"/>
  <w15:commentEx w15:paraId="637AA18F" w15:done="0"/>
  <w15:commentEx w15:paraId="3D2A8250" w15:done="0"/>
  <w15:commentEx w15:paraId="70CBE2D5" w15:done="0"/>
  <w15:commentEx w15:paraId="2055BE5C" w15:done="0"/>
  <w15:commentEx w15:paraId="3F6F969F" w15:paraIdParent="2055BE5C" w15:done="0"/>
  <w15:commentEx w15:paraId="460EC1E7" w15:done="0"/>
  <w15:commentEx w15:paraId="342E19EF" w15:done="0"/>
  <w15:commentEx w15:paraId="57ECFF30" w15:done="0"/>
  <w15:commentEx w15:paraId="6283B5DD" w15:paraIdParent="57ECFF30" w15:done="0"/>
  <w15:commentEx w15:paraId="41549F8C" w15:done="0"/>
  <w15:commentEx w15:paraId="0EE18FDB" w15:done="0"/>
  <w15:commentEx w15:paraId="4B5F3382" w15:done="0"/>
  <w15:commentEx w15:paraId="2AFEF51B" w15:done="0"/>
  <w15:commentEx w15:paraId="460EC60A" w15:done="0"/>
  <w15:commentEx w15:paraId="5D92177A" w15:done="0"/>
  <w15:commentEx w15:paraId="0222C04E" w15:paraIdParent="5D92177A" w15:done="0"/>
  <w15:commentEx w15:paraId="61819A56" w15:done="0"/>
  <w15:commentEx w15:paraId="6A96ABE9" w15:paraIdParent="61819A56" w15:done="0"/>
  <w15:commentEx w15:paraId="172F7C94" w15:done="0"/>
  <w15:commentEx w15:paraId="64244B17" w15:paraIdParent="172F7C94" w15:done="0"/>
  <w15:commentEx w15:paraId="22A517F7" w15:done="0"/>
  <w15:commentEx w15:paraId="54627E7B" w15:paraIdParent="22A517F7" w15:done="0"/>
  <w15:commentEx w15:paraId="782ACF5A" w15:paraIdParent="22A517F7" w15:done="0"/>
  <w15:commentEx w15:paraId="7CEFBAFE" w15:paraIdParent="22A517F7" w15:done="0"/>
  <w15:commentEx w15:paraId="0E594D47" w15:done="0"/>
  <w15:commentEx w15:paraId="44D3258D" w15:done="0"/>
  <w15:commentEx w15:paraId="2559D598" w15:done="0"/>
  <w15:commentEx w15:paraId="1E9DA91B" w15:done="0"/>
  <w15:commentEx w15:paraId="354EF3CE" w15:done="0"/>
  <w15:commentEx w15:paraId="2E26BEC1" w15:paraIdParent="354EF3CE" w15:done="0"/>
  <w15:commentEx w15:paraId="0CAB43C8" w15:done="0"/>
  <w15:commentEx w15:paraId="10F06341" w15:paraIdParent="0CAB43C8" w15:done="0"/>
  <w15:commentEx w15:paraId="02701520" w15:done="0"/>
  <w15:commentEx w15:paraId="3DD5E91E" w15:done="0"/>
  <w15:commentEx w15:paraId="0713EED7" w15:paraIdParent="3DD5E91E" w15:done="0"/>
  <w15:commentEx w15:paraId="24AE5720" w15:done="0"/>
  <w15:commentEx w15:paraId="41493CEE" w15:done="0"/>
  <w15:commentEx w15:paraId="6845A9C4" w15:paraIdParent="41493CEE" w15:done="0"/>
  <w15:commentEx w15:paraId="22042354" w15:done="0"/>
  <w15:commentEx w15:paraId="5E4F0575" w15:paraIdParent="22042354" w15:done="0"/>
  <w15:commentEx w15:paraId="44390502" w15:done="0"/>
  <w15:commentEx w15:paraId="1FC42E54" w15:done="0"/>
  <w15:commentEx w15:paraId="3C356497" w15:paraIdParent="1FC42E54" w15:done="0"/>
  <w15:commentEx w15:paraId="525BD901" w15:done="0"/>
  <w15:commentEx w15:paraId="6C676478" w15:paraIdParent="525BD901" w15:done="0"/>
  <w15:commentEx w15:paraId="6A41AC05" w15:done="0"/>
  <w15:commentEx w15:paraId="7DEAEEB4" w15:done="0"/>
  <w15:commentEx w15:paraId="0A8ADEC8" w15:paraIdParent="7DEAEEB4" w15:done="0"/>
  <w15:commentEx w15:paraId="2380BEA5" w15:done="0"/>
  <w15:commentEx w15:paraId="0E9974C8" w15:paraIdParent="2380BEA5" w15:done="0"/>
  <w15:commentEx w15:paraId="3B627E8D" w15:done="0"/>
  <w15:commentEx w15:paraId="543F0D8E" w15:done="0"/>
  <w15:commentEx w15:paraId="50CF6C79" w15:paraIdParent="543F0D8E" w15:done="0"/>
  <w15:commentEx w15:paraId="687E3BAE" w15:done="0"/>
  <w15:commentEx w15:paraId="26E564FB" w15:done="0"/>
  <w15:commentEx w15:paraId="737C3A70" w15:paraIdParent="26E564FB" w15:done="0"/>
  <w15:commentEx w15:paraId="1E28BAB8" w15:done="0"/>
  <w15:commentEx w15:paraId="4C28B9F3" w15:paraIdParent="1E28BAB8" w15:done="0"/>
  <w15:commentEx w15:paraId="41C9F93D" w15:done="0"/>
  <w15:commentEx w15:paraId="604122BC" w15:paraIdParent="41C9F93D" w15:done="0"/>
  <w15:commentEx w15:paraId="0A672C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7DC925" w16cid:durableId="219E3473"/>
  <w16cid:commentId w16cid:paraId="628AE6CA" w16cid:durableId="21A31F2E"/>
  <w16cid:commentId w16cid:paraId="7A3EF043" w16cid:durableId="21861D39"/>
  <w16cid:commentId w16cid:paraId="07712532" w16cid:durableId="21861D3A"/>
  <w16cid:commentId w16cid:paraId="03651A95" w16cid:durableId="21A11110"/>
  <w16cid:commentId w16cid:paraId="76DFE307" w16cid:durableId="219E3477"/>
  <w16cid:commentId w16cid:paraId="784ED048" w16cid:durableId="21A110AE"/>
  <w16cid:commentId w16cid:paraId="6BE0ABC8" w16cid:durableId="219E3478"/>
  <w16cid:commentId w16cid:paraId="2100EED7" w16cid:durableId="21A1122D"/>
  <w16cid:commentId w16cid:paraId="6393F9E2" w16cid:durableId="219E3479"/>
  <w16cid:commentId w16cid:paraId="6E1AE01A" w16cid:durableId="219E347A"/>
  <w16cid:commentId w16cid:paraId="0C43E20C" w16cid:durableId="21A11271"/>
  <w16cid:commentId w16cid:paraId="62BB582C" w16cid:durableId="219E347B"/>
  <w16cid:commentId w16cid:paraId="481DBDFA" w16cid:durableId="21A112B7"/>
  <w16cid:commentId w16cid:paraId="10949C96" w16cid:durableId="219E347D"/>
  <w16cid:commentId w16cid:paraId="27CC92C7" w16cid:durableId="21A11438"/>
  <w16cid:commentId w16cid:paraId="597833EB" w16cid:durableId="219E347E"/>
  <w16cid:commentId w16cid:paraId="569267DA" w16cid:durableId="21A1145D"/>
  <w16cid:commentId w16cid:paraId="7D1A42D7" w16cid:durableId="219E3480"/>
  <w16cid:commentId w16cid:paraId="00D692F1" w16cid:durableId="21A115BF"/>
  <w16cid:commentId w16cid:paraId="14408FCF" w16cid:durableId="21990C71"/>
  <w16cid:commentId w16cid:paraId="51767F0C" w16cid:durableId="219E3485"/>
  <w16cid:commentId w16cid:paraId="54969476" w16cid:durableId="21A320BA"/>
  <w16cid:commentId w16cid:paraId="67C8F5FA" w16cid:durableId="21A320F6"/>
  <w16cid:commentId w16cid:paraId="1752B058" w16cid:durableId="219E3486"/>
  <w16cid:commentId w16cid:paraId="2C19940F" w16cid:durableId="219E3487"/>
  <w16cid:commentId w16cid:paraId="07D4F46D" w16cid:durableId="21A11884"/>
  <w16cid:commentId w16cid:paraId="28C9CBA2" w16cid:durableId="21A32175"/>
  <w16cid:commentId w16cid:paraId="41F5B562" w16cid:durableId="219E3489"/>
  <w16cid:commentId w16cid:paraId="6AF4548B" w16cid:durableId="219E348A"/>
  <w16cid:commentId w16cid:paraId="18749721" w16cid:durableId="21A3225A"/>
  <w16cid:commentId w16cid:paraId="3A06A822" w16cid:durableId="219936E4"/>
  <w16cid:commentId w16cid:paraId="7EED689C" w16cid:durableId="219E348C"/>
  <w16cid:commentId w16cid:paraId="7E550A89" w16cid:durableId="21A11A13"/>
  <w16cid:commentId w16cid:paraId="3DF5AA1B" w16cid:durableId="219E348D"/>
  <w16cid:commentId w16cid:paraId="40ED8C9D" w16cid:durableId="21A32287"/>
  <w16cid:commentId w16cid:paraId="566D8144" w16cid:durableId="2199186F"/>
  <w16cid:commentId w16cid:paraId="7030CB84" w16cid:durableId="219E348F"/>
  <w16cid:commentId w16cid:paraId="52309C45" w16cid:durableId="219E3490"/>
  <w16cid:commentId w16cid:paraId="29A785F7" w16cid:durableId="219E3491"/>
  <w16cid:commentId w16cid:paraId="6A86B942" w16cid:durableId="219E3492"/>
  <w16cid:commentId w16cid:paraId="0EDD8864" w16cid:durableId="21861D50"/>
  <w16cid:commentId w16cid:paraId="57E4B472" w16cid:durableId="219E3494"/>
  <w16cid:commentId w16cid:paraId="745AEDC0" w16cid:durableId="219E3495"/>
  <w16cid:commentId w16cid:paraId="72AA79A0" w16cid:durableId="219E3496"/>
  <w16cid:commentId w16cid:paraId="1B1A2330" w16cid:durableId="21A322D2"/>
  <w16cid:commentId w16cid:paraId="502BD81B" w16cid:durableId="21A11D87"/>
  <w16cid:commentId w16cid:paraId="0FB39C80" w16cid:durableId="21A3234B"/>
  <w16cid:commentId w16cid:paraId="292CBB04" w16cid:durableId="219E3497"/>
  <w16cid:commentId w16cid:paraId="637AA18F" w16cid:durableId="219E3498"/>
  <w16cid:commentId w16cid:paraId="3D2A8250" w16cid:durableId="219E3499"/>
  <w16cid:commentId w16cid:paraId="70CBE2D5" w16cid:durableId="21A32773"/>
  <w16cid:commentId w16cid:paraId="2055BE5C" w16cid:durableId="219E349A"/>
  <w16cid:commentId w16cid:paraId="3F6F969F" w16cid:durableId="21A3251D"/>
  <w16cid:commentId w16cid:paraId="460EC1E7" w16cid:durableId="219E349D"/>
  <w16cid:commentId w16cid:paraId="342E19EF" w16cid:durableId="21991F58"/>
  <w16cid:commentId w16cid:paraId="57ECFF30" w16cid:durableId="219E349F"/>
  <w16cid:commentId w16cid:paraId="6283B5DD" w16cid:durableId="21A3261E"/>
  <w16cid:commentId w16cid:paraId="41549F8C" w16cid:durableId="219E34A1"/>
  <w16cid:commentId w16cid:paraId="0EE18FDB" w16cid:durableId="219921D5"/>
  <w16cid:commentId w16cid:paraId="4B5F3382" w16cid:durableId="219E34A3"/>
  <w16cid:commentId w16cid:paraId="2AFEF51B" w16cid:durableId="21A12149"/>
  <w16cid:commentId w16cid:paraId="460EC60A" w16cid:durableId="21992628"/>
  <w16cid:commentId w16cid:paraId="5D92177A" w16cid:durableId="219926FD"/>
  <w16cid:commentId w16cid:paraId="0222C04E" w16cid:durableId="21A12210"/>
  <w16cid:commentId w16cid:paraId="61819A56" w16cid:durableId="219926C4"/>
  <w16cid:commentId w16cid:paraId="6A96ABE9" w16cid:durableId="21A122EF"/>
  <w16cid:commentId w16cid:paraId="172F7C94" w16cid:durableId="219E34AB"/>
  <w16cid:commentId w16cid:paraId="64244B17" w16cid:durableId="21A12390"/>
  <w16cid:commentId w16cid:paraId="22A517F7" w16cid:durableId="219E34AC"/>
  <w16cid:commentId w16cid:paraId="54627E7B" w16cid:durableId="21A123DD"/>
  <w16cid:commentId w16cid:paraId="782ACF5A" w16cid:durableId="21A32A5B"/>
  <w16cid:commentId w16cid:paraId="7CEFBAFE" w16cid:durableId="21A35781"/>
  <w16cid:commentId w16cid:paraId="0E594D47" w16cid:durableId="21A32C2B"/>
  <w16cid:commentId w16cid:paraId="44D3258D" w16cid:durableId="21995B79"/>
  <w16cid:commentId w16cid:paraId="2559D598" w16cid:durableId="21992946"/>
  <w16cid:commentId w16cid:paraId="1E9DA91B" w16cid:durableId="21A124E5"/>
  <w16cid:commentId w16cid:paraId="354EF3CE" w16cid:durableId="219E34B1"/>
  <w16cid:commentId w16cid:paraId="2E26BEC1" w16cid:durableId="21A33048"/>
  <w16cid:commentId w16cid:paraId="0CAB43C8" w16cid:durableId="21A12530"/>
  <w16cid:commentId w16cid:paraId="10F06341" w16cid:durableId="21A330F4"/>
  <w16cid:commentId w16cid:paraId="02701520" w16cid:durableId="219E34B2"/>
  <w16cid:commentId w16cid:paraId="3DD5E91E" w16cid:durableId="219E34B3"/>
  <w16cid:commentId w16cid:paraId="0713EED7" w16cid:durableId="21A33373"/>
  <w16cid:commentId w16cid:paraId="24AE5720" w16cid:durableId="21A3339C"/>
  <w16cid:commentId w16cid:paraId="41493CEE" w16cid:durableId="219E34B4"/>
  <w16cid:commentId w16cid:paraId="6845A9C4" w16cid:durableId="21A333B0"/>
  <w16cid:commentId w16cid:paraId="22042354" w16cid:durableId="21992FA1"/>
  <w16cid:commentId w16cid:paraId="5E4F0575" w16cid:durableId="21A1289D"/>
  <w16cid:commentId w16cid:paraId="44390502" w16cid:durableId="219E34B6"/>
  <w16cid:commentId w16cid:paraId="1FC42E54" w16cid:durableId="219E34B7"/>
  <w16cid:commentId w16cid:paraId="3C356497" w16cid:durableId="21A3348C"/>
  <w16cid:commentId w16cid:paraId="525BD901" w16cid:durableId="219E34B8"/>
  <w16cid:commentId w16cid:paraId="6C676478" w16cid:durableId="21A3356F"/>
  <w16cid:commentId w16cid:paraId="6A41AC05" w16cid:durableId="219E34B9"/>
  <w16cid:commentId w16cid:paraId="7DEAEEB4" w16cid:durableId="21995A54"/>
  <w16cid:commentId w16cid:paraId="0A8ADEC8" w16cid:durableId="219E34BB"/>
  <w16cid:commentId w16cid:paraId="2380BEA5" w16cid:durableId="219E34BC"/>
  <w16cid:commentId w16cid:paraId="0E9974C8" w16cid:durableId="21A12956"/>
  <w16cid:commentId w16cid:paraId="3B627E8D" w16cid:durableId="21A335A5"/>
  <w16cid:commentId w16cid:paraId="543F0D8E" w16cid:durableId="219E34BD"/>
  <w16cid:commentId w16cid:paraId="50CF6C79" w16cid:durableId="21A335E5"/>
  <w16cid:commentId w16cid:paraId="687E3BAE" w16cid:durableId="21A129D4"/>
  <w16cid:commentId w16cid:paraId="26E564FB" w16cid:durableId="219E34BE"/>
  <w16cid:commentId w16cid:paraId="737C3A70" w16cid:durableId="21A336CE"/>
  <w16cid:commentId w16cid:paraId="1E28BAB8" w16cid:durableId="219E34BF"/>
  <w16cid:commentId w16cid:paraId="4C28B9F3" w16cid:durableId="21A33702"/>
  <w16cid:commentId w16cid:paraId="41C9F93D" w16cid:durableId="219E34C0"/>
  <w16cid:commentId w16cid:paraId="604122BC" w16cid:durableId="21A33729"/>
  <w16cid:commentId w16cid:paraId="0A672C22" w16cid:durableId="219E3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637A4" w14:textId="77777777" w:rsidR="00FC0358" w:rsidRDefault="00FC0358" w:rsidP="00B65B3A">
      <w:r>
        <w:separator/>
      </w:r>
    </w:p>
    <w:p w14:paraId="00414D86" w14:textId="77777777" w:rsidR="00FC0358" w:rsidRDefault="00FC0358"/>
  </w:endnote>
  <w:endnote w:type="continuationSeparator" w:id="0">
    <w:p w14:paraId="2D5D0924" w14:textId="77777777" w:rsidR="00FC0358" w:rsidRDefault="00FC0358" w:rsidP="00B65B3A">
      <w:r>
        <w:continuationSeparator/>
      </w:r>
    </w:p>
    <w:p w14:paraId="65347348" w14:textId="77777777" w:rsidR="00FC0358" w:rsidRDefault="00FC03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8D4AB" w14:textId="77777777" w:rsidR="00FC0358" w:rsidRDefault="00FC0358" w:rsidP="00B65B3A">
      <w:r>
        <w:separator/>
      </w:r>
    </w:p>
  </w:footnote>
  <w:footnote w:type="continuationSeparator" w:id="0">
    <w:p w14:paraId="4A69AC6B" w14:textId="77777777" w:rsidR="00FC0358" w:rsidRDefault="00FC035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771CB3" w:rsidRDefault="00771CB3" w:rsidP="00B65B3A">
    <w:pPr>
      <w:pStyle w:val="Header"/>
      <w:spacing w:before="240" w:after="276"/>
    </w:pPr>
  </w:p>
  <w:p w14:paraId="3F805A8E" w14:textId="77777777" w:rsidR="00771CB3" w:rsidRDefault="00771CB3" w:rsidP="00B65B3A">
    <w:pPr>
      <w:spacing w:after="276"/>
    </w:pPr>
  </w:p>
  <w:p w14:paraId="3A1ECCFB" w14:textId="77777777" w:rsidR="00771CB3" w:rsidRDefault="00771CB3"/>
  <w:p w14:paraId="4AAA9964" w14:textId="77777777" w:rsidR="00771CB3" w:rsidRDefault="00771C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771CB3" w:rsidRPr="00B30794" w:rsidRDefault="00771CB3"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B94E7B"/>
    <w:multiLevelType w:val="hybridMultilevel"/>
    <w:tmpl w:val="F9BC3B8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8828A3"/>
    <w:multiLevelType w:val="hybridMultilevel"/>
    <w:tmpl w:val="428EBB32"/>
    <w:lvl w:ilvl="0" w:tplc="BB88C3CE">
      <w:start w:val="5"/>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F805F6"/>
    <w:multiLevelType w:val="hybridMultilevel"/>
    <w:tmpl w:val="597C718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8"/>
  </w:num>
  <w:num w:numId="2">
    <w:abstractNumId w:val="10"/>
  </w:num>
  <w:num w:numId="3">
    <w:abstractNumId w:val="0"/>
  </w:num>
  <w:num w:numId="4">
    <w:abstractNumId w:val="1"/>
  </w:num>
  <w:num w:numId="5">
    <w:abstractNumId w:val="6"/>
  </w:num>
  <w:num w:numId="6">
    <w:abstractNumId w:val="16"/>
  </w:num>
  <w:num w:numId="7">
    <w:abstractNumId w:val="21"/>
  </w:num>
  <w:num w:numId="8">
    <w:abstractNumId w:val="3"/>
  </w:num>
  <w:num w:numId="9">
    <w:abstractNumId w:val="11"/>
  </w:num>
  <w:num w:numId="10">
    <w:abstractNumId w:val="13"/>
  </w:num>
  <w:num w:numId="11">
    <w:abstractNumId w:val="20"/>
  </w:num>
  <w:num w:numId="12">
    <w:abstractNumId w:val="2"/>
  </w:num>
  <w:num w:numId="13">
    <w:abstractNumId w:val="15"/>
  </w:num>
  <w:num w:numId="14">
    <w:abstractNumId w:val="4"/>
  </w:num>
  <w:num w:numId="15">
    <w:abstractNumId w:val="7"/>
  </w:num>
  <w:num w:numId="16">
    <w:abstractNumId w:val="12"/>
  </w:num>
  <w:num w:numId="17">
    <w:abstractNumId w:val="9"/>
  </w:num>
  <w:num w:numId="18">
    <w:abstractNumId w:val="5"/>
  </w:num>
  <w:num w:numId="19">
    <w:abstractNumId w:val="17"/>
  </w:num>
  <w:num w:numId="20">
    <w:abstractNumId w:val="19"/>
  </w:num>
  <w:num w:numId="21">
    <w:abstractNumId w:val="18"/>
  </w:num>
  <w:num w:numId="2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B4A"/>
    <w:rsid w:val="000023F6"/>
    <w:rsid w:val="00002EF2"/>
    <w:rsid w:val="00003B5E"/>
    <w:rsid w:val="00004B6E"/>
    <w:rsid w:val="00004CE0"/>
    <w:rsid w:val="00004E6F"/>
    <w:rsid w:val="00005027"/>
    <w:rsid w:val="000050CE"/>
    <w:rsid w:val="00005BC5"/>
    <w:rsid w:val="000069B3"/>
    <w:rsid w:val="00007044"/>
    <w:rsid w:val="000101AD"/>
    <w:rsid w:val="000103CB"/>
    <w:rsid w:val="00010622"/>
    <w:rsid w:val="00011403"/>
    <w:rsid w:val="000116ED"/>
    <w:rsid w:val="00011D18"/>
    <w:rsid w:val="00011D55"/>
    <w:rsid w:val="00013D5E"/>
    <w:rsid w:val="0001408D"/>
    <w:rsid w:val="00014F9A"/>
    <w:rsid w:val="00015E23"/>
    <w:rsid w:val="00015EEB"/>
    <w:rsid w:val="0001611A"/>
    <w:rsid w:val="000166B9"/>
    <w:rsid w:val="00016E3F"/>
    <w:rsid w:val="00016F7C"/>
    <w:rsid w:val="00017F5C"/>
    <w:rsid w:val="000200A9"/>
    <w:rsid w:val="000223B8"/>
    <w:rsid w:val="0002287F"/>
    <w:rsid w:val="0002342E"/>
    <w:rsid w:val="00023A32"/>
    <w:rsid w:val="00023A4C"/>
    <w:rsid w:val="00024129"/>
    <w:rsid w:val="0002434E"/>
    <w:rsid w:val="00024B8D"/>
    <w:rsid w:val="00024ED6"/>
    <w:rsid w:val="00027597"/>
    <w:rsid w:val="0003125C"/>
    <w:rsid w:val="000315C7"/>
    <w:rsid w:val="000316E7"/>
    <w:rsid w:val="00032BDC"/>
    <w:rsid w:val="00033121"/>
    <w:rsid w:val="0003325E"/>
    <w:rsid w:val="00034CB0"/>
    <w:rsid w:val="00035A42"/>
    <w:rsid w:val="00035BB0"/>
    <w:rsid w:val="00035D2D"/>
    <w:rsid w:val="0003789E"/>
    <w:rsid w:val="00040132"/>
    <w:rsid w:val="00040200"/>
    <w:rsid w:val="00040AFB"/>
    <w:rsid w:val="000416A6"/>
    <w:rsid w:val="0004466F"/>
    <w:rsid w:val="00044C77"/>
    <w:rsid w:val="0004567B"/>
    <w:rsid w:val="000456FC"/>
    <w:rsid w:val="00045829"/>
    <w:rsid w:val="0004590E"/>
    <w:rsid w:val="00047449"/>
    <w:rsid w:val="0004754F"/>
    <w:rsid w:val="00047601"/>
    <w:rsid w:val="00050108"/>
    <w:rsid w:val="0005016B"/>
    <w:rsid w:val="00050DDC"/>
    <w:rsid w:val="0005173A"/>
    <w:rsid w:val="00051F55"/>
    <w:rsid w:val="000523EA"/>
    <w:rsid w:val="00052B02"/>
    <w:rsid w:val="00052E8F"/>
    <w:rsid w:val="00052F31"/>
    <w:rsid w:val="00053007"/>
    <w:rsid w:val="00053E90"/>
    <w:rsid w:val="00055936"/>
    <w:rsid w:val="00056D4A"/>
    <w:rsid w:val="00057166"/>
    <w:rsid w:val="00057A9C"/>
    <w:rsid w:val="00057F0A"/>
    <w:rsid w:val="00060EA7"/>
    <w:rsid w:val="00061C25"/>
    <w:rsid w:val="00062E2B"/>
    <w:rsid w:val="00062F1D"/>
    <w:rsid w:val="0006317B"/>
    <w:rsid w:val="0006389B"/>
    <w:rsid w:val="00063FC7"/>
    <w:rsid w:val="00064243"/>
    <w:rsid w:val="000648F8"/>
    <w:rsid w:val="0006583C"/>
    <w:rsid w:val="000668B3"/>
    <w:rsid w:val="00066BBD"/>
    <w:rsid w:val="00071B2B"/>
    <w:rsid w:val="00073556"/>
    <w:rsid w:val="000748A0"/>
    <w:rsid w:val="000761CA"/>
    <w:rsid w:val="00077527"/>
    <w:rsid w:val="000811E4"/>
    <w:rsid w:val="00084DA6"/>
    <w:rsid w:val="0008543A"/>
    <w:rsid w:val="00087676"/>
    <w:rsid w:val="00087AE6"/>
    <w:rsid w:val="00087EA6"/>
    <w:rsid w:val="000939B5"/>
    <w:rsid w:val="00093BEB"/>
    <w:rsid w:val="00094457"/>
    <w:rsid w:val="00094621"/>
    <w:rsid w:val="00094EC0"/>
    <w:rsid w:val="00095038"/>
    <w:rsid w:val="000A01AC"/>
    <w:rsid w:val="000A0F9A"/>
    <w:rsid w:val="000A3F10"/>
    <w:rsid w:val="000A49C1"/>
    <w:rsid w:val="000A49C5"/>
    <w:rsid w:val="000A6F83"/>
    <w:rsid w:val="000A7002"/>
    <w:rsid w:val="000A7FF8"/>
    <w:rsid w:val="000B0B53"/>
    <w:rsid w:val="000B0B86"/>
    <w:rsid w:val="000B2612"/>
    <w:rsid w:val="000B3939"/>
    <w:rsid w:val="000B3DEB"/>
    <w:rsid w:val="000B41EF"/>
    <w:rsid w:val="000B4D20"/>
    <w:rsid w:val="000B5962"/>
    <w:rsid w:val="000B603D"/>
    <w:rsid w:val="000B62D0"/>
    <w:rsid w:val="000B6A96"/>
    <w:rsid w:val="000B7101"/>
    <w:rsid w:val="000B7715"/>
    <w:rsid w:val="000C1362"/>
    <w:rsid w:val="000C1C7B"/>
    <w:rsid w:val="000C28A9"/>
    <w:rsid w:val="000C3573"/>
    <w:rsid w:val="000C3640"/>
    <w:rsid w:val="000C3A9F"/>
    <w:rsid w:val="000C3F2D"/>
    <w:rsid w:val="000C44CC"/>
    <w:rsid w:val="000C4AB9"/>
    <w:rsid w:val="000C53DF"/>
    <w:rsid w:val="000C5880"/>
    <w:rsid w:val="000C6360"/>
    <w:rsid w:val="000C6441"/>
    <w:rsid w:val="000C69A9"/>
    <w:rsid w:val="000C6F2A"/>
    <w:rsid w:val="000C7497"/>
    <w:rsid w:val="000C7A32"/>
    <w:rsid w:val="000C7A47"/>
    <w:rsid w:val="000D00A6"/>
    <w:rsid w:val="000D0104"/>
    <w:rsid w:val="000D0A86"/>
    <w:rsid w:val="000D0FE3"/>
    <w:rsid w:val="000D244C"/>
    <w:rsid w:val="000D32EE"/>
    <w:rsid w:val="000D3ABF"/>
    <w:rsid w:val="000D4112"/>
    <w:rsid w:val="000D417F"/>
    <w:rsid w:val="000D4216"/>
    <w:rsid w:val="000D48EF"/>
    <w:rsid w:val="000D4977"/>
    <w:rsid w:val="000D5095"/>
    <w:rsid w:val="000D52E8"/>
    <w:rsid w:val="000D5A5A"/>
    <w:rsid w:val="000D683D"/>
    <w:rsid w:val="000D6B7E"/>
    <w:rsid w:val="000D6EA6"/>
    <w:rsid w:val="000E0DA3"/>
    <w:rsid w:val="000E12AA"/>
    <w:rsid w:val="000E2AF1"/>
    <w:rsid w:val="000E2B1A"/>
    <w:rsid w:val="000E2E64"/>
    <w:rsid w:val="000E3265"/>
    <w:rsid w:val="000E32A1"/>
    <w:rsid w:val="000E38C4"/>
    <w:rsid w:val="000E475E"/>
    <w:rsid w:val="000E6A61"/>
    <w:rsid w:val="000E6E13"/>
    <w:rsid w:val="000E778C"/>
    <w:rsid w:val="000E779B"/>
    <w:rsid w:val="000F0719"/>
    <w:rsid w:val="000F0D39"/>
    <w:rsid w:val="000F14C9"/>
    <w:rsid w:val="000F1F94"/>
    <w:rsid w:val="000F2D52"/>
    <w:rsid w:val="000F2E81"/>
    <w:rsid w:val="000F39BA"/>
    <w:rsid w:val="000F5307"/>
    <w:rsid w:val="000F5461"/>
    <w:rsid w:val="000F5512"/>
    <w:rsid w:val="000F5527"/>
    <w:rsid w:val="000F5E03"/>
    <w:rsid w:val="000F662C"/>
    <w:rsid w:val="000F6C8E"/>
    <w:rsid w:val="000F6CF3"/>
    <w:rsid w:val="000F7215"/>
    <w:rsid w:val="000F72FB"/>
    <w:rsid w:val="00100167"/>
    <w:rsid w:val="00100D79"/>
    <w:rsid w:val="00102B2D"/>
    <w:rsid w:val="00102C22"/>
    <w:rsid w:val="00102F4E"/>
    <w:rsid w:val="00103964"/>
    <w:rsid w:val="0010406A"/>
    <w:rsid w:val="001050EE"/>
    <w:rsid w:val="00105CAC"/>
    <w:rsid w:val="00107A8C"/>
    <w:rsid w:val="00107CE4"/>
    <w:rsid w:val="00107E8B"/>
    <w:rsid w:val="001110D8"/>
    <w:rsid w:val="0011286E"/>
    <w:rsid w:val="00112976"/>
    <w:rsid w:val="001139D5"/>
    <w:rsid w:val="001139E1"/>
    <w:rsid w:val="00113BB4"/>
    <w:rsid w:val="00113E0A"/>
    <w:rsid w:val="00115C8C"/>
    <w:rsid w:val="00116A96"/>
    <w:rsid w:val="001209CD"/>
    <w:rsid w:val="001223E0"/>
    <w:rsid w:val="00122CF6"/>
    <w:rsid w:val="001231E4"/>
    <w:rsid w:val="00123576"/>
    <w:rsid w:val="00123681"/>
    <w:rsid w:val="00123DF6"/>
    <w:rsid w:val="00123E0F"/>
    <w:rsid w:val="00124E73"/>
    <w:rsid w:val="0012500F"/>
    <w:rsid w:val="0012517A"/>
    <w:rsid w:val="00125B87"/>
    <w:rsid w:val="0012688A"/>
    <w:rsid w:val="00127C5E"/>
    <w:rsid w:val="0013077C"/>
    <w:rsid w:val="001314B5"/>
    <w:rsid w:val="0013238D"/>
    <w:rsid w:val="001327F8"/>
    <w:rsid w:val="00134466"/>
    <w:rsid w:val="00134741"/>
    <w:rsid w:val="00134C82"/>
    <w:rsid w:val="00135626"/>
    <w:rsid w:val="00136162"/>
    <w:rsid w:val="00136F23"/>
    <w:rsid w:val="00137522"/>
    <w:rsid w:val="001375BA"/>
    <w:rsid w:val="00137682"/>
    <w:rsid w:val="00137A2A"/>
    <w:rsid w:val="001406CC"/>
    <w:rsid w:val="00140762"/>
    <w:rsid w:val="001414D6"/>
    <w:rsid w:val="00141A25"/>
    <w:rsid w:val="00141F81"/>
    <w:rsid w:val="00143077"/>
    <w:rsid w:val="00144423"/>
    <w:rsid w:val="00145906"/>
    <w:rsid w:val="0014600E"/>
    <w:rsid w:val="00147FAA"/>
    <w:rsid w:val="0015053C"/>
    <w:rsid w:val="00151725"/>
    <w:rsid w:val="00151B3C"/>
    <w:rsid w:val="001524E3"/>
    <w:rsid w:val="00152C1E"/>
    <w:rsid w:val="00152E03"/>
    <w:rsid w:val="00153304"/>
    <w:rsid w:val="001533EA"/>
    <w:rsid w:val="00155B4A"/>
    <w:rsid w:val="00156367"/>
    <w:rsid w:val="001604AF"/>
    <w:rsid w:val="00161B3D"/>
    <w:rsid w:val="001623C1"/>
    <w:rsid w:val="0016280F"/>
    <w:rsid w:val="00162BD7"/>
    <w:rsid w:val="001630AC"/>
    <w:rsid w:val="0016315F"/>
    <w:rsid w:val="00163385"/>
    <w:rsid w:val="00163751"/>
    <w:rsid w:val="00163824"/>
    <w:rsid w:val="001649CE"/>
    <w:rsid w:val="00165402"/>
    <w:rsid w:val="00165C9A"/>
    <w:rsid w:val="00165CFF"/>
    <w:rsid w:val="00165EFB"/>
    <w:rsid w:val="00166273"/>
    <w:rsid w:val="00166C96"/>
    <w:rsid w:val="0016713F"/>
    <w:rsid w:val="00170A25"/>
    <w:rsid w:val="0017106E"/>
    <w:rsid w:val="00171B8C"/>
    <w:rsid w:val="00171BC8"/>
    <w:rsid w:val="00172ACE"/>
    <w:rsid w:val="00172DE4"/>
    <w:rsid w:val="001741A4"/>
    <w:rsid w:val="001746B8"/>
    <w:rsid w:val="00174E2E"/>
    <w:rsid w:val="00175C55"/>
    <w:rsid w:val="00176C45"/>
    <w:rsid w:val="00177568"/>
    <w:rsid w:val="0017788E"/>
    <w:rsid w:val="00177BDE"/>
    <w:rsid w:val="00177C80"/>
    <w:rsid w:val="00177E09"/>
    <w:rsid w:val="00180901"/>
    <w:rsid w:val="00180F3E"/>
    <w:rsid w:val="0018109A"/>
    <w:rsid w:val="00181223"/>
    <w:rsid w:val="001847E3"/>
    <w:rsid w:val="001855A0"/>
    <w:rsid w:val="00190D6A"/>
    <w:rsid w:val="00191087"/>
    <w:rsid w:val="001912CF"/>
    <w:rsid w:val="00191701"/>
    <w:rsid w:val="0019177F"/>
    <w:rsid w:val="00191A28"/>
    <w:rsid w:val="00192522"/>
    <w:rsid w:val="0019347A"/>
    <w:rsid w:val="00193752"/>
    <w:rsid w:val="00193882"/>
    <w:rsid w:val="0019416E"/>
    <w:rsid w:val="00194697"/>
    <w:rsid w:val="00194845"/>
    <w:rsid w:val="001950B8"/>
    <w:rsid w:val="00195953"/>
    <w:rsid w:val="00195F5A"/>
    <w:rsid w:val="00196B58"/>
    <w:rsid w:val="00196D99"/>
    <w:rsid w:val="0019727C"/>
    <w:rsid w:val="001A08EA"/>
    <w:rsid w:val="001A0963"/>
    <w:rsid w:val="001A0D50"/>
    <w:rsid w:val="001A1EE1"/>
    <w:rsid w:val="001A1F63"/>
    <w:rsid w:val="001A2E57"/>
    <w:rsid w:val="001A333E"/>
    <w:rsid w:val="001A3CE9"/>
    <w:rsid w:val="001A5E5E"/>
    <w:rsid w:val="001A687E"/>
    <w:rsid w:val="001A6B7F"/>
    <w:rsid w:val="001A6FA2"/>
    <w:rsid w:val="001B01C9"/>
    <w:rsid w:val="001B155A"/>
    <w:rsid w:val="001B2CCB"/>
    <w:rsid w:val="001B2CD7"/>
    <w:rsid w:val="001B385B"/>
    <w:rsid w:val="001B5A3D"/>
    <w:rsid w:val="001B5A95"/>
    <w:rsid w:val="001B5B83"/>
    <w:rsid w:val="001B60DF"/>
    <w:rsid w:val="001B6A70"/>
    <w:rsid w:val="001B6D13"/>
    <w:rsid w:val="001B75E3"/>
    <w:rsid w:val="001B7706"/>
    <w:rsid w:val="001B7BAC"/>
    <w:rsid w:val="001C0616"/>
    <w:rsid w:val="001C13A8"/>
    <w:rsid w:val="001C1BD8"/>
    <w:rsid w:val="001C2706"/>
    <w:rsid w:val="001C2D31"/>
    <w:rsid w:val="001C31A6"/>
    <w:rsid w:val="001C3335"/>
    <w:rsid w:val="001C34BC"/>
    <w:rsid w:val="001C42E6"/>
    <w:rsid w:val="001C49C3"/>
    <w:rsid w:val="001C57F9"/>
    <w:rsid w:val="001C58A8"/>
    <w:rsid w:val="001C59B6"/>
    <w:rsid w:val="001C5CF7"/>
    <w:rsid w:val="001D0634"/>
    <w:rsid w:val="001D0DB1"/>
    <w:rsid w:val="001D2795"/>
    <w:rsid w:val="001D2DED"/>
    <w:rsid w:val="001D319C"/>
    <w:rsid w:val="001D3DE1"/>
    <w:rsid w:val="001D3F94"/>
    <w:rsid w:val="001D4248"/>
    <w:rsid w:val="001D471A"/>
    <w:rsid w:val="001D4A62"/>
    <w:rsid w:val="001D4D26"/>
    <w:rsid w:val="001D6E4D"/>
    <w:rsid w:val="001D70F4"/>
    <w:rsid w:val="001D75DA"/>
    <w:rsid w:val="001D7F62"/>
    <w:rsid w:val="001D7F91"/>
    <w:rsid w:val="001E0ACE"/>
    <w:rsid w:val="001E0C17"/>
    <w:rsid w:val="001E21E3"/>
    <w:rsid w:val="001E2590"/>
    <w:rsid w:val="001E2CEF"/>
    <w:rsid w:val="001E3972"/>
    <w:rsid w:val="001E3DCA"/>
    <w:rsid w:val="001E3F06"/>
    <w:rsid w:val="001E4607"/>
    <w:rsid w:val="001E4DA0"/>
    <w:rsid w:val="001E56D8"/>
    <w:rsid w:val="001E5ABB"/>
    <w:rsid w:val="001E5F62"/>
    <w:rsid w:val="001E7233"/>
    <w:rsid w:val="001E7F06"/>
    <w:rsid w:val="001F0139"/>
    <w:rsid w:val="001F0E85"/>
    <w:rsid w:val="001F126B"/>
    <w:rsid w:val="001F235E"/>
    <w:rsid w:val="001F2DD4"/>
    <w:rsid w:val="001F3B2C"/>
    <w:rsid w:val="001F3D19"/>
    <w:rsid w:val="001F4327"/>
    <w:rsid w:val="001F52EC"/>
    <w:rsid w:val="001F605B"/>
    <w:rsid w:val="001F61C0"/>
    <w:rsid w:val="001F64A3"/>
    <w:rsid w:val="001F7D8A"/>
    <w:rsid w:val="001F7FA9"/>
    <w:rsid w:val="0020024E"/>
    <w:rsid w:val="0020028F"/>
    <w:rsid w:val="00200F3D"/>
    <w:rsid w:val="0020125E"/>
    <w:rsid w:val="00202A3F"/>
    <w:rsid w:val="00202DA2"/>
    <w:rsid w:val="00202DBC"/>
    <w:rsid w:val="002045CB"/>
    <w:rsid w:val="0020552D"/>
    <w:rsid w:val="00205E67"/>
    <w:rsid w:val="00206C7B"/>
    <w:rsid w:val="00207AB7"/>
    <w:rsid w:val="00207E29"/>
    <w:rsid w:val="00210596"/>
    <w:rsid w:val="00210629"/>
    <w:rsid w:val="00210963"/>
    <w:rsid w:val="00210DBD"/>
    <w:rsid w:val="002111E7"/>
    <w:rsid w:val="002118A3"/>
    <w:rsid w:val="00211A93"/>
    <w:rsid w:val="00211DB8"/>
    <w:rsid w:val="002121BD"/>
    <w:rsid w:val="00214EC5"/>
    <w:rsid w:val="00215EB5"/>
    <w:rsid w:val="0021658D"/>
    <w:rsid w:val="002169D8"/>
    <w:rsid w:val="00216C8C"/>
    <w:rsid w:val="00220440"/>
    <w:rsid w:val="00220E27"/>
    <w:rsid w:val="00221BEA"/>
    <w:rsid w:val="00222B78"/>
    <w:rsid w:val="0022370F"/>
    <w:rsid w:val="00224DEB"/>
    <w:rsid w:val="00225BF9"/>
    <w:rsid w:val="00225E6A"/>
    <w:rsid w:val="0022663D"/>
    <w:rsid w:val="00227385"/>
    <w:rsid w:val="00227503"/>
    <w:rsid w:val="002308A7"/>
    <w:rsid w:val="00230967"/>
    <w:rsid w:val="002310C1"/>
    <w:rsid w:val="00231966"/>
    <w:rsid w:val="002324CF"/>
    <w:rsid w:val="0023361B"/>
    <w:rsid w:val="00233E60"/>
    <w:rsid w:val="002351F7"/>
    <w:rsid w:val="00236175"/>
    <w:rsid w:val="002361ED"/>
    <w:rsid w:val="00236A1A"/>
    <w:rsid w:val="00237557"/>
    <w:rsid w:val="00241032"/>
    <w:rsid w:val="00241606"/>
    <w:rsid w:val="00241AFB"/>
    <w:rsid w:val="00241CF0"/>
    <w:rsid w:val="00242B3D"/>
    <w:rsid w:val="00245A3F"/>
    <w:rsid w:val="00245E75"/>
    <w:rsid w:val="0024638C"/>
    <w:rsid w:val="00246E3B"/>
    <w:rsid w:val="002472F4"/>
    <w:rsid w:val="00250649"/>
    <w:rsid w:val="0025072E"/>
    <w:rsid w:val="002513A4"/>
    <w:rsid w:val="00251E8C"/>
    <w:rsid w:val="00252112"/>
    <w:rsid w:val="0025247F"/>
    <w:rsid w:val="00252A12"/>
    <w:rsid w:val="00252FB9"/>
    <w:rsid w:val="00253F3E"/>
    <w:rsid w:val="00254101"/>
    <w:rsid w:val="00254271"/>
    <w:rsid w:val="00254717"/>
    <w:rsid w:val="0025522D"/>
    <w:rsid w:val="00255CE9"/>
    <w:rsid w:val="00256DE0"/>
    <w:rsid w:val="00256E68"/>
    <w:rsid w:val="00256FE6"/>
    <w:rsid w:val="00257E53"/>
    <w:rsid w:val="00261851"/>
    <w:rsid w:val="002621DA"/>
    <w:rsid w:val="00262877"/>
    <w:rsid w:val="00262CBC"/>
    <w:rsid w:val="00264054"/>
    <w:rsid w:val="002640BE"/>
    <w:rsid w:val="00264390"/>
    <w:rsid w:val="00265D48"/>
    <w:rsid w:val="00266B95"/>
    <w:rsid w:val="00266BE1"/>
    <w:rsid w:val="002671CC"/>
    <w:rsid w:val="002704DB"/>
    <w:rsid w:val="002708C7"/>
    <w:rsid w:val="00270ECE"/>
    <w:rsid w:val="002765A9"/>
    <w:rsid w:val="002767FD"/>
    <w:rsid w:val="00276BCB"/>
    <w:rsid w:val="00277881"/>
    <w:rsid w:val="00280377"/>
    <w:rsid w:val="00280668"/>
    <w:rsid w:val="002807B0"/>
    <w:rsid w:val="002817AF"/>
    <w:rsid w:val="00281AE7"/>
    <w:rsid w:val="002820AA"/>
    <w:rsid w:val="002823AF"/>
    <w:rsid w:val="00283150"/>
    <w:rsid w:val="00283685"/>
    <w:rsid w:val="00283B3F"/>
    <w:rsid w:val="00284CC9"/>
    <w:rsid w:val="00284E05"/>
    <w:rsid w:val="00286163"/>
    <w:rsid w:val="002871E7"/>
    <w:rsid w:val="00287B4B"/>
    <w:rsid w:val="00290E94"/>
    <w:rsid w:val="002916DE"/>
    <w:rsid w:val="00291AF1"/>
    <w:rsid w:val="00291EDE"/>
    <w:rsid w:val="0029238E"/>
    <w:rsid w:val="00293B15"/>
    <w:rsid w:val="00293BEB"/>
    <w:rsid w:val="00294941"/>
    <w:rsid w:val="00295CA7"/>
    <w:rsid w:val="00295D67"/>
    <w:rsid w:val="002A0921"/>
    <w:rsid w:val="002A1665"/>
    <w:rsid w:val="002A1CA5"/>
    <w:rsid w:val="002A20F6"/>
    <w:rsid w:val="002A2452"/>
    <w:rsid w:val="002A2989"/>
    <w:rsid w:val="002A3772"/>
    <w:rsid w:val="002A46E5"/>
    <w:rsid w:val="002A590E"/>
    <w:rsid w:val="002A7D62"/>
    <w:rsid w:val="002B02D9"/>
    <w:rsid w:val="002B0444"/>
    <w:rsid w:val="002B1646"/>
    <w:rsid w:val="002B1BFC"/>
    <w:rsid w:val="002B24AB"/>
    <w:rsid w:val="002B343F"/>
    <w:rsid w:val="002B3A5D"/>
    <w:rsid w:val="002B4004"/>
    <w:rsid w:val="002B5A5F"/>
    <w:rsid w:val="002B7F4B"/>
    <w:rsid w:val="002C104C"/>
    <w:rsid w:val="002C18CB"/>
    <w:rsid w:val="002C20A9"/>
    <w:rsid w:val="002C3F63"/>
    <w:rsid w:val="002C45FA"/>
    <w:rsid w:val="002C5533"/>
    <w:rsid w:val="002C6466"/>
    <w:rsid w:val="002C6F93"/>
    <w:rsid w:val="002C7DBA"/>
    <w:rsid w:val="002C7F4A"/>
    <w:rsid w:val="002D147C"/>
    <w:rsid w:val="002D2613"/>
    <w:rsid w:val="002D284E"/>
    <w:rsid w:val="002D2C9C"/>
    <w:rsid w:val="002D4F90"/>
    <w:rsid w:val="002D5388"/>
    <w:rsid w:val="002D5947"/>
    <w:rsid w:val="002D5B85"/>
    <w:rsid w:val="002D63FF"/>
    <w:rsid w:val="002D7079"/>
    <w:rsid w:val="002E2E3C"/>
    <w:rsid w:val="002E3C60"/>
    <w:rsid w:val="002E4A63"/>
    <w:rsid w:val="002E4DEC"/>
    <w:rsid w:val="002E4FBD"/>
    <w:rsid w:val="002E5CCE"/>
    <w:rsid w:val="002E6441"/>
    <w:rsid w:val="002E688B"/>
    <w:rsid w:val="002E68AE"/>
    <w:rsid w:val="002E6AE3"/>
    <w:rsid w:val="002E73CB"/>
    <w:rsid w:val="002E774F"/>
    <w:rsid w:val="002E78EA"/>
    <w:rsid w:val="002F0D53"/>
    <w:rsid w:val="002F0D6A"/>
    <w:rsid w:val="002F0EA7"/>
    <w:rsid w:val="002F3983"/>
    <w:rsid w:val="002F40EC"/>
    <w:rsid w:val="002F48C1"/>
    <w:rsid w:val="002F48D7"/>
    <w:rsid w:val="002F4910"/>
    <w:rsid w:val="002F4CBE"/>
    <w:rsid w:val="002F632F"/>
    <w:rsid w:val="002F7232"/>
    <w:rsid w:val="002F7665"/>
    <w:rsid w:val="002F7704"/>
    <w:rsid w:val="002F7C7C"/>
    <w:rsid w:val="002F7D98"/>
    <w:rsid w:val="003008EC"/>
    <w:rsid w:val="00300C06"/>
    <w:rsid w:val="00301798"/>
    <w:rsid w:val="00301D19"/>
    <w:rsid w:val="003023BC"/>
    <w:rsid w:val="00303CC1"/>
    <w:rsid w:val="00304CD9"/>
    <w:rsid w:val="00305439"/>
    <w:rsid w:val="0030692A"/>
    <w:rsid w:val="0030764C"/>
    <w:rsid w:val="0031021A"/>
    <w:rsid w:val="00311D96"/>
    <w:rsid w:val="003120FE"/>
    <w:rsid w:val="00312103"/>
    <w:rsid w:val="003123F1"/>
    <w:rsid w:val="00313BE6"/>
    <w:rsid w:val="0031433F"/>
    <w:rsid w:val="003145A2"/>
    <w:rsid w:val="00315150"/>
    <w:rsid w:val="003152C4"/>
    <w:rsid w:val="0031607E"/>
    <w:rsid w:val="00316A97"/>
    <w:rsid w:val="00316D89"/>
    <w:rsid w:val="0031727D"/>
    <w:rsid w:val="00320185"/>
    <w:rsid w:val="00321DD2"/>
    <w:rsid w:val="00321F88"/>
    <w:rsid w:val="0032299D"/>
    <w:rsid w:val="0032348F"/>
    <w:rsid w:val="003259E4"/>
    <w:rsid w:val="003262AA"/>
    <w:rsid w:val="003262E4"/>
    <w:rsid w:val="00326D23"/>
    <w:rsid w:val="00326FA9"/>
    <w:rsid w:val="00331AFB"/>
    <w:rsid w:val="0033355E"/>
    <w:rsid w:val="003347F1"/>
    <w:rsid w:val="00334FD4"/>
    <w:rsid w:val="003350E7"/>
    <w:rsid w:val="00335906"/>
    <w:rsid w:val="00335BD1"/>
    <w:rsid w:val="00335CC2"/>
    <w:rsid w:val="00336947"/>
    <w:rsid w:val="00337466"/>
    <w:rsid w:val="0034090C"/>
    <w:rsid w:val="00340B79"/>
    <w:rsid w:val="00340E9A"/>
    <w:rsid w:val="003424C6"/>
    <w:rsid w:val="00342A57"/>
    <w:rsid w:val="00343632"/>
    <w:rsid w:val="00344886"/>
    <w:rsid w:val="003448D1"/>
    <w:rsid w:val="00344D1A"/>
    <w:rsid w:val="00344EA2"/>
    <w:rsid w:val="0034664E"/>
    <w:rsid w:val="00346952"/>
    <w:rsid w:val="00347B6D"/>
    <w:rsid w:val="00350FDE"/>
    <w:rsid w:val="0035127C"/>
    <w:rsid w:val="003516C2"/>
    <w:rsid w:val="0035371D"/>
    <w:rsid w:val="00353AA6"/>
    <w:rsid w:val="00354A29"/>
    <w:rsid w:val="003560C8"/>
    <w:rsid w:val="003562E2"/>
    <w:rsid w:val="00356796"/>
    <w:rsid w:val="00360610"/>
    <w:rsid w:val="00360D9E"/>
    <w:rsid w:val="00361364"/>
    <w:rsid w:val="0036183A"/>
    <w:rsid w:val="00361F31"/>
    <w:rsid w:val="00363B96"/>
    <w:rsid w:val="00365153"/>
    <w:rsid w:val="00365C6A"/>
    <w:rsid w:val="00367349"/>
    <w:rsid w:val="00370D09"/>
    <w:rsid w:val="003713D3"/>
    <w:rsid w:val="0037156A"/>
    <w:rsid w:val="0037173B"/>
    <w:rsid w:val="003727FD"/>
    <w:rsid w:val="003728CF"/>
    <w:rsid w:val="00372DEE"/>
    <w:rsid w:val="00372F95"/>
    <w:rsid w:val="003732D3"/>
    <w:rsid w:val="00373621"/>
    <w:rsid w:val="00373994"/>
    <w:rsid w:val="00375062"/>
    <w:rsid w:val="00375DA4"/>
    <w:rsid w:val="00376323"/>
    <w:rsid w:val="0037783F"/>
    <w:rsid w:val="00377A93"/>
    <w:rsid w:val="003802AA"/>
    <w:rsid w:val="0038194A"/>
    <w:rsid w:val="00381FC9"/>
    <w:rsid w:val="003822F4"/>
    <w:rsid w:val="00384C8B"/>
    <w:rsid w:val="003854B8"/>
    <w:rsid w:val="0038627A"/>
    <w:rsid w:val="0038724E"/>
    <w:rsid w:val="00387865"/>
    <w:rsid w:val="00392E24"/>
    <w:rsid w:val="00392F5C"/>
    <w:rsid w:val="003943F4"/>
    <w:rsid w:val="00394CF1"/>
    <w:rsid w:val="00394D34"/>
    <w:rsid w:val="003952D8"/>
    <w:rsid w:val="00395708"/>
    <w:rsid w:val="00395F75"/>
    <w:rsid w:val="0039629E"/>
    <w:rsid w:val="003971A8"/>
    <w:rsid w:val="003974D4"/>
    <w:rsid w:val="003A1EA8"/>
    <w:rsid w:val="003A1FDB"/>
    <w:rsid w:val="003A2108"/>
    <w:rsid w:val="003A23E4"/>
    <w:rsid w:val="003A4581"/>
    <w:rsid w:val="003A4641"/>
    <w:rsid w:val="003A46B1"/>
    <w:rsid w:val="003A6553"/>
    <w:rsid w:val="003A6BF1"/>
    <w:rsid w:val="003A6E39"/>
    <w:rsid w:val="003A74BA"/>
    <w:rsid w:val="003A758B"/>
    <w:rsid w:val="003A75C2"/>
    <w:rsid w:val="003A7ECF"/>
    <w:rsid w:val="003B0DD2"/>
    <w:rsid w:val="003B1519"/>
    <w:rsid w:val="003B2669"/>
    <w:rsid w:val="003B26C7"/>
    <w:rsid w:val="003B2F68"/>
    <w:rsid w:val="003B305C"/>
    <w:rsid w:val="003B4008"/>
    <w:rsid w:val="003B4253"/>
    <w:rsid w:val="003B43EF"/>
    <w:rsid w:val="003B5621"/>
    <w:rsid w:val="003B597D"/>
    <w:rsid w:val="003B6090"/>
    <w:rsid w:val="003B636C"/>
    <w:rsid w:val="003B66AB"/>
    <w:rsid w:val="003C1F37"/>
    <w:rsid w:val="003C2795"/>
    <w:rsid w:val="003C3670"/>
    <w:rsid w:val="003C3D37"/>
    <w:rsid w:val="003C4B43"/>
    <w:rsid w:val="003C51DF"/>
    <w:rsid w:val="003C5927"/>
    <w:rsid w:val="003D08EF"/>
    <w:rsid w:val="003D1947"/>
    <w:rsid w:val="003D19C0"/>
    <w:rsid w:val="003D25F1"/>
    <w:rsid w:val="003D2C24"/>
    <w:rsid w:val="003D4202"/>
    <w:rsid w:val="003D4427"/>
    <w:rsid w:val="003D4949"/>
    <w:rsid w:val="003D4B1F"/>
    <w:rsid w:val="003D4FBA"/>
    <w:rsid w:val="003D5DB7"/>
    <w:rsid w:val="003D675A"/>
    <w:rsid w:val="003D6D58"/>
    <w:rsid w:val="003D78C5"/>
    <w:rsid w:val="003D7A5B"/>
    <w:rsid w:val="003D7D3D"/>
    <w:rsid w:val="003E1047"/>
    <w:rsid w:val="003E415B"/>
    <w:rsid w:val="003E47CC"/>
    <w:rsid w:val="003E5C1A"/>
    <w:rsid w:val="003E5DF0"/>
    <w:rsid w:val="003E64E2"/>
    <w:rsid w:val="003E70EE"/>
    <w:rsid w:val="003E737B"/>
    <w:rsid w:val="003E770F"/>
    <w:rsid w:val="003F14F5"/>
    <w:rsid w:val="003F28F4"/>
    <w:rsid w:val="003F3F46"/>
    <w:rsid w:val="003F60E9"/>
    <w:rsid w:val="003F6209"/>
    <w:rsid w:val="003F6937"/>
    <w:rsid w:val="003F69B0"/>
    <w:rsid w:val="003F7DE9"/>
    <w:rsid w:val="0040008E"/>
    <w:rsid w:val="0040114A"/>
    <w:rsid w:val="00401F69"/>
    <w:rsid w:val="00402387"/>
    <w:rsid w:val="00402668"/>
    <w:rsid w:val="00403371"/>
    <w:rsid w:val="004038CE"/>
    <w:rsid w:val="00403B14"/>
    <w:rsid w:val="004044DD"/>
    <w:rsid w:val="004053BD"/>
    <w:rsid w:val="004054DC"/>
    <w:rsid w:val="004056B1"/>
    <w:rsid w:val="00405D33"/>
    <w:rsid w:val="0040655E"/>
    <w:rsid w:val="004076AB"/>
    <w:rsid w:val="00407A11"/>
    <w:rsid w:val="00410B46"/>
    <w:rsid w:val="0041140D"/>
    <w:rsid w:val="00411BB9"/>
    <w:rsid w:val="004123C4"/>
    <w:rsid w:val="00413774"/>
    <w:rsid w:val="00413C6A"/>
    <w:rsid w:val="00415AF0"/>
    <w:rsid w:val="00417532"/>
    <w:rsid w:val="0041775A"/>
    <w:rsid w:val="00417CDE"/>
    <w:rsid w:val="00417EC9"/>
    <w:rsid w:val="00417F51"/>
    <w:rsid w:val="0042029C"/>
    <w:rsid w:val="00420AD0"/>
    <w:rsid w:val="004210DE"/>
    <w:rsid w:val="00421289"/>
    <w:rsid w:val="00421F29"/>
    <w:rsid w:val="00421F6C"/>
    <w:rsid w:val="00422366"/>
    <w:rsid w:val="00422477"/>
    <w:rsid w:val="004227D9"/>
    <w:rsid w:val="00422E44"/>
    <w:rsid w:val="00422F99"/>
    <w:rsid w:val="00423003"/>
    <w:rsid w:val="00424602"/>
    <w:rsid w:val="004256FB"/>
    <w:rsid w:val="004259B0"/>
    <w:rsid w:val="004263A5"/>
    <w:rsid w:val="00426CA6"/>
    <w:rsid w:val="0042714B"/>
    <w:rsid w:val="004305EB"/>
    <w:rsid w:val="0043070D"/>
    <w:rsid w:val="004307D2"/>
    <w:rsid w:val="00430E82"/>
    <w:rsid w:val="00431E7A"/>
    <w:rsid w:val="00432C38"/>
    <w:rsid w:val="004332BF"/>
    <w:rsid w:val="004339E2"/>
    <w:rsid w:val="004343E5"/>
    <w:rsid w:val="004349EB"/>
    <w:rsid w:val="004356C6"/>
    <w:rsid w:val="00435A09"/>
    <w:rsid w:val="004362F0"/>
    <w:rsid w:val="004363B6"/>
    <w:rsid w:val="00436A56"/>
    <w:rsid w:val="004378B3"/>
    <w:rsid w:val="00437FCD"/>
    <w:rsid w:val="00440AC3"/>
    <w:rsid w:val="0044231C"/>
    <w:rsid w:val="0044392E"/>
    <w:rsid w:val="004443EC"/>
    <w:rsid w:val="00445731"/>
    <w:rsid w:val="00446027"/>
    <w:rsid w:val="004460FD"/>
    <w:rsid w:val="00446EBD"/>
    <w:rsid w:val="0045010C"/>
    <w:rsid w:val="0045102C"/>
    <w:rsid w:val="00452887"/>
    <w:rsid w:val="004532B3"/>
    <w:rsid w:val="00453B26"/>
    <w:rsid w:val="0045417F"/>
    <w:rsid w:val="0045434E"/>
    <w:rsid w:val="004558FA"/>
    <w:rsid w:val="0045637F"/>
    <w:rsid w:val="00457016"/>
    <w:rsid w:val="004571DA"/>
    <w:rsid w:val="00460A4F"/>
    <w:rsid w:val="00460B5F"/>
    <w:rsid w:val="00460EB5"/>
    <w:rsid w:val="00460FD7"/>
    <w:rsid w:val="00461B40"/>
    <w:rsid w:val="00463513"/>
    <w:rsid w:val="00463698"/>
    <w:rsid w:val="00463E61"/>
    <w:rsid w:val="004646DD"/>
    <w:rsid w:val="00464B20"/>
    <w:rsid w:val="00465D06"/>
    <w:rsid w:val="0046627E"/>
    <w:rsid w:val="004708F8"/>
    <w:rsid w:val="00470CA0"/>
    <w:rsid w:val="00471121"/>
    <w:rsid w:val="0047138D"/>
    <w:rsid w:val="00471622"/>
    <w:rsid w:val="0047230A"/>
    <w:rsid w:val="00472BFE"/>
    <w:rsid w:val="0047334E"/>
    <w:rsid w:val="004735F7"/>
    <w:rsid w:val="00475B3E"/>
    <w:rsid w:val="00476AD3"/>
    <w:rsid w:val="00477A3F"/>
    <w:rsid w:val="00477D1B"/>
    <w:rsid w:val="00480DF7"/>
    <w:rsid w:val="00480E99"/>
    <w:rsid w:val="004810C8"/>
    <w:rsid w:val="0048123C"/>
    <w:rsid w:val="00481ED8"/>
    <w:rsid w:val="00482620"/>
    <w:rsid w:val="00483405"/>
    <w:rsid w:val="00483A60"/>
    <w:rsid w:val="004846D2"/>
    <w:rsid w:val="004859CB"/>
    <w:rsid w:val="00485A0C"/>
    <w:rsid w:val="00485C0A"/>
    <w:rsid w:val="0048694A"/>
    <w:rsid w:val="00486B47"/>
    <w:rsid w:val="0049065F"/>
    <w:rsid w:val="00492CA3"/>
    <w:rsid w:val="004931C6"/>
    <w:rsid w:val="00493450"/>
    <w:rsid w:val="0049345B"/>
    <w:rsid w:val="0049441D"/>
    <w:rsid w:val="00494B8B"/>
    <w:rsid w:val="0049591A"/>
    <w:rsid w:val="00495CFB"/>
    <w:rsid w:val="00497562"/>
    <w:rsid w:val="00497A71"/>
    <w:rsid w:val="004A03CA"/>
    <w:rsid w:val="004A0704"/>
    <w:rsid w:val="004A0EEF"/>
    <w:rsid w:val="004A1162"/>
    <w:rsid w:val="004A2DB6"/>
    <w:rsid w:val="004A3932"/>
    <w:rsid w:val="004A4494"/>
    <w:rsid w:val="004A562B"/>
    <w:rsid w:val="004A5BAA"/>
    <w:rsid w:val="004A6357"/>
    <w:rsid w:val="004A6ABF"/>
    <w:rsid w:val="004A6BA0"/>
    <w:rsid w:val="004A700F"/>
    <w:rsid w:val="004A7FD9"/>
    <w:rsid w:val="004B0F2A"/>
    <w:rsid w:val="004B29AE"/>
    <w:rsid w:val="004B2C2D"/>
    <w:rsid w:val="004B30FF"/>
    <w:rsid w:val="004B503F"/>
    <w:rsid w:val="004B55AB"/>
    <w:rsid w:val="004B6550"/>
    <w:rsid w:val="004B6919"/>
    <w:rsid w:val="004B753B"/>
    <w:rsid w:val="004B7FE3"/>
    <w:rsid w:val="004C0775"/>
    <w:rsid w:val="004C131D"/>
    <w:rsid w:val="004C1CC0"/>
    <w:rsid w:val="004C1E0F"/>
    <w:rsid w:val="004C2208"/>
    <w:rsid w:val="004C3241"/>
    <w:rsid w:val="004C350E"/>
    <w:rsid w:val="004C3BE5"/>
    <w:rsid w:val="004C3CE8"/>
    <w:rsid w:val="004C45E2"/>
    <w:rsid w:val="004C7430"/>
    <w:rsid w:val="004C7703"/>
    <w:rsid w:val="004C7A40"/>
    <w:rsid w:val="004C7B1F"/>
    <w:rsid w:val="004D056E"/>
    <w:rsid w:val="004D099A"/>
    <w:rsid w:val="004D0C76"/>
    <w:rsid w:val="004D1083"/>
    <w:rsid w:val="004D1621"/>
    <w:rsid w:val="004D3E01"/>
    <w:rsid w:val="004D546D"/>
    <w:rsid w:val="004D650B"/>
    <w:rsid w:val="004E2134"/>
    <w:rsid w:val="004E2EC9"/>
    <w:rsid w:val="004E361A"/>
    <w:rsid w:val="004E42BD"/>
    <w:rsid w:val="004E4D54"/>
    <w:rsid w:val="004E50B1"/>
    <w:rsid w:val="004E5E60"/>
    <w:rsid w:val="004E6468"/>
    <w:rsid w:val="004E6F57"/>
    <w:rsid w:val="004E7AC6"/>
    <w:rsid w:val="004F007B"/>
    <w:rsid w:val="004F1178"/>
    <w:rsid w:val="004F1C1B"/>
    <w:rsid w:val="004F2D60"/>
    <w:rsid w:val="004F482A"/>
    <w:rsid w:val="004F4920"/>
    <w:rsid w:val="004F496C"/>
    <w:rsid w:val="004F4D02"/>
    <w:rsid w:val="004F515D"/>
    <w:rsid w:val="004F529D"/>
    <w:rsid w:val="004F677D"/>
    <w:rsid w:val="00501B09"/>
    <w:rsid w:val="00501CE8"/>
    <w:rsid w:val="0050317B"/>
    <w:rsid w:val="0050386C"/>
    <w:rsid w:val="00503B51"/>
    <w:rsid w:val="0050507B"/>
    <w:rsid w:val="00505276"/>
    <w:rsid w:val="0050617C"/>
    <w:rsid w:val="00511451"/>
    <w:rsid w:val="005125E1"/>
    <w:rsid w:val="005129F3"/>
    <w:rsid w:val="00513A7B"/>
    <w:rsid w:val="00513C38"/>
    <w:rsid w:val="005144B9"/>
    <w:rsid w:val="00515394"/>
    <w:rsid w:val="00515B64"/>
    <w:rsid w:val="00515C25"/>
    <w:rsid w:val="005169F8"/>
    <w:rsid w:val="00517106"/>
    <w:rsid w:val="00517723"/>
    <w:rsid w:val="005205A6"/>
    <w:rsid w:val="005208BB"/>
    <w:rsid w:val="00520AD1"/>
    <w:rsid w:val="00521AE4"/>
    <w:rsid w:val="00521C3B"/>
    <w:rsid w:val="00521E19"/>
    <w:rsid w:val="005224A1"/>
    <w:rsid w:val="00522BFC"/>
    <w:rsid w:val="00522D28"/>
    <w:rsid w:val="005233D8"/>
    <w:rsid w:val="0052484B"/>
    <w:rsid w:val="00525BF0"/>
    <w:rsid w:val="005267B8"/>
    <w:rsid w:val="0052799D"/>
    <w:rsid w:val="00530503"/>
    <w:rsid w:val="00531791"/>
    <w:rsid w:val="00532010"/>
    <w:rsid w:val="0053285D"/>
    <w:rsid w:val="00532D0D"/>
    <w:rsid w:val="005342A4"/>
    <w:rsid w:val="00534743"/>
    <w:rsid w:val="00534991"/>
    <w:rsid w:val="005349CC"/>
    <w:rsid w:val="005367EA"/>
    <w:rsid w:val="00536A4F"/>
    <w:rsid w:val="00537BBF"/>
    <w:rsid w:val="00541933"/>
    <w:rsid w:val="00541E70"/>
    <w:rsid w:val="00542004"/>
    <w:rsid w:val="00543F2A"/>
    <w:rsid w:val="005446FB"/>
    <w:rsid w:val="00544CB7"/>
    <w:rsid w:val="00545127"/>
    <w:rsid w:val="00545462"/>
    <w:rsid w:val="005475CA"/>
    <w:rsid w:val="005475F8"/>
    <w:rsid w:val="00547A74"/>
    <w:rsid w:val="00547F11"/>
    <w:rsid w:val="005501A0"/>
    <w:rsid w:val="005504BB"/>
    <w:rsid w:val="00552836"/>
    <w:rsid w:val="005534F3"/>
    <w:rsid w:val="0055359C"/>
    <w:rsid w:val="005535CC"/>
    <w:rsid w:val="00553E25"/>
    <w:rsid w:val="005542AE"/>
    <w:rsid w:val="005561F7"/>
    <w:rsid w:val="005564F9"/>
    <w:rsid w:val="00556A83"/>
    <w:rsid w:val="0055714D"/>
    <w:rsid w:val="005573C6"/>
    <w:rsid w:val="00557F93"/>
    <w:rsid w:val="00560520"/>
    <w:rsid w:val="00561711"/>
    <w:rsid w:val="005625A2"/>
    <w:rsid w:val="00563535"/>
    <w:rsid w:val="00563888"/>
    <w:rsid w:val="00564570"/>
    <w:rsid w:val="005646F6"/>
    <w:rsid w:val="005647A8"/>
    <w:rsid w:val="00566D2C"/>
    <w:rsid w:val="0056702C"/>
    <w:rsid w:val="00567774"/>
    <w:rsid w:val="00567CDE"/>
    <w:rsid w:val="005701A1"/>
    <w:rsid w:val="0057160A"/>
    <w:rsid w:val="005717EC"/>
    <w:rsid w:val="005718CA"/>
    <w:rsid w:val="0057204A"/>
    <w:rsid w:val="0057230B"/>
    <w:rsid w:val="005733DD"/>
    <w:rsid w:val="00573D8E"/>
    <w:rsid w:val="005747C4"/>
    <w:rsid w:val="00574CAE"/>
    <w:rsid w:val="00576D72"/>
    <w:rsid w:val="00577B75"/>
    <w:rsid w:val="005803D2"/>
    <w:rsid w:val="00580504"/>
    <w:rsid w:val="00580C82"/>
    <w:rsid w:val="005814CF"/>
    <w:rsid w:val="00583672"/>
    <w:rsid w:val="00583C09"/>
    <w:rsid w:val="00583F58"/>
    <w:rsid w:val="005846C4"/>
    <w:rsid w:val="00584FFF"/>
    <w:rsid w:val="00586A5A"/>
    <w:rsid w:val="00587275"/>
    <w:rsid w:val="00587AF0"/>
    <w:rsid w:val="005902E1"/>
    <w:rsid w:val="00590B14"/>
    <w:rsid w:val="00591013"/>
    <w:rsid w:val="00591615"/>
    <w:rsid w:val="005918FF"/>
    <w:rsid w:val="00592ADD"/>
    <w:rsid w:val="0059300E"/>
    <w:rsid w:val="00593BF6"/>
    <w:rsid w:val="00593E92"/>
    <w:rsid w:val="00593FEF"/>
    <w:rsid w:val="00594BBE"/>
    <w:rsid w:val="005952DA"/>
    <w:rsid w:val="00595BC7"/>
    <w:rsid w:val="005A041A"/>
    <w:rsid w:val="005A0F20"/>
    <w:rsid w:val="005A1491"/>
    <w:rsid w:val="005A160E"/>
    <w:rsid w:val="005A18DE"/>
    <w:rsid w:val="005A194E"/>
    <w:rsid w:val="005A2C34"/>
    <w:rsid w:val="005A3C14"/>
    <w:rsid w:val="005A4FF1"/>
    <w:rsid w:val="005A50BB"/>
    <w:rsid w:val="005A55E4"/>
    <w:rsid w:val="005A7CE1"/>
    <w:rsid w:val="005B025A"/>
    <w:rsid w:val="005B02D7"/>
    <w:rsid w:val="005B02EE"/>
    <w:rsid w:val="005B1A74"/>
    <w:rsid w:val="005B2682"/>
    <w:rsid w:val="005B3DEE"/>
    <w:rsid w:val="005B4D53"/>
    <w:rsid w:val="005B5620"/>
    <w:rsid w:val="005B7C90"/>
    <w:rsid w:val="005B7ECA"/>
    <w:rsid w:val="005C085E"/>
    <w:rsid w:val="005C13AC"/>
    <w:rsid w:val="005C27CB"/>
    <w:rsid w:val="005C2F45"/>
    <w:rsid w:val="005C4402"/>
    <w:rsid w:val="005C4FC0"/>
    <w:rsid w:val="005C60EA"/>
    <w:rsid w:val="005C67E6"/>
    <w:rsid w:val="005C6A46"/>
    <w:rsid w:val="005C7487"/>
    <w:rsid w:val="005C75DD"/>
    <w:rsid w:val="005D1337"/>
    <w:rsid w:val="005D1972"/>
    <w:rsid w:val="005D1AFA"/>
    <w:rsid w:val="005D20FA"/>
    <w:rsid w:val="005D250D"/>
    <w:rsid w:val="005D2B8B"/>
    <w:rsid w:val="005D4275"/>
    <w:rsid w:val="005D4650"/>
    <w:rsid w:val="005D5363"/>
    <w:rsid w:val="005D5579"/>
    <w:rsid w:val="005D587D"/>
    <w:rsid w:val="005D5E1E"/>
    <w:rsid w:val="005D65E4"/>
    <w:rsid w:val="005D745C"/>
    <w:rsid w:val="005E013B"/>
    <w:rsid w:val="005E0EBF"/>
    <w:rsid w:val="005E21C2"/>
    <w:rsid w:val="005E2371"/>
    <w:rsid w:val="005E2987"/>
    <w:rsid w:val="005E3493"/>
    <w:rsid w:val="005E4CFF"/>
    <w:rsid w:val="005E5BDF"/>
    <w:rsid w:val="005E65FB"/>
    <w:rsid w:val="005E6C9C"/>
    <w:rsid w:val="005E6ED8"/>
    <w:rsid w:val="005E730A"/>
    <w:rsid w:val="005E78DF"/>
    <w:rsid w:val="005F0FF6"/>
    <w:rsid w:val="005F2BEE"/>
    <w:rsid w:val="005F35E5"/>
    <w:rsid w:val="005F3E22"/>
    <w:rsid w:val="005F432C"/>
    <w:rsid w:val="005F44BB"/>
    <w:rsid w:val="005F50DB"/>
    <w:rsid w:val="005F5855"/>
    <w:rsid w:val="005F5DD5"/>
    <w:rsid w:val="005F5F3C"/>
    <w:rsid w:val="005F69B7"/>
    <w:rsid w:val="00600BA2"/>
    <w:rsid w:val="0060138E"/>
    <w:rsid w:val="0060166C"/>
    <w:rsid w:val="0060269A"/>
    <w:rsid w:val="00602A9F"/>
    <w:rsid w:val="00602DD7"/>
    <w:rsid w:val="00602F43"/>
    <w:rsid w:val="00603DB0"/>
    <w:rsid w:val="00604229"/>
    <w:rsid w:val="006049CB"/>
    <w:rsid w:val="00605B1F"/>
    <w:rsid w:val="0060679E"/>
    <w:rsid w:val="0060711E"/>
    <w:rsid w:val="00607CDF"/>
    <w:rsid w:val="00610FFB"/>
    <w:rsid w:val="006111E0"/>
    <w:rsid w:val="006114A3"/>
    <w:rsid w:val="00611AB5"/>
    <w:rsid w:val="006137A2"/>
    <w:rsid w:val="00613DBD"/>
    <w:rsid w:val="006156A3"/>
    <w:rsid w:val="006156A5"/>
    <w:rsid w:val="00615EC8"/>
    <w:rsid w:val="006173B9"/>
    <w:rsid w:val="00617563"/>
    <w:rsid w:val="00617BCF"/>
    <w:rsid w:val="00620E6A"/>
    <w:rsid w:val="00620E7A"/>
    <w:rsid w:val="00622412"/>
    <w:rsid w:val="00623861"/>
    <w:rsid w:val="00624111"/>
    <w:rsid w:val="00625DA7"/>
    <w:rsid w:val="00626041"/>
    <w:rsid w:val="00626159"/>
    <w:rsid w:val="006262BE"/>
    <w:rsid w:val="00627872"/>
    <w:rsid w:val="00630433"/>
    <w:rsid w:val="00630DFD"/>
    <w:rsid w:val="006323DC"/>
    <w:rsid w:val="0063254B"/>
    <w:rsid w:val="00632D32"/>
    <w:rsid w:val="0063323E"/>
    <w:rsid w:val="006338CB"/>
    <w:rsid w:val="00633F86"/>
    <w:rsid w:val="006343D0"/>
    <w:rsid w:val="006345A8"/>
    <w:rsid w:val="00634EEE"/>
    <w:rsid w:val="006360C6"/>
    <w:rsid w:val="006361F1"/>
    <w:rsid w:val="00636626"/>
    <w:rsid w:val="00636E37"/>
    <w:rsid w:val="00637E17"/>
    <w:rsid w:val="006400D1"/>
    <w:rsid w:val="00641E99"/>
    <w:rsid w:val="006437BC"/>
    <w:rsid w:val="00643830"/>
    <w:rsid w:val="00644F43"/>
    <w:rsid w:val="00645DDC"/>
    <w:rsid w:val="00647AAF"/>
    <w:rsid w:val="00650AB3"/>
    <w:rsid w:val="00652622"/>
    <w:rsid w:val="00652779"/>
    <w:rsid w:val="00652FBA"/>
    <w:rsid w:val="00653B3B"/>
    <w:rsid w:val="00657069"/>
    <w:rsid w:val="006570FD"/>
    <w:rsid w:val="00657986"/>
    <w:rsid w:val="00660328"/>
    <w:rsid w:val="00661E4A"/>
    <w:rsid w:val="006621DC"/>
    <w:rsid w:val="00663584"/>
    <w:rsid w:val="00663B7B"/>
    <w:rsid w:val="00664E28"/>
    <w:rsid w:val="0066510A"/>
    <w:rsid w:val="00665E64"/>
    <w:rsid w:val="006677A8"/>
    <w:rsid w:val="00670B94"/>
    <w:rsid w:val="006719E7"/>
    <w:rsid w:val="00671D18"/>
    <w:rsid w:val="006720B8"/>
    <w:rsid w:val="0067262A"/>
    <w:rsid w:val="006744B5"/>
    <w:rsid w:val="0067561B"/>
    <w:rsid w:val="00675A49"/>
    <w:rsid w:val="00675FA7"/>
    <w:rsid w:val="00676547"/>
    <w:rsid w:val="006818FC"/>
    <w:rsid w:val="00681F88"/>
    <w:rsid w:val="006826D7"/>
    <w:rsid w:val="00682CFE"/>
    <w:rsid w:val="00684077"/>
    <w:rsid w:val="00684C45"/>
    <w:rsid w:val="00684C85"/>
    <w:rsid w:val="00685445"/>
    <w:rsid w:val="006856CD"/>
    <w:rsid w:val="00685E40"/>
    <w:rsid w:val="00691697"/>
    <w:rsid w:val="006917B6"/>
    <w:rsid w:val="00692329"/>
    <w:rsid w:val="006934D0"/>
    <w:rsid w:val="00694236"/>
    <w:rsid w:val="00694286"/>
    <w:rsid w:val="00694882"/>
    <w:rsid w:val="0069563E"/>
    <w:rsid w:val="00695E24"/>
    <w:rsid w:val="00696E0C"/>
    <w:rsid w:val="006A0179"/>
    <w:rsid w:val="006A232F"/>
    <w:rsid w:val="006A2ED1"/>
    <w:rsid w:val="006A4327"/>
    <w:rsid w:val="006A4E08"/>
    <w:rsid w:val="006A6D66"/>
    <w:rsid w:val="006A6E06"/>
    <w:rsid w:val="006A71C6"/>
    <w:rsid w:val="006B0037"/>
    <w:rsid w:val="006B0269"/>
    <w:rsid w:val="006B0505"/>
    <w:rsid w:val="006B0D4C"/>
    <w:rsid w:val="006B13DC"/>
    <w:rsid w:val="006B3F56"/>
    <w:rsid w:val="006B4421"/>
    <w:rsid w:val="006B469D"/>
    <w:rsid w:val="006B5613"/>
    <w:rsid w:val="006B5649"/>
    <w:rsid w:val="006B5E5D"/>
    <w:rsid w:val="006B602D"/>
    <w:rsid w:val="006B6132"/>
    <w:rsid w:val="006B63C5"/>
    <w:rsid w:val="006B66B3"/>
    <w:rsid w:val="006B707B"/>
    <w:rsid w:val="006B7FF2"/>
    <w:rsid w:val="006C0BE3"/>
    <w:rsid w:val="006C168B"/>
    <w:rsid w:val="006C1AF0"/>
    <w:rsid w:val="006C2208"/>
    <w:rsid w:val="006C24F9"/>
    <w:rsid w:val="006C2D23"/>
    <w:rsid w:val="006C30D7"/>
    <w:rsid w:val="006C34D4"/>
    <w:rsid w:val="006C436B"/>
    <w:rsid w:val="006C4583"/>
    <w:rsid w:val="006C4609"/>
    <w:rsid w:val="006C5E84"/>
    <w:rsid w:val="006C6249"/>
    <w:rsid w:val="006C69BF"/>
    <w:rsid w:val="006C6BBB"/>
    <w:rsid w:val="006C7245"/>
    <w:rsid w:val="006C7913"/>
    <w:rsid w:val="006C7BA1"/>
    <w:rsid w:val="006C7EEC"/>
    <w:rsid w:val="006C7EF6"/>
    <w:rsid w:val="006D0731"/>
    <w:rsid w:val="006D0D2B"/>
    <w:rsid w:val="006D0E3D"/>
    <w:rsid w:val="006D0E53"/>
    <w:rsid w:val="006D15D2"/>
    <w:rsid w:val="006D17A3"/>
    <w:rsid w:val="006D17D1"/>
    <w:rsid w:val="006D192F"/>
    <w:rsid w:val="006D1A7B"/>
    <w:rsid w:val="006D250A"/>
    <w:rsid w:val="006D26B6"/>
    <w:rsid w:val="006D2DF3"/>
    <w:rsid w:val="006D2E95"/>
    <w:rsid w:val="006D4590"/>
    <w:rsid w:val="006D472A"/>
    <w:rsid w:val="006D4EA7"/>
    <w:rsid w:val="006D5914"/>
    <w:rsid w:val="006D7208"/>
    <w:rsid w:val="006D7250"/>
    <w:rsid w:val="006E4110"/>
    <w:rsid w:val="006E6247"/>
    <w:rsid w:val="006F0904"/>
    <w:rsid w:val="006F0DD4"/>
    <w:rsid w:val="006F17E7"/>
    <w:rsid w:val="006F223F"/>
    <w:rsid w:val="006F281B"/>
    <w:rsid w:val="006F3221"/>
    <w:rsid w:val="006F4F33"/>
    <w:rsid w:val="006F50EB"/>
    <w:rsid w:val="006F5E1B"/>
    <w:rsid w:val="007002D7"/>
    <w:rsid w:val="007005B8"/>
    <w:rsid w:val="00701A4F"/>
    <w:rsid w:val="00701A51"/>
    <w:rsid w:val="007036C9"/>
    <w:rsid w:val="00703B1E"/>
    <w:rsid w:val="00703D01"/>
    <w:rsid w:val="00703FEC"/>
    <w:rsid w:val="00705892"/>
    <w:rsid w:val="0070598D"/>
    <w:rsid w:val="00706EA8"/>
    <w:rsid w:val="00707314"/>
    <w:rsid w:val="00707ACA"/>
    <w:rsid w:val="00707D7C"/>
    <w:rsid w:val="00707FC3"/>
    <w:rsid w:val="00710A6B"/>
    <w:rsid w:val="00710F54"/>
    <w:rsid w:val="007115B0"/>
    <w:rsid w:val="00711D6A"/>
    <w:rsid w:val="00711F7D"/>
    <w:rsid w:val="007121F4"/>
    <w:rsid w:val="00712D80"/>
    <w:rsid w:val="007141AF"/>
    <w:rsid w:val="00714295"/>
    <w:rsid w:val="00715E79"/>
    <w:rsid w:val="0071696C"/>
    <w:rsid w:val="007172FE"/>
    <w:rsid w:val="0072022F"/>
    <w:rsid w:val="007206CF"/>
    <w:rsid w:val="007212EF"/>
    <w:rsid w:val="00721CE6"/>
    <w:rsid w:val="00721ED7"/>
    <w:rsid w:val="00722528"/>
    <w:rsid w:val="00722FE8"/>
    <w:rsid w:val="007239CF"/>
    <w:rsid w:val="00724AFD"/>
    <w:rsid w:val="007256AA"/>
    <w:rsid w:val="007269B8"/>
    <w:rsid w:val="00726B76"/>
    <w:rsid w:val="00726EA1"/>
    <w:rsid w:val="00727440"/>
    <w:rsid w:val="00730543"/>
    <w:rsid w:val="00731344"/>
    <w:rsid w:val="00731B3D"/>
    <w:rsid w:val="00731F71"/>
    <w:rsid w:val="007324FD"/>
    <w:rsid w:val="0073283C"/>
    <w:rsid w:val="00733D86"/>
    <w:rsid w:val="007354D7"/>
    <w:rsid w:val="00736B06"/>
    <w:rsid w:val="00736D5A"/>
    <w:rsid w:val="00737A16"/>
    <w:rsid w:val="00737B0C"/>
    <w:rsid w:val="00740002"/>
    <w:rsid w:val="007404DD"/>
    <w:rsid w:val="007411E6"/>
    <w:rsid w:val="007425D5"/>
    <w:rsid w:val="007425E3"/>
    <w:rsid w:val="00742868"/>
    <w:rsid w:val="00742938"/>
    <w:rsid w:val="00743616"/>
    <w:rsid w:val="00743FC3"/>
    <w:rsid w:val="00744702"/>
    <w:rsid w:val="007452B9"/>
    <w:rsid w:val="00746062"/>
    <w:rsid w:val="00746D75"/>
    <w:rsid w:val="007476F2"/>
    <w:rsid w:val="00747826"/>
    <w:rsid w:val="00750429"/>
    <w:rsid w:val="007508A9"/>
    <w:rsid w:val="00750BF4"/>
    <w:rsid w:val="007516E0"/>
    <w:rsid w:val="00752C0E"/>
    <w:rsid w:val="00753503"/>
    <w:rsid w:val="00753EE9"/>
    <w:rsid w:val="00754912"/>
    <w:rsid w:val="00754F28"/>
    <w:rsid w:val="007557BE"/>
    <w:rsid w:val="00755C7C"/>
    <w:rsid w:val="007562B7"/>
    <w:rsid w:val="007565EB"/>
    <w:rsid w:val="007566C3"/>
    <w:rsid w:val="00762515"/>
    <w:rsid w:val="00762CF6"/>
    <w:rsid w:val="007631DF"/>
    <w:rsid w:val="00764235"/>
    <w:rsid w:val="0076491E"/>
    <w:rsid w:val="00765373"/>
    <w:rsid w:val="00765545"/>
    <w:rsid w:val="0076667A"/>
    <w:rsid w:val="007706FB"/>
    <w:rsid w:val="007712E9"/>
    <w:rsid w:val="00771724"/>
    <w:rsid w:val="007719F8"/>
    <w:rsid w:val="00771CB3"/>
    <w:rsid w:val="00772504"/>
    <w:rsid w:val="007730A4"/>
    <w:rsid w:val="00773A51"/>
    <w:rsid w:val="0077524F"/>
    <w:rsid w:val="007755E7"/>
    <w:rsid w:val="00776548"/>
    <w:rsid w:val="00776E26"/>
    <w:rsid w:val="0077745B"/>
    <w:rsid w:val="00780807"/>
    <w:rsid w:val="00780978"/>
    <w:rsid w:val="00780B5A"/>
    <w:rsid w:val="00781B64"/>
    <w:rsid w:val="00782653"/>
    <w:rsid w:val="00783205"/>
    <w:rsid w:val="0078332E"/>
    <w:rsid w:val="00784632"/>
    <w:rsid w:val="007850A9"/>
    <w:rsid w:val="0078534A"/>
    <w:rsid w:val="00785DA3"/>
    <w:rsid w:val="00787041"/>
    <w:rsid w:val="007870DE"/>
    <w:rsid w:val="00790821"/>
    <w:rsid w:val="00791904"/>
    <w:rsid w:val="007935B1"/>
    <w:rsid w:val="007946E1"/>
    <w:rsid w:val="00794F9E"/>
    <w:rsid w:val="00795216"/>
    <w:rsid w:val="0079546C"/>
    <w:rsid w:val="00795923"/>
    <w:rsid w:val="00796EB5"/>
    <w:rsid w:val="00797325"/>
    <w:rsid w:val="0079776A"/>
    <w:rsid w:val="007977C1"/>
    <w:rsid w:val="007A0EAE"/>
    <w:rsid w:val="007A24EC"/>
    <w:rsid w:val="007A3145"/>
    <w:rsid w:val="007A3844"/>
    <w:rsid w:val="007A42C1"/>
    <w:rsid w:val="007A4A58"/>
    <w:rsid w:val="007A52E1"/>
    <w:rsid w:val="007A52EE"/>
    <w:rsid w:val="007A5DEC"/>
    <w:rsid w:val="007A6DD0"/>
    <w:rsid w:val="007A7334"/>
    <w:rsid w:val="007B0348"/>
    <w:rsid w:val="007B0405"/>
    <w:rsid w:val="007B0637"/>
    <w:rsid w:val="007B0663"/>
    <w:rsid w:val="007B14B8"/>
    <w:rsid w:val="007B1BC8"/>
    <w:rsid w:val="007B1BEF"/>
    <w:rsid w:val="007B23DC"/>
    <w:rsid w:val="007B3B3D"/>
    <w:rsid w:val="007B4155"/>
    <w:rsid w:val="007B42EB"/>
    <w:rsid w:val="007B4B28"/>
    <w:rsid w:val="007B59A0"/>
    <w:rsid w:val="007B5C05"/>
    <w:rsid w:val="007B6298"/>
    <w:rsid w:val="007B62DE"/>
    <w:rsid w:val="007C0516"/>
    <w:rsid w:val="007C0D7D"/>
    <w:rsid w:val="007C19A1"/>
    <w:rsid w:val="007C1B49"/>
    <w:rsid w:val="007C25C1"/>
    <w:rsid w:val="007C2A76"/>
    <w:rsid w:val="007C3666"/>
    <w:rsid w:val="007C41F8"/>
    <w:rsid w:val="007C42CD"/>
    <w:rsid w:val="007C490D"/>
    <w:rsid w:val="007C4BF8"/>
    <w:rsid w:val="007C6205"/>
    <w:rsid w:val="007D035F"/>
    <w:rsid w:val="007D32A4"/>
    <w:rsid w:val="007D3FB9"/>
    <w:rsid w:val="007D4633"/>
    <w:rsid w:val="007D4D7A"/>
    <w:rsid w:val="007D55CD"/>
    <w:rsid w:val="007D58AB"/>
    <w:rsid w:val="007D6832"/>
    <w:rsid w:val="007D7054"/>
    <w:rsid w:val="007D7137"/>
    <w:rsid w:val="007D7EA1"/>
    <w:rsid w:val="007E0CF8"/>
    <w:rsid w:val="007E2F91"/>
    <w:rsid w:val="007E4639"/>
    <w:rsid w:val="007E47DA"/>
    <w:rsid w:val="007E54FA"/>
    <w:rsid w:val="007E657B"/>
    <w:rsid w:val="007E72DA"/>
    <w:rsid w:val="007F0921"/>
    <w:rsid w:val="007F1031"/>
    <w:rsid w:val="007F1179"/>
    <w:rsid w:val="007F2301"/>
    <w:rsid w:val="007F2ACE"/>
    <w:rsid w:val="007F3052"/>
    <w:rsid w:val="007F38EC"/>
    <w:rsid w:val="007F3C50"/>
    <w:rsid w:val="007F3F68"/>
    <w:rsid w:val="007F4716"/>
    <w:rsid w:val="007F52C8"/>
    <w:rsid w:val="007F64EC"/>
    <w:rsid w:val="007F6F9B"/>
    <w:rsid w:val="007F787B"/>
    <w:rsid w:val="007F795A"/>
    <w:rsid w:val="007F7E69"/>
    <w:rsid w:val="0080245D"/>
    <w:rsid w:val="00802E62"/>
    <w:rsid w:val="0080322A"/>
    <w:rsid w:val="00804EEB"/>
    <w:rsid w:val="00804F12"/>
    <w:rsid w:val="008050E9"/>
    <w:rsid w:val="008055E7"/>
    <w:rsid w:val="0080561A"/>
    <w:rsid w:val="00805742"/>
    <w:rsid w:val="008064B3"/>
    <w:rsid w:val="00806895"/>
    <w:rsid w:val="008074C5"/>
    <w:rsid w:val="00807971"/>
    <w:rsid w:val="00807CD2"/>
    <w:rsid w:val="0081227E"/>
    <w:rsid w:val="008122BF"/>
    <w:rsid w:val="00812DB4"/>
    <w:rsid w:val="0081488F"/>
    <w:rsid w:val="00814F8A"/>
    <w:rsid w:val="00815FB5"/>
    <w:rsid w:val="0081629F"/>
    <w:rsid w:val="0081630F"/>
    <w:rsid w:val="00816A96"/>
    <w:rsid w:val="008179C8"/>
    <w:rsid w:val="00817B0C"/>
    <w:rsid w:val="0082393D"/>
    <w:rsid w:val="0082507A"/>
    <w:rsid w:val="008267B9"/>
    <w:rsid w:val="0082762E"/>
    <w:rsid w:val="00827D04"/>
    <w:rsid w:val="00830B13"/>
    <w:rsid w:val="00832605"/>
    <w:rsid w:val="00834C5D"/>
    <w:rsid w:val="00835B0C"/>
    <w:rsid w:val="00835B70"/>
    <w:rsid w:val="00835D7C"/>
    <w:rsid w:val="00836813"/>
    <w:rsid w:val="00837952"/>
    <w:rsid w:val="008402F1"/>
    <w:rsid w:val="00842960"/>
    <w:rsid w:val="008431F6"/>
    <w:rsid w:val="00843609"/>
    <w:rsid w:val="008436F0"/>
    <w:rsid w:val="00843EA7"/>
    <w:rsid w:val="008461EA"/>
    <w:rsid w:val="0084633D"/>
    <w:rsid w:val="008464F8"/>
    <w:rsid w:val="0084674F"/>
    <w:rsid w:val="0084745A"/>
    <w:rsid w:val="00847673"/>
    <w:rsid w:val="008508AA"/>
    <w:rsid w:val="00850FAD"/>
    <w:rsid w:val="00852350"/>
    <w:rsid w:val="00852BF6"/>
    <w:rsid w:val="0085365A"/>
    <w:rsid w:val="00853E1C"/>
    <w:rsid w:val="00854B6E"/>
    <w:rsid w:val="00855191"/>
    <w:rsid w:val="00855973"/>
    <w:rsid w:val="00856F0A"/>
    <w:rsid w:val="00856F10"/>
    <w:rsid w:val="008576EB"/>
    <w:rsid w:val="00857D8B"/>
    <w:rsid w:val="00862510"/>
    <w:rsid w:val="00862926"/>
    <w:rsid w:val="00864760"/>
    <w:rsid w:val="00864EFB"/>
    <w:rsid w:val="00865B9E"/>
    <w:rsid w:val="00866293"/>
    <w:rsid w:val="00866991"/>
    <w:rsid w:val="008678C1"/>
    <w:rsid w:val="0087125C"/>
    <w:rsid w:val="00871D51"/>
    <w:rsid w:val="008720C0"/>
    <w:rsid w:val="00872340"/>
    <w:rsid w:val="00872FA4"/>
    <w:rsid w:val="00874066"/>
    <w:rsid w:val="00874413"/>
    <w:rsid w:val="00874AB5"/>
    <w:rsid w:val="0087556C"/>
    <w:rsid w:val="008757A1"/>
    <w:rsid w:val="00875E1A"/>
    <w:rsid w:val="0087627F"/>
    <w:rsid w:val="00876F75"/>
    <w:rsid w:val="0088333E"/>
    <w:rsid w:val="00883DD0"/>
    <w:rsid w:val="008843E5"/>
    <w:rsid w:val="00884BDE"/>
    <w:rsid w:val="00886BD7"/>
    <w:rsid w:val="00886D51"/>
    <w:rsid w:val="00886DA4"/>
    <w:rsid w:val="008870A7"/>
    <w:rsid w:val="00890491"/>
    <w:rsid w:val="00890804"/>
    <w:rsid w:val="008909F9"/>
    <w:rsid w:val="00890B5B"/>
    <w:rsid w:val="00892626"/>
    <w:rsid w:val="008931C3"/>
    <w:rsid w:val="0089322D"/>
    <w:rsid w:val="00893E3E"/>
    <w:rsid w:val="008949F6"/>
    <w:rsid w:val="0089618C"/>
    <w:rsid w:val="008970FC"/>
    <w:rsid w:val="00897FD6"/>
    <w:rsid w:val="008A0D12"/>
    <w:rsid w:val="008A12D9"/>
    <w:rsid w:val="008A14B3"/>
    <w:rsid w:val="008A1A5E"/>
    <w:rsid w:val="008A1D80"/>
    <w:rsid w:val="008A2685"/>
    <w:rsid w:val="008A3179"/>
    <w:rsid w:val="008A3198"/>
    <w:rsid w:val="008A324F"/>
    <w:rsid w:val="008A32F6"/>
    <w:rsid w:val="008A39D7"/>
    <w:rsid w:val="008A44D0"/>
    <w:rsid w:val="008A4BE0"/>
    <w:rsid w:val="008A5B58"/>
    <w:rsid w:val="008A6348"/>
    <w:rsid w:val="008A6DAC"/>
    <w:rsid w:val="008B00C2"/>
    <w:rsid w:val="008B0B41"/>
    <w:rsid w:val="008B11E6"/>
    <w:rsid w:val="008B1768"/>
    <w:rsid w:val="008B1C6E"/>
    <w:rsid w:val="008B1D3A"/>
    <w:rsid w:val="008B35B5"/>
    <w:rsid w:val="008B4553"/>
    <w:rsid w:val="008B499A"/>
    <w:rsid w:val="008B4F64"/>
    <w:rsid w:val="008B5465"/>
    <w:rsid w:val="008B5527"/>
    <w:rsid w:val="008B5F6E"/>
    <w:rsid w:val="008B6237"/>
    <w:rsid w:val="008B7385"/>
    <w:rsid w:val="008B7AF0"/>
    <w:rsid w:val="008C1D0A"/>
    <w:rsid w:val="008C2D62"/>
    <w:rsid w:val="008C39AD"/>
    <w:rsid w:val="008C3AD7"/>
    <w:rsid w:val="008C4D27"/>
    <w:rsid w:val="008C4D87"/>
    <w:rsid w:val="008C58E3"/>
    <w:rsid w:val="008C5B30"/>
    <w:rsid w:val="008C5FC9"/>
    <w:rsid w:val="008C642C"/>
    <w:rsid w:val="008C6871"/>
    <w:rsid w:val="008C74CF"/>
    <w:rsid w:val="008C7FA3"/>
    <w:rsid w:val="008D12C3"/>
    <w:rsid w:val="008D1918"/>
    <w:rsid w:val="008D2452"/>
    <w:rsid w:val="008D467B"/>
    <w:rsid w:val="008D4DAC"/>
    <w:rsid w:val="008D5750"/>
    <w:rsid w:val="008D5B5D"/>
    <w:rsid w:val="008D74D2"/>
    <w:rsid w:val="008D7ED7"/>
    <w:rsid w:val="008E0FF3"/>
    <w:rsid w:val="008E1726"/>
    <w:rsid w:val="008E1B70"/>
    <w:rsid w:val="008E2971"/>
    <w:rsid w:val="008E2C57"/>
    <w:rsid w:val="008E2EE6"/>
    <w:rsid w:val="008E3184"/>
    <w:rsid w:val="008E345F"/>
    <w:rsid w:val="008E5136"/>
    <w:rsid w:val="008E53FA"/>
    <w:rsid w:val="008E6040"/>
    <w:rsid w:val="008E672B"/>
    <w:rsid w:val="008E6AA1"/>
    <w:rsid w:val="008E724E"/>
    <w:rsid w:val="008E7C02"/>
    <w:rsid w:val="008E7C51"/>
    <w:rsid w:val="008F044F"/>
    <w:rsid w:val="008F05C7"/>
    <w:rsid w:val="008F0A87"/>
    <w:rsid w:val="008F24D2"/>
    <w:rsid w:val="008F24D9"/>
    <w:rsid w:val="008F29A4"/>
    <w:rsid w:val="008F2E8D"/>
    <w:rsid w:val="008F3807"/>
    <w:rsid w:val="008F4BDA"/>
    <w:rsid w:val="008F60BD"/>
    <w:rsid w:val="008F7E0C"/>
    <w:rsid w:val="008F7EA4"/>
    <w:rsid w:val="009007A5"/>
    <w:rsid w:val="00901199"/>
    <w:rsid w:val="00901DE3"/>
    <w:rsid w:val="009025B8"/>
    <w:rsid w:val="00902F61"/>
    <w:rsid w:val="00904CEA"/>
    <w:rsid w:val="00906722"/>
    <w:rsid w:val="00906F6A"/>
    <w:rsid w:val="00910879"/>
    <w:rsid w:val="009109E8"/>
    <w:rsid w:val="00910A25"/>
    <w:rsid w:val="00910AD8"/>
    <w:rsid w:val="009114D6"/>
    <w:rsid w:val="00912605"/>
    <w:rsid w:val="0091274E"/>
    <w:rsid w:val="00912BF9"/>
    <w:rsid w:val="00912C8B"/>
    <w:rsid w:val="00913A13"/>
    <w:rsid w:val="00914310"/>
    <w:rsid w:val="00915005"/>
    <w:rsid w:val="00915AFE"/>
    <w:rsid w:val="0091656B"/>
    <w:rsid w:val="00916FCC"/>
    <w:rsid w:val="00917376"/>
    <w:rsid w:val="0092194B"/>
    <w:rsid w:val="0092239F"/>
    <w:rsid w:val="00922D0B"/>
    <w:rsid w:val="00922D38"/>
    <w:rsid w:val="00923FA6"/>
    <w:rsid w:val="0092413C"/>
    <w:rsid w:val="00925B1D"/>
    <w:rsid w:val="009260EF"/>
    <w:rsid w:val="00927383"/>
    <w:rsid w:val="0092741C"/>
    <w:rsid w:val="00927E3F"/>
    <w:rsid w:val="009304AC"/>
    <w:rsid w:val="00930A41"/>
    <w:rsid w:val="00930D7C"/>
    <w:rsid w:val="00931C69"/>
    <w:rsid w:val="00931D93"/>
    <w:rsid w:val="00933338"/>
    <w:rsid w:val="00934859"/>
    <w:rsid w:val="009354D0"/>
    <w:rsid w:val="0094148A"/>
    <w:rsid w:val="009422AB"/>
    <w:rsid w:val="00942616"/>
    <w:rsid w:val="009427F5"/>
    <w:rsid w:val="00942E87"/>
    <w:rsid w:val="00943EBA"/>
    <w:rsid w:val="0094452F"/>
    <w:rsid w:val="009447C4"/>
    <w:rsid w:val="00947036"/>
    <w:rsid w:val="009503FF"/>
    <w:rsid w:val="00950AB9"/>
    <w:rsid w:val="009510C1"/>
    <w:rsid w:val="00951324"/>
    <w:rsid w:val="00953A7E"/>
    <w:rsid w:val="00953F97"/>
    <w:rsid w:val="0095487F"/>
    <w:rsid w:val="00954B83"/>
    <w:rsid w:val="00961983"/>
    <w:rsid w:val="00962185"/>
    <w:rsid w:val="0096317B"/>
    <w:rsid w:val="0096337F"/>
    <w:rsid w:val="00963C0A"/>
    <w:rsid w:val="00964352"/>
    <w:rsid w:val="00964D01"/>
    <w:rsid w:val="009650A4"/>
    <w:rsid w:val="009660EF"/>
    <w:rsid w:val="009662BC"/>
    <w:rsid w:val="00966E4F"/>
    <w:rsid w:val="009671E2"/>
    <w:rsid w:val="00967A70"/>
    <w:rsid w:val="00967D08"/>
    <w:rsid w:val="00967EB5"/>
    <w:rsid w:val="0097050E"/>
    <w:rsid w:val="00971601"/>
    <w:rsid w:val="009721DA"/>
    <w:rsid w:val="009723F6"/>
    <w:rsid w:val="00972A9F"/>
    <w:rsid w:val="00973B92"/>
    <w:rsid w:val="00974A7A"/>
    <w:rsid w:val="00975D7A"/>
    <w:rsid w:val="00976244"/>
    <w:rsid w:val="009773F1"/>
    <w:rsid w:val="00977B9A"/>
    <w:rsid w:val="0098083C"/>
    <w:rsid w:val="00981F78"/>
    <w:rsid w:val="0098316E"/>
    <w:rsid w:val="009837E6"/>
    <w:rsid w:val="00984351"/>
    <w:rsid w:val="009852AA"/>
    <w:rsid w:val="00986A38"/>
    <w:rsid w:val="0099137E"/>
    <w:rsid w:val="00991FEB"/>
    <w:rsid w:val="00992B01"/>
    <w:rsid w:val="0099399B"/>
    <w:rsid w:val="00994666"/>
    <w:rsid w:val="00994D1A"/>
    <w:rsid w:val="00996F98"/>
    <w:rsid w:val="0099704B"/>
    <w:rsid w:val="009A0CCE"/>
    <w:rsid w:val="009A1650"/>
    <w:rsid w:val="009A21D2"/>
    <w:rsid w:val="009A24D9"/>
    <w:rsid w:val="009A374B"/>
    <w:rsid w:val="009A3784"/>
    <w:rsid w:val="009A3A22"/>
    <w:rsid w:val="009A5193"/>
    <w:rsid w:val="009A5BF2"/>
    <w:rsid w:val="009A5DFE"/>
    <w:rsid w:val="009A72CC"/>
    <w:rsid w:val="009B0007"/>
    <w:rsid w:val="009B1A61"/>
    <w:rsid w:val="009B20CA"/>
    <w:rsid w:val="009B3197"/>
    <w:rsid w:val="009B3B72"/>
    <w:rsid w:val="009B441F"/>
    <w:rsid w:val="009B4695"/>
    <w:rsid w:val="009B484B"/>
    <w:rsid w:val="009B582D"/>
    <w:rsid w:val="009B587B"/>
    <w:rsid w:val="009B64DA"/>
    <w:rsid w:val="009B7680"/>
    <w:rsid w:val="009B7756"/>
    <w:rsid w:val="009B77BF"/>
    <w:rsid w:val="009B79A1"/>
    <w:rsid w:val="009B7AFC"/>
    <w:rsid w:val="009B7B14"/>
    <w:rsid w:val="009C0890"/>
    <w:rsid w:val="009C08BC"/>
    <w:rsid w:val="009C18FD"/>
    <w:rsid w:val="009C21EB"/>
    <w:rsid w:val="009C2662"/>
    <w:rsid w:val="009C3300"/>
    <w:rsid w:val="009C3338"/>
    <w:rsid w:val="009C5008"/>
    <w:rsid w:val="009C627E"/>
    <w:rsid w:val="009C63CF"/>
    <w:rsid w:val="009C6FF4"/>
    <w:rsid w:val="009C71A4"/>
    <w:rsid w:val="009C7418"/>
    <w:rsid w:val="009C74BA"/>
    <w:rsid w:val="009D08EF"/>
    <w:rsid w:val="009D0E8E"/>
    <w:rsid w:val="009D141C"/>
    <w:rsid w:val="009D257F"/>
    <w:rsid w:val="009D2B8C"/>
    <w:rsid w:val="009D2C34"/>
    <w:rsid w:val="009D2DAD"/>
    <w:rsid w:val="009D321F"/>
    <w:rsid w:val="009D3F2E"/>
    <w:rsid w:val="009D4677"/>
    <w:rsid w:val="009D538F"/>
    <w:rsid w:val="009D54AB"/>
    <w:rsid w:val="009D6478"/>
    <w:rsid w:val="009D7D4F"/>
    <w:rsid w:val="009E0289"/>
    <w:rsid w:val="009E0526"/>
    <w:rsid w:val="009E0F9D"/>
    <w:rsid w:val="009E2102"/>
    <w:rsid w:val="009E2A6C"/>
    <w:rsid w:val="009E327C"/>
    <w:rsid w:val="009E3857"/>
    <w:rsid w:val="009E7475"/>
    <w:rsid w:val="009E7D54"/>
    <w:rsid w:val="009E7F00"/>
    <w:rsid w:val="009F2416"/>
    <w:rsid w:val="009F2A56"/>
    <w:rsid w:val="009F2EFB"/>
    <w:rsid w:val="009F2F6E"/>
    <w:rsid w:val="009F382D"/>
    <w:rsid w:val="009F5E74"/>
    <w:rsid w:val="009F6404"/>
    <w:rsid w:val="009F6FF0"/>
    <w:rsid w:val="009F72A0"/>
    <w:rsid w:val="00A0092A"/>
    <w:rsid w:val="00A00E8C"/>
    <w:rsid w:val="00A02572"/>
    <w:rsid w:val="00A03BA4"/>
    <w:rsid w:val="00A048D8"/>
    <w:rsid w:val="00A04A11"/>
    <w:rsid w:val="00A04F90"/>
    <w:rsid w:val="00A053FD"/>
    <w:rsid w:val="00A05AB6"/>
    <w:rsid w:val="00A065EC"/>
    <w:rsid w:val="00A06622"/>
    <w:rsid w:val="00A0762C"/>
    <w:rsid w:val="00A07925"/>
    <w:rsid w:val="00A07961"/>
    <w:rsid w:val="00A10713"/>
    <w:rsid w:val="00A10CE0"/>
    <w:rsid w:val="00A11A79"/>
    <w:rsid w:val="00A134A2"/>
    <w:rsid w:val="00A153FC"/>
    <w:rsid w:val="00A15F58"/>
    <w:rsid w:val="00A16F69"/>
    <w:rsid w:val="00A171B9"/>
    <w:rsid w:val="00A17AF1"/>
    <w:rsid w:val="00A20823"/>
    <w:rsid w:val="00A2135D"/>
    <w:rsid w:val="00A2164E"/>
    <w:rsid w:val="00A21D43"/>
    <w:rsid w:val="00A22342"/>
    <w:rsid w:val="00A22571"/>
    <w:rsid w:val="00A22A18"/>
    <w:rsid w:val="00A23A0E"/>
    <w:rsid w:val="00A30BFE"/>
    <w:rsid w:val="00A30F21"/>
    <w:rsid w:val="00A33B97"/>
    <w:rsid w:val="00A3456C"/>
    <w:rsid w:val="00A35269"/>
    <w:rsid w:val="00A357C4"/>
    <w:rsid w:val="00A36FF4"/>
    <w:rsid w:val="00A37206"/>
    <w:rsid w:val="00A37AE5"/>
    <w:rsid w:val="00A40682"/>
    <w:rsid w:val="00A41B3E"/>
    <w:rsid w:val="00A41D35"/>
    <w:rsid w:val="00A41EDE"/>
    <w:rsid w:val="00A43F7D"/>
    <w:rsid w:val="00A44534"/>
    <w:rsid w:val="00A44942"/>
    <w:rsid w:val="00A44EEF"/>
    <w:rsid w:val="00A45104"/>
    <w:rsid w:val="00A45C47"/>
    <w:rsid w:val="00A45C7E"/>
    <w:rsid w:val="00A47372"/>
    <w:rsid w:val="00A47705"/>
    <w:rsid w:val="00A47A74"/>
    <w:rsid w:val="00A50582"/>
    <w:rsid w:val="00A5058B"/>
    <w:rsid w:val="00A5108C"/>
    <w:rsid w:val="00A527BF"/>
    <w:rsid w:val="00A53311"/>
    <w:rsid w:val="00A5531E"/>
    <w:rsid w:val="00A560AB"/>
    <w:rsid w:val="00A56F90"/>
    <w:rsid w:val="00A5736C"/>
    <w:rsid w:val="00A57F83"/>
    <w:rsid w:val="00A60E45"/>
    <w:rsid w:val="00A60FE1"/>
    <w:rsid w:val="00A612C6"/>
    <w:rsid w:val="00A61E1A"/>
    <w:rsid w:val="00A6384D"/>
    <w:rsid w:val="00A639D9"/>
    <w:rsid w:val="00A64F31"/>
    <w:rsid w:val="00A6588A"/>
    <w:rsid w:val="00A66185"/>
    <w:rsid w:val="00A6661C"/>
    <w:rsid w:val="00A6682C"/>
    <w:rsid w:val="00A66EB4"/>
    <w:rsid w:val="00A67A7F"/>
    <w:rsid w:val="00A70880"/>
    <w:rsid w:val="00A71F3B"/>
    <w:rsid w:val="00A72168"/>
    <w:rsid w:val="00A7241A"/>
    <w:rsid w:val="00A729FC"/>
    <w:rsid w:val="00A730BC"/>
    <w:rsid w:val="00A73167"/>
    <w:rsid w:val="00A738BA"/>
    <w:rsid w:val="00A73E71"/>
    <w:rsid w:val="00A74B21"/>
    <w:rsid w:val="00A74F56"/>
    <w:rsid w:val="00A74FBD"/>
    <w:rsid w:val="00A75F15"/>
    <w:rsid w:val="00A76EE9"/>
    <w:rsid w:val="00A7741A"/>
    <w:rsid w:val="00A80466"/>
    <w:rsid w:val="00A82303"/>
    <w:rsid w:val="00A82315"/>
    <w:rsid w:val="00A8236F"/>
    <w:rsid w:val="00A82E2D"/>
    <w:rsid w:val="00A82E5C"/>
    <w:rsid w:val="00A831CF"/>
    <w:rsid w:val="00A83B7A"/>
    <w:rsid w:val="00A83E0F"/>
    <w:rsid w:val="00A8494E"/>
    <w:rsid w:val="00A858B0"/>
    <w:rsid w:val="00A8595D"/>
    <w:rsid w:val="00A85DA4"/>
    <w:rsid w:val="00A864A6"/>
    <w:rsid w:val="00A86F76"/>
    <w:rsid w:val="00A87BCA"/>
    <w:rsid w:val="00A90687"/>
    <w:rsid w:val="00A90955"/>
    <w:rsid w:val="00A90E7A"/>
    <w:rsid w:val="00A93027"/>
    <w:rsid w:val="00A93A54"/>
    <w:rsid w:val="00A94771"/>
    <w:rsid w:val="00A94814"/>
    <w:rsid w:val="00A948C7"/>
    <w:rsid w:val="00A955CF"/>
    <w:rsid w:val="00A95D80"/>
    <w:rsid w:val="00A961E1"/>
    <w:rsid w:val="00A962CF"/>
    <w:rsid w:val="00A96485"/>
    <w:rsid w:val="00A96FEB"/>
    <w:rsid w:val="00A9702E"/>
    <w:rsid w:val="00AA0207"/>
    <w:rsid w:val="00AA0D22"/>
    <w:rsid w:val="00AA11BF"/>
    <w:rsid w:val="00AA23B2"/>
    <w:rsid w:val="00AA2C0B"/>
    <w:rsid w:val="00AA3654"/>
    <w:rsid w:val="00AA3C41"/>
    <w:rsid w:val="00AA472B"/>
    <w:rsid w:val="00AA494A"/>
    <w:rsid w:val="00AA4A6E"/>
    <w:rsid w:val="00AA5999"/>
    <w:rsid w:val="00AA5A49"/>
    <w:rsid w:val="00AA6394"/>
    <w:rsid w:val="00AA7934"/>
    <w:rsid w:val="00AB033E"/>
    <w:rsid w:val="00AB1198"/>
    <w:rsid w:val="00AB1774"/>
    <w:rsid w:val="00AB1BC5"/>
    <w:rsid w:val="00AB31E9"/>
    <w:rsid w:val="00AB3964"/>
    <w:rsid w:val="00AB39C5"/>
    <w:rsid w:val="00AB4901"/>
    <w:rsid w:val="00AB65CF"/>
    <w:rsid w:val="00AB758C"/>
    <w:rsid w:val="00AB76C7"/>
    <w:rsid w:val="00AB76D8"/>
    <w:rsid w:val="00AC0A2A"/>
    <w:rsid w:val="00AC0B60"/>
    <w:rsid w:val="00AC0BC2"/>
    <w:rsid w:val="00AC0D44"/>
    <w:rsid w:val="00AC1647"/>
    <w:rsid w:val="00AC1C66"/>
    <w:rsid w:val="00AC2EE9"/>
    <w:rsid w:val="00AC39D2"/>
    <w:rsid w:val="00AC4880"/>
    <w:rsid w:val="00AC5E60"/>
    <w:rsid w:val="00AC65DF"/>
    <w:rsid w:val="00AC767F"/>
    <w:rsid w:val="00AD15A9"/>
    <w:rsid w:val="00AD17AD"/>
    <w:rsid w:val="00AD1813"/>
    <w:rsid w:val="00AD1A0A"/>
    <w:rsid w:val="00AD1B87"/>
    <w:rsid w:val="00AD33AD"/>
    <w:rsid w:val="00AD3772"/>
    <w:rsid w:val="00AD3FA7"/>
    <w:rsid w:val="00AD4BAC"/>
    <w:rsid w:val="00AD5241"/>
    <w:rsid w:val="00AD5CF8"/>
    <w:rsid w:val="00AD6020"/>
    <w:rsid w:val="00AD6AA0"/>
    <w:rsid w:val="00AD79A8"/>
    <w:rsid w:val="00AE0707"/>
    <w:rsid w:val="00AE0C17"/>
    <w:rsid w:val="00AE0C3B"/>
    <w:rsid w:val="00AE14AA"/>
    <w:rsid w:val="00AE16C0"/>
    <w:rsid w:val="00AE2544"/>
    <w:rsid w:val="00AE2EC8"/>
    <w:rsid w:val="00AE3799"/>
    <w:rsid w:val="00AE39C5"/>
    <w:rsid w:val="00AE53BF"/>
    <w:rsid w:val="00AE55C9"/>
    <w:rsid w:val="00AE66A9"/>
    <w:rsid w:val="00AE741F"/>
    <w:rsid w:val="00AF1C19"/>
    <w:rsid w:val="00AF34BD"/>
    <w:rsid w:val="00AF4664"/>
    <w:rsid w:val="00AF4BB1"/>
    <w:rsid w:val="00AF501D"/>
    <w:rsid w:val="00AF5948"/>
    <w:rsid w:val="00AF7506"/>
    <w:rsid w:val="00AF7776"/>
    <w:rsid w:val="00AF7CB8"/>
    <w:rsid w:val="00B00566"/>
    <w:rsid w:val="00B009A3"/>
    <w:rsid w:val="00B03F20"/>
    <w:rsid w:val="00B045FE"/>
    <w:rsid w:val="00B04BFE"/>
    <w:rsid w:val="00B04E84"/>
    <w:rsid w:val="00B05661"/>
    <w:rsid w:val="00B05903"/>
    <w:rsid w:val="00B063D6"/>
    <w:rsid w:val="00B06A0C"/>
    <w:rsid w:val="00B0753C"/>
    <w:rsid w:val="00B07A4A"/>
    <w:rsid w:val="00B114FA"/>
    <w:rsid w:val="00B12238"/>
    <w:rsid w:val="00B12B6D"/>
    <w:rsid w:val="00B142A9"/>
    <w:rsid w:val="00B14552"/>
    <w:rsid w:val="00B14A78"/>
    <w:rsid w:val="00B14D20"/>
    <w:rsid w:val="00B15631"/>
    <w:rsid w:val="00B15A51"/>
    <w:rsid w:val="00B16148"/>
    <w:rsid w:val="00B164A8"/>
    <w:rsid w:val="00B1736F"/>
    <w:rsid w:val="00B17FCE"/>
    <w:rsid w:val="00B209C4"/>
    <w:rsid w:val="00B2278C"/>
    <w:rsid w:val="00B23932"/>
    <w:rsid w:val="00B24A71"/>
    <w:rsid w:val="00B2523C"/>
    <w:rsid w:val="00B30794"/>
    <w:rsid w:val="00B31386"/>
    <w:rsid w:val="00B3188D"/>
    <w:rsid w:val="00B318F6"/>
    <w:rsid w:val="00B3218C"/>
    <w:rsid w:val="00B325AD"/>
    <w:rsid w:val="00B3495F"/>
    <w:rsid w:val="00B353C7"/>
    <w:rsid w:val="00B35464"/>
    <w:rsid w:val="00B36022"/>
    <w:rsid w:val="00B36C88"/>
    <w:rsid w:val="00B37E31"/>
    <w:rsid w:val="00B410A1"/>
    <w:rsid w:val="00B415AD"/>
    <w:rsid w:val="00B41621"/>
    <w:rsid w:val="00B4192D"/>
    <w:rsid w:val="00B41BA3"/>
    <w:rsid w:val="00B455AD"/>
    <w:rsid w:val="00B468DB"/>
    <w:rsid w:val="00B46DE0"/>
    <w:rsid w:val="00B472A8"/>
    <w:rsid w:val="00B474F4"/>
    <w:rsid w:val="00B507C3"/>
    <w:rsid w:val="00B50D82"/>
    <w:rsid w:val="00B51468"/>
    <w:rsid w:val="00B51749"/>
    <w:rsid w:val="00B519C0"/>
    <w:rsid w:val="00B548E2"/>
    <w:rsid w:val="00B54B4D"/>
    <w:rsid w:val="00B54C0A"/>
    <w:rsid w:val="00B54D19"/>
    <w:rsid w:val="00B55195"/>
    <w:rsid w:val="00B556E1"/>
    <w:rsid w:val="00B5572B"/>
    <w:rsid w:val="00B56329"/>
    <w:rsid w:val="00B57164"/>
    <w:rsid w:val="00B57A7A"/>
    <w:rsid w:val="00B605D7"/>
    <w:rsid w:val="00B607A5"/>
    <w:rsid w:val="00B60DEF"/>
    <w:rsid w:val="00B6170D"/>
    <w:rsid w:val="00B61A2C"/>
    <w:rsid w:val="00B629C1"/>
    <w:rsid w:val="00B62B4B"/>
    <w:rsid w:val="00B633A2"/>
    <w:rsid w:val="00B63438"/>
    <w:rsid w:val="00B64254"/>
    <w:rsid w:val="00B64A96"/>
    <w:rsid w:val="00B654E2"/>
    <w:rsid w:val="00B65B3A"/>
    <w:rsid w:val="00B67A98"/>
    <w:rsid w:val="00B72D42"/>
    <w:rsid w:val="00B737CA"/>
    <w:rsid w:val="00B73F2A"/>
    <w:rsid w:val="00B754EF"/>
    <w:rsid w:val="00B76691"/>
    <w:rsid w:val="00B7754F"/>
    <w:rsid w:val="00B77B95"/>
    <w:rsid w:val="00B77F5B"/>
    <w:rsid w:val="00B80F58"/>
    <w:rsid w:val="00B81924"/>
    <w:rsid w:val="00B82F9A"/>
    <w:rsid w:val="00B84193"/>
    <w:rsid w:val="00B84452"/>
    <w:rsid w:val="00B8542F"/>
    <w:rsid w:val="00B867C3"/>
    <w:rsid w:val="00B874A5"/>
    <w:rsid w:val="00B87838"/>
    <w:rsid w:val="00B87F5E"/>
    <w:rsid w:val="00B90069"/>
    <w:rsid w:val="00B90534"/>
    <w:rsid w:val="00B91C7B"/>
    <w:rsid w:val="00B93D02"/>
    <w:rsid w:val="00B9442F"/>
    <w:rsid w:val="00B94EFB"/>
    <w:rsid w:val="00B94F6D"/>
    <w:rsid w:val="00B95B1D"/>
    <w:rsid w:val="00B96E27"/>
    <w:rsid w:val="00B96EB4"/>
    <w:rsid w:val="00B96EDF"/>
    <w:rsid w:val="00B974AE"/>
    <w:rsid w:val="00BA01B1"/>
    <w:rsid w:val="00BA0670"/>
    <w:rsid w:val="00BA0E41"/>
    <w:rsid w:val="00BA16AC"/>
    <w:rsid w:val="00BA1C32"/>
    <w:rsid w:val="00BA1F22"/>
    <w:rsid w:val="00BA35CD"/>
    <w:rsid w:val="00BA360D"/>
    <w:rsid w:val="00BA3914"/>
    <w:rsid w:val="00BA3DF6"/>
    <w:rsid w:val="00BA4D6F"/>
    <w:rsid w:val="00BA4F3C"/>
    <w:rsid w:val="00BA55D2"/>
    <w:rsid w:val="00BA5CA2"/>
    <w:rsid w:val="00BA5F5A"/>
    <w:rsid w:val="00BA6945"/>
    <w:rsid w:val="00BA6C3D"/>
    <w:rsid w:val="00BA7154"/>
    <w:rsid w:val="00BB015E"/>
    <w:rsid w:val="00BB0E0C"/>
    <w:rsid w:val="00BB0E34"/>
    <w:rsid w:val="00BB0E5E"/>
    <w:rsid w:val="00BB2842"/>
    <w:rsid w:val="00BB2931"/>
    <w:rsid w:val="00BB3FC9"/>
    <w:rsid w:val="00BB5566"/>
    <w:rsid w:val="00BB6000"/>
    <w:rsid w:val="00BB62FA"/>
    <w:rsid w:val="00BB6477"/>
    <w:rsid w:val="00BB649B"/>
    <w:rsid w:val="00BB7E3B"/>
    <w:rsid w:val="00BC0EF7"/>
    <w:rsid w:val="00BC0FB4"/>
    <w:rsid w:val="00BC1F61"/>
    <w:rsid w:val="00BC28D3"/>
    <w:rsid w:val="00BC38B5"/>
    <w:rsid w:val="00BC3B97"/>
    <w:rsid w:val="00BC40E2"/>
    <w:rsid w:val="00BC4589"/>
    <w:rsid w:val="00BC5452"/>
    <w:rsid w:val="00BC5BA2"/>
    <w:rsid w:val="00BC69C7"/>
    <w:rsid w:val="00BC7FEA"/>
    <w:rsid w:val="00BD1AE4"/>
    <w:rsid w:val="00BD20DB"/>
    <w:rsid w:val="00BD252A"/>
    <w:rsid w:val="00BD281F"/>
    <w:rsid w:val="00BD38CE"/>
    <w:rsid w:val="00BD3B5C"/>
    <w:rsid w:val="00BD4C1D"/>
    <w:rsid w:val="00BD6852"/>
    <w:rsid w:val="00BD6B35"/>
    <w:rsid w:val="00BD6E71"/>
    <w:rsid w:val="00BD7618"/>
    <w:rsid w:val="00BD7968"/>
    <w:rsid w:val="00BD7E32"/>
    <w:rsid w:val="00BE2185"/>
    <w:rsid w:val="00BE256D"/>
    <w:rsid w:val="00BE2A0C"/>
    <w:rsid w:val="00BE2E1B"/>
    <w:rsid w:val="00BE3F83"/>
    <w:rsid w:val="00BE4A48"/>
    <w:rsid w:val="00BE73CB"/>
    <w:rsid w:val="00BE7970"/>
    <w:rsid w:val="00BF0B51"/>
    <w:rsid w:val="00BF0B5A"/>
    <w:rsid w:val="00BF1046"/>
    <w:rsid w:val="00BF2427"/>
    <w:rsid w:val="00BF29B6"/>
    <w:rsid w:val="00BF2B02"/>
    <w:rsid w:val="00BF3DFD"/>
    <w:rsid w:val="00BF4207"/>
    <w:rsid w:val="00BF4C48"/>
    <w:rsid w:val="00BF5EBE"/>
    <w:rsid w:val="00BF7E6D"/>
    <w:rsid w:val="00C008B1"/>
    <w:rsid w:val="00C00EC0"/>
    <w:rsid w:val="00C01119"/>
    <w:rsid w:val="00C01AF4"/>
    <w:rsid w:val="00C01FCD"/>
    <w:rsid w:val="00C03075"/>
    <w:rsid w:val="00C0419F"/>
    <w:rsid w:val="00C04A38"/>
    <w:rsid w:val="00C07176"/>
    <w:rsid w:val="00C07F66"/>
    <w:rsid w:val="00C1075B"/>
    <w:rsid w:val="00C1131C"/>
    <w:rsid w:val="00C11A8B"/>
    <w:rsid w:val="00C11E9B"/>
    <w:rsid w:val="00C122B8"/>
    <w:rsid w:val="00C13DA8"/>
    <w:rsid w:val="00C14E60"/>
    <w:rsid w:val="00C206C2"/>
    <w:rsid w:val="00C21D9F"/>
    <w:rsid w:val="00C22D8C"/>
    <w:rsid w:val="00C23BB1"/>
    <w:rsid w:val="00C246E0"/>
    <w:rsid w:val="00C24D5F"/>
    <w:rsid w:val="00C24F51"/>
    <w:rsid w:val="00C252B1"/>
    <w:rsid w:val="00C2591C"/>
    <w:rsid w:val="00C25C67"/>
    <w:rsid w:val="00C26923"/>
    <w:rsid w:val="00C27427"/>
    <w:rsid w:val="00C274D2"/>
    <w:rsid w:val="00C309FE"/>
    <w:rsid w:val="00C31483"/>
    <w:rsid w:val="00C31989"/>
    <w:rsid w:val="00C3209C"/>
    <w:rsid w:val="00C3274E"/>
    <w:rsid w:val="00C327BC"/>
    <w:rsid w:val="00C32E09"/>
    <w:rsid w:val="00C33108"/>
    <w:rsid w:val="00C344E5"/>
    <w:rsid w:val="00C34853"/>
    <w:rsid w:val="00C35692"/>
    <w:rsid w:val="00C36EBA"/>
    <w:rsid w:val="00C41369"/>
    <w:rsid w:val="00C419F2"/>
    <w:rsid w:val="00C41A7C"/>
    <w:rsid w:val="00C41CE6"/>
    <w:rsid w:val="00C42A75"/>
    <w:rsid w:val="00C42ECD"/>
    <w:rsid w:val="00C435C6"/>
    <w:rsid w:val="00C43C92"/>
    <w:rsid w:val="00C44066"/>
    <w:rsid w:val="00C44290"/>
    <w:rsid w:val="00C457D0"/>
    <w:rsid w:val="00C45A5C"/>
    <w:rsid w:val="00C45FEC"/>
    <w:rsid w:val="00C4641B"/>
    <w:rsid w:val="00C46660"/>
    <w:rsid w:val="00C46D33"/>
    <w:rsid w:val="00C47D12"/>
    <w:rsid w:val="00C505C4"/>
    <w:rsid w:val="00C50CD8"/>
    <w:rsid w:val="00C51297"/>
    <w:rsid w:val="00C51F70"/>
    <w:rsid w:val="00C54E3C"/>
    <w:rsid w:val="00C55E71"/>
    <w:rsid w:val="00C5637A"/>
    <w:rsid w:val="00C5643C"/>
    <w:rsid w:val="00C56D4E"/>
    <w:rsid w:val="00C571E7"/>
    <w:rsid w:val="00C612C2"/>
    <w:rsid w:val="00C61894"/>
    <w:rsid w:val="00C61DB3"/>
    <w:rsid w:val="00C62891"/>
    <w:rsid w:val="00C62AB9"/>
    <w:rsid w:val="00C63891"/>
    <w:rsid w:val="00C6518B"/>
    <w:rsid w:val="00C6540C"/>
    <w:rsid w:val="00C658C3"/>
    <w:rsid w:val="00C66A63"/>
    <w:rsid w:val="00C67886"/>
    <w:rsid w:val="00C67CE8"/>
    <w:rsid w:val="00C7089E"/>
    <w:rsid w:val="00C721CD"/>
    <w:rsid w:val="00C73CC5"/>
    <w:rsid w:val="00C74DBA"/>
    <w:rsid w:val="00C755B6"/>
    <w:rsid w:val="00C768FF"/>
    <w:rsid w:val="00C76CD3"/>
    <w:rsid w:val="00C778F3"/>
    <w:rsid w:val="00C803B8"/>
    <w:rsid w:val="00C82336"/>
    <w:rsid w:val="00C830BD"/>
    <w:rsid w:val="00C838B0"/>
    <w:rsid w:val="00C83ABB"/>
    <w:rsid w:val="00C84384"/>
    <w:rsid w:val="00C843C1"/>
    <w:rsid w:val="00C87397"/>
    <w:rsid w:val="00C87604"/>
    <w:rsid w:val="00C90D05"/>
    <w:rsid w:val="00C90DB8"/>
    <w:rsid w:val="00C90DFA"/>
    <w:rsid w:val="00C920D7"/>
    <w:rsid w:val="00C95212"/>
    <w:rsid w:val="00C96B5C"/>
    <w:rsid w:val="00C97AE6"/>
    <w:rsid w:val="00CA0B13"/>
    <w:rsid w:val="00CA0B3B"/>
    <w:rsid w:val="00CA250F"/>
    <w:rsid w:val="00CA259E"/>
    <w:rsid w:val="00CA2689"/>
    <w:rsid w:val="00CA2A65"/>
    <w:rsid w:val="00CA4E55"/>
    <w:rsid w:val="00CA5604"/>
    <w:rsid w:val="00CA59A4"/>
    <w:rsid w:val="00CA5D98"/>
    <w:rsid w:val="00CA6643"/>
    <w:rsid w:val="00CA6923"/>
    <w:rsid w:val="00CB0012"/>
    <w:rsid w:val="00CB1244"/>
    <w:rsid w:val="00CB1978"/>
    <w:rsid w:val="00CB19B6"/>
    <w:rsid w:val="00CB1CAF"/>
    <w:rsid w:val="00CB240F"/>
    <w:rsid w:val="00CB24B2"/>
    <w:rsid w:val="00CB3457"/>
    <w:rsid w:val="00CB4649"/>
    <w:rsid w:val="00CB57EA"/>
    <w:rsid w:val="00CB7022"/>
    <w:rsid w:val="00CC004C"/>
    <w:rsid w:val="00CC05DC"/>
    <w:rsid w:val="00CC094D"/>
    <w:rsid w:val="00CC0DCD"/>
    <w:rsid w:val="00CC1692"/>
    <w:rsid w:val="00CC196B"/>
    <w:rsid w:val="00CC246F"/>
    <w:rsid w:val="00CC279B"/>
    <w:rsid w:val="00CC29F8"/>
    <w:rsid w:val="00CC2A64"/>
    <w:rsid w:val="00CC31D7"/>
    <w:rsid w:val="00CC3761"/>
    <w:rsid w:val="00CC3B06"/>
    <w:rsid w:val="00CC4E0A"/>
    <w:rsid w:val="00CC5131"/>
    <w:rsid w:val="00CC526E"/>
    <w:rsid w:val="00CC5D50"/>
    <w:rsid w:val="00CC746E"/>
    <w:rsid w:val="00CD02EE"/>
    <w:rsid w:val="00CD0467"/>
    <w:rsid w:val="00CD0C74"/>
    <w:rsid w:val="00CD0CB8"/>
    <w:rsid w:val="00CD0E40"/>
    <w:rsid w:val="00CD17F0"/>
    <w:rsid w:val="00CD1BE1"/>
    <w:rsid w:val="00CD272D"/>
    <w:rsid w:val="00CD29AA"/>
    <w:rsid w:val="00CD410A"/>
    <w:rsid w:val="00CD4715"/>
    <w:rsid w:val="00CD4DC1"/>
    <w:rsid w:val="00CD54F8"/>
    <w:rsid w:val="00CD5F08"/>
    <w:rsid w:val="00CD6279"/>
    <w:rsid w:val="00CE07B8"/>
    <w:rsid w:val="00CE29AC"/>
    <w:rsid w:val="00CE35B2"/>
    <w:rsid w:val="00CE48FF"/>
    <w:rsid w:val="00CE5A6F"/>
    <w:rsid w:val="00CE5B31"/>
    <w:rsid w:val="00CE66F6"/>
    <w:rsid w:val="00CE6EF1"/>
    <w:rsid w:val="00CE77C1"/>
    <w:rsid w:val="00CF12E2"/>
    <w:rsid w:val="00CF1543"/>
    <w:rsid w:val="00CF2150"/>
    <w:rsid w:val="00CF2B26"/>
    <w:rsid w:val="00CF2B40"/>
    <w:rsid w:val="00CF32BE"/>
    <w:rsid w:val="00CF5CD8"/>
    <w:rsid w:val="00CF62C9"/>
    <w:rsid w:val="00CF7A90"/>
    <w:rsid w:val="00D00E93"/>
    <w:rsid w:val="00D01ED9"/>
    <w:rsid w:val="00D01F6C"/>
    <w:rsid w:val="00D024C7"/>
    <w:rsid w:val="00D0406B"/>
    <w:rsid w:val="00D0487A"/>
    <w:rsid w:val="00D04A72"/>
    <w:rsid w:val="00D0562A"/>
    <w:rsid w:val="00D05AD2"/>
    <w:rsid w:val="00D07C4C"/>
    <w:rsid w:val="00D07FD1"/>
    <w:rsid w:val="00D10B8D"/>
    <w:rsid w:val="00D10C28"/>
    <w:rsid w:val="00D117B0"/>
    <w:rsid w:val="00D117FA"/>
    <w:rsid w:val="00D11BDA"/>
    <w:rsid w:val="00D12A2F"/>
    <w:rsid w:val="00D1309C"/>
    <w:rsid w:val="00D14492"/>
    <w:rsid w:val="00D144F6"/>
    <w:rsid w:val="00D1481B"/>
    <w:rsid w:val="00D14A8C"/>
    <w:rsid w:val="00D14BF1"/>
    <w:rsid w:val="00D14FB1"/>
    <w:rsid w:val="00D15C4D"/>
    <w:rsid w:val="00D17044"/>
    <w:rsid w:val="00D175C9"/>
    <w:rsid w:val="00D17CD7"/>
    <w:rsid w:val="00D20345"/>
    <w:rsid w:val="00D20587"/>
    <w:rsid w:val="00D2072D"/>
    <w:rsid w:val="00D20745"/>
    <w:rsid w:val="00D21E89"/>
    <w:rsid w:val="00D22905"/>
    <w:rsid w:val="00D23ADC"/>
    <w:rsid w:val="00D25043"/>
    <w:rsid w:val="00D25D12"/>
    <w:rsid w:val="00D26516"/>
    <w:rsid w:val="00D269C7"/>
    <w:rsid w:val="00D30373"/>
    <w:rsid w:val="00D311A3"/>
    <w:rsid w:val="00D316A1"/>
    <w:rsid w:val="00D32819"/>
    <w:rsid w:val="00D32BF5"/>
    <w:rsid w:val="00D332B8"/>
    <w:rsid w:val="00D33A6B"/>
    <w:rsid w:val="00D33F0D"/>
    <w:rsid w:val="00D343E1"/>
    <w:rsid w:val="00D35876"/>
    <w:rsid w:val="00D35B8D"/>
    <w:rsid w:val="00D401A1"/>
    <w:rsid w:val="00D408A1"/>
    <w:rsid w:val="00D41345"/>
    <w:rsid w:val="00D41D76"/>
    <w:rsid w:val="00D42140"/>
    <w:rsid w:val="00D42AF1"/>
    <w:rsid w:val="00D43DEE"/>
    <w:rsid w:val="00D4452A"/>
    <w:rsid w:val="00D47E85"/>
    <w:rsid w:val="00D50310"/>
    <w:rsid w:val="00D5130E"/>
    <w:rsid w:val="00D5134E"/>
    <w:rsid w:val="00D52266"/>
    <w:rsid w:val="00D54521"/>
    <w:rsid w:val="00D54F36"/>
    <w:rsid w:val="00D56717"/>
    <w:rsid w:val="00D57D53"/>
    <w:rsid w:val="00D60F07"/>
    <w:rsid w:val="00D6399B"/>
    <w:rsid w:val="00D63C15"/>
    <w:rsid w:val="00D644E9"/>
    <w:rsid w:val="00D654F8"/>
    <w:rsid w:val="00D6553E"/>
    <w:rsid w:val="00D658DE"/>
    <w:rsid w:val="00D65A45"/>
    <w:rsid w:val="00D661A7"/>
    <w:rsid w:val="00D67861"/>
    <w:rsid w:val="00D7036F"/>
    <w:rsid w:val="00D707CF"/>
    <w:rsid w:val="00D71D74"/>
    <w:rsid w:val="00D71F80"/>
    <w:rsid w:val="00D72E2C"/>
    <w:rsid w:val="00D737AF"/>
    <w:rsid w:val="00D73CE7"/>
    <w:rsid w:val="00D73DD6"/>
    <w:rsid w:val="00D74D07"/>
    <w:rsid w:val="00D7528B"/>
    <w:rsid w:val="00D75444"/>
    <w:rsid w:val="00D7562A"/>
    <w:rsid w:val="00D75773"/>
    <w:rsid w:val="00D766A9"/>
    <w:rsid w:val="00D77D01"/>
    <w:rsid w:val="00D80439"/>
    <w:rsid w:val="00D80E70"/>
    <w:rsid w:val="00D81541"/>
    <w:rsid w:val="00D815EE"/>
    <w:rsid w:val="00D826EE"/>
    <w:rsid w:val="00D83260"/>
    <w:rsid w:val="00D834E9"/>
    <w:rsid w:val="00D83999"/>
    <w:rsid w:val="00D83E8F"/>
    <w:rsid w:val="00D8417F"/>
    <w:rsid w:val="00D84DCA"/>
    <w:rsid w:val="00D8548B"/>
    <w:rsid w:val="00D856E0"/>
    <w:rsid w:val="00D86114"/>
    <w:rsid w:val="00D86506"/>
    <w:rsid w:val="00D86D22"/>
    <w:rsid w:val="00D86F30"/>
    <w:rsid w:val="00D871DE"/>
    <w:rsid w:val="00D876BB"/>
    <w:rsid w:val="00D91652"/>
    <w:rsid w:val="00D9197D"/>
    <w:rsid w:val="00D91D75"/>
    <w:rsid w:val="00D91F5C"/>
    <w:rsid w:val="00D9244C"/>
    <w:rsid w:val="00D9289B"/>
    <w:rsid w:val="00D92DB7"/>
    <w:rsid w:val="00D9390D"/>
    <w:rsid w:val="00D9469C"/>
    <w:rsid w:val="00D9487F"/>
    <w:rsid w:val="00D95434"/>
    <w:rsid w:val="00D97452"/>
    <w:rsid w:val="00D97AF7"/>
    <w:rsid w:val="00DA050C"/>
    <w:rsid w:val="00DA0512"/>
    <w:rsid w:val="00DA172C"/>
    <w:rsid w:val="00DA2C8E"/>
    <w:rsid w:val="00DA309F"/>
    <w:rsid w:val="00DA4286"/>
    <w:rsid w:val="00DA4BA3"/>
    <w:rsid w:val="00DA5555"/>
    <w:rsid w:val="00DA5C83"/>
    <w:rsid w:val="00DA6CA3"/>
    <w:rsid w:val="00DA6EB8"/>
    <w:rsid w:val="00DA7F81"/>
    <w:rsid w:val="00DB00FC"/>
    <w:rsid w:val="00DB02E7"/>
    <w:rsid w:val="00DB07BB"/>
    <w:rsid w:val="00DB08AD"/>
    <w:rsid w:val="00DB1422"/>
    <w:rsid w:val="00DB1C37"/>
    <w:rsid w:val="00DB4E45"/>
    <w:rsid w:val="00DB52B0"/>
    <w:rsid w:val="00DB7729"/>
    <w:rsid w:val="00DB7E7E"/>
    <w:rsid w:val="00DC0C30"/>
    <w:rsid w:val="00DC0DFA"/>
    <w:rsid w:val="00DC1FF8"/>
    <w:rsid w:val="00DC260E"/>
    <w:rsid w:val="00DC3A07"/>
    <w:rsid w:val="00DC516B"/>
    <w:rsid w:val="00DC6AA1"/>
    <w:rsid w:val="00DD1301"/>
    <w:rsid w:val="00DD18A0"/>
    <w:rsid w:val="00DD3C57"/>
    <w:rsid w:val="00DD4489"/>
    <w:rsid w:val="00DD4FE0"/>
    <w:rsid w:val="00DD59D8"/>
    <w:rsid w:val="00DD5D73"/>
    <w:rsid w:val="00DD60B9"/>
    <w:rsid w:val="00DD6519"/>
    <w:rsid w:val="00DD6A66"/>
    <w:rsid w:val="00DD7C27"/>
    <w:rsid w:val="00DE029B"/>
    <w:rsid w:val="00DE05A4"/>
    <w:rsid w:val="00DE1C78"/>
    <w:rsid w:val="00DE3625"/>
    <w:rsid w:val="00DE36F9"/>
    <w:rsid w:val="00DE3867"/>
    <w:rsid w:val="00DE3FCD"/>
    <w:rsid w:val="00DE4D1C"/>
    <w:rsid w:val="00DE600A"/>
    <w:rsid w:val="00DE652A"/>
    <w:rsid w:val="00DF00D1"/>
    <w:rsid w:val="00DF04E9"/>
    <w:rsid w:val="00DF0708"/>
    <w:rsid w:val="00DF081E"/>
    <w:rsid w:val="00DF0C9F"/>
    <w:rsid w:val="00DF0E9C"/>
    <w:rsid w:val="00DF1479"/>
    <w:rsid w:val="00DF14CB"/>
    <w:rsid w:val="00DF1881"/>
    <w:rsid w:val="00DF19E8"/>
    <w:rsid w:val="00DF224A"/>
    <w:rsid w:val="00DF249A"/>
    <w:rsid w:val="00DF25AA"/>
    <w:rsid w:val="00DF25BD"/>
    <w:rsid w:val="00DF2B26"/>
    <w:rsid w:val="00DF4D13"/>
    <w:rsid w:val="00DF60C2"/>
    <w:rsid w:val="00DF60CF"/>
    <w:rsid w:val="00DF6297"/>
    <w:rsid w:val="00DF63EA"/>
    <w:rsid w:val="00DF6802"/>
    <w:rsid w:val="00DF6966"/>
    <w:rsid w:val="00DF7DDF"/>
    <w:rsid w:val="00E00700"/>
    <w:rsid w:val="00E00AB8"/>
    <w:rsid w:val="00E01AE2"/>
    <w:rsid w:val="00E01FF4"/>
    <w:rsid w:val="00E0204C"/>
    <w:rsid w:val="00E032A9"/>
    <w:rsid w:val="00E05D37"/>
    <w:rsid w:val="00E064AC"/>
    <w:rsid w:val="00E067CF"/>
    <w:rsid w:val="00E07E50"/>
    <w:rsid w:val="00E103AC"/>
    <w:rsid w:val="00E10756"/>
    <w:rsid w:val="00E10CF5"/>
    <w:rsid w:val="00E110A1"/>
    <w:rsid w:val="00E11BD3"/>
    <w:rsid w:val="00E133B7"/>
    <w:rsid w:val="00E13845"/>
    <w:rsid w:val="00E14058"/>
    <w:rsid w:val="00E144A8"/>
    <w:rsid w:val="00E15874"/>
    <w:rsid w:val="00E17070"/>
    <w:rsid w:val="00E17891"/>
    <w:rsid w:val="00E2100D"/>
    <w:rsid w:val="00E218F7"/>
    <w:rsid w:val="00E21E8E"/>
    <w:rsid w:val="00E224AD"/>
    <w:rsid w:val="00E229E3"/>
    <w:rsid w:val="00E24690"/>
    <w:rsid w:val="00E249EE"/>
    <w:rsid w:val="00E25C59"/>
    <w:rsid w:val="00E263A0"/>
    <w:rsid w:val="00E27033"/>
    <w:rsid w:val="00E27101"/>
    <w:rsid w:val="00E32A53"/>
    <w:rsid w:val="00E32CDA"/>
    <w:rsid w:val="00E3307B"/>
    <w:rsid w:val="00E33725"/>
    <w:rsid w:val="00E33C95"/>
    <w:rsid w:val="00E34DE4"/>
    <w:rsid w:val="00E35C6C"/>
    <w:rsid w:val="00E372B8"/>
    <w:rsid w:val="00E374D5"/>
    <w:rsid w:val="00E37649"/>
    <w:rsid w:val="00E40898"/>
    <w:rsid w:val="00E40A95"/>
    <w:rsid w:val="00E42317"/>
    <w:rsid w:val="00E4232F"/>
    <w:rsid w:val="00E43BA8"/>
    <w:rsid w:val="00E43EE7"/>
    <w:rsid w:val="00E44BC2"/>
    <w:rsid w:val="00E45D62"/>
    <w:rsid w:val="00E46429"/>
    <w:rsid w:val="00E46866"/>
    <w:rsid w:val="00E472A9"/>
    <w:rsid w:val="00E47964"/>
    <w:rsid w:val="00E503CA"/>
    <w:rsid w:val="00E5100C"/>
    <w:rsid w:val="00E52129"/>
    <w:rsid w:val="00E5240B"/>
    <w:rsid w:val="00E5258F"/>
    <w:rsid w:val="00E53D00"/>
    <w:rsid w:val="00E53F77"/>
    <w:rsid w:val="00E5652E"/>
    <w:rsid w:val="00E569BD"/>
    <w:rsid w:val="00E61478"/>
    <w:rsid w:val="00E62093"/>
    <w:rsid w:val="00E62704"/>
    <w:rsid w:val="00E62CC5"/>
    <w:rsid w:val="00E64490"/>
    <w:rsid w:val="00E64BDD"/>
    <w:rsid w:val="00E653BC"/>
    <w:rsid w:val="00E65CEB"/>
    <w:rsid w:val="00E66BFA"/>
    <w:rsid w:val="00E67C75"/>
    <w:rsid w:val="00E7046F"/>
    <w:rsid w:val="00E70470"/>
    <w:rsid w:val="00E70CB8"/>
    <w:rsid w:val="00E721A5"/>
    <w:rsid w:val="00E7249E"/>
    <w:rsid w:val="00E72A71"/>
    <w:rsid w:val="00E73184"/>
    <w:rsid w:val="00E73D89"/>
    <w:rsid w:val="00E7438B"/>
    <w:rsid w:val="00E74413"/>
    <w:rsid w:val="00E74FA9"/>
    <w:rsid w:val="00E77266"/>
    <w:rsid w:val="00E775E6"/>
    <w:rsid w:val="00E80114"/>
    <w:rsid w:val="00E80ED1"/>
    <w:rsid w:val="00E81611"/>
    <w:rsid w:val="00E82379"/>
    <w:rsid w:val="00E83871"/>
    <w:rsid w:val="00E84706"/>
    <w:rsid w:val="00E857BB"/>
    <w:rsid w:val="00E85ABC"/>
    <w:rsid w:val="00E85C79"/>
    <w:rsid w:val="00E85E5E"/>
    <w:rsid w:val="00E85F66"/>
    <w:rsid w:val="00E86258"/>
    <w:rsid w:val="00E9046F"/>
    <w:rsid w:val="00E91264"/>
    <w:rsid w:val="00E91C39"/>
    <w:rsid w:val="00E91E7A"/>
    <w:rsid w:val="00E92B44"/>
    <w:rsid w:val="00E9328F"/>
    <w:rsid w:val="00E933EF"/>
    <w:rsid w:val="00E93476"/>
    <w:rsid w:val="00E959CE"/>
    <w:rsid w:val="00E95AC2"/>
    <w:rsid w:val="00E95DA6"/>
    <w:rsid w:val="00E96BAF"/>
    <w:rsid w:val="00E97562"/>
    <w:rsid w:val="00E97902"/>
    <w:rsid w:val="00E97CBD"/>
    <w:rsid w:val="00EA0718"/>
    <w:rsid w:val="00EA176E"/>
    <w:rsid w:val="00EA1EB3"/>
    <w:rsid w:val="00EA33C3"/>
    <w:rsid w:val="00EA3734"/>
    <w:rsid w:val="00EA424A"/>
    <w:rsid w:val="00EA479A"/>
    <w:rsid w:val="00EA4EC7"/>
    <w:rsid w:val="00EA50E6"/>
    <w:rsid w:val="00EA5713"/>
    <w:rsid w:val="00EB0051"/>
    <w:rsid w:val="00EB0686"/>
    <w:rsid w:val="00EB0DAE"/>
    <w:rsid w:val="00EB14C0"/>
    <w:rsid w:val="00EB26A8"/>
    <w:rsid w:val="00EB34B5"/>
    <w:rsid w:val="00EB3871"/>
    <w:rsid w:val="00EB3878"/>
    <w:rsid w:val="00EB5E0F"/>
    <w:rsid w:val="00EC1A35"/>
    <w:rsid w:val="00EC1CA6"/>
    <w:rsid w:val="00EC272C"/>
    <w:rsid w:val="00EC313C"/>
    <w:rsid w:val="00EC5B10"/>
    <w:rsid w:val="00EC5B9D"/>
    <w:rsid w:val="00EC60B1"/>
    <w:rsid w:val="00EC7A3D"/>
    <w:rsid w:val="00ED0D0A"/>
    <w:rsid w:val="00ED1360"/>
    <w:rsid w:val="00ED16D0"/>
    <w:rsid w:val="00ED1D77"/>
    <w:rsid w:val="00ED1E70"/>
    <w:rsid w:val="00ED223A"/>
    <w:rsid w:val="00ED34F8"/>
    <w:rsid w:val="00ED50FE"/>
    <w:rsid w:val="00ED612B"/>
    <w:rsid w:val="00ED6450"/>
    <w:rsid w:val="00EE0066"/>
    <w:rsid w:val="00EE05A4"/>
    <w:rsid w:val="00EE1548"/>
    <w:rsid w:val="00EE2581"/>
    <w:rsid w:val="00EE2F91"/>
    <w:rsid w:val="00EE4076"/>
    <w:rsid w:val="00EE445B"/>
    <w:rsid w:val="00EE4C7D"/>
    <w:rsid w:val="00EE53F7"/>
    <w:rsid w:val="00EE559C"/>
    <w:rsid w:val="00EE5C50"/>
    <w:rsid w:val="00EE7111"/>
    <w:rsid w:val="00EE76C5"/>
    <w:rsid w:val="00EE7FC1"/>
    <w:rsid w:val="00EF0A6C"/>
    <w:rsid w:val="00EF268B"/>
    <w:rsid w:val="00EF335E"/>
    <w:rsid w:val="00EF37AB"/>
    <w:rsid w:val="00EF4A13"/>
    <w:rsid w:val="00EF4C8B"/>
    <w:rsid w:val="00EF501E"/>
    <w:rsid w:val="00EF5620"/>
    <w:rsid w:val="00EF60F0"/>
    <w:rsid w:val="00EF7A23"/>
    <w:rsid w:val="00F0093C"/>
    <w:rsid w:val="00F00CEE"/>
    <w:rsid w:val="00F02492"/>
    <w:rsid w:val="00F033B0"/>
    <w:rsid w:val="00F0498C"/>
    <w:rsid w:val="00F053A8"/>
    <w:rsid w:val="00F05B25"/>
    <w:rsid w:val="00F0636A"/>
    <w:rsid w:val="00F0639F"/>
    <w:rsid w:val="00F066F1"/>
    <w:rsid w:val="00F07E18"/>
    <w:rsid w:val="00F139FC"/>
    <w:rsid w:val="00F13F41"/>
    <w:rsid w:val="00F1405B"/>
    <w:rsid w:val="00F14A8E"/>
    <w:rsid w:val="00F14D84"/>
    <w:rsid w:val="00F15202"/>
    <w:rsid w:val="00F152C1"/>
    <w:rsid w:val="00F160B3"/>
    <w:rsid w:val="00F16188"/>
    <w:rsid w:val="00F163B1"/>
    <w:rsid w:val="00F16422"/>
    <w:rsid w:val="00F1671A"/>
    <w:rsid w:val="00F171CE"/>
    <w:rsid w:val="00F178D5"/>
    <w:rsid w:val="00F179B0"/>
    <w:rsid w:val="00F20BD6"/>
    <w:rsid w:val="00F2141D"/>
    <w:rsid w:val="00F2159A"/>
    <w:rsid w:val="00F22E9F"/>
    <w:rsid w:val="00F231B3"/>
    <w:rsid w:val="00F23359"/>
    <w:rsid w:val="00F240C5"/>
    <w:rsid w:val="00F243C3"/>
    <w:rsid w:val="00F24A12"/>
    <w:rsid w:val="00F25471"/>
    <w:rsid w:val="00F26035"/>
    <w:rsid w:val="00F265AF"/>
    <w:rsid w:val="00F266F4"/>
    <w:rsid w:val="00F26BCA"/>
    <w:rsid w:val="00F274F5"/>
    <w:rsid w:val="00F27C02"/>
    <w:rsid w:val="00F31B22"/>
    <w:rsid w:val="00F32F80"/>
    <w:rsid w:val="00F33992"/>
    <w:rsid w:val="00F340AF"/>
    <w:rsid w:val="00F342C6"/>
    <w:rsid w:val="00F35B11"/>
    <w:rsid w:val="00F36535"/>
    <w:rsid w:val="00F3675F"/>
    <w:rsid w:val="00F370B7"/>
    <w:rsid w:val="00F3720C"/>
    <w:rsid w:val="00F37F1F"/>
    <w:rsid w:val="00F4025E"/>
    <w:rsid w:val="00F40B12"/>
    <w:rsid w:val="00F40FE1"/>
    <w:rsid w:val="00F418EF"/>
    <w:rsid w:val="00F422DB"/>
    <w:rsid w:val="00F422DD"/>
    <w:rsid w:val="00F4395C"/>
    <w:rsid w:val="00F45A3A"/>
    <w:rsid w:val="00F46610"/>
    <w:rsid w:val="00F467FA"/>
    <w:rsid w:val="00F47D47"/>
    <w:rsid w:val="00F505CA"/>
    <w:rsid w:val="00F5062B"/>
    <w:rsid w:val="00F509F9"/>
    <w:rsid w:val="00F522CD"/>
    <w:rsid w:val="00F5265C"/>
    <w:rsid w:val="00F52A9D"/>
    <w:rsid w:val="00F542AA"/>
    <w:rsid w:val="00F54783"/>
    <w:rsid w:val="00F547C8"/>
    <w:rsid w:val="00F547F9"/>
    <w:rsid w:val="00F55AB2"/>
    <w:rsid w:val="00F56361"/>
    <w:rsid w:val="00F56CFA"/>
    <w:rsid w:val="00F56CFC"/>
    <w:rsid w:val="00F57ACE"/>
    <w:rsid w:val="00F6044E"/>
    <w:rsid w:val="00F616DB"/>
    <w:rsid w:val="00F626F5"/>
    <w:rsid w:val="00F62884"/>
    <w:rsid w:val="00F631B2"/>
    <w:rsid w:val="00F636A0"/>
    <w:rsid w:val="00F63D2B"/>
    <w:rsid w:val="00F63D90"/>
    <w:rsid w:val="00F64948"/>
    <w:rsid w:val="00F65765"/>
    <w:rsid w:val="00F65836"/>
    <w:rsid w:val="00F65CCC"/>
    <w:rsid w:val="00F662BD"/>
    <w:rsid w:val="00F66636"/>
    <w:rsid w:val="00F66A85"/>
    <w:rsid w:val="00F670B5"/>
    <w:rsid w:val="00F705B8"/>
    <w:rsid w:val="00F709B5"/>
    <w:rsid w:val="00F70D22"/>
    <w:rsid w:val="00F7125C"/>
    <w:rsid w:val="00F71C2A"/>
    <w:rsid w:val="00F724ED"/>
    <w:rsid w:val="00F7258B"/>
    <w:rsid w:val="00F72642"/>
    <w:rsid w:val="00F726C7"/>
    <w:rsid w:val="00F73E50"/>
    <w:rsid w:val="00F73FB8"/>
    <w:rsid w:val="00F7421A"/>
    <w:rsid w:val="00F74C99"/>
    <w:rsid w:val="00F74F50"/>
    <w:rsid w:val="00F75981"/>
    <w:rsid w:val="00F75D08"/>
    <w:rsid w:val="00F76375"/>
    <w:rsid w:val="00F77F6C"/>
    <w:rsid w:val="00F80169"/>
    <w:rsid w:val="00F80EF3"/>
    <w:rsid w:val="00F80FA8"/>
    <w:rsid w:val="00F81BFE"/>
    <w:rsid w:val="00F82007"/>
    <w:rsid w:val="00F824A0"/>
    <w:rsid w:val="00F82515"/>
    <w:rsid w:val="00F84441"/>
    <w:rsid w:val="00F8498E"/>
    <w:rsid w:val="00F853C2"/>
    <w:rsid w:val="00F854BA"/>
    <w:rsid w:val="00F85854"/>
    <w:rsid w:val="00F86BAF"/>
    <w:rsid w:val="00F87835"/>
    <w:rsid w:val="00F87897"/>
    <w:rsid w:val="00F8794D"/>
    <w:rsid w:val="00F9038F"/>
    <w:rsid w:val="00F90C6B"/>
    <w:rsid w:val="00F930A4"/>
    <w:rsid w:val="00F9356F"/>
    <w:rsid w:val="00F94857"/>
    <w:rsid w:val="00F96772"/>
    <w:rsid w:val="00F96F2A"/>
    <w:rsid w:val="00F97B62"/>
    <w:rsid w:val="00F97F1E"/>
    <w:rsid w:val="00FA18DE"/>
    <w:rsid w:val="00FA2DC3"/>
    <w:rsid w:val="00FA3DC7"/>
    <w:rsid w:val="00FA5D77"/>
    <w:rsid w:val="00FA61DD"/>
    <w:rsid w:val="00FA62A1"/>
    <w:rsid w:val="00FA7548"/>
    <w:rsid w:val="00FB410A"/>
    <w:rsid w:val="00FB5AC1"/>
    <w:rsid w:val="00FB5FBB"/>
    <w:rsid w:val="00FB6400"/>
    <w:rsid w:val="00FC0358"/>
    <w:rsid w:val="00FC06FA"/>
    <w:rsid w:val="00FC11FF"/>
    <w:rsid w:val="00FC193C"/>
    <w:rsid w:val="00FC1EE1"/>
    <w:rsid w:val="00FC2005"/>
    <w:rsid w:val="00FC25AF"/>
    <w:rsid w:val="00FC2AB7"/>
    <w:rsid w:val="00FC4D7C"/>
    <w:rsid w:val="00FC53EC"/>
    <w:rsid w:val="00FC611E"/>
    <w:rsid w:val="00FC75A0"/>
    <w:rsid w:val="00FD00AA"/>
    <w:rsid w:val="00FD0A11"/>
    <w:rsid w:val="00FD0CF2"/>
    <w:rsid w:val="00FD2C7E"/>
    <w:rsid w:val="00FD565F"/>
    <w:rsid w:val="00FD5B98"/>
    <w:rsid w:val="00FD66D1"/>
    <w:rsid w:val="00FD6AA1"/>
    <w:rsid w:val="00FD6F6E"/>
    <w:rsid w:val="00FD7435"/>
    <w:rsid w:val="00FD7B0A"/>
    <w:rsid w:val="00FE0DE5"/>
    <w:rsid w:val="00FE1CC2"/>
    <w:rsid w:val="00FE1E19"/>
    <w:rsid w:val="00FE1FFA"/>
    <w:rsid w:val="00FE2014"/>
    <w:rsid w:val="00FE2DAD"/>
    <w:rsid w:val="00FE30B8"/>
    <w:rsid w:val="00FE32A7"/>
    <w:rsid w:val="00FE4F05"/>
    <w:rsid w:val="00FE6054"/>
    <w:rsid w:val="00FE7F92"/>
    <w:rsid w:val="00FF1783"/>
    <w:rsid w:val="00FF1E2E"/>
    <w:rsid w:val="00FF2C82"/>
    <w:rsid w:val="00FF2E74"/>
    <w:rsid w:val="00FF2F56"/>
    <w:rsid w:val="00FF5C38"/>
    <w:rsid w:val="00FF5F37"/>
    <w:rsid w:val="00FF7D4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53C"/>
    <w:pPr>
      <w:spacing w:after="0" w:line="240" w:lineRule="auto"/>
      <w:jc w:val="left"/>
    </w:pPr>
    <w:rPr>
      <w:rFonts w:asciiTheme="minorHAnsi" w:hAnsiTheme="minorHAnsi"/>
      <w:sz w:val="24"/>
      <w:szCs w:val="24"/>
      <w:lang w:val="en-GB"/>
    </w:rPr>
  </w:style>
  <w:style w:type="paragraph" w:styleId="Heading1">
    <w:name w:val="heading 1"/>
    <w:basedOn w:val="Normal"/>
    <w:next w:val="Normal"/>
    <w:link w:val="Heading1Char"/>
    <w:autoRedefine/>
    <w:uiPriority w:val="9"/>
    <w:qFormat/>
    <w:rsid w:val="00772504"/>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72504"/>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772504"/>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DF629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075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0753C"/>
  </w:style>
  <w:style w:type="character" w:customStyle="1" w:styleId="Heading1Char">
    <w:name w:val="Heading 1 Char"/>
    <w:basedOn w:val="DefaultParagraphFont"/>
    <w:link w:val="Heading1"/>
    <w:uiPriority w:val="9"/>
    <w:rsid w:val="00772504"/>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772504"/>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772504"/>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DF629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F629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F629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F6297"/>
    <w:rPr>
      <w:rFonts w:asciiTheme="majorHAnsi" w:hAnsiTheme="majorHAnsi"/>
      <w:sz w:val="14"/>
    </w:rPr>
  </w:style>
  <w:style w:type="paragraph" w:styleId="Footer">
    <w:name w:val="footer"/>
    <w:basedOn w:val="Header"/>
    <w:link w:val="FooterChar"/>
    <w:uiPriority w:val="99"/>
    <w:rsid w:val="00DF6297"/>
    <w:pPr>
      <w:tabs>
        <w:tab w:val="clear" w:pos="3686"/>
        <w:tab w:val="left" w:pos="4111"/>
      </w:tabs>
    </w:pPr>
  </w:style>
  <w:style w:type="character" w:customStyle="1" w:styleId="FooterChar">
    <w:name w:val="Footer Char"/>
    <w:basedOn w:val="DefaultParagraphFont"/>
    <w:link w:val="Footer"/>
    <w:uiPriority w:val="99"/>
    <w:rsid w:val="00DF6297"/>
    <w:rPr>
      <w:rFonts w:asciiTheme="majorHAnsi" w:hAnsiTheme="majorHAnsi"/>
      <w:sz w:val="14"/>
      <w:lang w:val="en-GB"/>
    </w:rPr>
  </w:style>
  <w:style w:type="character" w:styleId="PlaceholderText">
    <w:name w:val="Placeholder Text"/>
    <w:basedOn w:val="DefaultParagraphFont"/>
    <w:uiPriority w:val="99"/>
    <w:semiHidden/>
    <w:rsid w:val="00DF6297"/>
    <w:rPr>
      <w:color w:val="808080"/>
    </w:rPr>
  </w:style>
  <w:style w:type="paragraph" w:styleId="BalloonText">
    <w:name w:val="Balloon Text"/>
    <w:basedOn w:val="Normal"/>
    <w:link w:val="BalloonTextChar"/>
    <w:uiPriority w:val="99"/>
    <w:semiHidden/>
    <w:unhideWhenUsed/>
    <w:rsid w:val="00DF6297"/>
    <w:rPr>
      <w:rFonts w:ascii="Tahoma" w:hAnsi="Tahoma" w:cs="Tahoma"/>
      <w:sz w:val="16"/>
      <w:szCs w:val="16"/>
    </w:rPr>
  </w:style>
  <w:style w:type="character" w:customStyle="1" w:styleId="BalloonTextChar">
    <w:name w:val="Balloon Text Char"/>
    <w:basedOn w:val="DefaultParagraphFont"/>
    <w:link w:val="BalloonText"/>
    <w:uiPriority w:val="99"/>
    <w:semiHidden/>
    <w:rsid w:val="00DF6297"/>
    <w:rPr>
      <w:rFonts w:ascii="Tahoma" w:hAnsi="Tahoma" w:cs="Tahoma"/>
      <w:sz w:val="16"/>
      <w:szCs w:val="16"/>
    </w:rPr>
  </w:style>
  <w:style w:type="table" w:styleId="TableGrid">
    <w:name w:val="Table Grid"/>
    <w:basedOn w:val="TableNormal"/>
    <w:uiPriority w:val="59"/>
    <w:rsid w:val="00DF6297"/>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F6297"/>
    <w:pPr>
      <w:tabs>
        <w:tab w:val="clear" w:pos="9072"/>
        <w:tab w:val="right" w:pos="8789"/>
      </w:tabs>
    </w:pPr>
  </w:style>
  <w:style w:type="character" w:styleId="Hyperlink">
    <w:name w:val="Hyperlink"/>
    <w:basedOn w:val="DefaultParagraphFont"/>
    <w:uiPriority w:val="99"/>
    <w:semiHidden/>
    <w:qFormat/>
    <w:rsid w:val="00DF6297"/>
    <w:rPr>
      <w:color w:val="0000FF"/>
      <w:u w:val="single"/>
    </w:rPr>
  </w:style>
  <w:style w:type="paragraph" w:styleId="TOCHeading">
    <w:name w:val="TOC Heading"/>
    <w:basedOn w:val="Heading1"/>
    <w:next w:val="Normal"/>
    <w:uiPriority w:val="39"/>
    <w:semiHidden/>
    <w:rsid w:val="00DF6297"/>
    <w:pPr>
      <w:pageBreakBefore/>
      <w:outlineLvl w:val="9"/>
    </w:pPr>
    <w:rPr>
      <w:lang w:eastAsia="ja-JP"/>
    </w:rPr>
  </w:style>
  <w:style w:type="paragraph" w:styleId="Quote">
    <w:name w:val="Quote"/>
    <w:basedOn w:val="Normal"/>
    <w:link w:val="QuoteChar"/>
    <w:uiPriority w:val="10"/>
    <w:qFormat/>
    <w:rsid w:val="00DF6297"/>
    <w:pPr>
      <w:spacing w:after="220"/>
      <w:ind w:left="357"/>
    </w:pPr>
    <w:rPr>
      <w:iCs/>
      <w:color w:val="000000" w:themeColor="text1"/>
      <w:sz w:val="20"/>
    </w:rPr>
  </w:style>
  <w:style w:type="character" w:customStyle="1" w:styleId="QuoteChar">
    <w:name w:val="Quote Char"/>
    <w:basedOn w:val="DefaultParagraphFont"/>
    <w:link w:val="Quote"/>
    <w:uiPriority w:val="10"/>
    <w:rsid w:val="00DF6297"/>
    <w:rPr>
      <w:rFonts w:asciiTheme="minorHAnsi" w:hAnsiTheme="minorHAnsi"/>
      <w:iCs/>
      <w:color w:val="000000" w:themeColor="text1"/>
      <w:sz w:val="20"/>
    </w:rPr>
  </w:style>
  <w:style w:type="paragraph" w:styleId="TOC1">
    <w:name w:val="toc 1"/>
    <w:basedOn w:val="Normal"/>
    <w:next w:val="Normal"/>
    <w:uiPriority w:val="39"/>
    <w:semiHidden/>
    <w:rsid w:val="00DF6297"/>
    <w:pPr>
      <w:spacing w:beforeLines="100" w:before="100"/>
    </w:pPr>
  </w:style>
  <w:style w:type="paragraph" w:styleId="TOC2">
    <w:name w:val="toc 2"/>
    <w:basedOn w:val="Normal"/>
    <w:next w:val="Normal"/>
    <w:uiPriority w:val="99"/>
    <w:semiHidden/>
    <w:rsid w:val="00DF6297"/>
    <w:pPr>
      <w:ind w:left="276"/>
    </w:pPr>
  </w:style>
  <w:style w:type="paragraph" w:styleId="TOC3">
    <w:name w:val="toc 3"/>
    <w:basedOn w:val="Normal"/>
    <w:next w:val="Normal"/>
    <w:uiPriority w:val="99"/>
    <w:semiHidden/>
    <w:rsid w:val="00DF6297"/>
    <w:pPr>
      <w:ind w:left="552"/>
    </w:pPr>
  </w:style>
  <w:style w:type="character" w:styleId="Emphasis">
    <w:name w:val="Emphasis"/>
    <w:basedOn w:val="DefaultParagraphFont"/>
    <w:uiPriority w:val="1"/>
    <w:rsid w:val="00DF6297"/>
    <w:rPr>
      <w:i/>
      <w:iCs/>
    </w:rPr>
  </w:style>
  <w:style w:type="paragraph" w:styleId="TOC4">
    <w:name w:val="toc 4"/>
    <w:basedOn w:val="Normal"/>
    <w:next w:val="Normal"/>
    <w:uiPriority w:val="99"/>
    <w:semiHidden/>
    <w:rsid w:val="00DF6297"/>
    <w:pPr>
      <w:spacing w:after="100"/>
      <w:ind w:left="660"/>
    </w:pPr>
  </w:style>
  <w:style w:type="paragraph" w:styleId="TOC5">
    <w:name w:val="toc 5"/>
    <w:basedOn w:val="Normal"/>
    <w:next w:val="Normal"/>
    <w:uiPriority w:val="99"/>
    <w:semiHidden/>
    <w:rsid w:val="00DF6297"/>
    <w:pPr>
      <w:spacing w:after="100"/>
      <w:ind w:left="880"/>
    </w:pPr>
  </w:style>
  <w:style w:type="paragraph" w:styleId="TOC6">
    <w:name w:val="toc 6"/>
    <w:basedOn w:val="Normal"/>
    <w:next w:val="Normal"/>
    <w:uiPriority w:val="99"/>
    <w:semiHidden/>
    <w:rsid w:val="00DF6297"/>
    <w:pPr>
      <w:spacing w:after="100"/>
      <w:ind w:left="1100"/>
    </w:pPr>
  </w:style>
  <w:style w:type="paragraph" w:styleId="TOC7">
    <w:name w:val="toc 7"/>
    <w:basedOn w:val="Normal"/>
    <w:next w:val="Normal"/>
    <w:uiPriority w:val="99"/>
    <w:semiHidden/>
    <w:rsid w:val="00DF6297"/>
    <w:pPr>
      <w:spacing w:after="100"/>
      <w:ind w:left="1320"/>
    </w:pPr>
  </w:style>
  <w:style w:type="paragraph" w:styleId="TOC8">
    <w:name w:val="toc 8"/>
    <w:basedOn w:val="Normal"/>
    <w:next w:val="Normal"/>
    <w:uiPriority w:val="99"/>
    <w:semiHidden/>
    <w:rsid w:val="00DF6297"/>
    <w:pPr>
      <w:spacing w:after="100"/>
      <w:ind w:left="1540"/>
    </w:pPr>
  </w:style>
  <w:style w:type="paragraph" w:styleId="TOC9">
    <w:name w:val="toc 9"/>
    <w:basedOn w:val="Normal"/>
    <w:next w:val="Normal"/>
    <w:uiPriority w:val="99"/>
    <w:semiHidden/>
    <w:rsid w:val="00DF6297"/>
    <w:pPr>
      <w:spacing w:after="100"/>
      <w:ind w:left="1760"/>
    </w:pPr>
  </w:style>
  <w:style w:type="table" w:customStyle="1" w:styleId="Trelinjerstabell">
    <w:name w:val="Trelinjerstabell"/>
    <w:basedOn w:val="TableNormal"/>
    <w:uiPriority w:val="99"/>
    <w:rsid w:val="00DF6297"/>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F629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F629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F629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F629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F629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F629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F629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F629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F629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F629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F629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F629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F629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F629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F6297"/>
    <w:pPr>
      <w:pBdr>
        <w:top w:val="single" w:sz="4" w:space="12" w:color="auto"/>
      </w:pBdr>
      <w:spacing w:before="720"/>
    </w:pPr>
  </w:style>
  <w:style w:type="paragraph" w:customStyle="1" w:styleId="Kortsignaturrad">
    <w:name w:val="Kort signaturrad"/>
    <w:basedOn w:val="Signaturrad"/>
    <w:next w:val="Normal"/>
    <w:uiPriority w:val="10"/>
    <w:rsid w:val="00DF6297"/>
    <w:pPr>
      <w:ind w:right="4111"/>
    </w:pPr>
  </w:style>
  <w:style w:type="character" w:styleId="Strong">
    <w:name w:val="Strong"/>
    <w:basedOn w:val="DefaultParagraphFont"/>
    <w:uiPriority w:val="1"/>
    <w:rsid w:val="00DF6297"/>
    <w:rPr>
      <w:b/>
      <w:bCs/>
    </w:rPr>
  </w:style>
  <w:style w:type="table" w:customStyle="1" w:styleId="Sidfottabell">
    <w:name w:val="Sidfot tabell"/>
    <w:basedOn w:val="TableNormal"/>
    <w:uiPriority w:val="99"/>
    <w:rsid w:val="00DF6297"/>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F6297"/>
    <w:rPr>
      <w:sz w:val="20"/>
      <w:szCs w:val="20"/>
    </w:rPr>
  </w:style>
  <w:style w:type="character" w:customStyle="1" w:styleId="FootnoteTextChar">
    <w:name w:val="Footnote Text Char"/>
    <w:basedOn w:val="DefaultParagraphFont"/>
    <w:link w:val="FootnoteText"/>
    <w:uiPriority w:val="99"/>
    <w:semiHidden/>
    <w:rsid w:val="00DF6297"/>
    <w:rPr>
      <w:rFonts w:asciiTheme="minorHAnsi" w:hAnsiTheme="minorHAnsi"/>
      <w:sz w:val="20"/>
      <w:szCs w:val="20"/>
    </w:rPr>
  </w:style>
  <w:style w:type="character" w:styleId="FootnoteReference">
    <w:name w:val="footnote reference"/>
    <w:basedOn w:val="DefaultParagraphFont"/>
    <w:uiPriority w:val="99"/>
    <w:semiHidden/>
    <w:unhideWhenUsed/>
    <w:rsid w:val="00DF6297"/>
    <w:rPr>
      <w:vertAlign w:val="superscript"/>
    </w:rPr>
  </w:style>
  <w:style w:type="character" w:customStyle="1" w:styleId="Heading4Char">
    <w:name w:val="Heading 4 Char"/>
    <w:basedOn w:val="DefaultParagraphFont"/>
    <w:link w:val="Heading4"/>
    <w:uiPriority w:val="9"/>
    <w:rsid w:val="00DF629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F6297"/>
    <w:rPr>
      <w:rFonts w:asciiTheme="majorHAnsi" w:hAnsiTheme="majorHAnsi"/>
      <w:color w:val="auto"/>
      <w:sz w:val="14"/>
    </w:rPr>
  </w:style>
  <w:style w:type="character" w:customStyle="1" w:styleId="Sidfotmallarna">
    <w:name w:val="Sidfot mallarna"/>
    <w:basedOn w:val="DefaultParagraphFont"/>
    <w:uiPriority w:val="1"/>
    <w:rsid w:val="00DF6297"/>
    <w:rPr>
      <w:rFonts w:asciiTheme="majorHAnsi" w:hAnsiTheme="majorHAnsi"/>
      <w:sz w:val="14"/>
    </w:rPr>
  </w:style>
  <w:style w:type="character" w:customStyle="1" w:styleId="Sidfotmallarnagr">
    <w:name w:val="Sidfot mallarna grå"/>
    <w:basedOn w:val="DefaultParagraphFont"/>
    <w:uiPriority w:val="1"/>
    <w:rsid w:val="00DF6297"/>
    <w:rPr>
      <w:color w:val="7F7F7F" w:themeColor="text1" w:themeTint="80"/>
    </w:rPr>
  </w:style>
  <w:style w:type="paragraph" w:customStyle="1" w:styleId="TillfalligText">
    <w:name w:val="TillfalligText"/>
    <w:basedOn w:val="Normal"/>
    <w:link w:val="TillfalligTextChar"/>
    <w:rsid w:val="00DF629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F6297"/>
    <w:rPr>
      <w:rFonts w:asciiTheme="minorHAnsi" w:hAnsiTheme="minorHAnsi" w:cstheme="minorHAnsi"/>
      <w:bdr w:val="single" w:sz="4" w:space="0" w:color="auto"/>
    </w:rPr>
  </w:style>
  <w:style w:type="paragraph" w:styleId="ListBullet">
    <w:name w:val="List Bullet"/>
    <w:basedOn w:val="Normal"/>
    <w:uiPriority w:val="99"/>
    <w:qFormat/>
    <w:rsid w:val="00DF6297"/>
    <w:pPr>
      <w:numPr>
        <w:numId w:val="4"/>
      </w:numPr>
      <w:contextualSpacing/>
    </w:pPr>
  </w:style>
  <w:style w:type="paragraph" w:styleId="ListNumber">
    <w:name w:val="List Number"/>
    <w:basedOn w:val="Normal"/>
    <w:uiPriority w:val="99"/>
    <w:qFormat/>
    <w:rsid w:val="00DF6297"/>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807971"/>
    <w:pPr>
      <w:spacing w:after="200"/>
    </w:pPr>
    <w:rPr>
      <w:i/>
      <w:iCs/>
      <w:color w:val="000000" w:themeColor="text2"/>
      <w:sz w:val="18"/>
      <w:szCs w:val="18"/>
    </w:rPr>
  </w:style>
  <w:style w:type="paragraph" w:styleId="Revision">
    <w:name w:val="Revision"/>
    <w:hidden/>
    <w:uiPriority w:val="99"/>
    <w:semiHidden/>
    <w:rsid w:val="007206CF"/>
    <w:pPr>
      <w:spacing w:after="0" w:line="240" w:lineRule="auto"/>
      <w:jc w:val="left"/>
    </w:pPr>
    <w:rPr>
      <w:rFonts w:asciiTheme="minorHAnsi" w:hAnsiTheme="minorHAnsi"/>
      <w:sz w:val="24"/>
      <w:szCs w:val="24"/>
      <w:lang w:val="en-GB"/>
    </w:rPr>
  </w:style>
  <w:style w:type="table" w:styleId="PlainTable3">
    <w:name w:val="Plain Table 3"/>
    <w:basedOn w:val="TableNormal"/>
    <w:uiPriority w:val="43"/>
    <w:rsid w:val="00A079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079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079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07961"/>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07961"/>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A079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A079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
    <w:name w:val="Unresolved Mention1"/>
    <w:basedOn w:val="DefaultParagraphFont"/>
    <w:uiPriority w:val="99"/>
    <w:semiHidden/>
    <w:unhideWhenUsed/>
    <w:rsid w:val="00C74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35634460">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57801533">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4523019">
      <w:bodyDiv w:val="1"/>
      <w:marLeft w:val="0"/>
      <w:marRight w:val="0"/>
      <w:marTop w:val="0"/>
      <w:marBottom w:val="0"/>
      <w:divBdr>
        <w:top w:val="none" w:sz="0" w:space="0" w:color="auto"/>
        <w:left w:val="none" w:sz="0" w:space="0" w:color="auto"/>
        <w:bottom w:val="none" w:sz="0" w:space="0" w:color="auto"/>
        <w:right w:val="none" w:sz="0" w:space="0" w:color="auto"/>
      </w:divBdr>
    </w:div>
    <w:div w:id="779565528">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968779086">
      <w:bodyDiv w:val="1"/>
      <w:marLeft w:val="0"/>
      <w:marRight w:val="0"/>
      <w:marTop w:val="0"/>
      <w:marBottom w:val="0"/>
      <w:divBdr>
        <w:top w:val="none" w:sz="0" w:space="0" w:color="auto"/>
        <w:left w:val="none" w:sz="0" w:space="0" w:color="auto"/>
        <w:bottom w:val="none" w:sz="0" w:space="0" w:color="auto"/>
        <w:right w:val="none" w:sz="0" w:space="0" w:color="auto"/>
      </w:divBdr>
    </w:div>
    <w:div w:id="977345861">
      <w:bodyDiv w:val="1"/>
      <w:marLeft w:val="0"/>
      <w:marRight w:val="0"/>
      <w:marTop w:val="0"/>
      <w:marBottom w:val="0"/>
      <w:divBdr>
        <w:top w:val="none" w:sz="0" w:space="0" w:color="auto"/>
        <w:left w:val="none" w:sz="0" w:space="0" w:color="auto"/>
        <w:bottom w:val="none" w:sz="0" w:space="0" w:color="auto"/>
        <w:right w:val="none" w:sz="0" w:space="0" w:color="auto"/>
      </w:divBdr>
    </w:div>
    <w:div w:id="987586378">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55494441">
      <w:bodyDiv w:val="1"/>
      <w:marLeft w:val="0"/>
      <w:marRight w:val="0"/>
      <w:marTop w:val="0"/>
      <w:marBottom w:val="0"/>
      <w:divBdr>
        <w:top w:val="none" w:sz="0" w:space="0" w:color="auto"/>
        <w:left w:val="none" w:sz="0" w:space="0" w:color="auto"/>
        <w:bottom w:val="none" w:sz="0" w:space="0" w:color="auto"/>
        <w:right w:val="none" w:sz="0" w:space="0" w:color="auto"/>
      </w:divBdr>
    </w:div>
    <w:div w:id="1377510159">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5373032">
      <w:bodyDiv w:val="1"/>
      <w:marLeft w:val="0"/>
      <w:marRight w:val="0"/>
      <w:marTop w:val="0"/>
      <w:marBottom w:val="0"/>
      <w:divBdr>
        <w:top w:val="none" w:sz="0" w:space="0" w:color="auto"/>
        <w:left w:val="none" w:sz="0" w:space="0" w:color="auto"/>
        <w:bottom w:val="none" w:sz="0" w:space="0" w:color="auto"/>
        <w:right w:val="none" w:sz="0" w:space="0" w:color="auto"/>
      </w:divBdr>
    </w:div>
    <w:div w:id="1634477338">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71061517">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6602411">
      <w:bodyDiv w:val="1"/>
      <w:marLeft w:val="0"/>
      <w:marRight w:val="0"/>
      <w:marTop w:val="0"/>
      <w:marBottom w:val="0"/>
      <w:divBdr>
        <w:top w:val="none" w:sz="0" w:space="0" w:color="auto"/>
        <w:left w:val="none" w:sz="0" w:space="0" w:color="auto"/>
        <w:bottom w:val="none" w:sz="0" w:space="0" w:color="auto"/>
        <w:right w:val="none" w:sz="0" w:space="0" w:color="auto"/>
      </w:divBdr>
    </w:div>
    <w:div w:id="1889678737">
      <w:bodyDiv w:val="1"/>
      <w:marLeft w:val="0"/>
      <w:marRight w:val="0"/>
      <w:marTop w:val="0"/>
      <w:marBottom w:val="0"/>
      <w:divBdr>
        <w:top w:val="none" w:sz="0" w:space="0" w:color="auto"/>
        <w:left w:val="none" w:sz="0" w:space="0" w:color="auto"/>
        <w:bottom w:val="none" w:sz="0" w:space="0" w:color="auto"/>
        <w:right w:val="none" w:sz="0" w:space="0" w:color="auto"/>
      </w:divBdr>
    </w:div>
    <w:div w:id="1916284382">
      <w:bodyDiv w:val="1"/>
      <w:marLeft w:val="0"/>
      <w:marRight w:val="0"/>
      <w:marTop w:val="0"/>
      <w:marBottom w:val="0"/>
      <w:divBdr>
        <w:top w:val="none" w:sz="0" w:space="0" w:color="auto"/>
        <w:left w:val="none" w:sz="0" w:space="0" w:color="auto"/>
        <w:bottom w:val="none" w:sz="0" w:space="0" w:color="auto"/>
        <w:right w:val="none" w:sz="0" w:space="0" w:color="auto"/>
      </w:divBdr>
    </w:div>
    <w:div w:id="1919165387">
      <w:bodyDiv w:val="1"/>
      <w:marLeft w:val="0"/>
      <w:marRight w:val="0"/>
      <w:marTop w:val="0"/>
      <w:marBottom w:val="0"/>
      <w:divBdr>
        <w:top w:val="none" w:sz="0" w:space="0" w:color="auto"/>
        <w:left w:val="none" w:sz="0" w:space="0" w:color="auto"/>
        <w:bottom w:val="none" w:sz="0" w:space="0" w:color="auto"/>
        <w:right w:val="none" w:sz="0" w:space="0" w:color="auto"/>
      </w:divBdr>
    </w:div>
    <w:div w:id="1939946465">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658050">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stan-dev/stan/wiki/Prior-Choice-Recommendations" TargetMode="External"/><Relationship Id="rId2" Type="http://schemas.openxmlformats.org/officeDocument/2006/relationships/hyperlink" Target="https://github.com/maxlindmark/scaling/tree/master/figures/supp" TargetMode="External"/><Relationship Id="rId1" Type="http://schemas.openxmlformats.org/officeDocument/2006/relationships/hyperlink" Target="https://dynamicecology.wordpress.com/2016/02/24/the-5-pivotal-paragraphs-in-a-paper/" TargetMode="External"/><Relationship Id="rId4" Type="http://schemas.openxmlformats.org/officeDocument/2006/relationships/hyperlink" Target="https://github.com/maxlindmark/scaling/blob/master/figures/supp/model_data.pdf"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5.tiff"/><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4.png"/><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D4366F2C-9A5E-1647-886B-3F1DFC33E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23</Pages>
  <Words>19198</Words>
  <Characters>109431</Characters>
  <Application>Microsoft Office Word</Application>
  <DocSecurity>0</DocSecurity>
  <Lines>911</Lines>
  <Paragraphs>256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128373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148</cp:revision>
  <cp:lastPrinted>2012-03-27T00:07:00Z</cp:lastPrinted>
  <dcterms:created xsi:type="dcterms:W3CDTF">2019-12-16T04:00:00Z</dcterms:created>
  <dcterms:modified xsi:type="dcterms:W3CDTF">2019-12-19T11:52:00Z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id="EW7tO2wC"/&gt;&lt;style id="http://www.zotero.org/styles/ecology-letters" hasBibliography="1" bibliographyStyleHasBeenSet="1"/&gt;&lt;prefs&gt;&lt;pref name="fieldType" value="Field"/&gt;&lt;pref name="delayCitationUpda</vt:lpwstr>
  </property>
  <property fmtid="{D5CDD505-2E9C-101B-9397-08002B2CF9AE}" pid="3" name="ZOTERO_PREF_2">
    <vt:lpwstr>tes" value="true"/&gt;&lt;pref name="dontAskDelayCitationUpdates" value="true"/&gt;&lt;/prefs&gt;&lt;/data&gt;</vt:lpwstr>
  </property>
</Properties>
</file>