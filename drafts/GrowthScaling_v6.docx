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commentRangeStart w:id="0"/>
      <w:r w:rsidRPr="00F0624D">
        <w:rPr>
          <w:rFonts w:cstheme="minorHAnsi"/>
          <w:b/>
          <w:bCs/>
          <w:iCs/>
          <w:sz w:val="28"/>
          <w:szCs w:val="44"/>
          <w:lang w:val="en-GB"/>
        </w:rPr>
        <w:t>Title Page</w:t>
      </w:r>
      <w:commentRangeEnd w:id="0"/>
      <w:r w:rsidR="005C0DB5">
        <w:rPr>
          <w:rStyle w:val="CommentReference"/>
        </w:rPr>
        <w:commentReference w:id="0"/>
      </w:r>
    </w:p>
    <w:p w14:paraId="443823DE" w14:textId="3D0A2F88" w:rsidR="00660D1C" w:rsidRPr="00205EE2" w:rsidRDefault="00660D1C" w:rsidP="002E3379">
      <w:pPr>
        <w:spacing w:line="480" w:lineRule="auto"/>
        <w:contextualSpacing/>
        <w:jc w:val="both"/>
        <w:rPr>
          <w:rFonts w:cstheme="minorHAnsi"/>
          <w:iCs/>
          <w:sz w:val="28"/>
          <w:szCs w:val="28"/>
        </w:rPr>
      </w:pPr>
      <w:commentRangeStart w:id="1"/>
      <w:commentRangeStart w:id="2"/>
      <w:commentRangeStart w:id="3"/>
      <w:commentRangeStart w:id="4"/>
      <w:commentRangeStart w:id="5"/>
      <w:del w:id="6"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1"/>
        <w:r w:rsidR="00AD3E75" w:rsidRPr="00205EE2" w:rsidDel="00205EE2">
          <w:rPr>
            <w:rStyle w:val="CommentReference"/>
            <w:iCs/>
            <w:sz w:val="28"/>
            <w:szCs w:val="28"/>
            <w:rPrChange w:id="7" w:author="Max Lindmark" w:date="2020-07-27T11:56:00Z">
              <w:rPr>
                <w:rStyle w:val="CommentReference"/>
                <w:iCs/>
              </w:rPr>
            </w:rPrChange>
          </w:rPr>
          <w:commentReference w:id="1"/>
        </w:r>
        <w:commentRangeEnd w:id="2"/>
        <w:r w:rsidR="00465B18" w:rsidRPr="00205EE2" w:rsidDel="00205EE2">
          <w:rPr>
            <w:rStyle w:val="CommentReference"/>
            <w:iCs/>
            <w:sz w:val="28"/>
            <w:szCs w:val="28"/>
            <w:rPrChange w:id="8" w:author="Max Lindmark" w:date="2020-07-27T11:56:00Z">
              <w:rPr>
                <w:rStyle w:val="CommentReference"/>
                <w:iCs/>
              </w:rPr>
            </w:rPrChange>
          </w:rPr>
          <w:commentReference w:id="2"/>
        </w:r>
        <w:commentRangeEnd w:id="3"/>
        <w:r w:rsidR="00603B4E" w:rsidRPr="00205EE2" w:rsidDel="00205EE2">
          <w:rPr>
            <w:rStyle w:val="CommentReference"/>
            <w:iCs/>
            <w:sz w:val="28"/>
            <w:szCs w:val="28"/>
            <w:rPrChange w:id="9" w:author="Max Lindmark" w:date="2020-07-27T11:56:00Z">
              <w:rPr>
                <w:rStyle w:val="CommentReference"/>
                <w:iCs/>
              </w:rPr>
            </w:rPrChange>
          </w:rPr>
          <w:commentReference w:id="3"/>
        </w:r>
        <w:commentRangeEnd w:id="4"/>
        <w:r w:rsidR="00AE4A5F" w:rsidRPr="00205EE2" w:rsidDel="00205EE2">
          <w:rPr>
            <w:rStyle w:val="CommentReference"/>
            <w:iCs/>
            <w:sz w:val="28"/>
            <w:szCs w:val="28"/>
            <w:rPrChange w:id="10" w:author="Max Lindmark" w:date="2020-07-27T11:56:00Z">
              <w:rPr>
                <w:rStyle w:val="CommentReference"/>
                <w:iCs/>
              </w:rPr>
            </w:rPrChange>
          </w:rPr>
          <w:commentReference w:id="4"/>
        </w:r>
        <w:commentRangeEnd w:id="5"/>
        <w:r w:rsidR="005F601D" w:rsidRPr="00205EE2" w:rsidDel="00205EE2">
          <w:rPr>
            <w:rStyle w:val="CommentReference"/>
            <w:iCs/>
            <w:sz w:val="28"/>
            <w:szCs w:val="28"/>
            <w:rPrChange w:id="11" w:author="Max Lindmark" w:date="2020-07-27T11:56:00Z">
              <w:rPr>
                <w:rStyle w:val="CommentReference"/>
                <w:iCs/>
              </w:rPr>
            </w:rPrChange>
          </w:rPr>
          <w:commentReference w:id="5"/>
        </w:r>
      </w:del>
      <w:ins w:id="12"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commentRangeStart w:id="17"/>
        <w:commentRangeEnd w:id="17"/>
        <w:r w:rsidR="00205EE2" w:rsidRPr="00F82BB5">
          <w:rPr>
            <w:rStyle w:val="CommentReference"/>
            <w:iCs/>
            <w:sz w:val="28"/>
            <w:szCs w:val="28"/>
          </w:rPr>
          <w:commentReference w:id="17"/>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8"/>
      <w:r w:rsidR="00792C74">
        <w:rPr>
          <w:rFonts w:cstheme="minorHAnsi"/>
          <w:lang w:val="en-GB"/>
        </w:rPr>
        <w:t>Marine</w:t>
      </w:r>
      <w:r w:rsidR="00792C74" w:rsidRPr="00647D43">
        <w:rPr>
          <w:rFonts w:cstheme="minorHAnsi"/>
          <w:lang w:val="en-GB"/>
        </w:rPr>
        <w:t xml:space="preserve"> Research, </w:t>
      </w:r>
      <w:r w:rsidR="00792C74">
        <w:rPr>
          <w:rFonts w:cstheme="minorHAnsi"/>
          <w:lang w:val="en-GB"/>
        </w:rPr>
        <w:t>Turistgatan</w:t>
      </w:r>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r w:rsidR="00792C74">
        <w:rPr>
          <w:rFonts w:cstheme="minorHAnsi"/>
          <w:lang w:val="en-GB"/>
        </w:rPr>
        <w:t>Lysekil</w:t>
      </w:r>
      <w:r w:rsidR="00792C74" w:rsidRPr="00647D43">
        <w:rPr>
          <w:rFonts w:cstheme="minorHAnsi"/>
          <w:lang w:val="en-GB"/>
        </w:rPr>
        <w:t xml:space="preserve"> </w:t>
      </w:r>
      <w:commentRangeEnd w:id="18"/>
      <w:r w:rsidR="00792C74">
        <w:rPr>
          <w:rStyle w:val="CommentReference"/>
        </w:rPr>
        <w:commentReference w:id="18"/>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19"/>
      <w:r w:rsidRPr="0091098B">
        <w:rPr>
          <w:rFonts w:cstheme="minorHAnsi"/>
          <w:color w:val="333333"/>
          <w:shd w:val="clear" w:color="auto" w:fill="FFFFFF"/>
          <w:lang w:val="en-GB"/>
        </w:rPr>
        <w:t>BIOLOGICAL SCIENCES</w:t>
      </w:r>
      <w:commentRangeEnd w:id="19"/>
      <w:r>
        <w:rPr>
          <w:rStyle w:val="CommentReference"/>
        </w:rPr>
        <w:commentReference w:id="19"/>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20"/>
      <w:r w:rsidRPr="00972C7F">
        <w:rPr>
          <w:rFonts w:cstheme="minorHAnsi"/>
          <w:b/>
          <w:color w:val="333333"/>
          <w:shd w:val="clear" w:color="auto" w:fill="FFFFFF"/>
          <w:lang w:val="en-GB"/>
        </w:rPr>
        <w:t>Keywords</w:t>
      </w:r>
      <w:commentRangeEnd w:id="20"/>
      <w:r w:rsidR="000B4B43">
        <w:rPr>
          <w:rStyle w:val="CommentReference"/>
        </w:rPr>
        <w:commentReference w:id="20"/>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w:t>
      </w:r>
      <w:commentRangeStart w:id="21"/>
      <w:r>
        <w:rPr>
          <w:rFonts w:cstheme="minorHAnsi"/>
          <w:color w:val="333333"/>
          <w:shd w:val="clear" w:color="auto" w:fill="FFFFFF"/>
          <w:lang w:val="en-GB"/>
        </w:rPr>
        <w:t xml:space="preserve">feeding </w:t>
      </w:r>
      <w:commentRangeEnd w:id="21"/>
      <w:r w:rsidR="008E6F00">
        <w:rPr>
          <w:rStyle w:val="CommentReference"/>
        </w:rPr>
        <w:commentReference w:id="21"/>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5903E38" w:rsidR="00EF519B" w:rsidRDefault="000D006E" w:rsidP="002E3379">
      <w:pPr>
        <w:spacing w:line="480" w:lineRule="auto"/>
        <w:contextualSpacing/>
        <w:jc w:val="both"/>
        <w:rPr>
          <w:rFonts w:cstheme="minorHAnsi"/>
          <w:color w:val="333333"/>
          <w:shd w:val="clear" w:color="auto" w:fill="FFFFFF"/>
          <w:lang w:val="en-GB"/>
        </w:rPr>
      </w:pPr>
      <w:commentRangeStart w:id="22"/>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w:t>
      </w:r>
      <w:r w:rsidR="00B02D6D">
        <w:rPr>
          <w:rFonts w:cstheme="minorHAnsi"/>
          <w:color w:val="333333"/>
          <w:shd w:val="clear" w:color="auto" w:fill="FFFFFF"/>
          <w:lang w:val="en-GB"/>
        </w:rPr>
        <w:t>77</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A72787">
        <w:rPr>
          <w:rFonts w:cstheme="minorHAnsi"/>
          <w:color w:val="333333"/>
          <w:shd w:val="clear" w:color="auto" w:fill="FFFFFF"/>
          <w:lang w:val="en-GB"/>
        </w:rPr>
        <w:t>7</w:t>
      </w:r>
      <w:r w:rsidR="007077DA">
        <w:rPr>
          <w:rFonts w:cstheme="minorHAnsi"/>
          <w:color w:val="333333"/>
          <w:shd w:val="clear" w:color="auto" w:fill="FFFFFF"/>
          <w:lang w:val="en-GB"/>
        </w:rPr>
        <w:t>00</w:t>
      </w:r>
      <w:r w:rsidR="00213EA7">
        <w:rPr>
          <w:rFonts w:cstheme="minorHAnsi"/>
          <w:color w:val="333333"/>
          <w:shd w:val="clear" w:color="auto" w:fill="FFFFFF"/>
          <w:lang w:val="en-GB"/>
        </w:rPr>
        <w:t>, D=</w:t>
      </w:r>
      <w:commentRangeEnd w:id="22"/>
      <w:r w:rsidR="001761D6">
        <w:rPr>
          <w:rStyle w:val="CommentReference"/>
        </w:rPr>
        <w:commentReference w:id="22"/>
      </w:r>
      <w:r w:rsidR="00596A09">
        <w:rPr>
          <w:rFonts w:cstheme="minorHAnsi"/>
          <w:color w:val="333333"/>
          <w:shd w:val="clear" w:color="auto" w:fill="FFFFFF"/>
          <w:lang w:val="en-GB"/>
        </w:rPr>
        <w:t>1850</w:t>
      </w:r>
      <w:r w:rsidR="00CD7303">
        <w:rPr>
          <w:rFonts w:cstheme="minorHAnsi"/>
          <w:color w:val="333333"/>
          <w:shd w:val="clear" w:color="auto" w:fill="FFFFFF"/>
          <w:lang w:val="en-GB"/>
        </w:rPr>
        <w:t>; Total: 5500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3"/>
      <w:r w:rsidRPr="004559BC">
        <w:rPr>
          <w:rFonts w:cstheme="minorHAnsi"/>
          <w:b/>
          <w:lang w:val="en-GB"/>
        </w:rPr>
        <w:lastRenderedPageBreak/>
        <w:t>Abstract</w:t>
      </w:r>
      <w:commentRangeEnd w:id="23"/>
      <w:r w:rsidR="00B1101E">
        <w:rPr>
          <w:rStyle w:val="CommentReference"/>
        </w:rPr>
        <w:commentReference w:id="23"/>
      </w:r>
    </w:p>
    <w:p w14:paraId="7E99AF2C" w14:textId="468DA907" w:rsidR="00B73BBC" w:rsidRDefault="008F19EA" w:rsidP="004559BC">
      <w:pPr>
        <w:pStyle w:val="ListParagraph"/>
        <w:spacing w:line="480" w:lineRule="auto"/>
        <w:ind w:left="0"/>
        <w:jc w:val="both"/>
        <w:rPr>
          <w:rFonts w:cstheme="minorHAnsi"/>
          <w:lang w:val="en-GB"/>
        </w:rPr>
      </w:pPr>
      <w:ins w:id="24" w:author="Max Lindmark" w:date="2020-09-11T14:38:00Z">
        <w:r>
          <w:rPr>
            <w:rFonts w:cstheme="minorHAnsi"/>
            <w:lang w:val="en-GB"/>
          </w:rPr>
          <w:t xml:space="preserve">According to the temperature-size rule, </w:t>
        </w:r>
      </w:ins>
      <w:del w:id="25" w:author="Max Lindmark" w:date="2020-09-11T14:38:00Z">
        <w:r w:rsidR="007560DE" w:rsidRPr="00C44006" w:rsidDel="008F19EA">
          <w:rPr>
            <w:rFonts w:cstheme="minorHAnsi"/>
            <w:lang w:val="en-GB"/>
          </w:rPr>
          <w:delText>W</w:delText>
        </w:r>
      </w:del>
      <w:ins w:id="26"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27" w:author="Max Lindmark" w:date="2020-09-11T14:38:00Z">
        <w:r w:rsidR="00C4149F" w:rsidRPr="00C44006" w:rsidDel="00AA4BB2">
          <w:rPr>
            <w:rFonts w:cstheme="minorHAnsi"/>
            <w:lang w:val="en-GB"/>
          </w:rPr>
          <w:delText xml:space="preserve">and </w:delText>
        </w:r>
      </w:del>
      <w:ins w:id="28"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 xml:space="preserve">key processes affecting it </w:t>
      </w:r>
      <w:r w:rsidR="006478C8" w:rsidRPr="00C44006">
        <w:rPr>
          <w:lang w:val="en-GB"/>
        </w:rPr>
        <w:t xml:space="preserve">(e.g., metabolism and consumption) </w:t>
      </w:r>
      <w:r w:rsidR="00710923" w:rsidRPr="00C44006">
        <w:rPr>
          <w:rFonts w:cstheme="minorHAnsi"/>
          <w:lang w:val="en-GB"/>
        </w:rPr>
        <w:t xml:space="preserve">depend on </w:t>
      </w:r>
      <w:r w:rsidR="00E04C7D" w:rsidRPr="00C44006">
        <w:rPr>
          <w:rFonts w:cstheme="minorHAnsi"/>
          <w:lang w:val="en-GB"/>
        </w:rPr>
        <w:t xml:space="preserve">both </w:t>
      </w:r>
      <w:commentRangeStart w:id="29"/>
      <w:commentRangeStart w:id="30"/>
      <w:r w:rsidR="009E3FEF" w:rsidRPr="00C44006">
        <w:rPr>
          <w:rFonts w:cstheme="minorHAnsi"/>
          <w:lang w:val="en-GB"/>
        </w:rPr>
        <w:t xml:space="preserve">body mass </w:t>
      </w:r>
      <w:commentRangeEnd w:id="29"/>
      <w:r w:rsidR="005475C4" w:rsidRPr="00C44006">
        <w:rPr>
          <w:rStyle w:val="CommentReference"/>
          <w:sz w:val="24"/>
          <w:szCs w:val="24"/>
        </w:rPr>
        <w:commentReference w:id="29"/>
      </w:r>
      <w:commentRangeEnd w:id="30"/>
      <w:r w:rsidR="00FF758E" w:rsidRPr="00C44006">
        <w:rPr>
          <w:rStyle w:val="CommentReference"/>
          <w:sz w:val="24"/>
          <w:szCs w:val="24"/>
        </w:rPr>
        <w:commentReference w:id="30"/>
      </w:r>
      <w:r w:rsidR="009E3FEF" w:rsidRPr="00C44006">
        <w:rPr>
          <w:rFonts w:cstheme="minorHAnsi"/>
          <w:lang w:val="en-GB"/>
        </w:rPr>
        <w:t xml:space="preserve">and </w:t>
      </w:r>
      <w:r w:rsidR="00F568DE" w:rsidRPr="00C44006">
        <w:rPr>
          <w:rFonts w:cstheme="minorHAnsi"/>
          <w:lang w:val="en-GB"/>
        </w:rPr>
        <w:t>temperature</w:t>
      </w:r>
      <w:r w:rsidR="00FF758E" w:rsidRPr="00C44006">
        <w:rPr>
          <w:rFonts w:cstheme="minorHAnsi"/>
          <w:lang w:val="en-GB"/>
        </w:rPr>
        <w:t xml:space="preserve"> </w:t>
      </w:r>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 xml:space="preserve">results from </w:t>
      </w:r>
      <w:r w:rsidR="00A274F4" w:rsidRPr="00C44006">
        <w:rPr>
          <w:rFonts w:cstheme="minorHAnsi"/>
          <w:lang w:val="en-GB"/>
        </w:rPr>
        <w:t xml:space="preserve">studies </w:t>
      </w:r>
      <w:ins w:id="31"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and within</w:t>
      </w:r>
      <w:r w:rsidR="001F131F">
        <w:rPr>
          <w:rFonts w:cstheme="minorHAnsi"/>
          <w:lang w:val="en-GB"/>
        </w:rPr>
        <w:t xml:space="preserve"> </w:t>
      </w:r>
      <w:r w:rsidR="003526B5" w:rsidRPr="00C44006">
        <w:rPr>
          <w:rFonts w:cstheme="minorHAnsi"/>
          <w:lang w:val="en-GB"/>
        </w:rPr>
        <w:t>species</w:t>
      </w:r>
      <w:r w:rsidR="005475C4" w:rsidRPr="00C44006">
        <w:rPr>
          <w:rFonts w:cstheme="minorHAnsi"/>
          <w:lang w:val="en-GB"/>
        </w:rPr>
        <w:t xml:space="preserve"> body mass</w:t>
      </w:r>
      <w:del w:id="32"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r w:rsidR="005475C4" w:rsidRPr="00C44006">
        <w:rPr>
          <w:rFonts w:cstheme="minorHAnsi"/>
          <w:lang w:val="en-GB"/>
        </w:rPr>
        <w:t xml:space="preserve">by fitting hierarchical models </w:t>
      </w:r>
      <w:del w:id="33"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r w:rsidR="00695423" w:rsidRPr="00C44006">
        <w:rPr>
          <w:lang w:val="en-GB"/>
        </w:rPr>
        <w:t>rate scale</w:t>
      </w:r>
      <w:del w:id="34" w:author="Max Lindmark" w:date="2020-09-11T14:39:00Z">
        <w:r w:rsidR="00960E59" w:rsidRPr="00C44006" w:rsidDel="00C23423">
          <w:rPr>
            <w:lang w:val="en-GB"/>
          </w:rPr>
          <w:delText>d</w:delText>
        </w:r>
      </w:del>
      <w:r w:rsidR="00695423" w:rsidRPr="00C44006">
        <w:rPr>
          <w:lang w:val="en-GB"/>
        </w:rPr>
        <w:t xml:space="preserve"> with </w:t>
      </w:r>
      <w:r w:rsidR="001B71C2" w:rsidRPr="00C44006">
        <w:rPr>
          <w:lang w:val="en-GB"/>
        </w:rPr>
        <w:t xml:space="preserve">a </w:t>
      </w:r>
      <w:r w:rsidR="00695423" w:rsidRPr="00C44006">
        <w:rPr>
          <w:lang w:val="en-GB"/>
        </w:rPr>
        <w:t>mass</w:t>
      </w:r>
      <w:ins w:id="35" w:author="Max Lindmark" w:date="2020-09-10T21:36:00Z">
        <w:r w:rsidR="004E779E">
          <w:rPr>
            <w:lang w:val="en-GB"/>
          </w:rPr>
          <w:t>-</w:t>
        </w:r>
      </w:ins>
      <w:del w:id="36" w:author="Max Lindmark" w:date="2020-09-10T21:36:00Z">
        <w:r w:rsidR="00695423" w:rsidRPr="00C44006" w:rsidDel="004E779E">
          <w:rPr>
            <w:lang w:val="en-GB"/>
          </w:rPr>
          <w:delText xml:space="preserve"> </w:delText>
        </w:r>
      </w:del>
      <w:r w:rsidR="00695423" w:rsidRPr="00C44006">
        <w:rPr>
          <w:lang w:val="en-GB"/>
        </w:rPr>
        <w:t xml:space="preserve">exponent smaller than </w:t>
      </w:r>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37"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38"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39" w:author="Max Lindmark" w:date="2020-09-11T14:40:00Z">
        <w:r w:rsidR="007D06B8">
          <w:rPr>
            <w:rFonts w:cstheme="minorHAnsi"/>
            <w:lang w:val="en-GB"/>
          </w:rPr>
          <w:t xml:space="preserve">These two conditions </w:t>
        </w:r>
      </w:ins>
      <w:del w:id="40"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41" w:author="Max Lindmark" w:date="2020-09-10T09:08:00Z">
        <w:r w:rsidR="00FB7EF0" w:rsidRPr="00C44006">
          <w:rPr>
            <w:rFonts w:cstheme="minorHAnsi"/>
            <w:lang w:val="en-GB"/>
          </w:rPr>
          <w:t xml:space="preserve">lead </w:t>
        </w:r>
      </w:ins>
      <w:ins w:id="42" w:author="Max Lindmark" w:date="2020-09-11T14:40:00Z">
        <w:r w:rsidR="006C1B66">
          <w:rPr>
            <w:rFonts w:cstheme="minorHAnsi"/>
            <w:lang w:val="en-GB"/>
          </w:rPr>
          <w:t xml:space="preserve">to </w:t>
        </w:r>
        <w:r w:rsidR="00D54667">
          <w:rPr>
            <w:rFonts w:cstheme="minorHAnsi"/>
            <w:lang w:val="en-GB"/>
          </w:rPr>
          <w:t xml:space="preserve">the </w:t>
        </w:r>
      </w:ins>
      <w:ins w:id="43" w:author="Max Lindmark" w:date="2020-09-10T09:10:00Z">
        <w:r w:rsidR="00D7325D" w:rsidRPr="00C44006">
          <w:rPr>
            <w:rFonts w:cstheme="minorHAnsi"/>
            <w:lang w:val="en-GB"/>
          </w:rPr>
          <w:t xml:space="preserve">prediction that </w:t>
        </w:r>
      </w:ins>
      <w:ins w:id="44" w:author="Max Lindmark" w:date="2020-09-11T14:41:00Z">
        <w:r w:rsidR="002619E6">
          <w:rPr>
            <w:rFonts w:cstheme="minorHAnsi"/>
            <w:lang w:val="en-GB"/>
          </w:rPr>
          <w:t>optim</w:t>
        </w:r>
      </w:ins>
      <w:ins w:id="45" w:author="Max Lindmark" w:date="2020-09-12T18:41:00Z">
        <w:r w:rsidR="009A58A7">
          <w:rPr>
            <w:rFonts w:cstheme="minorHAnsi"/>
            <w:lang w:val="en-GB"/>
          </w:rPr>
          <w:t>al</w:t>
        </w:r>
      </w:ins>
      <w:ins w:id="46" w:author="Max Lindmark" w:date="2020-09-11T14:41:00Z">
        <w:r w:rsidR="002619E6">
          <w:rPr>
            <w:rFonts w:cstheme="minorHAnsi"/>
            <w:lang w:val="en-GB"/>
          </w:rPr>
          <w:t xml:space="preserve"> growth temperatures</w:t>
        </w:r>
      </w:ins>
      <w:ins w:id="47" w:author="Max Lindmark" w:date="2020-09-10T09:09:00Z">
        <w:r w:rsidR="00FB7EF0" w:rsidRPr="00C44006">
          <w:rPr>
            <w:rFonts w:cstheme="minorHAnsi"/>
            <w:lang w:val="en-GB"/>
          </w:rPr>
          <w:t xml:space="preserve"> </w:t>
        </w:r>
      </w:ins>
      <w:ins w:id="48" w:author="Max Lindmark" w:date="2020-09-10T09:10:00Z">
        <w:r w:rsidR="007A4D67" w:rsidRPr="00C44006">
          <w:rPr>
            <w:rFonts w:cstheme="minorHAnsi"/>
            <w:lang w:val="en-GB"/>
          </w:rPr>
          <w:t xml:space="preserve">decline </w:t>
        </w:r>
      </w:ins>
      <w:ins w:id="49" w:author="Max Lindmark" w:date="2020-09-10T09:09:00Z">
        <w:r w:rsidR="00FB7EF0" w:rsidRPr="00C44006">
          <w:rPr>
            <w:rFonts w:cstheme="minorHAnsi"/>
            <w:lang w:val="en-GB"/>
          </w:rPr>
          <w:t xml:space="preserve">with </w:t>
        </w:r>
      </w:ins>
      <w:ins w:id="50" w:author="Max Lindmark" w:date="2020-09-11T14:37:00Z">
        <w:r w:rsidR="00642402">
          <w:rPr>
            <w:rFonts w:cstheme="minorHAnsi"/>
            <w:lang w:val="en-GB"/>
          </w:rPr>
          <w:t>size</w:t>
        </w:r>
      </w:ins>
      <w:del w:id="51" w:author="Max Lindmark" w:date="2020-09-10T09:05:00Z">
        <w:r w:rsidR="005D0B6A" w:rsidRPr="00C44006" w:rsidDel="000D7F87">
          <w:rPr>
            <w:rFonts w:cstheme="minorHAnsi"/>
            <w:lang w:val="en-GB"/>
          </w:rPr>
          <w:delText xml:space="preserve"> </w:delText>
        </w:r>
      </w:del>
      <w:del w:id="52" w:author="Max Lindmark" w:date="2020-09-10T09:06:00Z">
        <w:r w:rsidR="00896FCB" w:rsidRPr="00C44006" w:rsidDel="000D7F87">
          <w:rPr>
            <w:rFonts w:cstheme="minorHAnsi"/>
            <w:lang w:val="en-GB"/>
          </w:rPr>
          <w:delText xml:space="preserve">contribute </w:delText>
        </w:r>
      </w:del>
      <w:del w:id="53" w:author="Max Lindmark" w:date="2020-09-10T09:07:00Z">
        <w:r w:rsidR="00896FCB" w:rsidRPr="00C44006" w:rsidDel="00C305A3">
          <w:rPr>
            <w:rFonts w:cstheme="minorHAnsi"/>
            <w:lang w:val="en-GB"/>
          </w:rPr>
          <w:delText xml:space="preserve">to unimodal </w:delText>
        </w:r>
      </w:del>
      <w:ins w:id="54" w:author="Max Lindmark" w:date="2020-09-10T09:09:00Z">
        <w:r w:rsidR="005337D3" w:rsidRPr="00C44006">
          <w:rPr>
            <w:rFonts w:cstheme="minorHAnsi"/>
            <w:lang w:val="en-GB"/>
          </w:rPr>
          <w:t>, which we also find in a</w:t>
        </w:r>
      </w:ins>
      <w:ins w:id="55" w:author="Max Lindmark" w:date="2020-09-10T09:10:00Z">
        <w:r w:rsidR="00164CB0" w:rsidRPr="00C44006">
          <w:rPr>
            <w:rFonts w:cstheme="minorHAnsi"/>
            <w:lang w:val="en-GB"/>
          </w:rPr>
          <w:t>n</w:t>
        </w:r>
      </w:ins>
      <w:ins w:id="56" w:author="Max Lindmark" w:date="2020-09-10T09:09:00Z">
        <w:r w:rsidR="005337D3" w:rsidRPr="00C44006">
          <w:rPr>
            <w:rFonts w:cstheme="minorHAnsi"/>
            <w:lang w:val="en-GB"/>
          </w:rPr>
          <w:t xml:space="preserve"> </w:t>
        </w:r>
      </w:ins>
      <w:del w:id="57" w:author="Max Lindmark" w:date="2020-09-10T09:09:00Z">
        <w:r w:rsidR="00003C71" w:rsidRPr="00C44006" w:rsidDel="005337D3">
          <w:rPr>
            <w:rFonts w:cstheme="minorHAnsi"/>
            <w:lang w:val="en-GB"/>
          </w:rPr>
          <w:delText>thermal response</w:delText>
        </w:r>
      </w:del>
      <w:del w:id="58" w:author="Max Lindmark" w:date="2020-09-10T09:06:00Z">
        <w:r w:rsidR="00003C71" w:rsidRPr="00C44006" w:rsidDel="007E3543">
          <w:rPr>
            <w:rFonts w:cstheme="minorHAnsi"/>
            <w:lang w:val="en-GB"/>
          </w:rPr>
          <w:delText>s</w:delText>
        </w:r>
      </w:del>
      <w:del w:id="59" w:author="Max Lindmark" w:date="2020-09-10T09:09:00Z">
        <w:r w:rsidR="00003C71" w:rsidRPr="00C44006" w:rsidDel="005337D3">
          <w:rPr>
            <w:rFonts w:cstheme="minorHAnsi"/>
            <w:lang w:val="en-GB"/>
          </w:rPr>
          <w:delText xml:space="preserve"> of growth</w:delText>
        </w:r>
      </w:del>
      <w:del w:id="60" w:author="Max Lindmark" w:date="2020-09-10T09:07:00Z">
        <w:r w:rsidR="00751339" w:rsidRPr="00C44006" w:rsidDel="00472662">
          <w:rPr>
            <w:rFonts w:cstheme="minorHAnsi"/>
            <w:lang w:val="en-GB"/>
          </w:rPr>
          <w:delText xml:space="preserve">, </w:delText>
        </w:r>
      </w:del>
      <w:del w:id="61" w:author="Max Lindmark" w:date="2020-09-10T09:09:00Z">
        <w:r w:rsidR="00805F8B" w:rsidRPr="00C44006" w:rsidDel="005337D3">
          <w:rPr>
            <w:rFonts w:cstheme="minorHAnsi"/>
            <w:lang w:val="en-GB"/>
          </w:rPr>
          <w:delText xml:space="preserve">characterized by </w:delText>
        </w:r>
        <w:commentRangeStart w:id="62"/>
        <w:commentRangeStart w:id="63"/>
        <w:r w:rsidR="005D0B6A" w:rsidRPr="00C44006" w:rsidDel="005337D3">
          <w:rPr>
            <w:rFonts w:cstheme="minorHAnsi"/>
            <w:lang w:val="en-GB"/>
          </w:rPr>
          <w:delText xml:space="preserve">peak </w:delText>
        </w:r>
        <w:commentRangeEnd w:id="62"/>
        <w:r w:rsidR="006E7C81" w:rsidRPr="00C44006" w:rsidDel="005337D3">
          <w:rPr>
            <w:rStyle w:val="CommentReference"/>
            <w:sz w:val="24"/>
            <w:szCs w:val="24"/>
          </w:rPr>
          <w:commentReference w:id="62"/>
        </w:r>
        <w:commentRangeEnd w:id="63"/>
        <w:r w:rsidR="00966EBE" w:rsidRPr="00C44006" w:rsidDel="005337D3">
          <w:rPr>
            <w:rStyle w:val="CommentReference"/>
            <w:sz w:val="24"/>
            <w:szCs w:val="24"/>
          </w:rPr>
          <w:commentReference w:id="63"/>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64"/>
        <w:commentRangeEnd w:id="64"/>
        <w:r w:rsidR="005475C4" w:rsidRPr="00C44006" w:rsidDel="005337D3">
          <w:rPr>
            <w:rStyle w:val="CommentReference"/>
            <w:sz w:val="24"/>
            <w:szCs w:val="24"/>
          </w:rPr>
          <w:commentReference w:id="64"/>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65" w:author="Max Lindmark" w:date="2020-09-10T09:07:00Z">
        <w:r w:rsidR="00E84F87" w:rsidRPr="00C44006">
          <w:rPr>
            <w:rFonts w:cstheme="minorHAnsi"/>
            <w:lang w:val="en-GB"/>
          </w:rPr>
          <w:t>inde</w:t>
        </w:r>
      </w:ins>
      <w:ins w:id="66" w:author="Max Lindmark" w:date="2020-09-10T09:08:00Z">
        <w:r w:rsidR="00E84F87" w:rsidRPr="00C44006">
          <w:rPr>
            <w:rFonts w:cstheme="minorHAnsi"/>
            <w:lang w:val="en-GB"/>
          </w:rPr>
          <w:t xml:space="preserve">pendent data </w:t>
        </w:r>
      </w:ins>
      <w:ins w:id="67" w:author="Max Lindmark" w:date="2020-09-10T09:09:00Z">
        <w:r w:rsidR="005337D3" w:rsidRPr="00C44006">
          <w:rPr>
            <w:rFonts w:cstheme="minorHAnsi"/>
            <w:lang w:val="en-GB"/>
          </w:rPr>
          <w:t>set</w:t>
        </w:r>
      </w:ins>
      <w:ins w:id="68"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likely be able to increase their growth rates 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individuals </w:t>
      </w:r>
      <w:r w:rsidR="00BB2D39" w:rsidRPr="00C44006">
        <w:rPr>
          <w:rFonts w:cstheme="minorHAnsi"/>
          <w:lang w:val="en-GB"/>
        </w:rPr>
        <w:t xml:space="preserve">of the same species </w:t>
      </w:r>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intra-specific scaling of key physiological rates, accounting for uncertainty at the species-level, </w:t>
      </w:r>
      <w:r w:rsidR="00B73BBC" w:rsidRPr="00C44006">
        <w:rPr>
          <w:rFonts w:cstheme="minorHAnsi"/>
          <w:lang w:val="en-GB"/>
        </w:rPr>
        <w:t>can help overcome the mismatch between mechanistic growth and food webs models, general scaling theory, and observations.</w:t>
      </w:r>
      <w:r w:rsidR="00B73BBC" w:rsidRPr="00C44006"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491B4987" w:rsidR="00A50144" w:rsidRDefault="00A50144" w:rsidP="004559BC">
      <w:pPr>
        <w:pStyle w:val="ListParagraph"/>
        <w:spacing w:line="480" w:lineRule="auto"/>
        <w:ind w:left="0"/>
        <w:jc w:val="both"/>
        <w:rPr>
          <w:rFonts w:cstheme="minorHAnsi"/>
          <w:lang w:val="en-GB"/>
        </w:rPr>
      </w:pPr>
    </w:p>
    <w:p w14:paraId="36E09430" w14:textId="60A1CE9A" w:rsidR="00A50144" w:rsidRDefault="00A50144" w:rsidP="004559BC">
      <w:pPr>
        <w:pStyle w:val="ListParagraph"/>
        <w:spacing w:line="480" w:lineRule="auto"/>
        <w:ind w:left="0"/>
        <w:jc w:val="both"/>
        <w:rPr>
          <w:rFonts w:cstheme="minorHAnsi"/>
          <w:lang w:val="en-GB"/>
        </w:rPr>
      </w:pPr>
    </w:p>
    <w:p w14:paraId="3A7FC9A1" w14:textId="6EE169E8" w:rsidR="00A50144" w:rsidRDefault="00A50144"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69"/>
      <w:r>
        <w:rPr>
          <w:rFonts w:cstheme="minorHAnsi"/>
          <w:b/>
          <w:lang w:val="en-GB"/>
        </w:rPr>
        <w:lastRenderedPageBreak/>
        <w:t>Significance statement</w:t>
      </w:r>
      <w:commentRangeEnd w:id="69"/>
      <w:r w:rsidR="00651315">
        <w:rPr>
          <w:rStyle w:val="CommentReference"/>
        </w:rPr>
        <w:commentReference w:id="69"/>
      </w:r>
    </w:p>
    <w:p w14:paraId="58A8EC54" w14:textId="4BA6F938" w:rsidR="00A50144" w:rsidRPr="00CC3AC7" w:rsidRDefault="00CC3AC7" w:rsidP="00C45049">
      <w:pPr>
        <w:spacing w:line="480" w:lineRule="auto"/>
        <w:contextualSpacing/>
        <w:jc w:val="both"/>
        <w:rPr>
          <w:lang w:val="en-US"/>
        </w:rPr>
      </w:pPr>
      <w:r w:rsidRPr="00A07C82">
        <w:rPr>
          <w:lang w:val="en-US"/>
        </w:rPr>
        <w:t xml:space="preserve">Predicting </w:t>
      </w:r>
      <w:r w:rsidR="00261B3B">
        <w:rPr>
          <w:lang w:val="en-US"/>
        </w:rPr>
        <w:t xml:space="preserve">the consequences of </w:t>
      </w:r>
      <w:r w:rsidRPr="00A07C82">
        <w:rPr>
          <w:lang w:val="en-US"/>
        </w:rPr>
        <w:t xml:space="preserve">rising temperatures requires understanding of </w:t>
      </w:r>
      <w:r w:rsidR="00261B3B">
        <w:rPr>
          <w:lang w:val="en-US"/>
        </w:rPr>
        <w:t xml:space="preserve">how key </w:t>
      </w:r>
      <w:r w:rsidRPr="00A07C82">
        <w:rPr>
          <w:lang w:val="en-US"/>
        </w:rPr>
        <w:t xml:space="preserve">physiological </w:t>
      </w:r>
      <w:r w:rsidR="00261B3B">
        <w:rPr>
          <w:lang w:val="en-US"/>
        </w:rPr>
        <w:t>processes</w:t>
      </w:r>
      <w:r w:rsidR="00782C99">
        <w:rPr>
          <w:lang w:val="en-US"/>
        </w:rPr>
        <w:t xml:space="preserve"> such as growth, feeding and metabolism </w:t>
      </w:r>
      <w:r w:rsidRPr="00A07C82">
        <w:rPr>
          <w:lang w:val="en-US"/>
        </w:rPr>
        <w:t>depend on body size</w:t>
      </w:r>
      <w:r w:rsidR="00782C99">
        <w:rPr>
          <w:lang w:val="en-US"/>
        </w:rPr>
        <w:t xml:space="preserve"> and temperature within species</w:t>
      </w:r>
      <w:r w:rsidRPr="00A07C82">
        <w:rPr>
          <w:lang w:val="en-US"/>
        </w:rPr>
        <w:t xml:space="preserve">. </w:t>
      </w:r>
      <w:r w:rsidR="00121167">
        <w:rPr>
          <w:lang w:val="en-US"/>
        </w:rPr>
        <w:t xml:space="preserve">By collating </w:t>
      </w:r>
      <w:r w:rsidR="00B13E7D">
        <w:rPr>
          <w:lang w:val="en-US"/>
        </w:rPr>
        <w:t xml:space="preserve">experimental data on fishes, we show how feeding rates increase slower than metabolic rate with body mass </w:t>
      </w:r>
      <w:r w:rsidR="00337439">
        <w:rPr>
          <w:lang w:val="en-US"/>
        </w:rPr>
        <w:t xml:space="preserve">– and </w:t>
      </w:r>
      <w:r w:rsidR="00B13E7D">
        <w:rPr>
          <w:lang w:val="en-US"/>
        </w:rPr>
        <w:t>temperature</w:t>
      </w:r>
      <w:r w:rsidR="00337439">
        <w:rPr>
          <w:lang w:val="en-US"/>
        </w:rPr>
        <w:t xml:space="preserve"> if it is warm enough</w:t>
      </w:r>
      <w:r w:rsidR="00B13E7D">
        <w:rPr>
          <w:lang w:val="en-US"/>
        </w:rPr>
        <w:t>. This leads to optimal growth temperatures declining with mass, which we also verify using data from growth trials.</w:t>
      </w:r>
      <w:r w:rsidR="001932EF">
        <w:rPr>
          <w:lang w:val="en-US"/>
        </w:rPr>
        <w:t xml:space="preserve"> </w:t>
      </w:r>
      <w:r w:rsidR="00DF0750">
        <w:rPr>
          <w:lang w:val="en-US"/>
        </w:rPr>
        <w:t>T</w:t>
      </w:r>
      <w:r w:rsidR="00C450BF">
        <w:rPr>
          <w:lang w:val="en-US"/>
        </w:rPr>
        <w:t>hese</w:t>
      </w:r>
      <w:r w:rsidR="001932EF">
        <w:rPr>
          <w:lang w:val="en-US"/>
        </w:rPr>
        <w:t xml:space="preserve"> findings suggest large individuals </w:t>
      </w:r>
      <w:r w:rsidR="007C236A">
        <w:rPr>
          <w:lang w:val="en-US"/>
        </w:rPr>
        <w:t xml:space="preserve">within populations </w:t>
      </w:r>
      <w:r w:rsidR="001932EF">
        <w:rPr>
          <w:lang w:val="en-US"/>
        </w:rPr>
        <w:t xml:space="preserve">may be the first ones to suffer negative </w:t>
      </w:r>
      <w:r w:rsidR="00F42FE6">
        <w:rPr>
          <w:lang w:val="en-US"/>
        </w:rPr>
        <w:t xml:space="preserve">consequences </w:t>
      </w:r>
      <w:r w:rsidR="001932EF">
        <w:rPr>
          <w:lang w:val="en-US"/>
        </w:rPr>
        <w:t xml:space="preserve">of warming </w:t>
      </w:r>
      <w:r w:rsidR="007C236A">
        <w:rPr>
          <w:lang w:val="en-US"/>
        </w:rPr>
        <w:t xml:space="preserve">on </w:t>
      </w:r>
      <w:r w:rsidR="001932EF">
        <w:rPr>
          <w:lang w:val="en-US"/>
        </w:rPr>
        <w:t>growth</w:t>
      </w:r>
      <w:r w:rsidR="00716335">
        <w:rPr>
          <w:lang w:val="en-US"/>
        </w:rPr>
        <w:t xml:space="preserve">. </w:t>
      </w:r>
      <w:r w:rsidR="00447E87">
        <w:rPr>
          <w:lang w:val="en-US"/>
        </w:rPr>
        <w:t xml:space="preserve">Maintaining stable size-distribution of wild </w:t>
      </w:r>
      <w:r w:rsidR="00716335">
        <w:rPr>
          <w:lang w:val="en-US"/>
        </w:rPr>
        <w:t xml:space="preserve">fish </w:t>
      </w:r>
      <w:r w:rsidR="00447E87">
        <w:rPr>
          <w:lang w:val="en-US"/>
        </w:rPr>
        <w:t xml:space="preserve">populations </w:t>
      </w:r>
      <w:r w:rsidR="0024274E">
        <w:rPr>
          <w:lang w:val="en-US"/>
        </w:rPr>
        <w:t xml:space="preserve">is crucial given their disproportionally large </w:t>
      </w:r>
      <w:r w:rsidR="00C80076">
        <w:rPr>
          <w:lang w:val="en-US"/>
        </w:rPr>
        <w:t xml:space="preserve">contribution </w:t>
      </w:r>
      <w:r w:rsidR="00852F24">
        <w:rPr>
          <w:lang w:val="en-US"/>
        </w:rPr>
        <w:t xml:space="preserve">to </w:t>
      </w:r>
      <w:r w:rsidR="00C45049">
        <w:rPr>
          <w:lang w:val="en-US"/>
        </w:rPr>
        <w:t xml:space="preserve">overall </w:t>
      </w:r>
      <w:r w:rsidR="00852F24">
        <w:rPr>
          <w:lang w:val="en-US"/>
        </w:rPr>
        <w:t xml:space="preserve">population </w:t>
      </w:r>
      <w:r w:rsidR="0024274E">
        <w:rPr>
          <w:lang w:val="en-US"/>
        </w:rPr>
        <w:t xml:space="preserve">resilience </w:t>
      </w:r>
      <w:r w:rsidR="00C45049">
        <w:rPr>
          <w:lang w:val="en-US"/>
        </w:rPr>
        <w:t>as well as fisheries yield</w:t>
      </w:r>
      <w:r w:rsidR="00DF0750">
        <w:rPr>
          <w:lang w:val="en-US"/>
        </w:rPr>
        <w:t xml:space="preserve"> and food web structure</w:t>
      </w:r>
      <w:r w:rsidR="00C45049">
        <w:rPr>
          <w:lang w:val="en-US"/>
        </w:rPr>
        <w:t>.</w:t>
      </w:r>
    </w:p>
    <w:p w14:paraId="75F1E64E" w14:textId="3ABE9716"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1A60468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{"citationID":"hNb1pqTJ","properties":{"formattedCitation":"(Savage {\\i{}et al.} 2004)","plainCitation":"(Savage et al. 2004)","noteIndex":0},"citationItems":[{"id":"kre1J3Go/GInFHfxc","uris":["http://zotero.org/users/local/FTg3Qpza/items/5EKRHGLR"],"uri":["http://zotero.org/users/local/FTg3Qpza/items/5EKRHGLR"],"itemData":{"id":914,"type":"article-journal","title":"Effects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kre1J3Go/vbw2ObPJ","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1751168C" w14:textId="4D8B1F90" w:rsidR="006A7E11" w:rsidRPr="00091E6B" w:rsidRDefault="00FE7846" w:rsidP="002E3379">
      <w:pPr>
        <w:spacing w:line="480" w:lineRule="auto"/>
        <w:ind w:firstLine="284"/>
        <w:contextualSpacing/>
        <w:jc w:val="both"/>
        <w:rPr>
          <w:rFonts w:eastAsiaTheme="minorEastAsia" w:cstheme="minorHAnsi"/>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as well as latitudinal gradient studies</w:t>
      </w:r>
      <w:r w:rsidR="006646C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environments</w:t>
      </w:r>
      <w:r w:rsidR="00BC70AD"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63445"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70" w:author="Max Lindmark" w:date="2020-07-27T12:40:00Z">
        <w:r w:rsidR="0024387A" w:rsidRPr="00091E6B">
          <w:rPr>
            <w:rFonts w:eastAsiaTheme="minorEastAsia" w:cstheme="minorHAnsi"/>
            <w:lang w:val="en-US"/>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2E281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T"}],"issued":{"date-parts":[["2014"]]}}},{"id":"kre1J3Go/P0RXTwSo","uris":["http://zotero.org/users/6116610/items/3XTZM82V"],"uri":["http://zotero.org/users/6116610/items/3XTZM82V"],"itemData":{"id":607,"type":"article-journal","abstract":"A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2E281F" w:rsidRPr="005C0DB5">
        <w:rPr>
          <w:rFonts w:eastAsiaTheme="minorEastAsia" w:cstheme="minorHAnsi"/>
          <w:lang w:val="sv-SE"/>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rPr>
          <w:rFonts w:ascii="Times New Roman" w:cs="Times New Roman"/>
          <w:lang w:val="sv-SE"/>
        </w:rPr>
        <w:t xml:space="preserve">(Thresher </w:t>
      </w:r>
      <w:r w:rsidR="00BE32DF" w:rsidRPr="00BE32DF">
        <w:rPr>
          <w:rFonts w:ascii="Times New Roman" w:cs="Times New Roman"/>
          <w:i/>
          <w:iCs/>
          <w:lang w:val="sv-SE"/>
        </w:rPr>
        <w:t>et al.</w:t>
      </w:r>
      <w:r w:rsidR="00BE32DF" w:rsidRPr="00BE32DF">
        <w:rPr>
          <w:rFonts w:ascii="Times New Roman" w:cs="Times New Roman"/>
          <w:lang w:val="sv-SE"/>
        </w:rPr>
        <w:t xml:space="preserve"> 2007; Neuheimer </w:t>
      </w:r>
      <w:r w:rsidR="00BE32DF" w:rsidRPr="00BE32DF">
        <w:rPr>
          <w:rFonts w:ascii="Times New Roman" w:cs="Times New Roman"/>
          <w:i/>
          <w:iCs/>
          <w:lang w:val="sv-SE"/>
        </w:rPr>
        <w:t>et al.</w:t>
      </w:r>
      <w:r w:rsidR="00BE32DF" w:rsidRPr="00BE32DF">
        <w:rPr>
          <w:rFonts w:ascii="Times New Roman" w:cs="Times New Roman"/>
          <w:lang w:val="sv-SE"/>
        </w:rPr>
        <w:t xml:space="preserve"> 2011; Baudron </w:t>
      </w:r>
      <w:r w:rsidR="00BE32DF" w:rsidRPr="00BE32DF">
        <w:rPr>
          <w:rFonts w:ascii="Times New Roman" w:cs="Times New Roman"/>
          <w:i/>
          <w:iCs/>
          <w:lang w:val="sv-SE"/>
        </w:rPr>
        <w:t>et al.</w:t>
      </w:r>
      <w:r w:rsidR="00BE32DF" w:rsidRPr="00BE32DF">
        <w:rPr>
          <w:rFonts w:ascii="Times New Roman" w:cs="Times New Roman"/>
          <w:lang w:val="sv-SE"/>
        </w:rPr>
        <w:t xml:space="preserve"> 2014; Huss </w:t>
      </w:r>
      <w:r w:rsidR="00BE32DF" w:rsidRPr="00BE32DF">
        <w:rPr>
          <w:rFonts w:ascii="Times New Roman" w:cs="Times New Roman"/>
          <w:i/>
          <w:iCs/>
          <w:lang w:val="sv-SE"/>
        </w:rPr>
        <w:t>et al.</w:t>
      </w:r>
      <w:r w:rsidR="00BE32DF" w:rsidRPr="00BE32DF">
        <w:rPr>
          <w:rFonts w:ascii="Times New Roman" w:cs="Times New Roman"/>
          <w:lang w:val="sv-SE"/>
        </w:rPr>
        <w:t xml:space="preserve"> 2019; Wang </w:t>
      </w:r>
      <w:r w:rsidR="00BE32DF" w:rsidRPr="00BE32DF">
        <w:rPr>
          <w:rFonts w:ascii="Times New Roman" w:cs="Times New Roman"/>
          <w:i/>
          <w:iCs/>
          <w:lang w:val="sv-SE"/>
        </w:rPr>
        <w:t>et al.</w:t>
      </w:r>
      <w:r w:rsidR="00BE32DF" w:rsidRPr="00BE32DF">
        <w:rPr>
          <w:rFonts w:ascii="Times New Roman" w:cs="Times New Roman"/>
          <w:lang w:val="sv-SE"/>
        </w:rPr>
        <w:t xml:space="preserve"> 2020)</w:t>
      </w:r>
      <w:r w:rsidR="00F14FCD" w:rsidRPr="00091E6B">
        <w:rPr>
          <w:rFonts w:eastAsiaTheme="minorEastAsia" w:cstheme="minorHAnsi"/>
        </w:rPr>
        <w:fldChar w:fldCharType="end"/>
      </w:r>
      <w:r w:rsidR="007140E0" w:rsidRPr="00091E6B">
        <w:rPr>
          <w:rFonts w:eastAsiaTheme="minorEastAsia" w:cstheme="minorHAnsi"/>
        </w:rPr>
        <w:t>.</w:t>
      </w:r>
      <w:del w:id="71"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lang w:val="sv-SE"/>
            <w:rPrChange w:id="72"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lang w:val="sv-SE"/>
            <w:rPrChange w:id="73"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lang w:val="sv-SE"/>
            <w:rPrChange w:id="74"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lang w:val="sv-SE"/>
            <w:rPrChange w:id="75"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lang w:val="sv-SE"/>
            <w:rPrChange w:id="76"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lang w:val="sv-SE"/>
            <w:rPrChange w:id="77"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lang w:val="sv-SE"/>
            <w:rPrChange w:id="78"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lang w:val="sv-SE"/>
            <w:rPrChange w:id="79"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lang w:val="sv-SE"/>
            <w:rPrChange w:id="80"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83CDF" w:rsidDel="00637130">
          <w:rPr>
            <w:rFonts w:eastAsiaTheme="minorEastAsia" w:cstheme="minorHAnsi"/>
            <w:lang w:val="sv-SE"/>
            <w:rPrChange w:id="81" w:author="Max Lindmark" w:date="2020-09-12T18:37:00Z">
              <w:rPr>
                <w:rFonts w:eastAsiaTheme="minorEastAsia" w:cstheme="minorHAnsi"/>
                <w:lang w:val="en-GB"/>
              </w:rPr>
            </w:rPrChange>
          </w:rPr>
          <w:delInstrText>{</w:delInstrText>
        </w:r>
        <w:r w:rsidR="00FF40B9" w:rsidRPr="005C0DB5" w:rsidDel="00637130">
          <w:rPr>
            <w:rFonts w:eastAsiaTheme="minorEastAsia" w:cstheme="minorHAnsi"/>
            <w:lang w:val="en-US"/>
            <w:rPrChange w:id="82" w:author="Max Lindmark" w:date="2020-09-12T18:37: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5C0DB5" w:rsidDel="00637130">
          <w:rPr>
            <w:lang w:val="en-US"/>
            <w:rPrChange w:id="83" w:author="Max Lindmark" w:date="2020-09-12T18:37:00Z">
              <w:rPr>
                <w:lang w:val="en-GB"/>
              </w:rPr>
            </w:rPrChange>
          </w:rPr>
          <w:delText xml:space="preserve">(Brett </w:delText>
        </w:r>
        <w:r w:rsidR="00FF40B9" w:rsidRPr="005C0DB5" w:rsidDel="00637130">
          <w:rPr>
            <w:i/>
            <w:iCs/>
            <w:lang w:val="en-US"/>
            <w:rPrChange w:id="84" w:author="Max Lindmark" w:date="2020-09-12T18:37:00Z">
              <w:rPr>
                <w:i/>
                <w:iCs/>
                <w:lang w:val="en-GB"/>
              </w:rPr>
            </w:rPrChange>
          </w:rPr>
          <w:delText>et al.</w:delText>
        </w:r>
        <w:r w:rsidR="00FF40B9" w:rsidRPr="005C0DB5" w:rsidDel="00637130">
          <w:rPr>
            <w:lang w:val="en-US"/>
            <w:rPrChange w:id="85" w:author="Max Lindmark" w:date="2020-09-12T18:37:00Z">
              <w:rPr>
                <w:lang w:val="en-GB"/>
              </w:rPr>
            </w:rPrChange>
          </w:rPr>
          <w:delText xml:space="preserve"> 1969; Elliott &amp; Hurley 1995; Jobling 1997; Neuheimer </w:delText>
        </w:r>
        <w:r w:rsidR="00FF40B9" w:rsidRPr="005C0DB5" w:rsidDel="00637130">
          <w:rPr>
            <w:i/>
            <w:iCs/>
            <w:lang w:val="en-US"/>
            <w:rPrChange w:id="86" w:author="Max Lindmark" w:date="2020-09-12T18:37:00Z">
              <w:rPr>
                <w:i/>
                <w:iCs/>
                <w:lang w:val="en-GB"/>
              </w:rPr>
            </w:rPrChange>
          </w:rPr>
          <w:delText>et al.</w:delText>
        </w:r>
        <w:r w:rsidR="00FF40B9" w:rsidRPr="005C0DB5" w:rsidDel="00637130">
          <w:rPr>
            <w:lang w:val="en-US"/>
            <w:rPrChange w:id="87" w:author="Max Lindmark" w:date="2020-09-12T18:37:00Z">
              <w:rPr>
                <w:lang w:val="en-GB"/>
              </w:rPr>
            </w:rPrChange>
          </w:rPr>
          <w:delText xml:space="preserve"> 2011)</w:delText>
        </w:r>
        <w:r w:rsidR="00723111" w:rsidRPr="00091E6B" w:rsidDel="00637130">
          <w:rPr>
            <w:rFonts w:eastAsiaTheme="minorEastAsia" w:cstheme="minorHAnsi"/>
          </w:rPr>
          <w:fldChar w:fldCharType="end"/>
        </w:r>
        <w:r w:rsidR="00723111" w:rsidRPr="00091E6B" w:rsidDel="00637130">
          <w:rPr>
            <w:rFonts w:eastAsiaTheme="minorEastAsia" w:cstheme="minorHAnsi"/>
          </w:rPr>
          <w:delText>.</w:delText>
        </w:r>
      </w:del>
      <w:r w:rsidR="00DD4FDE" w:rsidRPr="00091E6B">
        <w:rPr>
          <w:rFonts w:eastAsiaTheme="minorEastAsia" w:cstheme="minorHAnsi"/>
        </w:rPr>
        <w:t xml:space="preserve"> </w:t>
      </w:r>
      <w:commentRangeStart w:id="88"/>
      <w:commentRangeStart w:id="89"/>
      <w:r w:rsidR="00C15ECF" w:rsidRPr="00091E6B">
        <w:rPr>
          <w:rFonts w:eastAsiaTheme="minorEastAsia" w:cstheme="minorHAnsi"/>
        </w:rPr>
        <w:t xml:space="preserve">However, </w:t>
      </w:r>
      <w:ins w:id="90" w:author="Max Lindmark" w:date="2020-07-27T12:37:00Z">
        <w:r w:rsidR="00224021" w:rsidRPr="00091E6B">
          <w:rPr>
            <w:rFonts w:eastAsiaTheme="minorEastAsia" w:cstheme="minorHAnsi"/>
            <w:lang w:val="en-US"/>
          </w:rPr>
          <w:t xml:space="preserve">it is </w:t>
        </w:r>
      </w:ins>
      <w:r w:rsidR="00C15ECF" w:rsidRPr="00091E6B">
        <w:rPr>
          <w:rFonts w:eastAsiaTheme="minorEastAsia" w:cstheme="minorHAnsi"/>
        </w:rPr>
        <w:t>l</w:t>
      </w:r>
      <w:r w:rsidR="001E5CA8" w:rsidRPr="00091E6B">
        <w:rPr>
          <w:rFonts w:eastAsiaTheme="minorEastAsia" w:cstheme="minorHAnsi"/>
          <w:lang w:val="en-GB"/>
        </w:rPr>
        <w:t>ess clear</w:t>
      </w:r>
      <w:r w:rsidR="00DF15EB" w:rsidRPr="00091E6B">
        <w:rPr>
          <w:rFonts w:eastAsiaTheme="minorEastAsia" w:cstheme="minorHAnsi"/>
          <w:lang w:val="en-GB"/>
        </w:rPr>
        <w:t xml:space="preserve"> </w:t>
      </w:r>
      <w:ins w:id="91" w:author="Max Lindmark" w:date="2020-07-27T12:38:00Z">
        <w:r w:rsidR="00224021" w:rsidRPr="00091E6B">
          <w:rPr>
            <w:rFonts w:eastAsiaTheme="minorEastAsia" w:cstheme="minorHAnsi"/>
            <w:lang w:val="en-GB"/>
          </w:rPr>
          <w:t>if</w:t>
        </w:r>
      </w:ins>
      <w:ins w:id="92" w:author="Max Lindmark" w:date="2020-07-27T12:41:00Z">
        <w:r w:rsidR="003D2C3F" w:rsidRPr="00091E6B">
          <w:rPr>
            <w:rFonts w:eastAsiaTheme="minorEastAsia" w:cstheme="minorHAnsi"/>
            <w:lang w:val="en-GB"/>
          </w:rPr>
          <w:t xml:space="preserve"> the positive effect of warming on </w:t>
        </w:r>
      </w:ins>
      <w:ins w:id="93" w:author="Max Lindmark" w:date="2020-07-27T12:38:00Z">
        <w:r w:rsidR="00224021" w:rsidRPr="00091E6B">
          <w:rPr>
            <w:rFonts w:eastAsiaTheme="minorEastAsia" w:cstheme="minorHAnsi"/>
            <w:lang w:val="en-GB"/>
          </w:rPr>
          <w:t xml:space="preserve">growth </w:t>
        </w:r>
      </w:ins>
      <w:ins w:id="94" w:author="Max Lindmark" w:date="2020-07-27T12:41:00Z">
        <w:r w:rsidR="003D2C3F" w:rsidRPr="00091E6B">
          <w:rPr>
            <w:rFonts w:eastAsiaTheme="minorEastAsia" w:cstheme="minorHAnsi"/>
            <w:lang w:val="en-GB"/>
          </w:rPr>
          <w:t xml:space="preserve">is limited to small individuals </w:t>
        </w:r>
      </w:ins>
      <w:ins w:id="95" w:author="Max Lindmark" w:date="2020-07-27T12:38:00Z">
        <w:r w:rsidR="00224021" w:rsidRPr="00091E6B">
          <w:rPr>
            <w:rFonts w:eastAsiaTheme="minorEastAsia" w:cstheme="minorHAnsi"/>
            <w:lang w:val="en-GB"/>
          </w:rPr>
          <w:t>within a species</w:t>
        </w:r>
      </w:ins>
      <w:del w:id="96" w:author="Max Lindmark" w:date="2020-07-27T12:41:00Z">
        <w:r w:rsidR="001E5CA8" w:rsidRPr="00091E6B" w:rsidDel="00E16195">
          <w:rPr>
            <w:rFonts w:eastAsiaTheme="minorEastAsia" w:cstheme="minorHAnsi"/>
            <w:lang w:val="en-GB"/>
          </w:rPr>
          <w:delText xml:space="preserve">is </w:delText>
        </w:r>
      </w:del>
      <w:del w:id="97" w:author="Max Lindmark" w:date="2020-07-27T12:38:00Z">
        <w:r w:rsidR="001E5CA8" w:rsidRPr="00091E6B" w:rsidDel="00224021">
          <w:rPr>
            <w:rFonts w:eastAsiaTheme="minorEastAsia" w:cstheme="minorHAnsi"/>
            <w:lang w:val="en-GB"/>
          </w:rPr>
          <w:delText xml:space="preserve">the </w:delText>
        </w:r>
      </w:del>
      <w:del w:id="98"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99"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predicted f</w:t>
      </w:r>
      <w:r w:rsidR="0074280B" w:rsidRPr="00091E6B">
        <w:rPr>
          <w:rFonts w:eastAsiaTheme="minorEastAsia" w:cstheme="minorHAnsi"/>
          <w:lang w:val="en-GB"/>
        </w:rPr>
        <w:t>r</w:t>
      </w:r>
      <w:r w:rsidR="007351B1" w:rsidRPr="00091E6B">
        <w:rPr>
          <w:rFonts w:eastAsiaTheme="minorEastAsia" w:cstheme="minorHAnsi"/>
          <w:lang w:val="en-GB"/>
        </w:rPr>
        <w:t>om the temperature size-rule</w:t>
      </w:r>
      <w:commentRangeEnd w:id="88"/>
      <w:r w:rsidR="00605AB6" w:rsidRPr="00091E6B">
        <w:rPr>
          <w:rStyle w:val="CommentReference"/>
          <w:sz w:val="24"/>
          <w:szCs w:val="24"/>
        </w:rPr>
        <w:commentReference w:id="88"/>
      </w:r>
      <w:commentRangeEnd w:id="89"/>
      <w:r w:rsidR="00947039" w:rsidRPr="00091E6B">
        <w:rPr>
          <w:rStyle w:val="CommentReference"/>
          <w:sz w:val="24"/>
          <w:szCs w:val="24"/>
        </w:rPr>
        <w:commentReference w:id="89"/>
      </w:r>
      <w:r w:rsidR="00F14A63" w:rsidRPr="00091E6B">
        <w:rPr>
          <w:rFonts w:eastAsiaTheme="minorEastAsia" w:cstheme="minorHAnsi"/>
          <w:lang w:val="en-GB"/>
        </w:rPr>
        <w:t>.</w:t>
      </w:r>
      <w:r w:rsidR="00E10450" w:rsidRPr="00091E6B">
        <w:rPr>
          <w:lang w:val="en-GB"/>
        </w:rPr>
        <w:t xml:space="preserve"> </w:t>
      </w:r>
      <w:del w:id="100" w:author="Max Lindmark" w:date="2020-07-27T12:43:00Z">
        <w:r w:rsidR="006803CA" w:rsidRPr="00091E6B" w:rsidDel="008F1FDD">
          <w:rPr>
            <w:lang w:val="en-GB"/>
          </w:rPr>
          <w:delText>S</w:delText>
        </w:r>
        <w:r w:rsidR="00E10450" w:rsidRPr="00091E6B" w:rsidDel="008F1FDD">
          <w:rPr>
            <w:lang w:val="en-GB"/>
          </w:rPr>
          <w:delText>ome studies have found n</w:delText>
        </w:r>
      </w:del>
      <w:ins w:id="101"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102"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103" w:author="Max Lindmark" w:date="2020-07-27T12:44:00Z">
        <w:r w:rsidR="00EC6B52" w:rsidRPr="00091E6B">
          <w:rPr>
            <w:lang w:val="en-GB"/>
          </w:rPr>
          <w:t xml:space="preserve">negative </w:t>
        </w:r>
      </w:ins>
      <w:del w:id="104" w:author="Max Lindmark" w:date="2020-07-27T12:44:00Z">
        <w:r w:rsidR="00563D4D" w:rsidRPr="00091E6B" w:rsidDel="00EC6B52">
          <w:rPr>
            <w:lang w:val="en-GB"/>
          </w:rPr>
          <w:delText xml:space="preserve">this </w:delText>
        </w:r>
      </w:del>
      <w:r w:rsidR="00E10450" w:rsidRPr="00091E6B">
        <w:rPr>
          <w:lang w:val="en-GB"/>
        </w:rPr>
        <w:t>relationship</w:t>
      </w:r>
      <w:ins w:id="105" w:author="Max Lindmark" w:date="2020-07-27T12:44:00Z">
        <w:r w:rsidR="00EC6B52" w:rsidRPr="00091E6B">
          <w:rPr>
            <w:lang w:val="en-GB"/>
          </w:rPr>
          <w:t>s</w:t>
        </w:r>
      </w:ins>
      <w:r w:rsidR="00E10450" w:rsidRPr="00091E6B">
        <w:rPr>
          <w:lang w:val="en-GB"/>
        </w:rPr>
        <w:t xml:space="preserve"> between maximum size</w:t>
      </w:r>
      <w:ins w:id="106" w:author="Max Lindmark" w:date="2020-07-27T12:44:00Z">
        <w:r w:rsidR="00EC6B52" w:rsidRPr="00091E6B">
          <w:rPr>
            <w:lang w:val="en-GB"/>
          </w:rPr>
          <w:t xml:space="preserve"> or growth</w:t>
        </w:r>
      </w:ins>
      <w:r w:rsidR="006F53C1" w:rsidRPr="00091E6B">
        <w:rPr>
          <w:lang w:val="en-GB"/>
        </w:rPr>
        <w:t xml:space="preserve"> </w:t>
      </w:r>
      <w:ins w:id="107"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2E281F">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kre1J3Go/P0RXTwS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091E6B">
        <w:t xml:space="preserve">(Barneche </w:t>
      </w:r>
      <w:r w:rsidR="009D6C25" w:rsidRPr="00091E6B">
        <w:rPr>
          <w:i/>
          <w:iCs/>
        </w:rPr>
        <w:t>et al.</w:t>
      </w:r>
      <w:r w:rsidR="009D6C25" w:rsidRPr="00091E6B">
        <w:t xml:space="preserve"> 2019; Huss </w:t>
      </w:r>
      <w:r w:rsidR="009D6C25" w:rsidRPr="00091E6B">
        <w:rPr>
          <w:i/>
          <w:iCs/>
        </w:rPr>
        <w:t>et al.</w:t>
      </w:r>
      <w:r w:rsidR="009D6C25" w:rsidRPr="00091E6B">
        <w:t xml:space="preserve"> 2019; van Denderen </w:t>
      </w:r>
      <w:r w:rsidR="009D6C25" w:rsidRPr="00091E6B">
        <w:rPr>
          <w:i/>
          <w:iCs/>
        </w:rPr>
        <w:t>et al.</w:t>
      </w:r>
      <w:r w:rsidR="009D6C25" w:rsidRPr="00091E6B">
        <w:t xml:space="preserve"> 2019; van Dorst </w:t>
      </w:r>
      <w:r w:rsidR="009D6C25" w:rsidRPr="00091E6B">
        <w:rPr>
          <w:i/>
          <w:iCs/>
        </w:rPr>
        <w:t>et al.</w:t>
      </w:r>
      <w:r w:rsidR="009D6C25" w:rsidRPr="00091E6B">
        <w:t xml:space="preserve"> 2019)</w:t>
      </w:r>
      <w:r w:rsidR="003354C8" w:rsidRPr="00091E6B">
        <w:fldChar w:fldCharType="end"/>
      </w:r>
      <w:ins w:id="108" w:author="Max Lindmark" w:date="2020-09-10T17:37:00Z">
        <w:r w:rsidR="001505E8" w:rsidRPr="009E63B0">
          <w:rPr>
            <w:lang w:val="en-US"/>
          </w:rPr>
          <w:t>, and differences between species may be related to lif</w:t>
        </w:r>
      </w:ins>
      <w:ins w:id="109" w:author="Max Lindmark" w:date="2020-09-10T17:38:00Z">
        <w:r w:rsidR="001505E8" w:rsidRPr="009E63B0">
          <w:rPr>
            <w:lang w:val="en-US"/>
          </w:rPr>
          <w:t>e history traits</w:t>
        </w:r>
      </w:ins>
      <w:r w:rsidR="00B27D72">
        <w:rPr>
          <w:lang w:val="en-US"/>
        </w:rPr>
        <w:t xml:space="preserve"> </w:t>
      </w:r>
      <w:r w:rsidR="00B27D72">
        <w:rPr>
          <w:lang w:val="en-US"/>
        </w:rPr>
        <w:fldChar w:fldCharType="begin"/>
      </w:r>
      <w:r w:rsidR="00BE32DF">
        <w:rPr>
          <w:lang w:val="en-US"/>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Pr>
          <w:lang w:val="en-US"/>
        </w:rPr>
        <w:fldChar w:fldCharType="separate"/>
      </w:r>
      <w:r w:rsidR="00BE32DF" w:rsidRPr="00BE32DF">
        <w:rPr>
          <w:rFonts w:ascii="Times New Roman" w:cs="Times New Roman"/>
          <w:lang w:val="en-GB"/>
        </w:rPr>
        <w:t xml:space="preserve">(Wang </w:t>
      </w:r>
      <w:r w:rsidR="00BE32DF" w:rsidRPr="00BE32DF">
        <w:rPr>
          <w:rFonts w:ascii="Times New Roman" w:cs="Times New Roman"/>
          <w:i/>
          <w:iCs/>
          <w:lang w:val="en-GB"/>
        </w:rPr>
        <w:t>et al.</w:t>
      </w:r>
      <w:r w:rsidR="00BE32DF" w:rsidRPr="00BE32DF">
        <w:rPr>
          <w:rFonts w:ascii="Times New Roman" w:cs="Times New Roman"/>
          <w:lang w:val="en-GB"/>
        </w:rPr>
        <w:t xml:space="preserve"> 2020)</w:t>
      </w:r>
      <w:r w:rsidR="00B27D72">
        <w:rPr>
          <w:lang w:val="en-US"/>
        </w:rPr>
        <w:fldChar w:fldCharType="end"/>
      </w:r>
      <w:ins w:id="110" w:author="Max Lindmark" w:date="2020-09-10T17:38:00Z">
        <w:r w:rsidR="001505E8" w:rsidRPr="009E63B0">
          <w:rPr>
            <w:lang w:val="en-US"/>
          </w:rPr>
          <w:t>.</w:t>
        </w:r>
      </w:ins>
      <w:r w:rsidR="00C7262F" w:rsidRPr="00091E6B">
        <w:rPr>
          <w:rFonts w:eastAsiaTheme="minorEastAsia" w:cstheme="minorHAnsi"/>
        </w:rPr>
        <w:t xml:space="preserve"> </w:t>
      </w:r>
    </w:p>
    <w:p w14:paraId="003F9BB3" w14:textId="769D189D"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lastRenderedPageBreak/>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91E6B">
        <w:rPr>
          <w:lang w:val="en-GB"/>
        </w:rPr>
        <w:t xml:space="preserve">(Ohlberger 2013; Audzijonyte </w:t>
      </w:r>
      <w:r w:rsidR="006A7E11" w:rsidRPr="00091E6B">
        <w:rPr>
          <w:i/>
          <w:iCs/>
          <w:lang w:val="en-GB"/>
        </w:rPr>
        <w:t>et al.</w:t>
      </w:r>
      <w:r w:rsidR="006A7E11" w:rsidRPr="00091E6B">
        <w:rPr>
          <w:lang w:val="en-GB"/>
        </w:rPr>
        <w:t xml:space="preserve"> 2018; Neubauer &amp; Andersen 2019)</w:t>
      </w:r>
      <w:r w:rsidR="006A7E11" w:rsidRPr="00091E6B">
        <w:rPr>
          <w:rFonts w:eastAsiaTheme="minorEastAsia"/>
        </w:rPr>
        <w:fldChar w:fldCharType="end"/>
      </w:r>
      <w:r w:rsidR="000E2AC2" w:rsidRPr="00091E6B">
        <w:rPr>
          <w:rFonts w:eastAsiaTheme="minorEastAsia"/>
          <w:lang w:val="en-GB"/>
        </w:rPr>
        <w:t>, theoretical growth models</w:t>
      </w:r>
      <w:r w:rsidRPr="00091E6B">
        <w:rPr>
          <w:rFonts w:eastAsiaTheme="minorEastAsia"/>
          <w:lang w:val="en-GB"/>
        </w:rPr>
        <w:t xml:space="preserve"> predict similar </w:t>
      </w:r>
      <w:r w:rsidR="00E344CD" w:rsidRPr="00091E6B">
        <w:rPr>
          <w:rFonts w:eastAsiaTheme="minorEastAsia"/>
          <w:lang w:val="en-GB"/>
        </w:rPr>
        <w:t xml:space="preserve">organism </w:t>
      </w:r>
      <w:r w:rsidRPr="00091E6B">
        <w:rPr>
          <w:rFonts w:eastAsiaTheme="minorEastAsia"/>
          <w:lang w:val="en-GB"/>
        </w:rPr>
        <w:t>responses to warming</w:t>
      </w:r>
      <w:commentRangeStart w:id="111"/>
      <w:commentRangeStart w:id="112"/>
      <w:r w:rsidR="000E2AC2" w:rsidRPr="00091E6B">
        <w:rPr>
          <w:rFonts w:eastAsiaTheme="minorEastAsia"/>
          <w:lang w:val="en-GB"/>
        </w:rPr>
        <w:t>.</w:t>
      </w:r>
      <w:commentRangeEnd w:id="111"/>
      <w:r w:rsidRPr="00091E6B">
        <w:rPr>
          <w:rStyle w:val="CommentReference"/>
          <w:sz w:val="24"/>
          <w:szCs w:val="24"/>
        </w:rPr>
        <w:commentReference w:id="111"/>
      </w:r>
      <w:commentRangeEnd w:id="112"/>
      <w:r w:rsidR="009F2F89" w:rsidRPr="00091E6B">
        <w:rPr>
          <w:rStyle w:val="CommentReference"/>
          <w:sz w:val="24"/>
          <w:szCs w:val="24"/>
        </w:rPr>
        <w:commentReference w:id="112"/>
      </w:r>
      <w:del w:id="113" w:author="Max Lindmark" w:date="2020-09-10T22:48:00Z">
        <w:r w:rsidR="000E2AC2" w:rsidRPr="00091E6B" w:rsidDel="002A6529">
          <w:rPr>
            <w:rFonts w:eastAsiaTheme="minorEastAsia"/>
            <w:lang w:val="en-GB"/>
          </w:rPr>
          <w:delText xml:space="preserve"> </w:delText>
        </w:r>
        <w:r w:rsidR="00472952" w:rsidRPr="00091E6B" w:rsidDel="002A6529">
          <w:rPr>
            <w:rFonts w:eastAsiaTheme="minorEastAsia"/>
            <w:lang w:val="en-GB"/>
          </w:rPr>
          <w:delText>For instance,</w:delText>
        </w:r>
      </w:del>
      <w:r w:rsidR="00472952" w:rsidRPr="00091E6B">
        <w:rPr>
          <w:rFonts w:eastAsiaTheme="minorEastAsia"/>
          <w:lang w:val="en-GB"/>
        </w:rPr>
        <w:t xml:space="preserve"> </w:t>
      </w:r>
      <w:ins w:id="114" w:author="Max Lindmark" w:date="2020-07-27T14:14:00Z">
        <w:r w:rsidR="0020741B" w:rsidRPr="00091E6B">
          <w:rPr>
            <w:rFonts w:eastAsiaTheme="minorEastAsia"/>
            <w:lang w:val="en-GB"/>
          </w:rPr>
          <w:t>Pütter growth models</w:t>
        </w:r>
      </w:ins>
      <w:ins w:id="115"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rFonts w:ascii="Times New Roman" w:cs="Times New Roman"/>
          <w:lang w:val="en-GB"/>
        </w:rPr>
        <w:t>(Pütter 1920)</w:t>
      </w:r>
      <w:r w:rsidR="007D4277" w:rsidRPr="00091E6B">
        <w:rPr>
          <w:rFonts w:eastAsiaTheme="minorEastAsia"/>
          <w:lang w:val="en-GB"/>
        </w:rPr>
        <w:fldChar w:fldCharType="end"/>
      </w:r>
      <w:r w:rsidR="007D4277" w:rsidRPr="00091E6B">
        <w:rPr>
          <w:rFonts w:eastAsiaTheme="minorEastAsia"/>
          <w:lang w:val="en-GB"/>
        </w:rPr>
        <w:t xml:space="preserve">, </w:t>
      </w:r>
      <w:ins w:id="116"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Bertalanffy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rFonts w:ascii="Times New Roman" w:cs="Times New Roman"/>
          <w:lang w:val="en-GB"/>
        </w:rPr>
        <w:t>(von Bertalanffy 1938)</w:t>
      </w:r>
      <w:r w:rsidR="00472952" w:rsidRPr="00091E6B">
        <w:rPr>
          <w:rFonts w:eastAsiaTheme="minorEastAsia" w:cstheme="minorHAnsi"/>
        </w:rPr>
        <w:fldChar w:fldCharType="end"/>
      </w:r>
      <w:r w:rsidR="007D4277" w:rsidRPr="00091E6B">
        <w:rPr>
          <w:rFonts w:eastAsiaTheme="minorEastAsia" w:cstheme="minorHAnsi"/>
          <w:lang w:val="en-US"/>
        </w:rPr>
        <w:t>,</w:t>
      </w:r>
      <w:ins w:id="117" w:author="Max Lindmark" w:date="2020-07-27T14:14:00Z">
        <w:r w:rsidR="00310C4C" w:rsidRPr="00091E6B">
          <w:rPr>
            <w:rFonts w:eastAsiaTheme="minorEastAsia" w:cstheme="minorHAnsi"/>
            <w:lang w:val="en-US"/>
          </w:rPr>
          <w:t xml:space="preserve"> </w:t>
        </w:r>
      </w:ins>
      <w:ins w:id="118" w:author="Max Lindmark" w:date="2020-09-10T22:48:00Z">
        <w:r w:rsidR="00F36555">
          <w:rPr>
            <w:rFonts w:eastAsiaTheme="minorEastAsia" w:cstheme="minorHAnsi"/>
            <w:lang w:val="en-US"/>
          </w:rPr>
          <w:t xml:space="preserve">where </w:t>
        </w:r>
      </w:ins>
      <w:ins w:id="119" w:author="Max Lindmark" w:date="2020-09-10T22:49:00Z">
        <w:r w:rsidR="00F36555">
          <w:rPr>
            <w:rFonts w:eastAsiaTheme="minorEastAsia" w:cstheme="minorHAnsi"/>
            <w:lang w:val="en-US"/>
          </w:rPr>
          <w:t xml:space="preserve">growth is the difference between two antagonistic allometric processes, </w:t>
        </w:r>
      </w:ins>
      <w:del w:id="120" w:author="Max Lindmark" w:date="2020-07-27T14:14:00Z">
        <w:r w:rsidR="00472952" w:rsidRPr="00091E6B" w:rsidDel="00310C4C">
          <w:rPr>
            <w:rFonts w:eastAsiaTheme="minorEastAsia" w:cstheme="minorHAnsi"/>
          </w:rPr>
          <w:delText xml:space="preserve"> </w:delText>
        </w:r>
      </w:del>
      <w:r w:rsidR="00472952" w:rsidRPr="00091E6B">
        <w:rPr>
          <w:rFonts w:eastAsiaTheme="minorEastAsia"/>
          <w:lang w:val="en-GB"/>
        </w:rPr>
        <w:t>predict</w:t>
      </w:r>
      <w:del w:id="121"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122"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23"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24" w:author="Max Lindmark" w:date="2020-07-27T13:55:00Z">
        <w:r w:rsidR="008C573F" w:rsidRPr="00091E6B">
          <w:rPr>
            <w:rFonts w:eastAsiaTheme="minorEastAsia" w:cstheme="minorHAnsi"/>
          </w:rPr>
          <w:fldChar w:fldCharType="separate"/>
        </w:r>
      </w:ins>
      <w:r w:rsidR="00422B99" w:rsidRPr="00091E6B">
        <w:rPr>
          <w:rFonts w:ascii="Times New Roman" w:cs="Times New Roman"/>
          <w:lang w:val="en-GB"/>
        </w:rPr>
        <w:t xml:space="preserve">(Morita </w:t>
      </w:r>
      <w:r w:rsidR="00422B99" w:rsidRPr="00091E6B">
        <w:rPr>
          <w:rFonts w:ascii="Times New Roman" w:cs="Times New Roman"/>
          <w:i/>
          <w:iCs/>
          <w:lang w:val="en-GB"/>
        </w:rPr>
        <w:t>et al.</w:t>
      </w:r>
      <w:r w:rsidR="00422B99" w:rsidRPr="00091E6B">
        <w:rPr>
          <w:rFonts w:ascii="Times New Roman" w:cs="Times New Roman"/>
          <w:lang w:val="en-GB"/>
        </w:rPr>
        <w:t xml:space="preserve"> 2010; Pauly &amp; Cheung 2018b)</w:t>
      </w:r>
      <w:ins w:id="125"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ins w:id="126" w:author="Max Lindmark" w:date="2020-09-10T22:51:00Z">
        <w:r w:rsidR="006D4120">
          <w:rPr>
            <w:rFonts w:eastAsiaTheme="minorEastAsia" w:cstheme="minorHAnsi"/>
            <w:lang w:val="en-GB"/>
          </w:rPr>
          <w:t xml:space="preserve">the invoking of </w:t>
        </w:r>
      </w:ins>
      <w:ins w:id="127" w:author="Max Lindmark" w:date="2020-09-10T22:52:00Z">
        <w:r w:rsidR="009C1345">
          <w:rPr>
            <w:rFonts w:eastAsiaTheme="minorEastAsia" w:cstheme="minorHAnsi"/>
            <w:lang w:val="en-GB"/>
          </w:rPr>
          <w:t xml:space="preserve">simple </w:t>
        </w:r>
      </w:ins>
      <w:ins w:id="128"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129" w:author="Max Lindmark" w:date="2020-09-10T22:52:00Z">
        <w:r w:rsidR="00755E69">
          <w:rPr>
            <w:rFonts w:eastAsiaTheme="minorEastAsia" w:cstheme="minorHAnsi"/>
            <w:lang w:val="en-GB"/>
          </w:rPr>
          <w:t xml:space="preserve"> </w:t>
        </w:r>
      </w:ins>
      <w:ins w:id="130"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131" w:author="Max Lindmark" w:date="2020-09-10T22:52:00Z">
        <w:r w:rsidR="000F515A">
          <w:rPr>
            <w:rFonts w:eastAsiaTheme="minorEastAsia" w:cstheme="minorHAnsi"/>
            <w:lang w:val="en-GB"/>
          </w:rPr>
          <w:t xml:space="preserve">has led to </w:t>
        </w:r>
      </w:ins>
      <w:ins w:id="132" w:author="Max Lindmark" w:date="2020-09-10T22:53:00Z">
        <w:r w:rsidR="002764F8">
          <w:rPr>
            <w:rFonts w:eastAsiaTheme="minorEastAsia" w:cstheme="minorHAnsi"/>
            <w:lang w:val="en-GB"/>
          </w:rPr>
          <w:t xml:space="preserve">questioning of </w:t>
        </w:r>
      </w:ins>
      <w:r w:rsidR="00B773AC" w:rsidRPr="00091E6B">
        <w:rPr>
          <w:lang w:val="en-GB"/>
        </w:rPr>
        <w:t>the</w:t>
      </w:r>
      <w:ins w:id="133" w:author="Max Lindmark" w:date="2020-09-10T22:53:00Z">
        <w:r w:rsidR="00FA333A">
          <w:rPr>
            <w:lang w:val="en-GB"/>
          </w:rPr>
          <w:t>ir</w:t>
        </w:r>
      </w:ins>
      <w:r w:rsidR="00B773AC" w:rsidRPr="00091E6B">
        <w:rPr>
          <w:lang w:val="en-GB"/>
        </w:rPr>
        <w:t xml:space="preserve"> physiological basis </w:t>
      </w:r>
      <w:del w:id="134" w:author="Max Lindmark" w:date="2020-09-10T22:53:00Z">
        <w:r w:rsidR="00B773AC" w:rsidRPr="00091E6B" w:rsidDel="00FA333A">
          <w:rPr>
            <w:lang w:val="en-GB"/>
          </w:rPr>
          <w:delText xml:space="preserve">of </w:delText>
        </w:r>
      </w:del>
      <w:del w:id="135" w:author="Max Lindmark" w:date="2020-07-27T14:12:00Z">
        <w:r w:rsidR="00B773AC" w:rsidRPr="00091E6B" w:rsidDel="001D5816">
          <w:rPr>
            <w:lang w:val="en-GB"/>
          </w:rPr>
          <w:delText xml:space="preserve">these </w:delText>
        </w:r>
      </w:del>
      <w:del w:id="136" w:author="Max Lindmark" w:date="2020-09-10T22:53:00Z">
        <w:r w:rsidR="00B773AC" w:rsidRPr="00091E6B" w:rsidDel="00FA333A">
          <w:rPr>
            <w:lang w:val="en-GB"/>
          </w:rPr>
          <w:delText xml:space="preserve">models </w:delText>
        </w:r>
      </w:del>
      <w:del w:id="137" w:author="Max Lindmark" w:date="2020-09-10T22:52:00Z">
        <w:r w:rsidR="00B773AC" w:rsidRPr="00091E6B" w:rsidDel="0021657A">
          <w:rPr>
            <w:lang w:val="en-GB"/>
          </w:rPr>
          <w:delText>has been questioned for multiple reasons</w:delText>
        </w:r>
      </w:del>
      <w:del w:id="138" w:author="Max Lindmark" w:date="2020-07-27T14:24:00Z">
        <w:r w:rsidR="004D240D" w:rsidRPr="00091E6B" w:rsidDel="0039458E">
          <w:rPr>
            <w:lang w:val="en-GB"/>
          </w:rPr>
          <w:delText xml:space="preserve">, </w:delText>
        </w:r>
      </w:del>
      <w:del w:id="139" w:author="Max Lindmark" w:date="2020-08-17T12:06:00Z">
        <w:r w:rsidR="005A46BB" w:rsidRPr="00091E6B" w:rsidDel="00E51415">
          <w:rPr>
            <w:lang w:val="en-GB"/>
          </w:rPr>
          <w:delText>includ</w:delText>
        </w:r>
      </w:del>
      <w:del w:id="140" w:author="Max Lindmark" w:date="2020-07-27T14:24:00Z">
        <w:r w:rsidR="005A46BB" w:rsidRPr="00091E6B" w:rsidDel="0039458E">
          <w:rPr>
            <w:lang w:val="en-GB"/>
          </w:rPr>
          <w:delText xml:space="preserve">ing unrealistically large effects of temperature on asymptotic </w:delText>
        </w:r>
      </w:del>
      <w:del w:id="141" w:author="Max Lindmark" w:date="2020-07-27T14:15:00Z">
        <w:r w:rsidR="005A46BB" w:rsidRPr="00091E6B" w:rsidDel="00581065">
          <w:rPr>
            <w:lang w:val="en-GB"/>
          </w:rPr>
          <w:delText xml:space="preserve">size </w:delText>
        </w:r>
      </w:del>
      <w:del w:id="142" w:author="Max Lindmark" w:date="2020-07-27T14:24:00Z">
        <w:r w:rsidR="005A46BB" w:rsidRPr="00091E6B" w:rsidDel="0039458E">
          <w:rPr>
            <w:lang w:val="en-GB"/>
          </w:rPr>
          <w:delText xml:space="preserve">and </w:delText>
        </w:r>
      </w:del>
      <w:del w:id="143" w:author="Max Lindmark" w:date="2020-09-10T22:52:00Z">
        <w:r w:rsidR="004D240D" w:rsidRPr="00091E6B" w:rsidDel="0021657A">
          <w:rPr>
            <w:lang w:val="en-GB"/>
          </w:rPr>
          <w:delText xml:space="preserve">mass scaling exponents </w:delText>
        </w:r>
      </w:del>
      <w:del w:id="144" w:author="Max Lindmark" w:date="2020-08-17T12:00:00Z">
        <w:r w:rsidR="004D240D" w:rsidRPr="00091E6B" w:rsidDel="00841119">
          <w:rPr>
            <w:lang w:val="en-GB"/>
          </w:rPr>
          <w:delText xml:space="preserve">not </w:delText>
        </w:r>
      </w:del>
      <w:del w:id="145" w:author="Max Lindmark" w:date="2020-07-27T14:22:00Z">
        <w:r w:rsidR="004D240D" w:rsidRPr="00091E6B" w:rsidDel="00C052D9">
          <w:rPr>
            <w:lang w:val="en-GB"/>
          </w:rPr>
          <w:delText>match</w:delText>
        </w:r>
        <w:r w:rsidR="00EB68AE" w:rsidRPr="00091E6B" w:rsidDel="00C052D9">
          <w:rPr>
            <w:lang w:val="en-GB"/>
          </w:rPr>
          <w:delText xml:space="preserve">ing </w:delText>
        </w:r>
      </w:del>
      <w:del w:id="146"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147" w:author="Max Lindmark" w:date="2020-08-17T12:00:00Z">
        <w:r w:rsidR="00534169" w:rsidRPr="00091E6B" w:rsidDel="00841119">
          <w:rPr>
            <w:lang w:val="en-GB"/>
          </w:rPr>
          <w:delText xml:space="preserve"> </w:delText>
        </w:r>
      </w:del>
      <w:r w:rsidR="009A5AD0" w:rsidRPr="00091E6B">
        <w:rPr>
          <w:lang w:val="en-GB"/>
        </w:rPr>
        <w:fldChar w:fldCharType="begin"/>
      </w:r>
      <w:r w:rsidR="00422B99" w:rsidRPr="00091E6B">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0B45B9" w:rsidRPr="00091E6B">
        <w:rPr>
          <w:lang w:val="en-GB"/>
        </w:rPr>
        <w:t xml:space="preserve">(Lefevre </w:t>
      </w:r>
      <w:r w:rsidR="000B45B9" w:rsidRPr="00091E6B">
        <w:rPr>
          <w:i/>
          <w:iCs/>
          <w:lang w:val="en-GB"/>
        </w:rPr>
        <w:t>et al.</w:t>
      </w:r>
      <w:r w:rsidR="000B45B9" w:rsidRPr="00091E6B">
        <w:rPr>
          <w:lang w:val="en-GB"/>
        </w:rPr>
        <w:t xml:space="preserve"> 2017; Marshall &amp; White 2019a, b)</w:t>
      </w:r>
      <w:r w:rsidR="009A5AD0" w:rsidRPr="00091E6B">
        <w:rPr>
          <w:lang w:val="en-GB"/>
        </w:rPr>
        <w:fldChar w:fldCharType="end"/>
      </w:r>
      <w:commentRangeStart w:id="148"/>
      <w:commentRangeStart w:id="149"/>
      <w:r w:rsidR="00D176FD" w:rsidRPr="00091E6B">
        <w:rPr>
          <w:rFonts w:eastAsiaTheme="minorEastAsia"/>
          <w:lang w:val="en-GB"/>
        </w:rPr>
        <w:t>.</w:t>
      </w:r>
      <w:commentRangeEnd w:id="148"/>
      <w:r w:rsidR="00650801" w:rsidRPr="00091E6B">
        <w:rPr>
          <w:rStyle w:val="CommentReference"/>
          <w:sz w:val="24"/>
          <w:szCs w:val="24"/>
        </w:rPr>
        <w:commentReference w:id="148"/>
      </w:r>
      <w:commentRangeEnd w:id="149"/>
      <w:r w:rsidR="00C052D9" w:rsidRPr="00091E6B">
        <w:rPr>
          <w:rStyle w:val="CommentReference"/>
          <w:sz w:val="24"/>
          <w:szCs w:val="24"/>
        </w:rPr>
        <w:commentReference w:id="149"/>
      </w:r>
      <w:ins w:id="150" w:author="Max Lindmark" w:date="2020-07-27T14:18:00Z">
        <w:r w:rsidR="007D4277" w:rsidRPr="00091E6B">
          <w:rPr>
            <w:rFonts w:eastAsiaTheme="minorEastAsia"/>
            <w:lang w:val="en-GB"/>
          </w:rPr>
          <w:t xml:space="preserve"> </w:t>
        </w:r>
        <w:commentRangeStart w:id="151"/>
        <w:r w:rsidR="007D4277" w:rsidRPr="00091E6B">
          <w:rPr>
            <w:rFonts w:eastAsiaTheme="minorEastAsia"/>
            <w:lang w:val="en-GB"/>
          </w:rPr>
          <w:t>Hence, despite</w:t>
        </w:r>
      </w:ins>
      <w:ins w:id="152" w:author="Max Lindmark" w:date="2020-07-27T14:19:00Z">
        <w:r w:rsidR="00B236EE" w:rsidRPr="00091E6B">
          <w:rPr>
            <w:rFonts w:eastAsiaTheme="minorEastAsia"/>
            <w:lang w:val="en-GB"/>
          </w:rPr>
          <w:t xml:space="preserve"> attempting to </w:t>
        </w:r>
      </w:ins>
      <w:ins w:id="153" w:author="Max Lindmark" w:date="2020-07-27T14:18:00Z">
        <w:r w:rsidR="007D4277" w:rsidRPr="00091E6B">
          <w:rPr>
            <w:rFonts w:eastAsiaTheme="minorEastAsia"/>
            <w:lang w:val="en-GB"/>
          </w:rPr>
          <w:t>describ</w:t>
        </w:r>
      </w:ins>
      <w:ins w:id="154" w:author="Max Lindmark" w:date="2020-07-27T14:19:00Z">
        <w:r w:rsidR="00387698" w:rsidRPr="00091E6B">
          <w:rPr>
            <w:rFonts w:eastAsiaTheme="minorEastAsia"/>
            <w:lang w:val="en-GB"/>
          </w:rPr>
          <w:t>e</w:t>
        </w:r>
      </w:ins>
      <w:ins w:id="155" w:author="Max Lindmark" w:date="2020-07-27T14:18:00Z">
        <w:r w:rsidR="007D4277" w:rsidRPr="00091E6B">
          <w:rPr>
            <w:rFonts w:eastAsiaTheme="minorEastAsia"/>
            <w:lang w:val="en-GB"/>
          </w:rPr>
          <w:t xml:space="preserve"> growth </w:t>
        </w:r>
      </w:ins>
      <w:ins w:id="156" w:author="Max Lindmark" w:date="2020-07-27T14:19:00Z">
        <w:r w:rsidR="00387698" w:rsidRPr="00091E6B">
          <w:rPr>
            <w:rFonts w:eastAsiaTheme="minorEastAsia"/>
            <w:lang w:val="en-GB"/>
          </w:rPr>
          <w:t xml:space="preserve">from </w:t>
        </w:r>
      </w:ins>
      <w:ins w:id="157" w:author="Max Lindmark" w:date="2020-07-27T14:26:00Z">
        <w:r w:rsidR="006541FA" w:rsidRPr="00091E6B">
          <w:rPr>
            <w:rFonts w:eastAsiaTheme="minorEastAsia"/>
            <w:lang w:val="en-GB"/>
          </w:rPr>
          <w:t xml:space="preserve">first </w:t>
        </w:r>
      </w:ins>
      <w:ins w:id="158"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ins w:id="159" w:author="Max Lindmark" w:date="2020-07-27T14:20:00Z">
        <w:r w:rsidR="00EA7C2E" w:rsidRPr="00091E6B">
          <w:rPr>
            <w:rFonts w:eastAsiaTheme="minorEastAsia"/>
            <w:lang w:val="en-GB"/>
          </w:rPr>
          <w:t>Pütter growth models can also be viewed as phenomenological</w:t>
        </w:r>
      </w:ins>
      <w:ins w:id="160" w:author="Max Lindmark" w:date="2020-07-27T14:26:00Z">
        <w:r w:rsidR="008D04F7" w:rsidRPr="00091E6B">
          <w:rPr>
            <w:rFonts w:eastAsiaTheme="minorEastAsia"/>
            <w:lang w:val="en-GB"/>
          </w:rPr>
          <w:t xml:space="preserve"> if those </w:t>
        </w:r>
      </w:ins>
      <w:ins w:id="161" w:author="Max Lindmark" w:date="2020-07-27T14:27:00Z">
        <w:r w:rsidR="009D683C" w:rsidRPr="00091E6B">
          <w:rPr>
            <w:rFonts w:eastAsiaTheme="minorEastAsia"/>
            <w:lang w:val="en-GB"/>
          </w:rPr>
          <w:t>principles</w:t>
        </w:r>
      </w:ins>
      <w:ins w:id="162"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163" w:author="Max Lindmark" w:date="2020-09-10T21:44:00Z">
        <w:r w:rsidR="0048131C">
          <w:rPr>
            <w:rFonts w:eastAsiaTheme="minorEastAsia"/>
            <w:lang w:val="en-GB"/>
          </w:rPr>
          <w:t xml:space="preserve"> or overly </w:t>
        </w:r>
        <w:r w:rsidR="00451D23">
          <w:rPr>
            <w:rFonts w:eastAsiaTheme="minorEastAsia"/>
            <w:lang w:val="en-GB"/>
          </w:rPr>
          <w:t>simplified</w:t>
        </w:r>
      </w:ins>
      <w:ins w:id="164"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151"/>
      <w:r w:rsidR="006F7D68" w:rsidRPr="00091E6B">
        <w:rPr>
          <w:rStyle w:val="CommentReference"/>
          <w:sz w:val="24"/>
          <w:szCs w:val="24"/>
        </w:rPr>
        <w:commentReference w:id="151"/>
      </w:r>
      <w:ins w:id="165" w:author="Max Lindmark" w:date="2020-07-27T14:35:00Z">
        <w:r w:rsidR="00407D87" w:rsidRPr="00091E6B">
          <w:rPr>
            <w:rFonts w:eastAsiaTheme="minorEastAsia"/>
            <w:lang w:val="en-GB"/>
          </w:rPr>
          <w:t xml:space="preserve">Therefore, </w:t>
        </w:r>
      </w:ins>
      <w:commentRangeStart w:id="166"/>
      <w:commentRangeStart w:id="167"/>
      <w:del w:id="168" w:author="Max Lindmark" w:date="2020-07-27T14:36:00Z">
        <w:r w:rsidR="0017062E" w:rsidRPr="00091E6B" w:rsidDel="00BA6486">
          <w:rPr>
            <w:rFonts w:eastAsiaTheme="minorEastAsia"/>
            <w:lang w:val="en-GB"/>
          </w:rPr>
          <w:delText>A</w:delText>
        </w:r>
      </w:del>
      <w:ins w:id="169"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170"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171"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6662462C"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166"/>
      <w:r w:rsidR="00D9252D" w:rsidRPr="00091E6B">
        <w:rPr>
          <w:rStyle w:val="CommentReference"/>
          <w:sz w:val="24"/>
          <w:szCs w:val="24"/>
        </w:rPr>
        <w:commentReference w:id="166"/>
      </w:r>
      <w:commentRangeEnd w:id="167"/>
      <w:r w:rsidR="001D5816" w:rsidRPr="00091E6B">
        <w:rPr>
          <w:rStyle w:val="CommentReference"/>
          <w:sz w:val="24"/>
          <w:szCs w:val="24"/>
        </w:rPr>
        <w:commentReference w:id="167"/>
      </w:r>
      <w:r w:rsidRPr="00091E6B">
        <w:rPr>
          <w:rFonts w:eastAsiaTheme="minorEastAsia"/>
          <w:lang w:val="en-GB"/>
        </w:rPr>
        <w:t xml:space="preserve">, </w:t>
      </w:r>
      <w:del w:id="172"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173"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174"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175" w:author="Max Lindmark" w:date="2020-07-27T14:38:00Z">
        <w:r w:rsidR="00C55190" w:rsidRPr="00091E6B">
          <w:rPr>
            <w:rFonts w:eastAsiaTheme="minorEastAsia"/>
            <w:lang w:val="en-GB"/>
          </w:rPr>
          <w:t xml:space="preserve"> is </w:t>
        </w:r>
      </w:ins>
      <w:del w:id="176"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177" w:author="Max Lindmark" w:date="2020-07-27T14:39:00Z">
        <w:r w:rsidR="00BF72DF" w:rsidRPr="00091E6B" w:rsidDel="00E81A8E">
          <w:rPr>
            <w:rFonts w:eastAsiaTheme="minorEastAsia"/>
            <w:lang w:val="en-GB"/>
          </w:rPr>
          <w:delText>Usually, e</w:delText>
        </w:r>
      </w:del>
      <w:ins w:id="178"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179" w:author="Max Lindmark" w:date="2020-07-27T14:39:00Z">
        <w:r w:rsidR="006267C1" w:rsidRPr="00091E6B">
          <w:rPr>
            <w:rFonts w:eastAsiaTheme="minorEastAsia"/>
            <w:lang w:val="en-GB"/>
          </w:rPr>
          <w:t>no</w:t>
        </w:r>
      </w:ins>
      <w:ins w:id="180" w:author="Max Lindmark" w:date="2020-07-27T14:40:00Z">
        <w:r w:rsidR="006267C1" w:rsidRPr="00091E6B">
          <w:rPr>
            <w:rFonts w:eastAsiaTheme="minorEastAsia"/>
            <w:lang w:val="en-GB"/>
          </w:rPr>
          <w:t>rmally</w:t>
        </w:r>
      </w:ins>
      <w:ins w:id="181"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182" w:author="Max Lindmark" w:date="2020-07-27T14:40:00Z">
        <w:r w:rsidR="00CC4991" w:rsidRPr="00091E6B" w:rsidDel="00625DD6">
          <w:rPr>
            <w:rFonts w:eastAsiaTheme="minorEastAsia"/>
            <w:lang w:val="en-GB"/>
          </w:rPr>
          <w:delText xml:space="preserve">typically </w:delText>
        </w:r>
      </w:del>
      <w:ins w:id="183"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184"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091E6B">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 xml:space="preserve">physiological basis of growth models of varying complexity, </w:t>
      </w:r>
      <w:r w:rsidR="00195A96" w:rsidRPr="00091E6B">
        <w:rPr>
          <w:rFonts w:eastAsiaTheme="minorEastAsia"/>
          <w:lang w:val="en-GB"/>
        </w:rPr>
        <w:lastRenderedPageBreak/>
        <w:t xml:space="preserve">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7A00F649"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and because allometric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r w:rsidR="00941E76" w:rsidRPr="00091E6B">
        <w:rPr>
          <w:rFonts w:eastAsiaTheme="minorEastAsia"/>
          <w:lang w:val="en-GB"/>
        </w:rPr>
        <w:t xml:space="preserve">However,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200157" w:rsidRPr="00091E6B">
        <w:rPr>
          <w:rFonts w:eastAsiaTheme="minorEastAsia"/>
          <w:lang w:val="en-GB"/>
        </w:rPr>
        <w:t xml:space="preserve"> </w:t>
      </w:r>
      <w:ins w:id="185"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186"/>
        <w:commentRangeStart w:id="187"/>
        <w:r w:rsidR="001C3243" w:rsidRPr="00091E6B">
          <w:rPr>
            <w:rFonts w:cstheme="minorHAnsi"/>
            <w:lang w:val="en-GB"/>
          </w:rPr>
          <w:t xml:space="preserve"> </w:t>
        </w:r>
        <w:commentRangeEnd w:id="186"/>
        <w:r w:rsidR="001C3243" w:rsidRPr="00091E6B">
          <w:rPr>
            <w:rStyle w:val="CommentReference"/>
            <w:sz w:val="24"/>
            <w:szCs w:val="24"/>
          </w:rPr>
          <w:commentReference w:id="186"/>
        </w:r>
        <w:commentRangeEnd w:id="187"/>
        <w:r w:rsidR="001C3243" w:rsidRPr="00091E6B">
          <w:rPr>
            <w:rStyle w:val="CommentReference"/>
            <w:sz w:val="24"/>
            <w:szCs w:val="24"/>
          </w:rPr>
          <w:commentReference w:id="187"/>
        </w:r>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assumed to </w:t>
      </w:r>
      <w:commentRangeStart w:id="188"/>
      <w:r w:rsidR="00BB6D4A" w:rsidRPr="00091E6B">
        <w:rPr>
          <w:rFonts w:eastAsiaTheme="minorEastAsia"/>
          <w:lang w:val="en-GB"/>
        </w:rPr>
        <w:t xml:space="preserve">follow </w:t>
      </w:r>
      <w:r w:rsidR="0005492C" w:rsidRPr="00091E6B">
        <w:rPr>
          <w:rFonts w:eastAsiaTheme="minorEastAsia"/>
          <w:lang w:val="en-GB"/>
        </w:rPr>
        <w:t xml:space="preserve">the </w:t>
      </w:r>
      <w:r w:rsidR="00F4313B" w:rsidRPr="00091E6B">
        <w:rPr>
          <w:rFonts w:eastAsiaTheme="minorEastAsia"/>
          <w:lang w:val="en-GB"/>
        </w:rPr>
        <w:t>Arrhenius fractal supply model (AFS)</w:t>
      </w:r>
      <w:r w:rsidR="00163459" w:rsidRPr="00091E6B">
        <w:rPr>
          <w:rFonts w:eastAsiaTheme="minorEastAsia"/>
          <w:lang w:val="en-GB"/>
        </w:rPr>
        <w:t xml:space="preserve">, </w:t>
      </w:r>
      <w:r w:rsidR="00D00BC0" w:rsidRPr="00091E6B">
        <w:rPr>
          <w:rFonts w:eastAsiaTheme="minorEastAsia"/>
          <w:lang w:val="en-GB"/>
        </w:rPr>
        <w:t xml:space="preserve">including </w:t>
      </w:r>
      <w:r w:rsidR="006902B8" w:rsidRPr="00091E6B">
        <w:rPr>
          <w:rFonts w:eastAsiaTheme="minorEastAsia"/>
          <w:lang w:val="en-GB"/>
        </w:rPr>
        <w:t>in the metabolic theory of ecology</w:t>
      </w:r>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r w:rsidR="009B5328" w:rsidRPr="00091E6B">
        <w:rPr>
          <w:rFonts w:eastAsiaTheme="minorEastAsia"/>
          <w:lang w:val="en-GB"/>
        </w:rPr>
        <w:t xml:space="preserve">. </w:t>
      </w:r>
      <w:r w:rsidR="003410FC" w:rsidRPr="00091E6B">
        <w:rPr>
          <w:rFonts w:eastAsiaTheme="minorEastAsia"/>
          <w:lang w:val="en-GB"/>
        </w:rPr>
        <w:t xml:space="preserve">The AFS </w:t>
      </w:r>
      <w:r w:rsidR="00A31029" w:rsidRPr="00091E6B">
        <w:rPr>
          <w:rFonts w:eastAsiaTheme="minorEastAsia"/>
          <w:lang w:val="en-GB"/>
        </w:rPr>
        <w:t xml:space="preserve">assumes </w:t>
      </w:r>
      <w:r w:rsidR="006D0829" w:rsidRPr="00091E6B">
        <w:rPr>
          <w:rFonts w:eastAsiaTheme="minorEastAsia"/>
          <w:lang w:val="en-GB"/>
        </w:rPr>
        <w:t xml:space="preserve">that </w:t>
      </w:r>
      <w:r w:rsidR="00F533D4" w:rsidRPr="00091E6B">
        <w:rPr>
          <w:rFonts w:eastAsiaTheme="minorEastAsia"/>
          <w:lang w:val="en-GB"/>
        </w:rPr>
        <w:t>metabolically-driven rates</w:t>
      </w:r>
      <w:r w:rsidR="00DD3995" w:rsidRPr="00091E6B">
        <w:rPr>
          <w:rFonts w:eastAsiaTheme="minorEastAsia"/>
          <w:lang w:val="en-GB"/>
        </w:rPr>
        <w:t xml:space="preserve"> </w:t>
      </w:r>
      <w:r w:rsidR="00941DB4" w:rsidRPr="00091E6B">
        <w:rPr>
          <w:rFonts w:eastAsiaTheme="minorEastAsia"/>
          <w:lang w:val="en-GB"/>
        </w:rPr>
        <w:t>(</w:t>
      </w:r>
      <m:oMath>
        <m:r>
          <w:rPr>
            <w:rFonts w:ascii="Cambria Math" w:eastAsiaTheme="minorEastAsia" w:hAnsi="Cambria Math"/>
            <w:lang w:val="en-GB"/>
          </w:rPr>
          <m:t>I</m:t>
        </m:r>
      </m:oMath>
      <w:r w:rsidR="00B635FF" w:rsidRPr="00091E6B">
        <w:rPr>
          <w:rFonts w:eastAsiaTheme="minorEastAsia"/>
          <w:lang w:val="en-GB"/>
        </w:rPr>
        <w:t xml:space="preserve">, </w:t>
      </w:r>
      <w:r w:rsidR="0050081B" w:rsidRPr="00091E6B">
        <w:rPr>
          <w:rFonts w:eastAsiaTheme="minorEastAsia"/>
          <w:lang w:val="en-GB"/>
        </w:rPr>
        <w:t xml:space="preserve">e.g. </w:t>
      </w:r>
      <w:r w:rsidR="00DD3995" w:rsidRPr="00091E6B">
        <w:rPr>
          <w:rFonts w:eastAsiaTheme="minorEastAsia"/>
          <w:lang w:val="en-GB"/>
        </w:rPr>
        <w:t>metabolism and consumption</w:t>
      </w:r>
      <w:r w:rsidR="00941DB4" w:rsidRPr="00091E6B">
        <w:rPr>
          <w:rFonts w:eastAsiaTheme="minorEastAsia"/>
          <w:lang w:val="en-GB"/>
        </w:rPr>
        <w:t>)</w:t>
      </w:r>
      <w:r w:rsidR="00DC4E27" w:rsidRPr="00091E6B">
        <w:rPr>
          <w:rFonts w:eastAsiaTheme="minorEastAsia"/>
          <w:lang w:val="en-GB"/>
        </w:rPr>
        <w:t xml:space="preserve"> </w:t>
      </w:r>
      <w:r w:rsidR="00F533D4" w:rsidRPr="00091E6B">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Pr>
          <w:rFonts w:eastAsiaTheme="minorEastAsia"/>
          <w:lang w:val="en-GB"/>
        </w:rPr>
        <w:t>,</w:t>
      </w:r>
      <w:r w:rsidR="00EC3069" w:rsidRPr="00091E6B">
        <w:rPr>
          <w:rFonts w:eastAsiaTheme="minorEastAsia"/>
          <w:lang w:val="en-GB"/>
        </w:rPr>
        <w:t xml:space="preserve"> where </w:t>
      </w:r>
      <m:oMath>
        <m:r>
          <w:rPr>
            <w:rFonts w:ascii="Cambria Math" w:eastAsiaTheme="minorEastAsia" w:hAnsi="Cambria Math"/>
          </w:rPr>
          <m:t>E</m:t>
        </m:r>
      </m:oMath>
      <w:r w:rsidR="00EC3069" w:rsidRPr="00091E6B">
        <w:rPr>
          <w:rFonts w:eastAsiaTheme="minorEastAsia"/>
          <w:lang w:val="en-GB"/>
        </w:rPr>
        <w:t xml:space="preserve"> is the activation energy</w:t>
      </w:r>
      <w:r w:rsidR="003966DD" w:rsidRPr="00091E6B">
        <w:rPr>
          <w:rFonts w:eastAsiaTheme="minorEastAsia"/>
          <w:lang w:val="en-GB"/>
        </w:rPr>
        <w:t xml:space="preserve"> [</w:t>
      </w:r>
      <m:oMath>
        <m:r>
          <m:rPr>
            <m:sty m:val="p"/>
          </m:rPr>
          <w:rPr>
            <w:rFonts w:ascii="Cambria Math" w:eastAsiaTheme="minorEastAsia" w:hAnsi="Cambria Math"/>
            <w:lang w:val="en-GB"/>
          </w:rPr>
          <m:t>eV</m:t>
        </m:r>
      </m:oMath>
      <w:r w:rsidR="003966DD" w:rsidRPr="00091E6B">
        <w:rPr>
          <w:rFonts w:eastAsiaTheme="minorEastAsia"/>
          <w:lang w:val="en-GB"/>
        </w:rPr>
        <w:t>]</w:t>
      </w:r>
      <w:r w:rsidR="00EC3069" w:rsidRPr="00091E6B">
        <w:rPr>
          <w:rFonts w:eastAsiaTheme="minorEastAsia"/>
          <w:lang w:val="en-GB"/>
        </w:rPr>
        <w:t xml:space="preserve">, </w:t>
      </w:r>
      <m:oMath>
        <m:r>
          <w:rPr>
            <w:rFonts w:ascii="Cambria Math" w:eastAsiaTheme="minorEastAsia" w:hAnsi="Cambria Math"/>
          </w:rPr>
          <m:t>k</m:t>
        </m:r>
      </m:oMath>
      <w:r w:rsidR="00EC3069" w:rsidRPr="00091E6B">
        <w:rPr>
          <w:rFonts w:eastAsiaTheme="minorEastAsia"/>
          <w:lang w:val="en-GB"/>
        </w:rPr>
        <w:t xml:space="preserve"> is Boltzmann’s constant</w:t>
      </w:r>
      <w:r w:rsidR="00BD33E6" w:rsidRPr="00091E6B">
        <w:rPr>
          <w:rFonts w:eastAsiaTheme="minorEastAsia"/>
          <w:lang w:val="en-GB"/>
        </w:rPr>
        <w:t xml:space="preserve"> [</w:t>
      </w:r>
      <m:oMath>
        <m:r>
          <m:rPr>
            <m:sty m:val="p"/>
          </m:rPr>
          <w:rPr>
            <w:rFonts w:ascii="Cambria Math" w:eastAsiaTheme="minorEastAsia" w:hAnsi="Cambria Math"/>
            <w:lang w:val="en-GB"/>
          </w:rPr>
          <m:t>eV</m:t>
        </m:r>
        <m:r>
          <w:ins w:id="189" w:author="Max Lindmark" w:date="2020-09-10T11:00:00Z">
            <m:rPr>
              <m:sty m:val="p"/>
            </m:rPr>
            <w:rPr>
              <w:rFonts w:ascii="Cambria Math" w:eastAsiaTheme="minorEastAsia" w:hAnsi="Cambria Math"/>
              <w:lang w:val="en-GB"/>
            </w:rPr>
            <m:t>×</m:t>
          </w:ins>
        </m:r>
        <m:r>
          <w:del w:id="190" w:author="Max Lindmark" w:date="2020-09-10T11:00:00Z">
            <m:rPr>
              <m:sty m:val="p"/>
            </m:rPr>
            <w:rPr>
              <w:rFonts w:ascii="Cambria Math" w:eastAsiaTheme="minorEastAsia" w:hAnsi="Cambria Math"/>
              <w:lang w:val="en-GB"/>
            </w:rPr>
            <m:t>∙</m:t>
          </w:del>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sidRPr="00091E6B">
        <w:rPr>
          <w:rFonts w:eastAsiaTheme="minorEastAsia"/>
          <w:lang w:val="en-GB"/>
        </w:rPr>
        <w:t>]</w:t>
      </w:r>
      <w:r w:rsidR="00EC3069" w:rsidRPr="00091E6B">
        <w:rPr>
          <w:rFonts w:eastAsiaTheme="minorEastAsia"/>
          <w:lang w:val="en-GB"/>
        </w:rPr>
        <w:t xml:space="preserve"> and </w:t>
      </w:r>
      <m:oMath>
        <m:r>
          <w:rPr>
            <w:rFonts w:ascii="Cambria Math" w:eastAsiaTheme="minorEastAsia" w:hAnsi="Cambria Math"/>
          </w:rPr>
          <m:t>T</m:t>
        </m:r>
      </m:oMath>
      <w:r w:rsidR="00EC3069" w:rsidRPr="00091E6B">
        <w:rPr>
          <w:rFonts w:eastAsiaTheme="minorEastAsia"/>
          <w:lang w:val="en-GB"/>
        </w:rPr>
        <w:t xml:space="preserve"> is temperature </w:t>
      </w:r>
      <w:r w:rsidR="009B18F4" w:rsidRPr="00091E6B">
        <w:rPr>
          <w:rFonts w:eastAsiaTheme="minorEastAsia"/>
          <w:lang w:val="en-GB"/>
        </w:rPr>
        <w:t>[</w:t>
      </w:r>
      <m:oMath>
        <m:r>
          <m:rPr>
            <m:sty m:val="p"/>
          </m:rPr>
          <w:rPr>
            <w:rFonts w:ascii="Cambria Math" w:eastAsiaTheme="minorEastAsia" w:hAnsi="Cambria Math"/>
            <w:lang w:val="en-GB"/>
          </w:rPr>
          <m:t>K</m:t>
        </m:r>
      </m:oMath>
      <w:r w:rsidR="009B18F4" w:rsidRPr="00091E6B">
        <w:rPr>
          <w:rFonts w:eastAsiaTheme="minorEastAsia"/>
          <w:iCs/>
          <w:lang w:val="en-GB"/>
        </w:rPr>
        <w:t>]</w:t>
      </w:r>
      <w:r w:rsidR="00EC3069" w:rsidRPr="00091E6B">
        <w:rPr>
          <w:rFonts w:eastAsiaTheme="minorEastAsia"/>
          <w:lang w:val="en-GB"/>
        </w:rPr>
        <w:t>.</w:t>
      </w:r>
      <w:r w:rsidR="00F533D4" w:rsidRPr="00091E6B">
        <w:rPr>
          <w:rFonts w:eastAsiaTheme="minorEastAsia"/>
          <w:lang w:val="en-GB"/>
        </w:rPr>
        <w:t xml:space="preserve"> </w:t>
      </w:r>
      <w:r w:rsidR="001A58EF" w:rsidRPr="00091E6B">
        <w:rPr>
          <w:rFonts w:eastAsiaTheme="minorEastAsia"/>
          <w:lang w:val="en-GB"/>
        </w:rPr>
        <w:t>Importantly</w:t>
      </w:r>
      <w:commentRangeEnd w:id="188"/>
      <w:r w:rsidR="009279D3">
        <w:rPr>
          <w:rStyle w:val="CommentReference"/>
        </w:rPr>
        <w:commentReference w:id="188"/>
      </w:r>
      <w:r w:rsidR="001A58EF" w:rsidRPr="00091E6B">
        <w:rPr>
          <w:rFonts w:eastAsiaTheme="minorEastAsia"/>
          <w:lang w:val="en-GB"/>
        </w:rPr>
        <w:t xml:space="preserve">, </w:t>
      </w:r>
      <w:r w:rsidR="00DE3B82" w:rsidRPr="00091E6B">
        <w:rPr>
          <w:rFonts w:eastAsiaTheme="minorEastAsia"/>
          <w:lang w:val="en-GB"/>
        </w:rPr>
        <w:t xml:space="preserve">the model assumes </w:t>
      </w:r>
      <w:r w:rsidR="009261DD" w:rsidRPr="00091E6B">
        <w:rPr>
          <w:rFonts w:eastAsiaTheme="minorEastAsia"/>
          <w:lang w:val="en-GB"/>
        </w:rPr>
        <w:t xml:space="preserve">a </w:t>
      </w:r>
      <w:r w:rsidR="007D1821" w:rsidRPr="00091E6B">
        <w:rPr>
          <w:rFonts w:eastAsiaTheme="minorEastAsia"/>
          <w:lang w:val="en-GB"/>
        </w:rPr>
        <w:t>mass-scaling</w:t>
      </w:r>
      <w:r w:rsidR="00254661" w:rsidRPr="00091E6B">
        <w:rPr>
          <w:rFonts w:eastAsiaTheme="minorEastAsia"/>
          <w:lang w:val="en-GB"/>
        </w:rPr>
        <w:t xml:space="preserve"> exponent</w:t>
      </w:r>
      <w:r w:rsidR="007D1821" w:rsidRPr="00091E6B">
        <w:rPr>
          <w:rFonts w:eastAsiaTheme="minorEastAsia"/>
          <w:lang w:val="en-GB"/>
        </w:rPr>
        <w:t xml:space="preserve"> </w:t>
      </w:r>
      <w:r w:rsidR="00AE058A" w:rsidRPr="00091E6B">
        <w:rPr>
          <w:rFonts w:eastAsiaTheme="minorEastAsia"/>
          <w:lang w:val="en-GB"/>
        </w:rPr>
        <w:t xml:space="preserve">of </w:t>
      </w:r>
      <w:r w:rsidR="00D00BC0" w:rsidRPr="00091E6B">
        <w:rPr>
          <w:rFonts w:eastAsiaTheme="minorEastAsia"/>
          <w:lang w:val="en-GB"/>
        </w:rPr>
        <w:t xml:space="preserve">¾ </w:t>
      </w:r>
      <w:r w:rsidR="00D60929" w:rsidRPr="00091E6B">
        <w:rPr>
          <w:rFonts w:eastAsiaTheme="minorEastAsia"/>
          <w:lang w:val="en-GB"/>
        </w:rPr>
        <w:t>when estimating temperature effects</w:t>
      </w:r>
      <w:r w:rsidR="003A330F" w:rsidRPr="00091E6B">
        <w:rPr>
          <w:rFonts w:eastAsiaTheme="minorEastAsia"/>
          <w:lang w:val="en-GB"/>
        </w:rPr>
        <w:t>, as well as independent effect</w:t>
      </w:r>
      <w:r w:rsidR="006C45BE" w:rsidRPr="00091E6B">
        <w:rPr>
          <w:rFonts w:eastAsiaTheme="minorEastAsia"/>
          <w:lang w:val="en-GB"/>
        </w:rPr>
        <w:t>s</w:t>
      </w:r>
      <w:r w:rsidR="003A330F" w:rsidRPr="00091E6B">
        <w:rPr>
          <w:rFonts w:eastAsiaTheme="minorEastAsia"/>
          <w:lang w:val="en-GB"/>
        </w:rPr>
        <w:t xml:space="preserve"> of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r w:rsidR="000645E4" w:rsidRPr="00091E6B">
        <w:rPr>
          <w:rFonts w:cstheme="minorHAnsi"/>
          <w:lang w:val="en-GB"/>
        </w:rPr>
        <w:t xml:space="preserve">the </w:t>
      </w:r>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091E6B">
        <w:t xml:space="preserve">(Xie &amp; Sun 1990; Glazier 2005; García García </w:t>
      </w:r>
      <w:r w:rsidR="00EB6461" w:rsidRPr="00091E6B">
        <w:rPr>
          <w:i/>
          <w:iCs/>
        </w:rPr>
        <w:t>et al.</w:t>
      </w:r>
      <w:r w:rsidR="00EB6461" w:rsidRPr="00091E6B">
        <w:t xml:space="preserve"> 2011; Ohlberger </w:t>
      </w:r>
      <w:r w:rsidR="00EB6461" w:rsidRPr="00091E6B">
        <w:rPr>
          <w:i/>
          <w:iCs/>
        </w:rPr>
        <w:t>et al.</w:t>
      </w:r>
      <w:r w:rsidR="00EB6461" w:rsidRPr="00091E6B">
        <w:t xml:space="preserve"> 2012; Lindmark </w:t>
      </w:r>
      <w:r w:rsidR="00EB6461" w:rsidRPr="00091E6B">
        <w:rPr>
          <w:i/>
          <w:iCs/>
        </w:rPr>
        <w:t>et al.</w:t>
      </w:r>
      <w:r w:rsidR="00EB6461" w:rsidRPr="00091E6B">
        <w:t xml:space="preserve"> 2018)</w:t>
      </w:r>
      <w:r w:rsidR="006A1A0C" w:rsidRPr="00091E6B">
        <w:rPr>
          <w:rFonts w:cstheme="minorHAnsi"/>
        </w:rPr>
        <w:fldChar w:fldCharType="end"/>
      </w:r>
      <w:r w:rsidR="009223C1" w:rsidRPr="00091E6B">
        <w:rPr>
          <w:rFonts w:cstheme="minorHAnsi"/>
        </w:rPr>
        <w:t xml:space="preserve"> (but see</w:t>
      </w:r>
      <w:r w:rsidR="00020BC0" w:rsidRPr="00091E6B">
        <w:rPr>
          <w:rFonts w:cstheme="minorHAnsi"/>
        </w:rPr>
        <w:t xml:space="preserve"> Jerde </w:t>
      </w:r>
      <w:r w:rsidR="00020BC0" w:rsidRPr="00091E6B">
        <w:rPr>
          <w:rFonts w:cstheme="minorHAnsi"/>
          <w:i/>
          <w:iCs/>
        </w:rPr>
        <w:t>et al</w:t>
      </w:r>
      <w:r w:rsidR="00020BC0" w:rsidRPr="00091E6B">
        <w:rPr>
          <w:rFonts w:cstheme="minorHAnsi"/>
        </w:rPr>
        <w:t xml:space="preserve">. </w:t>
      </w:r>
      <w:r w:rsidR="009223C1" w:rsidRPr="00091E6B">
        <w:rPr>
          <w:rFonts w:cstheme="minorHAnsi"/>
        </w:rPr>
        <w:t xml:space="preserve"> </w:t>
      </w:r>
      <w:r w:rsidR="009223C1" w:rsidRPr="00091E6B">
        <w:rPr>
          <w:rFonts w:cstheme="minorHAnsi"/>
        </w:rPr>
        <w:fldChar w:fldCharType="begin"/>
      </w:r>
      <w:r w:rsidR="00422B99" w:rsidRPr="00091E6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091E6B">
        <w:t>(2019)</w:t>
      </w:r>
      <w:r w:rsidR="009223C1" w:rsidRPr="00091E6B">
        <w:rPr>
          <w:rFonts w:cstheme="minorHAnsi"/>
        </w:rPr>
        <w:fldChar w:fldCharType="end"/>
      </w:r>
      <w:r w:rsidR="009223C1" w:rsidRPr="00091E6B">
        <w:rPr>
          <w:rFonts w:cstheme="minorHAnsi"/>
        </w:rPr>
        <w:t>)</w:t>
      </w:r>
      <w:r w:rsidR="00EB7199" w:rsidRPr="00091E6B">
        <w:rPr>
          <w:rFonts w:cstheme="minorHAnsi"/>
        </w:rPr>
        <w:t>.</w:t>
      </w:r>
      <w:r w:rsidR="00FA11B2" w:rsidRPr="00091E6B">
        <w:rPr>
          <w:rFonts w:cstheme="minorHAnsi"/>
        </w:rPr>
        <w:t xml:space="preserve"> </w:t>
      </w:r>
      <w:r w:rsidR="00E97E74" w:rsidRPr="00091E6B">
        <w:rPr>
          <w:rFonts w:cstheme="minorHAnsi"/>
        </w:rPr>
        <w:t>In addition, while t</w:t>
      </w:r>
      <w:r w:rsidR="00636995" w:rsidRPr="00091E6B">
        <w:rPr>
          <w:rFonts w:eastAsiaTheme="minorEastAsia"/>
        </w:rPr>
        <w:t>he AFS tend</w:t>
      </w:r>
      <w:r w:rsidR="005C1289" w:rsidRPr="00091E6B">
        <w:rPr>
          <w:rFonts w:eastAsiaTheme="minorEastAsia"/>
        </w:rPr>
        <w:t>s</w:t>
      </w:r>
      <w:r w:rsidR="00636995" w:rsidRPr="00091E6B">
        <w:rPr>
          <w:rFonts w:eastAsiaTheme="minorEastAsia"/>
        </w:rPr>
        <w:t xml:space="preserve"> to </w:t>
      </w:r>
      <w:r w:rsidR="003D4E1C" w:rsidRPr="00091E6B">
        <w:rPr>
          <w:rFonts w:eastAsiaTheme="minorEastAsia"/>
        </w:rPr>
        <w:t>provide good statistical fits to</w:t>
      </w:r>
      <w:r w:rsidR="00636995" w:rsidRPr="00091E6B">
        <w:rPr>
          <w:rFonts w:eastAsiaTheme="minorEastAsia"/>
        </w:rPr>
        <w:t xml:space="preserve"> interspecific data </w:t>
      </w:r>
      <w:r w:rsidR="00D454D2" w:rsidRPr="00091E6B">
        <w:rPr>
          <w:rFonts w:eastAsiaTheme="minorEastAsia"/>
        </w:rPr>
        <w:fldChar w:fldCharType="begin"/>
      </w:r>
      <w:r w:rsidR="00422B99" w:rsidRPr="00091E6B">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091E6B">
        <w:rPr>
          <w:rFonts w:eastAsiaTheme="minorEastAsia"/>
          <w:noProof/>
        </w:rPr>
        <w:t>(Clarke 2004)</w:t>
      </w:r>
      <w:r w:rsidR="00D454D2" w:rsidRPr="00091E6B">
        <w:rPr>
          <w:rFonts w:eastAsiaTheme="minorEastAsia"/>
        </w:rPr>
        <w:fldChar w:fldCharType="end"/>
      </w:r>
      <w:r w:rsidR="00933FBE" w:rsidRPr="00091E6B">
        <w:rPr>
          <w:rFonts w:eastAsiaTheme="minorEastAsia"/>
        </w:rPr>
        <w:t xml:space="preserve"> </w:t>
      </w:r>
      <w:r w:rsidR="00636995" w:rsidRPr="00091E6B">
        <w:rPr>
          <w:rFonts w:eastAsiaTheme="minorEastAsia"/>
        </w:rPr>
        <w:t xml:space="preserve">and intraspecific data </w:t>
      </w:r>
      <w:r w:rsidR="00D657AD" w:rsidRPr="00091E6B">
        <w:rPr>
          <w:rFonts w:eastAsiaTheme="minorEastAsia"/>
        </w:rPr>
        <w:t xml:space="preserve">with a restricted </w:t>
      </w:r>
      <w:r w:rsidR="00636995" w:rsidRPr="00091E6B">
        <w:rPr>
          <w:rFonts w:eastAsiaTheme="minorEastAsia"/>
        </w:rPr>
        <w:t xml:space="preserve">temperature range </w:t>
      </w:r>
      <w:r w:rsidR="00636995" w:rsidRPr="00091E6B">
        <w:rPr>
          <w:rFonts w:eastAsiaTheme="minorEastAsia"/>
        </w:rPr>
        <w:fldChar w:fldCharType="begin"/>
      </w:r>
      <w:r w:rsidR="00422B99" w:rsidRPr="00091E6B">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estimated </w:t>
      </w:r>
      <w:r w:rsidR="000A467D" w:rsidRPr="00091E6B">
        <w:rPr>
          <w:rFonts w:cstheme="minorHAnsi"/>
          <w:lang w:val="en-GB"/>
        </w:rPr>
        <w:lastRenderedPageBreak/>
        <w:t>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ins w:id="191" w:author="Max Lindmark" w:date="2020-09-12T18:44:00Z">
        <w:r w:rsidR="004D2710">
          <w:rPr>
            <w:rFonts w:cstheme="minorHAnsi"/>
            <w:lang w:val="en-GB"/>
          </w:rPr>
          <w:t xml:space="preserve">or polynomial </w:t>
        </w:r>
      </w:ins>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192"/>
    </w:p>
    <w:p w14:paraId="2CC89FE7" w14:textId="2575E6B8" w:rsidR="003C1FC7" w:rsidRPr="00091E6B" w:rsidDel="002B7B1B" w:rsidRDefault="00503613" w:rsidP="002E3379">
      <w:pPr>
        <w:spacing w:line="480" w:lineRule="auto"/>
        <w:ind w:firstLine="284"/>
        <w:contextualSpacing/>
        <w:jc w:val="both"/>
        <w:rPr>
          <w:del w:id="193" w:author="Max Lindmark" w:date="2020-07-27T14:51:00Z"/>
          <w:rFonts w:eastAsiaTheme="minorEastAsia"/>
          <w:lang w:val="en-GB"/>
        </w:rPr>
      </w:pPr>
      <w:del w:id="194"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195"/>
        <w:commentRangeStart w:id="196"/>
        <w:r w:rsidR="00821494" w:rsidRPr="00091E6B" w:rsidDel="002B7B1B">
          <w:rPr>
            <w:rFonts w:cstheme="minorHAnsi"/>
            <w:lang w:val="en-GB"/>
          </w:rPr>
          <w:delText xml:space="preserve"> </w:delText>
        </w:r>
        <w:commentRangeEnd w:id="195"/>
        <w:r w:rsidRPr="00091E6B" w:rsidDel="002B7B1B">
          <w:rPr>
            <w:rStyle w:val="CommentReference"/>
            <w:sz w:val="24"/>
            <w:szCs w:val="24"/>
          </w:rPr>
          <w:commentReference w:id="195"/>
        </w:r>
        <w:commentRangeEnd w:id="196"/>
        <w:r w:rsidR="001C3243" w:rsidRPr="00091E6B" w:rsidDel="002B7B1B">
          <w:rPr>
            <w:rStyle w:val="CommentReference"/>
            <w:sz w:val="24"/>
            <w:szCs w:val="24"/>
          </w:rPr>
          <w:commentReference w:id="196"/>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197" w:author="Max Lindmark" w:date="2020-07-27T14:45:00Z">
        <w:r w:rsidR="0063639A" w:rsidRPr="00091E6B" w:rsidDel="000B5140">
          <w:rPr>
            <w:rFonts w:cstheme="minorHAnsi"/>
            <w:lang w:val="en-GB"/>
          </w:rPr>
          <w:delText xml:space="preserve">. </w:delText>
        </w:r>
        <w:commentRangeStart w:id="198"/>
        <w:commentRangeStart w:id="199"/>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is important to understand both 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200" w:author="Max Lindmark" w:date="2020-07-27T14:51:00Z">
        <w:r w:rsidR="00877665" w:rsidRPr="00091E6B" w:rsidDel="002B7B1B">
          <w:rPr>
            <w:rFonts w:eastAsiaTheme="minorEastAsia"/>
          </w:rPr>
          <w:delText xml:space="preserve"> </w:delText>
        </w:r>
        <w:commentRangeEnd w:id="198"/>
        <w:r w:rsidR="008D5889" w:rsidRPr="00091E6B" w:rsidDel="002B7B1B">
          <w:rPr>
            <w:rStyle w:val="CommentReference"/>
            <w:sz w:val="24"/>
            <w:szCs w:val="24"/>
          </w:rPr>
          <w:commentReference w:id="198"/>
        </w:r>
        <w:commentRangeEnd w:id="199"/>
        <w:r w:rsidR="000B5140" w:rsidRPr="00091E6B" w:rsidDel="002B7B1B">
          <w:rPr>
            <w:rStyle w:val="CommentReference"/>
            <w:sz w:val="24"/>
            <w:szCs w:val="24"/>
          </w:rPr>
          <w:commentReference w:id="199"/>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201"/>
      <w:commentRangeStart w:id="202"/>
      <w:ins w:id="203" w:author="Jan Ohlberger" w:date="2020-05-22T07:36:00Z">
        <w:del w:id="204"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205" w:author="Jan Ohlberger" w:date="2020-05-22T07:37:00Z">
        <w:del w:id="206" w:author="Max Lindmark" w:date="2020-07-27T14:51:00Z">
          <w:r w:rsidR="008D5889" w:rsidRPr="00091E6B" w:rsidDel="002B7B1B">
            <w:rPr>
              <w:rFonts w:cstheme="minorHAnsi"/>
              <w:lang w:val="en-GB"/>
            </w:rPr>
            <w:delText>ses</w:delText>
          </w:r>
        </w:del>
      </w:ins>
      <w:ins w:id="207" w:author="Jan Ohlberger" w:date="2020-05-22T07:36:00Z">
        <w:del w:id="208" w:author="Max Lindmark" w:date="2020-07-27T14:51:00Z">
          <w:r w:rsidR="008D5889" w:rsidRPr="00091E6B" w:rsidDel="002B7B1B">
            <w:rPr>
              <w:rFonts w:cstheme="minorHAnsi"/>
              <w:lang w:val="en-GB"/>
            </w:rPr>
            <w:delText xml:space="preserve"> to </w:delText>
          </w:r>
        </w:del>
      </w:ins>
      <w:ins w:id="209" w:author="Jan Ohlberger" w:date="2020-05-22T07:37:00Z">
        <w:del w:id="210" w:author="Max Lindmark" w:date="2020-07-27T14:51:00Z">
          <w:r w:rsidR="008D5889" w:rsidRPr="00091E6B" w:rsidDel="002B7B1B">
            <w:rPr>
              <w:rFonts w:cstheme="minorHAnsi"/>
              <w:lang w:val="en-GB"/>
            </w:rPr>
            <w:delText xml:space="preserve">climate </w:delText>
          </w:r>
        </w:del>
      </w:ins>
      <w:ins w:id="211" w:author="Jan Ohlberger" w:date="2020-05-22T07:36:00Z">
        <w:del w:id="212"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213" w:author="Jan Ohlberger" w:date="2020-05-22T07:37:00Z">
        <w:del w:id="214" w:author="Max Lindmark" w:date="2020-07-27T14:51:00Z">
          <w:r w:rsidR="008D5889" w:rsidRPr="00091E6B" w:rsidDel="002B7B1B">
            <w:rPr>
              <w:rFonts w:eastAsiaTheme="minorEastAsia"/>
              <w:lang w:val="en-GB"/>
            </w:rPr>
            <w:delText xml:space="preserve">and for </w:delText>
          </w:r>
        </w:del>
      </w:ins>
      <w:commentRangeEnd w:id="201"/>
      <w:ins w:id="215" w:author="Jan Ohlberger" w:date="2020-05-22T07:38:00Z">
        <w:del w:id="216" w:author="Max Lindmark" w:date="2020-07-27T14:51:00Z">
          <w:r w:rsidR="003E344E" w:rsidRPr="00091E6B" w:rsidDel="002B7B1B">
            <w:rPr>
              <w:rStyle w:val="CommentReference"/>
              <w:sz w:val="24"/>
              <w:szCs w:val="24"/>
            </w:rPr>
            <w:commentReference w:id="201"/>
          </w:r>
        </w:del>
      </w:ins>
      <w:commentRangeEnd w:id="202"/>
      <w:del w:id="217" w:author="Max Lindmark" w:date="2020-07-27T14:51:00Z">
        <w:r w:rsidR="00DB68B5" w:rsidRPr="00091E6B" w:rsidDel="002B7B1B">
          <w:rPr>
            <w:rStyle w:val="CommentReference"/>
            <w:sz w:val="24"/>
            <w:szCs w:val="24"/>
          </w:rPr>
          <w:commentReference w:id="202"/>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192"/>
      <w:r w:rsidR="002B7B1B" w:rsidRPr="00091E6B">
        <w:rPr>
          <w:rStyle w:val="CommentReference"/>
          <w:sz w:val="24"/>
          <w:szCs w:val="24"/>
        </w:rPr>
        <w:commentReference w:id="192"/>
      </w:r>
    </w:p>
    <w:p w14:paraId="33FADB7D" w14:textId="77777777" w:rsidR="00C506AF" w:rsidRDefault="003854DB" w:rsidP="00C506AF">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218"/>
      <w:commentRangeStart w:id="219"/>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218"/>
      <w:r w:rsidR="00844DDD" w:rsidRPr="00091E6B">
        <w:rPr>
          <w:rStyle w:val="CommentReference"/>
          <w:sz w:val="24"/>
          <w:szCs w:val="24"/>
        </w:rPr>
        <w:commentReference w:id="218"/>
      </w:r>
      <w:commentRangeEnd w:id="219"/>
      <w:r w:rsidR="00A34E60" w:rsidRPr="00091E6B">
        <w:rPr>
          <w:rStyle w:val="CommentReference"/>
          <w:sz w:val="24"/>
          <w:szCs w:val="24"/>
        </w:rPr>
        <w:commentReference w:id="219"/>
      </w:r>
      <w:ins w:id="220" w:author="Max Lindmark" w:date="2020-07-27T14:52:00Z">
        <w:r w:rsidR="00340E8D" w:rsidRPr="00091E6B">
          <w:rPr>
            <w:rFonts w:eastAsiaTheme="minorEastAsia"/>
            <w:lang w:val="en-GB"/>
          </w:rPr>
          <w:t xml:space="preserve"> seen in data</w:t>
        </w:r>
      </w:ins>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close to average intraspecific predictions (activation energies approximately 0.6</w:t>
      </w:r>
      <w:r w:rsidR="007622AD" w:rsidRPr="00091E6B">
        <w:rPr>
          <w:rFonts w:eastAsiaTheme="minorEastAsia"/>
          <w:lang w:val="en-GB"/>
        </w:rPr>
        <w:t>5</w:t>
      </w:r>
      <w:r w:rsidR="004A4061" w:rsidRPr="00091E6B">
        <w:rPr>
          <w:rFonts w:eastAsiaTheme="minorEastAsia"/>
          <w:lang w:val="en-GB"/>
        </w:rPr>
        <w:t xml:space="preserve"> </w:t>
      </w:r>
      <m:oMath>
        <m:r>
          <m:rPr>
            <m:sty m:val="p"/>
          </m:rPr>
          <w:rPr>
            <w:rFonts w:ascii="Cambria Math" w:eastAsiaTheme="minorEastAsia" w:hAnsi="Cambria Math"/>
            <w:lang w:val="en-GB"/>
          </w:rPr>
          <m:t>eV</m:t>
        </m:r>
      </m:oMath>
      <w:r w:rsidR="004A4061" w:rsidRPr="00091E6B">
        <w:rPr>
          <w:rFonts w:eastAsiaTheme="minorEastAsia"/>
          <w:lang w:val="en-GB"/>
        </w:rPr>
        <w:t>)</w:t>
      </w:r>
      <w:r w:rsidR="00093FB5" w:rsidRPr="00091E6B">
        <w:rPr>
          <w:rFonts w:eastAsiaTheme="minorEastAsia"/>
          <w:lang w:val="en-GB"/>
        </w:rPr>
        <w:t xml:space="preserve">, </w:t>
      </w:r>
      <w:commentRangeStart w:id="221"/>
      <w:commentRangeStart w:id="222"/>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223"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224" w:author="Max Lindmark" w:date="2020-07-27T14:54:00Z">
        <w:r w:rsidR="00F802B6" w:rsidRPr="00091E6B">
          <w:rPr>
            <w:rFonts w:eastAsiaTheme="minorEastAsia"/>
            <w:lang w:val="en-GB"/>
          </w:rPr>
          <w:t xml:space="preserve">are larger and smaller than </w:t>
        </w:r>
      </w:ins>
      <w:del w:id="225" w:author="Max Lindmark" w:date="2020-07-27T14:54:00Z">
        <w:r w:rsidR="003F463C" w:rsidRPr="00091E6B" w:rsidDel="00F802B6">
          <w:rPr>
            <w:rFonts w:eastAsiaTheme="minorEastAsia"/>
            <w:lang w:val="en-GB"/>
          </w:rPr>
          <w:delText xml:space="preserve">of </w:delText>
        </w:r>
      </w:del>
      <w:ins w:id="226" w:author="Max Lindmark" w:date="2020-07-27T14:54:00Z">
        <w:r w:rsidR="00F802B6" w:rsidRPr="00091E6B">
          <w:rPr>
            <w:rFonts w:eastAsiaTheme="minorEastAsia"/>
            <w:lang w:val="en-GB"/>
          </w:rPr>
          <w:t>¾ for metabolism and maximum consumption, respectively</w:t>
        </w:r>
      </w:ins>
      <w:del w:id="227"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221"/>
      <w:r w:rsidR="00D276BD" w:rsidRPr="00091E6B">
        <w:rPr>
          <w:rStyle w:val="CommentReference"/>
          <w:sz w:val="24"/>
          <w:szCs w:val="24"/>
        </w:rPr>
        <w:commentReference w:id="221"/>
      </w:r>
      <w:commentRangeEnd w:id="222"/>
      <w:r w:rsidR="009D31F8" w:rsidRPr="00091E6B">
        <w:rPr>
          <w:rStyle w:val="CommentReference"/>
          <w:sz w:val="24"/>
          <w:szCs w:val="24"/>
        </w:rPr>
        <w:commentReference w:id="222"/>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 xml:space="preserve">sing an independent data set,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p>
    <w:p w14:paraId="22421277" w14:textId="77777777" w:rsidR="00C506AF" w:rsidRDefault="00C506AF" w:rsidP="00C506AF">
      <w:pPr>
        <w:spacing w:line="480" w:lineRule="auto"/>
        <w:contextualSpacing/>
        <w:jc w:val="both"/>
        <w:rPr>
          <w:rFonts w:eastAsiaTheme="minorEastAsia"/>
          <w:lang w:val="en-GB"/>
        </w:rPr>
      </w:pPr>
    </w:p>
    <w:p w14:paraId="5BEE9BF3" w14:textId="31F51562" w:rsidR="006C36C4" w:rsidRPr="00143805" w:rsidRDefault="008255F4" w:rsidP="00C506AF">
      <w:pPr>
        <w:spacing w:line="480" w:lineRule="auto"/>
        <w:contextualSpacing/>
        <w:jc w:val="both"/>
        <w:rPr>
          <w:rFonts w:cstheme="minorHAnsi"/>
          <w:b/>
          <w:lang w:val="en-GB"/>
        </w:rPr>
      </w:pPr>
      <w:r>
        <w:rPr>
          <w:rFonts w:cstheme="minorHAnsi"/>
          <w:b/>
          <w:lang w:val="en-GB"/>
        </w:rPr>
        <w:t>Results</w:t>
      </w:r>
    </w:p>
    <w:p w14:paraId="271054CB" w14:textId="14AC0CBE" w:rsidR="00240750" w:rsidRPr="00143805" w:rsidDel="005F6DCF" w:rsidRDefault="00C267B4">
      <w:pPr>
        <w:spacing w:line="480" w:lineRule="auto"/>
        <w:contextualSpacing/>
        <w:jc w:val="both"/>
        <w:rPr>
          <w:del w:id="228" w:author="Max Lindmark" w:date="2020-09-13T16:21:00Z"/>
          <w:rFonts w:cstheme="minorHAnsi"/>
          <w:bCs/>
        </w:rPr>
      </w:pPr>
      <w:commentRangeStart w:id="229"/>
      <w:ins w:id="230" w:author="Max Lindmark" w:date="2020-09-13T16:49:00Z">
        <w:r>
          <w:rPr>
            <w:rFonts w:cstheme="minorHAnsi"/>
            <w:bCs/>
            <w:lang w:val="en-GB"/>
          </w:rPr>
          <w:t>W</w:t>
        </w:r>
      </w:ins>
      <w:ins w:id="231" w:author="Max Lindmark" w:date="2020-09-13T16:40:00Z">
        <w:r w:rsidR="00143805">
          <w:rPr>
            <w:rFonts w:cstheme="minorHAnsi"/>
            <w:bCs/>
            <w:lang w:val="en-GB"/>
          </w:rPr>
          <w:t>e</w:t>
        </w:r>
      </w:ins>
      <w:commentRangeEnd w:id="229"/>
      <w:r w:rsidR="00177721">
        <w:rPr>
          <w:rStyle w:val="CommentReference"/>
        </w:rPr>
        <w:commentReference w:id="229"/>
      </w:r>
      <w:ins w:id="232" w:author="Max Lindmark" w:date="2020-09-13T16:40:00Z">
        <w:r w:rsidR="00143805">
          <w:rPr>
            <w:rFonts w:cstheme="minorHAnsi"/>
            <w:bCs/>
            <w:lang w:val="en-GB"/>
          </w:rPr>
          <w:t xml:space="preserve"> identified that</w:t>
        </w:r>
      </w:ins>
      <w:ins w:id="233" w:author="Max Lindmark" w:date="2020-09-13T16:49:00Z">
        <w:r w:rsidR="00EC68AD">
          <w:rPr>
            <w:rFonts w:cstheme="minorHAnsi"/>
            <w:bCs/>
            <w:lang w:val="en-GB"/>
          </w:rPr>
          <w:t xml:space="preserve"> </w:t>
        </w:r>
      </w:ins>
      <w:del w:id="234" w:author="Max Lindmark" w:date="2020-09-13T16:21:00Z">
        <w:r w:rsidR="006C36C4" w:rsidRPr="00143805" w:rsidDel="005F6DCF">
          <w:rPr>
            <w:rFonts w:cstheme="minorHAnsi"/>
            <w:bCs/>
            <w:lang w:val="en-GB"/>
          </w:rPr>
          <w:delText>B</w:delText>
        </w:r>
        <w:r w:rsidR="00240750" w:rsidRPr="00143805" w:rsidDel="005F6DCF">
          <w:rPr>
            <w:rFonts w:cstheme="minorHAnsi"/>
            <w:bCs/>
            <w:lang w:val="en-GB"/>
          </w:rPr>
          <w:delText>elow peak temperatures</w:delText>
        </w:r>
      </w:del>
    </w:p>
    <w:p w14:paraId="36C97031" w14:textId="0B8087C8" w:rsidR="00891ED8" w:rsidRDefault="00A579A2" w:rsidP="00D13E27">
      <w:pPr>
        <w:spacing w:line="480" w:lineRule="auto"/>
        <w:contextualSpacing/>
        <w:jc w:val="both"/>
        <w:rPr>
          <w:ins w:id="235" w:author="Max Lindmark" w:date="2020-09-13T16:16:00Z"/>
          <w:rFonts w:eastAsiaTheme="minorEastAsia" w:cstheme="minorHAnsi"/>
          <w:lang w:val="en-GB"/>
        </w:rPr>
      </w:pPr>
      <w:ins w:id="236" w:author="Max Lindmark" w:date="2020-09-13T16:40:00Z">
        <w:r>
          <w:rPr>
            <w:rFonts w:eastAsiaTheme="minorEastAsia" w:cstheme="minorHAnsi"/>
            <w:lang w:val="en-GB"/>
          </w:rPr>
          <w:t>within species of fish</w:t>
        </w:r>
      </w:ins>
      <w:ins w:id="237" w:author="Max Lindmark" w:date="2020-09-13T16:42:00Z">
        <w:r w:rsidR="00DB11A7">
          <w:rPr>
            <w:rFonts w:eastAsiaTheme="minorEastAsia" w:cstheme="minorHAnsi"/>
            <w:lang w:val="en-GB"/>
          </w:rPr>
          <w:t>,</w:t>
        </w:r>
      </w:ins>
      <w:ins w:id="238" w:author="Max Lindmark" w:date="2020-09-13T16:40:00Z">
        <w:r>
          <w:rPr>
            <w:rFonts w:eastAsiaTheme="minorEastAsia" w:cstheme="minorHAnsi"/>
            <w:lang w:val="en-GB"/>
          </w:rPr>
          <w:t xml:space="preserve"> </w:t>
        </w:r>
      </w:ins>
      <w:ins w:id="239" w:author="Max Lindmark" w:date="2020-09-13T16:16:00Z">
        <w:r w:rsidR="00891ED8" w:rsidRPr="00676577">
          <w:rPr>
            <w:rFonts w:eastAsiaTheme="minorEastAsia" w:cstheme="minorHAnsi"/>
            <w:lang w:val="en-GB"/>
          </w:rPr>
          <w:t xml:space="preserve">metabolic rates increase faster with </w:t>
        </w:r>
      </w:ins>
      <w:ins w:id="240" w:author="Max Lindmark" w:date="2020-09-13T16:42:00Z">
        <w:r w:rsidR="00260FB8">
          <w:rPr>
            <w:rFonts w:eastAsiaTheme="minorEastAsia" w:cstheme="minorHAnsi"/>
            <w:lang w:val="en-GB"/>
          </w:rPr>
          <w:t xml:space="preserve">body </w:t>
        </w:r>
      </w:ins>
      <w:ins w:id="241" w:author="Max Lindmark" w:date="2020-09-13T16:16:00Z">
        <w:r w:rsidR="00891ED8" w:rsidRPr="00676577">
          <w:rPr>
            <w:rFonts w:eastAsiaTheme="minorEastAsia" w:cstheme="minorHAnsi"/>
            <w:lang w:val="en-GB"/>
          </w:rPr>
          <w:t>mass than maximum consumption rates</w:t>
        </w:r>
      </w:ins>
      <w:ins w:id="242" w:author="Max Lindmark" w:date="2020-09-13T16:41:00Z">
        <w:r w:rsidR="00A72DF4">
          <w:rPr>
            <w:rFonts w:eastAsiaTheme="minorEastAsia" w:cstheme="minorHAnsi"/>
            <w:lang w:val="en-GB"/>
          </w:rPr>
          <w:t xml:space="preserve">, and neither </w:t>
        </w:r>
      </w:ins>
      <w:ins w:id="243" w:author="Max Lindmark" w:date="2020-09-13T16:42:00Z">
        <w:r w:rsidR="00287903">
          <w:rPr>
            <w:rFonts w:eastAsiaTheme="minorEastAsia" w:cstheme="minorHAnsi"/>
            <w:lang w:val="en-GB"/>
          </w:rPr>
          <w:t>of the rates</w:t>
        </w:r>
        <w:r w:rsidR="004B7401">
          <w:rPr>
            <w:rFonts w:eastAsiaTheme="minorEastAsia" w:cstheme="minorHAnsi"/>
            <w:lang w:val="en-GB"/>
          </w:rPr>
          <w:t xml:space="preserve"> </w:t>
        </w:r>
        <w:r w:rsidR="00926A9D">
          <w:rPr>
            <w:rFonts w:eastAsiaTheme="minorEastAsia" w:cstheme="minorHAnsi"/>
            <w:lang w:val="en-GB"/>
          </w:rPr>
          <w:t>conform to the commonly assumed predicted 3/4 scaling with body mass</w:t>
        </w:r>
      </w:ins>
      <w:ins w:id="244" w:author="Max Lindmark" w:date="2020-09-13T16:46:00Z">
        <w:r w:rsidR="00204C29">
          <w:rPr>
            <w:rFonts w:eastAsiaTheme="minorEastAsia" w:cstheme="minorHAnsi"/>
            <w:lang w:val="en-GB"/>
          </w:rPr>
          <w:t xml:space="preserve"> (Fig. 2-3)</w:t>
        </w:r>
      </w:ins>
      <w:ins w:id="245" w:author="Max Lindmark" w:date="2020-09-13T16:16:00Z">
        <w:r w:rsidR="00891ED8" w:rsidRPr="00676577">
          <w:rPr>
            <w:rFonts w:eastAsiaTheme="minorEastAsia" w:cstheme="minorHAnsi"/>
            <w:lang w:val="en-GB"/>
          </w:rPr>
          <w:t xml:space="preserve">. </w:t>
        </w:r>
      </w:ins>
      <w:ins w:id="246" w:author="Max Lindmark" w:date="2020-09-13T16:47:00Z">
        <w:r w:rsidR="00B82A40">
          <w:rPr>
            <w:rFonts w:eastAsiaTheme="minorEastAsia" w:cstheme="minorHAnsi"/>
            <w:lang w:val="en-GB"/>
          </w:rPr>
          <w:t>When c</w:t>
        </w:r>
      </w:ins>
      <w:ins w:id="247" w:author="Max Lindmark" w:date="2020-09-13T16:42:00Z">
        <w:r w:rsidR="00EA116D">
          <w:rPr>
            <w:rFonts w:eastAsiaTheme="minorEastAsia" w:cstheme="minorHAnsi"/>
            <w:lang w:val="en-GB"/>
          </w:rPr>
          <w:t xml:space="preserve">ombined with a </w:t>
        </w:r>
      </w:ins>
      <w:ins w:id="248" w:author="Max Lindmark" w:date="2020-09-13T16:19:00Z">
        <w:r w:rsidR="00D579C4" w:rsidRPr="00676577">
          <w:rPr>
            <w:rFonts w:eastAsiaTheme="minorEastAsia" w:cstheme="minorHAnsi"/>
            <w:lang w:val="en-GB"/>
          </w:rPr>
          <w:t>peak in consumption rate</w:t>
        </w:r>
      </w:ins>
      <w:ins w:id="249" w:author="Max Lindmark" w:date="2020-09-13T16:45:00Z">
        <w:r w:rsidR="007E66AD">
          <w:rPr>
            <w:rFonts w:eastAsiaTheme="minorEastAsia" w:cstheme="minorHAnsi"/>
            <w:lang w:val="en-GB"/>
          </w:rPr>
          <w:t>s</w:t>
        </w:r>
      </w:ins>
      <w:ins w:id="250" w:author="Max Lindmark" w:date="2020-09-13T16:19:00Z">
        <w:r w:rsidR="00D579C4" w:rsidRPr="00676577">
          <w:rPr>
            <w:rFonts w:eastAsiaTheme="minorEastAsia" w:cstheme="minorHAnsi"/>
            <w:lang w:val="en-GB"/>
          </w:rPr>
          <w:t xml:space="preserve"> over temperature</w:t>
        </w:r>
      </w:ins>
      <w:ins w:id="251" w:author="Max Lindmark" w:date="2020-09-13T16:45:00Z">
        <w:r w:rsidR="00790F3F">
          <w:rPr>
            <w:rFonts w:eastAsiaTheme="minorEastAsia" w:cstheme="minorHAnsi"/>
            <w:lang w:val="en-GB"/>
          </w:rPr>
          <w:t xml:space="preserve">, </w:t>
        </w:r>
      </w:ins>
      <w:ins w:id="252" w:author="Max Lindmark" w:date="2020-09-13T16:46:00Z">
        <w:r w:rsidR="00380382">
          <w:rPr>
            <w:rFonts w:eastAsiaTheme="minorEastAsia" w:cstheme="minorHAnsi"/>
            <w:lang w:val="en-GB"/>
          </w:rPr>
          <w:t xml:space="preserve">simple growth models predict a decrease in </w:t>
        </w:r>
        <w:r w:rsidR="00B315A7">
          <w:rPr>
            <w:rFonts w:eastAsiaTheme="minorEastAsia" w:cstheme="minorHAnsi"/>
            <w:lang w:val="en-GB"/>
          </w:rPr>
          <w:t xml:space="preserve">optimal growth temperature with body size (Fig. </w:t>
        </w:r>
        <w:r w:rsidR="00054AB8">
          <w:rPr>
            <w:rFonts w:eastAsiaTheme="minorEastAsia" w:cstheme="minorHAnsi"/>
            <w:lang w:val="en-GB"/>
          </w:rPr>
          <w:t>4</w:t>
        </w:r>
        <w:r w:rsidR="00B315A7">
          <w:rPr>
            <w:rFonts w:eastAsiaTheme="minorEastAsia" w:cstheme="minorHAnsi"/>
            <w:lang w:val="en-GB"/>
          </w:rPr>
          <w:t xml:space="preserve">). </w:t>
        </w:r>
      </w:ins>
      <w:ins w:id="253" w:author="Max Lindmark" w:date="2020-09-13T16:19:00Z">
        <w:r w:rsidR="00D579C4" w:rsidRPr="00676577">
          <w:rPr>
            <w:rFonts w:eastAsiaTheme="minorEastAsia" w:cstheme="minorHAnsi"/>
            <w:lang w:val="en-GB"/>
          </w:rPr>
          <w:t xml:space="preserve">The prediction of declining optimal growth temperatures with size is </w:t>
        </w:r>
        <w:r w:rsidR="00D579C4" w:rsidRPr="00676577">
          <w:rPr>
            <w:rFonts w:eastAsiaTheme="minorEastAsia" w:cstheme="minorHAnsi"/>
            <w:lang w:val="en-GB"/>
          </w:rPr>
          <w:lastRenderedPageBreak/>
          <w:t>further corroborated by our analysis of experimental growth rate data</w:t>
        </w:r>
      </w:ins>
      <w:ins w:id="254" w:author="Max Lindmark" w:date="2020-09-13T16:49:00Z">
        <w:r w:rsidR="00824F15">
          <w:rPr>
            <w:rFonts w:eastAsiaTheme="minorEastAsia" w:cstheme="minorHAnsi"/>
            <w:lang w:val="en-GB"/>
          </w:rPr>
          <w:t>, where w</w:t>
        </w:r>
      </w:ins>
      <w:ins w:id="255" w:author="Max Lindmark" w:date="2020-09-13T16:19:00Z">
        <w:r w:rsidR="00D579C4" w:rsidRPr="00676577">
          <w:rPr>
            <w:rFonts w:eastAsiaTheme="minorEastAsia" w:cstheme="minorHAnsi"/>
            <w:lang w:val="en-GB"/>
          </w:rPr>
          <w:t xml:space="preserve">e find that within species, the optimum growth temperature </w:t>
        </w:r>
        <w:r w:rsidR="00D579C4" w:rsidRPr="00676577">
          <w:rPr>
            <w:rFonts w:cstheme="minorHAnsi"/>
            <w:lang w:val="en-GB"/>
          </w:rPr>
          <w:t xml:space="preserve">declines with body size by </w:t>
        </w:r>
        <w:r w:rsidR="00D579C4" w:rsidRPr="00676577">
          <w:rPr>
            <w:rFonts w:eastAsiaTheme="minorEastAsia" w:cstheme="minorHAnsi"/>
            <w:lang w:val="en-GB"/>
          </w:rPr>
          <w:t>0.31</w:t>
        </w:r>
      </w:ins>
      <m:oMath>
        <m:r>
          <w:ins w:id="256" w:author="Max Lindmark" w:date="2020-09-13T16:19:00Z">
            <m:rPr>
              <m:sty m:val="p"/>
            </m:rPr>
            <w:rPr>
              <w:rFonts w:ascii="Cambria Math" w:hAnsi="Cambria Math" w:cstheme="minorHAnsi"/>
              <w:lang w:val="en-GB"/>
            </w:rPr>
            <m:t>℃</m:t>
          </w:ins>
        </m:r>
      </m:oMath>
      <w:ins w:id="257" w:author="Max Lindmark" w:date="2020-09-13T16:19:00Z">
        <w:r w:rsidR="00D579C4" w:rsidRPr="00676577">
          <w:rPr>
            <w:rFonts w:eastAsiaTheme="minorEastAsia" w:cstheme="minorHAnsi"/>
            <w:lang w:val="en-GB"/>
          </w:rPr>
          <w:t xml:space="preserve"> per unit increase in the </w:t>
        </w:r>
        <w:commentRangeStart w:id="258"/>
        <w:commentRangeStart w:id="259"/>
        <w:commentRangeStart w:id="260"/>
        <w:commentRangeStart w:id="261"/>
        <w:r w:rsidR="00D579C4" w:rsidRPr="00676577">
          <w:rPr>
            <w:rFonts w:eastAsiaTheme="minorEastAsia" w:cstheme="minorHAnsi"/>
            <w:lang w:val="en-GB"/>
          </w:rPr>
          <w:t xml:space="preserve">natural log of relative body mass (Fig. 5). </w:t>
        </w:r>
        <w:commentRangeEnd w:id="258"/>
        <w:r w:rsidR="00D579C4" w:rsidRPr="00676577">
          <w:rPr>
            <w:rStyle w:val="CommentReference"/>
            <w:sz w:val="24"/>
            <w:szCs w:val="24"/>
          </w:rPr>
          <w:commentReference w:id="258"/>
        </w:r>
        <w:commentRangeEnd w:id="259"/>
        <w:r w:rsidR="00D579C4" w:rsidRPr="00676577">
          <w:rPr>
            <w:rStyle w:val="CommentReference"/>
            <w:sz w:val="24"/>
            <w:szCs w:val="24"/>
          </w:rPr>
          <w:commentReference w:id="259"/>
        </w:r>
        <w:commentRangeEnd w:id="260"/>
        <w:r w:rsidR="00D579C4" w:rsidRPr="00676577">
          <w:rPr>
            <w:rStyle w:val="CommentReference"/>
            <w:sz w:val="24"/>
            <w:szCs w:val="24"/>
          </w:rPr>
          <w:commentReference w:id="260"/>
        </w:r>
        <w:commentRangeEnd w:id="261"/>
        <w:r w:rsidR="00D579C4" w:rsidRPr="00676577">
          <w:rPr>
            <w:rStyle w:val="CommentReference"/>
            <w:sz w:val="24"/>
            <w:szCs w:val="24"/>
          </w:rPr>
          <w:commentReference w:id="261"/>
        </w:r>
      </w:ins>
      <w:ins w:id="262" w:author="Max Lindmark" w:date="2020-09-13T16:21:00Z">
        <w:r w:rsidR="006F4B30" w:rsidRPr="006F4B30">
          <w:t xml:space="preserve"> </w:t>
        </w:r>
        <w:r w:rsidR="006F4B30" w:rsidRPr="006F4B30">
          <w:rPr>
            <w:rFonts w:eastAsiaTheme="minorEastAsia" w:cstheme="minorHAnsi"/>
            <w:lang w:val="en-GB"/>
          </w:rPr>
          <w:t xml:space="preserve">Below we </w:t>
        </w:r>
        <w:r w:rsidR="00CD03D5">
          <w:rPr>
            <w:rFonts w:eastAsiaTheme="minorEastAsia" w:cstheme="minorHAnsi"/>
            <w:lang w:val="en-GB"/>
          </w:rPr>
          <w:t xml:space="preserve">present the underlying </w:t>
        </w:r>
        <w:r w:rsidR="006F4B30" w:rsidRPr="006F4B30">
          <w:rPr>
            <w:rFonts w:eastAsiaTheme="minorEastAsia" w:cstheme="minorHAnsi"/>
            <w:lang w:val="en-GB"/>
          </w:rPr>
          <w:t xml:space="preserve">results </w:t>
        </w:r>
        <w:r w:rsidR="00CD03D5">
          <w:rPr>
            <w:rFonts w:eastAsiaTheme="minorEastAsia" w:cstheme="minorHAnsi"/>
            <w:lang w:val="en-GB"/>
          </w:rPr>
          <w:t>in more detail.</w:t>
        </w:r>
      </w:ins>
    </w:p>
    <w:p w14:paraId="2F9A5CE5" w14:textId="3624A48C" w:rsidR="00F85DA2" w:rsidRPr="00676577" w:rsidRDefault="00BA36C3">
      <w:pPr>
        <w:spacing w:line="480" w:lineRule="auto"/>
        <w:ind w:firstLine="284"/>
        <w:contextualSpacing/>
        <w:jc w:val="both"/>
        <w:rPr>
          <w:rFonts w:eastAsiaTheme="minorEastAsia" w:cstheme="minorHAnsi"/>
          <w:lang w:val="en-GB"/>
        </w:rPr>
        <w:pPrChange w:id="263" w:author="Max Lindmark" w:date="2020-09-13T16:16:00Z">
          <w:pPr>
            <w:spacing w:line="480" w:lineRule="auto"/>
            <w:contextualSpacing/>
            <w:jc w:val="both"/>
          </w:pPr>
        </w:pPrChange>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264"/>
      <w:commentRangeStart w:id="265"/>
      <w:r w:rsidR="00F85DA2" w:rsidRPr="00676577">
        <w:rPr>
          <w:rFonts w:cstheme="minorHAnsi"/>
          <w:lang w:val="en-GB"/>
        </w:rPr>
        <w:t>specific</w:t>
      </w:r>
      <w:commentRangeEnd w:id="264"/>
      <w:r w:rsidR="0033715E" w:rsidRPr="00676577">
        <w:rPr>
          <w:rStyle w:val="CommentReference"/>
          <w:sz w:val="24"/>
          <w:szCs w:val="24"/>
        </w:rPr>
        <w:commentReference w:id="264"/>
      </w:r>
      <w:commentRangeEnd w:id="265"/>
      <w:r w:rsidR="00052F18" w:rsidRPr="00676577">
        <w:rPr>
          <w:rStyle w:val="CommentReference"/>
          <w:sz w:val="24"/>
          <w:szCs w:val="24"/>
        </w:rPr>
        <w:commentReference w:id="265"/>
      </w:r>
      <w:r w:rsidR="00F85DA2" w:rsidRPr="00676577">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F85DA2" w:rsidRPr="00676577">
        <w:rPr>
          <w:rFonts w:cstheme="minorHAnsi"/>
          <w:lang w:val="en-GB"/>
        </w:rPr>
        <w:t xml:space="preserve">. </w:t>
      </w:r>
      <w:r w:rsidR="00726633" w:rsidRPr="00676577">
        <w:rPr>
          <w:rFonts w:cstheme="minorHAnsi"/>
          <w:lang w:val="en-GB"/>
        </w:rPr>
        <w:t>The parameters are posterior median</w:t>
      </w:r>
      <w:r w:rsidR="008D193D" w:rsidRPr="00676577">
        <w:rPr>
          <w:rFonts w:cstheme="minorHAnsi"/>
          <w:lang w:val="en-GB"/>
        </w:rPr>
        <w:t>s of the global parameters, thus representing an average</w:t>
      </w:r>
      <w:r w:rsidR="005F0378" w:rsidRPr="00676577">
        <w:rPr>
          <w:rFonts w:cstheme="minorHAnsi"/>
          <w:lang w:val="en-GB"/>
        </w:rPr>
        <w:t xml:space="preserve">, unmeasured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 xml:space="preserve">he estimated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data </w:t>
      </w:r>
      <w:r w:rsidR="00A661B8" w:rsidRPr="00676577">
        <w:rPr>
          <w:rFonts w:eastAsiaTheme="minorEastAsia" w:cstheme="minorHAnsi"/>
          <w:lang w:val="en-GB"/>
        </w:rPr>
        <w:t xml:space="preserve">compared to the model without the interactions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r w:rsidR="005F09E2" w:rsidRPr="00676577">
        <w:rPr>
          <w:rFonts w:eastAsiaTheme="minorEastAsia" w:cstheme="minorHAnsi"/>
          <w:lang w:val="en-GB"/>
        </w:rPr>
        <w:t>of the</w:t>
      </w:r>
      <w:r w:rsidR="00F85DA2" w:rsidRPr="00676577">
        <w:rPr>
          <w:rFonts w:eastAsiaTheme="minorEastAsia" w:cstheme="minorHAnsi"/>
          <w:lang w:val="en-GB"/>
        </w:rPr>
        <w:t xml:space="preserve"> model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is estimated to be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7F5539F8" w:rsidR="00297FFE" w:rsidRPr="00676577" w:rsidDel="00D712D3" w:rsidRDefault="00297FFE" w:rsidP="00B76DA8">
      <w:pPr>
        <w:spacing w:line="480" w:lineRule="auto"/>
        <w:ind w:firstLine="284"/>
        <w:contextualSpacing/>
        <w:jc w:val="both"/>
        <w:rPr>
          <w:del w:id="266" w:author="Max Lindmark" w:date="2020-09-13T16:22:00Z"/>
          <w:lang w:val="en-GB"/>
        </w:rPr>
      </w:pPr>
      <w:r w:rsidRPr="00676577">
        <w:rPr>
          <w:rFonts w:eastAsiaTheme="minorEastAsia" w:cstheme="minorHAnsi"/>
          <w:lang w:val="en-GB"/>
        </w:rPr>
        <w:t xml:space="preserve">We find that the </w:t>
      </w:r>
      <w:ins w:id="267"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268"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269"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270" w:author="Max Lindmark" w:date="2020-09-10T10:59:00Z">
            <w:rPr>
              <w:rFonts w:ascii="Cambria Math" w:hAnsi="Cambria Math" w:cstheme="minorHAnsi"/>
              <w:lang w:val="en-GB"/>
            </w:rPr>
            <m:t>7</m:t>
          </w:del>
        </m:r>
        <m:r>
          <w:ins w:id="271" w:author="Max Lindmark" w:date="2020-09-10T10:59:00Z">
            <w:rPr>
              <w:rFonts w:ascii="Cambria Math" w:hAnsi="Cambria Math" w:cstheme="minorHAnsi"/>
              <w:lang w:val="en-GB"/>
            </w:rPr>
            <m:t>8</m:t>
          </w:ins>
        </m:r>
        <m:r>
          <w:rPr>
            <w:rFonts w:ascii="Cambria Math" w:hAnsi="Cambria Math" w:cstheme="minorHAnsi"/>
            <w:lang w:val="en-GB"/>
          </w:rPr>
          <m:t>-0.2</m:t>
        </m:r>
        <m:r>
          <w:del w:id="272" w:author="Max Lindmark" w:date="2020-09-10T10:59:00Z">
            <w:rPr>
              <w:rFonts w:ascii="Cambria Math" w:hAnsi="Cambria Math" w:cstheme="minorHAnsi"/>
              <w:lang w:val="en-GB"/>
            </w:rPr>
            <m:t>0</m:t>
          </w:del>
        </m:r>
        <m:r>
          <w:ins w:id="273"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274" w:author="Max Lindmark" w:date="2020-09-10T10:59:00Z">
            <w:rPr>
              <w:rFonts w:ascii="Cambria Math" w:hAnsi="Cambria Math" w:cstheme="minorHAnsi"/>
              <w:lang w:val="en-GB"/>
            </w:rPr>
            <m:t>1</m:t>
          </w:del>
        </m:r>
        <m:r>
          <w:ins w:id="275"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276" w:author="Max Lindmark" w:date="2020-09-10T11:00:00Z">
            <w:rPr>
              <w:rFonts w:ascii="Cambria Math" w:hAnsi="Cambria Math" w:cstheme="minorHAnsi"/>
              <w:lang w:val="en-GB"/>
            </w:rPr>
            <m:t>4</m:t>
          </w:del>
        </m:r>
        <m:r>
          <w:ins w:id="277"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278"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consumption rate</w:t>
      </w:r>
      <w:ins w:id="279" w:author="Max Lindmark" w:date="2020-09-10T11:01:00Z">
        <w:r w:rsidR="00F56B97" w:rsidRPr="00676577">
          <w:rPr>
            <w:rFonts w:eastAsiaTheme="minorEastAsia" w:cstheme="minorHAnsi"/>
            <w:lang w:val="en-GB"/>
          </w:rPr>
          <w:t xml:space="preserve"> and metabolic rate</w:t>
        </w:r>
      </w:ins>
      <w:r w:rsidRPr="00676577">
        <w:rPr>
          <w:rFonts w:eastAsiaTheme="minorEastAsia" w:cstheme="minorHAnsi"/>
          <w:lang w:val="en-GB"/>
        </w:rPr>
        <w:t xml:space="preserve">, </w:t>
      </w:r>
      <w:commentRangeStart w:id="280"/>
      <w:r w:rsidRPr="00676577">
        <w:rPr>
          <w:rFonts w:eastAsiaTheme="minorEastAsia" w:cstheme="minorHAnsi"/>
          <w:lang w:val="en-GB"/>
        </w:rPr>
        <w:t xml:space="preserve">all coefficients vary by species </w:t>
      </w:r>
      <w:commentRangeEnd w:id="280"/>
      <w:r w:rsidR="00D73E30">
        <w:rPr>
          <w:rStyle w:val="CommentReference"/>
        </w:rPr>
        <w:commentReference w:id="280"/>
      </w:r>
      <w:r w:rsidRPr="00676577">
        <w:rPr>
          <w:rFonts w:eastAsiaTheme="minorEastAsia" w:cstheme="minorHAnsi"/>
          <w:lang w:val="en-GB"/>
        </w:rPr>
        <w:t>(M5</w:t>
      </w:r>
      <w:ins w:id="281"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282"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00684E2A" w:rsidRPr="0025283E">
        <w:rPr>
          <w:rFonts w:eastAsiaTheme="minorEastAsia" w:cstheme="minorHAnsi"/>
          <w:i/>
          <w:iCs/>
          <w:lang w:val="en-GB"/>
        </w:rPr>
        <w:t>SI Appendix</w:t>
      </w:r>
      <w:r w:rsidR="00684E2A">
        <w:rPr>
          <w:rFonts w:eastAsiaTheme="minorEastAsia" w:cstheme="minorHAnsi"/>
          <w:lang w:val="en-GB"/>
        </w:rPr>
        <w:t>, Table S4</w:t>
      </w:r>
      <w:r w:rsidRPr="00676577">
        <w:rPr>
          <w:rFonts w:eastAsiaTheme="minorEastAsia" w:cstheme="minorHAnsi"/>
          <w:lang w:val="en-GB"/>
        </w:rPr>
        <w:t xml:space="preserve">). </w:t>
      </w:r>
      <w:r w:rsidR="00A43DB4" w:rsidRPr="00676577">
        <w:rPr>
          <w:rFonts w:eastAsiaTheme="minorEastAsia" w:cstheme="minorHAnsi"/>
          <w:lang w:val="en-GB"/>
        </w:rPr>
        <w:t xml:space="preserve">Maximum consumption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del w:id="283" w:author="Max Lindmark" w:date="2020-09-10T11:01:00Z">
        <w:r w:rsidR="00CE4E1B" w:rsidRPr="00676577" w:rsidDel="001F491E">
          <w:rPr>
            <w:rFonts w:eastAsiaTheme="minorEastAsia" w:cstheme="minorHAnsi"/>
            <w:lang w:val="en-GB"/>
          </w:rPr>
          <w:delText>0</w:delText>
        </w:r>
      </w:del>
      <w:ins w:id="284"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285" w:author="Max Lindmark" w:date="2020-09-10T11:02:00Z">
        <w:r w:rsidR="00CE4E1B" w:rsidRPr="00676577" w:rsidDel="008742E8">
          <w:rPr>
            <w:rFonts w:eastAsiaTheme="minorEastAsia" w:cstheme="minorHAnsi"/>
            <w:lang w:val="en-GB"/>
          </w:rPr>
          <w:delText>5</w:delText>
        </w:r>
      </w:del>
      <w:ins w:id="286"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287" w:author="Max Lindmark" w:date="2020-09-10T11:02:00Z">
        <w:r w:rsidR="00CE4E1B" w:rsidRPr="00676577" w:rsidDel="003D5D8A">
          <w:rPr>
            <w:rFonts w:eastAsiaTheme="minorEastAsia" w:cstheme="minorHAnsi"/>
            <w:lang w:val="en-GB"/>
          </w:rPr>
          <w:delText>5</w:delText>
        </w:r>
      </w:del>
      <w:ins w:id="288"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w:t>
      </w:r>
      <w:commentRangeStart w:id="289"/>
      <w:r w:rsidRPr="00676577">
        <w:rPr>
          <w:rFonts w:eastAsiaTheme="minorEastAsia" w:cstheme="minorHAnsi"/>
          <w:lang w:val="en-GB"/>
        </w:rPr>
        <w:t xml:space="preserve"> </w:t>
      </w:r>
      <w:commentRangeEnd w:id="289"/>
      <w:r w:rsidR="00C12EEA">
        <w:rPr>
          <w:rStyle w:val="CommentReference"/>
        </w:rPr>
        <w:commentReference w:id="289"/>
      </w:r>
      <w:ins w:id="290" w:author="Max Lindmark" w:date="2020-09-13T16:41:00Z">
        <w:r w:rsidR="007708B9" w:rsidRPr="007708B9">
          <w:rPr>
            <w:rFonts w:eastAsiaTheme="minorEastAsia" w:cstheme="minorHAnsi"/>
            <w:lang w:val="en-GB"/>
          </w:rPr>
          <w:t xml:space="preserve"> </w:t>
        </w:r>
        <w:r w:rsidR="007708B9">
          <w:rPr>
            <w:rFonts w:eastAsiaTheme="minorEastAsia" w:cstheme="minorHAnsi"/>
            <w:lang w:val="en-GB"/>
          </w:rPr>
          <w:t>I</w:t>
        </w:r>
        <w:r w:rsidR="007708B9" w:rsidRPr="00676577">
          <w:rPr>
            <w:rFonts w:eastAsiaTheme="minorEastAsia" w:cstheme="minorHAnsi"/>
            <w:lang w:val="en-GB"/>
          </w:rPr>
          <w:t>t</w:t>
        </w:r>
        <w:r w:rsidR="007708B9">
          <w:rPr>
            <w:rFonts w:eastAsiaTheme="minorEastAsia" w:cstheme="minorHAnsi"/>
            <w:lang w:val="en-GB"/>
          </w:rPr>
          <w:t xml:space="preserve"> is also </w:t>
        </w:r>
        <w:r w:rsidR="007708B9" w:rsidRPr="00676577">
          <w:rPr>
            <w:rFonts w:eastAsiaTheme="minorEastAsia" w:cstheme="minorHAnsi"/>
            <w:lang w:val="en-GB"/>
          </w:rPr>
          <w:t xml:space="preserve">probable that the mass-specific scaling exponents differ from -0.25 as predicted by the Metabolic Theory of Ecology. 99.7% of the posterior distribution of the mass exponent of maximum consumption is below -0.25 </w:t>
        </w:r>
        <w:r w:rsidR="007708B9" w:rsidRPr="00676577">
          <w:rPr>
            <w:lang w:val="en-GB"/>
          </w:rPr>
          <w:t>whereas 95.5% of</w:t>
        </w:r>
        <w:r w:rsidR="007708B9" w:rsidRPr="00676577">
          <w:rPr>
            <w:rFonts w:eastAsiaTheme="minorEastAsia" w:cstheme="minorHAnsi"/>
            <w:lang w:val="en-GB"/>
          </w:rPr>
          <w:t xml:space="preserve"> the posterior distribution of the mass exponent of metabolic rate is above -0.25.</w:t>
        </w:r>
      </w:ins>
      <w:del w:id="291" w:author="Max Lindmark" w:date="2020-09-13T16:16:00Z">
        <w:r w:rsidRPr="00676577" w:rsidDel="00891ED8">
          <w:rPr>
            <w:rFonts w:eastAsiaTheme="minorEastAsia" w:cstheme="minorHAnsi"/>
            <w:lang w:val="en-GB"/>
          </w:rPr>
          <w:delText xml:space="preserve">This difference </w:delText>
        </w:r>
      </w:del>
      <w:del w:id="292" w:author="Max Lindmark" w:date="2020-09-10T11:35:00Z">
        <w:r w:rsidRPr="00676577" w:rsidDel="009F193A">
          <w:rPr>
            <w:rFonts w:eastAsiaTheme="minorEastAsia" w:cstheme="minorHAnsi"/>
            <w:lang w:val="en-GB"/>
          </w:rPr>
          <w:delText xml:space="preserve">implies </w:delText>
        </w:r>
      </w:del>
      <w:del w:id="293" w:author="Max Lindmark" w:date="2020-09-13T16:16:00Z">
        <w:r w:rsidRPr="00676577" w:rsidDel="00891ED8">
          <w:rPr>
            <w:rFonts w:eastAsiaTheme="minorEastAsia" w:cstheme="minorHAnsi"/>
            <w:lang w:val="en-GB"/>
          </w:rPr>
          <w:delText xml:space="preserve">that </w:delText>
        </w:r>
        <w:r w:rsidR="00A362B3" w:rsidRPr="00676577" w:rsidDel="00891ED8">
          <w:rPr>
            <w:rFonts w:eastAsiaTheme="minorEastAsia" w:cstheme="minorHAnsi"/>
            <w:lang w:val="en-GB"/>
          </w:rPr>
          <w:delText>metabolic rates increase faster with mass than maximum consumption rates</w:delText>
        </w:r>
        <w:r w:rsidRPr="00676577" w:rsidDel="00891ED8">
          <w:rPr>
            <w:rFonts w:eastAsiaTheme="minorEastAsia" w:cstheme="minorHAnsi"/>
            <w:lang w:val="en-GB"/>
          </w:rPr>
          <w:delText>. We also find it probable that the mass</w:delText>
        </w:r>
        <w:r w:rsidR="00DE5323" w:rsidRPr="00676577" w:rsidDel="00891ED8">
          <w:rPr>
            <w:rFonts w:eastAsiaTheme="minorEastAsia" w:cstheme="minorHAnsi"/>
            <w:lang w:val="en-GB"/>
          </w:rPr>
          <w:delText xml:space="preserve">-specific </w:delText>
        </w:r>
        <w:r w:rsidRPr="00676577" w:rsidDel="00891ED8">
          <w:rPr>
            <w:rFonts w:eastAsiaTheme="minorEastAsia" w:cstheme="minorHAnsi"/>
            <w:lang w:val="en-GB"/>
          </w:rPr>
          <w:delText>scaling exponent</w:delText>
        </w:r>
        <w:r w:rsidR="00FB386C" w:rsidRPr="00676577" w:rsidDel="00891ED8">
          <w:rPr>
            <w:rFonts w:eastAsiaTheme="minorEastAsia" w:cstheme="minorHAnsi"/>
            <w:lang w:val="en-GB"/>
          </w:rPr>
          <w:delText>s</w:delText>
        </w:r>
        <w:r w:rsidRPr="00676577" w:rsidDel="00891ED8">
          <w:rPr>
            <w:rFonts w:eastAsiaTheme="minorEastAsia" w:cstheme="minorHAnsi"/>
            <w:lang w:val="en-GB"/>
          </w:rPr>
          <w:delText xml:space="preserve"> differ from </w:delText>
        </w:r>
        <w:r w:rsidR="00CD10D6" w:rsidRPr="00676577" w:rsidDel="00891ED8">
          <w:rPr>
            <w:rFonts w:eastAsiaTheme="minorEastAsia" w:cstheme="minorHAnsi"/>
            <w:lang w:val="en-GB"/>
          </w:rPr>
          <w:delText xml:space="preserve">-0.25 as </w:delText>
        </w:r>
        <w:r w:rsidRPr="00676577" w:rsidDel="00891ED8">
          <w:rPr>
            <w:rFonts w:eastAsiaTheme="minorEastAsia" w:cstheme="minorHAnsi"/>
            <w:lang w:val="en-GB"/>
          </w:rPr>
          <w:delText xml:space="preserve">predicted </w:delText>
        </w:r>
        <w:r w:rsidR="00CD10D6" w:rsidRPr="00676577" w:rsidDel="00891ED8">
          <w:rPr>
            <w:rFonts w:eastAsiaTheme="minorEastAsia" w:cstheme="minorHAnsi"/>
            <w:lang w:val="en-GB"/>
          </w:rPr>
          <w:delText>by</w:delText>
        </w:r>
        <w:r w:rsidRPr="00676577" w:rsidDel="00891ED8">
          <w:rPr>
            <w:rFonts w:eastAsiaTheme="minorEastAsia" w:cstheme="minorHAnsi"/>
            <w:lang w:val="en-GB"/>
          </w:rPr>
          <w:delText xml:space="preserve"> the </w:delText>
        </w:r>
        <w:r w:rsidR="00626A0E" w:rsidRPr="00676577" w:rsidDel="00891ED8">
          <w:rPr>
            <w:rFonts w:eastAsiaTheme="minorEastAsia" w:cstheme="minorHAnsi"/>
            <w:lang w:val="en-GB"/>
          </w:rPr>
          <w:delText>M</w:delText>
        </w:r>
        <w:r w:rsidRPr="00676577" w:rsidDel="00891ED8">
          <w:rPr>
            <w:rFonts w:eastAsiaTheme="minorEastAsia" w:cstheme="minorHAnsi"/>
            <w:lang w:val="en-GB"/>
          </w:rPr>
          <w:delText xml:space="preserve">etabolic </w:delText>
        </w:r>
        <w:r w:rsidR="00626A0E" w:rsidRPr="00676577" w:rsidDel="00891ED8">
          <w:rPr>
            <w:rFonts w:eastAsiaTheme="minorEastAsia" w:cstheme="minorHAnsi"/>
            <w:lang w:val="en-GB"/>
          </w:rPr>
          <w:delText>T</w:delText>
        </w:r>
        <w:r w:rsidRPr="00676577" w:rsidDel="00891ED8">
          <w:rPr>
            <w:rFonts w:eastAsiaTheme="minorEastAsia" w:cstheme="minorHAnsi"/>
            <w:lang w:val="en-GB"/>
          </w:rPr>
          <w:delText xml:space="preserve">heory of </w:delText>
        </w:r>
        <w:r w:rsidR="00626A0E" w:rsidRPr="00676577" w:rsidDel="00891ED8">
          <w:rPr>
            <w:rFonts w:eastAsiaTheme="minorEastAsia" w:cstheme="minorHAnsi"/>
            <w:lang w:val="en-GB"/>
          </w:rPr>
          <w:delText>E</w:delText>
        </w:r>
        <w:r w:rsidRPr="00676577" w:rsidDel="00891ED8">
          <w:rPr>
            <w:rFonts w:eastAsiaTheme="minorEastAsia" w:cstheme="minorHAnsi"/>
            <w:lang w:val="en-GB"/>
          </w:rPr>
          <w:delText>cology</w:delText>
        </w:r>
        <w:r w:rsidR="00FB386C" w:rsidRPr="00676577" w:rsidDel="00891ED8">
          <w:rPr>
            <w:rFonts w:eastAsiaTheme="minorEastAsia" w:cstheme="minorHAnsi"/>
            <w:lang w:val="en-GB"/>
          </w:rPr>
          <w:delText>.</w:delText>
        </w:r>
        <w:r w:rsidRPr="00676577" w:rsidDel="00891ED8">
          <w:rPr>
            <w:rFonts w:eastAsiaTheme="minorEastAsia" w:cstheme="minorHAnsi"/>
            <w:lang w:val="en-GB"/>
          </w:rPr>
          <w:delText xml:space="preserve"> 99.</w:delText>
        </w:r>
        <w:r w:rsidR="00D5351A" w:rsidRPr="00676577" w:rsidDel="00891ED8">
          <w:rPr>
            <w:rFonts w:eastAsiaTheme="minorEastAsia" w:cstheme="minorHAnsi"/>
            <w:lang w:val="en-GB"/>
          </w:rPr>
          <w:delText>7</w:delText>
        </w:r>
        <w:r w:rsidRPr="00676577" w:rsidDel="00891ED8">
          <w:rPr>
            <w:rFonts w:eastAsiaTheme="minorEastAsia" w:cstheme="minorHAnsi"/>
            <w:lang w:val="en-GB"/>
          </w:rPr>
          <w:delText xml:space="preserve">% of the posterior distribution </w:delText>
        </w:r>
        <w:r w:rsidR="00EE4693" w:rsidRPr="00676577" w:rsidDel="00891ED8">
          <w:rPr>
            <w:rFonts w:eastAsiaTheme="minorEastAsia" w:cstheme="minorHAnsi"/>
            <w:lang w:val="en-GB"/>
          </w:rPr>
          <w:delText>of the mass</w:delText>
        </w:r>
        <w:r w:rsidR="008450D7" w:rsidRPr="00676577" w:rsidDel="00891ED8">
          <w:rPr>
            <w:rFonts w:eastAsiaTheme="minorEastAsia" w:cstheme="minorHAnsi"/>
            <w:lang w:val="en-GB"/>
          </w:rPr>
          <w:delText xml:space="preserve"> </w:delText>
        </w:r>
        <w:r w:rsidR="00EE4693" w:rsidRPr="00676577" w:rsidDel="00891ED8">
          <w:rPr>
            <w:rFonts w:eastAsiaTheme="minorEastAsia" w:cstheme="minorHAnsi"/>
            <w:lang w:val="en-GB"/>
          </w:rPr>
          <w:delText xml:space="preserve">exponent of </w:delText>
        </w:r>
        <w:r w:rsidR="005E52D4" w:rsidRPr="00676577" w:rsidDel="00891ED8">
          <w:rPr>
            <w:rFonts w:eastAsiaTheme="minorEastAsia" w:cstheme="minorHAnsi"/>
            <w:lang w:val="en-GB"/>
          </w:rPr>
          <w:delText xml:space="preserve">maximum </w:delText>
        </w:r>
        <w:r w:rsidR="00EE4693" w:rsidRPr="00676577" w:rsidDel="00891ED8">
          <w:rPr>
            <w:rFonts w:eastAsiaTheme="minorEastAsia" w:cstheme="minorHAnsi"/>
            <w:lang w:val="en-GB"/>
          </w:rPr>
          <w:delText xml:space="preserve">consumption </w:delText>
        </w:r>
        <w:r w:rsidRPr="00676577" w:rsidDel="00891ED8">
          <w:rPr>
            <w:rFonts w:eastAsiaTheme="minorEastAsia" w:cstheme="minorHAnsi"/>
            <w:lang w:val="en-GB"/>
          </w:rPr>
          <w:delText xml:space="preserve">is below </w:delText>
        </w:r>
        <w:r w:rsidR="009E2DCD" w:rsidRPr="00676577" w:rsidDel="00891ED8">
          <w:rPr>
            <w:rFonts w:eastAsiaTheme="minorEastAsia" w:cstheme="minorHAnsi"/>
            <w:lang w:val="en-GB"/>
          </w:rPr>
          <w:delText>-</w:delText>
        </w:r>
        <w:r w:rsidRPr="00676577" w:rsidDel="00891ED8">
          <w:rPr>
            <w:rFonts w:eastAsiaTheme="minorEastAsia" w:cstheme="minorHAnsi"/>
            <w:lang w:val="en-GB"/>
          </w:rPr>
          <w:delText>0.</w:delText>
        </w:r>
        <w:r w:rsidR="009E2DCD" w:rsidRPr="00676577" w:rsidDel="00891ED8">
          <w:rPr>
            <w:rFonts w:eastAsiaTheme="minorEastAsia" w:cstheme="minorHAnsi"/>
            <w:lang w:val="en-GB"/>
          </w:rPr>
          <w:delText>2</w:delText>
        </w:r>
        <w:r w:rsidRPr="00676577" w:rsidDel="00891ED8">
          <w:rPr>
            <w:rFonts w:eastAsiaTheme="minorEastAsia" w:cstheme="minorHAnsi"/>
            <w:lang w:val="en-GB"/>
          </w:rPr>
          <w:delText>5</w:delText>
        </w:r>
        <w:r w:rsidR="00496924" w:rsidRPr="00676577" w:rsidDel="00891ED8">
          <w:rPr>
            <w:rFonts w:eastAsiaTheme="minorEastAsia" w:cstheme="minorHAnsi"/>
            <w:lang w:val="en-GB"/>
          </w:rPr>
          <w:delText xml:space="preserve"> </w:delText>
        </w:r>
      </w:del>
      <w:commentRangeStart w:id="294"/>
      <w:del w:id="295"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294"/>
        <w:r w:rsidR="0083708F" w:rsidRPr="00676577" w:rsidDel="00C92C08">
          <w:rPr>
            <w:rStyle w:val="CommentReference"/>
            <w:sz w:val="24"/>
            <w:szCs w:val="24"/>
          </w:rPr>
          <w:commentReference w:id="294"/>
        </w:r>
      </w:del>
      <w:del w:id="296" w:author="Max Lindmark" w:date="2020-09-13T16:16:00Z">
        <w:r w:rsidRPr="00676577" w:rsidDel="00891ED8">
          <w:rPr>
            <w:rFonts w:eastAsiaTheme="minorEastAsia" w:cstheme="minorHAnsi"/>
            <w:lang w:val="en-GB"/>
          </w:rPr>
          <w:delText xml:space="preserve">. </w:delText>
        </w:r>
      </w:del>
      <w:r w:rsidRPr="00676577">
        <w:rPr>
          <w:rFonts w:eastAsiaTheme="minorEastAsia" w:cstheme="minorHAnsi"/>
          <w:lang w:val="en-GB"/>
        </w:rPr>
        <w:t xml:space="preserve">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del w:id="297" w:author="Max Lindmark" w:date="2020-09-10T11:13:00Z">
        <w:r w:rsidR="00CB7909" w:rsidRPr="00676577" w:rsidDel="007D645A">
          <w:rPr>
            <w:lang w:val="en-GB"/>
          </w:rPr>
          <w:delText>1</w:delText>
        </w:r>
      </w:del>
      <w:ins w:id="298" w:author="Max Lindmark" w:date="2020-09-10T11:13:00Z">
        <w:r w:rsidR="007D645A" w:rsidRPr="00676577">
          <w:rPr>
            <w:lang w:val="en-GB"/>
          </w:rPr>
          <w:t>2</w:t>
        </w:r>
      </w:ins>
      <w:r w:rsidR="00CB7909" w:rsidRPr="00676577">
        <w:rPr>
          <w:lang w:val="en-GB"/>
        </w:rPr>
        <w:t xml:space="preserve"> [0.5</w:t>
      </w:r>
      <w:del w:id="299" w:author="Max Lindmark" w:date="2020-09-10T11:13:00Z">
        <w:r w:rsidR="00CB7909" w:rsidRPr="00676577" w:rsidDel="00BD2028">
          <w:rPr>
            <w:lang w:val="en-GB"/>
          </w:rPr>
          <w:delText>6</w:delText>
        </w:r>
      </w:del>
      <w:ins w:id="300" w:author="Max Lindmark" w:date="2020-09-10T11:13:00Z">
        <w:r w:rsidR="00BD2028" w:rsidRPr="00676577">
          <w:rPr>
            <w:lang w:val="en-GB"/>
          </w:rPr>
          <w:t>7</w:t>
        </w:r>
      </w:ins>
      <w:r w:rsidR="00CB7909" w:rsidRPr="00676577">
        <w:rPr>
          <w:lang w:val="en-GB"/>
        </w:rPr>
        <w:t xml:space="preserve">, </w:t>
      </w:r>
      <w:r w:rsidR="00CB7909" w:rsidRPr="00676577">
        <w:rPr>
          <w:lang w:val="en-GB"/>
        </w:rPr>
        <w:lastRenderedPageBreak/>
        <w:t>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ins w:id="301" w:author="Max Lindmark" w:date="2020-09-13T16:22:00Z">
        <w:r w:rsidR="00D712D3">
          <w:rPr>
            <w:lang w:val="en-GB"/>
          </w:rPr>
          <w:t xml:space="preserve"> </w:t>
        </w:r>
      </w:ins>
    </w:p>
    <w:p w14:paraId="27895987" w14:textId="0AF8F223" w:rsidR="00A77899" w:rsidRPr="00676577" w:rsidDel="00D712D3" w:rsidRDefault="002D1F5B" w:rsidP="00297FFE">
      <w:pPr>
        <w:spacing w:line="480" w:lineRule="auto"/>
        <w:ind w:firstLine="284"/>
        <w:contextualSpacing/>
        <w:jc w:val="both"/>
        <w:rPr>
          <w:del w:id="302" w:author="Max Lindmark" w:date="2020-09-13T16:22:00Z"/>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 xml:space="preserve">WAIC of 1.3 compared to the best model (M5) without an interaction term, meaning that WAIC offers little support for one of these models over the other (Table 2). For illustration of model predictions (Fig. 2B),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iCs/>
          <w:lang w:val="en-GB"/>
        </w:rPr>
        <w:t xml:space="preserve"> in M2 is </w:t>
      </w:r>
      <w:r w:rsidRPr="00676577">
        <w:rPr>
          <w:lang w:val="en-GB"/>
        </w:rPr>
        <w:t xml:space="preserve">small </w:t>
      </w:r>
      <w:ins w:id="303" w:author="Max Lindmark" w:date="2020-07-30T08:37:00Z">
        <w:r w:rsidR="003757CC" w:rsidRPr="00676577">
          <w:rPr>
            <w:lang w:val="en-GB"/>
          </w:rPr>
          <w:t>and unce</w:t>
        </w:r>
      </w:ins>
      <w:ins w:id="304" w:author="Max Lindmark" w:date="2020-07-30T08:38:00Z">
        <w:r w:rsidR="003757CC" w:rsidRPr="00676577">
          <w:rPr>
            <w:lang w:val="en-GB"/>
          </w:rPr>
          <w:t xml:space="preserve">rtain </w:t>
        </w:r>
      </w:ins>
      <w:r w:rsidRPr="00676577">
        <w:rPr>
          <w:lang w:val="en-GB"/>
        </w:rPr>
        <w:t xml:space="preserve">(posterior median of </w:t>
      </w:r>
      <w:commentRangeStart w:id="305"/>
      <w:r w:rsidRPr="00676577">
        <w:rPr>
          <w:lang w:val="en-GB"/>
        </w:rPr>
        <w:t>-0.01</w:t>
      </w:r>
      <w:ins w:id="306" w:author="Max Lindmark" w:date="2020-07-30T08:37:00Z">
        <w:r w:rsidR="003757CC" w:rsidRPr="00676577">
          <w:rPr>
            <w:lang w:val="en-GB"/>
          </w:rPr>
          <w:t xml:space="preserve"> [-0.04</w:t>
        </w:r>
      </w:ins>
      <w:ins w:id="307" w:author="Max Lindmark" w:date="2020-07-30T08:38:00Z">
        <w:r w:rsidR="003757CC" w:rsidRPr="00676577">
          <w:rPr>
            <w:lang w:val="en-GB"/>
          </w:rPr>
          <w:t>, 0.02</w:t>
        </w:r>
      </w:ins>
      <w:ins w:id="308" w:author="Max Lindmark" w:date="2020-07-30T08:37:00Z">
        <w:r w:rsidR="003757CC" w:rsidRPr="00676577">
          <w:rPr>
            <w:lang w:val="en-GB"/>
          </w:rPr>
          <w:t>]</w:t>
        </w:r>
      </w:ins>
      <w:r w:rsidRPr="00676577">
        <w:rPr>
          <w:lang w:val="en-GB"/>
        </w:rPr>
        <w:t xml:space="preserve"> </w:t>
      </w:r>
      <w:commentRangeEnd w:id="305"/>
      <w:r w:rsidR="00A77899" w:rsidRPr="00676577">
        <w:rPr>
          <w:rStyle w:val="CommentReference"/>
          <w:sz w:val="24"/>
          <w:szCs w:val="24"/>
        </w:rPr>
        <w:commentReference w:id="305"/>
      </w:r>
      <w:r w:rsidRPr="00676577">
        <w:rPr>
          <w:lang w:val="en-GB"/>
        </w:rPr>
        <w:t>on Arrhenius temperature scale).</w:t>
      </w:r>
      <w:ins w:id="309" w:author="Max Lindmark" w:date="2020-09-13T16:22:00Z">
        <w:r w:rsidR="00D712D3">
          <w:rPr>
            <w:lang w:val="en-GB"/>
          </w:rPr>
          <w:t xml:space="preserve"> </w:t>
        </w:r>
      </w:ins>
    </w:p>
    <w:p w14:paraId="5E30DC25" w14:textId="3977D96A" w:rsidR="00297FFE" w:rsidRPr="00952A61" w:rsidRDefault="00297FFE" w:rsidP="00297FFE">
      <w:pPr>
        <w:spacing w:line="480" w:lineRule="auto"/>
        <w:ind w:firstLine="284"/>
        <w:contextualSpacing/>
        <w:jc w:val="both"/>
        <w:rPr>
          <w:lang w:val="en-GB"/>
        </w:rPr>
      </w:pPr>
      <w:r w:rsidRPr="00676577">
        <w:rPr>
          <w:rFonts w:eastAsiaTheme="minorEastAsia" w:cstheme="minorHAnsi"/>
          <w:lang w:val="en-GB"/>
        </w:rPr>
        <w:t xml:space="preserve">We find </w:t>
      </w:r>
      <w:del w:id="310"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311"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312"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313" w:author="Max Lindmark" w:date="2020-09-10T11:06:00Z">
        <w:r w:rsidRPr="00676577" w:rsidDel="00BF65C8">
          <w:rPr>
            <w:rFonts w:eastAsiaTheme="minorEastAsia" w:cstheme="minorHAnsi"/>
            <w:lang w:val="en-GB"/>
          </w:rPr>
          <w:delText xml:space="preserve">on </w:delText>
        </w:r>
      </w:del>
      <w:ins w:id="314"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315" w:author="Max Lindmark" w:date="2020-09-10T11:07:00Z">
        <w:r w:rsidR="004967A1" w:rsidRPr="00676577">
          <w:rPr>
            <w:rFonts w:eastAsiaTheme="minorEastAsia" w:cstheme="minorHAnsi"/>
            <w:lang w:val="en-GB"/>
          </w:rPr>
          <w:t xml:space="preserve">. </w:t>
        </w:r>
      </w:ins>
      <w:del w:id="316"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317" w:author="Max Lindmark" w:date="2020-09-10T11:07:00Z">
        <w:r w:rsidRPr="00676577" w:rsidDel="00BF03EA">
          <w:rPr>
            <w:rFonts w:eastAsiaTheme="minorEastAsia" w:cstheme="minorHAnsi"/>
            <w:lang w:val="en-GB"/>
          </w:rPr>
          <w:delText>9</w:delText>
        </w:r>
      </w:del>
      <w:ins w:id="318"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319" w:author="Max Lindmark" w:date="2020-09-10T11:07:00Z">
        <w:r w:rsidR="003C4538" w:rsidRPr="00676577" w:rsidDel="00762D8C">
          <w:rPr>
            <w:rFonts w:eastAsiaTheme="minorEastAsia" w:cstheme="minorHAnsi"/>
            <w:lang w:val="en-GB"/>
          </w:rPr>
          <w:delText>7</w:delText>
        </w:r>
      </w:del>
      <w:ins w:id="320"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321" w:author="Max Lindmark" w:date="2020-09-10T11:07:00Z">
        <w:r w:rsidR="00FB5B50" w:rsidRPr="00676577">
          <w:rPr>
            <w:rFonts w:eastAsiaTheme="minorEastAsia" w:cstheme="minorHAnsi"/>
            <w:lang w:val="en-GB"/>
          </w:rPr>
          <w:t xml:space="preserve"> the global interaction </w:t>
        </w:r>
      </w:ins>
      <w:ins w:id="322"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323" w:author="Max Lindmark" w:date="2020-09-10T11:09:00Z">
                <w:rPr>
                  <w:rFonts w:ascii="Cambria Math" w:hAnsi="Cambria Math" w:cstheme="minorHAnsi"/>
                  <w:i/>
                  <w:iCs/>
                </w:rPr>
              </w:del>
            </m:ctrlPr>
          </m:sSubPr>
          <m:e>
            <m:r>
              <w:del w:id="324" w:author="Max Lindmark" w:date="2020-09-10T11:09:00Z">
                <w:rPr>
                  <w:rFonts w:ascii="Cambria Math" w:hAnsi="Cambria Math" w:cstheme="minorHAnsi"/>
                </w:rPr>
                <m:t>β</m:t>
              </w:del>
            </m:r>
          </m:e>
          <m:sub>
            <m:r>
              <w:del w:id="325"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326" w:author="Max Lindmark" w:date="2020-09-10T11:09:00Z">
                <w:rPr>
                  <w:rFonts w:ascii="Cambria Math" w:eastAsiaTheme="minorEastAsia" w:hAnsi="Cambria Math" w:cstheme="minorHAnsi"/>
                  <w:i/>
                  <w:lang w:val="en-GB"/>
                </w:rPr>
              </w:ins>
            </m:ctrlPr>
          </m:sSubPr>
          <m:e>
            <m:r>
              <w:ins w:id="327" w:author="Max Lindmark" w:date="2020-09-10T11:09:00Z">
                <w:rPr>
                  <w:rFonts w:ascii="Cambria Math" w:eastAsiaTheme="minorEastAsia" w:hAnsi="Cambria Math" w:cstheme="minorHAnsi"/>
                  <w:lang w:val="en-GB"/>
                </w:rPr>
                <m:t>μ</m:t>
              </w:ins>
            </m:r>
          </m:e>
          <m:sub>
            <m:sSub>
              <m:sSubPr>
                <m:ctrlPr>
                  <w:ins w:id="328" w:author="Max Lindmark" w:date="2020-09-10T11:09:00Z">
                    <w:rPr>
                      <w:rFonts w:ascii="Cambria Math" w:hAnsi="Cambria Math" w:cstheme="minorHAnsi"/>
                      <w:i/>
                    </w:rPr>
                  </w:ins>
                </m:ctrlPr>
              </m:sSubPr>
              <m:e>
                <m:r>
                  <w:ins w:id="329" w:author="Max Lindmark" w:date="2020-09-10T11:09:00Z">
                    <w:rPr>
                      <w:rFonts w:ascii="Cambria Math" w:hAnsi="Cambria Math" w:cstheme="minorHAnsi"/>
                    </w:rPr>
                    <m:t>β</m:t>
                  </w:ins>
                </m:r>
              </m:e>
              <m:sub>
                <m:r>
                  <w:ins w:id="330" w:author="Max Lindmark" w:date="2020-09-10T11:09:00Z">
                    <w:rPr>
                      <w:rFonts w:ascii="Cambria Math" w:hAnsi="Cambria Math" w:cstheme="minorHAnsi"/>
                    </w:rPr>
                    <m:t>3</m:t>
                  </w:ins>
                </m:r>
              </m:sub>
            </m:sSub>
          </m:sub>
        </m:sSub>
      </m:oMath>
      <w:ins w:id="331"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332"/>
      <w:commentRangeStart w:id="333"/>
      <w:r w:rsidR="005430E1" w:rsidRPr="00676577">
        <w:rPr>
          <w:rFonts w:eastAsiaTheme="minorEastAsia" w:cstheme="minorHAnsi"/>
          <w:lang w:val="en-GB"/>
        </w:rPr>
        <w:t xml:space="preserve">. </w:t>
      </w:r>
      <w:commentRangeEnd w:id="332"/>
      <w:r w:rsidR="00D9708C" w:rsidRPr="00676577">
        <w:rPr>
          <w:rStyle w:val="CommentReference"/>
          <w:sz w:val="24"/>
          <w:szCs w:val="24"/>
        </w:rPr>
        <w:commentReference w:id="332"/>
      </w:r>
      <w:commentRangeEnd w:id="333"/>
      <w:r w:rsidR="008E13C2" w:rsidRPr="00676577">
        <w:rPr>
          <w:rStyle w:val="CommentReference"/>
          <w:sz w:val="24"/>
          <w:szCs w:val="24"/>
        </w:rPr>
        <w:commentReference w:id="333"/>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334" w:author="Max Lindmark" w:date="2020-09-10T11:10:00Z">
        <w:r w:rsidR="009A6A15" w:rsidRPr="00676577" w:rsidDel="001B3041">
          <w:rPr>
            <w:rFonts w:eastAsiaTheme="minorEastAsia" w:cstheme="minorHAnsi"/>
            <w:lang w:val="en-GB"/>
          </w:rPr>
          <w:delText>4</w:delText>
        </w:r>
      </w:del>
      <w:ins w:id="335"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336" w:author="Max Lindmark" w:date="2020-09-10T11:10:00Z">
        <w:r w:rsidR="00487493" w:rsidRPr="00676577" w:rsidDel="00C12392">
          <w:rPr>
            <w:rFonts w:eastAsiaTheme="minorEastAsia" w:cstheme="minorHAnsi"/>
            <w:lang w:val="en-GB"/>
          </w:rPr>
          <w:delText>3</w:delText>
        </w:r>
      </w:del>
      <w:ins w:id="337" w:author="Max Lindmark" w:date="2020-09-10T11:10:00Z">
        <w:r w:rsidR="00C12392" w:rsidRPr="00676577">
          <w:rPr>
            <w:rFonts w:eastAsiaTheme="minorEastAsia" w:cstheme="minorHAnsi"/>
            <w:lang w:val="en-GB"/>
          </w:rPr>
          <w:t>11</w:t>
        </w:r>
      </w:ins>
      <w:del w:id="338"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339" w:author="Max Lindmark" w:date="2020-09-10T11:10:00Z">
        <w:r w:rsidR="00487493" w:rsidRPr="00676577" w:rsidDel="000F28E4">
          <w:rPr>
            <w:rFonts w:eastAsiaTheme="minorEastAsia" w:cstheme="minorHAnsi"/>
            <w:lang w:val="en-GB"/>
          </w:rPr>
          <w:delText>2</w:delText>
        </w:r>
      </w:del>
      <w:ins w:id="340" w:author="Max Lindmark" w:date="2020-09-10T11:10:00Z">
        <w:r w:rsidR="000F28E4" w:rsidRPr="00676577">
          <w:rPr>
            <w:rFonts w:eastAsiaTheme="minorEastAsia" w:cstheme="minorHAnsi"/>
            <w:lang w:val="en-GB"/>
          </w:rPr>
          <w:t>364</w:t>
        </w:r>
      </w:ins>
      <w:del w:id="341"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ins w:id="342"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343" w:author="Max Lindmark" w:date="2020-09-10T11:12:00Z">
        <w:r w:rsidRPr="00676577" w:rsidDel="00193F71">
          <w:rPr>
            <w:lang w:val="en-GB"/>
          </w:rPr>
          <w:delText xml:space="preserve">For metabolism, the model with a species-varying interaction term (M1) has a </w:delText>
        </w:r>
      </w:del>
      <m:oMath>
        <m:r>
          <w:del w:id="344" w:author="Max Lindmark" w:date="2020-09-10T11:12:00Z">
            <m:rPr>
              <m:sty m:val="p"/>
            </m:rPr>
            <w:rPr>
              <w:rFonts w:ascii="Cambria Math" w:eastAsiaTheme="minorEastAsia" w:hAnsi="Cambria Math" w:cstheme="minorHAnsi"/>
            </w:rPr>
            <m:t>Δ</m:t>
          </w:del>
        </m:r>
      </m:oMath>
      <w:del w:id="345" w:author="Max Lindmark" w:date="2020-09-10T11:12:00Z">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1CE28186" w:rsidR="005B1846" w:rsidRPr="00952A61" w:rsidDel="002833B8" w:rsidRDefault="005B1846">
      <w:pPr>
        <w:spacing w:line="480" w:lineRule="auto"/>
        <w:ind w:firstLine="284"/>
        <w:contextualSpacing/>
        <w:jc w:val="both"/>
        <w:rPr>
          <w:del w:id="346" w:author="Max Lindmark" w:date="2020-09-13T16:20:00Z"/>
          <w:rFonts w:cstheme="minorHAnsi"/>
          <w:bCs/>
          <w:lang w:val="en-GB"/>
          <w:rPrChange w:id="347" w:author="Max Lindmark" w:date="2020-09-13T16:22:00Z">
            <w:rPr>
              <w:del w:id="348" w:author="Max Lindmark" w:date="2020-09-13T16:20:00Z"/>
              <w:rFonts w:cstheme="minorHAnsi"/>
              <w:bCs/>
              <w:i/>
              <w:iCs/>
              <w:lang w:val="en-GB"/>
            </w:rPr>
          </w:rPrChange>
        </w:rPr>
        <w:pPrChange w:id="349" w:author="Max Lindmark" w:date="2020-09-13T16:20:00Z">
          <w:pPr>
            <w:spacing w:line="480" w:lineRule="auto"/>
            <w:contextualSpacing/>
            <w:jc w:val="both"/>
          </w:pPr>
        </w:pPrChange>
      </w:pPr>
    </w:p>
    <w:p w14:paraId="3EADE215" w14:textId="573D31B4" w:rsidR="005B1846" w:rsidRPr="00952A61" w:rsidDel="002833B8" w:rsidRDefault="005B1846">
      <w:pPr>
        <w:spacing w:line="480" w:lineRule="auto"/>
        <w:ind w:firstLine="284"/>
        <w:contextualSpacing/>
        <w:jc w:val="both"/>
        <w:rPr>
          <w:del w:id="350" w:author="Max Lindmark" w:date="2020-09-13T16:20:00Z"/>
          <w:rFonts w:cstheme="minorHAnsi"/>
          <w:bCs/>
          <w:rPrChange w:id="351" w:author="Max Lindmark" w:date="2020-09-13T16:22:00Z">
            <w:rPr>
              <w:del w:id="352" w:author="Max Lindmark" w:date="2020-09-13T16:20:00Z"/>
              <w:rFonts w:cstheme="minorHAnsi"/>
              <w:bCs/>
              <w:i/>
              <w:iCs/>
            </w:rPr>
          </w:rPrChange>
        </w:rPr>
        <w:pPrChange w:id="353" w:author="Max Lindmark" w:date="2020-09-13T16:20:00Z">
          <w:pPr>
            <w:spacing w:line="480" w:lineRule="auto"/>
            <w:contextualSpacing/>
            <w:jc w:val="both"/>
          </w:pPr>
        </w:pPrChange>
      </w:pPr>
      <w:del w:id="354" w:author="Max Lindmark" w:date="2020-09-13T16:20:00Z">
        <w:r w:rsidRPr="00952A61" w:rsidDel="002833B8">
          <w:rPr>
            <w:rFonts w:cstheme="minorHAnsi"/>
            <w:bCs/>
            <w:lang w:val="en-GB"/>
            <w:rPrChange w:id="355" w:author="Max Lindmark" w:date="2020-09-13T16:22:00Z">
              <w:rPr>
                <w:rFonts w:cstheme="minorHAnsi"/>
                <w:bCs/>
                <w:i/>
                <w:iCs/>
                <w:lang w:val="en-GB"/>
              </w:rPr>
            </w:rPrChange>
          </w:rPr>
          <w:delText>Including peak temperatures</w:delText>
        </w:r>
      </w:del>
    </w:p>
    <w:p w14:paraId="3BD24587" w14:textId="4367E48D" w:rsidR="00ED5270" w:rsidRPr="00676577" w:rsidRDefault="005F466B">
      <w:pPr>
        <w:spacing w:line="480" w:lineRule="auto"/>
        <w:ind w:firstLine="284"/>
        <w:contextualSpacing/>
        <w:jc w:val="both"/>
        <w:rPr>
          <w:rFonts w:eastAsiaTheme="minorEastAsia" w:cstheme="minorHAnsi"/>
          <w:lang w:val="en-GB"/>
        </w:rPr>
        <w:pPrChange w:id="356" w:author="Max Lindmark" w:date="2020-09-13T16:20:00Z">
          <w:pPr>
            <w:spacing w:line="480" w:lineRule="auto"/>
            <w:contextualSpacing/>
            <w:jc w:val="both"/>
          </w:pPr>
        </w:pPrChange>
      </w:pPr>
      <w:del w:id="357" w:author="Max Lindmark" w:date="2020-09-10T12:12:00Z">
        <w:r w:rsidRPr="00952A61" w:rsidDel="00305732">
          <w:rPr>
            <w:rFonts w:eastAsiaTheme="minorEastAsia" w:cstheme="minorHAnsi"/>
            <w:lang w:val="en-GB"/>
          </w:rPr>
          <w:delText>Over a larger temperature range</w:delText>
        </w:r>
        <w:r w:rsidR="005E0139" w:rsidRPr="00952A61" w:rsidDel="00305732">
          <w:rPr>
            <w:rFonts w:eastAsiaTheme="minorEastAsia" w:cstheme="minorHAnsi"/>
            <w:lang w:val="en-GB"/>
          </w:rPr>
          <w:delText xml:space="preserve">, </w:delText>
        </w:r>
        <w:r w:rsidR="00CF7D5E" w:rsidRPr="00952A61" w:rsidDel="00305732">
          <w:rPr>
            <w:rFonts w:eastAsiaTheme="minorEastAsia" w:cstheme="minorHAnsi"/>
            <w:lang w:val="en-GB"/>
          </w:rPr>
          <w:delText xml:space="preserve">many </w:delText>
        </w:r>
        <w:r w:rsidR="005E0139" w:rsidRPr="00952A61" w:rsidDel="00305732">
          <w:rPr>
            <w:rFonts w:eastAsiaTheme="minorEastAsia" w:cstheme="minorHAnsi"/>
            <w:lang w:val="en-GB"/>
          </w:rPr>
          <w:delText xml:space="preserve">biological rates </w:delText>
        </w:r>
      </w:del>
      <w:del w:id="358" w:author="Max Lindmark" w:date="2020-09-10T11:56:00Z">
        <w:r w:rsidR="00CF7D5E" w:rsidRPr="00952A61" w:rsidDel="00756723">
          <w:rPr>
            <w:rFonts w:eastAsiaTheme="minorEastAsia" w:cstheme="minorHAnsi"/>
            <w:lang w:val="en-GB"/>
          </w:rPr>
          <w:delText>reach a peak and then decline</w:delText>
        </w:r>
      </w:del>
      <w:del w:id="359" w:author="Max Lindmark" w:date="2020-09-10T12:12:00Z">
        <w:r w:rsidR="005E0139" w:rsidRPr="00952A61" w:rsidDel="00305732">
          <w:rPr>
            <w:rFonts w:eastAsiaTheme="minorEastAsia" w:cstheme="minorHAnsi"/>
            <w:lang w:val="en-GB"/>
          </w:rPr>
          <w:delText xml:space="preserve">. </w:delText>
        </w:r>
        <w:r w:rsidR="00016581" w:rsidRPr="00952A61" w:rsidDel="00305732">
          <w:rPr>
            <w:rFonts w:eastAsiaTheme="minorEastAsia" w:cstheme="minorHAnsi"/>
            <w:lang w:val="en-GB"/>
          </w:rPr>
          <w:delText xml:space="preserve">We identified such tendencies </w:delText>
        </w:r>
        <w:r w:rsidR="00ED7EF3" w:rsidRPr="00952A61" w:rsidDel="00305732">
          <w:rPr>
            <w:rFonts w:eastAsiaTheme="minorEastAsia" w:cstheme="minorHAnsi"/>
            <w:lang w:val="en-GB"/>
          </w:rPr>
          <w:delText xml:space="preserve">in </w:delText>
        </w:r>
        <w:r w:rsidR="001135B6" w:rsidRPr="00952A61" w:rsidDel="00305732">
          <w:rPr>
            <w:rFonts w:eastAsiaTheme="minorEastAsia" w:cstheme="minorHAnsi"/>
            <w:lang w:val="en-GB"/>
          </w:rPr>
          <w:delText xml:space="preserve">11 </w:delText>
        </w:r>
        <w:r w:rsidR="00ED7EF3" w:rsidRPr="00952A61" w:rsidDel="00305732">
          <w:rPr>
            <w:rFonts w:eastAsiaTheme="minorEastAsia" w:cstheme="minorHAnsi"/>
            <w:lang w:val="en-GB"/>
          </w:rPr>
          <w:delText xml:space="preserve">species </w:delText>
        </w:r>
        <w:r w:rsidR="003E70F7" w:rsidRPr="00952A61" w:rsidDel="00305732">
          <w:rPr>
            <w:rFonts w:eastAsiaTheme="minorEastAsia" w:cstheme="minorHAnsi"/>
            <w:lang w:val="en-GB"/>
          </w:rPr>
          <w:delText xml:space="preserve">in the </w:delText>
        </w:r>
        <w:r w:rsidR="008457AB" w:rsidRPr="00952A61" w:rsidDel="00305732">
          <w:rPr>
            <w:rFonts w:eastAsiaTheme="minorEastAsia" w:cstheme="minorHAnsi"/>
            <w:lang w:val="en-GB"/>
          </w:rPr>
          <w:delText>consumption</w:delText>
        </w:r>
        <w:r w:rsidR="003E70F7" w:rsidRPr="00952A61" w:rsidDel="00305732">
          <w:rPr>
            <w:rFonts w:eastAsiaTheme="minorEastAsia" w:cstheme="minorHAnsi"/>
            <w:lang w:val="en-GB"/>
          </w:rPr>
          <w:delText xml:space="preserve"> data set</w:delText>
        </w:r>
        <w:r w:rsidR="00734BAD" w:rsidRPr="00952A61" w:rsidDel="00305732">
          <w:rPr>
            <w:rFonts w:eastAsiaTheme="minorEastAsia" w:cstheme="minorHAnsi"/>
            <w:lang w:val="en-GB"/>
          </w:rPr>
          <w:delText xml:space="preserve">, and fit </w:delText>
        </w:r>
        <w:r w:rsidR="00F81C78" w:rsidRPr="00952A61" w:rsidDel="00305732">
          <w:rPr>
            <w:rFonts w:eastAsiaTheme="minorEastAsia" w:cstheme="minorHAnsi"/>
            <w:lang w:val="en-GB"/>
          </w:rPr>
          <w:delText xml:space="preserve">hierarchical </w:delText>
        </w:r>
        <w:r w:rsidR="006D2E1E" w:rsidRPr="00952A61" w:rsidDel="00305732">
          <w:rPr>
            <w:rFonts w:eastAsiaTheme="minorEastAsia" w:cstheme="minorHAnsi"/>
            <w:lang w:val="en-GB"/>
          </w:rPr>
          <w:delText xml:space="preserve">polynomial </w:delText>
        </w:r>
        <w:r w:rsidR="00734BAD" w:rsidRPr="00952A61" w:rsidDel="00305732">
          <w:rPr>
            <w:rFonts w:eastAsiaTheme="minorEastAsia" w:cstheme="minorHAnsi"/>
            <w:lang w:val="en-GB"/>
          </w:rPr>
          <w:delText>models</w:delText>
        </w:r>
        <w:r w:rsidR="0079390A" w:rsidRPr="00952A61" w:rsidDel="00305732">
          <w:rPr>
            <w:rFonts w:eastAsiaTheme="minorEastAsia" w:cstheme="minorHAnsi"/>
            <w:lang w:val="en-GB"/>
          </w:rPr>
          <w:delText xml:space="preserve"> </w:delText>
        </w:r>
        <w:r w:rsidR="00A17B60" w:rsidRPr="00952A61" w:rsidDel="00305732">
          <w:rPr>
            <w:rFonts w:eastAsiaTheme="minorEastAsia" w:cstheme="minorHAnsi"/>
            <w:lang w:val="en-GB"/>
          </w:rPr>
          <w:delText xml:space="preserve">with a </w:delText>
        </w:r>
      </w:del>
      <w:del w:id="360" w:author="Max Lindmark" w:date="2020-09-10T11:56:00Z">
        <w:r w:rsidR="00A17B60" w:rsidRPr="00952A61" w:rsidDel="00756723">
          <w:rPr>
            <w:rFonts w:eastAsiaTheme="minorEastAsia" w:cstheme="minorHAnsi"/>
            <w:lang w:val="en-GB"/>
          </w:rPr>
          <w:delText>random</w:delText>
        </w:r>
        <w:r w:rsidR="008C2CC5" w:rsidRPr="00952A61" w:rsidDel="00756723">
          <w:rPr>
            <w:rFonts w:eastAsiaTheme="minorEastAsia" w:cstheme="minorHAnsi"/>
            <w:lang w:val="en-GB"/>
          </w:rPr>
          <w:delText xml:space="preserve"> </w:delText>
        </w:r>
      </w:del>
      <w:del w:id="361" w:author="Max Lindmark" w:date="2020-09-10T12:12:00Z">
        <w:r w:rsidR="008C2CC5" w:rsidRPr="00952A61" w:rsidDel="00305732">
          <w:rPr>
            <w:rFonts w:eastAsiaTheme="minorEastAsia" w:cstheme="minorHAnsi"/>
            <w:lang w:val="en-GB"/>
          </w:rPr>
          <w:delText>intercept (</w:delText>
        </w:r>
      </w:del>
      <m:oMath>
        <m:sSub>
          <m:sSubPr>
            <m:ctrlPr>
              <w:del w:id="362" w:author="Max Lindmark" w:date="2020-09-10T12:12:00Z">
                <w:rPr>
                  <w:rFonts w:ascii="Cambria Math" w:hAnsi="Cambria Math" w:cstheme="minorHAnsi"/>
                </w:rPr>
              </w:del>
            </m:ctrlPr>
          </m:sSubPr>
          <m:e>
            <m:r>
              <w:del w:id="363" w:author="Max Lindmark" w:date="2020-09-10T12:12:00Z">
                <m:rPr>
                  <m:sty m:val="p"/>
                </m:rPr>
                <w:rPr>
                  <w:rFonts w:ascii="Cambria Math" w:hAnsi="Cambria Math" w:cstheme="minorHAnsi"/>
                  <w:rPrChange w:id="364" w:author="Max Lindmark" w:date="2020-09-13T16:22:00Z">
                    <w:rPr>
                      <w:rFonts w:ascii="Cambria Math" w:hAnsi="Cambria Math" w:cstheme="minorHAnsi"/>
                    </w:rPr>
                  </w:rPrChange>
                </w:rPr>
                <m:t>γ</m:t>
              </w:del>
            </m:r>
          </m:e>
          <m:sub>
            <m:r>
              <w:del w:id="365" w:author="Max Lindmark" w:date="2020-09-10T12:12:00Z">
                <m:rPr>
                  <m:sty m:val="p"/>
                </m:rPr>
                <w:rPr>
                  <w:rFonts w:ascii="Cambria Math" w:hAnsi="Cambria Math" w:cstheme="minorHAnsi"/>
                  <w:rPrChange w:id="366" w:author="Max Lindmark" w:date="2020-09-13T16:22:00Z">
                    <w:rPr>
                      <w:rFonts w:ascii="Cambria Math" w:hAnsi="Cambria Math" w:cstheme="minorHAnsi"/>
                    </w:rPr>
                  </w:rPrChange>
                </w:rPr>
                <m:t>0</m:t>
              </w:del>
            </m:r>
          </m:sub>
        </m:sSub>
      </m:oMath>
      <w:del w:id="367" w:author="Max Lindmark" w:date="2020-09-10T12:12:00Z">
        <w:r w:rsidR="008C2CC5" w:rsidRPr="00952A61" w:rsidDel="00305732">
          <w:rPr>
            <w:rFonts w:eastAsiaTheme="minorEastAsia" w:cstheme="minorHAnsi"/>
          </w:rPr>
          <w:delText>)</w:delText>
        </w:r>
        <w:r w:rsidR="008C457C" w:rsidRPr="00952A61" w:rsidDel="00305732">
          <w:rPr>
            <w:rFonts w:eastAsiaTheme="minorEastAsia" w:cstheme="minorHAnsi"/>
            <w:lang w:val="en-GB"/>
          </w:rPr>
          <w:delText>.</w:delText>
        </w:r>
      </w:del>
      <w:ins w:id="368" w:author="Max Lindmark" w:date="2020-07-31T14:42:00Z">
        <w:r w:rsidR="003B5A3D" w:rsidRPr="00952A61">
          <w:rPr>
            <w:rFonts w:eastAsiaTheme="minorEastAsia" w:cstheme="minorHAnsi"/>
            <w:lang w:val="en-GB"/>
          </w:rPr>
          <w:t>Based on WAIC and vi</w:t>
        </w:r>
        <w:r w:rsidR="003B5A3D" w:rsidRPr="00676577">
          <w:rPr>
            <w:rFonts w:eastAsiaTheme="minorEastAsia" w:cstheme="minorHAnsi"/>
            <w:lang w:val="en-GB"/>
          </w:rPr>
          <w:t xml:space="preserve">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ins>
      <w:ins w:id="369" w:author="Max Lindmark" w:date="2020-09-13T16:23:00Z">
        <w:r w:rsidR="00341295">
          <w:rPr>
            <w:rFonts w:eastAsiaTheme="minorEastAsia" w:cstheme="minorHAnsi"/>
            <w:lang w:val="en-GB"/>
          </w:rPr>
          <w:t xml:space="preserve">for maximum consumption rate fitted to data including beyond peak </w:t>
        </w:r>
        <w:r w:rsidR="008C72CA">
          <w:rPr>
            <w:rFonts w:eastAsiaTheme="minorEastAsia" w:cstheme="minorHAnsi"/>
            <w:lang w:val="en-GB"/>
          </w:rPr>
          <w:t>temperature</w:t>
        </w:r>
        <w:r w:rsidR="00341295">
          <w:rPr>
            <w:rFonts w:eastAsiaTheme="minorEastAsia" w:cstheme="minorHAnsi"/>
            <w:lang w:val="en-GB"/>
          </w:rPr>
          <w:t xml:space="preserve"> </w:t>
        </w:r>
      </w:ins>
      <w:ins w:id="370" w:author="Max Lindmark" w:date="2020-07-31T14:42:00Z">
        <w:r w:rsidR="007B03F1" w:rsidRPr="00676577">
          <w:rPr>
            <w:rFonts w:eastAsiaTheme="minorEastAsia" w:cstheme="minorHAnsi"/>
            <w:lang w:val="en-GB"/>
          </w:rPr>
          <w:t>with a c</w:t>
        </w:r>
      </w:ins>
      <w:ins w:id="371"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372" w:author="Max Lindmark" w:date="2020-09-10T11:56:00Z">
        <w:r w:rsidR="004A73D1" w:rsidRPr="00676577">
          <w:rPr>
            <w:rFonts w:eastAsiaTheme="minorEastAsia" w:cstheme="minorHAnsi"/>
            <w:lang w:val="en-GB"/>
          </w:rPr>
          <w:t xml:space="preserve">rather </w:t>
        </w:r>
      </w:ins>
      <w:ins w:id="373"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w:t>
        </w:r>
      </w:ins>
      <w:ins w:id="374" w:author="Max Lindmark" w:date="2020-09-13T16:17:00Z">
        <w:r w:rsidR="003D61E1">
          <w:rPr>
            <w:rFonts w:eastAsiaTheme="minorEastAsia" w:cstheme="minorHAnsi"/>
            <w:lang w:val="en-GB"/>
          </w:rPr>
          <w:t>standard deviation</w:t>
        </w:r>
      </w:ins>
      <w:ins w:id="375" w:author="Max Lindmark" w:date="2020-09-13T16:18:00Z">
        <w:r w:rsidR="00904426">
          <w:rPr>
            <w:rFonts w:eastAsiaTheme="minorEastAsia" w:cstheme="minorHAnsi"/>
            <w:lang w:val="en-GB"/>
          </w:rPr>
          <w:t xml:space="preserve"> (</w:t>
        </w:r>
      </w:ins>
      <m:oMath>
        <m:r>
          <w:ins w:id="376" w:author="Max Lindmark" w:date="2020-09-13T16:18:00Z">
            <w:rPr>
              <w:rFonts w:ascii="Cambria Math" w:hAnsi="Cambria Math" w:cstheme="minorHAnsi"/>
            </w:rPr>
            <m:t>σ)</m:t>
          </w:ins>
        </m:r>
      </m:oMath>
      <w:ins w:id="377" w:author="Max Lindmark" w:date="2020-07-31T14:43:00Z">
        <w:r w:rsidR="00A32F0D" w:rsidRPr="00676577">
          <w:rPr>
            <w:rFonts w:eastAsiaTheme="minorEastAsia" w:cstheme="minorHAnsi"/>
            <w:lang w:val="en-GB"/>
          </w:rPr>
          <w:t xml:space="preserve">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w:t>
        </w:r>
        <w:commentRangeStart w:id="378"/>
        <w:r w:rsidR="00E81A5E" w:rsidRPr="00676577">
          <w:rPr>
            <w:rFonts w:eastAsiaTheme="minorEastAsia" w:cstheme="minorHAnsi"/>
            <w:lang w:val="en-GB"/>
          </w:rPr>
          <w:t xml:space="preserve">see </w:t>
        </w:r>
      </w:ins>
      <w:ins w:id="379" w:author="Max Lindmark" w:date="2020-09-12T19:03:00Z">
        <w:r w:rsidR="00B83FB3" w:rsidRPr="0025283E">
          <w:rPr>
            <w:rFonts w:eastAsiaTheme="minorEastAsia" w:cstheme="minorHAnsi"/>
            <w:i/>
            <w:iCs/>
            <w:lang w:val="en-GB"/>
          </w:rPr>
          <w:t>SI Appendix</w:t>
        </w:r>
        <w:r w:rsidR="00B83FB3">
          <w:rPr>
            <w:rFonts w:eastAsiaTheme="minorEastAsia" w:cstheme="minorHAnsi"/>
            <w:lang w:val="en-GB"/>
          </w:rPr>
          <w:t xml:space="preserve">, </w:t>
        </w:r>
      </w:ins>
      <w:ins w:id="380" w:author="Max Lindmark" w:date="2020-07-31T14:43:00Z">
        <w:r w:rsidR="00E81A5E" w:rsidRPr="00676577">
          <w:rPr>
            <w:rFonts w:eastAsiaTheme="minorEastAsia" w:cstheme="minorHAnsi"/>
            <w:lang w:val="en-GB"/>
          </w:rPr>
          <w:t>Table S</w:t>
        </w:r>
      </w:ins>
      <w:ins w:id="381" w:author="Max Lindmark" w:date="2020-09-12T19:03:00Z">
        <w:r w:rsidR="00B83FB3">
          <w:rPr>
            <w:rFonts w:eastAsiaTheme="minorEastAsia" w:cstheme="minorHAnsi"/>
            <w:lang w:val="en-GB"/>
          </w:rPr>
          <w:t>5</w:t>
        </w:r>
      </w:ins>
      <w:ins w:id="382" w:author="Max Lindmark" w:date="2020-07-31T14:43:00Z">
        <w:r w:rsidR="00E81A5E" w:rsidRPr="00676577">
          <w:rPr>
            <w:rFonts w:eastAsiaTheme="minorEastAsia" w:cstheme="minorHAnsi"/>
            <w:lang w:val="en-GB"/>
          </w:rPr>
          <w:t xml:space="preserve"> for details</w:t>
        </w:r>
      </w:ins>
      <w:commentRangeEnd w:id="378"/>
      <w:r w:rsidR="00763BFB">
        <w:rPr>
          <w:rStyle w:val="CommentReference"/>
        </w:rPr>
        <w:commentReference w:id="378"/>
      </w:r>
      <w:ins w:id="383" w:author="Max Lindmark" w:date="2020-07-31T14:43:00Z">
        <w:r w:rsidR="00E81A5E" w:rsidRPr="00676577">
          <w:rPr>
            <w:rFonts w:eastAsiaTheme="minorEastAsia" w:cstheme="minorHAnsi"/>
            <w:lang w:val="en-GB"/>
          </w:rPr>
          <w:t>)</w:t>
        </w:r>
      </w:ins>
      <w:del w:id="384" w:author="Max Lindmark" w:date="2020-07-31T14:42:00Z">
        <w:r w:rsidR="008C457C" w:rsidRPr="00676577" w:rsidDel="003B5A3D">
          <w:rPr>
            <w:rFonts w:eastAsiaTheme="minorEastAsia" w:cstheme="minorHAnsi"/>
            <w:lang w:val="en-GB"/>
          </w:rPr>
          <w:delText xml:space="preserve"> </w:delText>
        </w:r>
      </w:del>
      <w:commentRangeStart w:id="385"/>
      <w:commentRangeStart w:id="386"/>
      <w:commentRangeStart w:id="387"/>
      <w:del w:id="388"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389"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390"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391" w:author="Max Lindmark" w:date="2020-07-30T10:10:00Z">
        <w:r w:rsidR="006C7056" w:rsidRPr="00676577">
          <w:rPr>
            <w:rFonts w:eastAsiaTheme="minorEastAsia" w:cstheme="minorHAnsi"/>
            <w:lang w:val="en-GB"/>
          </w:rPr>
          <w:t>.</w:t>
        </w:r>
      </w:ins>
      <w:del w:id="392"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393" w:author="Max Lindmark" w:date="2020-07-30T10:11:00Z">
            <w:rPr>
              <w:rFonts w:ascii="Cambria Math" w:hAnsi="Cambria Math" w:cstheme="minorHAnsi"/>
            </w:rPr>
            <m:t>3</m:t>
          </w:del>
        </m:r>
        <m:r>
          <w:ins w:id="394" w:author="Max Lindmark" w:date="2020-07-31T13:38:00Z">
            <w:rPr>
              <w:rFonts w:ascii="Cambria Math" w:hAnsi="Cambria Math" w:cstheme="minorHAnsi"/>
            </w:rPr>
            <m:t>1</m:t>
          </w:ins>
        </m:r>
        <m:r>
          <w:rPr>
            <w:rFonts w:ascii="Cambria Math" w:hAnsi="Cambria Math" w:cstheme="minorHAnsi"/>
          </w:rPr>
          <m:t>-0.001</m:t>
        </m:r>
        <m:r>
          <w:del w:id="395" w:author="Max Lindmark" w:date="2020-07-31T13:39:00Z">
            <w:rPr>
              <w:rFonts w:ascii="Cambria Math" w:hAnsi="Cambria Math" w:cstheme="minorHAnsi"/>
            </w:rPr>
            <m:t>9</m:t>
          </w:del>
        </m:r>
        <m:r>
          <w:ins w:id="396"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397" w:author="Max Lindmark" w:date="2020-07-30T10:11:00Z">
            <w:rPr>
              <w:rFonts w:ascii="Cambria Math" w:hAnsi="Cambria Math" w:cstheme="minorHAnsi"/>
            </w:rPr>
            <m:t>8</m:t>
          </w:del>
        </m:r>
        <m:r>
          <w:ins w:id="398"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399" w:author="Max Lindmark" w:date="2020-07-30T10:11:00Z">
            <w:rPr>
              <w:rFonts w:ascii="Cambria Math" w:hAnsi="Cambria Math" w:cstheme="minorHAnsi"/>
            </w:rPr>
            <m:t>2</m:t>
          </w:del>
        </m:r>
        <m:r>
          <w:ins w:id="400"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401" w:author="Max Lindmark" w:date="2020-07-30T10:11:00Z">
            <w:rPr>
              <w:rFonts w:ascii="Cambria Math" w:hAnsi="Cambria Math" w:cstheme="minorHAnsi"/>
            </w:rPr>
            <m:t>-0.00004</m:t>
          </w:del>
        </m:r>
        <m:r>
          <w:del w:id="402" w:author="Max Lindmark" w:date="2020-07-30T10:11:00Z">
            <w:rPr>
              <w:rFonts w:ascii="Cambria Math" w:hAnsi="Cambria Math" w:cstheme="minorHAnsi" w:hint="eastAsia"/>
              <w:lang w:val="en-GB"/>
            </w:rPr>
            <m:t>×</m:t>
          </w:del>
        </m:r>
        <m:sSubSup>
          <m:sSubSupPr>
            <m:ctrlPr>
              <w:del w:id="403" w:author="Max Lindmark" w:date="2020-07-30T10:11:00Z">
                <w:rPr>
                  <w:rFonts w:ascii="Cambria Math" w:hAnsi="Cambria Math" w:cstheme="minorHAnsi"/>
                  <w:i/>
                </w:rPr>
              </w:del>
            </m:ctrlPr>
          </m:sSubSupPr>
          <m:e>
            <m:r>
              <w:del w:id="404" w:author="Max Lindmark" w:date="2020-07-30T10:11:00Z">
                <w:rPr>
                  <w:rFonts w:ascii="Cambria Math" w:hAnsi="Cambria Math" w:cstheme="minorHAnsi"/>
                </w:rPr>
                <m:t>t</m:t>
              </w:del>
            </m:r>
          </m:e>
          <m:sub>
            <m:r>
              <w:del w:id="405" w:author="Max Lindmark" w:date="2020-07-30T10:11:00Z">
                <w:rPr>
                  <w:rFonts w:ascii="Cambria Math" w:hAnsi="Cambria Math" w:cstheme="minorHAnsi"/>
                </w:rPr>
                <m:t>C</m:t>
              </w:del>
            </m:r>
          </m:sub>
          <m:sup>
            <m:r>
              <w:del w:id="406" w:author="Max Lindmark" w:date="2020-07-30T10:11:00Z">
                <w:rPr>
                  <w:rFonts w:ascii="Cambria Math" w:hAnsi="Cambria Math" w:cstheme="minorHAnsi"/>
                </w:rPr>
                <m:t>3</m:t>
              </w:del>
            </m:r>
          </m:sup>
        </m:sSubSup>
      </m:oMath>
      <w:r w:rsidR="00904E3E" w:rsidRPr="00676577">
        <w:rPr>
          <w:rFonts w:eastAsiaTheme="minorEastAsia" w:cstheme="minorHAnsi"/>
        </w:rPr>
        <w:t xml:space="preserve"> (Fig. S</w:t>
      </w:r>
      <w:r w:rsidR="00FF5BFA" w:rsidRPr="00676577">
        <w:rPr>
          <w:rFonts w:eastAsiaTheme="minorEastAsia" w:cstheme="minorHAnsi"/>
        </w:rPr>
        <w:t>13</w:t>
      </w:r>
      <w:r w:rsidR="00904E3E" w:rsidRPr="00676577">
        <w:rPr>
          <w:rFonts w:eastAsiaTheme="minorEastAsia" w:cstheme="minorHAnsi"/>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385"/>
      <w:r w:rsidR="00A471FF" w:rsidRPr="00676577">
        <w:rPr>
          <w:rStyle w:val="CommentReference"/>
          <w:sz w:val="24"/>
          <w:szCs w:val="24"/>
        </w:rPr>
        <w:commentReference w:id="385"/>
      </w:r>
      <w:commentRangeEnd w:id="386"/>
      <w:r w:rsidR="00A77899" w:rsidRPr="00676577">
        <w:rPr>
          <w:rStyle w:val="CommentReference"/>
          <w:sz w:val="24"/>
          <w:szCs w:val="24"/>
        </w:rPr>
        <w:commentReference w:id="386"/>
      </w:r>
      <w:commentRangeEnd w:id="387"/>
      <w:r w:rsidR="00BA1D40" w:rsidRPr="00676577">
        <w:rPr>
          <w:rStyle w:val="CommentReference"/>
          <w:sz w:val="24"/>
          <w:szCs w:val="24"/>
        </w:rPr>
        <w:commentReference w:id="387"/>
      </w:r>
    </w:p>
    <w:p w14:paraId="756050CE" w14:textId="21835A63" w:rsidR="00BA76E6" w:rsidRPr="00676577" w:rsidDel="00D579C4" w:rsidRDefault="0018027C" w:rsidP="00C176BC">
      <w:pPr>
        <w:spacing w:line="480" w:lineRule="auto"/>
        <w:ind w:firstLine="284"/>
        <w:contextualSpacing/>
        <w:jc w:val="both"/>
        <w:rPr>
          <w:del w:id="407" w:author="Max Lindmark" w:date="2020-09-13T16:19:00Z"/>
          <w:rFonts w:eastAsiaTheme="minorEastAsia" w:cstheme="minorHAnsi"/>
          <w:lang w:val="en-GB"/>
        </w:rPr>
      </w:pPr>
      <w:del w:id="408" w:author="Max Lindmark" w:date="2020-09-13T16:19:00Z">
        <w:r w:rsidRPr="00676577" w:rsidDel="00D579C4">
          <w:rPr>
            <w:rFonts w:eastAsiaTheme="minorEastAsia" w:cstheme="minorHAnsi"/>
            <w:lang w:val="en-GB"/>
          </w:rPr>
          <w:delText xml:space="preserve">The </w:delText>
        </w:r>
        <w:r w:rsidR="002A6E0F" w:rsidRPr="00676577" w:rsidDel="00D579C4">
          <w:rPr>
            <w:rFonts w:eastAsiaTheme="minorEastAsia" w:cstheme="minorHAnsi"/>
            <w:lang w:val="en-GB"/>
          </w:rPr>
          <w:delText>impli</w:delText>
        </w:r>
        <w:r w:rsidR="00125F07" w:rsidRPr="00676577" w:rsidDel="00D579C4">
          <w:rPr>
            <w:rFonts w:eastAsiaTheme="minorEastAsia" w:cstheme="minorHAnsi"/>
            <w:lang w:val="en-GB"/>
          </w:rPr>
          <w:delText>cation of a peak in consumption rate over temperature</w:delText>
        </w:r>
        <w:r w:rsidR="002A6E0F" w:rsidRPr="00676577" w:rsidDel="00D579C4">
          <w:rPr>
            <w:rFonts w:eastAsiaTheme="minorEastAsia" w:cstheme="minorHAnsi"/>
            <w:lang w:val="en-GB"/>
          </w:rPr>
          <w:delText xml:space="preserve"> </w:delText>
        </w:r>
        <w:r w:rsidR="00125F07" w:rsidRPr="00676577" w:rsidDel="00D579C4">
          <w:rPr>
            <w:rFonts w:eastAsiaTheme="minorEastAsia" w:cstheme="minorHAnsi"/>
            <w:lang w:val="en-GB"/>
          </w:rPr>
          <w:delText xml:space="preserve">is </w:delText>
        </w:r>
        <w:r w:rsidR="002A6E0F" w:rsidRPr="00676577" w:rsidDel="00D579C4">
          <w:rPr>
            <w:rFonts w:eastAsiaTheme="minorEastAsia" w:cstheme="minorHAnsi"/>
            <w:lang w:val="en-GB"/>
          </w:rPr>
          <w:delText xml:space="preserve">that even if maximum consumption rates </w:delText>
        </w:r>
        <w:r w:rsidR="00A04BA1" w:rsidRPr="00676577" w:rsidDel="00D579C4">
          <w:rPr>
            <w:rFonts w:eastAsiaTheme="minorEastAsia" w:cstheme="minorHAnsi"/>
            <w:lang w:val="en-GB"/>
          </w:rPr>
          <w:delText>increase</w:delText>
        </w:r>
        <w:r w:rsidR="002A6E0F" w:rsidRPr="00676577" w:rsidDel="00D579C4">
          <w:rPr>
            <w:rFonts w:eastAsiaTheme="minorEastAsia" w:cstheme="minorHAnsi"/>
            <w:lang w:val="en-GB"/>
          </w:rPr>
          <w:delText xml:space="preserve"> </w:delText>
        </w:r>
        <w:r w:rsidR="001F78FE" w:rsidRPr="00676577" w:rsidDel="00D579C4">
          <w:rPr>
            <w:rFonts w:eastAsiaTheme="minorEastAsia" w:cstheme="minorHAnsi"/>
            <w:lang w:val="en-GB"/>
          </w:rPr>
          <w:delText xml:space="preserve">at the same rate </w:delText>
        </w:r>
        <w:r w:rsidR="008A107C" w:rsidRPr="00676577" w:rsidDel="00D579C4">
          <w:rPr>
            <w:rFonts w:eastAsiaTheme="minorEastAsia" w:cstheme="minorHAnsi"/>
            <w:lang w:val="en-GB"/>
          </w:rPr>
          <w:delText xml:space="preserve">as metabolism </w:delText>
        </w:r>
        <w:r w:rsidR="002A6E0F" w:rsidRPr="00676577" w:rsidDel="00D579C4">
          <w:rPr>
            <w:rFonts w:eastAsiaTheme="minorEastAsia" w:cstheme="minorHAnsi"/>
            <w:lang w:val="en-GB"/>
          </w:rPr>
          <w:delText xml:space="preserve">with temperature </w:delText>
        </w:r>
        <w:r w:rsidR="00ED5ECA" w:rsidRPr="00676577" w:rsidDel="00D579C4">
          <w:rPr>
            <w:rFonts w:eastAsiaTheme="minorEastAsia" w:cstheme="minorHAnsi"/>
            <w:lang w:val="en-GB"/>
          </w:rPr>
          <w:delText>initially</w:delText>
        </w:r>
        <w:r w:rsidR="00F27F36" w:rsidRPr="00676577" w:rsidDel="00D579C4">
          <w:rPr>
            <w:rFonts w:eastAsiaTheme="minorEastAsia" w:cstheme="minorHAnsi"/>
            <w:lang w:val="en-GB"/>
          </w:rPr>
          <w:delText xml:space="preserve"> (at </w:delText>
        </w:r>
        <w:r w:rsidR="00DB1238" w:rsidRPr="00676577" w:rsidDel="00D579C4">
          <w:rPr>
            <w:rFonts w:eastAsiaTheme="minorEastAsia" w:cstheme="minorHAnsi"/>
            <w:lang w:val="en-GB"/>
          </w:rPr>
          <w:delText>b</w:delText>
        </w:r>
        <w:r w:rsidR="00F27F36" w:rsidRPr="00676577" w:rsidDel="00D579C4">
          <w:rPr>
            <w:rFonts w:eastAsiaTheme="minorEastAsia" w:cstheme="minorHAnsi"/>
            <w:lang w:val="en-GB"/>
          </w:rPr>
          <w:delText>elow peak temperature)</w:delText>
        </w:r>
        <w:r w:rsidR="00ED5ECA" w:rsidRPr="00676577" w:rsidDel="00D579C4">
          <w:rPr>
            <w:rFonts w:eastAsiaTheme="minorEastAsia" w:cstheme="minorHAnsi"/>
            <w:lang w:val="en-GB"/>
          </w:rPr>
          <w:delText xml:space="preserve">, </w:delText>
        </w:r>
        <w:r w:rsidR="002817F5" w:rsidRPr="00676577" w:rsidDel="00D579C4">
          <w:rPr>
            <w:rFonts w:eastAsiaTheme="minorEastAsia" w:cstheme="minorHAnsi"/>
            <w:lang w:val="en-GB"/>
          </w:rPr>
          <w:delText xml:space="preserve">consumption </w:delText>
        </w:r>
        <w:r w:rsidR="006F7ED6" w:rsidRPr="00676577" w:rsidDel="00D579C4">
          <w:rPr>
            <w:rFonts w:eastAsiaTheme="minorEastAsia" w:cstheme="minorHAnsi"/>
            <w:lang w:val="en-GB"/>
          </w:rPr>
          <w:delText xml:space="preserve">rates </w:delText>
        </w:r>
        <w:r w:rsidR="00E3277A" w:rsidRPr="00676577" w:rsidDel="00D579C4">
          <w:rPr>
            <w:rFonts w:eastAsiaTheme="minorEastAsia" w:cstheme="minorHAnsi"/>
            <w:lang w:val="en-GB"/>
          </w:rPr>
          <w:delText xml:space="preserve">eventually </w:delText>
        </w:r>
        <w:r w:rsidR="002817F5" w:rsidRPr="00676577" w:rsidDel="00D579C4">
          <w:rPr>
            <w:rFonts w:eastAsiaTheme="minorEastAsia" w:cstheme="minorHAnsi"/>
            <w:lang w:val="en-GB"/>
          </w:rPr>
          <w:delText>decline</w:delText>
        </w:r>
        <w:r w:rsidR="006F7ED6" w:rsidRPr="00676577" w:rsidDel="00D579C4">
          <w:rPr>
            <w:rFonts w:eastAsiaTheme="minorEastAsia" w:cstheme="minorHAnsi"/>
            <w:lang w:val="en-GB"/>
          </w:rPr>
          <w:delText xml:space="preserve"> relative to metabolism</w:delText>
        </w:r>
        <w:r w:rsidR="002817F5" w:rsidRPr="00676577" w:rsidDel="00D579C4">
          <w:rPr>
            <w:rFonts w:eastAsiaTheme="minorEastAsia" w:cstheme="minorHAnsi"/>
            <w:lang w:val="en-GB"/>
          </w:rPr>
          <w:delText xml:space="preserve"> </w:delText>
        </w:r>
        <w:r w:rsidR="004F3D9C" w:rsidRPr="00676577" w:rsidDel="00D579C4">
          <w:rPr>
            <w:rFonts w:eastAsiaTheme="minorEastAsia" w:cstheme="minorHAnsi"/>
            <w:lang w:val="en-GB"/>
          </w:rPr>
          <w:delText xml:space="preserve">with further </w:delText>
        </w:r>
        <w:r w:rsidR="007420B2" w:rsidRPr="00676577" w:rsidDel="00D579C4">
          <w:rPr>
            <w:rFonts w:eastAsiaTheme="minorEastAsia" w:cstheme="minorHAnsi"/>
            <w:lang w:val="en-GB"/>
          </w:rPr>
          <w:delText>warming</w:delText>
        </w:r>
        <w:r w:rsidR="004F3D9C" w:rsidRPr="00676577" w:rsidDel="00D579C4">
          <w:rPr>
            <w:rFonts w:eastAsiaTheme="minorEastAsia" w:cstheme="minorHAnsi"/>
            <w:lang w:val="en-GB"/>
          </w:rPr>
          <w:delText>.</w:delText>
        </w:r>
        <w:r w:rsidR="00B32E2B" w:rsidRPr="00676577" w:rsidDel="00D579C4">
          <w:rPr>
            <w:rFonts w:eastAsiaTheme="minorEastAsia" w:cstheme="minorHAnsi"/>
            <w:lang w:val="en-GB"/>
          </w:rPr>
          <w:delText xml:space="preserve"> </w:delText>
        </w:r>
        <w:r w:rsidR="00956A63" w:rsidRPr="00676577" w:rsidDel="00D579C4">
          <w:rPr>
            <w:rFonts w:eastAsiaTheme="minorEastAsia" w:cstheme="minorHAnsi"/>
            <w:lang w:val="en-GB"/>
          </w:rPr>
          <w:delText>T</w:delText>
        </w:r>
        <w:r w:rsidR="00B10C5E" w:rsidRPr="00676577" w:rsidDel="00D579C4">
          <w:rPr>
            <w:rFonts w:eastAsiaTheme="minorEastAsia" w:cstheme="minorHAnsi"/>
            <w:lang w:val="en-GB"/>
          </w:rPr>
          <w:delText>h</w:delText>
        </w:r>
        <w:r w:rsidR="00287990" w:rsidRPr="00676577" w:rsidDel="00D579C4">
          <w:rPr>
            <w:rFonts w:eastAsiaTheme="minorEastAsia" w:cstheme="minorHAnsi"/>
            <w:lang w:val="en-GB"/>
          </w:rPr>
          <w:delText xml:space="preserve">is means that </w:delText>
        </w:r>
        <w:r w:rsidR="00A64BA0" w:rsidRPr="00676577" w:rsidDel="00D579C4">
          <w:rPr>
            <w:rFonts w:eastAsiaTheme="minorEastAsia" w:cstheme="minorHAnsi"/>
            <w:lang w:val="en-GB"/>
          </w:rPr>
          <w:delText>the</w:delText>
        </w:r>
        <w:r w:rsidR="00B10C5E" w:rsidRPr="00676577" w:rsidDel="00D579C4">
          <w:rPr>
            <w:rFonts w:eastAsiaTheme="minorEastAsia" w:cstheme="minorHAnsi"/>
            <w:lang w:val="en-GB"/>
          </w:rPr>
          <w:delText xml:space="preserve"> effect of </w:delText>
        </w:r>
        <w:r w:rsidR="0094723B" w:rsidRPr="00676577" w:rsidDel="00D579C4">
          <w:rPr>
            <w:rFonts w:eastAsiaTheme="minorEastAsia" w:cstheme="minorHAnsi"/>
            <w:lang w:val="en-GB"/>
          </w:rPr>
          <w:delText xml:space="preserve">increasing </w:delText>
        </w:r>
        <w:r w:rsidR="00B10C5E" w:rsidRPr="00676577" w:rsidDel="00D579C4">
          <w:rPr>
            <w:rFonts w:eastAsiaTheme="minorEastAsia" w:cstheme="minorHAnsi"/>
            <w:lang w:val="en-GB"/>
          </w:rPr>
          <w:delText xml:space="preserve">temperature on </w:delText>
        </w:r>
        <w:r w:rsidR="00A64BA0" w:rsidRPr="00676577" w:rsidDel="00D579C4">
          <w:rPr>
            <w:rFonts w:eastAsiaTheme="minorEastAsia" w:cstheme="minorHAnsi"/>
            <w:lang w:val="en-GB"/>
          </w:rPr>
          <w:delText xml:space="preserve">net energy gain </w:delText>
        </w:r>
        <w:r w:rsidR="00AB3508" w:rsidRPr="00676577" w:rsidDel="00D579C4">
          <w:rPr>
            <w:rFonts w:eastAsiaTheme="minorEastAsia" w:cstheme="minorHAnsi"/>
            <w:lang w:val="en-GB"/>
          </w:rPr>
          <w:delText>depends on the current temperature</w:delText>
        </w:r>
        <w:r w:rsidR="009C2179" w:rsidRPr="00676577" w:rsidDel="00D579C4">
          <w:rPr>
            <w:rFonts w:eastAsiaTheme="minorEastAsia" w:cstheme="minorHAnsi"/>
            <w:lang w:val="en-GB"/>
          </w:rPr>
          <w:delText xml:space="preserve"> relative to </w:delText>
        </w:r>
        <w:r w:rsidR="004A5E3D" w:rsidRPr="00676577" w:rsidDel="00D579C4">
          <w:rPr>
            <w:rFonts w:eastAsiaTheme="minorEastAsia" w:cstheme="minorHAnsi"/>
            <w:lang w:val="en-GB"/>
          </w:rPr>
          <w:delText xml:space="preserve">peak </w:delText>
        </w:r>
        <w:r w:rsidR="005C3226" w:rsidRPr="00676577" w:rsidDel="00D579C4">
          <w:rPr>
            <w:rFonts w:eastAsiaTheme="minorEastAsia" w:cstheme="minorHAnsi"/>
            <w:lang w:val="en-GB"/>
          </w:rPr>
          <w:delText>temperature</w:delText>
        </w:r>
        <w:commentRangeStart w:id="409"/>
        <w:commentRangeStart w:id="410"/>
        <w:commentRangeStart w:id="411"/>
        <w:r w:rsidR="001107F5" w:rsidRPr="00676577" w:rsidDel="00D579C4">
          <w:rPr>
            <w:rFonts w:eastAsiaTheme="minorEastAsia" w:cstheme="minorHAnsi"/>
            <w:lang w:val="en-GB"/>
          </w:rPr>
          <w:delText>.</w:delText>
        </w:r>
        <w:commentRangeEnd w:id="409"/>
        <w:r w:rsidR="00A64BA0" w:rsidRPr="00676577" w:rsidDel="00D579C4">
          <w:rPr>
            <w:rStyle w:val="CommentReference"/>
            <w:sz w:val="24"/>
            <w:szCs w:val="24"/>
          </w:rPr>
          <w:commentReference w:id="409"/>
        </w:r>
        <w:commentRangeEnd w:id="410"/>
        <w:r w:rsidR="00A77899" w:rsidRPr="00676577" w:rsidDel="00D579C4">
          <w:rPr>
            <w:rStyle w:val="CommentReference"/>
            <w:sz w:val="24"/>
            <w:szCs w:val="24"/>
          </w:rPr>
          <w:commentReference w:id="410"/>
        </w:r>
        <w:commentRangeEnd w:id="411"/>
        <w:r w:rsidR="00CA4774" w:rsidRPr="00676577" w:rsidDel="00D579C4">
          <w:rPr>
            <w:rStyle w:val="CommentReference"/>
            <w:sz w:val="24"/>
            <w:szCs w:val="24"/>
          </w:rPr>
          <w:commentReference w:id="411"/>
        </w:r>
        <w:r w:rsidR="00CC3ADF" w:rsidRPr="00676577" w:rsidDel="00D579C4">
          <w:rPr>
            <w:rFonts w:eastAsiaTheme="minorEastAsia" w:cstheme="minorHAnsi"/>
            <w:lang w:val="en-GB"/>
          </w:rPr>
          <w:delText xml:space="preserve"> </w:delText>
        </w:r>
        <w:r w:rsidR="00362C2A" w:rsidRPr="00676577" w:rsidDel="00D579C4">
          <w:rPr>
            <w:rFonts w:eastAsiaTheme="minorEastAsia" w:cstheme="minorHAnsi"/>
            <w:lang w:val="en-GB"/>
          </w:rPr>
          <w:delText xml:space="preserve">In addition, the </w:delText>
        </w:r>
        <w:r w:rsidR="00BA76E6" w:rsidRPr="00676577" w:rsidDel="00D579C4">
          <w:rPr>
            <w:rFonts w:eastAsiaTheme="minorEastAsia" w:cstheme="minorHAnsi"/>
            <w:lang w:val="en-GB"/>
          </w:rPr>
          <w:delText>thermal response curve of net energy gain</w:delText>
        </w:r>
        <w:r w:rsidR="006C77A6" w:rsidRPr="00676577" w:rsidDel="00D579C4">
          <w:rPr>
            <w:rFonts w:eastAsiaTheme="minorEastAsia" w:cstheme="minorHAnsi"/>
            <w:lang w:val="en-GB"/>
          </w:rPr>
          <w:delText xml:space="preserve"> is characterized by </w:delText>
        </w:r>
        <w:r w:rsidR="004D5301" w:rsidRPr="00676577" w:rsidDel="00D579C4">
          <w:rPr>
            <w:rFonts w:eastAsiaTheme="minorEastAsia" w:cstheme="minorHAnsi"/>
            <w:lang w:val="en-GB"/>
          </w:rPr>
          <w:delText>optimum temperature</w:delText>
        </w:r>
        <w:r w:rsidR="006C77A6" w:rsidRPr="00676577" w:rsidDel="00D579C4">
          <w:rPr>
            <w:rFonts w:eastAsiaTheme="minorEastAsia" w:cstheme="minorHAnsi"/>
            <w:lang w:val="en-GB"/>
          </w:rPr>
          <w:delText xml:space="preserve">s declining with </w:delText>
        </w:r>
        <w:r w:rsidR="004D5301" w:rsidRPr="00676577" w:rsidDel="00D579C4">
          <w:rPr>
            <w:rFonts w:eastAsiaTheme="minorEastAsia" w:cstheme="minorHAnsi"/>
            <w:lang w:val="en-GB"/>
          </w:rPr>
          <w:delText>body masses</w:delText>
        </w:r>
        <w:r w:rsidR="00CA045D" w:rsidRPr="00676577" w:rsidDel="00D579C4">
          <w:rPr>
            <w:rFonts w:eastAsiaTheme="minorEastAsia" w:cstheme="minorHAnsi"/>
            <w:lang w:val="en-GB"/>
          </w:rPr>
          <w:delText xml:space="preserve">, as shown when predicting </w:delText>
        </w:r>
        <w:r w:rsidR="00617E9C" w:rsidRPr="00676577" w:rsidDel="00D579C4">
          <w:rPr>
            <w:rFonts w:eastAsiaTheme="minorEastAsia" w:cstheme="minorHAnsi"/>
            <w:lang w:val="en-GB"/>
          </w:rPr>
          <w:delText>consumption, metabolism and net energy gain from our fitted models for two different body sizes</w:delText>
        </w:r>
        <w:r w:rsidR="00791DB8" w:rsidRPr="00676577" w:rsidDel="00D579C4">
          <w:rPr>
            <w:rFonts w:eastAsiaTheme="minorEastAsia" w:cstheme="minorHAnsi"/>
            <w:lang w:val="en-GB"/>
          </w:rPr>
          <w:delText xml:space="preserve"> (Fig. 4)</w:delText>
        </w:r>
        <w:r w:rsidR="00617E9C" w:rsidRPr="00676577" w:rsidDel="00D579C4">
          <w:rPr>
            <w:rFonts w:eastAsiaTheme="minorEastAsia" w:cstheme="minorHAnsi"/>
            <w:lang w:val="en-GB"/>
          </w:rPr>
          <w:delText>.</w:delText>
        </w:r>
        <w:r w:rsidR="001A208D" w:rsidRPr="00676577" w:rsidDel="00D579C4">
          <w:rPr>
            <w:rFonts w:eastAsiaTheme="minorEastAsia" w:cstheme="minorHAnsi"/>
            <w:lang w:val="en-GB"/>
          </w:rPr>
          <w:delText xml:space="preserve"> This </w:delText>
        </w:r>
        <w:r w:rsidR="0094723B" w:rsidRPr="00676577" w:rsidDel="00D579C4">
          <w:rPr>
            <w:rFonts w:eastAsiaTheme="minorEastAsia" w:cstheme="minorHAnsi"/>
            <w:lang w:val="en-GB"/>
          </w:rPr>
          <w:delText xml:space="preserve">decline in optimum temperature </w:delText>
        </w:r>
        <w:r w:rsidR="00B22C3D" w:rsidRPr="00676577" w:rsidDel="00D579C4">
          <w:rPr>
            <w:rFonts w:eastAsiaTheme="minorEastAsia" w:cstheme="minorHAnsi"/>
            <w:lang w:val="en-GB"/>
          </w:rPr>
          <w:delText xml:space="preserve">of net energy gain </w:delText>
        </w:r>
        <w:r w:rsidR="0094723B" w:rsidRPr="00676577" w:rsidDel="00D579C4">
          <w:rPr>
            <w:rFonts w:eastAsiaTheme="minorEastAsia" w:cstheme="minorHAnsi"/>
            <w:lang w:val="en-GB"/>
          </w:rPr>
          <w:delText xml:space="preserve">with body size </w:delText>
        </w:r>
        <w:r w:rsidR="00E85141" w:rsidRPr="00676577" w:rsidDel="00D579C4">
          <w:rPr>
            <w:rFonts w:eastAsiaTheme="minorEastAsia" w:cstheme="minorHAnsi"/>
            <w:lang w:val="en-GB"/>
          </w:rPr>
          <w:delText xml:space="preserve">emerges </w:delText>
        </w:r>
        <w:r w:rsidR="00A55EBE" w:rsidRPr="00676577" w:rsidDel="00D579C4">
          <w:rPr>
            <w:rFonts w:eastAsiaTheme="minorEastAsia" w:cstheme="minorHAnsi"/>
            <w:lang w:val="en-GB"/>
          </w:rPr>
          <w:delText>from</w:delText>
        </w:r>
        <w:r w:rsidR="00D77264" w:rsidRPr="00676577" w:rsidDel="00D579C4">
          <w:rPr>
            <w:rFonts w:eastAsiaTheme="minorEastAsia" w:cstheme="minorHAnsi"/>
            <w:lang w:val="en-GB"/>
          </w:rPr>
          <w:delText xml:space="preserve"> </w:delText>
        </w:r>
        <w:r w:rsidR="00E61969" w:rsidRPr="00676577" w:rsidDel="00D579C4">
          <w:rPr>
            <w:rFonts w:eastAsiaTheme="minorEastAsia" w:cstheme="minorHAnsi"/>
            <w:lang w:val="en-GB"/>
          </w:rPr>
          <w:delText xml:space="preserve">the </w:delText>
        </w:r>
        <w:r w:rsidR="00483049" w:rsidRPr="00676577" w:rsidDel="00D579C4">
          <w:rPr>
            <w:rFonts w:eastAsiaTheme="minorEastAsia" w:cstheme="minorHAnsi"/>
            <w:lang w:val="en-GB"/>
          </w:rPr>
          <w:delText xml:space="preserve">unimodal curve over temperature and </w:delText>
        </w:r>
        <w:r w:rsidR="00B22C3D" w:rsidRPr="00676577" w:rsidDel="00D579C4">
          <w:rPr>
            <w:rFonts w:eastAsiaTheme="minorEastAsia" w:cstheme="minorHAnsi"/>
            <w:lang w:val="en-GB"/>
          </w:rPr>
          <w:delText>the</w:delText>
        </w:r>
        <w:r w:rsidR="0094723B" w:rsidRPr="00676577" w:rsidDel="00D579C4">
          <w:rPr>
            <w:rFonts w:eastAsiaTheme="minorEastAsia" w:cstheme="minorHAnsi"/>
            <w:lang w:val="en-GB"/>
          </w:rPr>
          <w:delText xml:space="preserve"> smaller</w:delText>
        </w:r>
        <w:r w:rsidR="00483049" w:rsidRPr="00676577" w:rsidDel="00D579C4">
          <w:rPr>
            <w:rFonts w:eastAsiaTheme="minorEastAsia" w:cstheme="minorHAnsi"/>
            <w:lang w:val="en-GB"/>
          </w:rPr>
          <w:delText xml:space="preserve"> mass-scaling exponent of consumption </w:delText>
        </w:r>
        <w:r w:rsidR="0094723B" w:rsidRPr="00676577" w:rsidDel="00D579C4">
          <w:rPr>
            <w:rFonts w:eastAsiaTheme="minorEastAsia" w:cstheme="minorHAnsi"/>
            <w:lang w:val="en-GB"/>
          </w:rPr>
          <w:delText>compared to</w:delText>
        </w:r>
        <w:r w:rsidR="00483049" w:rsidRPr="00676577" w:rsidDel="00D579C4">
          <w:rPr>
            <w:rFonts w:eastAsiaTheme="minorEastAsia" w:cstheme="minorHAnsi"/>
            <w:lang w:val="en-GB"/>
          </w:rPr>
          <w:delText xml:space="preserve"> that of metabolis</w:delText>
        </w:r>
        <w:r w:rsidR="00E02AC3" w:rsidRPr="00676577" w:rsidDel="00D579C4">
          <w:rPr>
            <w:rFonts w:eastAsiaTheme="minorEastAsia" w:cstheme="minorHAnsi"/>
            <w:lang w:val="en-GB"/>
          </w:rPr>
          <w:delText>m</w:delText>
        </w:r>
        <w:r w:rsidR="00623DE1" w:rsidRPr="00676577" w:rsidDel="00D579C4">
          <w:rPr>
            <w:rFonts w:eastAsiaTheme="minorEastAsia" w:cstheme="minorHAnsi"/>
            <w:lang w:val="en-GB"/>
          </w:rPr>
          <w:delText xml:space="preserve"> (</w:delText>
        </w:r>
        <w:r w:rsidR="00483049" w:rsidRPr="00676577" w:rsidDel="00D579C4">
          <w:rPr>
            <w:rFonts w:eastAsiaTheme="minorEastAsia" w:cstheme="minorHAnsi"/>
            <w:lang w:val="en-GB"/>
          </w:rPr>
          <w:delText>as shown</w:delText>
        </w:r>
        <w:r w:rsidR="00CF5C6D" w:rsidRPr="00676577" w:rsidDel="00D579C4">
          <w:rPr>
            <w:rFonts w:eastAsiaTheme="minorEastAsia" w:cstheme="minorHAnsi"/>
            <w:lang w:val="en-GB"/>
          </w:rPr>
          <w:delText xml:space="preserve"> analytically</w:delText>
        </w:r>
        <w:r w:rsidR="00483049" w:rsidRPr="00676577" w:rsidDel="00D579C4">
          <w:rPr>
            <w:rFonts w:eastAsiaTheme="minorEastAsia" w:cstheme="minorHAnsi"/>
            <w:lang w:val="en-GB"/>
          </w:rPr>
          <w:delText xml:space="preserve"> by </w:delText>
        </w:r>
        <w:r w:rsidR="00E02AC3" w:rsidRPr="00676577" w:rsidDel="00D579C4">
          <w:rPr>
            <w:lang w:val="en-GB"/>
          </w:rPr>
          <w:delText xml:space="preserve">Morita </w:delText>
        </w:r>
        <w:r w:rsidR="00E02AC3" w:rsidRPr="00676577" w:rsidDel="00D579C4">
          <w:rPr>
            <w:i/>
            <w:iCs/>
            <w:lang w:val="en-GB"/>
          </w:rPr>
          <w:delText>et al.</w:delText>
        </w:r>
        <w:r w:rsidR="00BE2F55" w:rsidRPr="00676577" w:rsidDel="00D579C4">
          <w:rPr>
            <w:rFonts w:eastAsiaTheme="minorEastAsia" w:cstheme="minorHAnsi"/>
            <w:lang w:val="en-GB"/>
          </w:rPr>
          <w:delText xml:space="preserve"> </w:delText>
        </w:r>
        <w:r w:rsidR="005671FA" w:rsidRPr="00676577" w:rsidDel="00D579C4">
          <w:rPr>
            <w:rFonts w:eastAsiaTheme="minorEastAsia" w:cstheme="minorHAnsi"/>
            <w:lang w:val="en-GB"/>
          </w:rPr>
          <w:fldChar w:fldCharType="begin"/>
        </w:r>
        <w:r w:rsidR="00422B99" w:rsidRPr="00676577" w:rsidDel="00D579C4">
          <w:rPr>
            <w:rFonts w:eastAsiaTheme="minorEastAsia" w:cstheme="minorHAnsi"/>
            <w:lang w:val="en-GB"/>
          </w:rPr>
          <w:del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delInstrText>
        </w:r>
        <w:r w:rsidR="005671FA" w:rsidRPr="00676577" w:rsidDel="00D579C4">
          <w:rPr>
            <w:rFonts w:eastAsiaTheme="minorEastAsia" w:cstheme="minorHAnsi"/>
            <w:lang w:val="en-GB"/>
          </w:rPr>
          <w:fldChar w:fldCharType="separate"/>
        </w:r>
        <w:r w:rsidR="00C164F0" w:rsidRPr="00676577" w:rsidDel="00D579C4">
          <w:rPr>
            <w:lang w:val="en-GB"/>
          </w:rPr>
          <w:delText>(2010)</w:delText>
        </w:r>
        <w:r w:rsidR="005671FA" w:rsidRPr="00676577" w:rsidDel="00D579C4">
          <w:rPr>
            <w:rFonts w:eastAsiaTheme="minorEastAsia" w:cstheme="minorHAnsi"/>
            <w:lang w:val="en-GB"/>
          </w:rPr>
          <w:fldChar w:fldCharType="end"/>
        </w:r>
        <w:r w:rsidR="00623DE1" w:rsidRPr="00676577" w:rsidDel="00D579C4">
          <w:rPr>
            <w:rFonts w:eastAsiaTheme="minorEastAsia" w:cstheme="minorHAnsi"/>
            <w:lang w:val="en-GB"/>
          </w:rPr>
          <w:delText>)</w:delText>
        </w:r>
        <w:r w:rsidR="00C176BC" w:rsidRPr="00676577" w:rsidDel="00D579C4">
          <w:rPr>
            <w:rFonts w:eastAsiaTheme="minorEastAsia" w:cstheme="minorHAnsi"/>
            <w:lang w:val="en-GB"/>
          </w:rPr>
          <w:delText>.</w:delText>
        </w:r>
      </w:del>
    </w:p>
    <w:p w14:paraId="478B3432" w14:textId="56E82FD6" w:rsidR="00CA28E0" w:rsidRPr="00676577" w:rsidRDefault="006935DB" w:rsidP="00BA76E6">
      <w:pPr>
        <w:spacing w:line="480" w:lineRule="auto"/>
        <w:ind w:firstLine="284"/>
        <w:contextualSpacing/>
        <w:jc w:val="both"/>
        <w:rPr>
          <w:rFonts w:eastAsiaTheme="minorEastAsia" w:cstheme="minorHAnsi"/>
          <w:lang w:val="en-GB"/>
        </w:rPr>
      </w:pPr>
      <w:del w:id="412" w:author="Max Lindmark" w:date="2020-09-13T16:19:00Z">
        <w:r w:rsidRPr="00676577" w:rsidDel="00D579C4">
          <w:rPr>
            <w:rFonts w:eastAsiaTheme="minorEastAsia" w:cstheme="minorHAnsi"/>
            <w:lang w:val="en-GB"/>
          </w:rPr>
          <w:delText>The prediction of declining optimal growth temperatures</w:delText>
        </w:r>
        <w:r w:rsidR="003A29E2" w:rsidRPr="00676577" w:rsidDel="00D579C4">
          <w:rPr>
            <w:rFonts w:eastAsiaTheme="minorEastAsia" w:cstheme="minorHAnsi"/>
            <w:lang w:val="en-GB"/>
          </w:rPr>
          <w:delText xml:space="preserve"> with size </w:delText>
        </w:r>
        <w:r w:rsidR="00642BA2" w:rsidRPr="00676577" w:rsidDel="00D579C4">
          <w:rPr>
            <w:rFonts w:eastAsiaTheme="minorEastAsia" w:cstheme="minorHAnsi"/>
            <w:lang w:val="en-GB"/>
          </w:rPr>
          <w:delText>i</w:delText>
        </w:r>
        <w:r w:rsidR="00315DF1" w:rsidRPr="00676577" w:rsidDel="00D579C4">
          <w:rPr>
            <w:rFonts w:eastAsiaTheme="minorEastAsia" w:cstheme="minorHAnsi"/>
            <w:lang w:val="en-GB"/>
          </w:rPr>
          <w:delText>s</w:delText>
        </w:r>
        <w:r w:rsidR="00642BA2" w:rsidRPr="00676577" w:rsidDel="00D579C4">
          <w:rPr>
            <w:rFonts w:eastAsiaTheme="minorEastAsia" w:cstheme="minorHAnsi"/>
            <w:lang w:val="en-GB"/>
          </w:rPr>
          <w:delText xml:space="preserve"> </w:delText>
        </w:r>
        <w:r w:rsidR="00A01E33" w:rsidRPr="00676577" w:rsidDel="00D579C4">
          <w:rPr>
            <w:rFonts w:eastAsiaTheme="minorEastAsia" w:cstheme="minorHAnsi"/>
            <w:lang w:val="en-GB"/>
          </w:rPr>
          <w:delText xml:space="preserve">further corroborated </w:delText>
        </w:r>
        <w:r w:rsidR="00512DB0" w:rsidRPr="00676577" w:rsidDel="00D579C4">
          <w:rPr>
            <w:rFonts w:eastAsiaTheme="minorEastAsia" w:cstheme="minorHAnsi"/>
            <w:lang w:val="en-GB"/>
          </w:rPr>
          <w:delText xml:space="preserve">by </w:delText>
        </w:r>
        <w:r w:rsidR="00642BA2" w:rsidRPr="00676577" w:rsidDel="00D579C4">
          <w:rPr>
            <w:rFonts w:eastAsiaTheme="minorEastAsia" w:cstheme="minorHAnsi"/>
            <w:lang w:val="en-GB"/>
          </w:rPr>
          <w:delText xml:space="preserve">our analysis of </w:delText>
        </w:r>
        <w:r w:rsidR="00133B20" w:rsidRPr="00676577" w:rsidDel="00D579C4">
          <w:rPr>
            <w:rFonts w:eastAsiaTheme="minorEastAsia" w:cstheme="minorHAnsi"/>
            <w:lang w:val="en-GB"/>
          </w:rPr>
          <w:delText xml:space="preserve">experimental </w:delText>
        </w:r>
        <w:r w:rsidR="00642BA2" w:rsidRPr="00676577" w:rsidDel="00D579C4">
          <w:rPr>
            <w:rFonts w:eastAsiaTheme="minorEastAsia" w:cstheme="minorHAnsi"/>
            <w:lang w:val="en-GB"/>
          </w:rPr>
          <w:delText>growth rate</w:delText>
        </w:r>
        <w:r w:rsidR="00512DB0" w:rsidRPr="00676577" w:rsidDel="00D579C4">
          <w:rPr>
            <w:rFonts w:eastAsiaTheme="minorEastAsia" w:cstheme="minorHAnsi"/>
            <w:lang w:val="en-GB"/>
          </w:rPr>
          <w:delText xml:space="preserve"> data</w:delText>
        </w:r>
        <w:r w:rsidR="00642BA2" w:rsidRPr="00676577" w:rsidDel="00D579C4">
          <w:rPr>
            <w:rFonts w:eastAsiaTheme="minorEastAsia" w:cstheme="minorHAnsi"/>
            <w:lang w:val="en-GB"/>
          </w:rPr>
          <w:delText xml:space="preserve">. </w:delText>
        </w:r>
        <w:r w:rsidR="009D62A0" w:rsidRPr="00676577" w:rsidDel="00D579C4">
          <w:rPr>
            <w:rFonts w:eastAsiaTheme="minorEastAsia" w:cstheme="minorHAnsi"/>
            <w:lang w:val="en-GB"/>
          </w:rPr>
          <w:delText>W</w:delText>
        </w:r>
        <w:r w:rsidR="00642BA2" w:rsidRPr="00676577" w:rsidDel="00D579C4">
          <w:rPr>
            <w:rFonts w:eastAsiaTheme="minorEastAsia" w:cstheme="minorHAnsi"/>
            <w:lang w:val="en-GB"/>
          </w:rPr>
          <w:delText xml:space="preserve">e find that within species, the </w:delText>
        </w:r>
        <w:r w:rsidR="00565A12" w:rsidRPr="00676577" w:rsidDel="00D579C4">
          <w:rPr>
            <w:rFonts w:eastAsiaTheme="minorEastAsia" w:cstheme="minorHAnsi"/>
            <w:lang w:val="en-GB"/>
          </w:rPr>
          <w:delText xml:space="preserve">optimum growth </w:delText>
        </w:r>
        <w:r w:rsidR="00642BA2" w:rsidRPr="00676577" w:rsidDel="00D579C4">
          <w:rPr>
            <w:rFonts w:eastAsiaTheme="minorEastAsia" w:cstheme="minorHAnsi"/>
            <w:lang w:val="en-GB"/>
          </w:rPr>
          <w:delText xml:space="preserve">temperature </w:delText>
        </w:r>
      </w:del>
      <w:del w:id="413" w:author="Max Lindmark" w:date="2020-07-30T10:16:00Z">
        <w:r w:rsidR="00E606D0" w:rsidRPr="00676577" w:rsidDel="00D004D1">
          <w:rPr>
            <w:rFonts w:eastAsiaTheme="minorEastAsia" w:cstheme="minorHAnsi"/>
            <w:lang w:val="en-GB"/>
          </w:rPr>
          <w:delText xml:space="preserve">(rescaled within species) </w:delText>
        </w:r>
      </w:del>
      <w:del w:id="414" w:author="Max Lindmark" w:date="2020-09-13T16:19:00Z">
        <w:r w:rsidR="00CA28E0" w:rsidRPr="00676577" w:rsidDel="00D579C4">
          <w:rPr>
            <w:rFonts w:cstheme="minorHAnsi"/>
            <w:lang w:val="en-GB"/>
          </w:rPr>
          <w:delText xml:space="preserve">declines with body size by </w:delText>
        </w:r>
        <w:r w:rsidR="00CA28E0" w:rsidRPr="00676577" w:rsidDel="00D579C4">
          <w:rPr>
            <w:rFonts w:eastAsiaTheme="minorEastAsia" w:cstheme="minorHAnsi"/>
            <w:lang w:val="en-GB"/>
          </w:rPr>
          <w:delText>0.3</w:delText>
        </w:r>
      </w:del>
      <w:del w:id="415" w:author="Max Lindmark" w:date="2020-07-31T10:32:00Z">
        <w:r w:rsidR="00D7330F" w:rsidRPr="00676577" w:rsidDel="006D1DC4">
          <w:rPr>
            <w:rFonts w:eastAsiaTheme="minorEastAsia" w:cstheme="minorHAnsi"/>
            <w:lang w:val="en-GB"/>
          </w:rPr>
          <w:delText>1</w:delText>
        </w:r>
      </w:del>
      <m:oMath>
        <m:r>
          <w:del w:id="416" w:author="Max Lindmark" w:date="2020-09-13T16:19:00Z">
            <m:rPr>
              <m:sty m:val="p"/>
            </m:rPr>
            <w:rPr>
              <w:rFonts w:ascii="Cambria Math" w:hAnsi="Cambria Math" w:cstheme="minorHAnsi"/>
              <w:lang w:val="en-GB"/>
            </w:rPr>
            <m:t>℃</m:t>
          </w:del>
        </m:r>
      </m:oMath>
      <w:del w:id="417" w:author="Max Lindmark" w:date="2020-09-13T16:19:00Z">
        <w:r w:rsidR="00CA28E0" w:rsidRPr="00676577" w:rsidDel="00D579C4">
          <w:rPr>
            <w:rFonts w:eastAsiaTheme="minorEastAsia" w:cstheme="minorHAnsi"/>
            <w:lang w:val="en-GB"/>
          </w:rPr>
          <w:delText xml:space="preserve"> per unit increase in the </w:delText>
        </w:r>
        <w:commentRangeStart w:id="418"/>
        <w:commentRangeStart w:id="419"/>
        <w:commentRangeStart w:id="420"/>
        <w:commentRangeStart w:id="421"/>
        <w:r w:rsidR="00CA28E0" w:rsidRPr="00676577" w:rsidDel="00D579C4">
          <w:rPr>
            <w:rFonts w:eastAsiaTheme="minorEastAsia" w:cstheme="minorHAnsi"/>
            <w:lang w:val="en-GB"/>
          </w:rPr>
          <w:delText xml:space="preserve">natural log of body mass </w:delText>
        </w:r>
      </w:del>
      <w:del w:id="422" w:author="Max Lindmark" w:date="2020-07-30T10:16:00Z">
        <w:r w:rsidR="00BC0232" w:rsidRPr="00676577" w:rsidDel="00C04D47">
          <w:rPr>
            <w:rFonts w:eastAsiaTheme="minorEastAsia" w:cstheme="minorHAnsi"/>
            <w:lang w:val="en-GB"/>
          </w:rPr>
          <w:delText>(</w:delText>
        </w:r>
      </w:del>
      <w:commentRangeStart w:id="423"/>
      <w:del w:id="424"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425" w:author="Max Lindmark" w:date="2020-07-30T10:16:00Z">
        <w:r w:rsidR="007923F3" w:rsidRPr="00676577" w:rsidDel="00C04D47">
          <w:rPr>
            <w:rFonts w:eastAsiaTheme="minorEastAsia" w:cstheme="minorHAnsi"/>
            <w:lang w:val="en-GB"/>
          </w:rPr>
          <w:delText xml:space="preserve">mass </w:delText>
        </w:r>
      </w:del>
      <w:del w:id="426"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427" w:author="Max Lindmark" w:date="2020-07-30T10:16:00Z">
        <w:r w:rsidR="00BC0232" w:rsidRPr="00676577" w:rsidDel="00C04D47">
          <w:rPr>
            <w:rFonts w:eastAsiaTheme="minorEastAsia" w:cstheme="minorHAnsi"/>
            <w:lang w:val="en-GB"/>
          </w:rPr>
          <w:delText>at</w:delText>
        </w:r>
      </w:del>
      <w:del w:id="428" w:author="Max Lindmark" w:date="2020-07-30T08:26:00Z">
        <w:r w:rsidR="00BC0232" w:rsidRPr="00676577" w:rsidDel="00F773FB">
          <w:rPr>
            <w:rFonts w:eastAsiaTheme="minorEastAsia" w:cstheme="minorHAnsi"/>
            <w:lang w:val="en-GB"/>
          </w:rPr>
          <w:delText>-</w:delText>
        </w:r>
      </w:del>
      <w:del w:id="429" w:author="Max Lindmark" w:date="2020-07-30T10:16:00Z">
        <w:r w:rsidR="00BC0232" w:rsidRPr="00676577" w:rsidDel="00C04D47">
          <w:rPr>
            <w:rFonts w:eastAsiaTheme="minorEastAsia" w:cstheme="minorHAnsi"/>
            <w:lang w:val="en-GB"/>
          </w:rPr>
          <w:delText>maturation</w:delText>
        </w:r>
        <w:commentRangeEnd w:id="423"/>
        <w:r w:rsidR="00B7792D" w:rsidRPr="00676577" w:rsidDel="00C04D47">
          <w:rPr>
            <w:rStyle w:val="CommentReference"/>
            <w:sz w:val="24"/>
            <w:szCs w:val="24"/>
          </w:rPr>
          <w:commentReference w:id="423"/>
        </w:r>
        <w:r w:rsidR="00BC0232" w:rsidRPr="00676577" w:rsidDel="00C04D47">
          <w:rPr>
            <w:rFonts w:eastAsiaTheme="minorEastAsia" w:cstheme="minorHAnsi"/>
            <w:lang w:val="en-GB"/>
          </w:rPr>
          <w:delText xml:space="preserve">) </w:delText>
        </w:r>
      </w:del>
      <w:del w:id="430" w:author="Max Lindmark" w:date="2020-09-13T16:19:00Z">
        <w:r w:rsidR="00CA28E0" w:rsidRPr="00676577" w:rsidDel="00D579C4">
          <w:rPr>
            <w:rFonts w:eastAsiaTheme="minorEastAsia" w:cstheme="minorHAnsi"/>
            <w:lang w:val="en-GB"/>
          </w:rPr>
          <w:delText xml:space="preserve">(Fig. </w:delText>
        </w:r>
        <w:r w:rsidR="00966646" w:rsidRPr="00676577" w:rsidDel="00D579C4">
          <w:rPr>
            <w:rFonts w:eastAsiaTheme="minorEastAsia" w:cstheme="minorHAnsi"/>
            <w:lang w:val="en-GB"/>
          </w:rPr>
          <w:delText>5</w:delText>
        </w:r>
        <w:r w:rsidR="00CA28E0" w:rsidRPr="00676577" w:rsidDel="00D579C4">
          <w:rPr>
            <w:rFonts w:eastAsiaTheme="minorEastAsia" w:cstheme="minorHAnsi"/>
            <w:lang w:val="en-GB"/>
          </w:rPr>
          <w:delText xml:space="preserve">). </w:delText>
        </w:r>
        <w:commentRangeEnd w:id="418"/>
        <w:r w:rsidR="00BC6DAB" w:rsidRPr="00676577" w:rsidDel="00D579C4">
          <w:rPr>
            <w:rStyle w:val="CommentReference"/>
            <w:sz w:val="24"/>
            <w:szCs w:val="24"/>
          </w:rPr>
          <w:commentReference w:id="418"/>
        </w:r>
        <w:commentRangeEnd w:id="419"/>
        <w:r w:rsidR="00BC6DAB" w:rsidRPr="00676577" w:rsidDel="00D579C4">
          <w:rPr>
            <w:rStyle w:val="CommentReference"/>
            <w:sz w:val="24"/>
            <w:szCs w:val="24"/>
          </w:rPr>
          <w:commentReference w:id="419"/>
        </w:r>
        <w:commentRangeEnd w:id="420"/>
        <w:r w:rsidR="00CE5ADB" w:rsidRPr="00676577" w:rsidDel="00D579C4">
          <w:rPr>
            <w:rStyle w:val="CommentReference"/>
            <w:sz w:val="24"/>
            <w:szCs w:val="24"/>
          </w:rPr>
          <w:commentReference w:id="420"/>
        </w:r>
        <w:commentRangeEnd w:id="421"/>
        <w:r w:rsidR="00123F31" w:rsidRPr="00676577" w:rsidDel="00D579C4">
          <w:rPr>
            <w:rStyle w:val="CommentReference"/>
            <w:sz w:val="24"/>
            <w:szCs w:val="24"/>
          </w:rPr>
          <w:commentReference w:id="421"/>
        </w:r>
      </w:del>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r w:rsidR="00CA28E0" w:rsidRPr="00676577">
        <w:rPr>
          <w:rFonts w:eastAsiaTheme="minorEastAsia" w:cstheme="minorHAnsi"/>
          <w:lang w:val="en-GB"/>
        </w:rPr>
        <w:t xml:space="preserve">, </w:t>
      </w:r>
      <w:r w:rsidR="00EF21FF" w:rsidRPr="00676577">
        <w:rPr>
          <w:rFonts w:eastAsiaTheme="minorEastAsia" w:cstheme="minorHAnsi"/>
          <w:lang w:val="en-GB"/>
        </w:rPr>
        <w:t xml:space="preserve">as </w:t>
      </w:r>
      <w:del w:id="431"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432" w:author="Max Lindmark" w:date="2020-07-31T10:27:00Z">
        <w:r w:rsidR="009336FA" w:rsidRPr="00676577">
          <w:rPr>
            <w:rFonts w:cstheme="minorHAnsi"/>
            <w:lang w:val="en-GB"/>
          </w:rPr>
          <w:t>9</w:t>
        </w:r>
      </w:ins>
      <w:ins w:id="433"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434" w:author="Max Lindmark" w:date="2020-09-10T12:16:00Z">
        <w:r w:rsidR="001F5232" w:rsidRPr="00676577" w:rsidDel="00CF4EC1">
          <w:rPr>
            <w:rFonts w:cstheme="minorHAnsi"/>
            <w:lang w:val="en-GB"/>
          </w:rPr>
          <w:delText>global</w:delText>
        </w:r>
      </w:del>
      <w:ins w:id="435" w:author="Max Lindmark" w:date="2020-09-10T12:18:00Z">
        <w:r w:rsidR="00CA1659" w:rsidRPr="00676577">
          <w:rPr>
            <w:rFonts w:cstheme="minorHAnsi"/>
            <w:lang w:val="en-GB"/>
          </w:rPr>
          <w:t xml:space="preserve">global </w:t>
        </w:r>
      </w:ins>
      <w:del w:id="436"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437" w:author="Max Lindmark" w:date="2020-07-31T10:28:00Z">
                <w:rPr>
                  <w:rFonts w:ascii="Cambria Math" w:hAnsi="Cambria Math" w:cstheme="minorHAnsi"/>
                  <w:bCs/>
                  <w:i/>
                  <w:iCs/>
                </w:rPr>
              </w:ins>
            </m:ctrlPr>
          </m:sSubPr>
          <m:e>
            <m:sSub>
              <m:sSubPr>
                <m:ctrlPr>
                  <w:ins w:id="438" w:author="Max Lindmark" w:date="2020-09-10T12:16:00Z">
                    <w:rPr>
                      <w:rFonts w:ascii="Cambria Math" w:hAnsi="Cambria Math" w:cstheme="minorHAnsi"/>
                      <w:i/>
                    </w:rPr>
                  </w:ins>
                </m:ctrlPr>
              </m:sSubPr>
              <m:e>
                <m:r>
                  <w:ins w:id="439" w:author="Max Lindmark" w:date="2020-09-10T12:16:00Z">
                    <w:rPr>
                      <w:rFonts w:ascii="Cambria Math" w:hAnsi="Cambria Math" w:cstheme="minorHAnsi"/>
                    </w:rPr>
                    <m:t>μ</m:t>
                  </w:ins>
                </m:r>
              </m:e>
              <m:sub>
                <m:r>
                  <w:ins w:id="440" w:author="Max Lindmark" w:date="2020-09-10T12:16:00Z">
                    <w:rPr>
                      <w:rFonts w:ascii="Cambria Math" w:hAnsi="Cambria Math" w:cstheme="minorHAnsi"/>
                    </w:rPr>
                    <m:t>β</m:t>
                  </w:ins>
                </m:r>
              </m:sub>
            </m:sSub>
          </m:e>
          <m:sub>
            <m:r>
              <w:ins w:id="441" w:author="Max Lindmark" w:date="2020-07-31T10:28:00Z">
                <w:rPr>
                  <w:rFonts w:ascii="Cambria Math" w:hAnsi="Cambria Math" w:cstheme="minorHAnsi"/>
                  <w:lang w:val="en-GB"/>
                </w:rPr>
                <m:t>1</m:t>
              </w:ins>
            </m:r>
          </m:sub>
        </m:sSub>
        <m:sSub>
          <m:sSubPr>
            <m:ctrlPr>
              <w:del w:id="442" w:author="Max Lindmark" w:date="2020-07-31T10:28:00Z">
                <w:rPr>
                  <w:rFonts w:ascii="Cambria Math" w:eastAsiaTheme="minorEastAsia" w:hAnsi="Cambria Math" w:cstheme="minorHAnsi"/>
                  <w:i/>
                </w:rPr>
              </w:del>
            </m:ctrlPr>
          </m:sSubPr>
          <m:e>
            <m:r>
              <w:del w:id="443" w:author="Max Lindmark" w:date="2020-07-31T10:28:00Z">
                <w:rPr>
                  <w:rFonts w:ascii="Cambria Math" w:eastAsiaTheme="minorEastAsia" w:hAnsi="Cambria Math" w:cstheme="minorHAnsi"/>
                </w:rPr>
                <m:t>μ</m:t>
              </w:del>
            </m:r>
          </m:e>
          <m:sub>
            <m:sSub>
              <m:sSubPr>
                <m:ctrlPr>
                  <w:del w:id="444" w:author="Max Lindmark" w:date="2020-07-31T10:28:00Z">
                    <w:rPr>
                      <w:rFonts w:ascii="Cambria Math" w:hAnsi="Cambria Math" w:cstheme="minorHAnsi"/>
                      <w:bCs/>
                      <w:i/>
                      <w:iCs/>
                    </w:rPr>
                  </w:del>
                </m:ctrlPr>
              </m:sSubPr>
              <m:e>
                <m:r>
                  <w:del w:id="445" w:author="Max Lindmark" w:date="2020-07-31T10:28:00Z">
                    <w:rPr>
                      <w:rFonts w:ascii="Cambria Math" w:hAnsi="Cambria Math" w:cstheme="minorHAnsi"/>
                    </w:rPr>
                    <m:t>β</m:t>
                  </w:del>
                </m:r>
              </m:e>
              <m:sub>
                <m:r>
                  <w:del w:id="446" w:author="Max Lindmark" w:date="2020-07-31T10:28:00Z">
                    <w:rPr>
                      <w:rFonts w:ascii="Cambria Math" w:hAnsi="Cambria Math" w:cstheme="minorHAnsi"/>
                      <w:lang w:val="en-GB"/>
                    </w:rPr>
                    <m:t>1</m:t>
                  </w:del>
                </m:r>
              </m:sub>
            </m:sSub>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447" w:author="Max Lindmark" w:date="2020-07-31T14:51:00Z">
        <w:r w:rsidR="00E101E0" w:rsidRPr="00676577" w:rsidDel="0012087E">
          <w:rPr>
            <w:rFonts w:cstheme="minorHAnsi"/>
            <w:lang w:val="en-GB"/>
          </w:rPr>
          <w:delText>177.3 vs 178.3, respectively</w:delText>
        </w:r>
      </w:del>
      <w:ins w:id="448" w:author="Max Lindmark" w:date="2020-09-12T19:03:00Z">
        <w:r w:rsidR="00B5152A" w:rsidRPr="0025283E">
          <w:rPr>
            <w:rFonts w:eastAsiaTheme="minorEastAsia" w:cstheme="minorHAnsi"/>
            <w:i/>
            <w:iCs/>
            <w:lang w:val="en-GB"/>
          </w:rPr>
          <w:t>SI Appendix</w:t>
        </w:r>
        <w:r w:rsidR="00B5152A">
          <w:rPr>
            <w:rFonts w:eastAsiaTheme="minorEastAsia" w:cstheme="minorHAnsi"/>
            <w:lang w:val="en-GB"/>
          </w:rPr>
          <w:t>, Table S6</w:t>
        </w:r>
      </w:ins>
      <w:r w:rsidR="00CA28E0" w:rsidRPr="00676577">
        <w:rPr>
          <w:rFonts w:cstheme="minorHAnsi"/>
          <w:lang w:val="en-GB"/>
        </w:rPr>
        <w:t xml:space="preserve">), and we present the results for the </w:t>
      </w:r>
      <w:del w:id="449" w:author="Max Lindmark" w:date="2020-09-10T12:21:00Z">
        <w:r w:rsidR="00420ADD" w:rsidRPr="00676577" w:rsidDel="00D54B1F">
          <w:rPr>
            <w:rFonts w:cstheme="minorHAnsi"/>
            <w:lang w:val="en-GB"/>
          </w:rPr>
          <w:delText xml:space="preserve">random </w:delText>
        </w:r>
      </w:del>
      <w:ins w:id="450" w:author="Max Lindmark" w:date="2020-09-10T12:21:00Z">
        <w:r w:rsidR="00D54B1F" w:rsidRPr="00676577">
          <w:rPr>
            <w:rFonts w:cstheme="minorHAnsi"/>
            <w:lang w:val="en-GB"/>
          </w:rPr>
          <w:t>species-</w:t>
        </w:r>
      </w:ins>
      <w:ins w:id="451"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452"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453"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454" w:author="Max Lindmark" w:date="2020-07-31T10:28:00Z">
        <w:r w:rsidR="0040248A" w:rsidRPr="00676577">
          <w:rPr>
            <w:rFonts w:cstheme="minorHAnsi"/>
            <w:lang w:val="en-GB"/>
          </w:rPr>
          <w:t xml:space="preserve"> (</w:t>
        </w:r>
      </w:ins>
      <w:ins w:id="455" w:author="Max Lindmark" w:date="2020-09-12T19:04:00Z">
        <w:r w:rsidR="00664534" w:rsidRPr="0025283E">
          <w:rPr>
            <w:rFonts w:eastAsiaTheme="minorEastAsia" w:cstheme="minorHAnsi"/>
            <w:i/>
            <w:iCs/>
            <w:lang w:val="en-GB"/>
          </w:rPr>
          <w:t>SI Appendix</w:t>
        </w:r>
        <w:r w:rsidR="00664534">
          <w:rPr>
            <w:rFonts w:eastAsiaTheme="minorEastAsia" w:cstheme="minorHAnsi"/>
            <w:lang w:val="en-GB"/>
          </w:rPr>
          <w:t>, Fig. S31-34</w:t>
        </w:r>
      </w:ins>
      <w:ins w:id="456" w:author="Max Lindmark" w:date="2020-07-31T10:28:00Z">
        <w:r w:rsidR="004553A5" w:rsidRPr="00676577">
          <w:rPr>
            <w:rFonts w:cstheme="minorHAnsi"/>
            <w:lang w:val="en-GB"/>
          </w:rPr>
          <w:t>)</w:t>
        </w:r>
      </w:ins>
      <w:del w:id="457"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r w:rsidR="00CA28E0" w:rsidRPr="00676577">
        <w:rPr>
          <w:rFonts w:eastAsiaTheme="minorEastAsia" w:cstheme="minorHAnsi"/>
          <w:lang w:val="en-GB"/>
        </w:rPr>
        <w:t xml:space="preserve">The </w:t>
      </w:r>
      <w:del w:id="458" w:author="Max Lindmark" w:date="2020-08-17T13:24:00Z">
        <w:r w:rsidR="00CA28E0" w:rsidRPr="00676577" w:rsidDel="004A1BFA">
          <w:rPr>
            <w:rFonts w:eastAsiaTheme="minorEastAsia" w:cstheme="minorHAnsi"/>
            <w:lang w:val="en-GB"/>
          </w:rPr>
          <w:delText xml:space="preserve">general </w:delText>
        </w:r>
      </w:del>
      <w:ins w:id="459"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460" w:author="Max Lindmark" w:date="2020-09-10T12:21:00Z">
            <w:rPr>
              <w:rFonts w:ascii="Cambria Math" w:hAnsi="Cambria Math" w:cstheme="minorHAnsi"/>
              <w:lang w:val="en-GB"/>
            </w:rPr>
            <m:t>-0.</m:t>
          </w:ins>
        </m:r>
        <m:r>
          <w:rPr>
            <w:rFonts w:ascii="Cambria Math" w:hAnsi="Cambria Math" w:cstheme="minorHAnsi"/>
            <w:lang w:val="en-GB"/>
          </w:rPr>
          <m:t>0</m:t>
        </m:r>
        <m:r>
          <w:del w:id="461" w:author="Max Lindmark" w:date="2020-09-10T12:21:00Z">
            <w:rPr>
              <w:rFonts w:ascii="Cambria Math" w:hAnsi="Cambria Math" w:cstheme="minorHAnsi"/>
              <w:lang w:val="en-GB"/>
            </w:rPr>
            <m:t>.0</m:t>
          </w:del>
        </m:r>
        <m:r>
          <w:del w:id="462" w:author="Max Lindmark" w:date="2020-07-31T10:34:00Z">
            <w:rPr>
              <w:rFonts w:ascii="Cambria Math" w:hAnsi="Cambria Math" w:cstheme="minorHAnsi"/>
              <w:lang w:val="en-GB"/>
            </w:rPr>
            <m:t>74</m:t>
          </w:del>
        </m:r>
        <m:r>
          <w:ins w:id="463" w:author="Max Lindmark" w:date="2020-09-10T12:21:00Z">
            <w:rPr>
              <w:rFonts w:ascii="Cambria Math" w:hAnsi="Cambria Math" w:cstheme="minorHAnsi"/>
              <w:lang w:val="en-GB"/>
            </w:rPr>
            <m:t>74</m:t>
          </w:ins>
        </m:r>
        <m:r>
          <w:rPr>
            <w:rFonts w:ascii="Cambria Math" w:hAnsi="Cambria Math" w:cstheme="minorHAnsi"/>
            <w:lang w:val="en-GB"/>
          </w:rPr>
          <m:t>-0.3</m:t>
        </m:r>
        <m:r>
          <w:del w:id="464" w:author="Max Lindmark" w:date="2020-07-31T10:33:00Z">
            <w:rPr>
              <w:rFonts w:ascii="Cambria Math" w:hAnsi="Cambria Math" w:cstheme="minorHAnsi"/>
              <w:lang w:val="en-GB"/>
            </w:rPr>
            <m:t>1</m:t>
          </w:del>
        </m:r>
        <m:r>
          <w:ins w:id="465"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466"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3E8DB003" w14:textId="2794DE9E" w:rsidR="004A6AFA" w:rsidRDefault="00D278F3" w:rsidP="002E3379">
      <w:pPr>
        <w:spacing w:line="480" w:lineRule="auto"/>
        <w:contextualSpacing/>
        <w:jc w:val="center"/>
        <w:rPr>
          <w:rFonts w:cstheme="minorHAnsi"/>
        </w:rPr>
      </w:pPr>
      <w:r>
        <w:rPr>
          <w:rFonts w:cstheme="minorHAnsi"/>
          <w:noProof/>
        </w:rPr>
        <w:lastRenderedPageBreak/>
        <w:drawing>
          <wp:inline distT="0" distB="0" distL="0" distR="0" wp14:anchorId="152D1C4E" wp14:editId="474EF80B">
            <wp:extent cx="5731510" cy="573151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282DEC" w:rsidRDefault="00140E2C" w:rsidP="00140E2C">
      <w:pPr>
        <w:spacing w:line="360" w:lineRule="auto"/>
        <w:contextualSpacing/>
        <w:jc w:val="both"/>
        <w:rPr>
          <w:rFonts w:cstheme="minorHAnsi"/>
          <w:i/>
          <w:sz w:val="22"/>
          <w:szCs w:val="22"/>
          <w:lang w:val="en-GB"/>
        </w:rPr>
      </w:pPr>
      <w:commentRangeStart w:id="467"/>
      <w:commentRangeStart w:id="468"/>
      <w:commentRangeStart w:id="469"/>
      <w:r w:rsidRPr="00282DEC">
        <w:rPr>
          <w:rFonts w:cstheme="minorHAnsi"/>
          <w:b/>
          <w:bCs/>
          <w:sz w:val="22"/>
          <w:szCs w:val="22"/>
          <w:lang w:val="en-GB"/>
        </w:rPr>
        <w:t>Fig. 1</w:t>
      </w:r>
      <w:commentRangeEnd w:id="467"/>
      <w:r w:rsidR="004C144E" w:rsidRPr="00282DEC">
        <w:rPr>
          <w:rStyle w:val="CommentReference"/>
          <w:sz w:val="22"/>
          <w:szCs w:val="22"/>
        </w:rPr>
        <w:commentReference w:id="467"/>
      </w:r>
      <w:commentRangeEnd w:id="468"/>
      <w:r w:rsidR="00D1007F" w:rsidRPr="00282DEC">
        <w:rPr>
          <w:rStyle w:val="CommentReference"/>
          <w:sz w:val="22"/>
          <w:szCs w:val="22"/>
        </w:rPr>
        <w:commentReference w:id="468"/>
      </w:r>
      <w:commentRangeEnd w:id="469"/>
      <w:r w:rsidR="0090254C" w:rsidRPr="00282DEC">
        <w:rPr>
          <w:rStyle w:val="CommentReference"/>
          <w:sz w:val="22"/>
          <w:szCs w:val="22"/>
        </w:rPr>
        <w:commentReference w:id="469"/>
      </w:r>
      <w:r w:rsidRPr="00282DEC">
        <w:rPr>
          <w:rFonts w:cstheme="minorHAnsi"/>
          <w:sz w:val="22"/>
          <w:szCs w:val="22"/>
          <w:lang w:val="en-GB"/>
        </w:rPr>
        <w:t>.</w:t>
      </w:r>
      <w:r w:rsidRPr="00282DEC">
        <w:rPr>
          <w:rFonts w:cstheme="minorHAnsi"/>
          <w:i/>
          <w:sz w:val="22"/>
          <w:szCs w:val="22"/>
          <w:lang w:val="en-GB"/>
        </w:rPr>
        <w:t xml:space="preserve"> Effects of temperature and body mass on body growth</w:t>
      </w:r>
      <w:r w:rsidR="0035660C" w:rsidRPr="00282DEC">
        <w:rPr>
          <w:rFonts w:cstheme="minorHAnsi"/>
          <w:i/>
          <w:sz w:val="22"/>
          <w:szCs w:val="22"/>
          <w:lang w:val="en-GB"/>
        </w:rPr>
        <w:t xml:space="preserve"> below optimum temperature</w:t>
      </w:r>
      <w:r w:rsidRPr="00282DEC">
        <w:rPr>
          <w:rFonts w:cstheme="minorHAnsi"/>
          <w:i/>
          <w:sz w:val="22"/>
          <w:szCs w:val="22"/>
          <w:lang w:val="en-GB"/>
        </w:rPr>
        <w:t xml:space="preserve">. Panel A) shows </w:t>
      </w:r>
      <w:r w:rsidR="006035D3" w:rsidRPr="00282DEC">
        <w:rPr>
          <w:rFonts w:cstheme="minorHAnsi"/>
          <w:i/>
          <w:sz w:val="22"/>
          <w:szCs w:val="22"/>
          <w:lang w:val="en-GB"/>
        </w:rPr>
        <w:t xml:space="preserve">the natural log of </w:t>
      </w:r>
      <w:r w:rsidR="00AE2025" w:rsidRPr="00282DEC">
        <w:rPr>
          <w:rFonts w:cstheme="minorHAnsi"/>
          <w:i/>
          <w:sz w:val="22"/>
          <w:szCs w:val="22"/>
          <w:lang w:val="en-GB"/>
        </w:rPr>
        <w:t xml:space="preserve">specific </w:t>
      </w:r>
      <w:r w:rsidRPr="00282DEC">
        <w:rPr>
          <w:rFonts w:cstheme="minorHAnsi"/>
          <w:i/>
          <w:sz w:val="22"/>
          <w:szCs w:val="22"/>
          <w:lang w:val="en-GB"/>
        </w:rPr>
        <w:t xml:space="preserve">growth rate as a function of body mass </w:t>
      </w:r>
      <w:r w:rsidR="000B2FAE" w:rsidRPr="00282DEC">
        <w:rPr>
          <w:rFonts w:cstheme="minorHAnsi"/>
          <w:i/>
          <w:sz w:val="22"/>
          <w:szCs w:val="22"/>
          <w:lang w:val="en-GB"/>
        </w:rPr>
        <w:t xml:space="preserve">on a logarithmic </w:t>
      </w:r>
      <w:r w:rsidR="00C965A9" w:rsidRPr="00282DEC">
        <w:rPr>
          <w:rFonts w:cstheme="minorHAnsi"/>
          <w:i/>
          <w:sz w:val="22"/>
          <w:szCs w:val="22"/>
          <w:lang w:val="en-GB"/>
        </w:rPr>
        <w:t>x-</w:t>
      </w:r>
      <w:r w:rsidR="002911DF" w:rsidRPr="00282DEC">
        <w:rPr>
          <w:rFonts w:cstheme="minorHAnsi"/>
          <w:i/>
          <w:sz w:val="22"/>
          <w:szCs w:val="22"/>
          <w:lang w:val="en-GB"/>
        </w:rPr>
        <w:t>axis</w:t>
      </w:r>
      <w:r w:rsidR="00B776E6" w:rsidRPr="00282DEC">
        <w:rPr>
          <w:rFonts w:cstheme="minorHAnsi"/>
          <w:i/>
          <w:sz w:val="22"/>
          <w:szCs w:val="22"/>
          <w:lang w:val="en-GB"/>
        </w:rPr>
        <w:t xml:space="preserve"> (for readability, note the model is fitted with ln(mass) as a predictor)</w:t>
      </w:r>
      <w:r w:rsidR="002A3E59" w:rsidRPr="00282DEC">
        <w:rPr>
          <w:rFonts w:cstheme="minorHAnsi"/>
          <w:i/>
          <w:sz w:val="22"/>
          <w:szCs w:val="22"/>
          <w:lang w:val="en-GB"/>
        </w:rPr>
        <w:t>, such that the slope corresponds to the mass-scaling exponent</w:t>
      </w:r>
      <w:r w:rsidRPr="00282DEC">
        <w:rPr>
          <w:rFonts w:cstheme="minorHAnsi"/>
          <w:i/>
          <w:sz w:val="22"/>
          <w:szCs w:val="22"/>
          <w:lang w:val="en-GB"/>
        </w:rPr>
        <w:t xml:space="preserve">. </w:t>
      </w:r>
      <w:ins w:id="470" w:author="Max Lindmark" w:date="2020-09-10T12:44:00Z">
        <w:r w:rsidR="00ED3E77" w:rsidRPr="00282DEC">
          <w:rPr>
            <w:rFonts w:cstheme="minorHAnsi"/>
            <w:i/>
            <w:sz w:val="22"/>
            <w:szCs w:val="22"/>
            <w:lang w:val="en-GB"/>
          </w:rPr>
          <w:t xml:space="preserve">Colors indicate species. </w:t>
        </w:r>
      </w:ins>
      <w:r w:rsidR="000F35C2" w:rsidRPr="00282DEC">
        <w:rPr>
          <w:rFonts w:cstheme="minorHAnsi"/>
          <w:i/>
          <w:sz w:val="22"/>
          <w:szCs w:val="22"/>
          <w:lang w:val="en-GB"/>
        </w:rPr>
        <w:t>The l</w:t>
      </w:r>
      <w:r w:rsidRPr="00282DEC">
        <w:rPr>
          <w:rFonts w:cstheme="minorHAnsi"/>
          <w:i/>
          <w:sz w:val="22"/>
          <w:szCs w:val="22"/>
          <w:lang w:val="en-GB"/>
        </w:rPr>
        <w:t xml:space="preserve">ine </w:t>
      </w:r>
      <w:r w:rsidR="000F35C2" w:rsidRPr="00282DEC">
        <w:rPr>
          <w:rFonts w:cstheme="minorHAnsi"/>
          <w:i/>
          <w:sz w:val="22"/>
          <w:szCs w:val="22"/>
          <w:lang w:val="en-GB"/>
        </w:rPr>
        <w:t xml:space="preserve">in panel A is the </w:t>
      </w:r>
      <w:r w:rsidRPr="00282DEC">
        <w:rPr>
          <w:rFonts w:cstheme="minorHAnsi"/>
          <w:i/>
          <w:sz w:val="22"/>
          <w:szCs w:val="22"/>
          <w:lang w:val="en-GB"/>
        </w:rPr>
        <w:t>global prediction from model M1</w:t>
      </w:r>
      <w:r w:rsidR="003415BE" w:rsidRPr="00282DEC">
        <w:rPr>
          <w:rFonts w:cstheme="minorHAnsi"/>
          <w:i/>
          <w:sz w:val="22"/>
          <w:szCs w:val="22"/>
          <w:lang w:val="en-GB"/>
        </w:rPr>
        <w:t xml:space="preserve"> at the mean </w:t>
      </w:r>
      <w:r w:rsidR="00C2134A" w:rsidRPr="00282DEC">
        <w:rPr>
          <w:rFonts w:cstheme="minorHAnsi"/>
          <w:i/>
          <w:sz w:val="22"/>
          <w:szCs w:val="22"/>
          <w:lang w:val="en-GB"/>
        </w:rPr>
        <w:t>temperature (14</w:t>
      </w:r>
      <m:oMath>
        <m:r>
          <w:rPr>
            <w:rFonts w:ascii="Cambria Math" w:hAnsi="Cambria Math" w:cstheme="minorHAnsi"/>
            <w:sz w:val="22"/>
            <w:szCs w:val="22"/>
            <w:lang w:val="en-GB"/>
          </w:rPr>
          <m:t>℃</m:t>
        </m:r>
      </m:oMath>
      <w:r w:rsidR="00323445" w:rsidRPr="00282DEC">
        <w:rPr>
          <w:rFonts w:eastAsiaTheme="minorEastAsia" w:cstheme="minorHAnsi"/>
          <w:i/>
          <w:sz w:val="22"/>
          <w:szCs w:val="22"/>
          <w:lang w:val="en-GB"/>
        </w:rPr>
        <w:t xml:space="preserve">, but note the model is </w:t>
      </w:r>
      <w:r w:rsidR="00E20F68" w:rsidRPr="00282DEC">
        <w:rPr>
          <w:rFonts w:eastAsiaTheme="minorEastAsia" w:cstheme="minorHAnsi"/>
          <w:i/>
          <w:sz w:val="22"/>
          <w:szCs w:val="22"/>
          <w:lang w:val="en-GB"/>
        </w:rPr>
        <w:t xml:space="preserve">fitted </w:t>
      </w:r>
      <w:r w:rsidR="0014731E" w:rsidRPr="00282DEC">
        <w:rPr>
          <w:rFonts w:eastAsiaTheme="minorEastAsia" w:cstheme="minorHAnsi"/>
          <w:i/>
          <w:sz w:val="22"/>
          <w:szCs w:val="22"/>
          <w:lang w:val="en-GB"/>
        </w:rPr>
        <w:t xml:space="preserve">using </w:t>
      </w:r>
      <w:r w:rsidR="00323445" w:rsidRPr="00282DEC">
        <w:rPr>
          <w:rFonts w:eastAsiaTheme="minorEastAsia" w:cstheme="minorHAnsi"/>
          <w:i/>
          <w:sz w:val="22"/>
          <w:szCs w:val="22"/>
          <w:lang w:val="en-GB"/>
        </w:rPr>
        <w:t>Arrhenius temperature</w:t>
      </w:r>
      <w:r w:rsidR="00C2134A" w:rsidRPr="00282DEC">
        <w:rPr>
          <w:rFonts w:cstheme="minorHAnsi"/>
          <w:i/>
          <w:sz w:val="22"/>
          <w:szCs w:val="22"/>
          <w:lang w:val="en-GB"/>
        </w:rPr>
        <w:t>)</w:t>
      </w:r>
      <w:r w:rsidR="000A626A" w:rsidRPr="00282DEC">
        <w:rPr>
          <w:rFonts w:eastAsiaTheme="minorEastAsia" w:cstheme="minorHAnsi"/>
          <w:i/>
          <w:sz w:val="22"/>
          <w:szCs w:val="22"/>
          <w:lang w:val="en-GB"/>
        </w:rPr>
        <w:t>.</w:t>
      </w:r>
      <w:r w:rsidRPr="00282DEC">
        <w:rPr>
          <w:rFonts w:cstheme="minorHAnsi"/>
          <w:i/>
          <w:sz w:val="22"/>
          <w:szCs w:val="22"/>
          <w:lang w:val="en-GB"/>
        </w:rPr>
        <w:t xml:space="preserve"> </w:t>
      </w:r>
      <w:r w:rsidRPr="00282DEC">
        <w:rPr>
          <w:rFonts w:cstheme="minorHAnsi"/>
          <w:i/>
          <w:iCs/>
          <w:sz w:val="22"/>
          <w:szCs w:val="22"/>
          <w:lang w:val="en-GB"/>
        </w:rPr>
        <w:t>S</w:t>
      </w:r>
      <w:r w:rsidRPr="00282DEC">
        <w:rPr>
          <w:rFonts w:cstheme="minorHAnsi"/>
          <w:i/>
          <w:sz w:val="22"/>
          <w:szCs w:val="22"/>
          <w:lang w:val="en-GB"/>
        </w:rPr>
        <w:t xml:space="preserve">haded areas correspond to 80% and 95% credible intervals. Point </w:t>
      </w:r>
      <w:r w:rsidR="004B514E" w:rsidRPr="00282DEC">
        <w:rPr>
          <w:rFonts w:cstheme="minorHAnsi"/>
          <w:i/>
          <w:sz w:val="22"/>
          <w:szCs w:val="22"/>
          <w:lang w:val="en-GB"/>
        </w:rPr>
        <w:t>colours</w:t>
      </w:r>
      <w:r w:rsidRPr="00282DEC">
        <w:rPr>
          <w:rFonts w:cstheme="minorHAnsi"/>
          <w:i/>
          <w:sz w:val="22"/>
          <w:szCs w:val="22"/>
          <w:lang w:val="en-GB"/>
        </w:rPr>
        <w:t xml:space="preserve"> indicate specie</w:t>
      </w:r>
      <w:del w:id="471" w:author="Max Lindmark" w:date="2020-09-10T15:06:00Z">
        <w:r w:rsidRPr="00282DEC" w:rsidDel="00293E5E">
          <w:rPr>
            <w:rFonts w:cstheme="minorHAnsi"/>
            <w:i/>
            <w:sz w:val="22"/>
            <w:szCs w:val="22"/>
            <w:lang w:val="en-GB"/>
          </w:rPr>
          <w:delText xml:space="preserve">s </w:delText>
        </w:r>
      </w:del>
      <w:del w:id="472" w:author="Max Lindmark" w:date="2020-09-10T15:04:00Z">
        <w:r w:rsidRPr="00282DEC" w:rsidDel="003E1D4D">
          <w:rPr>
            <w:rFonts w:cstheme="minorHAnsi"/>
            <w:i/>
            <w:sz w:val="22"/>
            <w:szCs w:val="22"/>
            <w:lang w:val="en-GB"/>
          </w:rPr>
          <w:delText>(</w:delText>
        </w:r>
        <w:commentRangeStart w:id="473"/>
        <w:commentRangeStart w:id="474"/>
        <w:r w:rsidRPr="00282DEC" w:rsidDel="003E1D4D">
          <w:rPr>
            <w:rFonts w:cstheme="minorHAnsi"/>
            <w:i/>
            <w:sz w:val="22"/>
            <w:szCs w:val="22"/>
            <w:lang w:val="en-GB"/>
          </w:rPr>
          <w:delText>n=</w:delText>
        </w:r>
      </w:del>
      <w:del w:id="475" w:author="Max Lindmark" w:date="2020-09-10T15:06:00Z">
        <w:r w:rsidRPr="00282DEC" w:rsidDel="00293E5E">
          <w:rPr>
            <w:rFonts w:cstheme="minorHAnsi"/>
            <w:i/>
            <w:sz w:val="22"/>
            <w:szCs w:val="22"/>
            <w:lang w:val="en-GB"/>
          </w:rPr>
          <w:delText>1</w:delText>
        </w:r>
      </w:del>
      <w:del w:id="476" w:author="Max Lindmark" w:date="2020-09-10T15:05:00Z">
        <w:r w:rsidRPr="00282DEC" w:rsidDel="003E1D4D">
          <w:rPr>
            <w:rFonts w:cstheme="minorHAnsi"/>
            <w:i/>
            <w:sz w:val="22"/>
            <w:szCs w:val="22"/>
            <w:lang w:val="en-GB"/>
          </w:rPr>
          <w:delText>3, le</w:delText>
        </w:r>
      </w:del>
      <w:del w:id="477" w:author="Max Lindmark" w:date="2020-09-10T15:06:00Z">
        <w:r w:rsidRPr="00282DEC" w:rsidDel="00293E5E">
          <w:rPr>
            <w:rFonts w:cstheme="minorHAnsi"/>
            <w:i/>
            <w:sz w:val="22"/>
            <w:szCs w:val="22"/>
            <w:lang w:val="en-GB"/>
          </w:rPr>
          <w:delText xml:space="preserve">gend not </w:delText>
        </w:r>
      </w:del>
      <w:r w:rsidRPr="00282DEC">
        <w:rPr>
          <w:rFonts w:cstheme="minorHAnsi"/>
          <w:i/>
          <w:sz w:val="22"/>
          <w:szCs w:val="22"/>
          <w:lang w:val="en-GB"/>
        </w:rPr>
        <w:t>s</w:t>
      </w:r>
      <w:del w:id="478" w:author="Max Lindmark" w:date="2020-09-10T15:06:00Z">
        <w:r w:rsidRPr="00282DEC" w:rsidDel="00293E5E">
          <w:rPr>
            <w:rFonts w:cstheme="minorHAnsi"/>
            <w:i/>
            <w:sz w:val="22"/>
            <w:szCs w:val="22"/>
            <w:lang w:val="en-GB"/>
          </w:rPr>
          <w:delText>hown</w:delText>
        </w:r>
      </w:del>
      <w:commentRangeEnd w:id="473"/>
      <w:r w:rsidR="00E91C7C" w:rsidRPr="00282DEC">
        <w:rPr>
          <w:rStyle w:val="CommentReference"/>
          <w:sz w:val="22"/>
          <w:szCs w:val="22"/>
        </w:rPr>
        <w:commentReference w:id="473"/>
      </w:r>
      <w:commentRangeEnd w:id="474"/>
      <w:r w:rsidR="00350E0D" w:rsidRPr="00282DEC">
        <w:rPr>
          <w:rStyle w:val="CommentReference"/>
          <w:sz w:val="22"/>
          <w:szCs w:val="22"/>
        </w:rPr>
        <w:commentReference w:id="474"/>
      </w:r>
      <w:del w:id="479" w:author="Max Lindmark" w:date="2020-09-10T15:06:00Z">
        <w:r w:rsidRPr="00282DEC" w:rsidDel="00293E5E">
          <w:rPr>
            <w:rFonts w:cstheme="minorHAnsi"/>
            <w:i/>
            <w:sz w:val="22"/>
            <w:szCs w:val="22"/>
            <w:lang w:val="en-GB"/>
          </w:rPr>
          <w:delText xml:space="preserve">). </w:delText>
        </w:r>
      </w:del>
      <w:ins w:id="480" w:author="Max Lindmark" w:date="2020-09-10T15:06:00Z">
        <w:r w:rsidR="00293E5E" w:rsidRPr="00282DEC">
          <w:rPr>
            <w:rFonts w:cstheme="minorHAnsi"/>
            <w:i/>
            <w:sz w:val="22"/>
            <w:szCs w:val="22"/>
            <w:lang w:val="en-GB"/>
          </w:rPr>
          <w:t xml:space="preserve">. </w:t>
        </w:r>
      </w:ins>
      <w:r w:rsidR="00461E94" w:rsidRPr="00282DEC">
        <w:rPr>
          <w:rFonts w:cstheme="minorHAnsi"/>
          <w:i/>
          <w:sz w:val="22"/>
          <w:szCs w:val="22"/>
          <w:lang w:val="en-GB"/>
        </w:rPr>
        <w:t xml:space="preserve">The </w:t>
      </w:r>
      <w:r w:rsidR="00E91C7C" w:rsidRPr="00282DEC">
        <w:rPr>
          <w:rFonts w:cstheme="minorHAnsi"/>
          <w:i/>
          <w:sz w:val="22"/>
          <w:szCs w:val="22"/>
          <w:lang w:val="en-GB"/>
        </w:rPr>
        <w:t xml:space="preserve">bottom row shows the </w:t>
      </w:r>
      <w:r w:rsidR="00461E94" w:rsidRPr="00282DEC">
        <w:rPr>
          <w:rFonts w:cstheme="minorHAnsi"/>
          <w:i/>
          <w:sz w:val="22"/>
          <w:szCs w:val="22"/>
          <w:lang w:val="en-GB"/>
        </w:rPr>
        <w:t>p</w:t>
      </w:r>
      <w:r w:rsidRPr="00282DEC">
        <w:rPr>
          <w:rFonts w:cstheme="minorHAnsi"/>
          <w:i/>
          <w:sz w:val="22"/>
          <w:szCs w:val="22"/>
          <w:lang w:val="en-GB"/>
        </w:rPr>
        <w:t>osterior distributions f</w:t>
      </w:r>
      <w:r w:rsidR="00517FD5" w:rsidRPr="00282DEC">
        <w:rPr>
          <w:rFonts w:cstheme="minorHAnsi"/>
          <w:i/>
          <w:sz w:val="22"/>
          <w:szCs w:val="22"/>
          <w:lang w:val="en-GB"/>
        </w:rPr>
        <w:t>or</w:t>
      </w:r>
      <w:r w:rsidRPr="00282DEC">
        <w:rPr>
          <w:rFonts w:cstheme="minorHAnsi"/>
          <w:i/>
          <w:sz w:val="22"/>
          <w:szCs w:val="22"/>
          <w:lang w:val="en-GB"/>
        </w:rPr>
        <w:t xml:space="preserve"> </w:t>
      </w:r>
      <w:r w:rsidR="0019612B" w:rsidRPr="00282DEC">
        <w:rPr>
          <w:rFonts w:cstheme="minorHAnsi"/>
          <w:i/>
          <w:sz w:val="22"/>
          <w:szCs w:val="22"/>
          <w:lang w:val="en-GB"/>
        </w:rPr>
        <w:t xml:space="preserve">(B) </w:t>
      </w:r>
      <w:r w:rsidR="003D76A8" w:rsidRPr="00282DEC">
        <w:rPr>
          <w:rFonts w:cstheme="minorHAnsi"/>
          <w:i/>
          <w:sz w:val="22"/>
          <w:szCs w:val="22"/>
          <w:lang w:val="en-GB"/>
        </w:rPr>
        <w:t xml:space="preserve">the </w:t>
      </w:r>
      <w:del w:id="481" w:author="Max Lindmark" w:date="2020-09-10T12:42:00Z">
        <w:r w:rsidRPr="00282DEC" w:rsidDel="00D121D0">
          <w:rPr>
            <w:rFonts w:cstheme="minorHAnsi"/>
            <w:i/>
            <w:sz w:val="22"/>
            <w:szCs w:val="22"/>
            <w:lang w:val="en-GB"/>
          </w:rPr>
          <w:delText xml:space="preserve">average </w:delText>
        </w:r>
      </w:del>
      <w:ins w:id="482" w:author="Max Lindmark" w:date="2020-09-10T12:42:00Z">
        <w:r w:rsidR="00D121D0" w:rsidRPr="00282DEC">
          <w:rPr>
            <w:rFonts w:cstheme="minorHAnsi"/>
            <w:i/>
            <w:sz w:val="22"/>
            <w:szCs w:val="22"/>
            <w:lang w:val="en-GB"/>
          </w:rPr>
          <w:t xml:space="preserve">global </w:t>
        </w:r>
      </w:ins>
      <w:r w:rsidRPr="00282DEC">
        <w:rPr>
          <w:rFonts w:cstheme="minorHAnsi"/>
          <w:i/>
          <w:sz w:val="22"/>
          <w:szCs w:val="22"/>
          <w:lang w:val="en-GB"/>
        </w:rPr>
        <w:t xml:space="preserve">mass-scaling exponent,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Pr="00282DEC">
        <w:rPr>
          <w:rFonts w:eastAsiaTheme="minorEastAsia" w:cstheme="minorHAnsi"/>
          <w:i/>
          <w:sz w:val="22"/>
          <w:szCs w:val="22"/>
          <w:lang w:val="en-GB"/>
        </w:rPr>
        <w:t>,</w:t>
      </w:r>
      <w:r w:rsidR="0019612B" w:rsidRPr="00282DEC">
        <w:rPr>
          <w:rFonts w:eastAsiaTheme="minorEastAsia" w:cstheme="minorHAnsi"/>
          <w:i/>
          <w:sz w:val="22"/>
          <w:szCs w:val="22"/>
          <w:lang w:val="en-GB"/>
        </w:rPr>
        <w:t xml:space="preserve"> </w:t>
      </w:r>
      <w:r w:rsidR="0019612B" w:rsidRPr="00282DEC">
        <w:rPr>
          <w:rFonts w:cstheme="minorHAnsi"/>
          <w:i/>
          <w:sz w:val="22"/>
          <w:szCs w:val="22"/>
          <w:lang w:val="en-GB"/>
        </w:rPr>
        <w:t>(C)</w:t>
      </w:r>
      <w:r w:rsidRPr="00282DEC">
        <w:rPr>
          <w:rFonts w:eastAsiaTheme="minorEastAsia" w:cstheme="minorHAnsi"/>
          <w:i/>
          <w:sz w:val="22"/>
          <w:szCs w:val="22"/>
          <w:lang w:val="en-GB"/>
        </w:rPr>
        <w:t xml:space="preserve"> </w:t>
      </w:r>
      <w:r w:rsidR="00787643" w:rsidRPr="00282DEC">
        <w:rPr>
          <w:rFonts w:eastAsiaTheme="minorEastAsia" w:cstheme="minorHAnsi"/>
          <w:i/>
          <w:sz w:val="22"/>
          <w:szCs w:val="22"/>
          <w:lang w:val="en-GB"/>
        </w:rPr>
        <w:t xml:space="preserve">the </w:t>
      </w:r>
      <w:ins w:id="483" w:author="Max Lindmark" w:date="2020-09-10T12:42:00Z">
        <w:r w:rsidR="00A30D71" w:rsidRPr="00282DEC">
          <w:rPr>
            <w:rFonts w:eastAsiaTheme="minorEastAsia" w:cstheme="minorHAnsi"/>
            <w:i/>
            <w:sz w:val="22"/>
            <w:szCs w:val="22"/>
            <w:lang w:val="en-GB"/>
          </w:rPr>
          <w:t xml:space="preserve">global </w:t>
        </w:r>
      </w:ins>
      <w:r w:rsidR="00461E94" w:rsidRPr="00282DEC">
        <w:rPr>
          <w:rFonts w:cstheme="minorHAnsi"/>
          <w:i/>
          <w:sz w:val="22"/>
          <w:szCs w:val="22"/>
          <w:lang w:val="en-GB"/>
        </w:rPr>
        <w:t>temperature coefficient</w:t>
      </w:r>
      <w:r w:rsidRPr="00282DEC">
        <w:rPr>
          <w:rFonts w:cstheme="minorHAnsi"/>
          <w:i/>
          <w:sz w:val="22"/>
          <w:szCs w:val="22"/>
          <w:lang w:val="en-GB"/>
        </w:rPr>
        <w:t>,</w:t>
      </w:r>
      <m:oMath>
        <m:r>
          <w:rPr>
            <w:rFonts w:ascii="Cambria Math" w:eastAsiaTheme="minorEastAsia" w:hAnsi="Cambria Math" w:cstheme="minorHAnsi"/>
            <w:sz w:val="22"/>
            <w:szCs w:val="22"/>
            <w:lang w:val="en-GB"/>
          </w:rPr>
          <m:t xml:space="preserve"> </m:t>
        </m:r>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Pr="00282DEC">
        <w:rPr>
          <w:rFonts w:cstheme="minorHAnsi"/>
          <w:i/>
          <w:sz w:val="22"/>
          <w:szCs w:val="22"/>
          <w:lang w:val="en-GB"/>
        </w:rPr>
        <w:t xml:space="preserve"> and </w:t>
      </w:r>
      <w:r w:rsidR="0019612B" w:rsidRPr="00282DEC">
        <w:rPr>
          <w:rFonts w:cstheme="minorHAnsi"/>
          <w:i/>
          <w:sz w:val="22"/>
          <w:szCs w:val="22"/>
          <w:lang w:val="en-GB"/>
        </w:rPr>
        <w:t xml:space="preserve">(D) </w:t>
      </w:r>
      <w:r w:rsidR="00127DF6" w:rsidRPr="00282DEC">
        <w:rPr>
          <w:rFonts w:cstheme="minorHAnsi"/>
          <w:i/>
          <w:sz w:val="22"/>
          <w:szCs w:val="22"/>
          <w:lang w:val="en-GB"/>
        </w:rPr>
        <w:t xml:space="preserve">the </w:t>
      </w:r>
      <w:ins w:id="484" w:author="Max Lindmark" w:date="2020-09-10T12:42:00Z">
        <w:r w:rsidR="00EF519C" w:rsidRPr="00282DEC">
          <w:rPr>
            <w:rFonts w:cstheme="minorHAnsi"/>
            <w:i/>
            <w:sz w:val="22"/>
            <w:szCs w:val="22"/>
            <w:lang w:val="en-GB"/>
          </w:rPr>
          <w:t xml:space="preserve">global </w:t>
        </w:r>
      </w:ins>
      <w:r w:rsidRPr="00282DEC">
        <w:rPr>
          <w:rFonts w:cstheme="minorHAnsi"/>
          <w:i/>
          <w:sz w:val="22"/>
          <w:szCs w:val="22"/>
          <w:lang w:val="en-GB"/>
        </w:rPr>
        <w:t xml:space="preserve">mass-temperature interaction,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3</m:t>
                </m:r>
              </m:sub>
            </m:sSub>
          </m:sub>
        </m:sSub>
      </m:oMath>
      <w:del w:id="485" w:author="Jan Ohlberger" w:date="2020-05-22T15:09:00Z">
        <w:r w:rsidRPr="00282DEC" w:rsidDel="00E91C7C">
          <w:rPr>
            <w:rFonts w:eastAsiaTheme="minorEastAsia" w:cstheme="minorHAnsi"/>
            <w:i/>
            <w:sz w:val="22"/>
            <w:szCs w:val="22"/>
            <w:lang w:val="en-GB"/>
          </w:rPr>
          <w:delText>,</w:delText>
        </w:r>
        <w:r w:rsidRPr="00282DEC" w:rsidDel="00E91C7C">
          <w:rPr>
            <w:rFonts w:cstheme="minorHAnsi"/>
            <w:i/>
            <w:sz w:val="22"/>
            <w:szCs w:val="22"/>
            <w:lang w:val="en-GB"/>
          </w:rPr>
          <w:delText xml:space="preserve"> are shown in the bottom row</w:delText>
        </w:r>
      </w:del>
      <w:r w:rsidR="002C74A6" w:rsidRPr="00282DEC">
        <w:rPr>
          <w:rFonts w:cstheme="minorHAnsi"/>
          <w:i/>
          <w:sz w:val="22"/>
          <w:szCs w:val="22"/>
          <w:lang w:val="en-GB"/>
        </w:rPr>
        <w:t xml:space="preserve">. </w:t>
      </w:r>
      <w:r w:rsidR="003940B4" w:rsidRPr="00282DEC">
        <w:rPr>
          <w:rFonts w:cstheme="minorHAnsi"/>
          <w:i/>
          <w:sz w:val="22"/>
          <w:szCs w:val="22"/>
          <w:lang w:val="en-GB"/>
        </w:rPr>
        <w:t>D</w:t>
      </w:r>
      <w:r w:rsidRPr="00282DEC">
        <w:rPr>
          <w:rFonts w:cstheme="minorHAnsi"/>
          <w:i/>
          <w:sz w:val="22"/>
          <w:szCs w:val="22"/>
          <w:lang w:val="en-GB"/>
        </w:rPr>
        <w:t>ashed white line shows the posterior median</w:t>
      </w:r>
      <w:r w:rsidR="00A936F3" w:rsidRPr="00282DEC">
        <w:rPr>
          <w:rFonts w:cstheme="minorHAnsi"/>
          <w:i/>
          <w:sz w:val="22"/>
          <w:szCs w:val="22"/>
          <w:lang w:val="en-GB"/>
        </w:rPr>
        <w:t xml:space="preserve"> and </w:t>
      </w:r>
      <w:r w:rsidRPr="00282DEC">
        <w:rPr>
          <w:rFonts w:cstheme="minorHAnsi"/>
          <w:i/>
          <w:sz w:val="22"/>
          <w:szCs w:val="22"/>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49CAD5EB" w14:textId="029DAC60" w:rsidR="003C6BC7" w:rsidRDefault="003C6BC7" w:rsidP="00F700D0">
      <w:pPr>
        <w:spacing w:line="360" w:lineRule="auto"/>
        <w:contextualSpacing/>
        <w:jc w:val="both"/>
        <w:rPr>
          <w:rFonts w:cstheme="minorHAnsi"/>
          <w:b/>
          <w:bCs/>
          <w:i/>
          <w:iCs/>
          <w:lang w:val="en-GB"/>
        </w:rPr>
      </w:pPr>
    </w:p>
    <w:p w14:paraId="75EA9259" w14:textId="020AE528" w:rsidR="00453DBB" w:rsidRDefault="005D41EF" w:rsidP="00F700D0">
      <w:pPr>
        <w:spacing w:line="360" w:lineRule="auto"/>
        <w:contextualSpacing/>
        <w:jc w:val="both"/>
        <w:rPr>
          <w:rFonts w:cstheme="minorHAnsi"/>
          <w:b/>
          <w:bCs/>
          <w:i/>
          <w:iCs/>
          <w:lang w:val="en-GB"/>
        </w:rPr>
      </w:pPr>
      <w:r>
        <w:rPr>
          <w:rFonts w:cstheme="minorHAnsi"/>
          <w:b/>
          <w:bCs/>
          <w:i/>
          <w:iCs/>
          <w:noProof/>
          <w:lang w:val="en-GB"/>
        </w:rPr>
        <w:lastRenderedPageBreak/>
        <w:drawing>
          <wp:inline distT="0" distB="0" distL="0" distR="0" wp14:anchorId="7705DE95" wp14:editId="5268C082">
            <wp:extent cx="5731014" cy="273473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rotWithShape="1">
                    <a:blip r:embed="rId18" cstate="print">
                      <a:extLst>
                        <a:ext uri="{28A0092B-C50C-407E-A947-70E740481C1C}">
                          <a14:useLocalDpi xmlns:a14="http://schemas.microsoft.com/office/drawing/2010/main" val="0"/>
                        </a:ext>
                      </a:extLst>
                    </a:blip>
                    <a:srcRect t="30215" b="30743"/>
                    <a:stretch/>
                  </pic:blipFill>
                  <pic:spPr bwMode="auto">
                    <a:xfrm>
                      <a:off x="0" y="0"/>
                      <a:ext cx="5731510" cy="2734970"/>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64E6BDA1" w:rsidR="004D63B8" w:rsidRPr="00282DEC" w:rsidRDefault="004D63B8" w:rsidP="00F700D0">
      <w:pPr>
        <w:spacing w:line="360" w:lineRule="auto"/>
        <w:contextualSpacing/>
        <w:jc w:val="both"/>
        <w:rPr>
          <w:rFonts w:cstheme="minorHAnsi"/>
          <w:sz w:val="22"/>
          <w:szCs w:val="22"/>
          <w:lang w:val="en-GB"/>
        </w:rPr>
      </w:pPr>
      <w:r w:rsidRPr="00282DEC">
        <w:rPr>
          <w:rFonts w:cstheme="minorHAnsi"/>
          <w:b/>
          <w:bCs/>
          <w:i/>
          <w:iCs/>
          <w:sz w:val="22"/>
          <w:szCs w:val="22"/>
          <w:lang w:val="en-GB"/>
        </w:rPr>
        <w:t>Fig</w:t>
      </w:r>
      <w:r w:rsidR="00704B3C" w:rsidRPr="00282DEC">
        <w:rPr>
          <w:rFonts w:cstheme="minorHAnsi"/>
          <w:b/>
          <w:bCs/>
          <w:i/>
          <w:iCs/>
          <w:sz w:val="22"/>
          <w:szCs w:val="22"/>
          <w:lang w:val="en-GB"/>
        </w:rPr>
        <w:t>.</w:t>
      </w:r>
      <w:r w:rsidRPr="00282DEC">
        <w:rPr>
          <w:rFonts w:cstheme="minorHAnsi"/>
          <w:b/>
          <w:bCs/>
          <w:i/>
          <w:iCs/>
          <w:sz w:val="22"/>
          <w:szCs w:val="22"/>
          <w:lang w:val="en-GB"/>
        </w:rPr>
        <w:t xml:space="preserve"> </w:t>
      </w:r>
      <w:r w:rsidR="00140E2C" w:rsidRPr="00282DEC">
        <w:rPr>
          <w:rFonts w:cstheme="minorHAnsi"/>
          <w:b/>
          <w:bCs/>
          <w:i/>
          <w:iCs/>
          <w:sz w:val="22"/>
          <w:szCs w:val="22"/>
          <w:lang w:val="en-GB"/>
        </w:rPr>
        <w:t>2</w:t>
      </w:r>
      <w:r w:rsidRPr="00282DEC">
        <w:rPr>
          <w:rFonts w:cstheme="minorHAnsi"/>
          <w:i/>
          <w:iCs/>
          <w:sz w:val="22"/>
          <w:szCs w:val="22"/>
          <w:lang w:val="en-GB"/>
        </w:rPr>
        <w:t xml:space="preserve">. Natural log of </w:t>
      </w:r>
      <w:r w:rsidR="00173BC9" w:rsidRPr="00282DEC">
        <w:rPr>
          <w:rFonts w:cstheme="minorHAnsi"/>
          <w:i/>
          <w:iCs/>
          <w:sz w:val="22"/>
          <w:szCs w:val="22"/>
          <w:lang w:val="en-GB"/>
        </w:rPr>
        <w:t xml:space="preserve">mass-specific </w:t>
      </w:r>
      <w:r w:rsidRPr="00282DEC">
        <w:rPr>
          <w:rFonts w:cstheme="minorHAnsi"/>
          <w:i/>
          <w:iCs/>
          <w:sz w:val="22"/>
          <w:szCs w:val="22"/>
          <w:lang w:val="en-GB"/>
        </w:rPr>
        <w:t xml:space="preserve">maximum </w:t>
      </w:r>
      <w:commentRangeStart w:id="486"/>
      <w:commentRangeStart w:id="487"/>
      <w:r w:rsidRPr="00282DEC">
        <w:rPr>
          <w:rFonts w:cstheme="minorHAnsi"/>
          <w:i/>
          <w:iCs/>
          <w:sz w:val="22"/>
          <w:szCs w:val="22"/>
          <w:lang w:val="en-GB"/>
        </w:rPr>
        <w:t>consumption rate</w:t>
      </w:r>
      <w:r w:rsidR="00762BBE" w:rsidRPr="00282DEC">
        <w:rPr>
          <w:rFonts w:cstheme="minorHAnsi"/>
          <w:i/>
          <w:iCs/>
          <w:sz w:val="22"/>
          <w:szCs w:val="22"/>
          <w:lang w:val="en-GB"/>
        </w:rPr>
        <w:t xml:space="preserve"> (</w:t>
      </w:r>
      <w:r w:rsidR="00A54FB7" w:rsidRPr="00282DEC">
        <w:rPr>
          <w:rFonts w:cstheme="minorHAnsi"/>
          <w:i/>
          <w:iCs/>
          <w:sz w:val="22"/>
          <w:szCs w:val="22"/>
          <w:lang w:val="en-GB"/>
        </w:rPr>
        <w:t>A</w:t>
      </w:r>
      <w:r w:rsidR="0047512C" w:rsidRPr="00282DEC">
        <w:rPr>
          <w:rFonts w:cstheme="minorHAnsi"/>
          <w:i/>
          <w:iCs/>
          <w:sz w:val="22"/>
          <w:szCs w:val="22"/>
          <w:lang w:val="en-GB"/>
        </w:rPr>
        <w:t xml:space="preserve">) </w:t>
      </w:r>
      <w:r w:rsidR="00D30912" w:rsidRPr="00282DEC">
        <w:rPr>
          <w:rFonts w:cstheme="minorHAnsi"/>
          <w:i/>
          <w:iCs/>
          <w:sz w:val="22"/>
          <w:szCs w:val="22"/>
          <w:lang w:val="en-GB"/>
        </w:rPr>
        <w:t xml:space="preserve">and </w:t>
      </w:r>
      <w:r w:rsidR="00EB7219" w:rsidRPr="00282DEC">
        <w:rPr>
          <w:rFonts w:cstheme="minorHAnsi"/>
          <w:i/>
          <w:iCs/>
          <w:sz w:val="22"/>
          <w:szCs w:val="22"/>
          <w:lang w:val="en-GB"/>
        </w:rPr>
        <w:t>metabolic rate (</w:t>
      </w:r>
      <w:r w:rsidR="00A54FB7" w:rsidRPr="00282DEC">
        <w:rPr>
          <w:rFonts w:cstheme="minorHAnsi"/>
          <w:i/>
          <w:iCs/>
          <w:sz w:val="22"/>
          <w:szCs w:val="22"/>
          <w:lang w:val="en-GB"/>
        </w:rPr>
        <w:t>B</w:t>
      </w:r>
      <w:r w:rsidR="00EB7219" w:rsidRPr="00282DEC">
        <w:rPr>
          <w:rFonts w:cstheme="minorHAnsi"/>
          <w:i/>
          <w:iCs/>
          <w:sz w:val="22"/>
          <w:szCs w:val="22"/>
          <w:lang w:val="en-GB"/>
        </w:rPr>
        <w:t>)</w:t>
      </w:r>
      <w:r w:rsidR="00055D7B" w:rsidRPr="00282DEC">
        <w:rPr>
          <w:rFonts w:cstheme="minorHAnsi"/>
          <w:i/>
          <w:iCs/>
          <w:sz w:val="22"/>
          <w:szCs w:val="22"/>
          <w:lang w:val="en-GB"/>
        </w:rPr>
        <w:t xml:space="preserve"> </w:t>
      </w:r>
      <w:commentRangeEnd w:id="486"/>
      <w:r w:rsidR="00D8511B" w:rsidRPr="00282DEC">
        <w:rPr>
          <w:rStyle w:val="CommentReference"/>
          <w:sz w:val="22"/>
          <w:szCs w:val="22"/>
        </w:rPr>
        <w:commentReference w:id="486"/>
      </w:r>
      <w:commentRangeEnd w:id="487"/>
      <w:r w:rsidR="00D46DA0" w:rsidRPr="00282DEC">
        <w:rPr>
          <w:rStyle w:val="CommentReference"/>
          <w:sz w:val="22"/>
          <w:szCs w:val="22"/>
        </w:rPr>
        <w:commentReference w:id="487"/>
      </w:r>
      <w:r w:rsidR="00E509A5" w:rsidRPr="00282DEC">
        <w:rPr>
          <w:rFonts w:cstheme="minorHAnsi"/>
          <w:i/>
          <w:iCs/>
          <w:sz w:val="22"/>
          <w:szCs w:val="22"/>
          <w:lang w:val="en-GB"/>
        </w:rPr>
        <w:t xml:space="preserve">against </w:t>
      </w:r>
      <w:r w:rsidR="0088024B" w:rsidRPr="00282DEC">
        <w:rPr>
          <w:rFonts w:cstheme="minorHAnsi"/>
          <w:i/>
          <w:iCs/>
          <w:sz w:val="22"/>
          <w:szCs w:val="22"/>
          <w:lang w:val="en-GB"/>
        </w:rPr>
        <w:t xml:space="preserve">body </w:t>
      </w:r>
      <w:r w:rsidRPr="00282DEC">
        <w:rPr>
          <w:rFonts w:cstheme="minorHAnsi"/>
          <w:i/>
          <w:iCs/>
          <w:sz w:val="22"/>
          <w:szCs w:val="22"/>
          <w:lang w:val="en-GB"/>
        </w:rPr>
        <w:t>mass</w:t>
      </w:r>
      <w:r w:rsidR="000F2673" w:rsidRPr="00282DEC">
        <w:rPr>
          <w:rFonts w:cstheme="minorHAnsi"/>
          <w:i/>
          <w:iCs/>
          <w:sz w:val="22"/>
          <w:szCs w:val="22"/>
          <w:lang w:val="en-GB"/>
        </w:rPr>
        <w:t xml:space="preserve"> </w:t>
      </w:r>
      <w:r w:rsidR="000F2673" w:rsidRPr="00282DEC">
        <w:rPr>
          <w:rFonts w:cstheme="minorHAnsi"/>
          <w:i/>
          <w:sz w:val="22"/>
          <w:szCs w:val="22"/>
          <w:lang w:val="en-GB"/>
        </w:rPr>
        <w:t>on a logarithmic x-axis</w:t>
      </w:r>
      <w:r w:rsidRPr="00282DEC">
        <w:rPr>
          <w:rFonts w:cstheme="minorHAnsi"/>
          <w:i/>
          <w:iCs/>
          <w:sz w:val="22"/>
          <w:szCs w:val="22"/>
          <w:lang w:val="en-GB"/>
        </w:rPr>
        <w:t xml:space="preserve">. </w:t>
      </w:r>
      <w:r w:rsidR="0000025A" w:rsidRPr="00282DEC">
        <w:rPr>
          <w:rFonts w:cstheme="minorHAnsi"/>
          <w:i/>
          <w:sz w:val="22"/>
          <w:szCs w:val="22"/>
          <w:lang w:val="en-GB"/>
        </w:rPr>
        <w:t xml:space="preserve">Lines are global predictions at </w:t>
      </w:r>
      <w:r w:rsidR="008C25DE" w:rsidRPr="00282DEC">
        <w:rPr>
          <w:rFonts w:cstheme="minorHAnsi"/>
          <w:i/>
          <w:sz w:val="22"/>
          <w:szCs w:val="22"/>
          <w:lang w:val="en-GB"/>
        </w:rPr>
        <w:t xml:space="preserve">the </w:t>
      </w:r>
      <w:r w:rsidR="00191CF6" w:rsidRPr="00282DEC">
        <w:rPr>
          <w:rFonts w:cstheme="minorHAnsi"/>
          <w:i/>
          <w:sz w:val="22"/>
          <w:szCs w:val="22"/>
          <w:lang w:val="en-GB"/>
        </w:rPr>
        <w:t xml:space="preserve">average </w:t>
      </w:r>
      <w:r w:rsidR="0000025A" w:rsidRPr="00282DEC">
        <w:rPr>
          <w:rFonts w:cstheme="minorHAnsi"/>
          <w:i/>
          <w:sz w:val="22"/>
          <w:szCs w:val="22"/>
          <w:lang w:val="en-GB"/>
        </w:rPr>
        <w:t xml:space="preserve">temperature </w:t>
      </w:r>
      <w:r w:rsidR="008C25DE" w:rsidRPr="00282DEC">
        <w:rPr>
          <w:rFonts w:cstheme="minorHAnsi"/>
          <w:i/>
          <w:sz w:val="22"/>
          <w:szCs w:val="22"/>
          <w:lang w:val="en-GB"/>
        </w:rPr>
        <w:t xml:space="preserve">in each data set </w:t>
      </w:r>
      <w:r w:rsidR="00341782" w:rsidRPr="00282DEC">
        <w:rPr>
          <w:rFonts w:cstheme="minorHAnsi"/>
          <w:i/>
          <w:sz w:val="22"/>
          <w:szCs w:val="22"/>
          <w:lang w:val="en-GB"/>
        </w:rPr>
        <w:t xml:space="preserve">(both </w:t>
      </w:r>
      <w:r w:rsidR="0000025A" w:rsidRPr="00282DEC">
        <w:rPr>
          <w:rFonts w:cstheme="minorHAnsi"/>
          <w:i/>
          <w:sz w:val="22"/>
          <w:szCs w:val="22"/>
          <w:lang w:val="en-GB"/>
        </w:rPr>
        <w:t>1</w:t>
      </w:r>
      <w:r w:rsidR="00341782" w:rsidRPr="00282DEC">
        <w:rPr>
          <w:rFonts w:cstheme="minorHAnsi"/>
          <w:i/>
          <w:sz w:val="22"/>
          <w:szCs w:val="22"/>
          <w:lang w:val="en-GB"/>
        </w:rPr>
        <w:t>9</w:t>
      </w:r>
      <m:oMath>
        <m:r>
          <w:rPr>
            <w:rFonts w:ascii="Cambria Math" w:hAnsi="Cambria Math" w:cstheme="minorHAnsi"/>
            <w:sz w:val="22"/>
            <w:szCs w:val="22"/>
            <w:lang w:val="en-GB"/>
          </w:rPr>
          <m:t>℃</m:t>
        </m:r>
      </m:oMath>
      <w:r w:rsidR="00A52AA6" w:rsidRPr="00282DEC">
        <w:rPr>
          <w:rFonts w:eastAsiaTheme="minorEastAsia" w:cstheme="minorHAnsi"/>
          <w:i/>
          <w:sz w:val="22"/>
          <w:szCs w:val="22"/>
          <w:lang w:val="en-GB"/>
        </w:rPr>
        <w:t>, but n</w:t>
      </w:r>
      <w:r w:rsidR="0000025A" w:rsidRPr="00282DEC">
        <w:rPr>
          <w:rFonts w:eastAsiaTheme="minorEastAsia" w:cstheme="minorHAnsi"/>
          <w:i/>
          <w:sz w:val="22"/>
          <w:szCs w:val="22"/>
          <w:lang w:val="en-GB"/>
        </w:rPr>
        <w:t xml:space="preserve">ote the model is fitted using </w:t>
      </w:r>
      <w:r w:rsidR="0000025A" w:rsidRPr="00282DEC">
        <w:rPr>
          <w:rFonts w:cstheme="minorHAnsi"/>
          <w:i/>
          <w:sz w:val="22"/>
          <w:szCs w:val="22"/>
          <w:lang w:val="en-GB"/>
        </w:rPr>
        <w:t>mean</w:t>
      </w:r>
      <w:r w:rsidR="00477645" w:rsidRPr="00282DEC">
        <w:rPr>
          <w:rFonts w:cstheme="minorHAnsi"/>
          <w:i/>
          <w:sz w:val="22"/>
          <w:szCs w:val="22"/>
          <w:lang w:val="en-GB"/>
        </w:rPr>
        <w:t>-</w:t>
      </w:r>
      <w:r w:rsidR="00AE2E5E" w:rsidRPr="00282DEC">
        <w:rPr>
          <w:rFonts w:cstheme="minorHAnsi"/>
          <w:i/>
          <w:sz w:val="22"/>
          <w:szCs w:val="22"/>
          <w:lang w:val="en-GB"/>
        </w:rPr>
        <w:t>centred</w:t>
      </w:r>
      <w:r w:rsidR="00EE712D" w:rsidRPr="00282DEC">
        <w:rPr>
          <w:rFonts w:cstheme="minorHAnsi"/>
          <w:i/>
          <w:sz w:val="22"/>
          <w:szCs w:val="22"/>
          <w:lang w:val="en-GB"/>
        </w:rPr>
        <w:t xml:space="preserve"> </w:t>
      </w:r>
      <w:r w:rsidR="0000025A" w:rsidRPr="00282DEC">
        <w:rPr>
          <w:rFonts w:cstheme="minorHAnsi"/>
          <w:i/>
          <w:sz w:val="22"/>
          <w:szCs w:val="22"/>
          <w:lang w:val="en-GB"/>
        </w:rPr>
        <w:t>Arrhenius temperature</w:t>
      </w:r>
      <w:r w:rsidR="00AC78BC" w:rsidRPr="00282DEC">
        <w:rPr>
          <w:rFonts w:cstheme="minorHAnsi"/>
          <w:i/>
          <w:sz w:val="22"/>
          <w:szCs w:val="22"/>
          <w:lang w:val="en-GB"/>
        </w:rPr>
        <w:t>)</w:t>
      </w:r>
      <w:r w:rsidR="0000025A" w:rsidRPr="00282DEC">
        <w:rPr>
          <w:rFonts w:cstheme="minorHAnsi"/>
          <w:i/>
          <w:sz w:val="22"/>
          <w:szCs w:val="22"/>
          <w:lang w:val="en-GB"/>
        </w:rPr>
        <w:t>.</w:t>
      </w:r>
      <w:r w:rsidR="00754FD4" w:rsidRPr="00282DEC">
        <w:rPr>
          <w:rFonts w:cstheme="minorHAnsi"/>
          <w:i/>
          <w:sz w:val="22"/>
          <w:szCs w:val="22"/>
          <w:lang w:val="en-GB"/>
        </w:rPr>
        <w:t xml:space="preserve"> </w:t>
      </w:r>
      <w:r w:rsidRPr="00282DEC">
        <w:rPr>
          <w:rFonts w:cstheme="minorHAnsi"/>
          <w:i/>
          <w:iCs/>
          <w:sz w:val="22"/>
          <w:szCs w:val="22"/>
          <w:lang w:val="en-GB"/>
        </w:rPr>
        <w:t xml:space="preserve">Shaded areas correspond to 80% and 95% credible </w:t>
      </w:r>
      <w:r w:rsidR="007F5D88" w:rsidRPr="00282DEC">
        <w:rPr>
          <w:rFonts w:cstheme="minorHAnsi"/>
          <w:i/>
          <w:iCs/>
          <w:sz w:val="22"/>
          <w:szCs w:val="22"/>
          <w:lang w:val="en-GB"/>
        </w:rPr>
        <w:t>interval</w:t>
      </w:r>
      <w:r w:rsidR="00367A77" w:rsidRPr="00282DEC">
        <w:rPr>
          <w:rFonts w:cstheme="minorHAnsi"/>
          <w:i/>
          <w:iCs/>
          <w:sz w:val="22"/>
          <w:szCs w:val="22"/>
          <w:lang w:val="en-GB"/>
        </w:rPr>
        <w:t>s</w:t>
      </w:r>
      <w:r w:rsidR="006B546E" w:rsidRPr="00282DEC">
        <w:rPr>
          <w:rFonts w:cstheme="minorHAnsi"/>
          <w:i/>
          <w:iCs/>
          <w:sz w:val="22"/>
          <w:szCs w:val="22"/>
          <w:lang w:val="en-GB"/>
        </w:rPr>
        <w:t xml:space="preserve">. </w:t>
      </w:r>
      <w:r w:rsidR="00A865EA" w:rsidRPr="00282DEC">
        <w:rPr>
          <w:rFonts w:cstheme="minorHAnsi"/>
          <w:i/>
          <w:iCs/>
          <w:sz w:val="22"/>
          <w:szCs w:val="22"/>
          <w:lang w:val="en-GB"/>
        </w:rPr>
        <w:t>Species are grouped by colour (</w:t>
      </w:r>
      <w:commentRangeStart w:id="488"/>
      <w:commentRangeStart w:id="489"/>
      <w:r w:rsidR="00A865EA" w:rsidRPr="00282DEC">
        <w:rPr>
          <w:rFonts w:cstheme="minorHAnsi"/>
          <w:i/>
          <w:iCs/>
          <w:sz w:val="22"/>
          <w:szCs w:val="22"/>
          <w:lang w:val="en-GB"/>
        </w:rPr>
        <w:t>legend not shown</w:t>
      </w:r>
      <w:commentRangeEnd w:id="488"/>
      <w:r w:rsidR="00863565" w:rsidRPr="00282DEC">
        <w:rPr>
          <w:rStyle w:val="CommentReference"/>
          <w:sz w:val="22"/>
          <w:szCs w:val="22"/>
        </w:rPr>
        <w:commentReference w:id="488"/>
      </w:r>
      <w:commentRangeEnd w:id="489"/>
      <w:r w:rsidR="00BF74F8" w:rsidRPr="00282DEC">
        <w:rPr>
          <w:rStyle w:val="CommentReference"/>
          <w:sz w:val="22"/>
          <w:szCs w:val="22"/>
        </w:rPr>
        <w:commentReference w:id="489"/>
      </w:r>
      <w:r w:rsidR="00A865EA" w:rsidRPr="00282DEC">
        <w:rPr>
          <w:rFonts w:cstheme="minorHAnsi"/>
          <w:i/>
          <w:iCs/>
          <w:sz w:val="22"/>
          <w:szCs w:val="22"/>
          <w:lang w:val="en-GB"/>
        </w:rPr>
        <w:t xml:space="preserve">, </w:t>
      </w:r>
      <w:r w:rsidR="00C424C9" w:rsidRPr="00282DEC">
        <w:rPr>
          <w:rFonts w:cstheme="minorHAnsi"/>
          <w:i/>
          <w:iCs/>
          <w:sz w:val="22"/>
          <w:szCs w:val="22"/>
          <w:lang w:val="en-GB"/>
        </w:rPr>
        <w:t>n=20</w:t>
      </w:r>
      <w:r w:rsidR="00012083" w:rsidRPr="00282DEC">
        <w:rPr>
          <w:rFonts w:cstheme="minorHAnsi"/>
          <w:i/>
          <w:iCs/>
          <w:sz w:val="22"/>
          <w:szCs w:val="22"/>
          <w:lang w:val="en-GB"/>
        </w:rPr>
        <w:t xml:space="preserve"> </w:t>
      </w:r>
      <w:r w:rsidR="00A75733" w:rsidRPr="00282DEC">
        <w:rPr>
          <w:rFonts w:cstheme="minorHAnsi"/>
          <w:i/>
          <w:iCs/>
          <w:sz w:val="22"/>
          <w:szCs w:val="22"/>
          <w:lang w:val="en-GB"/>
        </w:rPr>
        <w:t xml:space="preserve">for </w:t>
      </w:r>
      <w:r w:rsidR="00C424C9" w:rsidRPr="00282DEC">
        <w:rPr>
          <w:rFonts w:cstheme="minorHAnsi"/>
          <w:i/>
          <w:iCs/>
          <w:sz w:val="22"/>
          <w:szCs w:val="22"/>
          <w:lang w:val="en-GB"/>
        </w:rPr>
        <w:t>consumption</w:t>
      </w:r>
      <w:r w:rsidR="005176EE" w:rsidRPr="00282DEC">
        <w:rPr>
          <w:rFonts w:cstheme="minorHAnsi"/>
          <w:i/>
          <w:iCs/>
          <w:sz w:val="22"/>
          <w:szCs w:val="22"/>
          <w:lang w:val="en-GB"/>
        </w:rPr>
        <w:t xml:space="preserve"> and n=34 for metabolism</w:t>
      </w:r>
      <w:r w:rsidR="00A75733" w:rsidRPr="00282DEC">
        <w:rPr>
          <w:rFonts w:cstheme="minorHAnsi"/>
          <w:i/>
          <w:iCs/>
          <w:sz w:val="22"/>
          <w:szCs w:val="22"/>
          <w:lang w:val="en-GB"/>
        </w:rPr>
        <w:t>, respectively</w:t>
      </w:r>
      <w:r w:rsidR="00D55250" w:rsidRPr="00282DEC">
        <w:rPr>
          <w:rFonts w:cstheme="minorHAnsi"/>
          <w:i/>
          <w:iCs/>
          <w:sz w:val="22"/>
          <w:szCs w:val="22"/>
          <w:lang w:val="en-GB"/>
        </w:rPr>
        <w:t>)</w:t>
      </w:r>
      <w:commentRangeStart w:id="490"/>
      <w:commentRangeStart w:id="491"/>
      <w:r w:rsidR="00D55250" w:rsidRPr="00282DEC">
        <w:rPr>
          <w:rFonts w:cstheme="minorHAnsi"/>
          <w:i/>
          <w:iCs/>
          <w:sz w:val="22"/>
          <w:szCs w:val="22"/>
          <w:lang w:val="en-GB"/>
        </w:rPr>
        <w:t>.</w:t>
      </w:r>
      <w:commentRangeEnd w:id="490"/>
      <w:r w:rsidR="00863565" w:rsidRPr="00282DEC">
        <w:rPr>
          <w:rStyle w:val="CommentReference"/>
          <w:sz w:val="22"/>
          <w:szCs w:val="22"/>
        </w:rPr>
        <w:commentReference w:id="490"/>
      </w:r>
      <w:commentRangeEnd w:id="491"/>
      <w:r w:rsidR="009E740E" w:rsidRPr="00282DEC">
        <w:rPr>
          <w:rStyle w:val="CommentReference"/>
          <w:sz w:val="22"/>
          <w:szCs w:val="22"/>
        </w:rPr>
        <w:commentReference w:id="491"/>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Default="003B4E89" w:rsidP="002E3379">
      <w:pPr>
        <w:spacing w:line="480" w:lineRule="auto"/>
        <w:contextualSpacing/>
        <w:jc w:val="center"/>
        <w:rPr>
          <w:rFonts w:cstheme="minorHAnsi"/>
          <w:noProof/>
          <w:lang w:eastAsia="sv-SE"/>
        </w:rPr>
      </w:pPr>
    </w:p>
    <w:p w14:paraId="375A8669" w14:textId="036E8306" w:rsidR="00746DF8" w:rsidRDefault="00746DF8" w:rsidP="002E3379">
      <w:pPr>
        <w:spacing w:line="480" w:lineRule="auto"/>
        <w:contextualSpacing/>
        <w:jc w:val="center"/>
        <w:rPr>
          <w:rFonts w:cstheme="minorHAnsi"/>
          <w:noProof/>
          <w:lang w:eastAsia="sv-SE"/>
        </w:rPr>
      </w:pPr>
    </w:p>
    <w:p w14:paraId="41A52378" w14:textId="774E8576" w:rsidR="00746DF8" w:rsidRDefault="00746DF8" w:rsidP="002E3379">
      <w:pPr>
        <w:spacing w:line="480" w:lineRule="auto"/>
        <w:contextualSpacing/>
        <w:jc w:val="center"/>
        <w:rPr>
          <w:rFonts w:cstheme="minorHAnsi"/>
          <w:noProof/>
          <w:lang w:eastAsia="sv-SE"/>
        </w:rPr>
      </w:pPr>
    </w:p>
    <w:p w14:paraId="1A62FC07" w14:textId="626B4B45" w:rsidR="00746DF8" w:rsidRDefault="00746DF8" w:rsidP="002E3379">
      <w:pPr>
        <w:spacing w:line="480" w:lineRule="auto"/>
        <w:contextualSpacing/>
        <w:jc w:val="center"/>
        <w:rPr>
          <w:rFonts w:cstheme="minorHAnsi"/>
          <w:noProof/>
          <w:lang w:eastAsia="sv-SE"/>
        </w:rPr>
      </w:pPr>
    </w:p>
    <w:p w14:paraId="49336EC8" w14:textId="552DCAE4" w:rsidR="00746DF8" w:rsidRDefault="00746DF8" w:rsidP="002E3379">
      <w:pPr>
        <w:spacing w:line="480" w:lineRule="auto"/>
        <w:contextualSpacing/>
        <w:jc w:val="center"/>
        <w:rPr>
          <w:rFonts w:cstheme="minorHAnsi"/>
          <w:noProof/>
          <w:lang w:eastAsia="sv-SE"/>
        </w:rPr>
      </w:pPr>
    </w:p>
    <w:p w14:paraId="58CD7DAB" w14:textId="5E5AF817" w:rsidR="00746DF8" w:rsidRDefault="00746DF8" w:rsidP="002E3379">
      <w:pPr>
        <w:spacing w:line="480" w:lineRule="auto"/>
        <w:contextualSpacing/>
        <w:jc w:val="center"/>
        <w:rPr>
          <w:rFonts w:cstheme="minorHAnsi"/>
          <w:noProof/>
          <w:lang w:eastAsia="sv-SE"/>
        </w:rPr>
      </w:pPr>
    </w:p>
    <w:p w14:paraId="62EC6491" w14:textId="21DB0331" w:rsidR="00746DF8" w:rsidRDefault="00746DF8" w:rsidP="002E3379">
      <w:pPr>
        <w:spacing w:line="480" w:lineRule="auto"/>
        <w:contextualSpacing/>
        <w:jc w:val="center"/>
        <w:rPr>
          <w:rFonts w:cstheme="minorHAnsi"/>
          <w:noProof/>
          <w:lang w:eastAsia="sv-SE"/>
        </w:rPr>
      </w:pPr>
    </w:p>
    <w:p w14:paraId="6A163395" w14:textId="70C5D196" w:rsidR="00746DF8" w:rsidRDefault="00746DF8" w:rsidP="002E3379">
      <w:pPr>
        <w:spacing w:line="480" w:lineRule="auto"/>
        <w:contextualSpacing/>
        <w:jc w:val="center"/>
        <w:rPr>
          <w:rFonts w:cstheme="minorHAnsi"/>
          <w:noProof/>
          <w:lang w:eastAsia="sv-SE"/>
        </w:rPr>
      </w:pPr>
    </w:p>
    <w:p w14:paraId="70066E5C" w14:textId="41C4BDD3" w:rsidR="00746DF8" w:rsidRDefault="00746DF8" w:rsidP="002E3379">
      <w:pPr>
        <w:spacing w:line="480" w:lineRule="auto"/>
        <w:contextualSpacing/>
        <w:jc w:val="center"/>
        <w:rPr>
          <w:rFonts w:cstheme="minorHAnsi"/>
          <w:noProof/>
          <w:lang w:eastAsia="sv-SE"/>
        </w:rPr>
      </w:pPr>
    </w:p>
    <w:p w14:paraId="64B8DEBF" w14:textId="70C54291" w:rsidR="00746DF8" w:rsidRDefault="00746DF8" w:rsidP="008C0FA2">
      <w:pPr>
        <w:spacing w:line="480" w:lineRule="auto"/>
        <w:contextualSpacing/>
        <w:jc w:val="center"/>
        <w:rPr>
          <w:rFonts w:cstheme="minorHAnsi"/>
        </w:rPr>
      </w:pPr>
    </w:p>
    <w:p w14:paraId="5A97B686" w14:textId="110E23E3" w:rsidR="002E67B6" w:rsidRDefault="002E67B6" w:rsidP="008C0FA2">
      <w:pPr>
        <w:spacing w:line="480" w:lineRule="auto"/>
        <w:contextualSpacing/>
        <w:jc w:val="center"/>
        <w:rPr>
          <w:rFonts w:cstheme="minorHAnsi"/>
        </w:rPr>
      </w:pPr>
    </w:p>
    <w:p w14:paraId="668369FE" w14:textId="74507420" w:rsidR="002E67B6" w:rsidRPr="005356A3" w:rsidRDefault="006D343A" w:rsidP="008C0FA2">
      <w:pPr>
        <w:spacing w:line="480" w:lineRule="auto"/>
        <w:contextualSpacing/>
        <w:jc w:val="center"/>
        <w:rPr>
          <w:rFonts w:cstheme="minorHAnsi"/>
        </w:rPr>
      </w:pPr>
      <w:r>
        <w:rPr>
          <w:rFonts w:cstheme="minorHAnsi"/>
          <w:noProof/>
        </w:rPr>
        <w:lastRenderedPageBreak/>
        <w:drawing>
          <wp:inline distT="0" distB="0" distL="0" distR="0" wp14:anchorId="4D83E291" wp14:editId="1A96B858">
            <wp:extent cx="5731510" cy="70053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005320"/>
                    </a:xfrm>
                    <a:prstGeom prst="rect">
                      <a:avLst/>
                    </a:prstGeom>
                  </pic:spPr>
                </pic:pic>
              </a:graphicData>
            </a:graphic>
          </wp:inline>
        </w:drawing>
      </w:r>
    </w:p>
    <w:p w14:paraId="6A0B48CD" w14:textId="239BC761" w:rsidR="000528C4" w:rsidRPr="00A10F2F" w:rsidRDefault="000528C4" w:rsidP="00AE33C5">
      <w:pPr>
        <w:spacing w:line="360" w:lineRule="auto"/>
        <w:contextualSpacing/>
        <w:jc w:val="both"/>
        <w:rPr>
          <w:rFonts w:cstheme="minorHAnsi"/>
          <w:i/>
          <w:iCs/>
          <w:sz w:val="22"/>
          <w:szCs w:val="22"/>
          <w:lang w:val="en-GB"/>
        </w:rPr>
      </w:pPr>
      <w:r w:rsidRPr="00A10F2F">
        <w:rPr>
          <w:rFonts w:cstheme="minorHAnsi"/>
          <w:b/>
          <w:bCs/>
          <w:i/>
          <w:iCs/>
          <w:sz w:val="22"/>
          <w:szCs w:val="22"/>
          <w:lang w:val="en-GB"/>
        </w:rPr>
        <w:t>Fig</w:t>
      </w:r>
      <w:r w:rsidR="00B637F1" w:rsidRPr="00A10F2F">
        <w:rPr>
          <w:rFonts w:cstheme="minorHAnsi"/>
          <w:b/>
          <w:bCs/>
          <w:i/>
          <w:iCs/>
          <w:sz w:val="22"/>
          <w:szCs w:val="22"/>
          <w:lang w:val="en-GB"/>
        </w:rPr>
        <w:t>.</w:t>
      </w:r>
      <w:r w:rsidRPr="00A10F2F">
        <w:rPr>
          <w:rFonts w:cstheme="minorHAnsi"/>
          <w:b/>
          <w:bCs/>
          <w:i/>
          <w:iCs/>
          <w:sz w:val="22"/>
          <w:szCs w:val="22"/>
          <w:lang w:val="en-GB"/>
        </w:rPr>
        <w:t xml:space="preserve"> </w:t>
      </w:r>
      <w:r w:rsidR="00140E2C" w:rsidRPr="00A10F2F">
        <w:rPr>
          <w:rFonts w:cstheme="minorHAnsi"/>
          <w:b/>
          <w:bCs/>
          <w:i/>
          <w:iCs/>
          <w:sz w:val="22"/>
          <w:szCs w:val="22"/>
          <w:lang w:val="en-GB"/>
        </w:rPr>
        <w:t>3</w:t>
      </w:r>
      <w:r w:rsidRPr="00A10F2F">
        <w:rPr>
          <w:rFonts w:cstheme="minorHAnsi"/>
          <w:i/>
          <w:iCs/>
          <w:sz w:val="22"/>
          <w:szCs w:val="22"/>
          <w:lang w:val="en-GB"/>
        </w:rPr>
        <w:t xml:space="preserve">. </w:t>
      </w:r>
      <w:r w:rsidR="00F33E70" w:rsidRPr="00A10F2F">
        <w:rPr>
          <w:rFonts w:cstheme="minorHAnsi"/>
          <w:i/>
          <w:iCs/>
          <w:sz w:val="22"/>
          <w:szCs w:val="22"/>
          <w:lang w:val="en-GB"/>
        </w:rPr>
        <w:t xml:space="preserve"> </w:t>
      </w:r>
      <w:r w:rsidR="00534A60" w:rsidRPr="00A10F2F">
        <w:rPr>
          <w:rFonts w:cstheme="minorHAnsi"/>
          <w:i/>
          <w:iCs/>
          <w:sz w:val="22"/>
          <w:szCs w:val="22"/>
          <w:lang w:val="en-GB"/>
        </w:rPr>
        <w:t xml:space="preserve">Global and species-level effects of mass- and temperature on </w:t>
      </w:r>
      <w:r w:rsidR="00AA066D" w:rsidRPr="00A10F2F">
        <w:rPr>
          <w:rFonts w:cstheme="minorHAnsi"/>
          <w:i/>
          <w:iCs/>
          <w:sz w:val="22"/>
          <w:szCs w:val="22"/>
          <w:lang w:val="en-GB"/>
        </w:rPr>
        <w:t xml:space="preserve">specific </w:t>
      </w:r>
      <w:r w:rsidR="00534A60" w:rsidRPr="00A10F2F">
        <w:rPr>
          <w:rFonts w:cstheme="minorHAnsi"/>
          <w:i/>
          <w:iCs/>
          <w:sz w:val="22"/>
          <w:szCs w:val="22"/>
          <w:lang w:val="en-GB"/>
        </w:rPr>
        <w:t xml:space="preserve">maximum consumption and metabolic rate. </w:t>
      </w:r>
      <w:r w:rsidR="00F33E70" w:rsidRPr="00A10F2F">
        <w:rPr>
          <w:rFonts w:cstheme="minorHAnsi"/>
          <w:i/>
          <w:iCs/>
          <w:sz w:val="22"/>
          <w:szCs w:val="22"/>
          <w:lang w:val="en-GB"/>
        </w:rPr>
        <w:t xml:space="preserve">Vertical lines </w:t>
      </w:r>
      <w:r w:rsidR="003A710F" w:rsidRPr="00A10F2F">
        <w:rPr>
          <w:rFonts w:cstheme="minorHAnsi"/>
          <w:i/>
          <w:iCs/>
          <w:sz w:val="22"/>
          <w:szCs w:val="22"/>
          <w:lang w:val="en-GB"/>
        </w:rPr>
        <w:t xml:space="preserve">show </w:t>
      </w:r>
      <w:r w:rsidR="00C33E1A" w:rsidRPr="00A10F2F">
        <w:rPr>
          <w:rFonts w:cstheme="minorHAnsi"/>
          <w:i/>
          <w:iCs/>
          <w:sz w:val="22"/>
          <w:szCs w:val="22"/>
          <w:lang w:val="en-GB"/>
        </w:rPr>
        <w:t xml:space="preserve">the </w:t>
      </w:r>
      <w:r w:rsidR="00F33E70" w:rsidRPr="00A10F2F">
        <w:rPr>
          <w:rFonts w:cstheme="minorHAnsi"/>
          <w:i/>
          <w:iCs/>
          <w:sz w:val="22"/>
          <w:szCs w:val="22"/>
          <w:lang w:val="en-GB"/>
        </w:rPr>
        <w:t>p</w:t>
      </w:r>
      <w:r w:rsidRPr="00A10F2F">
        <w:rPr>
          <w:rFonts w:cstheme="minorHAnsi"/>
          <w:i/>
          <w:iCs/>
          <w:sz w:val="22"/>
          <w:szCs w:val="22"/>
          <w:lang w:val="en-GB"/>
        </w:rPr>
        <w:t xml:space="preserve">osterior medians of </w:t>
      </w:r>
      <w:r w:rsidR="00E13846" w:rsidRPr="00A10F2F">
        <w:rPr>
          <w:rFonts w:cstheme="minorHAnsi"/>
          <w:i/>
          <w:iCs/>
          <w:sz w:val="22"/>
          <w:szCs w:val="22"/>
          <w:lang w:val="en-GB"/>
        </w:rPr>
        <w:t xml:space="preserve">the global </w:t>
      </w:r>
      <w:r w:rsidRPr="00A10F2F">
        <w:rPr>
          <w:rFonts w:cstheme="minorHAnsi"/>
          <w:i/>
          <w:iCs/>
          <w:sz w:val="22"/>
          <w:szCs w:val="22"/>
          <w:lang w:val="en-GB"/>
        </w:rPr>
        <w:t>activation energies and mass</w:t>
      </w:r>
      <w:r w:rsidR="0010623B" w:rsidRPr="00A10F2F">
        <w:rPr>
          <w:rFonts w:cstheme="minorHAnsi"/>
          <w:i/>
          <w:iCs/>
          <w:sz w:val="22"/>
          <w:szCs w:val="22"/>
          <w:lang w:val="en-GB"/>
        </w:rPr>
        <w:t xml:space="preserve"> </w:t>
      </w:r>
      <w:r w:rsidR="0027749E" w:rsidRPr="00A10F2F">
        <w:rPr>
          <w:rFonts w:cstheme="minorHAnsi"/>
          <w:i/>
          <w:iCs/>
          <w:sz w:val="22"/>
          <w:szCs w:val="22"/>
          <w:lang w:val="en-GB"/>
        </w:rPr>
        <w:t>exponen</w:t>
      </w:r>
      <w:r w:rsidR="00841914" w:rsidRPr="00A10F2F">
        <w:rPr>
          <w:rFonts w:cstheme="minorHAnsi"/>
          <w:i/>
          <w:iCs/>
          <w:sz w:val="22"/>
          <w:szCs w:val="22"/>
          <w:lang w:val="en-GB"/>
        </w:rPr>
        <w:t>t</w:t>
      </w:r>
      <w:r w:rsidR="006656BD" w:rsidRPr="00A10F2F">
        <w:rPr>
          <w:rFonts w:cstheme="minorHAnsi"/>
          <w:i/>
          <w:iCs/>
          <w:sz w:val="22"/>
          <w:szCs w:val="22"/>
          <w:lang w:val="en-GB"/>
        </w:rPr>
        <w:t>s</w:t>
      </w:r>
      <w:r w:rsidRPr="00A10F2F">
        <w:rPr>
          <w:rFonts w:cstheme="minorHAnsi"/>
          <w:i/>
          <w:iCs/>
          <w:sz w:val="22"/>
          <w:szCs w:val="22"/>
          <w:lang w:val="en-GB"/>
        </w:rPr>
        <w:t xml:space="preserve"> </w:t>
      </w:r>
      <w:r w:rsidR="004206DD" w:rsidRPr="00A10F2F">
        <w:rPr>
          <w:rFonts w:cstheme="minorHAnsi"/>
          <w:i/>
          <w:iCs/>
          <w:sz w:val="22"/>
          <w:szCs w:val="22"/>
          <w:lang w:val="en-GB"/>
        </w:rPr>
        <w:t>of maximum consumption</w:t>
      </w:r>
      <w:r w:rsidR="004E1284" w:rsidRPr="00A10F2F">
        <w:rPr>
          <w:rFonts w:cstheme="minorHAnsi"/>
          <w:i/>
          <w:iCs/>
          <w:sz w:val="22"/>
          <w:szCs w:val="22"/>
          <w:lang w:val="en-GB"/>
        </w:rPr>
        <w:t xml:space="preserve"> </w:t>
      </w:r>
      <w:r w:rsidR="004F3376" w:rsidRPr="00A10F2F">
        <w:rPr>
          <w:rFonts w:cstheme="minorHAnsi"/>
          <w:i/>
          <w:iCs/>
          <w:sz w:val="22"/>
          <w:szCs w:val="22"/>
          <w:lang w:val="en-GB"/>
        </w:rPr>
        <w:t>and metabolism</w:t>
      </w:r>
      <w:r w:rsidR="0037292C" w:rsidRPr="00A10F2F">
        <w:rPr>
          <w:rFonts w:cstheme="minorHAnsi"/>
          <w:i/>
          <w:iCs/>
          <w:sz w:val="22"/>
          <w:szCs w:val="22"/>
          <w:lang w:val="en-GB"/>
        </w:rPr>
        <w:t xml:space="preserve">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37292C" w:rsidRPr="00A10F2F">
        <w:rPr>
          <w:rFonts w:cstheme="minorHAnsi"/>
          <w:i/>
          <w:iCs/>
          <w:sz w:val="22"/>
          <w:szCs w:val="22"/>
          <w:lang w:val="en-GB"/>
        </w:rPr>
        <w:t xml:space="preserve"> and </w:t>
      </w:r>
      <m:oMath>
        <m:sSub>
          <m:sSubPr>
            <m:ctrlPr>
              <w:rPr>
                <w:rFonts w:ascii="Cambria Math" w:eastAsiaTheme="minorEastAsia" w:hAnsi="Cambria Math" w:cstheme="minorHAnsi"/>
                <w:i/>
                <w:iCs/>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2</m:t>
                </m:r>
              </m:sub>
            </m:sSub>
          </m:sub>
        </m:sSub>
      </m:oMath>
      <w:r w:rsidR="0037292C" w:rsidRPr="00A10F2F">
        <w:rPr>
          <w:rFonts w:cstheme="minorHAnsi"/>
          <w:i/>
          <w:iCs/>
          <w:sz w:val="22"/>
          <w:szCs w:val="22"/>
          <w:lang w:val="en-GB"/>
        </w:rPr>
        <w:t xml:space="preserve"> in Eqs. 6-8 for the mass and temperature coefficients, respectively)</w:t>
      </w:r>
      <w:r w:rsidR="000772B9" w:rsidRPr="00A10F2F">
        <w:rPr>
          <w:rFonts w:cstheme="minorHAnsi"/>
          <w:i/>
          <w:iCs/>
          <w:sz w:val="22"/>
          <w:szCs w:val="22"/>
          <w:lang w:val="en-GB"/>
        </w:rPr>
        <w:t>.</w:t>
      </w:r>
      <w:r w:rsidR="0072480A" w:rsidRPr="00A10F2F">
        <w:rPr>
          <w:rFonts w:cstheme="minorHAnsi"/>
          <w:i/>
          <w:iCs/>
          <w:sz w:val="22"/>
          <w:szCs w:val="22"/>
          <w:lang w:val="en-GB"/>
        </w:rPr>
        <w:t xml:space="preserve"> </w:t>
      </w:r>
      <w:r w:rsidR="00C7017A" w:rsidRPr="00A10F2F">
        <w:rPr>
          <w:rFonts w:cstheme="minorHAnsi"/>
          <w:i/>
          <w:iCs/>
          <w:sz w:val="22"/>
          <w:szCs w:val="22"/>
          <w:lang w:val="en-GB"/>
        </w:rPr>
        <w:t>The s</w:t>
      </w:r>
      <w:r w:rsidR="00EA25F2" w:rsidRPr="00A10F2F">
        <w:rPr>
          <w:rFonts w:cstheme="minorHAnsi"/>
          <w:i/>
          <w:iCs/>
          <w:sz w:val="22"/>
          <w:szCs w:val="22"/>
          <w:lang w:val="en-GB"/>
        </w:rPr>
        <w:t xml:space="preserve">haded vertical </w:t>
      </w:r>
      <w:r w:rsidR="00C7017A" w:rsidRPr="00A10F2F">
        <w:rPr>
          <w:rFonts w:cstheme="minorHAnsi"/>
          <w:i/>
          <w:iCs/>
          <w:sz w:val="22"/>
          <w:szCs w:val="22"/>
          <w:lang w:val="en-GB"/>
        </w:rPr>
        <w:t xml:space="preserve">bars </w:t>
      </w:r>
      <w:r w:rsidR="00B52B9C" w:rsidRPr="00A10F2F">
        <w:rPr>
          <w:rFonts w:cstheme="minorHAnsi"/>
          <w:i/>
          <w:iCs/>
          <w:sz w:val="22"/>
          <w:szCs w:val="22"/>
          <w:lang w:val="en-GB"/>
        </w:rPr>
        <w:t xml:space="preserve">correspond to </w:t>
      </w:r>
      <w:r w:rsidR="00C7017A" w:rsidRPr="00A10F2F">
        <w:rPr>
          <w:rFonts w:cstheme="minorHAnsi"/>
          <w:i/>
          <w:iCs/>
          <w:sz w:val="22"/>
          <w:szCs w:val="22"/>
          <w:lang w:val="en-GB"/>
        </w:rPr>
        <w:t xml:space="preserve">the </w:t>
      </w:r>
      <w:r w:rsidR="00B52B9C" w:rsidRPr="00A10F2F">
        <w:rPr>
          <w:rFonts w:cstheme="minorHAnsi"/>
          <w:i/>
          <w:iCs/>
          <w:sz w:val="22"/>
          <w:szCs w:val="22"/>
          <w:lang w:val="en-GB"/>
        </w:rPr>
        <w:t xml:space="preserve">posterior </w:t>
      </w:r>
      <w:r w:rsidR="00B71BB9" w:rsidRPr="00A10F2F">
        <w:rPr>
          <w:rFonts w:cstheme="minorHAnsi"/>
          <w:i/>
          <w:iCs/>
          <w:sz w:val="22"/>
          <w:szCs w:val="22"/>
          <w:lang w:val="en-GB"/>
        </w:rPr>
        <w:t xml:space="preserve">median </w:t>
      </w:r>
      <m:oMath>
        <m:r>
          <w:rPr>
            <w:rFonts w:ascii="Cambria Math" w:hAnsi="Cambria Math" w:cstheme="minorHAnsi"/>
            <w:sz w:val="22"/>
            <w:szCs w:val="22"/>
            <w:lang w:val="en-GB"/>
          </w:rPr>
          <m:t>±2</m:t>
        </m:r>
      </m:oMath>
      <w:r w:rsidR="00635818" w:rsidRPr="00A10F2F">
        <w:rPr>
          <w:rFonts w:eastAsiaTheme="minorEastAsia" w:cstheme="minorHAnsi"/>
          <w:i/>
          <w:sz w:val="22"/>
          <w:szCs w:val="22"/>
        </w:rPr>
        <w:t xml:space="preserve"> standard deviations</w:t>
      </w:r>
      <w:r w:rsidRPr="00A10F2F">
        <w:rPr>
          <w:rFonts w:cstheme="minorHAnsi"/>
          <w:i/>
          <w:iCs/>
          <w:sz w:val="22"/>
          <w:szCs w:val="22"/>
          <w:lang w:val="en-GB"/>
        </w:rPr>
        <w:t xml:space="preserve">. </w:t>
      </w:r>
      <w:r w:rsidR="00FB21AE" w:rsidRPr="00A10F2F">
        <w:rPr>
          <w:rFonts w:cstheme="minorHAnsi"/>
          <w:i/>
          <w:iCs/>
          <w:sz w:val="22"/>
          <w:szCs w:val="22"/>
          <w:lang w:val="en-GB"/>
        </w:rPr>
        <w:t xml:space="preserve">Points and triangles show </w:t>
      </w:r>
      <w:r w:rsidR="00A54FB7" w:rsidRPr="00A10F2F">
        <w:rPr>
          <w:rFonts w:cstheme="minorHAnsi"/>
          <w:i/>
          <w:iCs/>
          <w:sz w:val="22"/>
          <w:szCs w:val="22"/>
          <w:lang w:val="en-GB"/>
        </w:rPr>
        <w:t xml:space="preserve">the </w:t>
      </w:r>
      <w:ins w:id="492" w:author="Max Lindmark" w:date="2020-07-31T16:24:00Z">
        <w:r w:rsidR="00652CC6" w:rsidRPr="00A10F2F">
          <w:rPr>
            <w:rFonts w:cstheme="minorHAnsi"/>
            <w:i/>
            <w:iCs/>
            <w:sz w:val="22"/>
            <w:szCs w:val="22"/>
            <w:lang w:val="en-GB"/>
          </w:rPr>
          <w:t xml:space="preserve">posterior medians </w:t>
        </w:r>
      </w:ins>
      <w:del w:id="493" w:author="Max Lindmark" w:date="2020-07-31T16:24:00Z">
        <w:r w:rsidR="00A54FB7" w:rsidRPr="00A10F2F" w:rsidDel="00652CC6">
          <w:rPr>
            <w:rFonts w:cstheme="minorHAnsi"/>
            <w:i/>
            <w:iCs/>
            <w:sz w:val="22"/>
            <w:szCs w:val="22"/>
            <w:lang w:val="en-GB"/>
          </w:rPr>
          <w:delText xml:space="preserve">prediction </w:delText>
        </w:r>
      </w:del>
      <w:r w:rsidR="00A54FB7" w:rsidRPr="00A10F2F">
        <w:rPr>
          <w:rFonts w:cstheme="minorHAnsi"/>
          <w:i/>
          <w:iCs/>
          <w:sz w:val="22"/>
          <w:szCs w:val="22"/>
          <w:lang w:val="en-GB"/>
        </w:rPr>
        <w:t xml:space="preserve">for </w:t>
      </w:r>
      <w:r w:rsidR="00FB21AE" w:rsidRPr="00A10F2F">
        <w:rPr>
          <w:rFonts w:cstheme="minorHAnsi"/>
          <w:i/>
          <w:iCs/>
          <w:sz w:val="22"/>
          <w:szCs w:val="22"/>
          <w:lang w:val="en-GB"/>
        </w:rPr>
        <w:t>each species</w:t>
      </w:r>
      <w:ins w:id="494" w:author="Max Lindmark" w:date="2020-07-31T16:24:00Z">
        <w:r w:rsidR="00652CC6" w:rsidRPr="00A10F2F">
          <w:rPr>
            <w:rFonts w:cstheme="minorHAnsi"/>
            <w:i/>
            <w:iCs/>
            <w:sz w:val="22"/>
            <w:szCs w:val="22"/>
            <w:lang w:val="en-GB"/>
          </w:rPr>
          <w:t>-level coefficient</w:t>
        </w:r>
      </w:ins>
      <w:r w:rsidR="00FB21AE" w:rsidRPr="00A10F2F">
        <w:rPr>
          <w:rFonts w:cstheme="minorHAnsi"/>
          <w:i/>
          <w:iCs/>
          <w:sz w:val="22"/>
          <w:szCs w:val="22"/>
          <w:lang w:val="en-GB"/>
        </w:rPr>
        <w:t xml:space="preserve"> (for maximum consumption rate and metabolic rate, respectively</w:t>
      </w:r>
      <w:r w:rsidR="00EC6749" w:rsidRPr="00A10F2F">
        <w:rPr>
          <w:rFonts w:cstheme="minorHAnsi"/>
          <w:i/>
          <w:iCs/>
          <w:sz w:val="22"/>
          <w:szCs w:val="22"/>
          <w:lang w:val="en-GB"/>
        </w:rPr>
        <w:t>)</w:t>
      </w:r>
      <w:r w:rsidR="00FB21AE" w:rsidRPr="00A10F2F">
        <w:rPr>
          <w:rFonts w:cstheme="minorHAnsi"/>
          <w:i/>
          <w:iCs/>
          <w:sz w:val="22"/>
          <w:szCs w:val="22"/>
          <w:lang w:val="en-GB"/>
        </w:rPr>
        <w:t xml:space="preserve">, and the </w:t>
      </w:r>
      <w:r w:rsidR="005D50ED" w:rsidRPr="00A10F2F">
        <w:rPr>
          <w:rFonts w:cstheme="minorHAnsi"/>
          <w:i/>
          <w:iCs/>
          <w:sz w:val="22"/>
          <w:szCs w:val="22"/>
          <w:lang w:val="en-GB"/>
        </w:rPr>
        <w:t xml:space="preserve">horizontal </w:t>
      </w:r>
      <w:r w:rsidR="00C7017A" w:rsidRPr="00A10F2F">
        <w:rPr>
          <w:rFonts w:cstheme="minorHAnsi"/>
          <w:i/>
          <w:iCs/>
          <w:sz w:val="22"/>
          <w:szCs w:val="22"/>
          <w:lang w:val="en-GB"/>
        </w:rPr>
        <w:t>bars show their 80% and 95% credible interval.</w:t>
      </w:r>
    </w:p>
    <w:p w14:paraId="7272B84C" w14:textId="765A955E" w:rsidR="00385A13" w:rsidRDefault="00856761" w:rsidP="008047D7">
      <w:pPr>
        <w:spacing w:line="480" w:lineRule="auto"/>
        <w:contextualSpacing/>
        <w:rPr>
          <w:rFonts w:eastAsiaTheme="minorEastAsia"/>
          <w:iCs/>
        </w:rPr>
      </w:pPr>
      <w:r>
        <w:rPr>
          <w:rFonts w:eastAsiaTheme="minorEastAsia"/>
          <w:iCs/>
          <w:noProof/>
        </w:rPr>
        <w:lastRenderedPageBreak/>
        <w:drawing>
          <wp:inline distT="0" distB="0" distL="0" distR="0" wp14:anchorId="0C213A93" wp14:editId="479DED02">
            <wp:extent cx="5731510" cy="573151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0506147" w14:textId="5C2E19AA" w:rsidR="00475959" w:rsidRPr="00282DEC" w:rsidRDefault="00384142" w:rsidP="00D8485D">
      <w:pPr>
        <w:spacing w:line="360" w:lineRule="auto"/>
        <w:contextualSpacing/>
        <w:jc w:val="both"/>
        <w:rPr>
          <w:rFonts w:cstheme="minorHAnsi"/>
          <w:i/>
          <w:iCs/>
          <w:sz w:val="22"/>
          <w:szCs w:val="22"/>
          <w:lang w:val="en-GB"/>
        </w:rPr>
      </w:pPr>
      <w:commentRangeStart w:id="495"/>
      <w:commentRangeStart w:id="496"/>
      <w:commentRangeStart w:id="497"/>
      <w:r w:rsidRPr="00282DEC">
        <w:rPr>
          <w:rFonts w:cstheme="minorHAnsi"/>
          <w:b/>
          <w:bCs/>
          <w:i/>
          <w:iCs/>
          <w:sz w:val="22"/>
          <w:szCs w:val="22"/>
          <w:lang w:val="en-GB"/>
        </w:rPr>
        <w:t xml:space="preserve">Fig. </w:t>
      </w:r>
      <w:r w:rsidR="00A92E29" w:rsidRPr="00282DEC">
        <w:rPr>
          <w:rFonts w:cstheme="minorHAnsi"/>
          <w:b/>
          <w:bCs/>
          <w:i/>
          <w:iCs/>
          <w:sz w:val="22"/>
          <w:szCs w:val="22"/>
          <w:lang w:val="en-GB"/>
        </w:rPr>
        <w:t>4</w:t>
      </w:r>
      <w:r w:rsidRPr="00282DEC">
        <w:rPr>
          <w:rFonts w:cstheme="minorHAnsi"/>
          <w:b/>
          <w:bCs/>
          <w:i/>
          <w:iCs/>
          <w:sz w:val="22"/>
          <w:szCs w:val="22"/>
          <w:lang w:val="en-GB"/>
        </w:rPr>
        <w:t>.</w:t>
      </w:r>
      <w:r w:rsidRPr="00282DEC">
        <w:rPr>
          <w:rFonts w:cstheme="minorHAnsi"/>
          <w:i/>
          <w:iCs/>
          <w:sz w:val="22"/>
          <w:szCs w:val="22"/>
          <w:lang w:val="en-GB"/>
        </w:rPr>
        <w:t xml:space="preserve"> </w:t>
      </w:r>
      <w:commentRangeEnd w:id="495"/>
      <w:r w:rsidR="00662D65" w:rsidRPr="00282DEC">
        <w:rPr>
          <w:rStyle w:val="CommentReference"/>
          <w:sz w:val="22"/>
          <w:szCs w:val="22"/>
        </w:rPr>
        <w:commentReference w:id="495"/>
      </w:r>
      <w:commentRangeEnd w:id="496"/>
      <w:r w:rsidR="00A54FB7" w:rsidRPr="00282DEC">
        <w:rPr>
          <w:rStyle w:val="CommentReference"/>
          <w:sz w:val="22"/>
          <w:szCs w:val="22"/>
        </w:rPr>
        <w:commentReference w:id="496"/>
      </w:r>
      <w:commentRangeEnd w:id="497"/>
      <w:r w:rsidR="001A229F" w:rsidRPr="00282DEC">
        <w:rPr>
          <w:rStyle w:val="CommentReference"/>
          <w:sz w:val="22"/>
          <w:szCs w:val="22"/>
        </w:rPr>
        <w:commentReference w:id="497"/>
      </w:r>
      <w:r w:rsidR="00966C7B" w:rsidRPr="00282DEC">
        <w:rPr>
          <w:rFonts w:cstheme="minorHAnsi"/>
          <w:i/>
          <w:iCs/>
          <w:sz w:val="22"/>
          <w:szCs w:val="22"/>
          <w:lang w:val="en-GB"/>
        </w:rPr>
        <w:t>I</w:t>
      </w:r>
      <w:r w:rsidR="00EF0041" w:rsidRPr="00282DEC">
        <w:rPr>
          <w:rFonts w:cstheme="minorHAnsi"/>
          <w:i/>
          <w:iCs/>
          <w:sz w:val="22"/>
          <w:szCs w:val="22"/>
          <w:lang w:val="en-GB"/>
        </w:rPr>
        <w:t xml:space="preserve">llustration of </w:t>
      </w:r>
      <w:r w:rsidR="000A3DDC" w:rsidRPr="00282DEC">
        <w:rPr>
          <w:rFonts w:cstheme="minorHAnsi"/>
          <w:i/>
          <w:iCs/>
          <w:sz w:val="22"/>
          <w:szCs w:val="22"/>
          <w:lang w:val="en-GB"/>
        </w:rPr>
        <w:t xml:space="preserve">predicted </w:t>
      </w:r>
      <w:r w:rsidR="003674D9" w:rsidRPr="00282DEC">
        <w:rPr>
          <w:rFonts w:cstheme="minorHAnsi"/>
          <w:i/>
          <w:iCs/>
          <w:sz w:val="22"/>
          <w:szCs w:val="22"/>
          <w:lang w:val="en-GB"/>
        </w:rPr>
        <w:t xml:space="preserve">whole-organism </w:t>
      </w:r>
      <w:r w:rsidR="00A078EC" w:rsidRPr="00282DEC">
        <w:rPr>
          <w:rFonts w:cstheme="minorHAnsi"/>
          <w:i/>
          <w:iCs/>
          <w:sz w:val="22"/>
          <w:szCs w:val="22"/>
          <w:lang w:val="en-GB"/>
        </w:rPr>
        <w:t xml:space="preserve">maximum consumption </w:t>
      </w:r>
      <w:r w:rsidR="00727A39" w:rsidRPr="00282DEC">
        <w:rPr>
          <w:rFonts w:cstheme="minorHAnsi"/>
          <w:i/>
          <w:iCs/>
          <w:sz w:val="22"/>
          <w:szCs w:val="22"/>
          <w:lang w:val="en-GB"/>
        </w:rPr>
        <w:t>rat</w:t>
      </w:r>
      <w:r w:rsidR="008D04E6" w:rsidRPr="00282DEC">
        <w:rPr>
          <w:rFonts w:cstheme="minorHAnsi"/>
          <w:i/>
          <w:iCs/>
          <w:sz w:val="22"/>
          <w:szCs w:val="22"/>
          <w:lang w:val="en-GB"/>
        </w:rPr>
        <w:t xml:space="preserve">e </w:t>
      </w:r>
      <w:r w:rsidR="00A078EC" w:rsidRPr="00282DEC">
        <w:rPr>
          <w:rFonts w:cstheme="minorHAnsi"/>
          <w:i/>
          <w:iCs/>
          <w:sz w:val="22"/>
          <w:szCs w:val="22"/>
          <w:lang w:val="en-GB"/>
        </w:rPr>
        <w:t>(green)</w:t>
      </w:r>
      <w:r w:rsidR="00234B94" w:rsidRPr="00282DEC">
        <w:rPr>
          <w:rFonts w:cstheme="minorHAnsi"/>
          <w:i/>
          <w:iCs/>
          <w:sz w:val="22"/>
          <w:szCs w:val="22"/>
          <w:lang w:val="en-GB"/>
        </w:rPr>
        <w:t xml:space="preserve">, </w:t>
      </w:r>
      <w:r w:rsidR="00A078EC" w:rsidRPr="00282DEC">
        <w:rPr>
          <w:rFonts w:cstheme="minorHAnsi"/>
          <w:i/>
          <w:iCs/>
          <w:sz w:val="22"/>
          <w:szCs w:val="22"/>
          <w:lang w:val="en-GB"/>
        </w:rPr>
        <w:t>metaboli</w:t>
      </w:r>
      <w:r w:rsidR="007B428B" w:rsidRPr="00282DEC">
        <w:rPr>
          <w:rFonts w:cstheme="minorHAnsi"/>
          <w:i/>
          <w:iCs/>
          <w:sz w:val="22"/>
          <w:szCs w:val="22"/>
          <w:lang w:val="en-GB"/>
        </w:rPr>
        <w:t>c rate</w:t>
      </w:r>
      <w:r w:rsidR="00A078EC" w:rsidRPr="00282DEC">
        <w:rPr>
          <w:rFonts w:cstheme="minorHAnsi"/>
          <w:i/>
          <w:iCs/>
          <w:sz w:val="22"/>
          <w:szCs w:val="22"/>
          <w:lang w:val="en-GB"/>
        </w:rPr>
        <w:t xml:space="preserve"> (</w:t>
      </w:r>
      <w:r w:rsidR="00614453" w:rsidRPr="00282DEC">
        <w:rPr>
          <w:rFonts w:cstheme="minorHAnsi"/>
          <w:i/>
          <w:iCs/>
          <w:sz w:val="22"/>
          <w:szCs w:val="22"/>
          <w:lang w:val="en-GB"/>
        </w:rPr>
        <w:t>purple</w:t>
      </w:r>
      <w:r w:rsidR="00A078EC" w:rsidRPr="00282DEC">
        <w:rPr>
          <w:rFonts w:cstheme="minorHAnsi"/>
          <w:i/>
          <w:iCs/>
          <w:sz w:val="22"/>
          <w:szCs w:val="22"/>
          <w:lang w:val="en-GB"/>
        </w:rPr>
        <w:t>)</w:t>
      </w:r>
      <w:r w:rsidR="00D8485D" w:rsidRPr="00282DEC">
        <w:rPr>
          <w:rFonts w:cstheme="minorHAnsi"/>
          <w:i/>
          <w:iCs/>
          <w:sz w:val="22"/>
          <w:szCs w:val="22"/>
          <w:lang w:val="en-GB"/>
        </w:rPr>
        <w:t xml:space="preserve"> and</w:t>
      </w:r>
      <w:r w:rsidR="00BC335A" w:rsidRPr="00282DEC">
        <w:rPr>
          <w:rFonts w:cstheme="minorHAnsi"/>
          <w:i/>
          <w:iCs/>
          <w:sz w:val="22"/>
          <w:szCs w:val="22"/>
          <w:lang w:val="en-GB"/>
        </w:rPr>
        <w:t xml:space="preserve"> </w:t>
      </w:r>
      <w:r w:rsidR="00395CF0" w:rsidRPr="00282DEC">
        <w:rPr>
          <w:rFonts w:cstheme="minorHAnsi"/>
          <w:i/>
          <w:iCs/>
          <w:sz w:val="22"/>
          <w:szCs w:val="22"/>
          <w:lang w:val="en-GB"/>
        </w:rPr>
        <w:t xml:space="preserve">the difference between them </w:t>
      </w:r>
      <w:r w:rsidR="00A078EC" w:rsidRPr="00282DEC">
        <w:rPr>
          <w:rFonts w:cstheme="minorHAnsi"/>
          <w:i/>
          <w:iCs/>
          <w:sz w:val="22"/>
          <w:szCs w:val="22"/>
          <w:lang w:val="en-GB"/>
        </w:rPr>
        <w:t>(</w:t>
      </w:r>
      <w:r w:rsidR="00614453" w:rsidRPr="00282DEC">
        <w:rPr>
          <w:rFonts w:cstheme="minorHAnsi"/>
          <w:i/>
          <w:iCs/>
          <w:sz w:val="22"/>
          <w:szCs w:val="22"/>
          <w:lang w:val="en-GB"/>
        </w:rPr>
        <w:t>orange</w:t>
      </w:r>
      <w:r w:rsidR="00A078EC" w:rsidRPr="00282DEC">
        <w:rPr>
          <w:rFonts w:cstheme="minorHAnsi"/>
          <w:i/>
          <w:iCs/>
          <w:sz w:val="22"/>
          <w:szCs w:val="22"/>
          <w:lang w:val="en-GB"/>
        </w:rPr>
        <w:t>)</w:t>
      </w:r>
      <w:r w:rsidR="0002128B" w:rsidRPr="00282DEC">
        <w:rPr>
          <w:rFonts w:cstheme="minorHAnsi"/>
          <w:i/>
          <w:iCs/>
          <w:sz w:val="22"/>
          <w:szCs w:val="22"/>
          <w:lang w:val="en-GB"/>
        </w:rPr>
        <w:t xml:space="preserve"> for two body sizes</w:t>
      </w:r>
      <w:r w:rsidR="00A25914" w:rsidRPr="00282DEC">
        <w:rPr>
          <w:rFonts w:cstheme="minorHAnsi"/>
          <w:i/>
          <w:iCs/>
          <w:sz w:val="22"/>
          <w:szCs w:val="22"/>
          <w:lang w:val="en-GB"/>
        </w:rPr>
        <w:t xml:space="preserve"> (</w:t>
      </w:r>
      <w:ins w:id="498" w:author="Max Lindmark" w:date="2020-09-10T12:48:00Z">
        <w:r w:rsidR="00A77637" w:rsidRPr="00282DEC">
          <w:rPr>
            <w:rFonts w:cstheme="minorHAnsi"/>
            <w:i/>
            <w:iCs/>
            <w:sz w:val="22"/>
            <w:szCs w:val="22"/>
            <w:lang w:val="en-GB"/>
          </w:rPr>
          <w:t xml:space="preserve">top = </w:t>
        </w:r>
        <w:r w:rsidR="006D5205" w:rsidRPr="00282DEC">
          <w:rPr>
            <w:rFonts w:cstheme="minorHAnsi"/>
            <w:i/>
            <w:iCs/>
            <w:sz w:val="22"/>
            <w:szCs w:val="22"/>
            <w:lang w:val="en-GB"/>
          </w:rPr>
          <w:t>2</w:t>
        </w:r>
      </w:ins>
      <w:r w:rsidR="002C5FB1" w:rsidRPr="00282DEC">
        <w:rPr>
          <w:rFonts w:cstheme="minorHAnsi"/>
          <w:i/>
          <w:iCs/>
          <w:sz w:val="22"/>
          <w:szCs w:val="22"/>
          <w:lang w:val="en-GB"/>
        </w:rPr>
        <w:t>g</w:t>
      </w:r>
      <w:r w:rsidR="00A25914" w:rsidRPr="00282DEC">
        <w:rPr>
          <w:rFonts w:cstheme="minorHAnsi"/>
          <w:i/>
          <w:iCs/>
          <w:sz w:val="22"/>
          <w:szCs w:val="22"/>
          <w:lang w:val="en-GB"/>
        </w:rPr>
        <w:t xml:space="preserve"> </w:t>
      </w:r>
      <w:ins w:id="499" w:author="Max Lindmark" w:date="2020-09-10T12:48:00Z">
        <w:r w:rsidR="00A77637" w:rsidRPr="00282DEC">
          <w:rPr>
            <w:rFonts w:cstheme="minorHAnsi"/>
            <w:i/>
            <w:iCs/>
            <w:sz w:val="22"/>
            <w:szCs w:val="22"/>
            <w:lang w:val="en-GB"/>
          </w:rPr>
          <w:t xml:space="preserve">, bottom = </w:t>
        </w:r>
      </w:ins>
      <w:del w:id="500" w:author="Max Lindmark" w:date="2020-09-10T12:48:00Z">
        <w:r w:rsidR="00A25914" w:rsidRPr="00282DEC" w:rsidDel="00A77637">
          <w:rPr>
            <w:rFonts w:cstheme="minorHAnsi"/>
            <w:i/>
            <w:iCs/>
            <w:sz w:val="22"/>
            <w:szCs w:val="22"/>
            <w:lang w:val="en-GB"/>
          </w:rPr>
          <w:delText xml:space="preserve">= solid, </w:delText>
        </w:r>
        <w:r w:rsidR="000B68EB" w:rsidRPr="00282DEC" w:rsidDel="006D5205">
          <w:rPr>
            <w:rFonts w:cstheme="minorHAnsi"/>
            <w:i/>
            <w:iCs/>
            <w:sz w:val="22"/>
            <w:szCs w:val="22"/>
            <w:lang w:val="en-GB"/>
          </w:rPr>
          <w:delText>1</w:delText>
        </w:r>
        <w:r w:rsidR="002C5FB1" w:rsidRPr="00282DEC" w:rsidDel="006D5205">
          <w:rPr>
            <w:rFonts w:cstheme="minorHAnsi"/>
            <w:i/>
            <w:iCs/>
            <w:sz w:val="22"/>
            <w:szCs w:val="22"/>
            <w:lang w:val="en-GB"/>
          </w:rPr>
          <w:delText xml:space="preserve">00g </w:delText>
        </w:r>
      </w:del>
      <w:ins w:id="501" w:author="Max Lindmark" w:date="2020-09-10T12:48:00Z">
        <w:r w:rsidR="006D5205" w:rsidRPr="00282DEC">
          <w:rPr>
            <w:rFonts w:cstheme="minorHAnsi"/>
            <w:i/>
            <w:iCs/>
            <w:sz w:val="22"/>
            <w:szCs w:val="22"/>
            <w:lang w:val="en-GB"/>
          </w:rPr>
          <w:t>200g</w:t>
        </w:r>
      </w:ins>
      <w:del w:id="502" w:author="Max Lindmark" w:date="2020-09-10T12:49:00Z">
        <w:r w:rsidR="00A25914" w:rsidRPr="00282DEC" w:rsidDel="008D5E00">
          <w:rPr>
            <w:rFonts w:cstheme="minorHAnsi"/>
            <w:i/>
            <w:iCs/>
            <w:sz w:val="22"/>
            <w:szCs w:val="22"/>
            <w:lang w:val="en-GB"/>
          </w:rPr>
          <w:delText>=</w:delText>
        </w:r>
      </w:del>
      <w:del w:id="503" w:author="Max Lindmark" w:date="2020-09-10T12:50:00Z">
        <w:r w:rsidR="00A25914" w:rsidRPr="00282DEC" w:rsidDel="008D5E00">
          <w:rPr>
            <w:rFonts w:cstheme="minorHAnsi"/>
            <w:i/>
            <w:iCs/>
            <w:sz w:val="22"/>
            <w:szCs w:val="22"/>
            <w:lang w:val="en-GB"/>
          </w:rPr>
          <w:delText xml:space="preserve"> dashed</w:delText>
        </w:r>
      </w:del>
      <w:r w:rsidR="00057840" w:rsidRPr="00282DEC">
        <w:rPr>
          <w:rFonts w:cstheme="minorHAnsi"/>
          <w:i/>
          <w:iCs/>
          <w:sz w:val="22"/>
          <w:szCs w:val="22"/>
          <w:lang w:val="en-GB"/>
        </w:rPr>
        <w:t>)</w:t>
      </w:r>
      <w:r w:rsidR="00B90EB5" w:rsidRPr="00282DEC">
        <w:rPr>
          <w:rFonts w:cstheme="minorHAnsi"/>
          <w:i/>
          <w:iCs/>
          <w:sz w:val="22"/>
          <w:szCs w:val="22"/>
          <w:lang w:val="en-GB"/>
        </w:rPr>
        <w:t>.</w:t>
      </w:r>
      <w:r w:rsidR="009F626C" w:rsidRPr="00282DEC">
        <w:rPr>
          <w:rFonts w:cstheme="minorHAnsi"/>
          <w:i/>
          <w:iCs/>
          <w:sz w:val="22"/>
          <w:szCs w:val="22"/>
          <w:lang w:val="en-GB"/>
        </w:rPr>
        <w:t xml:space="preserve"> </w:t>
      </w:r>
      <w:r w:rsidR="00774A91" w:rsidRPr="00282DEC">
        <w:rPr>
          <w:rFonts w:cstheme="minorHAnsi"/>
          <w:i/>
          <w:iCs/>
          <w:sz w:val="22"/>
          <w:szCs w:val="22"/>
          <w:lang w:val="en-GB"/>
        </w:rPr>
        <w:t>Vertical a</w:t>
      </w:r>
      <w:r w:rsidR="00415E17" w:rsidRPr="00282DEC">
        <w:rPr>
          <w:rFonts w:cstheme="minorHAnsi"/>
          <w:i/>
          <w:iCs/>
          <w:sz w:val="22"/>
          <w:szCs w:val="22"/>
          <w:lang w:val="en-GB"/>
        </w:rPr>
        <w:t xml:space="preserve">rrows </w:t>
      </w:r>
      <w:r w:rsidR="00385DC1" w:rsidRPr="00282DEC">
        <w:rPr>
          <w:rFonts w:cstheme="minorHAnsi"/>
          <w:i/>
          <w:iCs/>
          <w:sz w:val="22"/>
          <w:szCs w:val="22"/>
          <w:lang w:val="en-GB"/>
        </w:rPr>
        <w:t xml:space="preserve">indicate </w:t>
      </w:r>
      <w:r w:rsidR="00C20D03" w:rsidRPr="00282DEC">
        <w:rPr>
          <w:rFonts w:cstheme="minorHAnsi"/>
          <w:i/>
          <w:iCs/>
          <w:sz w:val="22"/>
          <w:szCs w:val="22"/>
          <w:lang w:val="en-GB"/>
        </w:rPr>
        <w:t xml:space="preserve">the </w:t>
      </w:r>
      <w:r w:rsidR="006425E5" w:rsidRPr="00282DEC">
        <w:rPr>
          <w:rFonts w:cstheme="minorHAnsi"/>
          <w:i/>
          <w:iCs/>
          <w:sz w:val="22"/>
          <w:szCs w:val="22"/>
          <w:lang w:val="en-GB"/>
        </w:rPr>
        <w:t xml:space="preserve">temperature where the difference </w:t>
      </w:r>
      <w:r w:rsidR="009B06C6" w:rsidRPr="00282DEC">
        <w:rPr>
          <w:rFonts w:cstheme="minorHAnsi"/>
          <w:i/>
          <w:iCs/>
          <w:sz w:val="22"/>
          <w:szCs w:val="22"/>
          <w:lang w:val="en-GB"/>
        </w:rPr>
        <w:t>in net energy acquisition is</w:t>
      </w:r>
      <w:r w:rsidR="006425E5" w:rsidRPr="00282DEC">
        <w:rPr>
          <w:rFonts w:cstheme="minorHAnsi"/>
          <w:i/>
          <w:iCs/>
          <w:sz w:val="22"/>
          <w:szCs w:val="22"/>
          <w:lang w:val="en-GB"/>
        </w:rPr>
        <w:t xml:space="preserve"> maximized</w:t>
      </w:r>
      <w:r w:rsidR="009B06C6" w:rsidRPr="00282DEC">
        <w:rPr>
          <w:rFonts w:cstheme="minorHAnsi"/>
          <w:i/>
          <w:iCs/>
          <w:sz w:val="22"/>
          <w:szCs w:val="22"/>
          <w:lang w:val="en-GB"/>
        </w:rPr>
        <w:t xml:space="preserve"> for the two body sizes</w:t>
      </w:r>
      <w:r w:rsidR="0055346A" w:rsidRPr="00282DEC">
        <w:rPr>
          <w:rFonts w:cstheme="minorHAnsi"/>
          <w:i/>
          <w:iCs/>
          <w:sz w:val="22"/>
          <w:szCs w:val="22"/>
          <w:lang w:val="en-GB"/>
        </w:rPr>
        <w:t>, which occurs</w:t>
      </w:r>
      <w:r w:rsidR="00AE098C" w:rsidRPr="00282DEC">
        <w:rPr>
          <w:rFonts w:cstheme="minorHAnsi"/>
          <w:i/>
          <w:iCs/>
          <w:sz w:val="22"/>
          <w:szCs w:val="22"/>
          <w:lang w:val="en-GB"/>
        </w:rPr>
        <w:t xml:space="preserve"> at </w:t>
      </w:r>
      <w:r w:rsidR="0055346A" w:rsidRPr="00282DEC">
        <w:rPr>
          <w:rFonts w:cstheme="minorHAnsi"/>
          <w:i/>
          <w:iCs/>
          <w:sz w:val="22"/>
          <w:szCs w:val="22"/>
          <w:lang w:val="en-GB"/>
        </w:rPr>
        <w:t>different temperature</w:t>
      </w:r>
      <w:r w:rsidR="00F91990" w:rsidRPr="00282DEC">
        <w:rPr>
          <w:rFonts w:cstheme="minorHAnsi"/>
          <w:i/>
          <w:iCs/>
          <w:sz w:val="22"/>
          <w:szCs w:val="22"/>
          <w:lang w:val="en-GB"/>
        </w:rPr>
        <w:t>s</w:t>
      </w:r>
      <w:r w:rsidR="0055346A" w:rsidRPr="00282DEC">
        <w:rPr>
          <w:rFonts w:cstheme="minorHAnsi"/>
          <w:i/>
          <w:iCs/>
          <w:sz w:val="22"/>
          <w:szCs w:val="22"/>
          <w:lang w:val="en-GB"/>
        </w:rPr>
        <w:t xml:space="preserve"> despite that consumption </w:t>
      </w:r>
      <w:r w:rsidR="00AB1075" w:rsidRPr="00282DEC">
        <w:rPr>
          <w:rFonts w:cstheme="minorHAnsi"/>
          <w:i/>
          <w:iCs/>
          <w:sz w:val="22"/>
          <w:szCs w:val="22"/>
          <w:lang w:val="en-GB"/>
        </w:rPr>
        <w:t>peaks</w:t>
      </w:r>
      <w:r w:rsidR="0055346A" w:rsidRPr="00282DEC">
        <w:rPr>
          <w:rFonts w:cstheme="minorHAnsi"/>
          <w:i/>
          <w:iCs/>
          <w:sz w:val="22"/>
          <w:szCs w:val="22"/>
          <w:lang w:val="en-GB"/>
        </w:rPr>
        <w:t xml:space="preserve"> at the same temperature for </w:t>
      </w:r>
      <w:r w:rsidR="00FF1B65" w:rsidRPr="00282DEC">
        <w:rPr>
          <w:rFonts w:cstheme="minorHAnsi"/>
          <w:i/>
          <w:iCs/>
          <w:sz w:val="22"/>
          <w:szCs w:val="22"/>
          <w:lang w:val="en-GB"/>
        </w:rPr>
        <w:t>both body sizes</w:t>
      </w:r>
      <w:commentRangeStart w:id="504"/>
      <w:commentRangeStart w:id="505"/>
      <w:commentRangeStart w:id="506"/>
      <w:r w:rsidR="00FF1B65" w:rsidRPr="00282DEC">
        <w:rPr>
          <w:rFonts w:cstheme="minorHAnsi"/>
          <w:i/>
          <w:iCs/>
          <w:sz w:val="22"/>
          <w:szCs w:val="22"/>
          <w:lang w:val="en-GB"/>
        </w:rPr>
        <w:t>.</w:t>
      </w:r>
      <w:commentRangeEnd w:id="504"/>
      <w:r w:rsidR="00F163A2" w:rsidRPr="00282DEC">
        <w:rPr>
          <w:rStyle w:val="CommentReference"/>
          <w:sz w:val="22"/>
          <w:szCs w:val="22"/>
        </w:rPr>
        <w:commentReference w:id="504"/>
      </w:r>
      <w:commentRangeEnd w:id="505"/>
      <w:r w:rsidR="00A54FB7" w:rsidRPr="00282DEC">
        <w:rPr>
          <w:rStyle w:val="CommentReference"/>
          <w:sz w:val="22"/>
          <w:szCs w:val="22"/>
        </w:rPr>
        <w:commentReference w:id="505"/>
      </w:r>
      <w:commentRangeEnd w:id="506"/>
      <w:r w:rsidR="00216134" w:rsidRPr="00282DEC">
        <w:rPr>
          <w:rStyle w:val="CommentReference"/>
          <w:sz w:val="22"/>
          <w:szCs w:val="22"/>
        </w:rPr>
        <w:commentReference w:id="506"/>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1C537940" w14:textId="7B1E711E" w:rsidR="003E1BB7" w:rsidRPr="00972C7F" w:rsidRDefault="00B119FC" w:rsidP="009A4C64">
      <w:pPr>
        <w:spacing w:line="480" w:lineRule="auto"/>
        <w:contextualSpacing/>
        <w:jc w:val="center"/>
        <w:rPr>
          <w:rFonts w:eastAsiaTheme="minorEastAsia"/>
          <w:iCs/>
          <w:lang w:val="en-GB"/>
        </w:rPr>
      </w:pPr>
      <w:r>
        <w:rPr>
          <w:rFonts w:eastAsiaTheme="minorEastAsia"/>
          <w:iCs/>
          <w:noProof/>
          <w:lang w:val="en-GB"/>
        </w:rPr>
        <w:lastRenderedPageBreak/>
        <w:drawing>
          <wp:inline distT="0" distB="0" distL="0" distR="0" wp14:anchorId="59E676E5" wp14:editId="32D67344">
            <wp:extent cx="5731510" cy="3822065"/>
            <wp:effectExtent l="0" t="0" r="0" b="63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822065"/>
                    </a:xfrm>
                    <a:prstGeom prst="rect">
                      <a:avLst/>
                    </a:prstGeom>
                  </pic:spPr>
                </pic:pic>
              </a:graphicData>
            </a:graphic>
          </wp:inline>
        </w:drawing>
      </w:r>
    </w:p>
    <w:p w14:paraId="717807F4" w14:textId="478E4270" w:rsidR="00704B3C" w:rsidRPr="00D931F9" w:rsidRDefault="00704B3C" w:rsidP="00704B3C">
      <w:pPr>
        <w:spacing w:line="360" w:lineRule="auto"/>
        <w:contextualSpacing/>
        <w:jc w:val="both"/>
        <w:rPr>
          <w:rFonts w:cstheme="minorHAnsi"/>
          <w:i/>
          <w:sz w:val="22"/>
          <w:szCs w:val="22"/>
          <w:lang w:val="en-GB"/>
        </w:rPr>
      </w:pPr>
      <w:r w:rsidRPr="00D931F9">
        <w:rPr>
          <w:rFonts w:cstheme="minorHAnsi"/>
          <w:b/>
          <w:bCs/>
          <w:sz w:val="22"/>
          <w:szCs w:val="22"/>
          <w:lang w:val="en-GB"/>
        </w:rPr>
        <w:t xml:space="preserve">Fig. </w:t>
      </w:r>
      <w:r w:rsidR="002E19F9" w:rsidRPr="00D931F9">
        <w:rPr>
          <w:rFonts w:cstheme="minorHAnsi"/>
          <w:b/>
          <w:bCs/>
          <w:sz w:val="22"/>
          <w:szCs w:val="22"/>
          <w:lang w:val="en-GB"/>
        </w:rPr>
        <w:t>5</w:t>
      </w:r>
      <w:r w:rsidRPr="00D931F9">
        <w:rPr>
          <w:rFonts w:cstheme="minorHAnsi"/>
          <w:sz w:val="22"/>
          <w:szCs w:val="22"/>
          <w:lang w:val="en-GB"/>
        </w:rPr>
        <w:t xml:space="preserve">. </w:t>
      </w:r>
      <w:r w:rsidR="00ED194A" w:rsidRPr="00D931F9">
        <w:rPr>
          <w:rFonts w:cstheme="minorHAnsi"/>
          <w:i/>
          <w:iCs/>
          <w:sz w:val="22"/>
          <w:szCs w:val="22"/>
          <w:lang w:val="en-GB"/>
        </w:rPr>
        <w:t xml:space="preserve">Experimental data </w:t>
      </w:r>
      <w:r w:rsidR="00A54FB7" w:rsidRPr="00D931F9">
        <w:rPr>
          <w:rFonts w:cstheme="minorHAnsi"/>
          <w:i/>
          <w:iCs/>
          <w:sz w:val="22"/>
          <w:szCs w:val="22"/>
          <w:lang w:val="en-GB"/>
        </w:rPr>
        <w:t xml:space="preserve">demonstrating </w:t>
      </w:r>
      <w:r w:rsidR="00ED194A" w:rsidRPr="00D931F9">
        <w:rPr>
          <w:rFonts w:cstheme="minorHAnsi"/>
          <w:i/>
          <w:iCs/>
          <w:sz w:val="22"/>
          <w:szCs w:val="22"/>
          <w:lang w:val="en-GB"/>
        </w:rPr>
        <w:t>o</w:t>
      </w:r>
      <w:r w:rsidRPr="00D931F9">
        <w:rPr>
          <w:rFonts w:cstheme="minorHAnsi"/>
          <w:i/>
          <w:iCs/>
          <w:sz w:val="22"/>
          <w:szCs w:val="22"/>
          <w:lang w:val="en-GB"/>
        </w:rPr>
        <w:t>p</w:t>
      </w:r>
      <w:r w:rsidRPr="00D931F9">
        <w:rPr>
          <w:rFonts w:cstheme="minorHAnsi"/>
          <w:i/>
          <w:sz w:val="22"/>
          <w:szCs w:val="22"/>
          <w:lang w:val="en-GB"/>
        </w:rPr>
        <w:t xml:space="preserve">timum </w:t>
      </w:r>
      <w:ins w:id="507" w:author="Max Lindmark" w:date="2020-08-17T13:06:00Z">
        <w:r w:rsidR="00D3021D" w:rsidRPr="00D931F9">
          <w:rPr>
            <w:rFonts w:cstheme="minorHAnsi"/>
            <w:i/>
            <w:sz w:val="22"/>
            <w:szCs w:val="22"/>
            <w:lang w:val="en-GB"/>
          </w:rPr>
          <w:t xml:space="preserve">growth </w:t>
        </w:r>
      </w:ins>
      <w:r w:rsidRPr="00D931F9">
        <w:rPr>
          <w:rFonts w:cstheme="minorHAnsi"/>
          <w:i/>
          <w:sz w:val="22"/>
          <w:szCs w:val="22"/>
          <w:lang w:val="en-GB"/>
        </w:rPr>
        <w:t xml:space="preserve">temperature </w:t>
      </w:r>
      <w:del w:id="508" w:author="Max Lindmark" w:date="2020-08-17T13:06:00Z">
        <w:r w:rsidRPr="00D931F9" w:rsidDel="00D3021D">
          <w:rPr>
            <w:rFonts w:cstheme="minorHAnsi"/>
            <w:i/>
            <w:sz w:val="22"/>
            <w:szCs w:val="22"/>
            <w:lang w:val="en-GB"/>
          </w:rPr>
          <w:delText>for growth</w:delText>
        </w:r>
        <w:r w:rsidR="00FB1677" w:rsidRPr="00D931F9" w:rsidDel="00D3021D">
          <w:rPr>
            <w:rFonts w:cstheme="minorHAnsi"/>
            <w:i/>
            <w:sz w:val="22"/>
            <w:szCs w:val="22"/>
            <w:lang w:val="en-GB"/>
          </w:rPr>
          <w:delText xml:space="preserve"> </w:delText>
        </w:r>
      </w:del>
      <w:r w:rsidR="00FB1677" w:rsidRPr="00D931F9">
        <w:rPr>
          <w:rFonts w:cstheme="minorHAnsi"/>
          <w:i/>
          <w:sz w:val="22"/>
          <w:szCs w:val="22"/>
          <w:lang w:val="en-GB"/>
        </w:rPr>
        <w:t xml:space="preserve">declines with body mass. </w:t>
      </w:r>
      <w:r w:rsidR="00EF67F8" w:rsidRPr="00D931F9">
        <w:rPr>
          <w:rFonts w:cstheme="minorHAnsi"/>
          <w:i/>
          <w:sz w:val="22"/>
          <w:szCs w:val="22"/>
          <w:lang w:val="en-GB"/>
        </w:rPr>
        <w:t xml:space="preserve">The </w:t>
      </w:r>
      <w:r w:rsidR="00DE76E6" w:rsidRPr="00D931F9">
        <w:rPr>
          <w:rFonts w:cstheme="minorHAnsi"/>
          <w:i/>
          <w:sz w:val="22"/>
          <w:szCs w:val="22"/>
          <w:lang w:val="en-GB"/>
        </w:rPr>
        <w:t>plot</w:t>
      </w:r>
      <w:r w:rsidR="00EF67F8" w:rsidRPr="00D931F9">
        <w:rPr>
          <w:rFonts w:cstheme="minorHAnsi"/>
          <w:i/>
          <w:sz w:val="22"/>
          <w:szCs w:val="22"/>
          <w:lang w:val="en-GB"/>
        </w:rPr>
        <w:t xml:space="preserve"> shows </w:t>
      </w:r>
      <w:r w:rsidR="000B7976" w:rsidRPr="00D931F9">
        <w:rPr>
          <w:rFonts w:cstheme="minorHAnsi"/>
          <w:i/>
          <w:sz w:val="22"/>
          <w:szCs w:val="22"/>
          <w:lang w:val="en-GB"/>
        </w:rPr>
        <w:t xml:space="preserve">the </w:t>
      </w:r>
      <w:r w:rsidRPr="00D931F9">
        <w:rPr>
          <w:rFonts w:cstheme="minorHAnsi"/>
          <w:i/>
          <w:sz w:val="22"/>
          <w:szCs w:val="22"/>
          <w:lang w:val="en-GB"/>
        </w:rPr>
        <w:t>optimum temperature within species</w:t>
      </w:r>
      <w:r w:rsidR="000B7976" w:rsidRPr="00D931F9">
        <w:rPr>
          <w:rFonts w:cstheme="minorHAnsi"/>
          <w:i/>
          <w:sz w:val="22"/>
          <w:szCs w:val="22"/>
          <w:lang w:val="en-GB"/>
        </w:rPr>
        <w:t xml:space="preserve"> (rescaled by subtracting the mean</w:t>
      </w:r>
      <w:r w:rsidR="00F50345" w:rsidRPr="00D931F9">
        <w:rPr>
          <w:rFonts w:cstheme="minorHAnsi"/>
          <w:i/>
          <w:sz w:val="22"/>
          <w:szCs w:val="22"/>
          <w:lang w:val="en-GB"/>
        </w:rPr>
        <w:t xml:space="preserve"> optimum</w:t>
      </w:r>
      <w:r w:rsidR="000B7976" w:rsidRPr="00D931F9">
        <w:rPr>
          <w:rFonts w:cstheme="minorHAnsi"/>
          <w:i/>
          <w:sz w:val="22"/>
          <w:szCs w:val="22"/>
          <w:lang w:val="en-GB"/>
        </w:rPr>
        <w:t xml:space="preserve"> temperature </w:t>
      </w:r>
      <w:r w:rsidR="00013125" w:rsidRPr="00D931F9">
        <w:rPr>
          <w:rFonts w:cstheme="minorHAnsi"/>
          <w:i/>
          <w:sz w:val="22"/>
          <w:szCs w:val="22"/>
          <w:lang w:val="en-GB"/>
        </w:rPr>
        <w:t xml:space="preserve">from each observation, by </w:t>
      </w:r>
      <w:r w:rsidR="000B7976" w:rsidRPr="00D931F9">
        <w:rPr>
          <w:rFonts w:cstheme="minorHAnsi"/>
          <w:i/>
          <w:sz w:val="22"/>
          <w:szCs w:val="22"/>
          <w:lang w:val="en-GB"/>
        </w:rPr>
        <w:t>species)</w:t>
      </w:r>
      <w:r w:rsidRPr="00D931F9">
        <w:rPr>
          <w:rFonts w:cstheme="minorHAnsi"/>
          <w:i/>
          <w:sz w:val="22"/>
          <w:szCs w:val="22"/>
          <w:lang w:val="en-GB"/>
        </w:rPr>
        <w:t xml:space="preserve"> as a function of </w:t>
      </w:r>
      <w:r w:rsidR="007B7199" w:rsidRPr="00D931F9">
        <w:rPr>
          <w:rFonts w:cstheme="minorHAnsi"/>
          <w:i/>
          <w:sz w:val="22"/>
          <w:szCs w:val="22"/>
          <w:lang w:val="en-GB"/>
        </w:rPr>
        <w:t xml:space="preserve">the </w:t>
      </w:r>
      <w:r w:rsidRPr="00D931F9">
        <w:rPr>
          <w:rFonts w:cstheme="minorHAnsi"/>
          <w:i/>
          <w:sz w:val="22"/>
          <w:szCs w:val="22"/>
          <w:lang w:val="en-GB"/>
        </w:rPr>
        <w:t>natural log of rescaled body mass (</w:t>
      </w:r>
      <w:r w:rsidR="00477BE4" w:rsidRPr="00D931F9">
        <w:rPr>
          <w:rFonts w:cstheme="minorHAnsi"/>
          <w:i/>
          <w:sz w:val="22"/>
          <w:szCs w:val="22"/>
          <w:lang w:val="en-GB"/>
        </w:rPr>
        <w:t xml:space="preserve">ratio of mass to maturation mass </w:t>
      </w:r>
      <w:r w:rsidRPr="00D931F9">
        <w:rPr>
          <w:rFonts w:cstheme="minorHAnsi"/>
          <w:i/>
          <w:sz w:val="22"/>
          <w:szCs w:val="22"/>
          <w:lang w:val="en-GB"/>
        </w:rPr>
        <w:t xml:space="preserve">within species). Probability bands represent 80% and 95% credible intervals and </w:t>
      </w:r>
      <w:r w:rsidR="0058596C" w:rsidRPr="00D931F9">
        <w:rPr>
          <w:rFonts w:cstheme="minorHAnsi"/>
          <w:i/>
          <w:sz w:val="22"/>
          <w:szCs w:val="22"/>
          <w:lang w:val="en-GB"/>
        </w:rPr>
        <w:t xml:space="preserve">the </w:t>
      </w:r>
      <w:r w:rsidRPr="00D931F9">
        <w:rPr>
          <w:rFonts w:cstheme="minorHAnsi"/>
          <w:i/>
          <w:sz w:val="22"/>
          <w:szCs w:val="22"/>
          <w:lang w:val="en-GB"/>
        </w:rPr>
        <w:t xml:space="preserve">solid line </w:t>
      </w:r>
      <w:r w:rsidR="00B06531" w:rsidRPr="00D931F9">
        <w:rPr>
          <w:rFonts w:cstheme="minorHAnsi"/>
          <w:i/>
          <w:sz w:val="22"/>
          <w:szCs w:val="22"/>
          <w:lang w:val="en-GB"/>
        </w:rPr>
        <w:t xml:space="preserve">shows </w:t>
      </w:r>
      <w:r w:rsidRPr="00D931F9">
        <w:rPr>
          <w:rFonts w:cstheme="minorHAnsi"/>
          <w:i/>
          <w:sz w:val="22"/>
          <w:szCs w:val="22"/>
          <w:lang w:val="en-GB"/>
        </w:rPr>
        <w:t xml:space="preserve">the </w:t>
      </w:r>
      <w:r w:rsidR="000A754A" w:rsidRPr="00D931F9">
        <w:rPr>
          <w:rFonts w:cstheme="minorHAnsi"/>
          <w:i/>
          <w:sz w:val="22"/>
          <w:szCs w:val="22"/>
          <w:lang w:val="en-GB"/>
        </w:rPr>
        <w:t xml:space="preserve">global </w:t>
      </w:r>
      <w:r w:rsidRPr="00D931F9">
        <w:rPr>
          <w:rFonts w:cstheme="minorHAnsi"/>
          <w:i/>
          <w:sz w:val="22"/>
          <w:szCs w:val="22"/>
          <w:lang w:val="en-GB"/>
        </w:rPr>
        <w:t>prediction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0</m:t>
                </m:r>
              </m:sub>
            </m:sSub>
          </m:sub>
        </m:sSub>
      </m:oMath>
      <w:r w:rsidRPr="00D931F9">
        <w:rPr>
          <w:rFonts w:cstheme="minorHAnsi"/>
          <w:i/>
          <w:sz w:val="22"/>
          <w:szCs w:val="22"/>
          <w:lang w:val="en-GB"/>
        </w:rPr>
        <w:t xml:space="preserve"> and</w:t>
      </w:r>
      <w:r w:rsidR="00B56EC1" w:rsidRPr="00D931F9">
        <w:rPr>
          <w:rFonts w:cstheme="minorHAnsi"/>
          <w:i/>
          <w:sz w:val="22"/>
          <w:szCs w:val="22"/>
          <w:lang w:val="en-GB"/>
        </w:rPr>
        <w:t xml:space="preserve"> </w:t>
      </w:r>
      <m:oMath>
        <m:sSub>
          <m:sSubPr>
            <m:ctrlPr>
              <w:rPr>
                <w:rFonts w:ascii="Cambria Math" w:eastAsiaTheme="minorEastAsia" w:hAnsi="Cambria Math" w:cstheme="minorHAnsi"/>
                <w:i/>
                <w:sz w:val="22"/>
                <w:szCs w:val="22"/>
              </w:rPr>
            </m:ctrlPr>
          </m:sSubPr>
          <m:e>
            <m:r>
              <w:rPr>
                <w:rFonts w:ascii="Cambria Math" w:eastAsiaTheme="minorEastAsia" w:hAnsi="Cambria Math" w:cstheme="minorHAnsi"/>
                <w:sz w:val="22"/>
                <w:szCs w:val="22"/>
              </w:rPr>
              <m:t>μ</m:t>
            </m:r>
          </m:e>
          <m:sub>
            <m:sSub>
              <m:sSubPr>
                <m:ctrlPr>
                  <w:rPr>
                    <w:rFonts w:ascii="Cambria Math" w:hAnsi="Cambria Math" w:cstheme="minorHAnsi"/>
                    <w:bCs/>
                    <w:i/>
                    <w:iCs/>
                    <w:sz w:val="22"/>
                    <w:szCs w:val="22"/>
                  </w:rPr>
                </m:ctrlPr>
              </m:sSubPr>
              <m:e>
                <m:r>
                  <w:rPr>
                    <w:rFonts w:ascii="Cambria Math" w:hAnsi="Cambria Math" w:cstheme="minorHAnsi"/>
                    <w:sz w:val="22"/>
                    <w:szCs w:val="22"/>
                  </w:rPr>
                  <m:t>β</m:t>
                </m:r>
              </m:e>
              <m:sub>
                <m:r>
                  <w:rPr>
                    <w:rFonts w:ascii="Cambria Math" w:hAnsi="Cambria Math" w:cstheme="minorHAnsi"/>
                    <w:sz w:val="22"/>
                    <w:szCs w:val="22"/>
                    <w:lang w:val="en-GB"/>
                  </w:rPr>
                  <m:t>1</m:t>
                </m:r>
              </m:sub>
            </m:sSub>
          </m:sub>
        </m:sSub>
      </m:oMath>
      <w:r w:rsidR="00026FC8" w:rsidRPr="00D931F9">
        <w:rPr>
          <w:rFonts w:eastAsiaTheme="minorEastAsia" w:cstheme="minorHAnsi"/>
          <w:i/>
          <w:sz w:val="22"/>
          <w:szCs w:val="22"/>
          <w:lang w:val="en-GB"/>
        </w:rPr>
        <w:t>)</w:t>
      </w:r>
      <w:r w:rsidR="00850059" w:rsidRPr="00D931F9">
        <w:rPr>
          <w:rFonts w:cstheme="minorHAnsi"/>
          <w:i/>
          <w:sz w:val="22"/>
          <w:szCs w:val="22"/>
          <w:lang w:val="en-GB"/>
        </w:rPr>
        <w:t>. C</w:t>
      </w:r>
      <w:r w:rsidRPr="00D931F9">
        <w:rPr>
          <w:rFonts w:cstheme="minorHAnsi"/>
          <w:i/>
          <w:sz w:val="22"/>
          <w:szCs w:val="22"/>
          <w:lang w:val="en-GB"/>
        </w:rPr>
        <w:t>olo</w:t>
      </w:r>
      <w:r w:rsidR="008709BC" w:rsidRPr="00D931F9">
        <w:rPr>
          <w:rFonts w:cstheme="minorHAnsi"/>
          <w:i/>
          <w:sz w:val="22"/>
          <w:szCs w:val="22"/>
          <w:lang w:val="en-GB"/>
        </w:rPr>
        <w:t>u</w:t>
      </w:r>
      <w:r w:rsidRPr="00D931F9">
        <w:rPr>
          <w:rFonts w:cstheme="minorHAnsi"/>
          <w:i/>
          <w:sz w:val="22"/>
          <w:szCs w:val="22"/>
          <w:lang w:val="en-GB"/>
        </w:rPr>
        <w:t>rs indicate species</w:t>
      </w:r>
      <w:r w:rsidR="000B446A" w:rsidRPr="00D931F9">
        <w:rPr>
          <w:rFonts w:cstheme="minorHAnsi"/>
          <w:i/>
          <w:sz w:val="22"/>
          <w:szCs w:val="22"/>
          <w:lang w:val="en-GB"/>
        </w:rPr>
        <w:t xml:space="preserve"> </w:t>
      </w:r>
      <w:r w:rsidRPr="00D931F9">
        <w:rPr>
          <w:rFonts w:cstheme="minorHAnsi"/>
          <w:i/>
          <w:sz w:val="22"/>
          <w:szCs w:val="22"/>
          <w:lang w:val="en-GB"/>
        </w:rPr>
        <w:t xml:space="preserve">and </w:t>
      </w:r>
      <w:r w:rsidR="00B92F4F" w:rsidRPr="00D931F9">
        <w:rPr>
          <w:rFonts w:cstheme="minorHAnsi"/>
          <w:i/>
          <w:sz w:val="22"/>
          <w:szCs w:val="22"/>
          <w:lang w:val="en-GB"/>
        </w:rPr>
        <w:t xml:space="preserve">the </w:t>
      </w:r>
      <w:r w:rsidRPr="00D931F9">
        <w:rPr>
          <w:rFonts w:cstheme="minorHAnsi"/>
          <w:i/>
          <w:sz w:val="22"/>
          <w:szCs w:val="22"/>
          <w:lang w:val="en-GB"/>
        </w:rPr>
        <w:t xml:space="preserve">point </w:t>
      </w:r>
      <w:del w:id="509" w:author="Max Lindmark" w:date="2020-09-12T18:38:00Z">
        <w:r w:rsidRPr="00D931F9" w:rsidDel="00283CDF">
          <w:rPr>
            <w:rFonts w:cstheme="minorHAnsi"/>
            <w:i/>
            <w:sz w:val="22"/>
            <w:szCs w:val="22"/>
            <w:lang w:val="en-GB"/>
          </w:rPr>
          <w:delText xml:space="preserve">size </w:delText>
        </w:r>
      </w:del>
      <w:ins w:id="510" w:author="Max Lindmark" w:date="2020-09-12T18:38:00Z">
        <w:r w:rsidR="00283CDF" w:rsidRPr="00D931F9">
          <w:rPr>
            <w:rFonts w:cstheme="minorHAnsi"/>
            <w:i/>
            <w:sz w:val="22"/>
            <w:szCs w:val="22"/>
            <w:lang w:val="en-GB"/>
          </w:rPr>
          <w:t xml:space="preserve">area </w:t>
        </w:r>
      </w:ins>
      <w:r w:rsidRPr="00D931F9">
        <w:rPr>
          <w:rFonts w:cstheme="minorHAnsi"/>
          <w:i/>
          <w:sz w:val="22"/>
          <w:szCs w:val="22"/>
          <w:lang w:val="en-GB"/>
        </w:rPr>
        <w:t xml:space="preserve">corresponds to </w:t>
      </w:r>
      <w:r w:rsidR="00FB0533" w:rsidRPr="00D931F9">
        <w:rPr>
          <w:rFonts w:cstheme="minorHAnsi"/>
          <w:i/>
          <w:sz w:val="22"/>
          <w:szCs w:val="22"/>
          <w:lang w:val="en-GB"/>
        </w:rPr>
        <w:t xml:space="preserve">body </w:t>
      </w:r>
      <w:r w:rsidRPr="00D931F9">
        <w:rPr>
          <w:rFonts w:cstheme="minorHAnsi"/>
          <w:i/>
          <w:sz w:val="22"/>
          <w:szCs w:val="22"/>
          <w:lang w:val="en-GB"/>
        </w:rPr>
        <w:t xml:space="preserve">mass in unit </w:t>
      </w:r>
      <m:oMath>
        <m:r>
          <m:rPr>
            <m:sty m:val="p"/>
          </m:rPr>
          <w:rPr>
            <w:rFonts w:ascii="Cambria Math" w:hAnsi="Cambria Math" w:cstheme="minorHAnsi"/>
            <w:sz w:val="22"/>
            <w:szCs w:val="22"/>
            <w:lang w:val="en-GB"/>
          </w:rPr>
          <m:t>g</m:t>
        </m:r>
      </m:oMath>
      <w:r w:rsidRPr="00D931F9">
        <w:rPr>
          <w:rFonts w:cstheme="minorHAnsi"/>
          <w:i/>
          <w:sz w:val="22"/>
          <w:szCs w:val="22"/>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2967F625" w:rsidR="009F31EA" w:rsidRDefault="009F31EA" w:rsidP="00384142">
      <w:pPr>
        <w:spacing w:line="480" w:lineRule="auto"/>
        <w:contextualSpacing/>
        <w:jc w:val="both"/>
        <w:rPr>
          <w:rFonts w:eastAsiaTheme="minorEastAsia"/>
          <w:iCs/>
          <w:lang w:val="en-GB"/>
        </w:rPr>
      </w:pPr>
    </w:p>
    <w:p w14:paraId="145AB63F" w14:textId="77777777" w:rsidR="004620EE" w:rsidRDefault="004620EE"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225ACD2" w:rsidR="00704B3C" w:rsidRDefault="00704B3C" w:rsidP="00384142">
      <w:pPr>
        <w:spacing w:line="480" w:lineRule="auto"/>
        <w:contextualSpacing/>
        <w:jc w:val="both"/>
        <w:rPr>
          <w:rFonts w:eastAsiaTheme="minorEastAsia"/>
          <w:iCs/>
          <w:lang w:val="en-GB"/>
        </w:rPr>
      </w:pPr>
    </w:p>
    <w:p w14:paraId="6A63C7D5" w14:textId="77777777" w:rsidR="00FB4797" w:rsidRDefault="00FB4797"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2C18DB7"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is used to predict the effects of warming </w:t>
      </w:r>
      <w:r w:rsidR="008B643C" w:rsidRPr="00E071F1">
        <w:rPr>
          <w:rFonts w:eastAsiaTheme="minorEastAsia" w:cstheme="minorHAnsi"/>
          <w:lang w:val="en-GB"/>
        </w:rPr>
        <w:t xml:space="preserve">on </w:t>
      </w:r>
      <w:commentRangeStart w:id="511"/>
      <w:commentRangeStart w:id="512"/>
      <w:del w:id="513"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body size</w:t>
      </w:r>
      <w:ins w:id="514" w:author="Max Lindmark" w:date="2020-07-31T16:27:00Z">
        <w:r w:rsidR="00E63D01" w:rsidRPr="00E071F1">
          <w:rPr>
            <w:rFonts w:eastAsiaTheme="minorEastAsia" w:cstheme="minorHAnsi"/>
            <w:lang w:val="en-GB"/>
          </w:rPr>
          <w:t xml:space="preserve"> and </w:t>
        </w:r>
      </w:ins>
      <w:del w:id="515" w:author="Max Lindmark" w:date="2020-07-31T16:27:00Z">
        <w:r w:rsidR="00E646EF" w:rsidRPr="00E071F1" w:rsidDel="00E63D01">
          <w:rPr>
            <w:rFonts w:eastAsiaTheme="minorEastAsia" w:cstheme="minorHAnsi"/>
            <w:lang w:val="en-GB"/>
          </w:rPr>
          <w:delText xml:space="preserve">, </w:delText>
        </w:r>
        <w:commentRangeEnd w:id="511"/>
        <w:r w:rsidR="00337241" w:rsidRPr="00E071F1" w:rsidDel="00E63D01">
          <w:rPr>
            <w:rStyle w:val="CommentReference"/>
            <w:sz w:val="24"/>
            <w:szCs w:val="24"/>
          </w:rPr>
          <w:commentReference w:id="511"/>
        </w:r>
        <w:commentRangeEnd w:id="512"/>
        <w:r w:rsidR="00CD0AB3" w:rsidRPr="00E071F1" w:rsidDel="00E63D01">
          <w:rPr>
            <w:rStyle w:val="CommentReference"/>
            <w:sz w:val="24"/>
            <w:szCs w:val="24"/>
          </w:rPr>
          <w:commentReference w:id="512"/>
        </w:r>
      </w:del>
      <w:ins w:id="516"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517" w:author="Max Lindmark" w:date="2020-07-31T16:26:00Z">
        <w:r w:rsidR="00E646EF" w:rsidRPr="00E071F1" w:rsidDel="00242FC8">
          <w:rPr>
            <w:rFonts w:eastAsiaTheme="minorEastAsia" w:cstheme="minorHAnsi"/>
            <w:lang w:val="en-GB"/>
          </w:rPr>
          <w:delText xml:space="preserve"> </w:delText>
        </w:r>
        <w:commentRangeStart w:id="518"/>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518"/>
      <w:r w:rsidR="00CD0AB3" w:rsidRPr="00E071F1">
        <w:rPr>
          <w:rStyle w:val="CommentReference"/>
          <w:sz w:val="24"/>
          <w:szCs w:val="24"/>
        </w:rPr>
        <w:commentReference w:id="518"/>
      </w:r>
      <w:r w:rsidR="00862F0C"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rFonts w:ascii="Times New Roman" w:cs="Times New Roman"/>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rFonts w:ascii="Times New Roman" w:cs="Times New Roman"/>
          <w:lang w:val="en-GB"/>
        </w:rPr>
        <w:t xml:space="preserve">(Brown </w:t>
      </w:r>
      <w:r w:rsidR="00422B99" w:rsidRPr="00E071F1">
        <w:rPr>
          <w:rFonts w:ascii="Times New Roman" w:cs="Times New Roman"/>
          <w:i/>
          <w:iCs/>
          <w:lang w:val="en-GB"/>
        </w:rPr>
        <w:t>et al.</w:t>
      </w:r>
      <w:r w:rsidR="00422B99" w:rsidRPr="00E071F1">
        <w:rPr>
          <w:rFonts w:ascii="Times New Roman" w:cs="Times New Roman"/>
          <w:lang w:val="en-GB"/>
        </w:rPr>
        <w:t xml:space="preserve"> 2004; Killen </w:t>
      </w:r>
      <w:r w:rsidR="00422B99" w:rsidRPr="00E071F1">
        <w:rPr>
          <w:rFonts w:ascii="Times New Roman" w:cs="Times New Roman"/>
          <w:i/>
          <w:iCs/>
          <w:lang w:val="en-GB"/>
        </w:rPr>
        <w:t>et al.</w:t>
      </w:r>
      <w:r w:rsidR="00422B99" w:rsidRPr="00E071F1">
        <w:rPr>
          <w:rFonts w:ascii="Times New Roman" w:cs="Times New Roman"/>
          <w:lang w:val="en-GB"/>
        </w:rPr>
        <w:t xml:space="preserve"> 2010)</w:t>
      </w:r>
      <w:r w:rsidR="004530A8" w:rsidRPr="00E071F1">
        <w:rPr>
          <w:rFonts w:eastAsiaTheme="minorEastAsia" w:cstheme="minorHAnsi"/>
          <w:lang w:val="en-GB"/>
        </w:rPr>
        <w:fldChar w:fldCharType="end"/>
      </w:r>
      <w:commentRangeStart w:id="519"/>
      <w:commentRangeStart w:id="520"/>
      <w:r w:rsidR="00706253" w:rsidRPr="00E071F1">
        <w:rPr>
          <w:rFonts w:eastAsiaTheme="minorEastAsia" w:cstheme="minorHAnsi"/>
          <w:lang w:val="en-GB"/>
        </w:rPr>
        <w:t>.</w:t>
      </w:r>
      <w:commentRangeEnd w:id="519"/>
      <w:r w:rsidR="00FC200E" w:rsidRPr="00E071F1">
        <w:rPr>
          <w:rStyle w:val="CommentReference"/>
          <w:sz w:val="24"/>
          <w:szCs w:val="24"/>
        </w:rPr>
        <w:commentReference w:id="519"/>
      </w:r>
      <w:commentRangeEnd w:id="520"/>
      <w:r w:rsidR="00296C65" w:rsidRPr="00E071F1">
        <w:rPr>
          <w:rStyle w:val="CommentReference"/>
          <w:sz w:val="24"/>
          <w:szCs w:val="24"/>
        </w:rPr>
        <w:commentReference w:id="520"/>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521"/>
      <w:commentRangeStart w:id="522"/>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521"/>
      <w:r w:rsidR="000C69F2" w:rsidRPr="00E071F1">
        <w:rPr>
          <w:rStyle w:val="CommentReference"/>
          <w:sz w:val="24"/>
          <w:szCs w:val="24"/>
        </w:rPr>
        <w:commentReference w:id="521"/>
      </w:r>
      <w:commentRangeEnd w:id="522"/>
      <w:r w:rsidR="003A31C0" w:rsidRPr="00E071F1">
        <w:rPr>
          <w:rStyle w:val="CommentReference"/>
          <w:sz w:val="24"/>
          <w:szCs w:val="24"/>
        </w:rPr>
        <w:commentReference w:id="522"/>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predictions from the metabolic theory of ecology</w:t>
      </w:r>
      <w:r w:rsidR="00791AB2" w:rsidRPr="00E071F1">
        <w:rPr>
          <w:rFonts w:eastAsiaTheme="minorEastAsia" w:cstheme="minorHAnsi"/>
          <w:lang w:val="en-GB"/>
        </w:rPr>
        <w:t xml:space="preserve"> (MTE</w:t>
      </w:r>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523"/>
      <w:commentRangeStart w:id="524"/>
      <w:commentRangeStart w:id="525"/>
      <w:r w:rsidR="00F455E5" w:rsidRPr="00E071F1">
        <w:rPr>
          <w:rFonts w:eastAsiaTheme="minorEastAsia" w:cstheme="minorHAnsi"/>
          <w:lang w:val="en-GB"/>
        </w:rPr>
        <w:t>metabolic mismatch</w:t>
      </w:r>
      <w:commentRangeEnd w:id="523"/>
      <w:r w:rsidR="00FB3F60" w:rsidRPr="00E071F1">
        <w:rPr>
          <w:rStyle w:val="CommentReference"/>
          <w:sz w:val="24"/>
          <w:szCs w:val="24"/>
        </w:rPr>
        <w:commentReference w:id="523"/>
      </w:r>
      <w:commentRangeEnd w:id="524"/>
      <w:r w:rsidR="00CD0AB3" w:rsidRPr="00E071F1">
        <w:rPr>
          <w:rStyle w:val="CommentReference"/>
          <w:sz w:val="24"/>
          <w:szCs w:val="24"/>
        </w:rPr>
        <w:commentReference w:id="524"/>
      </w:r>
      <w:commentRangeEnd w:id="525"/>
      <w:r w:rsidR="001F44AA" w:rsidRPr="00E071F1">
        <w:rPr>
          <w:rStyle w:val="CommentReference"/>
          <w:sz w:val="24"/>
          <w:szCs w:val="24"/>
        </w:rPr>
        <w:commentReference w:id="525"/>
      </w:r>
      <w:r w:rsidR="007C713C" w:rsidRPr="00E071F1">
        <w:rPr>
          <w:rFonts w:eastAsiaTheme="minorEastAsia" w:cstheme="minorHAnsi"/>
          <w:lang w:val="en-GB"/>
        </w:rPr>
        <w:t>”</w:t>
      </w:r>
      <w:r w:rsidR="00020D44" w:rsidRPr="00E071F1">
        <w:rPr>
          <w:rFonts w:eastAsiaTheme="minorEastAsia" w:cstheme="minorHAnsi"/>
          <w:lang w:val="en-GB"/>
        </w:rPr>
        <w:t xml:space="preserve"> </w:t>
      </w:r>
      <w:ins w:id="526"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527"/>
      <w:commentRangeStart w:id="528"/>
      <w:r w:rsidR="00771D06" w:rsidRPr="00E071F1">
        <w:rPr>
          <w:rFonts w:eastAsiaTheme="minorEastAsia" w:cstheme="minorHAnsi"/>
          <w:lang w:val="en-GB"/>
        </w:rPr>
        <w:t xml:space="preserve">, </w:t>
      </w:r>
      <w:ins w:id="529"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530"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527"/>
      <w:r w:rsidR="000C69F2" w:rsidRPr="00E071F1">
        <w:rPr>
          <w:rStyle w:val="CommentReference"/>
          <w:sz w:val="24"/>
          <w:szCs w:val="24"/>
        </w:rPr>
        <w:commentReference w:id="527"/>
      </w:r>
      <w:commentRangeEnd w:id="528"/>
      <w:r w:rsidR="00C560AA" w:rsidRPr="00E071F1">
        <w:rPr>
          <w:rStyle w:val="CommentReference"/>
          <w:sz w:val="24"/>
          <w:szCs w:val="24"/>
        </w:rPr>
        <w:commentReference w:id="528"/>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071F1">
        <w:t xml:space="preserve">(Englund </w:t>
      </w:r>
      <w:r w:rsidR="009D6C25" w:rsidRPr="00E071F1">
        <w:rPr>
          <w:i/>
          <w:iCs/>
        </w:rPr>
        <w:t>et al.</w:t>
      </w:r>
      <w:r w:rsidR="009D6C25" w:rsidRPr="00E071F1">
        <w:t xml:space="preserve"> 2011; Rall </w:t>
      </w:r>
      <w:r w:rsidR="009D6C25" w:rsidRPr="00E071F1">
        <w:rPr>
          <w:i/>
          <w:iCs/>
        </w:rPr>
        <w:t>et al.</w:t>
      </w:r>
      <w:r w:rsidR="009D6C25" w:rsidRPr="00E071F1">
        <w:t xml:space="preserve"> 2012; Jutfelt </w:t>
      </w:r>
      <w:r w:rsidR="009D6C25" w:rsidRPr="00E071F1">
        <w:rPr>
          <w:i/>
          <w:iCs/>
        </w:rPr>
        <w:t>et al.</w:t>
      </w:r>
      <w:r w:rsidR="009D6C25" w:rsidRPr="00E071F1">
        <w:t xml:space="preserve"> 2020)</w:t>
      </w:r>
      <w:r w:rsidR="004A5143" w:rsidRPr="00E071F1">
        <w:rPr>
          <w:rFonts w:eastAsiaTheme="minorEastAsia" w:cstheme="minorHAnsi"/>
        </w:rPr>
        <w:fldChar w:fldCharType="end"/>
      </w:r>
      <w:r w:rsidR="000160D4" w:rsidRPr="00E071F1">
        <w:rPr>
          <w:rFonts w:eastAsiaTheme="minorEastAsia" w:cstheme="minorHAnsi"/>
        </w:rPr>
        <w:t xml:space="preserve"> (Fig. 4)</w:t>
      </w:r>
      <w:r w:rsidR="001B54EE" w:rsidRPr="00E071F1">
        <w:rPr>
          <w:rFonts w:eastAsiaTheme="minorEastAsia" w:cstheme="minorHAnsi"/>
        </w:rPr>
        <w:t>, and a</w:t>
      </w:r>
      <w:r w:rsidR="000B7460" w:rsidRPr="00E071F1">
        <w:rPr>
          <w:rFonts w:eastAsiaTheme="minorEastAsia" w:cstheme="minorHAnsi"/>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An important </w:t>
      </w:r>
      <w:r w:rsidR="005641E5" w:rsidRPr="00E071F1">
        <w:rPr>
          <w:rFonts w:eastAsiaTheme="minorEastAsia" w:cstheme="minorHAnsi"/>
          <w:lang w:val="en-GB"/>
        </w:rPr>
        <w:t xml:space="preserve">aspect of </w:t>
      </w:r>
      <w:r w:rsidR="00D738F4" w:rsidRPr="00E071F1">
        <w:rPr>
          <w:rFonts w:eastAsiaTheme="minorEastAsia" w:cstheme="minorHAnsi"/>
          <w:lang w:val="en-GB"/>
        </w:rPr>
        <w:t xml:space="preserve">accounting for </w:t>
      </w:r>
      <w:r w:rsidR="007A436C" w:rsidRPr="00E071F1">
        <w:rPr>
          <w:rFonts w:eastAsiaTheme="minorEastAsia" w:cstheme="minorHAnsi"/>
          <w:lang w:val="en-GB"/>
        </w:rPr>
        <w:t xml:space="preserve">the </w:t>
      </w:r>
      <w:r w:rsidR="00D738F4" w:rsidRPr="00E071F1">
        <w:rPr>
          <w:rFonts w:eastAsiaTheme="minorEastAsia" w:cstheme="minorHAnsi"/>
          <w:lang w:val="en-GB"/>
        </w:rPr>
        <w:t>body</w:t>
      </w:r>
      <w:r w:rsidR="0010623B" w:rsidRPr="00E071F1">
        <w:rPr>
          <w:rFonts w:eastAsiaTheme="minorEastAsia" w:cstheme="minorHAnsi"/>
          <w:lang w:val="en-GB"/>
        </w:rPr>
        <w:t xml:space="preserve"> </w:t>
      </w:r>
      <w:r w:rsidR="00D738F4" w:rsidRPr="00E071F1">
        <w:rPr>
          <w:rFonts w:eastAsiaTheme="minorEastAsia" w:cstheme="minorHAnsi"/>
          <w:lang w:val="en-GB"/>
        </w:rPr>
        <w:t xml:space="preserve">mass </w:t>
      </w:r>
      <w:r w:rsidR="005435F8" w:rsidRPr="00E071F1">
        <w:rPr>
          <w:rFonts w:eastAsiaTheme="minorEastAsia" w:cstheme="minorHAnsi"/>
          <w:lang w:val="en-GB"/>
        </w:rPr>
        <w:t xml:space="preserve">dependence </w:t>
      </w:r>
      <w:r w:rsidR="00603E09" w:rsidRPr="00E071F1">
        <w:rPr>
          <w:rFonts w:eastAsiaTheme="minorEastAsia" w:cstheme="minorHAnsi"/>
          <w:lang w:val="en-GB"/>
        </w:rPr>
        <w:t xml:space="preserve">of consumption and metabolism </w:t>
      </w:r>
      <w:r w:rsidR="006454E6" w:rsidRPr="00E071F1">
        <w:rPr>
          <w:rFonts w:eastAsiaTheme="minorEastAsia" w:cstheme="minorHAnsi"/>
          <w:lang w:val="en-GB"/>
        </w:rPr>
        <w:t>is that it 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531" w:author="Max Lindmark" w:date="2020-07-31T16:36:00Z">
        <w:r w:rsidR="00565213" w:rsidRPr="00E071F1">
          <w:rPr>
            <w:rFonts w:eastAsiaTheme="minorEastAsia" w:cstheme="minorHAnsi"/>
            <w:lang w:val="en-GB"/>
          </w:rPr>
          <w:t>, which we verify using a conceptual model of bioma</w:t>
        </w:r>
      </w:ins>
      <w:ins w:id="532" w:author="Max Lindmark" w:date="2020-07-31T16:37:00Z">
        <w:r w:rsidR="00565213" w:rsidRPr="00E071F1">
          <w:rPr>
            <w:rFonts w:eastAsiaTheme="minorEastAsia" w:cstheme="minorHAnsi"/>
            <w:lang w:val="en-GB"/>
          </w:rPr>
          <w:t xml:space="preserve">ss production as well as independent data </w:t>
        </w:r>
        <w:r w:rsidR="00827FC7" w:rsidRPr="00E071F1">
          <w:rPr>
            <w:rFonts w:eastAsiaTheme="minorEastAsia" w:cstheme="minorHAnsi"/>
            <w:lang w:val="en-GB"/>
          </w:rPr>
          <w:t xml:space="preserve">from </w:t>
        </w:r>
        <w:r w:rsidR="00565213" w:rsidRPr="00E071F1">
          <w:rPr>
            <w:rFonts w:eastAsiaTheme="minorEastAsia" w:cstheme="minorHAnsi"/>
            <w:lang w:val="en-GB"/>
          </w:rPr>
          <w:t xml:space="preserve">growth </w:t>
        </w:r>
        <w:r w:rsidR="00E34E58" w:rsidRPr="00E071F1">
          <w:rPr>
            <w:rFonts w:eastAsiaTheme="minorEastAsia" w:cstheme="minorHAnsi"/>
            <w:lang w:val="en-GB"/>
          </w:rPr>
          <w:t>experiments</w:t>
        </w:r>
      </w:ins>
      <w:del w:id="533" w:author="Max Lindmark" w:date="2020-07-31T16:36:00Z">
        <w:r w:rsidR="00893A75" w:rsidRPr="00E071F1" w:rsidDel="00565213">
          <w:rPr>
            <w:rFonts w:eastAsiaTheme="minorEastAsia" w:cstheme="minorHAnsi"/>
            <w:lang w:val="en-GB"/>
          </w:rPr>
          <w:delText>.</w:delText>
        </w:r>
      </w:del>
      <w:del w:id="534"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535"/>
      <w:r w:rsidR="00D738F4" w:rsidRPr="00E071F1">
        <w:rPr>
          <w:rFonts w:eastAsiaTheme="minorEastAsia" w:cstheme="minorHAnsi"/>
          <w:lang w:val="en-GB"/>
        </w:rPr>
        <w:t>.</w:t>
      </w:r>
      <w:commentRangeEnd w:id="535"/>
      <w:r w:rsidR="0081666C" w:rsidRPr="00E071F1">
        <w:rPr>
          <w:rStyle w:val="CommentReference"/>
          <w:sz w:val="24"/>
          <w:szCs w:val="24"/>
        </w:rPr>
        <w:commentReference w:id="535"/>
      </w:r>
    </w:p>
    <w:p w14:paraId="7CD0A19A" w14:textId="4AA6B40E" w:rsidR="002C540D" w:rsidRPr="00E071F1" w:rsidRDefault="0081666C" w:rsidP="00B503F2">
      <w:pPr>
        <w:spacing w:line="480" w:lineRule="auto"/>
        <w:ind w:firstLine="284"/>
        <w:contextualSpacing/>
        <w:jc w:val="both"/>
        <w:rPr>
          <w:rFonts w:eastAsiaTheme="minorEastAsia" w:cstheme="minorHAnsi"/>
          <w:lang w:val="en-GB"/>
        </w:rPr>
      </w:pPr>
      <w:commentRangeStart w:id="536"/>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537"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538" w:author="Max Lindmark" w:date="2020-09-10T17:19:00Z">
        <w:r w:rsidR="00A613E7">
          <w:rPr>
            <w:rFonts w:eastAsiaTheme="minorEastAsia" w:cstheme="minorHAnsi"/>
            <w:lang w:val="en-GB"/>
          </w:rPr>
          <w:t xml:space="preserve"> in </w:t>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539"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rFonts w:ascii="Times New Roman" w:cs="Times New Roman"/>
          <w:lang w:val="en-GB"/>
        </w:rPr>
        <w:t xml:space="preserve">(Wyban </w:t>
      </w:r>
      <w:r w:rsidR="009E0594" w:rsidRPr="009E0594">
        <w:rPr>
          <w:rFonts w:ascii="Times New Roman" w:cs="Times New Roman"/>
          <w:i/>
          <w:iCs/>
          <w:lang w:val="en-GB"/>
        </w:rPr>
        <w:t>et al.</w:t>
      </w:r>
      <w:r w:rsidR="009E0594" w:rsidRPr="009E0594">
        <w:rPr>
          <w:rFonts w:ascii="Times New Roman" w:cs="Times New Roman"/>
          <w:lang w:val="en-GB"/>
        </w:rPr>
        <w:t xml:space="preserve"> 1995; Panov &amp; McQueen 1998; Steinarsson &amp; Imsland 2003; Björnsson </w:t>
      </w:r>
      <w:r w:rsidR="009E0594" w:rsidRPr="009E0594">
        <w:rPr>
          <w:rFonts w:ascii="Times New Roman" w:cs="Times New Roman"/>
          <w:i/>
          <w:iCs/>
          <w:lang w:val="en-GB"/>
        </w:rPr>
        <w:t>et al.</w:t>
      </w:r>
      <w:r w:rsidR="009E0594" w:rsidRPr="009E0594">
        <w:rPr>
          <w:rFonts w:ascii="Times New Roman" w:cs="Times New Roman"/>
          <w:lang w:val="en-GB"/>
        </w:rPr>
        <w:t xml:space="preserve"> 2007; Handeland </w:t>
      </w:r>
      <w:r w:rsidR="009E0594" w:rsidRPr="009E0594">
        <w:rPr>
          <w:rFonts w:ascii="Times New Roman" w:cs="Times New Roman"/>
          <w:i/>
          <w:iCs/>
          <w:lang w:val="en-GB"/>
        </w:rPr>
        <w:t>et al.</w:t>
      </w:r>
      <w:r w:rsidR="009E0594" w:rsidRPr="009E0594">
        <w:rPr>
          <w:rFonts w:ascii="Times New Roman" w:cs="Times New Roman"/>
          <w:lang w:val="en-GB"/>
        </w:rPr>
        <w:t xml:space="preserve"> 2008)</w:t>
      </w:r>
      <w:r w:rsidR="00BD7C54" w:rsidRPr="00E071F1">
        <w:rPr>
          <w:rFonts w:eastAsiaTheme="minorEastAsia" w:cstheme="minorHAnsi"/>
        </w:rPr>
        <w:fldChar w:fldCharType="end"/>
      </w:r>
      <w:ins w:id="540" w:author="Jan Ohlberger" w:date="2020-05-22T15:45:00Z">
        <w:r w:rsidRPr="00E071F1">
          <w:rPr>
            <w:rFonts w:eastAsiaTheme="minorEastAsia" w:cstheme="minorHAnsi"/>
          </w:rPr>
          <w:t>, while others have not</w:t>
        </w:r>
        <w:del w:id="541" w:author="Max Lindmark" w:date="2020-07-31T16:38:00Z">
          <w:r w:rsidRPr="00E071F1" w:rsidDel="00827A44">
            <w:rPr>
              <w:rFonts w:eastAsiaTheme="minorEastAsia" w:cstheme="minorHAnsi"/>
            </w:rPr>
            <w:delText>,</w:delText>
          </w:r>
          <w:commentRangeStart w:id="542"/>
          <w:commentRangeStart w:id="543"/>
          <w:r w:rsidRPr="00E071F1" w:rsidDel="00827A44">
            <w:rPr>
              <w:rFonts w:eastAsiaTheme="minorEastAsia" w:cstheme="minorHAnsi"/>
            </w:rPr>
            <w:delText xml:space="preserve"> </w:delText>
          </w:r>
        </w:del>
      </w:ins>
      <w:del w:id="544" w:author="Max Lindmark" w:date="2020-07-31T16:38:00Z">
        <w:r w:rsidR="00D45D41" w:rsidRPr="00E071F1" w:rsidDel="00827A44">
          <w:rPr>
            <w:rFonts w:eastAsiaTheme="minorEastAsia" w:cstheme="minorHAnsi"/>
          </w:rPr>
          <w:delText xml:space="preserve"> found </w:delText>
        </w:r>
        <w:r w:rsidR="005D189E" w:rsidRPr="00E071F1" w:rsidDel="00827A44">
          <w:rPr>
            <w:rFonts w:eastAsiaTheme="minorEastAsia" w:cstheme="minorHAnsi"/>
            <w:lang w:val="en-GB"/>
          </w:rPr>
          <w:delText>for e.g. brown trout</w:delText>
        </w:r>
      </w:del>
      <w:ins w:id="545" w:author="Max Lindmark" w:date="2020-07-31T16:38:00Z">
        <w:r w:rsidR="00827A44" w:rsidRPr="00E071F1">
          <w:rPr>
            <w:rFonts w:eastAsiaTheme="minorEastAsia" w:cstheme="minorHAnsi"/>
            <w:lang w:val="en-GB"/>
          </w:rPr>
          <w:t xml:space="preserve"> </w:t>
        </w:r>
      </w:ins>
      <w:del w:id="546"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rFonts w:ascii="Times New Roman" w:cs="Times New Roman"/>
          <w:lang w:val="en-GB"/>
        </w:rPr>
        <w:t xml:space="preserve">(Brett </w:t>
      </w:r>
      <w:r w:rsidR="00422B99" w:rsidRPr="00E071F1">
        <w:rPr>
          <w:rFonts w:ascii="Times New Roman" w:cs="Times New Roman"/>
          <w:i/>
          <w:iCs/>
          <w:lang w:val="en-GB"/>
        </w:rPr>
        <w:t>et al.</w:t>
      </w:r>
      <w:r w:rsidR="00422B99" w:rsidRPr="00E071F1">
        <w:rPr>
          <w:rFonts w:ascii="Times New Roman" w:cs="Times New Roman"/>
          <w:lang w:val="en-GB"/>
        </w:rPr>
        <w:t xml:space="preserve"> 1969; Elliott &amp; Hurley 1995)</w:t>
      </w:r>
      <w:r w:rsidR="005C210B" w:rsidRPr="00E071F1">
        <w:rPr>
          <w:rFonts w:eastAsiaTheme="minorEastAsia" w:cstheme="minorHAnsi"/>
        </w:rPr>
        <w:fldChar w:fldCharType="end"/>
      </w:r>
      <w:del w:id="547" w:author="Max Lindmark" w:date="2020-07-31T16:38:00Z">
        <w:r w:rsidR="00381A59" w:rsidRPr="00E071F1" w:rsidDel="002716D6">
          <w:rPr>
            <w:rFonts w:eastAsiaTheme="minorEastAsia" w:cstheme="minorHAnsi"/>
            <w:lang w:val="en-GB"/>
            <w:rPrChange w:id="548" w:author="Anna Gårdmark" w:date="2020-05-27T11:34:00Z">
              <w:rPr>
                <w:rFonts w:eastAsiaTheme="minorEastAsia" w:cstheme="minorHAnsi"/>
              </w:rPr>
            </w:rPrChange>
          </w:rPr>
          <w:delText xml:space="preserve"> nor in</w:delText>
        </w:r>
      </w:del>
      <w:ins w:id="549" w:author="Jan Ohlberger" w:date="2020-05-22T15:46:00Z">
        <w:del w:id="550" w:author="Max Lindmark" w:date="2020-07-31T16:38:00Z">
          <w:r w:rsidRPr="00E071F1" w:rsidDel="002716D6">
            <w:rPr>
              <w:rFonts w:eastAsiaTheme="minorEastAsia" w:cstheme="minorHAnsi"/>
              <w:lang w:val="en-GB"/>
              <w:rPrChange w:id="551" w:author="Anna Gårdmark" w:date="2020-05-27T11:34:00Z">
                <w:rPr>
                  <w:rFonts w:eastAsiaTheme="minorEastAsia" w:cstheme="minorHAnsi"/>
                </w:rPr>
              </w:rPrChange>
            </w:rPr>
            <w:delText>and</w:delText>
          </w:r>
        </w:del>
      </w:ins>
      <w:del w:id="552" w:author="Max Lindmark" w:date="2020-07-31T16:38:00Z">
        <w:r w:rsidR="00381A59" w:rsidRPr="00E071F1" w:rsidDel="002716D6">
          <w:rPr>
            <w:rFonts w:eastAsiaTheme="minorEastAsia" w:cstheme="minorHAnsi"/>
            <w:lang w:val="en-GB"/>
            <w:rPrChange w:id="553" w:author="Anna Gårdmark" w:date="2020-05-27T11:34:00Z">
              <w:rPr>
                <w:rFonts w:eastAsiaTheme="minorEastAsia" w:cstheme="minorHAnsi"/>
              </w:rPr>
            </w:rPrChange>
          </w:rPr>
          <w:delText xml:space="preserve"> sockeye</w:delText>
        </w:r>
      </w:del>
      <w:del w:id="554" w:author="Max Lindmark" w:date="2020-07-31T16:39:00Z">
        <w:r w:rsidR="00381A59" w:rsidRPr="00E071F1" w:rsidDel="002716D6">
          <w:rPr>
            <w:rFonts w:eastAsiaTheme="minorEastAsia" w:cstheme="minorHAnsi"/>
            <w:lang w:val="en-GB"/>
            <w:rPrChange w:id="555"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556"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557"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542"/>
      <w:r w:rsidRPr="00E071F1">
        <w:rPr>
          <w:rStyle w:val="CommentReference"/>
          <w:sz w:val="24"/>
          <w:szCs w:val="24"/>
        </w:rPr>
        <w:commentReference w:id="542"/>
      </w:r>
      <w:commentRangeEnd w:id="543"/>
      <w:r w:rsidR="00827A44" w:rsidRPr="00E071F1">
        <w:rPr>
          <w:rStyle w:val="CommentReference"/>
          <w:sz w:val="24"/>
          <w:szCs w:val="24"/>
        </w:rPr>
        <w:commentReference w:id="543"/>
      </w:r>
      <w:r w:rsidR="005D189E" w:rsidRPr="00E071F1">
        <w:rPr>
          <w:rFonts w:eastAsiaTheme="minorEastAsia" w:cstheme="minorHAnsi"/>
          <w:lang w:val="en-GB"/>
        </w:rPr>
        <w:t xml:space="preserve">. </w:t>
      </w:r>
      <w:commentRangeEnd w:id="536"/>
      <w:r w:rsidR="00064247" w:rsidRPr="00E071F1">
        <w:rPr>
          <w:rStyle w:val="CommentReference"/>
          <w:sz w:val="24"/>
          <w:szCs w:val="24"/>
        </w:rPr>
        <w:commentReference w:id="536"/>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558"/>
      <w:r w:rsidR="0042097F" w:rsidRPr="00E071F1">
        <w:rPr>
          <w:rFonts w:eastAsiaTheme="minorEastAsia" w:cstheme="minorHAnsi"/>
          <w:lang w:val="en-GB"/>
        </w:rPr>
        <w:t>average fish</w:t>
      </w:r>
      <w:commentRangeEnd w:id="558"/>
      <w:r w:rsidR="00CD0AB3" w:rsidRPr="00E071F1">
        <w:rPr>
          <w:rStyle w:val="CommentReference"/>
          <w:sz w:val="24"/>
          <w:szCs w:val="24"/>
        </w:rPr>
        <w:commentReference w:id="558"/>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559"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560"/>
      <w:r w:rsidR="00B87E9C" w:rsidRPr="00E071F1">
        <w:rPr>
          <w:rFonts w:eastAsiaTheme="minorEastAsia" w:cstheme="minorHAnsi"/>
          <w:lang w:val="en-GB"/>
        </w:rPr>
        <w:t>.</w:t>
      </w:r>
      <w:commentRangeEnd w:id="560"/>
      <w:r w:rsidR="00EE2C16" w:rsidRPr="00E071F1">
        <w:rPr>
          <w:rStyle w:val="CommentReference"/>
          <w:sz w:val="24"/>
          <w:szCs w:val="24"/>
        </w:rPr>
        <w:commentReference w:id="560"/>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561"/>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r w:rsidR="00770AB8" w:rsidRPr="00E071F1">
        <w:rPr>
          <w:rFonts w:eastAsiaTheme="minorEastAsia" w:cstheme="minorHAnsi"/>
          <w:lang w:val="en-GB"/>
        </w:rPr>
        <w:t xml:space="preserve"> may also represent physiological constraints.</w:t>
      </w:r>
      <w:commentRangeEnd w:id="561"/>
      <w:r w:rsidR="0088272B" w:rsidRPr="00E071F1">
        <w:rPr>
          <w:rStyle w:val="CommentReference"/>
          <w:sz w:val="24"/>
          <w:szCs w:val="24"/>
        </w:rPr>
        <w:commentReference w:id="561"/>
      </w:r>
      <w:commentRangeStart w:id="562"/>
      <w:commentRangeEnd w:id="562"/>
      <w:r w:rsidR="00624E9D">
        <w:rPr>
          <w:rStyle w:val="CommentReference"/>
        </w:rPr>
        <w:commentReference w:id="562"/>
      </w:r>
    </w:p>
    <w:p w14:paraId="2BDB8268" w14:textId="5A1630CB" w:rsidR="00DD56B6" w:rsidRPr="00E071F1" w:rsidDel="00925B48" w:rsidRDefault="0017427D" w:rsidP="00FB095A">
      <w:pPr>
        <w:spacing w:line="480" w:lineRule="auto"/>
        <w:ind w:firstLine="284"/>
        <w:contextualSpacing/>
        <w:jc w:val="both"/>
        <w:rPr>
          <w:moveFrom w:id="563" w:author="Max Lindmark" w:date="2020-09-10T18:36:00Z"/>
          <w:rFonts w:cstheme="minorHAnsi"/>
          <w:lang w:val="en-GB"/>
        </w:rPr>
      </w:pPr>
      <w:moveFromRangeStart w:id="564" w:author="Max Lindmark" w:date="2020-09-10T18:36:00Z" w:name="move50655376"/>
      <w:commentRangeStart w:id="565"/>
      <w:moveFrom w:id="566"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567"/>
        <w:r w:rsidR="00CB394F" w:rsidRPr="00E071F1" w:rsidDel="00925B48">
          <w:rPr>
            <w:rFonts w:eastAsiaTheme="minorEastAsia" w:cstheme="minorHAnsi"/>
            <w:lang w:val="en-GB"/>
          </w:rPr>
          <w:t>.</w:t>
        </w:r>
        <w:commentRangeEnd w:id="567"/>
        <w:r w:rsidR="00940731" w:rsidRPr="00E071F1" w:rsidDel="00925B48">
          <w:rPr>
            <w:rStyle w:val="CommentReference"/>
            <w:sz w:val="24"/>
            <w:szCs w:val="24"/>
          </w:rPr>
          <w:commentReference w:id="567"/>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where 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568"/>
        <w:commentRangeStart w:id="569"/>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568"/>
        <w:r w:rsidR="000C19A1" w:rsidRPr="00E071F1" w:rsidDel="00925B48">
          <w:rPr>
            <w:rStyle w:val="CommentReference"/>
            <w:sz w:val="24"/>
            <w:szCs w:val="24"/>
          </w:rPr>
          <w:commentReference w:id="568"/>
        </w:r>
        <w:commentRangeEnd w:id="569"/>
        <w:r w:rsidR="00D2180A" w:rsidRPr="00E071F1" w:rsidDel="00925B48">
          <w:rPr>
            <w:rStyle w:val="CommentReference"/>
            <w:sz w:val="24"/>
            <w:szCs w:val="24"/>
          </w:rPr>
          <w:commentReference w:id="569"/>
        </w:r>
      </w:moveFrom>
    </w:p>
    <w:moveFromRangeEnd w:id="564"/>
    <w:p w14:paraId="5BFD6280" w14:textId="21085733" w:rsidR="00925B48" w:rsidRDefault="00E169B4" w:rsidP="007F7496">
      <w:pPr>
        <w:spacing w:line="480" w:lineRule="auto"/>
        <w:ind w:firstLine="284"/>
        <w:contextualSpacing/>
        <w:jc w:val="both"/>
        <w:rPr>
          <w:ins w:id="570" w:author="Max Lindmark" w:date="2020-09-10T18:36:00Z"/>
          <w:rFonts w:eastAsiaTheme="minorEastAsia" w:cstheme="minorHAnsi"/>
          <w:lang w:val="en-GB"/>
        </w:rPr>
      </w:pPr>
      <w:r w:rsidRPr="00E071F1">
        <w:rPr>
          <w:rFonts w:eastAsiaTheme="minorEastAsia" w:cstheme="minorHAnsi"/>
          <w:lang w:val="en-GB"/>
        </w:rPr>
        <w:t>Interestingly</w:t>
      </w:r>
      <w:commentRangeEnd w:id="565"/>
      <w:r w:rsidR="004766FC">
        <w:rPr>
          <w:rStyle w:val="CommentReference"/>
        </w:rPr>
        <w:commentReference w:id="565"/>
      </w:r>
      <w:r w:rsidRPr="00E071F1">
        <w:rPr>
          <w:rFonts w:eastAsiaTheme="minorEastAsia" w:cstheme="minorHAnsi"/>
          <w:lang w:val="en-GB"/>
        </w:rPr>
        <w:t xml:space="preserve">, </w:t>
      </w:r>
      <w:r w:rsidR="008A6A63" w:rsidRPr="00E071F1">
        <w:rPr>
          <w:rFonts w:eastAsiaTheme="minorEastAsia" w:cstheme="minorHAnsi"/>
          <w:lang w:val="en-GB"/>
        </w:rPr>
        <w:t xml:space="preserve">a </w:t>
      </w:r>
      <w:r w:rsidRPr="00E071F1">
        <w:rPr>
          <w:rFonts w:eastAsiaTheme="minorEastAsia" w:cstheme="minorHAnsi"/>
          <w:lang w:val="en-GB"/>
        </w:rPr>
        <w:t>d</w:t>
      </w:r>
      <w:r w:rsidR="0021662C" w:rsidRPr="00E071F1">
        <w:rPr>
          <w:rFonts w:eastAsiaTheme="minorEastAsia" w:cstheme="minorHAnsi"/>
          <w:lang w:val="en-GB"/>
        </w:rPr>
        <w:t>ecline in optimum growth temperature</w:t>
      </w:r>
      <w:r w:rsidR="00E71D88" w:rsidRPr="00E071F1">
        <w:rPr>
          <w:rFonts w:eastAsiaTheme="minorEastAsia" w:cstheme="minorHAnsi"/>
          <w:lang w:val="en-GB"/>
        </w:rPr>
        <w:t xml:space="preserve"> with mass</w:t>
      </w:r>
      <w:r w:rsidR="0021662C" w:rsidRPr="00E071F1">
        <w:rPr>
          <w:rFonts w:eastAsiaTheme="minorEastAsia" w:cstheme="minorHAnsi"/>
          <w:lang w:val="en-GB"/>
        </w:rPr>
        <w:t xml:space="preserve"> is also </w:t>
      </w:r>
      <w:r w:rsidR="008F32B4" w:rsidRPr="00E071F1">
        <w:rPr>
          <w:rFonts w:eastAsiaTheme="minorEastAsia" w:cstheme="minorHAnsi"/>
          <w:lang w:val="en-GB"/>
        </w:rPr>
        <w:t xml:space="preserve">predicted </w:t>
      </w:r>
      <w:r w:rsidR="00D01E0D" w:rsidRPr="00E071F1">
        <w:rPr>
          <w:rFonts w:eastAsiaTheme="minorEastAsia" w:cstheme="minorHAnsi"/>
          <w:lang w:val="en-GB"/>
        </w:rPr>
        <w:t xml:space="preserve">by </w:t>
      </w:r>
      <w:r w:rsidR="003A2AF0" w:rsidRPr="00E071F1">
        <w:rPr>
          <w:rFonts w:eastAsiaTheme="minorEastAsia" w:cstheme="minorHAnsi"/>
          <w:lang w:val="en-GB"/>
        </w:rPr>
        <w:t>general Pütter</w:t>
      </w:r>
      <w:del w:id="571" w:author="Max Lindmark" w:date="2020-09-10T22:07:00Z">
        <w:r w:rsidR="003A2AF0" w:rsidRPr="00E071F1" w:rsidDel="00734F3E">
          <w:rPr>
            <w:rFonts w:eastAsiaTheme="minorEastAsia" w:cstheme="minorHAnsi"/>
            <w:lang w:val="en-GB"/>
          </w:rPr>
          <w:delText>-type</w:delText>
        </w:r>
      </w:del>
      <w:ins w:id="572" w:author="Max Lindmark" w:date="2020-09-10T22:07:00Z">
        <w:r w:rsidR="00734F3E">
          <w:rPr>
            <w:rFonts w:eastAsiaTheme="minorEastAsia" w:cstheme="minorHAnsi"/>
            <w:lang w:val="en-GB"/>
          </w:rPr>
          <w:t xml:space="preserve"> </w:t>
        </w:r>
      </w:ins>
      <w:del w:id="573" w:author="Max Lindmark" w:date="2020-09-10T22:07:00Z">
        <w:r w:rsidR="003A2AF0" w:rsidRPr="00E071F1" w:rsidDel="00734F3E">
          <w:rPr>
            <w:rFonts w:eastAsiaTheme="minorEastAsia" w:cstheme="minorHAnsi"/>
            <w:lang w:val="en-GB"/>
          </w:rPr>
          <w:delText xml:space="preserve"> growth </w:delText>
        </w:r>
      </w:del>
      <w:r w:rsidR="003A2AF0" w:rsidRPr="00E071F1">
        <w:rPr>
          <w:rFonts w:eastAsiaTheme="minorEastAsia" w:cstheme="minorHAnsi"/>
          <w:lang w:val="en-GB"/>
        </w:rPr>
        <w:t>models</w:t>
      </w:r>
      <w:del w:id="574"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r w:rsidR="001A1712" w:rsidRPr="00E071F1">
        <w:rPr>
          <w:rFonts w:eastAsiaTheme="minorEastAsia" w:cstheme="minorHAnsi"/>
          <w:lang w:val="en-GB"/>
        </w:rPr>
        <w:t xml:space="preserve">. </w:t>
      </w:r>
      <w:r w:rsidR="008E2EAD" w:rsidRPr="00E071F1">
        <w:rPr>
          <w:rFonts w:eastAsiaTheme="minorEastAsia" w:cstheme="minorHAnsi"/>
          <w:lang w:val="en-GB"/>
        </w:rPr>
        <w:t xml:space="preserve">In these models, </w:t>
      </w:r>
      <w:r w:rsidR="00013DDC" w:rsidRPr="00E071F1">
        <w:rPr>
          <w:rFonts w:eastAsiaTheme="minorEastAsia" w:cstheme="minorHAnsi"/>
          <w:lang w:val="en-GB"/>
        </w:rPr>
        <w:t xml:space="preserve">optimum </w:t>
      </w:r>
      <w:r w:rsidR="001A1712" w:rsidRPr="00E071F1">
        <w:rPr>
          <w:rFonts w:eastAsiaTheme="minorEastAsia" w:cstheme="minorHAnsi"/>
          <w:lang w:val="en-GB"/>
        </w:rPr>
        <w:t xml:space="preserve">growth temperatures </w:t>
      </w:r>
      <w:r w:rsidR="00013DDC" w:rsidRPr="00E071F1">
        <w:rPr>
          <w:rFonts w:eastAsiaTheme="minorEastAsia" w:cstheme="minorHAnsi"/>
          <w:lang w:val="en-GB"/>
        </w:rPr>
        <w:t xml:space="preserve">decline with </w:t>
      </w:r>
      <w:r w:rsidR="00EB7942" w:rsidRPr="00E071F1">
        <w:rPr>
          <w:rFonts w:eastAsiaTheme="minorEastAsia" w:cstheme="minorHAnsi"/>
          <w:lang w:val="en-GB"/>
        </w:rPr>
        <w:t xml:space="preserve">body </w:t>
      </w:r>
      <w:r w:rsidR="00013DDC" w:rsidRPr="00E071F1">
        <w:rPr>
          <w:rFonts w:eastAsiaTheme="minorEastAsia" w:cstheme="minorHAnsi"/>
          <w:lang w:val="en-GB"/>
        </w:rPr>
        <w:t xml:space="preserve">size </w:t>
      </w:r>
      <w:r w:rsidR="006926E6" w:rsidRPr="00E071F1">
        <w:rPr>
          <w:rFonts w:eastAsiaTheme="minorEastAsia" w:cstheme="minorHAnsi"/>
          <w:lang w:val="en-GB"/>
        </w:rPr>
        <w:t>under two conditions:</w:t>
      </w:r>
      <w:r w:rsidR="009E7470" w:rsidRPr="00E071F1">
        <w:rPr>
          <w:rFonts w:eastAsiaTheme="minorEastAsia" w:cstheme="minorHAnsi"/>
          <w:lang w:val="en-GB"/>
        </w:rPr>
        <w:t xml:space="preserve"> (1)</w:t>
      </w:r>
      <w:ins w:id="575" w:author="Max Lindmark" w:date="2020-07-31T16:46:00Z">
        <w:r w:rsidR="0004382A" w:rsidRPr="00E071F1">
          <w:rPr>
            <w:rFonts w:eastAsiaTheme="minorEastAsia" w:cstheme="minorHAnsi"/>
            <w:lang w:val="en-GB"/>
          </w:rPr>
          <w:t xml:space="preserve"> the mass-exponent is</w:t>
        </w:r>
      </w:ins>
      <w:ins w:id="576" w:author="Max Lindmark" w:date="2020-09-10T17:57:00Z">
        <w:r w:rsidR="00E27604">
          <w:rPr>
            <w:rFonts w:eastAsiaTheme="minorEastAsia" w:cstheme="minorHAnsi"/>
            <w:lang w:val="en-GB"/>
          </w:rPr>
          <w:t xml:space="preserve"> larger</w:t>
        </w:r>
      </w:ins>
      <w:ins w:id="577" w:author="Max Lindmark" w:date="2020-07-31T16:46:00Z">
        <w:r w:rsidR="0004382A" w:rsidRPr="00E071F1">
          <w:rPr>
            <w:rFonts w:eastAsiaTheme="minorEastAsia" w:cstheme="minorHAnsi"/>
            <w:lang w:val="en-GB"/>
          </w:rPr>
          <w:t xml:space="preserve"> for </w:t>
        </w:r>
      </w:ins>
      <w:ins w:id="578" w:author="Max Lindmark" w:date="2020-09-10T17:58:00Z">
        <w:r w:rsidR="00B120EE">
          <w:rPr>
            <w:rFonts w:eastAsiaTheme="minorEastAsia" w:cstheme="minorHAnsi"/>
            <w:lang w:val="en-GB"/>
          </w:rPr>
          <w:t>catabolism than anabolism</w:t>
        </w:r>
      </w:ins>
      <w:ins w:id="579" w:author="Max Lindmark" w:date="2020-09-10T18:08:00Z">
        <w:r w:rsidR="002144DB">
          <w:rPr>
            <w:rFonts w:eastAsiaTheme="minorEastAsia" w:cstheme="minorHAnsi"/>
            <w:lang w:val="en-GB"/>
          </w:rPr>
          <w:t xml:space="preserve"> </w:t>
        </w:r>
      </w:ins>
      <w:del w:id="580" w:author="Max Lindmark" w:date="2020-09-10T18:08:00Z">
        <w:r w:rsidR="006926E6" w:rsidRPr="00E071F1" w:rsidDel="002144DB">
          <w:rPr>
            <w:rFonts w:eastAsiaTheme="minorEastAsia" w:cstheme="minorHAnsi"/>
            <w:lang w:val="en-GB"/>
          </w:rPr>
          <w:delText xml:space="preserve"> </w:delText>
        </w:r>
      </w:del>
      <w:commentRangeStart w:id="581"/>
      <w:commentRangeStart w:id="582"/>
      <m:oMath>
        <m:r>
          <w:del w:id="583" w:author="Max Lindmark" w:date="2020-07-31T16:46:00Z">
            <w:rPr>
              <w:rFonts w:ascii="Cambria Math" w:eastAsiaTheme="minorEastAsia" w:hAnsi="Cambria Math" w:cstheme="minorHAnsi"/>
            </w:rPr>
            <m:t>a</m:t>
          </w:del>
        </m:r>
        <m:r>
          <w:del w:id="584" w:author="Max Lindmark" w:date="2020-07-31T16:46:00Z">
            <w:rPr>
              <w:rFonts w:ascii="Cambria Math" w:eastAsiaTheme="minorEastAsia" w:hAnsi="Cambria Math" w:cstheme="minorHAnsi"/>
              <w:lang w:val="en-GB"/>
            </w:rPr>
            <m:t>&lt;</m:t>
          </w:del>
        </m:r>
        <m:r>
          <w:del w:id="585" w:author="Max Lindmark" w:date="2020-07-31T16:46:00Z">
            <w:rPr>
              <w:rFonts w:ascii="Cambria Math" w:eastAsiaTheme="minorEastAsia" w:hAnsi="Cambria Math" w:cstheme="minorHAnsi"/>
            </w:rPr>
            <m:t>b</m:t>
          </w:del>
        </m:r>
      </m:oMath>
      <w:del w:id="586" w:author="Max Lindmark" w:date="2020-09-10T18:08:00Z">
        <w:r w:rsidR="00C7479B" w:rsidRPr="00E071F1" w:rsidDel="002144DB">
          <w:rPr>
            <w:rFonts w:eastAsiaTheme="minorEastAsia" w:cstheme="minorHAnsi"/>
            <w:lang w:val="en-GB"/>
          </w:rPr>
          <w:delText xml:space="preserve"> </w:delText>
        </w:r>
        <w:commentRangeEnd w:id="581"/>
        <w:r w:rsidR="00D11D33" w:rsidRPr="00E071F1" w:rsidDel="002144DB">
          <w:rPr>
            <w:rStyle w:val="CommentReference"/>
            <w:sz w:val="24"/>
            <w:szCs w:val="24"/>
          </w:rPr>
          <w:commentReference w:id="581"/>
        </w:r>
        <w:commentRangeEnd w:id="582"/>
        <w:r w:rsidR="000D3447" w:rsidRPr="00E071F1" w:rsidDel="002144DB">
          <w:rPr>
            <w:rStyle w:val="CommentReference"/>
            <w:sz w:val="24"/>
            <w:szCs w:val="24"/>
          </w:rPr>
          <w:commentReference w:id="582"/>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r w:rsidR="00C7479B" w:rsidRPr="00E071F1">
        <w:rPr>
          <w:rFonts w:eastAsiaTheme="minorEastAsia" w:cstheme="minorHAnsi"/>
          <w:lang w:val="en-GB"/>
        </w:rPr>
        <w:t xml:space="preserve">and </w:t>
      </w:r>
      <w:r w:rsidR="009E7470" w:rsidRPr="00E071F1">
        <w:rPr>
          <w:rFonts w:eastAsiaTheme="minorEastAsia" w:cstheme="minorHAnsi"/>
          <w:lang w:val="en-GB"/>
        </w:rPr>
        <w:t xml:space="preserve">(2) </w:t>
      </w:r>
      <w:r w:rsidR="00551A0C" w:rsidRPr="00E071F1">
        <w:rPr>
          <w:rFonts w:eastAsiaTheme="minorEastAsia" w:cstheme="minorHAnsi"/>
          <w:lang w:val="en-GB"/>
        </w:rPr>
        <w:t xml:space="preserve">that </w:t>
      </w:r>
      <w:r w:rsidR="00C7479B" w:rsidRPr="00E071F1">
        <w:rPr>
          <w:rFonts w:eastAsiaTheme="minorEastAsia" w:cstheme="minorHAnsi"/>
          <w:lang w:val="en-GB"/>
        </w:rPr>
        <w:t xml:space="preserve">growth </w:t>
      </w:r>
      <w:r w:rsidR="003C020F" w:rsidRPr="00E071F1">
        <w:rPr>
          <w:rFonts w:eastAsiaTheme="minorEastAsia" w:cstheme="minorHAnsi"/>
          <w:lang w:val="en-GB"/>
        </w:rPr>
        <w:t xml:space="preserve">is unimodal </w:t>
      </w:r>
      <w:r w:rsidR="00C7479B" w:rsidRPr="00E071F1">
        <w:rPr>
          <w:rFonts w:eastAsiaTheme="minorEastAsia" w:cstheme="minorHAnsi"/>
          <w:lang w:val="en-GB"/>
        </w:rPr>
        <w:t>over temperature</w:t>
      </w:r>
      <w:r w:rsidR="002C3358" w:rsidRPr="00E071F1">
        <w:rPr>
          <w:rFonts w:eastAsiaTheme="minorEastAsia" w:cstheme="minorHAnsi"/>
          <w:lang w:val="en-GB"/>
        </w:rPr>
        <w:t xml:space="preserve"> </w:t>
      </w:r>
      <w:r w:rsidR="002C335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sidRPr="00E071F1">
        <w:rPr>
          <w:rFonts w:eastAsiaTheme="minorEastAsia" w:cstheme="minorHAnsi"/>
        </w:rPr>
        <w:fldChar w:fldCharType="separate"/>
      </w:r>
      <w:r w:rsidR="006750E1" w:rsidRPr="00E071F1">
        <w:rPr>
          <w:lang w:val="en-GB"/>
        </w:rPr>
        <w:t xml:space="preserve">(Morita </w:t>
      </w:r>
      <w:r w:rsidR="006750E1" w:rsidRPr="00E071F1">
        <w:rPr>
          <w:i/>
          <w:iCs/>
          <w:lang w:val="en-GB"/>
        </w:rPr>
        <w:t>et al.</w:t>
      </w:r>
      <w:r w:rsidR="006750E1" w:rsidRPr="00E071F1">
        <w:rPr>
          <w:lang w:val="en-GB"/>
        </w:rPr>
        <w:t xml:space="preserve"> 2010)</w:t>
      </w:r>
      <w:r w:rsidR="002C3358" w:rsidRPr="00E071F1">
        <w:rPr>
          <w:rFonts w:eastAsiaTheme="minorEastAsia" w:cstheme="minorHAnsi"/>
        </w:rPr>
        <w:fldChar w:fldCharType="end"/>
      </w:r>
      <w:r w:rsidR="000C7059" w:rsidRPr="00E071F1">
        <w:rPr>
          <w:rFonts w:eastAsiaTheme="minorEastAsia" w:cstheme="minorHAnsi"/>
          <w:lang w:val="en-GB"/>
        </w:rPr>
        <w:t xml:space="preserve">. </w:t>
      </w:r>
      <w:del w:id="587"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588"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589"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rFonts w:ascii="Times New Roman" w:cs="Times New Roman"/>
            <w:lang w:val="en-GB"/>
          </w:rPr>
          <w:delText xml:space="preserve">(Lefevre </w:delText>
        </w:r>
        <w:r w:rsidR="00422B99" w:rsidRPr="00E071F1" w:rsidDel="00AF46DF">
          <w:rPr>
            <w:rFonts w:ascii="Times New Roman" w:cs="Times New Roman"/>
            <w:i/>
            <w:iCs/>
            <w:lang w:val="en-GB"/>
          </w:rPr>
          <w:delText>et al.</w:delText>
        </w:r>
        <w:r w:rsidR="00422B99" w:rsidRPr="00E071F1" w:rsidDel="00AF46DF">
          <w:rPr>
            <w:rFonts w:ascii="Times New Roman" w:cs="Times New Roman"/>
            <w:lang w:val="en-GB"/>
          </w:rPr>
          <w:delText xml:space="preserve"> 2017; Pauly &amp; Cheung 2018b)</w:delText>
        </w:r>
        <w:r w:rsidR="00BF6326" w:rsidRPr="00E071F1" w:rsidDel="00AF46DF">
          <w:rPr>
            <w:rFonts w:eastAsiaTheme="minorEastAsia" w:cstheme="minorHAnsi"/>
            <w:lang w:val="en-GB"/>
          </w:rPr>
          <w:fldChar w:fldCharType="end"/>
        </w:r>
        <w:commentRangeStart w:id="590"/>
        <w:commentRangeStart w:id="591"/>
        <w:r w:rsidR="00992EBD" w:rsidRPr="00E071F1" w:rsidDel="00AF46DF">
          <w:rPr>
            <w:rFonts w:eastAsiaTheme="minorEastAsia" w:cstheme="minorHAnsi"/>
            <w:lang w:val="en-GB"/>
          </w:rPr>
          <w:delText>.</w:delText>
        </w:r>
        <w:commentRangeEnd w:id="590"/>
        <w:r w:rsidR="00EB7942" w:rsidRPr="00E071F1" w:rsidDel="00AF46DF">
          <w:rPr>
            <w:rStyle w:val="CommentReference"/>
            <w:sz w:val="24"/>
            <w:szCs w:val="24"/>
          </w:rPr>
          <w:commentReference w:id="590"/>
        </w:r>
        <w:commentRangeEnd w:id="591"/>
        <w:r w:rsidR="00CC2873" w:rsidRPr="00E071F1" w:rsidDel="00AF46DF">
          <w:rPr>
            <w:rStyle w:val="CommentReference"/>
            <w:sz w:val="24"/>
            <w:szCs w:val="24"/>
          </w:rPr>
          <w:commentReference w:id="591"/>
        </w:r>
        <w:r w:rsidR="00E7188A" w:rsidRPr="00E071F1" w:rsidDel="00AF46DF">
          <w:rPr>
            <w:rFonts w:eastAsiaTheme="minorEastAsia" w:cstheme="minorHAnsi"/>
            <w:lang w:val="en-GB"/>
          </w:rPr>
          <w:delText xml:space="preserve"> </w:delText>
        </w:r>
      </w:del>
      <w:r w:rsidR="00F70DFF" w:rsidRPr="00E071F1">
        <w:rPr>
          <w:rFonts w:eastAsiaTheme="minorEastAsia" w:cstheme="minorHAnsi"/>
          <w:lang w:val="en-GB"/>
        </w:rPr>
        <w:t xml:space="preserve">In the </w:t>
      </w:r>
      <w:ins w:id="592" w:author="Max Lindmark" w:date="2020-09-10T22:07:00Z">
        <w:r w:rsidR="004C54B1">
          <w:rPr>
            <w:rFonts w:eastAsiaTheme="minorEastAsia" w:cstheme="minorHAnsi"/>
            <w:lang w:val="en-GB"/>
          </w:rPr>
          <w:t>commonly use</w:t>
        </w:r>
        <w:r w:rsidR="004F5E62">
          <w:rPr>
            <w:rFonts w:eastAsiaTheme="minorEastAsia" w:cstheme="minorHAnsi"/>
            <w:lang w:val="en-GB"/>
          </w:rPr>
          <w:t xml:space="preserve">d </w:t>
        </w:r>
      </w:ins>
      <w:r w:rsidR="00F70DFF" w:rsidRPr="00E071F1">
        <w:rPr>
          <w:rFonts w:eastAsiaTheme="minorEastAsia" w:cstheme="minorHAnsi"/>
          <w:lang w:val="en-GB"/>
        </w:rPr>
        <w:t>von Bertalanffy growth model (VBGM)</w:t>
      </w:r>
      <w:del w:id="593"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w:delText>
        </w:r>
      </w:del>
      <w:ins w:id="594" w:author="Max Lindmark" w:date="2020-09-10T21:45:00Z">
        <w:r w:rsidR="00A47E94">
          <w:rPr>
            <w:rFonts w:eastAsiaTheme="minorEastAsia" w:cstheme="minorHAnsi"/>
            <w:lang w:val="en-GB"/>
          </w:rPr>
          <w:t xml:space="preserve">, </w:t>
        </w:r>
      </w:ins>
      <w:del w:id="595" w:author="Max Lindmark" w:date="2020-09-10T21:45:00Z">
        <w:r w:rsidR="00392323" w:rsidRPr="00E071F1" w:rsidDel="00A47E94">
          <w:rPr>
            <w:rFonts w:eastAsiaTheme="minorEastAsia" w:cstheme="minorHAnsi"/>
            <w:lang w:val="en-GB"/>
          </w:rPr>
          <w:delText xml:space="preserve"> </w:delText>
        </w:r>
      </w:del>
      <w:r w:rsidR="00392323" w:rsidRPr="00E071F1">
        <w:rPr>
          <w:rFonts w:eastAsiaTheme="minorEastAsia" w:cstheme="minorHAnsi"/>
          <w:lang w:val="en-GB"/>
        </w:rPr>
        <w:t>it is assumed</w:t>
      </w:r>
      <w:r w:rsidR="00C41597" w:rsidRPr="00E071F1">
        <w:rPr>
          <w:rFonts w:eastAsiaTheme="minorEastAsia" w:cstheme="minorHAnsi"/>
          <w:lang w:val="en-GB"/>
        </w:rPr>
        <w:t xml:space="preserve"> </w:t>
      </w:r>
      <w:r w:rsidR="00F70DFF" w:rsidRPr="00E071F1">
        <w:rPr>
          <w:rFonts w:eastAsiaTheme="minorEastAsia" w:cstheme="minorHAnsi"/>
          <w:lang w:val="en-GB"/>
        </w:rPr>
        <w:t>that catabolism</w:t>
      </w:r>
      <w:ins w:id="596" w:author="Max Lindmark" w:date="2020-09-10T22:26:00Z">
        <w:r w:rsidR="002B253F">
          <w:rPr>
            <w:rFonts w:eastAsiaTheme="minorEastAsia" w:cstheme="minorHAnsi"/>
            <w:lang w:val="en-GB"/>
          </w:rPr>
          <w:t xml:space="preserve"> or maintenance metabolism</w:t>
        </w:r>
      </w:ins>
      <w:r w:rsidR="00F70DFF" w:rsidRPr="00E071F1">
        <w:rPr>
          <w:rFonts w:eastAsiaTheme="minorEastAsia" w:cstheme="minorHAnsi"/>
          <w:lang w:val="en-GB"/>
        </w:rPr>
        <w:t xml:space="preserve"> is proportional to body mass</w:t>
      </w:r>
      <w:del w:id="597"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w:del>
      <m:oMath>
        <m:r>
          <w:del w:id="598" w:author="Max Lindmark" w:date="2020-09-10T22:26:00Z">
            <w:rPr>
              <w:rFonts w:ascii="Cambria Math" w:eastAsiaTheme="minorEastAsia" w:hAnsi="Cambria Math" w:cstheme="minorHAnsi"/>
              <w:lang w:val="en-GB"/>
            </w:rPr>
            <m:t>b=1</m:t>
          </w:del>
        </m:r>
      </m:oMath>
      <w:del w:id="599" w:author="Max Lindmark" w:date="2020-09-10T22:26:00Z">
        <w:r w:rsidR="00C41597" w:rsidRPr="00E071F1" w:rsidDel="00E1047A">
          <w:rPr>
            <w:rFonts w:eastAsiaTheme="minorEastAsia" w:cstheme="minorHAnsi"/>
            <w:lang w:val="en-GB"/>
          </w:rPr>
          <w:delText>)</w:delText>
        </w:r>
      </w:del>
      <w:r w:rsidR="00BF6C10" w:rsidRPr="00E071F1">
        <w:rPr>
          <w:rFonts w:eastAsiaTheme="minorEastAsia" w:cstheme="minorHAnsi"/>
          <w:lang w:val="en-GB"/>
        </w:rPr>
        <w:t xml:space="preserve">. This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600"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601" w:author="Max Lindmark" w:date="2020-09-10T22:57:00Z">
        <w:r w:rsidR="0096318F">
          <w:rPr>
            <w:rFonts w:eastAsiaTheme="minorEastAsia" w:cstheme="minorHAnsi"/>
            <w:lang w:val="en-GB"/>
          </w:rPr>
          <w:t xml:space="preserve"> – and </w:t>
        </w:r>
      </w:ins>
      <w:ins w:id="602" w:author="Max Lindmark" w:date="2020-09-10T18:18:00Z">
        <w:r w:rsidR="00D42EBA">
          <w:rPr>
            <w:rFonts w:eastAsiaTheme="minorEastAsia" w:cstheme="minorHAnsi"/>
            <w:lang w:val="en-GB"/>
          </w:rPr>
          <w:t>l</w:t>
        </w:r>
      </w:ins>
      <w:ins w:id="603" w:author="Max Lindmark" w:date="2020-09-10T18:17:00Z">
        <w:r w:rsidR="008B4882">
          <w:rPr>
            <w:rFonts w:eastAsiaTheme="minorEastAsia" w:cstheme="minorHAnsi"/>
            <w:lang w:val="en-GB"/>
          </w:rPr>
          <w:t xml:space="preserve">ikely also </w:t>
        </w:r>
      </w:ins>
      <w:ins w:id="604" w:author="Max Lindmark" w:date="2020-09-10T18:15:00Z">
        <w:r w:rsidR="00E87659">
          <w:rPr>
            <w:rFonts w:eastAsiaTheme="minorEastAsia" w:cstheme="minorHAnsi"/>
            <w:lang w:val="en-GB"/>
          </w:rPr>
          <w:t xml:space="preserve">for mathematical </w:t>
        </w:r>
      </w:ins>
      <w:ins w:id="605"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rFonts w:ascii="Times New Roman" w:cs="Times New Roman"/>
          <w:lang w:val="en-GB"/>
        </w:rPr>
        <w:t>(Ursin 1967)</w:t>
      </w:r>
      <w:r w:rsidR="0007649F">
        <w:rPr>
          <w:rFonts w:eastAsiaTheme="minorEastAsia" w:cstheme="minorHAnsi"/>
          <w:lang w:val="en-GB"/>
        </w:rPr>
        <w:fldChar w:fldCharType="end"/>
      </w:r>
      <w:ins w:id="606" w:author="Max Lindmark" w:date="2020-09-10T18:15:00Z">
        <w:r w:rsidR="00E87659">
          <w:rPr>
            <w:rFonts w:eastAsiaTheme="minorEastAsia" w:cstheme="minorHAnsi"/>
            <w:lang w:val="en-GB"/>
          </w:rPr>
          <w:t>)</w:t>
        </w:r>
      </w:ins>
      <w:ins w:id="607" w:author="Max Lindmark" w:date="2020-09-10T18:18:00Z">
        <w:r w:rsidR="008D25F8">
          <w:rPr>
            <w:rFonts w:eastAsiaTheme="minorEastAsia" w:cstheme="minorHAnsi"/>
            <w:lang w:val="en-GB"/>
          </w:rPr>
          <w:t xml:space="preserve">. </w:t>
        </w:r>
      </w:ins>
      <w:ins w:id="608"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609" w:author="Max Lindmark" w:date="2020-09-10T22:26:00Z">
        <w:r w:rsidR="002B253F">
          <w:rPr>
            <w:rFonts w:eastAsiaTheme="minorEastAsia" w:cstheme="minorHAnsi"/>
            <w:lang w:val="en-GB"/>
          </w:rPr>
          <w:t xml:space="preserve"> has been </w:t>
        </w:r>
      </w:ins>
      <w:ins w:id="610" w:author="Max Lindmark" w:date="2020-09-10T22:28:00Z">
        <w:r w:rsidR="00921CE6">
          <w:rPr>
            <w:rFonts w:eastAsiaTheme="minorEastAsia" w:cstheme="minorHAnsi"/>
            <w:lang w:val="en-GB"/>
          </w:rPr>
          <w:t>criticized</w:t>
        </w:r>
      </w:ins>
      <w:ins w:id="611" w:author="Max Lindmark" w:date="2020-09-10T22:57:00Z">
        <w:r w:rsidR="001540AA">
          <w:rPr>
            <w:rFonts w:eastAsiaTheme="minorEastAsia" w:cstheme="minorHAnsi"/>
            <w:lang w:val="en-GB"/>
          </w:rPr>
          <w:t xml:space="preserve">, </w:t>
        </w:r>
      </w:ins>
      <w:ins w:id="612" w:author="Max Lindmark" w:date="2020-09-10T23:00:00Z">
        <w:r w:rsidR="0014258A">
          <w:rPr>
            <w:rFonts w:eastAsiaTheme="minorEastAsia" w:cstheme="minorHAnsi"/>
            <w:lang w:val="en-GB"/>
          </w:rPr>
          <w:t>as</w:t>
        </w:r>
      </w:ins>
      <w:ins w:id="613" w:author="Max Lindmark" w:date="2020-09-10T22:57:00Z">
        <w:r w:rsidR="001540AA">
          <w:rPr>
            <w:rFonts w:eastAsiaTheme="minorEastAsia" w:cstheme="minorHAnsi"/>
            <w:lang w:val="en-GB"/>
          </w:rPr>
          <w:t xml:space="preserve"> </w:t>
        </w:r>
      </w:ins>
      <w:ins w:id="614"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615" w:author="Max Lindmark" w:date="2020-09-10T23:17:00Z">
        <w:r w:rsidR="00D90F42">
          <w:rPr>
            <w:rFonts w:eastAsiaTheme="minorEastAsia" w:cstheme="minorHAnsi"/>
            <w:lang w:val="en-GB"/>
          </w:rPr>
          <w:t xml:space="preserve">thought of </w:t>
        </w:r>
      </w:ins>
      <w:ins w:id="616" w:author="Max Lindmark" w:date="2020-09-10T23:00:00Z">
        <w:r w:rsidR="002F4D38">
          <w:rPr>
            <w:rFonts w:eastAsiaTheme="minorEastAsia" w:cstheme="minorHAnsi"/>
            <w:lang w:val="en-GB"/>
          </w:rPr>
          <w:t xml:space="preserve">as </w:t>
        </w:r>
      </w:ins>
      <w:ins w:id="617" w:author="Max Lindmark" w:date="2020-09-10T18:21:00Z">
        <w:r w:rsidR="001A0B3D" w:rsidRPr="00E071F1">
          <w:rPr>
            <w:rFonts w:eastAsiaTheme="minorEastAsia" w:cstheme="minorHAnsi"/>
            <w:lang w:val="en-GB"/>
          </w:rPr>
          <w:t>proportional to standard metabolic rate</w:t>
        </w:r>
      </w:ins>
      <w:ins w:id="618"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619" w:author="Max Lindmark" w:date="2020-09-10T22:27:00Z">
        <w:r w:rsidR="008E0E7C">
          <w:rPr>
            <w:rFonts w:eastAsiaTheme="minorEastAsia" w:cstheme="minorHAnsi"/>
            <w:lang w:val="en-GB"/>
          </w:rPr>
          <w:t xml:space="preserve"> </w:t>
        </w:r>
      </w:ins>
      <w:ins w:id="620" w:author="Max Lindmark" w:date="2020-09-10T18:21:00Z">
        <w:r w:rsidR="001A0B3D" w:rsidRPr="00E071F1">
          <w:rPr>
            <w:rFonts w:eastAsiaTheme="minorEastAsia" w:cstheme="minorHAnsi"/>
          </w:rPr>
          <w:fldChar w:fldCharType="begin"/>
        </w:r>
      </w:ins>
      <w:r w:rsidR="002E281F">
        <w:rPr>
          <w:rFonts w:eastAsiaTheme="minorEastAsia" w:cstheme="minorHAnsi"/>
          <w:lang w:val="en-GB"/>
        </w:rPr>
        <w:instrText xml:space="preserve"> ADDIN ZOTERO_ITEM CSL_CITATION {"citationID":"a2pipk34rtl","properties":{"formattedCitation":"(Ursin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621" w:author="Max Lindmark" w:date="2020-09-10T18:21:00Z">
        <w:r w:rsidR="001A0B3D" w:rsidRPr="00E071F1">
          <w:rPr>
            <w:rFonts w:eastAsiaTheme="minorEastAsia" w:cstheme="minorHAnsi"/>
          </w:rPr>
          <w:fldChar w:fldCharType="separate"/>
        </w:r>
      </w:ins>
      <w:r w:rsidR="002E281F" w:rsidRPr="002E281F">
        <w:rPr>
          <w:rFonts w:ascii="Times New Roman" w:cs="Times New Roman"/>
          <w:lang w:val="en-GB"/>
        </w:rPr>
        <w:t xml:space="preserve">(Ursin 1967; Jobling 1997; Lefevre </w:t>
      </w:r>
      <w:r w:rsidR="002E281F" w:rsidRPr="002E281F">
        <w:rPr>
          <w:rFonts w:ascii="Times New Roman" w:cs="Times New Roman"/>
          <w:i/>
          <w:iCs/>
          <w:lang w:val="en-GB"/>
        </w:rPr>
        <w:t>et al.</w:t>
      </w:r>
      <w:r w:rsidR="002E281F" w:rsidRPr="002E281F">
        <w:rPr>
          <w:rFonts w:ascii="Times New Roman" w:cs="Times New Roman"/>
          <w:lang w:val="en-GB"/>
        </w:rPr>
        <w:t xml:space="preserve"> 2017)</w:t>
      </w:r>
      <w:ins w:id="622" w:author="Max Lindmark" w:date="2020-09-10T18:21:00Z">
        <w:r w:rsidR="001A0B3D" w:rsidRPr="00E071F1">
          <w:rPr>
            <w:rFonts w:eastAsiaTheme="minorEastAsia" w:cstheme="minorHAnsi"/>
          </w:rPr>
          <w:fldChar w:fldCharType="end"/>
        </w:r>
      </w:ins>
      <w:ins w:id="623" w:author="Max Lindmark" w:date="2020-09-10T23:19:00Z">
        <w:r w:rsidR="00AE3D1D">
          <w:rPr>
            <w:rFonts w:eastAsiaTheme="minorEastAsia" w:cstheme="minorHAnsi"/>
            <w:lang w:val="en-US"/>
          </w:rPr>
          <w:t>. I</w:t>
        </w:r>
      </w:ins>
      <w:ins w:id="624" w:author="Max Lindmark" w:date="2020-09-10T23:18:00Z">
        <w:r w:rsidR="00F07811">
          <w:rPr>
            <w:rFonts w:eastAsiaTheme="minorEastAsia" w:cstheme="minorHAnsi"/>
            <w:lang w:val="en-US"/>
          </w:rPr>
          <w:t xml:space="preserve">n </w:t>
        </w:r>
      </w:ins>
      <w:ins w:id="625" w:author="Max Lindmark" w:date="2020-09-10T23:19:00Z">
        <w:r w:rsidR="00AE3D1D">
          <w:rPr>
            <w:rFonts w:eastAsiaTheme="minorEastAsia" w:cstheme="minorHAnsi"/>
            <w:lang w:val="en-US"/>
          </w:rPr>
          <w:t xml:space="preserve">this </w:t>
        </w:r>
      </w:ins>
      <w:ins w:id="626" w:author="Max Lindmark" w:date="2020-09-10T23:18:00Z">
        <w:r w:rsidR="00F07811">
          <w:rPr>
            <w:rFonts w:eastAsiaTheme="minorEastAsia" w:cstheme="minorHAnsi"/>
            <w:lang w:val="en-US"/>
          </w:rPr>
          <w:t>case</w:t>
        </w:r>
        <w:r w:rsidR="00AE3D1D">
          <w:rPr>
            <w:rFonts w:eastAsiaTheme="minorEastAsia" w:cstheme="minorHAnsi"/>
            <w:lang w:val="en-US"/>
          </w:rPr>
          <w:t xml:space="preserve"> the two allometric functions of the model</w:t>
        </w:r>
      </w:ins>
      <w:ins w:id="627" w:author="Max Lindmark" w:date="2020-09-10T23:19:00Z">
        <w:r w:rsidR="00AE3D1D">
          <w:rPr>
            <w:rFonts w:eastAsiaTheme="minorEastAsia" w:cstheme="minorHAnsi"/>
            <w:lang w:val="en-US"/>
          </w:rPr>
          <w:t xml:space="preserve"> have similar exponents</w:t>
        </w:r>
      </w:ins>
      <w:ins w:id="628" w:author="Max Lindmark" w:date="2020-09-10T23:22:00Z">
        <w:r w:rsidR="00587684">
          <w:rPr>
            <w:rFonts w:eastAsiaTheme="minorEastAsia" w:cstheme="minorHAnsi"/>
            <w:lang w:val="en-US"/>
          </w:rPr>
          <w:t xml:space="preserve"> </w:t>
        </w:r>
      </w:ins>
      <w:ins w:id="629" w:author="Max Lindmark" w:date="2020-09-10T23:19:00Z">
        <w:r w:rsidR="008A14FE">
          <w:rPr>
            <w:rFonts w:eastAsiaTheme="minorEastAsia" w:cstheme="minorHAnsi"/>
            <w:lang w:val="en-US"/>
          </w:rPr>
          <w:t xml:space="preserve">and </w:t>
        </w:r>
      </w:ins>
      <w:ins w:id="630" w:author="Max Lindmark" w:date="2020-09-10T18:22:00Z">
        <w:r w:rsidR="005B6F08">
          <w:rPr>
            <w:rFonts w:eastAsiaTheme="minorEastAsia" w:cstheme="minorHAnsi"/>
            <w:lang w:val="en-US"/>
          </w:rPr>
          <w:t xml:space="preserve">the </w:t>
        </w:r>
        <w:r w:rsidR="00905870">
          <w:rPr>
            <w:rFonts w:eastAsiaTheme="minorEastAsia" w:cstheme="minorHAnsi"/>
            <w:lang w:val="en-US"/>
          </w:rPr>
          <w:t xml:space="preserve">effect of temperature on </w:t>
        </w:r>
      </w:ins>
      <w:ins w:id="631" w:author="Max Lindmark" w:date="2020-09-10T23:22:00Z">
        <w:r w:rsidR="00587684">
          <w:rPr>
            <w:rFonts w:eastAsiaTheme="minorEastAsia" w:cstheme="minorHAnsi"/>
            <w:lang w:val="en-US"/>
          </w:rPr>
          <w:t xml:space="preserve">asymptotic size </w:t>
        </w:r>
      </w:ins>
      <w:ins w:id="632" w:author="Max Lindmark" w:date="2020-09-10T18:37:00Z">
        <w:r w:rsidR="003958E5">
          <w:rPr>
            <w:rFonts w:eastAsiaTheme="minorEastAsia" w:cstheme="minorHAnsi"/>
            <w:lang w:val="en-US"/>
          </w:rPr>
          <w:t xml:space="preserve">can </w:t>
        </w:r>
      </w:ins>
      <w:ins w:id="633" w:author="Max Lindmark" w:date="2020-09-10T18:22:00Z">
        <w:r w:rsidR="00905870">
          <w:rPr>
            <w:rFonts w:eastAsiaTheme="minorEastAsia" w:cstheme="minorHAnsi"/>
            <w:lang w:val="en-US"/>
          </w:rPr>
          <w:t>become unrealistic</w:t>
        </w:r>
      </w:ins>
      <w:ins w:id="634" w:author="Max Lindmark" w:date="2020-09-10T18:23:00Z">
        <w:r w:rsidR="00436319">
          <w:rPr>
            <w:rFonts w:eastAsiaTheme="minorEastAsia" w:cstheme="minorHAnsi"/>
            <w:lang w:val="en-US"/>
          </w:rPr>
          <w:t xml:space="preserve"> </w:t>
        </w:r>
      </w:ins>
      <w:r w:rsidR="00890BA7">
        <w:rPr>
          <w:rFonts w:eastAsiaTheme="minorEastAsia" w:cstheme="minorHAnsi"/>
          <w:lang w:val="en-US"/>
        </w:rPr>
        <w:fldChar w:fldCharType="begin"/>
      </w:r>
      <w:r w:rsidR="00BE32DF">
        <w:rPr>
          <w:rFonts w:eastAsiaTheme="minorEastAsia" w:cstheme="minorHAnsi"/>
          <w:lang w:val="en-US"/>
        </w:rPr>
        <w:instrText xml:space="preserve"> ADDIN ZOTERO_ITEM CSL_CITATION {"citationID":"aje84pfiqf","properties":{"formattedCitation":"(Lefevre {\\i{}et al.} 2017; Marshall &amp; White 2019b)","plainCitation":"(Lefevre et al. 2017;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lang w:val="en-US"/>
        </w:rPr>
        <w:fldChar w:fldCharType="separate"/>
      </w:r>
      <w:r w:rsidR="00BE32DF" w:rsidRPr="00BE32DF">
        <w:rPr>
          <w:rFonts w:ascii="Times New Roman" w:cs="Times New Roman"/>
          <w:lang w:val="en-GB"/>
        </w:rPr>
        <w:t xml:space="preserve">(Lefevre </w:t>
      </w:r>
      <w:r w:rsidR="00BE32DF" w:rsidRPr="00BE32DF">
        <w:rPr>
          <w:rFonts w:ascii="Times New Roman" w:cs="Times New Roman"/>
          <w:i/>
          <w:iCs/>
          <w:lang w:val="en-GB"/>
        </w:rPr>
        <w:t>et al.</w:t>
      </w:r>
      <w:r w:rsidR="00BE32DF" w:rsidRPr="00BE32DF">
        <w:rPr>
          <w:rFonts w:ascii="Times New Roman" w:cs="Times New Roman"/>
          <w:lang w:val="en-GB"/>
        </w:rPr>
        <w:t xml:space="preserve"> 2017; Marshall &amp; White 2019b)</w:t>
      </w:r>
      <w:r w:rsidR="00890BA7">
        <w:rPr>
          <w:rFonts w:eastAsiaTheme="minorEastAsia" w:cstheme="minorHAnsi"/>
          <w:lang w:val="en-US"/>
        </w:rPr>
        <w:fldChar w:fldCharType="end"/>
      </w:r>
      <w:ins w:id="635" w:author="Max Lindmark" w:date="2020-09-10T18:22:00Z">
        <w:r w:rsidR="00905870">
          <w:rPr>
            <w:rFonts w:eastAsiaTheme="minorEastAsia" w:cstheme="minorHAnsi"/>
            <w:lang w:val="en-US"/>
          </w:rPr>
          <w:t>.</w:t>
        </w:r>
      </w:ins>
      <w:ins w:id="636" w:author="Max Lindmark" w:date="2020-09-10T18:26:00Z">
        <w:r w:rsidR="002E233A">
          <w:rPr>
            <w:rFonts w:eastAsiaTheme="minorEastAsia" w:cstheme="minorHAnsi"/>
            <w:lang w:val="en-US"/>
          </w:rPr>
          <w:t xml:space="preserve"> </w:t>
        </w:r>
      </w:ins>
      <w:del w:id="637" w:author="Max Lindmark" w:date="2020-09-10T18:15:00Z">
        <w:r w:rsidR="00AE28A1" w:rsidRPr="00E071F1" w:rsidDel="00E87659">
          <w:rPr>
            <w:rFonts w:eastAsiaTheme="minorEastAsia" w:cstheme="minorHAnsi"/>
            <w:lang w:val="en-GB"/>
          </w:rPr>
          <w:delText xml:space="preserve"> </w:delText>
        </w:r>
      </w:del>
      <w:del w:id="638" w:author="Max Lindmark" w:date="2020-09-10T17:59:00Z">
        <w:r w:rsidR="00CB4A4B" w:rsidRPr="00E071F1" w:rsidDel="00BF69F5">
          <w:rPr>
            <w:rFonts w:eastAsiaTheme="minorEastAsia" w:cstheme="minorHAnsi"/>
            <w:lang w:val="en-GB"/>
          </w:rPr>
          <w:delText>T</w:delText>
        </w:r>
      </w:del>
      <w:del w:id="639" w:author="Max Lindmark" w:date="2020-09-10T18:26:00Z">
        <w:r w:rsidR="00CB4A4B" w:rsidRPr="00E071F1" w:rsidDel="008248CE">
          <w:rPr>
            <w:rFonts w:eastAsiaTheme="minorEastAsia" w:cstheme="minorHAnsi"/>
            <w:lang w:val="en-GB"/>
          </w:rPr>
          <w:delText xml:space="preserve">he model can also be restated </w:delText>
        </w:r>
        <w:r w:rsidR="00855685" w:rsidRPr="00E071F1" w:rsidDel="008248CE">
          <w:rPr>
            <w:rFonts w:eastAsiaTheme="minorEastAsia" w:cstheme="minorHAnsi"/>
            <w:lang w:val="en-GB"/>
          </w:rPr>
          <w:delText>in terms of energy</w:delText>
        </w:r>
        <w:r w:rsidR="005B2A72" w:rsidRPr="00E071F1" w:rsidDel="008248CE">
          <w:rPr>
            <w:rFonts w:eastAsiaTheme="minorEastAsia" w:cstheme="minorHAnsi"/>
            <w:lang w:val="en-GB"/>
          </w:rPr>
          <w:delText xml:space="preserve">, </w:delText>
        </w:r>
        <w:r w:rsidR="00E836F6" w:rsidRPr="00E071F1" w:rsidDel="008248CE">
          <w:rPr>
            <w:rFonts w:eastAsiaTheme="minorEastAsia" w:cstheme="minorHAnsi"/>
            <w:lang w:val="en-GB"/>
          </w:rPr>
          <w:delText xml:space="preserve">as a balance between energy </w:delText>
        </w:r>
        <w:r w:rsidR="00654509" w:rsidRPr="00E071F1" w:rsidDel="008248CE">
          <w:rPr>
            <w:rFonts w:eastAsiaTheme="minorEastAsia" w:cstheme="minorHAnsi"/>
            <w:lang w:val="en-GB"/>
          </w:rPr>
          <w:delText xml:space="preserve">gains </w:delText>
        </w:r>
        <w:r w:rsidR="00E836F6" w:rsidRPr="00E071F1" w:rsidDel="008248CE">
          <w:rPr>
            <w:rFonts w:eastAsiaTheme="minorEastAsia" w:cstheme="minorHAnsi"/>
            <w:lang w:val="en-GB"/>
          </w:rPr>
          <w:delText xml:space="preserve">and costs. </w:delText>
        </w:r>
      </w:del>
      <w:del w:id="640" w:author="Max Lindmark" w:date="2020-09-10T18:12:00Z">
        <w:r w:rsidR="00E836F6" w:rsidRPr="00E071F1" w:rsidDel="008B4EB6">
          <w:rPr>
            <w:rFonts w:eastAsiaTheme="minorEastAsia" w:cstheme="minorHAnsi"/>
            <w:lang w:val="en-GB"/>
          </w:rPr>
          <w:delText>From a physiological perspective, i</w:delText>
        </w:r>
      </w:del>
      <w:del w:id="641" w:author="Max Lindmark" w:date="2020-09-10T18:26:00Z">
        <w:r w:rsidR="00E836F6" w:rsidRPr="00E071F1" w:rsidDel="008248CE">
          <w:rPr>
            <w:rFonts w:eastAsiaTheme="minorEastAsia" w:cstheme="minorHAnsi"/>
            <w:lang w:val="en-GB"/>
          </w:rPr>
          <w:delText>t is</w:delText>
        </w:r>
      </w:del>
      <w:del w:id="642" w:author="Max Lindmark" w:date="2020-09-10T18:13:00Z">
        <w:r w:rsidR="00E836F6" w:rsidRPr="00E071F1" w:rsidDel="008B4EB6">
          <w:rPr>
            <w:rFonts w:eastAsiaTheme="minorEastAsia" w:cstheme="minorHAnsi"/>
            <w:lang w:val="en-GB"/>
          </w:rPr>
          <w:delText xml:space="preserve"> </w:delText>
        </w:r>
      </w:del>
      <w:del w:id="643" w:author="Max Lindmark" w:date="2020-09-10T18:26:00Z">
        <w:r w:rsidR="00E836F6" w:rsidRPr="00E071F1" w:rsidDel="008248CE">
          <w:rPr>
            <w:rFonts w:eastAsiaTheme="minorEastAsia" w:cstheme="minorHAnsi"/>
            <w:lang w:val="en-GB"/>
          </w:rPr>
          <w:delText>common</w:delText>
        </w:r>
      </w:del>
      <w:del w:id="644" w:author="Max Lindmark" w:date="2020-09-10T18:21:00Z">
        <w:r w:rsidR="00E836F6" w:rsidRPr="00E071F1" w:rsidDel="001A0B3D">
          <w:rPr>
            <w:rFonts w:eastAsiaTheme="minorEastAsia" w:cstheme="minorHAnsi"/>
            <w:lang w:val="en-GB"/>
          </w:rPr>
          <w:delText xml:space="preserve"> </w:delText>
        </w:r>
        <w:r w:rsidR="00A332F3" w:rsidRPr="00E071F1" w:rsidDel="001A0B3D">
          <w:rPr>
            <w:rFonts w:eastAsiaTheme="minorEastAsia" w:cstheme="minorHAnsi"/>
            <w:lang w:val="en-GB"/>
          </w:rPr>
          <w:delText xml:space="preserve">to </w:delText>
        </w:r>
        <w:r w:rsidR="005147AA" w:rsidRPr="00E071F1" w:rsidDel="001A0B3D">
          <w:rPr>
            <w:rFonts w:eastAsiaTheme="minorEastAsia" w:cstheme="minorHAnsi"/>
            <w:lang w:val="en-GB"/>
          </w:rPr>
          <w:delText xml:space="preserve">assume maintenance costs </w:delText>
        </w:r>
      </w:del>
      <w:del w:id="645" w:author="Max Lindmark" w:date="2020-09-10T18:13:00Z">
        <w:r w:rsidR="00C22553" w:rsidRPr="00E071F1" w:rsidDel="00AE2355">
          <w:rPr>
            <w:rFonts w:eastAsiaTheme="minorEastAsia" w:cstheme="minorHAnsi"/>
            <w:lang w:val="en-GB"/>
          </w:rPr>
          <w:delText xml:space="preserve">are </w:delText>
        </w:r>
      </w:del>
      <w:del w:id="646" w:author="Max Lindmark" w:date="2020-09-10T18:21:00Z">
        <w:r w:rsidR="005147AA" w:rsidRPr="00E071F1" w:rsidDel="001A0B3D">
          <w:rPr>
            <w:rFonts w:eastAsiaTheme="minorEastAsia" w:cstheme="minorHAnsi"/>
            <w:lang w:val="en-GB"/>
          </w:rPr>
          <w:delText xml:space="preserve">proportional to standard metabolic rate </w:delText>
        </w:r>
        <w:r w:rsidR="0066075A" w:rsidRPr="00E071F1" w:rsidDel="001A0B3D">
          <w:rPr>
            <w:rFonts w:eastAsiaTheme="minorEastAsia" w:cstheme="minorHAnsi"/>
          </w:rPr>
          <w:fldChar w:fldCharType="begin"/>
        </w:r>
        <w:r w:rsidR="00422B99" w:rsidRPr="00E071F1" w:rsidDel="001A0B3D">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1A0B3D">
          <w:rPr>
            <w:rFonts w:eastAsiaTheme="minorEastAsia" w:cstheme="minorHAnsi"/>
          </w:rPr>
          <w:fldChar w:fldCharType="separate"/>
        </w:r>
        <w:r w:rsidR="0044238B" w:rsidRPr="00E071F1" w:rsidDel="001A0B3D">
          <w:rPr>
            <w:lang w:val="en-GB"/>
          </w:rPr>
          <w:delText xml:space="preserve">(Ursin 1967; Jobling 1997; Lefevre </w:delText>
        </w:r>
        <w:r w:rsidR="0044238B" w:rsidRPr="00E071F1" w:rsidDel="001A0B3D">
          <w:rPr>
            <w:i/>
            <w:iCs/>
            <w:lang w:val="en-GB"/>
          </w:rPr>
          <w:delText>et al.</w:delText>
        </w:r>
        <w:r w:rsidR="0044238B" w:rsidRPr="00E071F1" w:rsidDel="001A0B3D">
          <w:rPr>
            <w:lang w:val="en-GB"/>
          </w:rPr>
          <w:delText xml:space="preserve"> 2017)</w:delText>
        </w:r>
        <w:r w:rsidR="0066075A" w:rsidRPr="00E071F1" w:rsidDel="001A0B3D">
          <w:rPr>
            <w:rFonts w:eastAsiaTheme="minorEastAsia" w:cstheme="minorHAnsi"/>
          </w:rPr>
          <w:fldChar w:fldCharType="end"/>
        </w:r>
        <w:r w:rsidR="008512D7" w:rsidRPr="00E071F1" w:rsidDel="001A0B3D">
          <w:rPr>
            <w:rFonts w:eastAsiaTheme="minorEastAsia" w:cstheme="minorHAnsi"/>
            <w:lang w:val="en-GB"/>
          </w:rPr>
          <w:delText xml:space="preserve">, which </w:delText>
        </w:r>
      </w:del>
      <w:del w:id="647" w:author="Max Lindmark" w:date="2020-09-10T18:00:00Z">
        <w:r w:rsidR="008512D7" w:rsidRPr="00E071F1" w:rsidDel="00933AD1">
          <w:rPr>
            <w:rFonts w:eastAsiaTheme="minorEastAsia" w:cstheme="minorHAnsi"/>
            <w:lang w:val="en-GB"/>
          </w:rPr>
          <w:delText>has a mass</w:delText>
        </w:r>
        <w:r w:rsidR="0010623B" w:rsidRPr="00E071F1" w:rsidDel="00933AD1">
          <w:rPr>
            <w:rFonts w:eastAsiaTheme="minorEastAsia" w:cstheme="minorHAnsi"/>
            <w:lang w:val="en-GB"/>
          </w:rPr>
          <w:delText xml:space="preserve"> </w:delText>
        </w:r>
        <w:r w:rsidR="008512D7" w:rsidRPr="00E071F1" w:rsidDel="00933AD1">
          <w:rPr>
            <w:rFonts w:eastAsiaTheme="minorEastAsia" w:cstheme="minorHAnsi"/>
            <w:lang w:val="en-GB"/>
          </w:rPr>
          <w:delText>exponent around 0.8</w:delText>
        </w:r>
        <w:r w:rsidR="008018EB" w:rsidRPr="00E071F1" w:rsidDel="00933AD1">
          <w:rPr>
            <w:rFonts w:eastAsiaTheme="minorEastAsia" w:cstheme="minorHAnsi"/>
            <w:lang w:val="en-GB"/>
          </w:rPr>
          <w:delText xml:space="preserve"> in fishes</w:delText>
        </w:r>
        <w:r w:rsidR="008512D7" w:rsidRPr="00E071F1" w:rsidDel="00933AD1">
          <w:rPr>
            <w:rFonts w:eastAsiaTheme="minorEastAsia" w:cstheme="minorHAnsi"/>
            <w:lang w:val="en-GB"/>
          </w:rPr>
          <w:delText xml:space="preserve"> </w:delText>
        </w:r>
      </w:del>
      <w:del w:id="648" w:author="Max Lindmark" w:date="2020-09-10T18:21:00Z">
        <w:r w:rsidR="008512D7" w:rsidRPr="00E071F1" w:rsidDel="001A0B3D">
          <w:rPr>
            <w:rFonts w:eastAsiaTheme="minorEastAsia" w:cstheme="minorHAnsi"/>
          </w:rPr>
          <w:fldChar w:fldCharType="begin"/>
        </w:r>
        <w:r w:rsidR="006D3AEA" w:rsidDel="001A0B3D">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1A0B3D">
          <w:rPr>
            <w:rFonts w:eastAsiaTheme="minorEastAsia" w:cstheme="minorHAnsi"/>
          </w:rPr>
          <w:fldChar w:fldCharType="separate"/>
        </w:r>
        <w:r w:rsidR="006D3AEA" w:rsidRPr="006D3AEA" w:rsidDel="001A0B3D">
          <w:rPr>
            <w:rFonts w:ascii="Times New Roman" w:cs="Times New Roman"/>
            <w:u w:val="dash"/>
            <w:lang w:val="en-GB"/>
          </w:rPr>
          <w:delText xml:space="preserve">(Clarke &amp; Johnston 1999; Brown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2004; Jerde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2019)</w:delText>
        </w:r>
        <w:r w:rsidR="008512D7" w:rsidRPr="00E071F1" w:rsidDel="001A0B3D">
          <w:rPr>
            <w:rFonts w:eastAsiaTheme="minorEastAsia" w:cstheme="minorHAnsi"/>
          </w:rPr>
          <w:fldChar w:fldCharType="end"/>
        </w:r>
      </w:del>
      <w:del w:id="649" w:author="Max Lindmark" w:date="2020-09-10T18:26:00Z">
        <w:r w:rsidR="009C6924" w:rsidRPr="00E071F1" w:rsidDel="008248CE">
          <w:rPr>
            <w:rFonts w:eastAsiaTheme="minorEastAsia" w:cstheme="minorHAnsi"/>
            <w:lang w:val="en-GB"/>
          </w:rPr>
          <w:delText xml:space="preserve">. </w:delText>
        </w:r>
      </w:del>
      <w:del w:id="650" w:author="Max Lindmark" w:date="2020-09-10T18:00:00Z">
        <w:r w:rsidR="009C6924" w:rsidRPr="00E071F1" w:rsidDel="00F339EF">
          <w:rPr>
            <w:rFonts w:eastAsiaTheme="minorEastAsia" w:cstheme="minorHAnsi"/>
            <w:lang w:val="en-GB"/>
          </w:rPr>
          <w:delText xml:space="preserve">In this </w:delText>
        </w:r>
      </w:del>
      <w:del w:id="651" w:author="Max Lindmark" w:date="2020-09-10T18:01:00Z">
        <w:r w:rsidR="00B907C0" w:rsidRPr="00E071F1" w:rsidDel="00F339EF">
          <w:rPr>
            <w:rFonts w:eastAsiaTheme="minorEastAsia" w:cstheme="minorHAnsi"/>
            <w:lang w:val="en-GB"/>
          </w:rPr>
          <w:delText>case</w:delText>
        </w:r>
        <w:r w:rsidR="00F935D8" w:rsidRPr="00E071F1" w:rsidDel="00F339EF">
          <w:rPr>
            <w:rFonts w:eastAsiaTheme="minorEastAsia" w:cstheme="minorHAnsi"/>
            <w:lang w:val="en-GB"/>
          </w:rPr>
          <w:delText>,</w:delText>
        </w:r>
        <w:r w:rsidR="00B907C0" w:rsidRPr="00E071F1" w:rsidDel="00F339EF">
          <w:rPr>
            <w:rFonts w:eastAsiaTheme="minorEastAsia" w:cstheme="minorHAnsi"/>
            <w:lang w:val="en-GB"/>
          </w:rPr>
          <w:delText xml:space="preserve"> </w:delText>
        </w:r>
        <w:r w:rsidR="00644019" w:rsidRPr="00E071F1" w:rsidDel="00575B00">
          <w:rPr>
            <w:rFonts w:eastAsiaTheme="minorEastAsia" w:cstheme="minorHAnsi"/>
            <w:lang w:val="en-GB"/>
          </w:rPr>
          <w:delText xml:space="preserve">classic </w:delText>
        </w:r>
      </w:del>
      <w:del w:id="652" w:author="Max Lindmark" w:date="2020-09-10T18:26:00Z">
        <w:r w:rsidR="00644019" w:rsidRPr="00E071F1" w:rsidDel="008248CE">
          <w:rPr>
            <w:rFonts w:eastAsiaTheme="minorEastAsia" w:cstheme="minorHAnsi"/>
            <w:lang w:val="en-GB"/>
          </w:rPr>
          <w:delText>Pütter</w:delText>
        </w:r>
        <w:r w:rsidR="00B907C0" w:rsidRPr="00E071F1" w:rsidDel="008248CE">
          <w:rPr>
            <w:rFonts w:eastAsiaTheme="minorEastAsia" w:cstheme="minorHAnsi"/>
            <w:lang w:val="en-GB"/>
          </w:rPr>
          <w:delText xml:space="preserve"> </w:delText>
        </w:r>
      </w:del>
      <w:del w:id="653" w:author="Max Lindmark" w:date="2020-09-10T18:14:00Z">
        <w:r w:rsidR="00B907C0" w:rsidRPr="00E071F1" w:rsidDel="00B90F52">
          <w:rPr>
            <w:rFonts w:eastAsiaTheme="minorEastAsia" w:cstheme="minorHAnsi"/>
            <w:lang w:val="en-GB"/>
          </w:rPr>
          <w:delText>model</w:delText>
        </w:r>
        <w:r w:rsidR="00744C81" w:rsidRPr="00E071F1" w:rsidDel="00B90F52">
          <w:rPr>
            <w:rFonts w:eastAsiaTheme="minorEastAsia" w:cstheme="minorHAnsi"/>
            <w:lang w:val="en-GB"/>
          </w:rPr>
          <w:delText>s</w:delText>
        </w:r>
      </w:del>
      <w:del w:id="654" w:author="Max Lindmark" w:date="2020-09-10T18:01:00Z">
        <w:r w:rsidR="00AF45C5" w:rsidRPr="00E071F1" w:rsidDel="00575B00">
          <w:rPr>
            <w:rFonts w:eastAsiaTheme="minorEastAsia" w:cstheme="minorHAnsi"/>
            <w:lang w:val="en-GB"/>
          </w:rPr>
          <w:delText xml:space="preserve"> of growth</w:delText>
        </w:r>
        <w:r w:rsidR="00092195" w:rsidRPr="00E071F1" w:rsidDel="00575B00">
          <w:rPr>
            <w:rFonts w:eastAsiaTheme="minorEastAsia" w:cstheme="minorHAnsi"/>
            <w:lang w:val="en-GB"/>
          </w:rPr>
          <w:delText xml:space="preserve">, </w:delText>
        </w:r>
      </w:del>
      <w:del w:id="655" w:author="Max Lindmark" w:date="2020-09-10T18:14:00Z">
        <w:r w:rsidR="00092195" w:rsidRPr="00E071F1" w:rsidDel="00B90F52">
          <w:rPr>
            <w:rFonts w:eastAsiaTheme="minorEastAsia" w:cstheme="minorHAnsi"/>
            <w:lang w:val="en-GB"/>
          </w:rPr>
          <w:delText xml:space="preserve">such as the VBGM </w:delText>
        </w:r>
      </w:del>
      <w:del w:id="656" w:author="Max Lindmark" w:date="2020-09-10T18:01:00Z">
        <w:r w:rsidR="00092195" w:rsidRPr="00E071F1" w:rsidDel="00F34032">
          <w:rPr>
            <w:rFonts w:eastAsiaTheme="minorEastAsia" w:cstheme="minorHAnsi"/>
            <w:lang w:val="en-GB"/>
          </w:rPr>
          <w:delText>or</w:delText>
        </w:r>
        <w:r w:rsidR="006364F2" w:rsidRPr="00E071F1" w:rsidDel="00F34032">
          <w:rPr>
            <w:rFonts w:eastAsiaTheme="minorEastAsia" w:cstheme="minorHAnsi"/>
            <w:lang w:val="en-GB"/>
          </w:rPr>
          <w:delText xml:space="preserve"> the </w:delText>
        </w:r>
        <w:r w:rsidR="00003D1A" w:rsidRPr="00E071F1" w:rsidDel="00F34032">
          <w:rPr>
            <w:rFonts w:eastAsiaTheme="minorEastAsia" w:cstheme="minorHAnsi"/>
            <w:lang w:val="en-GB"/>
          </w:rPr>
          <w:delText>ontogenetic growth model</w:delText>
        </w:r>
        <w:r w:rsidR="006364F2" w:rsidRPr="00E071F1" w:rsidDel="00F34032">
          <w:rPr>
            <w:rFonts w:eastAsiaTheme="minorEastAsia" w:cstheme="minorHAnsi"/>
            <w:lang w:val="en-GB"/>
          </w:rPr>
          <w:delText xml:space="preserve"> </w:delText>
        </w:r>
        <w:r w:rsidR="006364F2" w:rsidRPr="00E071F1" w:rsidDel="00F34032">
          <w:rPr>
            <w:rFonts w:eastAsiaTheme="minorEastAsia" w:cstheme="minorHAnsi"/>
          </w:rPr>
          <w:fldChar w:fldCharType="begin"/>
        </w:r>
        <w:r w:rsidR="00422B99" w:rsidRPr="00E071F1" w:rsidDel="00F34032">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F34032">
          <w:rPr>
            <w:rFonts w:eastAsiaTheme="minorEastAsia" w:cstheme="minorHAnsi"/>
          </w:rPr>
          <w:fldChar w:fldCharType="separate"/>
        </w:r>
        <w:r w:rsidR="00592C85" w:rsidRPr="00E071F1" w:rsidDel="00F34032">
          <w:rPr>
            <w:lang w:val="en-GB"/>
          </w:rPr>
          <w:delText xml:space="preserve">(West </w:delText>
        </w:r>
        <w:r w:rsidR="00592C85" w:rsidRPr="00E071F1" w:rsidDel="00F34032">
          <w:rPr>
            <w:i/>
            <w:iCs/>
            <w:lang w:val="en-GB"/>
          </w:rPr>
          <w:delText>et al.</w:delText>
        </w:r>
        <w:r w:rsidR="00592C85" w:rsidRPr="00E071F1" w:rsidDel="00F34032">
          <w:rPr>
            <w:lang w:val="en-GB"/>
          </w:rPr>
          <w:delText xml:space="preserve"> 2001)</w:delText>
        </w:r>
        <w:r w:rsidR="006364F2" w:rsidRPr="00E071F1" w:rsidDel="00F34032">
          <w:rPr>
            <w:rFonts w:eastAsiaTheme="minorEastAsia" w:cstheme="minorHAnsi"/>
          </w:rPr>
          <w:fldChar w:fldCharType="end"/>
        </w:r>
        <w:r w:rsidR="00092195" w:rsidRPr="00E071F1" w:rsidDel="00F34032">
          <w:rPr>
            <w:rFonts w:eastAsiaTheme="minorEastAsia" w:cstheme="minorHAnsi"/>
            <w:lang w:val="en-GB"/>
          </w:rPr>
          <w:delText xml:space="preserve">, </w:delText>
        </w:r>
        <w:r w:rsidR="009B1FE0" w:rsidRPr="00E071F1" w:rsidDel="00FF379B">
          <w:rPr>
            <w:rFonts w:eastAsiaTheme="minorEastAsia" w:cstheme="minorHAnsi"/>
            <w:lang w:val="en-GB"/>
          </w:rPr>
          <w:delText>either fail</w:delText>
        </w:r>
        <w:r w:rsidR="00B4392B" w:rsidRPr="00E071F1" w:rsidDel="00FF379B">
          <w:rPr>
            <w:rFonts w:eastAsiaTheme="minorEastAsia" w:cstheme="minorHAnsi"/>
            <w:lang w:val="en-GB"/>
          </w:rPr>
          <w:delText xml:space="preserve"> </w:delText>
        </w:r>
        <w:r w:rsidR="007846D8" w:rsidRPr="00E071F1" w:rsidDel="00FF379B">
          <w:rPr>
            <w:rFonts w:eastAsiaTheme="minorEastAsia" w:cstheme="minorHAnsi"/>
            <w:lang w:val="en-GB"/>
          </w:rPr>
          <w:delText xml:space="preserve">to represent </w:delText>
        </w:r>
        <w:r w:rsidR="009C6924" w:rsidRPr="00E071F1" w:rsidDel="00FF379B">
          <w:rPr>
            <w:rFonts w:eastAsiaTheme="minorEastAsia" w:cstheme="minorHAnsi"/>
            <w:lang w:val="en-GB"/>
          </w:rPr>
          <w:delText xml:space="preserve">the physiological </w:delText>
        </w:r>
        <w:r w:rsidR="001C2A89" w:rsidRPr="00E071F1" w:rsidDel="00FF379B">
          <w:rPr>
            <w:rFonts w:eastAsiaTheme="minorEastAsia" w:cstheme="minorHAnsi"/>
            <w:lang w:val="en-GB"/>
          </w:rPr>
          <w:delText xml:space="preserve">processes </w:delText>
        </w:r>
        <w:r w:rsidR="0091399D" w:rsidRPr="00E071F1" w:rsidDel="00FF379B">
          <w:rPr>
            <w:rFonts w:eastAsiaTheme="minorEastAsia" w:cstheme="minorHAnsi"/>
            <w:lang w:val="en-GB"/>
          </w:rPr>
          <w:delText xml:space="preserve">they aim </w:delText>
        </w:r>
        <w:r w:rsidR="00A140E5" w:rsidRPr="00E071F1" w:rsidDel="00FF379B">
          <w:rPr>
            <w:rFonts w:eastAsiaTheme="minorEastAsia" w:cstheme="minorHAnsi"/>
            <w:lang w:val="en-GB"/>
          </w:rPr>
          <w:delText xml:space="preserve">to </w:delText>
        </w:r>
        <w:r w:rsidR="001975B1" w:rsidRPr="00E071F1" w:rsidDel="00FF379B">
          <w:rPr>
            <w:rFonts w:eastAsiaTheme="minorEastAsia" w:cstheme="minorHAnsi"/>
            <w:lang w:val="en-GB"/>
          </w:rPr>
          <w:delText>capture</w:delText>
        </w:r>
        <w:r w:rsidR="004A2EA6" w:rsidRPr="00E071F1" w:rsidDel="00FF379B">
          <w:rPr>
            <w:rFonts w:eastAsiaTheme="minorEastAsia" w:cstheme="minorHAnsi"/>
            <w:lang w:val="en-GB"/>
          </w:rPr>
          <w:delText>,</w:delText>
        </w:r>
        <w:r w:rsidR="001975B1" w:rsidRPr="00E071F1" w:rsidDel="00FF379B">
          <w:rPr>
            <w:rFonts w:eastAsiaTheme="minorEastAsia" w:cstheme="minorHAnsi"/>
            <w:lang w:val="en-GB"/>
          </w:rPr>
          <w:delText xml:space="preserve"> or</w:delText>
        </w:r>
        <w:r w:rsidR="0091399D" w:rsidRPr="00E071F1" w:rsidDel="00FF379B">
          <w:rPr>
            <w:rFonts w:eastAsiaTheme="minorEastAsia" w:cstheme="minorHAnsi"/>
            <w:lang w:val="en-GB"/>
          </w:rPr>
          <w:delText xml:space="preserve"> </w:delText>
        </w:r>
        <w:r w:rsidR="00BB04CB" w:rsidRPr="00E071F1" w:rsidDel="00FF379B">
          <w:rPr>
            <w:rFonts w:eastAsiaTheme="minorEastAsia" w:cstheme="minorHAnsi"/>
            <w:lang w:val="en-GB"/>
          </w:rPr>
          <w:delText xml:space="preserve">fail to exhibit </w:delText>
        </w:r>
      </w:del>
      <w:del w:id="657" w:author="Max Lindmark" w:date="2020-09-10T18:26:00Z">
        <w:r w:rsidR="00BB04CB" w:rsidRPr="00E071F1" w:rsidDel="008248CE">
          <w:rPr>
            <w:rFonts w:eastAsiaTheme="minorEastAsia" w:cstheme="minorHAnsi"/>
            <w:lang w:val="en-GB"/>
          </w:rPr>
          <w:delText xml:space="preserve">asymptotic </w:delText>
        </w:r>
      </w:del>
      <w:del w:id="658" w:author="Max Lindmark" w:date="2020-09-10T18:02:00Z">
        <w:r w:rsidR="00BB04CB" w:rsidRPr="00E071F1" w:rsidDel="00FF379B">
          <w:rPr>
            <w:rFonts w:eastAsiaTheme="minorEastAsia" w:cstheme="minorHAnsi"/>
            <w:lang w:val="en-GB"/>
          </w:rPr>
          <w:delText>growth</w:delText>
        </w:r>
        <w:r w:rsidR="00594B91" w:rsidRPr="00E071F1" w:rsidDel="00FF379B">
          <w:rPr>
            <w:rFonts w:eastAsiaTheme="minorEastAsia" w:cstheme="minorHAnsi"/>
            <w:lang w:val="en-GB"/>
          </w:rPr>
          <w:delText xml:space="preserve"> </w:delText>
        </w:r>
      </w:del>
      <w:del w:id="659" w:author="Max Lindmark" w:date="2020-09-10T18:26:00Z">
        <w:r w:rsidR="00594B91" w:rsidRPr="00E071F1" w:rsidDel="008248CE">
          <w:rPr>
            <w:rFonts w:eastAsiaTheme="minorEastAsia" w:cstheme="minorHAnsi"/>
          </w:rPr>
          <w:fldChar w:fldCharType="begin"/>
        </w:r>
        <w:r w:rsidR="00422B99" w:rsidRPr="00E071F1" w:rsidDel="008248CE">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8248CE">
          <w:rPr>
            <w:rFonts w:eastAsiaTheme="minorEastAsia" w:cstheme="minorHAnsi"/>
          </w:rPr>
          <w:fldChar w:fldCharType="separate"/>
        </w:r>
        <w:r w:rsidR="001F613A" w:rsidRPr="00E071F1" w:rsidDel="008248CE">
          <w:rPr>
            <w:lang w:val="en-GB"/>
          </w:rPr>
          <w:delText>(Marshall &amp; White 2019b)</w:delText>
        </w:r>
        <w:r w:rsidR="00594B91" w:rsidRPr="00E071F1" w:rsidDel="008248CE">
          <w:rPr>
            <w:rFonts w:eastAsiaTheme="minorEastAsia" w:cstheme="minorHAnsi"/>
          </w:rPr>
          <w:fldChar w:fldCharType="end"/>
        </w:r>
        <w:r w:rsidR="00BB04CB" w:rsidRPr="00E071F1" w:rsidDel="002E233A">
          <w:rPr>
            <w:rFonts w:eastAsiaTheme="minorEastAsia" w:cstheme="minorHAnsi"/>
            <w:lang w:val="en-GB"/>
          </w:rPr>
          <w:delText xml:space="preserve">. </w:delText>
        </w:r>
      </w:del>
      <w:del w:id="660" w:author="Max Lindmark" w:date="2020-09-10T18:42:00Z">
        <w:r w:rsidR="000A0235" w:rsidRPr="00E071F1" w:rsidDel="00676055">
          <w:rPr>
            <w:rFonts w:eastAsiaTheme="minorEastAsia" w:cstheme="minorHAnsi"/>
            <w:lang w:val="en-GB"/>
          </w:rPr>
          <w:delText xml:space="preserve">This dichotomy can be resolved by considering </w:delText>
        </w:r>
        <w:r w:rsidR="002E5245" w:rsidRPr="00E071F1" w:rsidDel="00676055">
          <w:rPr>
            <w:rFonts w:eastAsiaTheme="minorEastAsia" w:cstheme="minorHAnsi"/>
            <w:lang w:val="en-GB"/>
          </w:rPr>
          <w:delText xml:space="preserve">the overlooked </w:delText>
        </w:r>
        <w:r w:rsidR="003C5524" w:rsidRPr="00E071F1" w:rsidDel="00676055">
          <w:rPr>
            <w:rFonts w:eastAsiaTheme="minorEastAsia" w:cstheme="minorHAnsi"/>
            <w:lang w:val="en-GB"/>
          </w:rPr>
          <w:delText>energetic investment into reproduction</w:delText>
        </w:r>
        <w:r w:rsidR="00635FEE"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 xml:space="preserve">and its hyperallometric </w:delText>
        </w:r>
        <w:r w:rsidR="009364EC" w:rsidRPr="00E071F1" w:rsidDel="00676055">
          <w:rPr>
            <w:rFonts w:eastAsiaTheme="minorEastAsia" w:cstheme="minorHAnsi"/>
            <w:lang w:val="en-GB"/>
          </w:rPr>
          <w:delText>mass</w:delText>
        </w:r>
        <w:r w:rsidR="0010623B"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scaling</w:delText>
        </w:r>
        <w:r w:rsidR="00D530C2" w:rsidRPr="00E071F1" w:rsidDel="00676055">
          <w:rPr>
            <w:rFonts w:eastAsiaTheme="minorEastAsia" w:cstheme="minorHAnsi"/>
            <w:lang w:val="en-GB"/>
          </w:rPr>
          <w:delText xml:space="preserve"> (</w:delText>
        </w:r>
        <w:r w:rsidR="00635FEE" w:rsidRPr="00E071F1" w:rsidDel="00676055">
          <w:rPr>
            <w:rFonts w:eastAsiaTheme="minorEastAsia" w:cstheme="minorHAnsi"/>
            <w:lang w:val="en-GB"/>
          </w:rPr>
          <w:delText>exponent larger than 1)</w:delText>
        </w:r>
        <w:r w:rsidR="00B0435E" w:rsidRPr="00E071F1" w:rsidDel="00676055">
          <w:rPr>
            <w:rFonts w:eastAsiaTheme="minorEastAsia" w:cstheme="minorHAnsi"/>
            <w:lang w:val="en-GB"/>
          </w:rPr>
          <w:delText xml:space="preserve"> </w:delText>
        </w:r>
        <w:r w:rsidR="00E61DE0" w:rsidRPr="00E071F1" w:rsidDel="00676055">
          <w:rPr>
            <w:rFonts w:eastAsiaTheme="minorEastAsia" w:cstheme="minorHAnsi"/>
          </w:rPr>
          <w:fldChar w:fldCharType="begin"/>
        </w:r>
        <w:r w:rsidR="004474AF" w:rsidDel="00676055">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676055">
          <w:rPr>
            <w:rFonts w:eastAsiaTheme="minorEastAsia" w:cstheme="minorHAnsi"/>
          </w:rPr>
          <w:fldChar w:fldCharType="separate"/>
        </w:r>
        <w:r w:rsidR="004474AF" w:rsidRPr="004474AF" w:rsidDel="00676055">
          <w:rPr>
            <w:rFonts w:ascii="Times New Roman" w:cs="Times New Roman"/>
            <w:u w:val="dash"/>
            <w:lang w:val="en-GB"/>
          </w:rPr>
          <w:delText>(Marshall &amp; White 2019)</w:delText>
        </w:r>
        <w:r w:rsidR="00E61DE0" w:rsidRPr="00E071F1" w:rsidDel="00676055">
          <w:rPr>
            <w:rFonts w:eastAsiaTheme="minorEastAsia" w:cstheme="minorHAnsi"/>
          </w:rPr>
          <w:fldChar w:fldCharType="end"/>
        </w:r>
      </w:del>
      <w:del w:id="661" w:author="Max Lindmark" w:date="2020-09-10T18:07:00Z">
        <w:r w:rsidR="003477E3" w:rsidRPr="00E071F1" w:rsidDel="009709CD">
          <w:rPr>
            <w:rFonts w:eastAsiaTheme="minorEastAsia" w:cstheme="minorHAnsi"/>
            <w:lang w:val="en-GB"/>
          </w:rPr>
          <w:delText xml:space="preserve">, or by </w:delText>
        </w:r>
        <w:r w:rsidR="00211319" w:rsidRPr="00E071F1" w:rsidDel="009709CD">
          <w:rPr>
            <w:rFonts w:eastAsiaTheme="minorEastAsia" w:cstheme="minorHAnsi"/>
            <w:lang w:val="en-GB"/>
          </w:rPr>
          <w:delText xml:space="preserve">describing </w:delText>
        </w:r>
        <w:r w:rsidR="003B181A" w:rsidRPr="00E071F1" w:rsidDel="009709CD">
          <w:rPr>
            <w:rFonts w:eastAsiaTheme="minorEastAsia" w:cstheme="minorHAnsi"/>
            <w:lang w:val="en-GB"/>
          </w:rPr>
          <w:delText xml:space="preserve">more complex </w:delText>
        </w:r>
        <w:r w:rsidR="00346FD3" w:rsidRPr="00E071F1" w:rsidDel="009709CD">
          <w:rPr>
            <w:rFonts w:eastAsiaTheme="minorEastAsia" w:cstheme="minorHAnsi"/>
            <w:lang w:val="en-GB"/>
          </w:rPr>
          <w:delText>energy pathways in dynamic energy budget models</w:delText>
        </w:r>
        <w:r w:rsidR="00AF7039" w:rsidRPr="00E071F1" w:rsidDel="009709CD">
          <w:rPr>
            <w:rFonts w:eastAsiaTheme="minorEastAsia" w:cstheme="minorHAnsi"/>
            <w:lang w:val="en-GB"/>
          </w:rPr>
          <w:delText xml:space="preserve"> </w:delText>
        </w:r>
        <w:r w:rsidR="000C37C7" w:rsidRPr="00E071F1" w:rsidDel="009709CD">
          <w:rPr>
            <w:rFonts w:eastAsiaTheme="minorEastAsia" w:cstheme="minorHAnsi"/>
          </w:rPr>
          <w:fldChar w:fldCharType="begin"/>
        </w:r>
        <w:r w:rsidR="00422B99" w:rsidRPr="00E071F1" w:rsidDel="009709CD">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9709CD">
          <w:rPr>
            <w:rFonts w:eastAsiaTheme="minorEastAsia" w:cstheme="minorHAnsi"/>
          </w:rPr>
          <w:fldChar w:fldCharType="separate"/>
        </w:r>
        <w:r w:rsidR="0044238B" w:rsidRPr="00E071F1" w:rsidDel="009709CD">
          <w:rPr>
            <w:lang w:val="en-GB"/>
          </w:rPr>
          <w:delText>(Kearney 2019)</w:delText>
        </w:r>
        <w:r w:rsidR="000C37C7" w:rsidRPr="00E071F1" w:rsidDel="009709CD">
          <w:rPr>
            <w:rFonts w:eastAsiaTheme="minorEastAsia" w:cstheme="minorHAnsi"/>
          </w:rPr>
          <w:fldChar w:fldCharType="end"/>
        </w:r>
        <w:r w:rsidR="00346FD3" w:rsidRPr="00E071F1" w:rsidDel="009709CD">
          <w:rPr>
            <w:rFonts w:eastAsiaTheme="minorEastAsia" w:cstheme="minorHAnsi"/>
            <w:lang w:val="en-GB"/>
          </w:rPr>
          <w:delText>.</w:delText>
        </w:r>
        <w:r w:rsidR="000C37C7" w:rsidRPr="00E071F1" w:rsidDel="009709CD">
          <w:rPr>
            <w:rFonts w:eastAsiaTheme="minorEastAsia" w:cstheme="minorHAnsi"/>
            <w:lang w:val="en-GB"/>
          </w:rPr>
          <w:delText xml:space="preserve"> </w:delText>
        </w:r>
      </w:del>
      <w:ins w:id="662" w:author="Max Lindmark" w:date="2020-09-10T18:26:00Z">
        <w:r w:rsidR="00BB1B07">
          <w:rPr>
            <w:rFonts w:eastAsiaTheme="minorEastAsia" w:cstheme="minorHAnsi"/>
            <w:lang w:val="en-GB"/>
          </w:rPr>
          <w:t>However</w:t>
        </w:r>
      </w:ins>
      <w:ins w:id="663" w:author="Max Lindmark" w:date="2020-09-10T18:45:00Z">
        <w:r w:rsidR="006F241F">
          <w:rPr>
            <w:rFonts w:eastAsiaTheme="minorEastAsia" w:cstheme="minorHAnsi"/>
            <w:lang w:val="en-GB"/>
          </w:rPr>
          <w:t xml:space="preserve">, </w:t>
        </w:r>
      </w:ins>
      <w:del w:id="664" w:author="Max Lindmark" w:date="2020-09-10T22:00:00Z">
        <w:r w:rsidR="00566A6F" w:rsidDel="007418F4">
          <w:rPr>
            <w:rFonts w:eastAsiaTheme="minorEastAsia" w:cstheme="minorHAnsi"/>
            <w:lang w:val="en-GB"/>
          </w:rPr>
          <w:fldChar w:fldCharType="begin"/>
        </w:r>
        <w:r w:rsidR="00BE32DF" w:rsidDel="007418F4">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7418F4">
          <w:rPr>
            <w:rFonts w:eastAsiaTheme="minorEastAsia" w:cstheme="minorHAnsi"/>
            <w:lang w:val="en-GB"/>
          </w:rPr>
          <w:fldChar w:fldCharType="separate"/>
        </w:r>
        <w:r w:rsidR="00BE32DF" w:rsidRPr="00BE32DF" w:rsidDel="007418F4">
          <w:rPr>
            <w:rFonts w:ascii="Times New Roman" w:cs="Times New Roman"/>
            <w:lang w:val="en-GB"/>
          </w:rPr>
          <w:delText xml:space="preserve">(Lefevre </w:delText>
        </w:r>
        <w:r w:rsidR="00BE32DF" w:rsidRPr="00BE32DF" w:rsidDel="007418F4">
          <w:rPr>
            <w:rFonts w:ascii="Times New Roman" w:cs="Times New Roman"/>
            <w:i/>
            <w:iCs/>
            <w:lang w:val="en-GB"/>
          </w:rPr>
          <w:delText>et al.</w:delText>
        </w:r>
        <w:r w:rsidR="00BE32DF" w:rsidRPr="00BE32DF" w:rsidDel="007418F4">
          <w:rPr>
            <w:rFonts w:ascii="Times New Roman" w:cs="Times New Roman"/>
            <w:lang w:val="en-GB"/>
          </w:rPr>
          <w:delText xml:space="preserve"> 2017)</w:delText>
        </w:r>
        <w:r w:rsidR="00566A6F" w:rsidDel="007418F4">
          <w:rPr>
            <w:rFonts w:eastAsiaTheme="minorEastAsia" w:cstheme="minorHAnsi"/>
            <w:lang w:val="en-GB"/>
          </w:rPr>
          <w:fldChar w:fldCharType="end"/>
        </w:r>
      </w:del>
      <w:ins w:id="665" w:author="Max Lindmark" w:date="2020-09-10T22:00:00Z">
        <w:r w:rsidR="007418F4">
          <w:rPr>
            <w:rFonts w:eastAsiaTheme="minorEastAsia" w:cstheme="minorHAnsi"/>
            <w:lang w:val="en-GB"/>
          </w:rPr>
          <w:t xml:space="preserve">evaluations of growth models and their parameters </w:t>
        </w:r>
      </w:ins>
      <w:ins w:id="666" w:author="Max Lindmark" w:date="2020-09-10T22:01:00Z">
        <w:r w:rsidR="003C4BAA">
          <w:rPr>
            <w:rFonts w:eastAsiaTheme="minorEastAsia" w:cstheme="minorHAnsi"/>
            <w:lang w:val="en-GB"/>
          </w:rPr>
          <w:t xml:space="preserve">should ideally not be </w:t>
        </w:r>
      </w:ins>
      <w:ins w:id="667" w:author="Max Lindmark" w:date="2020-09-10T23:25:00Z">
        <w:r w:rsidR="00B662C8">
          <w:rPr>
            <w:rFonts w:eastAsiaTheme="minorEastAsia" w:cstheme="minorHAnsi"/>
            <w:lang w:val="en-GB"/>
          </w:rPr>
          <w:t>ba</w:t>
        </w:r>
      </w:ins>
      <w:ins w:id="668" w:author="Max Lindmark" w:date="2020-09-10T23:26:00Z">
        <w:r w:rsidR="00B662C8">
          <w:rPr>
            <w:rFonts w:eastAsiaTheme="minorEastAsia" w:cstheme="minorHAnsi"/>
            <w:lang w:val="en-GB"/>
          </w:rPr>
          <w:t xml:space="preserve">sed on </w:t>
        </w:r>
      </w:ins>
      <w:ins w:id="669" w:author="Max Lindmark" w:date="2020-09-10T22:00:00Z">
        <w:r w:rsidR="007418F4">
          <w:rPr>
            <w:rFonts w:eastAsiaTheme="minorEastAsia" w:cstheme="minorHAnsi"/>
            <w:lang w:val="en-GB"/>
          </w:rPr>
          <w:t>interspecific scaling relationships</w:t>
        </w:r>
      </w:ins>
      <w:ins w:id="670" w:author="Max Lindmark" w:date="2020-09-10T23:21:00Z">
        <w:r w:rsidR="0042646A">
          <w:rPr>
            <w:rFonts w:eastAsiaTheme="minorEastAsia" w:cstheme="minorHAnsi"/>
            <w:lang w:val="en-GB"/>
          </w:rPr>
          <w:t xml:space="preserve">, </w:t>
        </w:r>
      </w:ins>
      <w:ins w:id="671" w:author="Max Lindmark" w:date="2020-09-10T22:01:00Z">
        <w:r w:rsidR="00900452">
          <w:rPr>
            <w:rFonts w:eastAsiaTheme="minorEastAsia" w:cstheme="minorHAnsi"/>
            <w:lang w:val="en-GB"/>
          </w:rPr>
          <w:t xml:space="preserve">because </w:t>
        </w:r>
      </w:ins>
      <w:ins w:id="672" w:author="Max Lindmark" w:date="2020-09-10T22:00:00Z">
        <w:r w:rsidR="00496198">
          <w:rPr>
            <w:rFonts w:eastAsiaTheme="minorEastAsia" w:cstheme="minorHAnsi"/>
            <w:lang w:val="en-GB"/>
          </w:rPr>
          <w:t xml:space="preserve">growth </w:t>
        </w:r>
      </w:ins>
      <w:ins w:id="673" w:author="Max Lindmark" w:date="2020-09-10T22:01:00Z">
        <w:r w:rsidR="00900452">
          <w:rPr>
            <w:rFonts w:eastAsiaTheme="minorEastAsia" w:cstheme="minorHAnsi"/>
            <w:lang w:val="en-GB"/>
          </w:rPr>
          <w:t xml:space="preserve">is </w:t>
        </w:r>
        <w:r w:rsidR="0073236E">
          <w:rPr>
            <w:rFonts w:eastAsiaTheme="minorEastAsia" w:cstheme="minorHAnsi"/>
            <w:lang w:val="en-GB"/>
          </w:rPr>
          <w:t xml:space="preserve">an ontogenetic </w:t>
        </w:r>
      </w:ins>
      <w:ins w:id="674" w:author="Max Lindmark" w:date="2020-09-10T22:00:00Z">
        <w:r w:rsidR="00496198">
          <w:rPr>
            <w:rFonts w:eastAsiaTheme="minorEastAsia" w:cstheme="minorHAnsi"/>
            <w:lang w:val="en-GB"/>
          </w:rPr>
          <w:t xml:space="preserve">process </w:t>
        </w:r>
      </w:ins>
      <w:ins w:id="675" w:author="Max Lindmark" w:date="2020-09-10T22:02:00Z">
        <w:r w:rsidR="00472CD9">
          <w:rPr>
            <w:rFonts w:eastAsiaTheme="minorEastAsia" w:cstheme="minorHAnsi"/>
            <w:lang w:val="en-GB"/>
          </w:rPr>
          <w:t xml:space="preserve">and </w:t>
        </w:r>
        <w:r w:rsidR="008D33FF">
          <w:rPr>
            <w:rFonts w:eastAsiaTheme="minorEastAsia" w:cstheme="minorHAnsi"/>
            <w:lang w:val="en-GB"/>
          </w:rPr>
          <w:t xml:space="preserve">therefore </w:t>
        </w:r>
        <w:r w:rsidR="00660084">
          <w:rPr>
            <w:rFonts w:eastAsiaTheme="minorEastAsia" w:cstheme="minorHAnsi"/>
            <w:lang w:val="en-GB"/>
          </w:rPr>
          <w:t xml:space="preserve">intraspecific </w:t>
        </w:r>
        <w:r w:rsidR="00607945">
          <w:rPr>
            <w:rFonts w:eastAsiaTheme="minorEastAsia" w:cstheme="minorHAnsi"/>
            <w:lang w:val="en-GB"/>
          </w:rPr>
          <w:t>scaling relationships</w:t>
        </w:r>
      </w:ins>
      <w:ins w:id="676" w:author="Max Lindmark" w:date="2020-09-10T23:27:00Z">
        <w:r w:rsidR="0031453A">
          <w:rPr>
            <w:rFonts w:eastAsiaTheme="minorEastAsia" w:cstheme="minorHAnsi"/>
            <w:lang w:val="en-GB"/>
          </w:rPr>
          <w:t xml:space="preserve"> and temperature responses </w:t>
        </w:r>
      </w:ins>
      <w:ins w:id="677" w:author="Max Lindmark" w:date="2020-09-10T22:02:00Z">
        <w:r w:rsidR="00343DCC">
          <w:rPr>
            <w:rFonts w:eastAsiaTheme="minorEastAsia" w:cstheme="minorHAnsi"/>
            <w:lang w:val="en-GB"/>
          </w:rPr>
          <w:t xml:space="preserve">are more appropriate </w:t>
        </w:r>
      </w:ins>
      <w:ins w:id="678" w:author="Max Lindmark" w:date="2020-09-10T23:27:00Z">
        <w:r w:rsidR="00AC25AB">
          <w:rPr>
            <w:rFonts w:eastAsiaTheme="minorEastAsia" w:cstheme="minorHAnsi"/>
            <w:lang w:val="en-GB"/>
          </w:rPr>
          <w:t>(</w:t>
        </w:r>
      </w:ins>
      <w:ins w:id="679" w:author="Max Lindmark" w:date="2020-09-10T23:28:00Z">
        <w:r w:rsidR="0078118D">
          <w:rPr>
            <w:rFonts w:eastAsiaTheme="minorEastAsia" w:cstheme="minorHAnsi"/>
            <w:lang w:val="en-GB"/>
          </w:rPr>
          <w:t>similarly</w:t>
        </w:r>
        <w:r w:rsidR="00BE6CE8">
          <w:rPr>
            <w:rFonts w:eastAsiaTheme="minorEastAsia" w:cstheme="minorHAnsi"/>
            <w:lang w:val="en-GB"/>
          </w:rPr>
          <w:t xml:space="preserve">, </w:t>
        </w:r>
      </w:ins>
      <w:ins w:id="680" w:author="Max Lindmark" w:date="2020-09-10T23:27:00Z">
        <w:r w:rsidR="00AC25AB">
          <w:rPr>
            <w:rFonts w:eastAsiaTheme="minorEastAsia" w:cstheme="minorHAnsi"/>
            <w:lang w:val="en-GB"/>
          </w:rPr>
          <w:lastRenderedPageBreak/>
          <w:t>the existence of large fishes in tropical waters does not invalidate the hypothesis that large fish may shrink with warming</w:t>
        </w:r>
        <w:r w:rsidR="00B43B93">
          <w:rPr>
            <w:rFonts w:eastAsiaTheme="minorEastAsia" w:cstheme="minorHAnsi"/>
            <w:lang w:val="en-GB"/>
          </w:rPr>
          <w:t>)</w:t>
        </w:r>
        <w:r w:rsidR="00AC25AB">
          <w:rPr>
            <w:rFonts w:eastAsiaTheme="minorEastAsia" w:cstheme="minorHAnsi"/>
            <w:lang w:val="en-GB"/>
          </w:rPr>
          <w:t xml:space="preserve">. </w:t>
        </w:r>
      </w:ins>
      <w:ins w:id="681" w:author="Max Lindmark" w:date="2020-09-10T23:30:00Z">
        <w:r w:rsidR="00783554">
          <w:rPr>
            <w:rFonts w:eastAsiaTheme="minorEastAsia" w:cstheme="minorHAnsi"/>
            <w:lang w:val="en-GB"/>
          </w:rPr>
          <w:t>Likely this is</w:t>
        </w:r>
      </w:ins>
      <w:ins w:id="682" w:author="Max Lindmark" w:date="2020-09-10T23:33:00Z">
        <w:r w:rsidR="00BA3DC0">
          <w:rPr>
            <w:rFonts w:eastAsiaTheme="minorEastAsia" w:cstheme="minorHAnsi"/>
            <w:lang w:val="en-GB"/>
          </w:rPr>
          <w:t xml:space="preserve"> done</w:t>
        </w:r>
      </w:ins>
      <w:ins w:id="683" w:author="Max Lindmark" w:date="2020-09-10T23:30:00Z">
        <w:r w:rsidR="00783554">
          <w:rPr>
            <w:rFonts w:eastAsiaTheme="minorEastAsia" w:cstheme="minorHAnsi"/>
            <w:lang w:val="en-GB"/>
          </w:rPr>
          <w:t xml:space="preserve"> </w:t>
        </w:r>
      </w:ins>
      <w:ins w:id="684" w:author="Max Lindmark" w:date="2020-09-10T23:29:00Z">
        <w:r w:rsidR="00ED2839">
          <w:rPr>
            <w:rFonts w:eastAsiaTheme="minorEastAsia" w:cstheme="minorHAnsi"/>
            <w:lang w:val="en-GB"/>
          </w:rPr>
          <w:t>part</w:t>
        </w:r>
      </w:ins>
      <w:ins w:id="685" w:author="Max Lindmark" w:date="2020-09-10T23:30:00Z">
        <w:r w:rsidR="00783554">
          <w:rPr>
            <w:rFonts w:eastAsiaTheme="minorEastAsia" w:cstheme="minorHAnsi"/>
            <w:lang w:val="en-GB"/>
          </w:rPr>
          <w:t xml:space="preserve">ly </w:t>
        </w:r>
      </w:ins>
      <w:ins w:id="686" w:author="Max Lindmark" w:date="2020-09-10T23:29:00Z">
        <w:r w:rsidR="00ED2839">
          <w:rPr>
            <w:rFonts w:eastAsiaTheme="minorEastAsia" w:cstheme="minorHAnsi"/>
            <w:lang w:val="en-GB"/>
          </w:rPr>
          <w:t xml:space="preserve">due to a </w:t>
        </w:r>
      </w:ins>
      <w:ins w:id="687" w:author="Max Lindmark" w:date="2020-09-10T23:31:00Z">
        <w:r w:rsidR="00A66196">
          <w:rPr>
            <w:rFonts w:eastAsiaTheme="minorEastAsia" w:cstheme="minorHAnsi"/>
            <w:lang w:val="en-GB"/>
          </w:rPr>
          <w:t xml:space="preserve">general </w:t>
        </w:r>
      </w:ins>
      <w:ins w:id="688" w:author="Max Lindmark" w:date="2020-09-10T23:29:00Z">
        <w:r w:rsidR="00ED2839">
          <w:rPr>
            <w:rFonts w:eastAsiaTheme="minorEastAsia" w:cstheme="minorHAnsi"/>
            <w:lang w:val="en-GB"/>
          </w:rPr>
          <w:t xml:space="preserve">lack of </w:t>
        </w:r>
      </w:ins>
      <w:ins w:id="689" w:author="Max Lindmark" w:date="2020-09-10T23:30:00Z">
        <w:r w:rsidR="00A776EE">
          <w:rPr>
            <w:rFonts w:eastAsiaTheme="minorEastAsia" w:cstheme="minorHAnsi"/>
            <w:lang w:val="en-GB"/>
          </w:rPr>
          <w:t xml:space="preserve">intraspecific </w:t>
        </w:r>
      </w:ins>
      <w:ins w:id="690" w:author="Max Lindmark" w:date="2020-09-10T23:29:00Z">
        <w:r w:rsidR="00587212">
          <w:rPr>
            <w:rFonts w:eastAsiaTheme="minorEastAsia" w:cstheme="minorHAnsi"/>
            <w:lang w:val="en-GB"/>
          </w:rPr>
          <w:t>data</w:t>
        </w:r>
      </w:ins>
      <w:ins w:id="691" w:author="Max Lindmark" w:date="2020-09-10T23:35:00Z">
        <w:r w:rsidR="00975178">
          <w:rPr>
            <w:rFonts w:eastAsiaTheme="minorEastAsia" w:cstheme="minorHAnsi"/>
            <w:lang w:val="en-GB"/>
          </w:rPr>
          <w:t xml:space="preserve">, </w:t>
        </w:r>
      </w:ins>
      <w:ins w:id="692" w:author="Max Lindmark" w:date="2020-09-10T23:30:00Z">
        <w:r w:rsidR="00AE1356">
          <w:rPr>
            <w:rFonts w:eastAsiaTheme="minorEastAsia" w:cstheme="minorHAnsi"/>
            <w:lang w:val="en-GB"/>
          </w:rPr>
          <w:t xml:space="preserve">in </w:t>
        </w:r>
      </w:ins>
      <w:ins w:id="693" w:author="Max Lindmark" w:date="2020-09-10T22:03:00Z">
        <w:r w:rsidR="000A2667">
          <w:rPr>
            <w:rFonts w:eastAsiaTheme="minorEastAsia" w:cstheme="minorHAnsi"/>
            <w:lang w:val="en-GB"/>
          </w:rPr>
          <w:t xml:space="preserve">particular </w:t>
        </w:r>
      </w:ins>
      <w:ins w:id="694" w:author="Max Lindmark" w:date="2020-09-10T22:04:00Z">
        <w:r w:rsidR="000A2667">
          <w:rPr>
            <w:rFonts w:eastAsiaTheme="minorEastAsia" w:cstheme="minorHAnsi"/>
            <w:lang w:val="en-GB"/>
          </w:rPr>
          <w:t>considering temperature and body mass combined</w:t>
        </w:r>
      </w:ins>
      <w:ins w:id="695" w:author="Max Lindmark" w:date="2020-09-10T23:35:00Z">
        <w:r w:rsidR="00975178">
          <w:rPr>
            <w:rFonts w:eastAsiaTheme="minorEastAsia" w:cstheme="minorHAnsi"/>
            <w:lang w:val="en-GB"/>
          </w:rPr>
          <w:t>. T</w:t>
        </w:r>
        <w:r w:rsidR="00C61C17">
          <w:rPr>
            <w:rFonts w:eastAsiaTheme="minorEastAsia" w:cstheme="minorHAnsi"/>
            <w:lang w:val="en-GB"/>
          </w:rPr>
          <w:t>his constitutes a major knowledge gap</w:t>
        </w:r>
        <w:r w:rsidR="0025294A">
          <w:rPr>
            <w:rFonts w:eastAsiaTheme="minorEastAsia" w:cstheme="minorHAnsi"/>
            <w:lang w:val="en-GB"/>
          </w:rPr>
          <w:t>, as u</w:t>
        </w:r>
        <w:r w:rsidR="00C61C17">
          <w:rPr>
            <w:rFonts w:eastAsiaTheme="minorEastAsia" w:cstheme="minorHAnsi"/>
            <w:lang w:val="en-GB"/>
          </w:rPr>
          <w:t xml:space="preserve">nderstanding </w:t>
        </w:r>
        <w:r w:rsidR="00C61C17" w:rsidRPr="00E071F1">
          <w:rPr>
            <w:rFonts w:eastAsiaTheme="minorEastAsia" w:cstheme="minorHAnsi"/>
            <w:lang w:val="en-GB"/>
          </w:rPr>
          <w:t>the intraspecific scaling of metabolic rate in relation to consumption</w:t>
        </w:r>
        <w:r w:rsidR="00C61C17">
          <w:rPr>
            <w:rFonts w:eastAsiaTheme="minorEastAsia" w:cstheme="minorHAnsi"/>
            <w:lang w:val="en-GB"/>
          </w:rPr>
          <w:t xml:space="preserve"> is critical for evaluating the physiological basis of changes in net energy gain in relation to size and temperature</w:t>
        </w:r>
      </w:ins>
      <w:ins w:id="696" w:author="Max Lindmark" w:date="2020-09-10T22:03:00Z">
        <w:r w:rsidR="00C91ED4">
          <w:rPr>
            <w:rFonts w:eastAsiaTheme="minorEastAsia" w:cstheme="minorHAnsi"/>
            <w:lang w:val="en-GB"/>
          </w:rPr>
          <w:t xml:space="preserve">. </w:t>
        </w:r>
      </w:ins>
      <w:del w:id="697" w:author="Max Lindmark" w:date="2020-09-10T23:34:00Z">
        <w:r w:rsidR="0041375D" w:rsidRPr="00E071F1" w:rsidDel="00EF0853">
          <w:rPr>
            <w:rFonts w:eastAsiaTheme="minorEastAsia" w:cstheme="minorHAnsi"/>
            <w:lang w:val="en-GB"/>
          </w:rPr>
          <w:delText xml:space="preserve">the intraspecific </w:delText>
        </w:r>
        <w:r w:rsidR="008757EE" w:rsidRPr="00E071F1" w:rsidDel="00EF0853">
          <w:rPr>
            <w:rFonts w:eastAsiaTheme="minorEastAsia" w:cstheme="minorHAnsi"/>
            <w:lang w:val="en-GB"/>
          </w:rPr>
          <w:delText xml:space="preserve">scaling of metabolic rate in relation to </w:delText>
        </w:r>
      </w:del>
      <w:del w:id="698" w:author="Max Lindmark" w:date="2020-09-10T18:53:00Z">
        <w:r w:rsidR="006043E6" w:rsidRPr="00E071F1" w:rsidDel="00972AE8">
          <w:rPr>
            <w:rFonts w:eastAsiaTheme="minorEastAsia" w:cstheme="minorHAnsi"/>
            <w:lang w:val="en-GB"/>
          </w:rPr>
          <w:delText xml:space="preserve">assimilation or </w:delText>
        </w:r>
      </w:del>
      <w:del w:id="699" w:author="Max Lindmark" w:date="2020-09-10T23:34:00Z">
        <w:r w:rsidR="006043E6" w:rsidRPr="00E071F1" w:rsidDel="00EF0853">
          <w:rPr>
            <w:rFonts w:eastAsiaTheme="minorEastAsia" w:cstheme="minorHAnsi"/>
            <w:lang w:val="en-GB"/>
          </w:rPr>
          <w:delText>consumption</w:delText>
        </w:r>
      </w:del>
      <w:ins w:id="700" w:author="Max Lindmark" w:date="2020-09-10T18:32:00Z">
        <w:r w:rsidR="00B53FCE">
          <w:rPr>
            <w:rFonts w:eastAsiaTheme="minorEastAsia" w:cstheme="minorHAnsi"/>
            <w:lang w:val="en-GB"/>
          </w:rPr>
          <w:t xml:space="preserve">By </w:t>
        </w:r>
      </w:ins>
      <w:ins w:id="701" w:author="Max Lindmark" w:date="2020-09-10T23:34:00Z">
        <w:r w:rsidR="005076A4">
          <w:rPr>
            <w:rFonts w:eastAsiaTheme="minorEastAsia" w:cstheme="minorHAnsi"/>
            <w:lang w:val="en-GB"/>
          </w:rPr>
          <w:t>collating</w:t>
        </w:r>
      </w:ins>
      <w:ins w:id="702" w:author="Max Lindmark" w:date="2020-09-10T18:32:00Z">
        <w:r w:rsidR="00B53FCE">
          <w:rPr>
            <w:rFonts w:eastAsiaTheme="minorEastAsia" w:cstheme="minorHAnsi"/>
            <w:lang w:val="en-GB"/>
          </w:rPr>
          <w:t xml:space="preserve"> </w:t>
        </w:r>
      </w:ins>
      <w:ins w:id="703" w:author="Max Lindmark" w:date="2020-09-10T23:34:00Z">
        <w:r w:rsidR="005076A4">
          <w:rPr>
            <w:rFonts w:eastAsiaTheme="minorEastAsia" w:cstheme="minorHAnsi"/>
            <w:lang w:val="en-GB"/>
          </w:rPr>
          <w:t xml:space="preserve">experimental </w:t>
        </w:r>
      </w:ins>
      <w:ins w:id="704"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705" w:author="Max Lindmark" w:date="2020-09-10T18:31:00Z">
        <w:r w:rsidR="006043E6" w:rsidRPr="00E071F1" w:rsidDel="00F03561">
          <w:rPr>
            <w:rFonts w:eastAsiaTheme="minorEastAsia" w:cstheme="minorHAnsi"/>
            <w:lang w:val="en-GB"/>
          </w:rPr>
          <w:delText>.</w:delText>
        </w:r>
      </w:del>
      <w:del w:id="706"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r w:rsidR="00C87DE7" w:rsidRPr="00E071F1">
        <w:rPr>
          <w:rFonts w:eastAsiaTheme="minorEastAsia" w:cstheme="minorHAnsi"/>
          <w:lang w:val="en-GB"/>
        </w:rPr>
        <w:t xml:space="preserve">for </w:t>
      </w:r>
      <w:r w:rsidR="00720141" w:rsidRPr="00E071F1">
        <w:rPr>
          <w:rFonts w:eastAsiaTheme="minorEastAsia" w:cstheme="minorHAnsi"/>
          <w:lang w:val="en-GB"/>
        </w:rPr>
        <w:t xml:space="preserve">maximum consumption </w:t>
      </w:r>
      <w:r w:rsidR="000259DC" w:rsidRPr="00E071F1">
        <w:rPr>
          <w:rFonts w:eastAsiaTheme="minorEastAsia" w:cstheme="minorHAnsi"/>
          <w:lang w:val="en-GB"/>
        </w:rPr>
        <w:t>implies</w:t>
      </w:r>
      <w:r w:rsidR="00720141" w:rsidRPr="00E071F1">
        <w:rPr>
          <w:rFonts w:eastAsiaTheme="minorEastAsia" w:cstheme="minorHAnsi"/>
          <w:lang w:val="en-GB"/>
        </w:rPr>
        <w:t xml:space="preserve"> that “costs” for maintenance 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707" w:author="Max Lindmark" w:date="2020-09-10T18:38:00Z">
        <w:r w:rsidR="00ED402C">
          <w:rPr>
            <w:rFonts w:eastAsiaTheme="minorEastAsia" w:cstheme="minorHAnsi"/>
            <w:lang w:val="en-GB"/>
          </w:rPr>
          <w:t xml:space="preserve">There may therefore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708" w:author="Max Lindmark" w:date="2020-09-10T18:53:00Z">
        <w:r w:rsidR="00AF5375">
          <w:rPr>
            <w:rFonts w:eastAsiaTheme="minorEastAsia" w:cstheme="minorHAnsi"/>
            <w:lang w:val="en-GB"/>
          </w:rPr>
          <w:t xml:space="preserve">constraints to growing large </w:t>
        </w:r>
      </w:ins>
      <w:ins w:id="709" w:author="Max Lindmark" w:date="2020-09-10T18:54:00Z">
        <w:r w:rsidR="007B1EDA">
          <w:rPr>
            <w:rFonts w:eastAsiaTheme="minorEastAsia" w:cstheme="minorHAnsi"/>
            <w:lang w:val="en-GB"/>
          </w:rPr>
          <w:t>in warm waters</w:t>
        </w:r>
      </w:ins>
      <w:ins w:id="710" w:author="Max Lindmark" w:date="2020-09-10T18:55:00Z">
        <w:r w:rsidR="001F2D23">
          <w:rPr>
            <w:rFonts w:eastAsiaTheme="minorEastAsia" w:cstheme="minorHAnsi"/>
            <w:lang w:val="en-GB"/>
          </w:rPr>
          <w:t xml:space="preserve"> that b</w:t>
        </w:r>
        <w:r w:rsidR="001F2D23" w:rsidRPr="00E071F1">
          <w:rPr>
            <w:rFonts w:eastAsiaTheme="minorEastAsia" w:cstheme="minorHAnsi"/>
            <w:lang w:val="en-GB"/>
          </w:rPr>
          <w:t>ioenergetics models may need to account</w:t>
        </w:r>
      </w:ins>
      <w:ins w:id="711" w:author="Max Lindmark" w:date="2020-09-10T18:54:00Z">
        <w:r w:rsidR="00EE1E66">
          <w:rPr>
            <w:rFonts w:eastAsiaTheme="minorEastAsia" w:cstheme="minorHAnsi"/>
            <w:lang w:val="en-GB"/>
          </w:rPr>
          <w:t xml:space="preserve">, as this scaling leads to declining optimal growth temperatures. </w:t>
        </w:r>
      </w:ins>
      <w:del w:id="712" w:author="Max Lindmark" w:date="2020-09-10T18:54:00Z">
        <w:r w:rsidR="00912457" w:rsidRPr="00E071F1" w:rsidDel="007B1EDA">
          <w:rPr>
            <w:rFonts w:eastAsiaTheme="minorEastAsia" w:cstheme="minorHAnsi"/>
            <w:lang w:val="en-GB"/>
          </w:rPr>
          <w:delText>B</w:delText>
        </w:r>
      </w:del>
      <w:del w:id="713"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714"/>
        <w:commentRangeStart w:id="715"/>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714"/>
        <w:r w:rsidR="00EB7942" w:rsidRPr="00E071F1" w:rsidDel="001F2D23">
          <w:rPr>
            <w:rStyle w:val="CommentReference"/>
            <w:sz w:val="24"/>
            <w:szCs w:val="24"/>
          </w:rPr>
          <w:commentReference w:id="714"/>
        </w:r>
        <w:commentRangeEnd w:id="715"/>
        <w:r w:rsidR="008B329E" w:rsidRPr="00E071F1" w:rsidDel="001F2D23">
          <w:rPr>
            <w:rStyle w:val="CommentReference"/>
            <w:sz w:val="24"/>
            <w:szCs w:val="24"/>
          </w:rPr>
          <w:commentReference w:id="715"/>
        </w:r>
      </w:del>
    </w:p>
    <w:p w14:paraId="205AC09A" w14:textId="521BC8DA" w:rsidR="00925B48" w:rsidRPr="00E071F1" w:rsidRDefault="00925B48" w:rsidP="00925B48">
      <w:pPr>
        <w:spacing w:line="480" w:lineRule="auto"/>
        <w:ind w:firstLine="284"/>
        <w:contextualSpacing/>
        <w:jc w:val="both"/>
        <w:rPr>
          <w:moveTo w:id="716" w:author="Max Lindmark" w:date="2020-09-10T18:36:00Z"/>
          <w:rFonts w:cstheme="minorHAnsi"/>
          <w:lang w:val="en-GB"/>
        </w:rPr>
      </w:pPr>
      <w:moveToRangeStart w:id="717" w:author="Max Lindmark" w:date="2020-09-10T18:36:00Z" w:name="move50655376"/>
      <w:moveTo w:id="718"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719"/>
        <w:r w:rsidRPr="00E071F1">
          <w:rPr>
            <w:rFonts w:eastAsiaTheme="minorEastAsia" w:cstheme="minorHAnsi"/>
            <w:lang w:val="en-GB"/>
          </w:rPr>
          <w:t>.</w:t>
        </w:r>
        <w:commentRangeEnd w:id="719"/>
        <w:r w:rsidRPr="00E071F1">
          <w:rPr>
            <w:rStyle w:val="CommentReference"/>
            <w:sz w:val="24"/>
            <w:szCs w:val="24"/>
          </w:rPr>
          <w:commentReference w:id="719"/>
        </w:r>
        <w:r w:rsidRPr="00E071F1">
          <w:rPr>
            <w:rFonts w:eastAsiaTheme="minorEastAsia" w:cstheme="minorHAnsi"/>
            <w:lang w:val="en-GB"/>
          </w:rPr>
          <w:t xml:space="preserve"> </w:t>
        </w:r>
        <w:r w:rsidRPr="00E071F1">
          <w:rPr>
            <w:rFonts w:cstheme="minorHAnsi"/>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xml:space="preserve">. Since optimum growth temperatures decline not only with size but also food availability, and </w:t>
        </w:r>
        <w:r w:rsidRPr="00E071F1">
          <w:rPr>
            <w:rFonts w:cstheme="minorHAnsi"/>
            <w:lang w:val="en-GB"/>
          </w:rPr>
          <w:t xml:space="preserve">climate warming may also introduce higher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 xml:space="preserve">warming already having negative or lack of positive </w:t>
        </w:r>
        <w:r w:rsidRPr="00E071F1">
          <w:rPr>
            <w:rFonts w:cstheme="minorHAnsi"/>
            <w:lang w:val="en-GB"/>
          </w:rPr>
          <w:fldChar w:fldCharType="begin"/>
        </w:r>
      </w:moveTo>
      <w:r w:rsidR="002E281F">
        <w:rPr>
          <w:rFonts w:cstheme="minorHAnsi"/>
          <w:lang w:val="en-GB"/>
        </w:rPr>
        <w:instrText xml:space="preserve"> ADDIN ZOTERO_ITEM CSL_CITATION {"citationID":"au214s33k5","properties":{"formattedCitation":"(Huss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20" w:author="Max Lindmark" w:date="2020-09-10T18:36:00Z">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effects on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071F1">
          <w:rPr>
            <w:rFonts w:cstheme="minorHAnsi"/>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 xml:space="preserve">hether or not the negative effects of warming will be first experienced by the largest fish </w:t>
        </w:r>
        <w:r w:rsidRPr="00E071F1">
          <w:rPr>
            <w:rFonts w:eastAsiaTheme="minorEastAsia" w:cstheme="minorHAnsi"/>
            <w:lang w:val="en-GB"/>
          </w:rPr>
          <w:t xml:space="preserve">depends on if they </w:t>
        </w:r>
        <w:r w:rsidRPr="00E071F1">
          <w:rPr>
            <w:lang w:val="en-GB"/>
          </w:rPr>
          <w:t xml:space="preserve">live </w:t>
        </w:r>
        <w:r w:rsidRPr="00E071F1">
          <w:rPr>
            <w:lang w:val="en-GB"/>
          </w:rPr>
          <w:lastRenderedPageBreak/>
          <w:t xml:space="preserve">closer to their thermal optimum for growth.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Heincke’s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 xml:space="preserve">That said, there is already empirical evidence of the largest individuals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moveTo>
      <w:r w:rsidR="002E281F">
        <w:rPr>
          <w:rFonts w:eastAsiaTheme="minorEastAsia" w:cstheme="minorHAnsi"/>
          <w:lang w:val="en-GB"/>
        </w:rPr>
        <w:instrText xml:space="preserve"> ADDIN ZOTERO_ITEM CSL_CITATION {"citationID":"ag7eb21mmv","properties":{"formattedCitation":"(Huss {\\i{}et al.} 2019)","plainCitation":"(Huss et al. 2019)","noteIndex":0},"citationItems":[{"id":"kre1J3Go/P0RXTwSo","uris":["http://zotero.org/users/6116610/items/3XTZM82V"],"uri":["http://zotero.org/users/6116610/items/3XTZM82V"],"itemData":{"id":"JtKt9yLW/Rm8sr6r2","type":"article-journal","abstract":"A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moveTo w:id="721" w:author="Max Lindmark" w:date="2020-09-10T18:36:00Z">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722"/>
        <w:commentRangeStart w:id="723"/>
        <w:r w:rsidRPr="00E071F1">
          <w:rPr>
            <w:rFonts w:cstheme="minorHAnsi"/>
            <w:lang w:val="en-GB"/>
          </w:rPr>
          <w:t xml:space="preserve">that can bias prediction of the biological impacts of climate change. </w:t>
        </w:r>
        <w:commentRangeEnd w:id="722"/>
        <w:r w:rsidRPr="00E071F1">
          <w:rPr>
            <w:rStyle w:val="CommentReference"/>
            <w:sz w:val="24"/>
            <w:szCs w:val="24"/>
          </w:rPr>
          <w:commentReference w:id="722"/>
        </w:r>
        <w:commentRangeEnd w:id="723"/>
        <w:r w:rsidRPr="00E071F1">
          <w:rPr>
            <w:rStyle w:val="CommentReference"/>
            <w:sz w:val="24"/>
            <w:szCs w:val="24"/>
          </w:rPr>
          <w:commentReference w:id="723"/>
        </w:r>
      </w:moveTo>
    </w:p>
    <w:moveToRangeEnd w:id="717"/>
    <w:p w14:paraId="67F427F7" w14:textId="37480091" w:rsidR="00720141" w:rsidRPr="00E071F1" w:rsidDel="005D27BA" w:rsidRDefault="00720141" w:rsidP="00584931">
      <w:pPr>
        <w:spacing w:line="480" w:lineRule="auto"/>
        <w:ind w:firstLine="284"/>
        <w:contextualSpacing/>
        <w:jc w:val="both"/>
        <w:rPr>
          <w:del w:id="724" w:author="Max Lindmark" w:date="2020-09-10T18:55:00Z"/>
          <w:rFonts w:eastAsiaTheme="minorEastAsia" w:cstheme="minorHAnsi"/>
        </w:rPr>
      </w:pPr>
    </w:p>
    <w:p w14:paraId="0B066DD1" w14:textId="62C5CF1A" w:rsidR="00947116" w:rsidRPr="00E071F1" w:rsidDel="007C190F" w:rsidRDefault="00EB7AFB" w:rsidP="00947116">
      <w:pPr>
        <w:spacing w:line="480" w:lineRule="auto"/>
        <w:ind w:firstLine="284"/>
        <w:contextualSpacing/>
        <w:jc w:val="both"/>
        <w:rPr>
          <w:del w:id="725"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 body mass</w:t>
      </w:r>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2E281F">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S"}],"issued":{"date-parts":[["2005"]]}}},{"id":"kre1J3Go/1Q6Lg41W","uris":["http://zotero.org/users/6116610/items/2BTE2RDI"],"uri":["http://zotero.org/users/6116610/items/2BTE2RDI"],"itemData":{"id":"tcAX0HwS/YOgYTW6G","type":"article-journal","container-title":"Global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E071F1">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726"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727"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728"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is often argued from a </w:t>
      </w:r>
      <w:r w:rsidR="00A46FB0" w:rsidRPr="00E071F1">
        <w:rPr>
          <w:rFonts w:eastAsiaTheme="minorEastAsia"/>
          <w:lang w:val="en-GB"/>
        </w:rPr>
        <w:lastRenderedPageBreak/>
        <w:t xml:space="preserve">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nimodal thermal responses are likely 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729" w:author="Max Lindmark" w:date="2020-07-28T14:16:00Z">
        <w:r w:rsidR="007102FF" w:rsidRPr="00E071F1" w:rsidDel="00BB305E">
          <w:rPr>
            <w:rFonts w:eastAsiaTheme="minorEastAsia"/>
            <w:lang w:val="en-GB"/>
          </w:rPr>
          <w:delText xml:space="preserve">factorial </w:delText>
        </w:r>
      </w:del>
      <w:ins w:id="730"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731"/>
      <w:commentRangeStart w:id="732"/>
      <w:commentRangeStart w:id="733"/>
      <w:commentRangeStart w:id="734"/>
      <w:del w:id="735"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071F1"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731"/>
      <w:r w:rsidR="005B6DAD" w:rsidRPr="00E071F1">
        <w:rPr>
          <w:rStyle w:val="CommentReference"/>
          <w:sz w:val="24"/>
          <w:szCs w:val="24"/>
        </w:rPr>
        <w:commentReference w:id="731"/>
      </w:r>
      <w:commentRangeEnd w:id="732"/>
      <w:r w:rsidR="00075ED9" w:rsidRPr="00E071F1">
        <w:rPr>
          <w:rStyle w:val="CommentReference"/>
          <w:sz w:val="24"/>
          <w:szCs w:val="24"/>
        </w:rPr>
        <w:commentReference w:id="732"/>
      </w:r>
      <w:commentRangeEnd w:id="733"/>
      <w:r w:rsidR="00D65660" w:rsidRPr="00E071F1">
        <w:rPr>
          <w:rStyle w:val="CommentReference"/>
          <w:sz w:val="24"/>
          <w:szCs w:val="24"/>
        </w:rPr>
        <w:commentReference w:id="733"/>
      </w:r>
      <w:commentRangeEnd w:id="734"/>
      <w:r w:rsidR="007C190F" w:rsidRPr="00E071F1">
        <w:rPr>
          <w:rStyle w:val="CommentReference"/>
          <w:sz w:val="24"/>
          <w:szCs w:val="24"/>
        </w:rPr>
        <w:commentReference w:id="734"/>
      </w:r>
    </w:p>
    <w:p w14:paraId="355B5CC5" w14:textId="2205FA49" w:rsidR="00271B4D" w:rsidRDefault="005042B9" w:rsidP="00BA1217">
      <w:pPr>
        <w:spacing w:line="480" w:lineRule="auto"/>
        <w:ind w:firstLine="284"/>
        <w:contextualSpacing/>
        <w:jc w:val="both"/>
        <w:rPr>
          <w:ins w:id="736" w:author="Max Lindmark" w:date="2020-09-10T21:20:00Z"/>
          <w:rFonts w:cstheme="minorHAnsi"/>
          <w:lang w:val="en-GB"/>
        </w:rPr>
      </w:pPr>
      <w:commentRangeStart w:id="737"/>
      <w:del w:id="738"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739" w:author="Max Lindmark" w:date="2020-09-10T21:18:00Z">
        <w:r w:rsidR="002B548E">
          <w:rPr>
            <w:rFonts w:eastAsiaTheme="minorEastAsia" w:cstheme="minorHAnsi"/>
            <w:lang w:val="en-GB"/>
          </w:rPr>
          <w:t>W</w:t>
        </w:r>
        <w:commentRangeEnd w:id="737"/>
        <w:r w:rsidR="002B548E">
          <w:rPr>
            <w:rStyle w:val="CommentReference"/>
          </w:rPr>
          <w:commentReference w:id="737"/>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r w:rsidR="00210FA7" w:rsidRPr="00E071F1">
        <w:rPr>
          <w:rFonts w:cstheme="minorHAnsi"/>
          <w:lang w:val="en-GB"/>
        </w:rPr>
        <w:t>, which 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2E281F">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E071F1">
        <w:rPr>
          <w:rFonts w:cstheme="minorHAnsi"/>
        </w:rPr>
        <w:fldChar w:fldCharType="separate"/>
      </w:r>
      <w:r w:rsidR="00AD3510" w:rsidRPr="00E071F1">
        <w:rPr>
          <w:lang w:val="en-GB"/>
        </w:rPr>
        <w:t xml:space="preserve">(Beamish 1964; Xie &amp; Sun 1990; Ohlberger </w:t>
      </w:r>
      <w:r w:rsidR="00AD3510" w:rsidRPr="00E071F1">
        <w:rPr>
          <w:i/>
          <w:iCs/>
          <w:lang w:val="en-GB"/>
        </w:rPr>
        <w:t>et al.</w:t>
      </w:r>
      <w:r w:rsidR="00AD3510" w:rsidRPr="00E071F1">
        <w:rPr>
          <w:lang w:val="en-GB"/>
        </w:rPr>
        <w:t xml:space="preserve"> 2012; Lindmark </w:t>
      </w:r>
      <w:r w:rsidR="00AD3510" w:rsidRPr="00E071F1">
        <w:rPr>
          <w:i/>
          <w:iCs/>
          <w:lang w:val="en-GB"/>
        </w:rPr>
        <w:t>et al.</w:t>
      </w:r>
      <w:r w:rsidR="00AD3510" w:rsidRPr="00E071F1">
        <w:rPr>
          <w:lang w:val="en-GB"/>
        </w:rPr>
        <w:t xml:space="preserve"> 2018; Fossen </w:t>
      </w:r>
      <w:r w:rsidR="00AD3510" w:rsidRPr="00E071F1">
        <w:rPr>
          <w:i/>
          <w:iCs/>
          <w:lang w:val="en-GB"/>
        </w:rPr>
        <w:t>et al.</w:t>
      </w:r>
      <w:r w:rsidR="00AD3510" w:rsidRPr="00E071F1">
        <w:rPr>
          <w:lang w:val="en-GB"/>
        </w:rPr>
        <w:t xml:space="preserve"> 2019)</w:t>
      </w:r>
      <w:r w:rsidR="00C963D8" w:rsidRPr="00E071F1">
        <w:rPr>
          <w:rFonts w:cstheme="minorHAnsi"/>
        </w:rPr>
        <w:fldChar w:fldCharType="end"/>
      </w:r>
      <w:r w:rsidR="00C963D8" w:rsidRPr="00E071F1">
        <w:rPr>
          <w:rFonts w:cstheme="minorHAnsi"/>
          <w:lang w:val="en-GB"/>
        </w:rPr>
        <w:t xml:space="preserve"> 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740" w:author="Max Lindmark" w:date="2020-09-10T17:43:00Z">
        <w:r w:rsidR="00800634">
          <w:rPr>
            <w:rFonts w:cstheme="minorHAnsi"/>
            <w:lang w:val="en-GB"/>
          </w:rPr>
          <w:t xml:space="preserve"> and hence </w:t>
        </w:r>
        <w:r w:rsidR="00BD1722">
          <w:rPr>
            <w:rFonts w:cstheme="minorHAnsi"/>
            <w:lang w:val="en-GB"/>
          </w:rPr>
          <w:t xml:space="preserve">evaluate </w:t>
        </w:r>
      </w:ins>
      <w:ins w:id="741" w:author="Max Lindmark" w:date="2020-09-10T21:18:00Z">
        <w:r w:rsidR="00722165">
          <w:rPr>
            <w:rFonts w:cstheme="minorHAnsi"/>
            <w:lang w:val="en-GB"/>
          </w:rPr>
          <w:t>within</w:t>
        </w:r>
      </w:ins>
      <w:ins w:id="742" w:author="Max Lindmark" w:date="2020-09-10T17:43:00Z">
        <w:r w:rsidR="00800634">
          <w:rPr>
            <w:rFonts w:cstheme="minorHAnsi"/>
            <w:lang w:val="en-GB"/>
          </w:rPr>
          <w:t>-species interactions</w:t>
        </w:r>
      </w:ins>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of the 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743"/>
      <w:r w:rsidR="00D65660" w:rsidRPr="00E071F1">
        <w:rPr>
          <w:rFonts w:cstheme="minorHAnsi"/>
          <w:lang w:val="en-GB"/>
        </w:rPr>
        <w:t xml:space="preserve">body </w:t>
      </w:r>
      <w:commentRangeEnd w:id="743"/>
      <w:r w:rsidR="00D65660" w:rsidRPr="00E071F1">
        <w:rPr>
          <w:rStyle w:val="CommentReference"/>
          <w:sz w:val="24"/>
          <w:szCs w:val="24"/>
        </w:rPr>
        <w:commentReference w:id="743"/>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It could 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2E281F">
        <w:rPr>
          <w:rFonts w:cstheme="minorHAnsi"/>
          <w:lang w:val="en-GB"/>
        </w:rPr>
        <w:instrText xml:space="preserve"> ADDIN ZOTERO_ITEM CSL_CITATION {"citationID":"a1g5nfhirff","properties":{"formattedCitation":"(Ohlberger {\\i{}et al.} 2012; Messmer {\\i{}et al.} 2017; Lindmark {\\i{}et al.} 2018)","plainCitation":"(Ohlberger et al. 2012; Messmer et al. 2017;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2E281F" w:rsidRPr="002E281F">
        <w:rPr>
          <w:rFonts w:ascii="Times New Roman" w:cs="Times New Roman"/>
          <w:lang w:val="en-GB"/>
        </w:rPr>
        <w:t xml:space="preserve">(Ohlberger </w:t>
      </w:r>
      <w:r w:rsidR="002E281F" w:rsidRPr="002E281F">
        <w:rPr>
          <w:rFonts w:ascii="Times New Roman" w:cs="Times New Roman"/>
          <w:i/>
          <w:iCs/>
          <w:lang w:val="en-GB"/>
        </w:rPr>
        <w:t>et al.</w:t>
      </w:r>
      <w:r w:rsidR="002E281F" w:rsidRPr="002E281F">
        <w:rPr>
          <w:rFonts w:ascii="Times New Roman" w:cs="Times New Roman"/>
          <w:lang w:val="en-GB"/>
        </w:rPr>
        <w:t xml:space="preserve"> 2012; Messmer </w:t>
      </w:r>
      <w:r w:rsidR="002E281F" w:rsidRPr="002E281F">
        <w:rPr>
          <w:rFonts w:ascii="Times New Roman" w:cs="Times New Roman"/>
          <w:i/>
          <w:iCs/>
          <w:lang w:val="en-GB"/>
        </w:rPr>
        <w:t>et al.</w:t>
      </w:r>
      <w:r w:rsidR="002E281F" w:rsidRPr="002E281F">
        <w:rPr>
          <w:rFonts w:ascii="Times New Roman" w:cs="Times New Roman"/>
          <w:lang w:val="en-GB"/>
        </w:rPr>
        <w:t xml:space="preserve"> 2017; Lindmark </w:t>
      </w:r>
      <w:r w:rsidR="002E281F" w:rsidRPr="002E281F">
        <w:rPr>
          <w:rFonts w:ascii="Times New Roman" w:cs="Times New Roman"/>
          <w:i/>
          <w:iCs/>
          <w:lang w:val="en-GB"/>
        </w:rPr>
        <w:t>et al.</w:t>
      </w:r>
      <w:r w:rsidR="002E281F" w:rsidRPr="002E281F">
        <w:rPr>
          <w:rFonts w:ascii="Times New Roman" w:cs="Times New Roman"/>
          <w:lang w:val="en-GB"/>
        </w:rPr>
        <w:t xml:space="preserve"> 2018)</w:t>
      </w:r>
      <w:r w:rsidR="00074353" w:rsidRPr="00E071F1">
        <w:rPr>
          <w:rFonts w:cstheme="minorHAnsi"/>
        </w:rPr>
        <w:fldChar w:fldCharType="end"/>
      </w:r>
      <w:r w:rsidR="0092705F" w:rsidRPr="00E071F1">
        <w:rPr>
          <w:rFonts w:cstheme="minorHAnsi"/>
          <w:lang w:val="en-GB"/>
        </w:rPr>
        <w:t xml:space="preserve">. </w:t>
      </w:r>
      <w:r w:rsidR="00FC7747" w:rsidRPr="00E071F1">
        <w:rPr>
          <w:rFonts w:cstheme="minorHAnsi"/>
          <w:lang w:val="en-GB"/>
        </w:rPr>
        <w:t xml:space="preserve">Given the </w:t>
      </w:r>
      <w:r w:rsidR="005425AF" w:rsidRPr="00E071F1">
        <w:rPr>
          <w:rFonts w:cstheme="minorHAnsi"/>
          <w:lang w:val="en-GB"/>
        </w:rPr>
        <w:lastRenderedPageBreak/>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D22802">
      <w:pPr>
        <w:spacing w:line="480" w:lineRule="auto"/>
        <w:ind w:firstLine="284"/>
        <w:contextualSpacing/>
        <w:jc w:val="both"/>
        <w:rPr>
          <w:del w:id="744" w:author="Max Lindmark" w:date="2020-09-10T21:21:00Z"/>
          <w:rFonts w:cstheme="minorHAnsi"/>
          <w:lang w:val="en-GB"/>
        </w:rPr>
      </w:pPr>
      <w:ins w:id="745"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746" w:author="Max Lindmark" w:date="2020-09-10T21:21:00Z">
        <w:r w:rsidR="000C2BCE">
          <w:rPr>
            <w:rFonts w:cstheme="minorHAnsi"/>
            <w:lang w:val="en-GB"/>
          </w:rPr>
          <w:t xml:space="preserve">r size range within species </w:t>
        </w:r>
      </w:ins>
      <w:ins w:id="747"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748"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749"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p>
    <w:p w14:paraId="4907015A" w14:textId="099D8A2A" w:rsidR="009F1BB9" w:rsidRDefault="00136C96" w:rsidP="002E3379">
      <w:pPr>
        <w:spacing w:line="480" w:lineRule="auto"/>
        <w:ind w:firstLine="284"/>
        <w:contextualSpacing/>
        <w:jc w:val="both"/>
        <w:rPr>
          <w:rFonts w:eastAsiaTheme="minorEastAsia" w:cstheme="minorHAnsi"/>
          <w:lang w:val="en-GB"/>
        </w:rPr>
      </w:pPr>
      <w:del w:id="750"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751"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752" w:author="Max Lindmark" w:date="2020-09-10T21:25:00Z">
        <w:r w:rsidR="00E0457A" w:rsidRPr="00E071F1" w:rsidDel="007F277E">
          <w:rPr>
            <w:rFonts w:eastAsiaTheme="minorEastAsia" w:cstheme="minorHAnsi"/>
            <w:lang w:val="en-GB"/>
          </w:rPr>
          <w:delText>individual</w:delText>
        </w:r>
      </w:del>
      <w:del w:id="753" w:author="Max Lindmark" w:date="2020-09-10T21:23:00Z">
        <w:r w:rsidR="00E0457A" w:rsidRPr="00E071F1" w:rsidDel="00377160">
          <w:rPr>
            <w:rFonts w:eastAsiaTheme="minorEastAsia" w:cstheme="minorHAnsi"/>
            <w:lang w:val="en-GB"/>
          </w:rPr>
          <w:delText xml:space="preserve"> processes to </w:delText>
        </w:r>
      </w:del>
      <w:del w:id="754" w:author="Max Lindmark" w:date="2020-09-10T21:25:00Z">
        <w:r w:rsidR="00E0457A" w:rsidRPr="00E071F1" w:rsidDel="007F277E">
          <w:rPr>
            <w:rFonts w:eastAsiaTheme="minorEastAsia" w:cstheme="minorHAnsi"/>
            <w:lang w:val="en-GB"/>
          </w:rPr>
          <w:delText>population and food web</w:delText>
        </w:r>
      </w:del>
      <w:del w:id="755" w:author="Max Lindmark" w:date="2020-09-10T21:23:00Z">
        <w:r w:rsidR="00E0457A" w:rsidRPr="00E071F1" w:rsidDel="00B07FEE">
          <w:rPr>
            <w:rFonts w:eastAsiaTheme="minorEastAsia" w:cstheme="minorHAnsi"/>
            <w:lang w:val="en-GB"/>
          </w:rPr>
          <w:delText xml:space="preserve"> dynamics</w:delText>
        </w:r>
      </w:del>
      <w:del w:id="756"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ystematic data</w:t>
      </w:r>
      <w:r w:rsidR="0010623B" w:rsidRPr="00E071F1">
        <w:rPr>
          <w:rFonts w:eastAsiaTheme="minorEastAsia" w:cstheme="minorHAnsi"/>
          <w:lang w:val="en-GB"/>
        </w:rPr>
        <w:t xml:space="preserve"> </w:t>
      </w:r>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757"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758"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759" w:author="Max Lindmark" w:date="2020-09-10T21:34:00Z">
        <w:r w:rsidR="006F434B">
          <w:rPr>
            <w:rFonts w:eastAsiaTheme="minorEastAsia" w:cstheme="minorHAnsi"/>
            <w:lang w:val="en-GB"/>
          </w:rPr>
          <w:t>crucial</w:t>
        </w:r>
      </w:ins>
      <w:ins w:id="760"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761"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762"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32CD4550" w14:textId="44EC00E4" w:rsidR="007D3468" w:rsidRDefault="007D3468" w:rsidP="002E3379">
      <w:pPr>
        <w:spacing w:line="480" w:lineRule="auto"/>
        <w:contextualSpacing/>
        <w:jc w:val="both"/>
        <w:rPr>
          <w:rFonts w:cstheme="minorHAnsi"/>
          <w:b/>
          <w:lang w:val="en-GB"/>
        </w:rPr>
      </w:pPr>
    </w:p>
    <w:p w14:paraId="78D09FD2" w14:textId="77777777" w:rsidR="00C506AF" w:rsidRPr="00972C7F" w:rsidRDefault="00C506AF" w:rsidP="00C506AF">
      <w:pPr>
        <w:spacing w:line="480" w:lineRule="auto"/>
        <w:contextualSpacing/>
        <w:jc w:val="both"/>
        <w:rPr>
          <w:rFonts w:eastAsiaTheme="minorEastAsia" w:cstheme="minorHAnsi"/>
          <w:lang w:val="en-GB"/>
        </w:rPr>
      </w:pPr>
      <w:r>
        <w:rPr>
          <w:rFonts w:cstheme="minorHAnsi"/>
          <w:b/>
          <w:lang w:val="en-GB"/>
        </w:rPr>
        <w:t>Materials and m</w:t>
      </w:r>
      <w:r w:rsidRPr="00972C7F">
        <w:rPr>
          <w:rFonts w:cstheme="minorHAnsi"/>
          <w:b/>
          <w:lang w:val="en-GB"/>
        </w:rPr>
        <w:t>ethods</w:t>
      </w:r>
    </w:p>
    <w:p w14:paraId="769033B2" w14:textId="77777777" w:rsidR="00C506AF" w:rsidRPr="00972C7F" w:rsidRDefault="00C506AF" w:rsidP="00C506AF">
      <w:pPr>
        <w:spacing w:line="480" w:lineRule="auto"/>
        <w:contextualSpacing/>
        <w:jc w:val="both"/>
        <w:rPr>
          <w:rFonts w:cstheme="minorHAnsi"/>
          <w:b/>
          <w:lang w:val="en-GB"/>
        </w:rPr>
      </w:pPr>
      <w:r w:rsidRPr="00972C7F">
        <w:rPr>
          <w:rFonts w:cstheme="minorHAnsi"/>
          <w:b/>
          <w:lang w:val="en-GB"/>
        </w:rPr>
        <w:t>Data acquisition</w:t>
      </w:r>
    </w:p>
    <w:p w14:paraId="151C2FF9" w14:textId="77777777" w:rsidR="00C506AF" w:rsidRPr="0040058B" w:rsidDel="00812C85" w:rsidRDefault="00C506AF" w:rsidP="00C506AF">
      <w:pPr>
        <w:tabs>
          <w:tab w:val="center" w:pos="4513"/>
        </w:tabs>
        <w:spacing w:line="480" w:lineRule="auto"/>
        <w:contextualSpacing/>
        <w:jc w:val="both"/>
        <w:rPr>
          <w:del w:id="763" w:author="Max Lindmark" w:date="2020-09-11T16:58:00Z"/>
          <w:rFonts w:cstheme="minorHAnsi"/>
          <w:lang w:val="en-GB"/>
        </w:rPr>
      </w:pPr>
      <w:r w:rsidRPr="0040058B">
        <w:rPr>
          <w:rFonts w:cstheme="minorHAnsi"/>
          <w:lang w:val="en-GB"/>
        </w:rPr>
        <w:t xml:space="preserve">We searched the literature for experimental studies measuring the temperature- and mass dependence of individual growth rate, maximum consumption rate (feeding rate at unlimited food supply, </w:t>
      </w:r>
      <w:r w:rsidRPr="0040058B">
        <w:rPr>
          <w:rFonts w:cstheme="minorHAnsi"/>
          <w:i/>
          <w:lang w:val="en-GB"/>
        </w:rPr>
        <w:t>ad libitum</w:t>
      </w:r>
      <w:r w:rsidRPr="0040058B">
        <w:rPr>
          <w:rFonts w:cstheme="minorHAnsi"/>
          <w:lang w:val="en-GB"/>
        </w:rPr>
        <w:t xml:space="preserve">) and resting, routine and standard oxygen consumption rate as a proxy for metabolic rate </w:t>
      </w:r>
      <w:r w:rsidRPr="0040058B">
        <w:rPr>
          <w:rFonts w:cstheme="minorHAnsi"/>
        </w:rPr>
        <w:fldChar w:fldCharType="begin"/>
      </w:r>
      <w:r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40058B">
        <w:rPr>
          <w:rFonts w:cstheme="minorHAnsi"/>
        </w:rPr>
        <w:fldChar w:fldCharType="separate"/>
      </w:r>
      <w:r w:rsidRPr="0040058B">
        <w:rPr>
          <w:rFonts w:cstheme="minorHAnsi"/>
          <w:noProof/>
          <w:lang w:val="en-GB"/>
        </w:rPr>
        <w:t>(Nelson 2016)</w:t>
      </w:r>
      <w:r w:rsidRPr="0040058B">
        <w:rPr>
          <w:rFonts w:cstheme="minorHAnsi"/>
        </w:rPr>
        <w:fldChar w:fldCharType="end"/>
      </w:r>
      <w:r w:rsidRPr="0040058B">
        <w:rPr>
          <w:rFonts w:eastAsiaTheme="minorEastAsia" w:cstheme="minorHAnsi"/>
          <w:lang w:val="en-GB"/>
        </w:rPr>
        <w:t>. We used</w:t>
      </w:r>
      <w:r w:rsidRPr="0040058B">
        <w:rPr>
          <w:rFonts w:cstheme="minorHAnsi"/>
          <w:lang w:val="en-GB"/>
        </w:rPr>
        <w:t xml:space="preserve"> three different searches on the Web of Science Core Collection</w:t>
      </w:r>
      <w:ins w:id="764" w:author="Max Lindmark" w:date="2020-08-17T12:12:00Z">
        <w:r w:rsidRPr="0040058B">
          <w:rPr>
            <w:rFonts w:cstheme="minorHAnsi"/>
            <w:lang w:val="en-GB"/>
          </w:rPr>
          <w:t xml:space="preserve"> (</w:t>
        </w:r>
        <w:r w:rsidRPr="0040058B">
          <w:rPr>
            <w:rFonts w:cstheme="minorHAnsi"/>
            <w:lang w:val="en-US"/>
          </w:rPr>
          <w:t xml:space="preserve">see </w:t>
        </w:r>
      </w:ins>
      <w:ins w:id="765" w:author="Max Lindmark" w:date="2020-09-12T19:00:00Z">
        <w:r w:rsidRPr="0025283E">
          <w:rPr>
            <w:rFonts w:eastAsiaTheme="minorEastAsia" w:cstheme="minorHAnsi"/>
            <w:i/>
            <w:iCs/>
            <w:lang w:val="en-GB"/>
          </w:rPr>
          <w:t>SI Appendix</w:t>
        </w:r>
      </w:ins>
      <w:ins w:id="766" w:author="Max Lindmark" w:date="2020-09-12T18:58:00Z">
        <w:r>
          <w:rPr>
            <w:rFonts w:cstheme="minorHAnsi"/>
            <w:lang w:val="en-US"/>
          </w:rPr>
          <w:t>,</w:t>
        </w:r>
      </w:ins>
      <w:ins w:id="767" w:author="Max Lindmark" w:date="2020-08-17T12:12:00Z">
        <w:r w:rsidRPr="0040058B">
          <w:rPr>
            <w:rFonts w:cstheme="minorHAnsi"/>
            <w:lang w:val="en-US"/>
          </w:rPr>
          <w:t xml:space="preserve"> for details)</w:t>
        </w:r>
      </w:ins>
      <w:r w:rsidRPr="0040058B">
        <w:rPr>
          <w:rFonts w:cstheme="minorHAnsi"/>
          <w:lang w:val="en-GB"/>
        </w:rPr>
        <w:t>.</w:t>
      </w:r>
      <w:commentRangeStart w:id="768"/>
      <w:r w:rsidRPr="0040058B">
        <w:rPr>
          <w:rFonts w:cstheme="minorHAnsi"/>
          <w:lang w:val="en-GB"/>
        </w:rPr>
        <w:t xml:space="preserve"> </w:t>
      </w:r>
      <w:commentRangeEnd w:id="768"/>
      <w:r w:rsidRPr="0040058B">
        <w:rPr>
          <w:rStyle w:val="CommentReference"/>
          <w:sz w:val="24"/>
          <w:szCs w:val="24"/>
        </w:rPr>
        <w:commentReference w:id="768"/>
      </w:r>
      <w:del w:id="769" w:author="Max Lindmark" w:date="2020-08-17T12:12:00Z">
        <w:r w:rsidRPr="0040058B" w:rsidDel="005E6281">
          <w:rPr>
            <w:rFonts w:cstheme="minorHAnsi"/>
            <w:lang w:val="en-GB"/>
          </w:rPr>
          <w:delText xml:space="preserve">For growth rate, we used the following topic terms: (growth) AND (mass OR weight OR size) AND (temperature*) AND (optimum), as well as: (growth) AND (mass OR weight OR size) AND (temperature*) AND (optim*). </w:delText>
        </w:r>
        <w:commentRangeStart w:id="770"/>
        <w:r w:rsidRPr="0040058B" w:rsidDel="005E6281">
          <w:rPr>
            <w:rFonts w:cstheme="minorHAnsi"/>
            <w:lang w:val="en-GB"/>
          </w:rPr>
          <w:delText>For maximum consumption we used: (consumption OR bioenerg* OR ingestion OR “food-intake”) AND (mass OR weight OR size) AND (temperature*), as well as: (feeding-rate OR bio-energ*) AND (mass OR weight OR size) AND (temperature*) and: (“food intake”) AND (mass OR weight OR size) AND (temperature*)</w:delText>
        </w:r>
        <w:commentRangeEnd w:id="770"/>
        <w:r w:rsidRPr="0040058B" w:rsidDel="005E6281">
          <w:rPr>
            <w:rStyle w:val="CommentReference"/>
            <w:sz w:val="24"/>
            <w:szCs w:val="24"/>
          </w:rPr>
          <w:commentReference w:id="770"/>
        </w:r>
        <w:r w:rsidRPr="0040058B" w:rsidDel="005E6281">
          <w:rPr>
            <w:rFonts w:cstheme="minorHAnsi"/>
            <w:lang w:val="en-GB"/>
          </w:rPr>
          <w:delText>. For metabolic rate we used: (metabolism OR "oxygen-consumption" OR "oxygen consumption") AND (mass OR weight OR size) AND (temperature*)</w:delText>
        </w:r>
        <w:commentRangeStart w:id="771"/>
        <w:commentRangeStart w:id="772"/>
        <w:r w:rsidRPr="0040058B" w:rsidDel="005E6281">
          <w:rPr>
            <w:rFonts w:cstheme="minorHAnsi"/>
            <w:lang w:val="en-GB"/>
          </w:rPr>
          <w:delText>.</w:delText>
        </w:r>
        <w:commentRangeEnd w:id="771"/>
        <w:r w:rsidRPr="0040058B" w:rsidDel="005E6281">
          <w:rPr>
            <w:rStyle w:val="CommentReference"/>
            <w:sz w:val="24"/>
            <w:szCs w:val="24"/>
          </w:rPr>
          <w:commentReference w:id="771"/>
        </w:r>
        <w:commentRangeEnd w:id="772"/>
        <w:r w:rsidRPr="0040058B" w:rsidDel="005E6281">
          <w:rPr>
            <w:rStyle w:val="CommentReference"/>
            <w:sz w:val="24"/>
            <w:szCs w:val="24"/>
          </w:rPr>
          <w:commentReference w:id="772"/>
        </w:r>
        <w:r w:rsidRPr="0040058B" w:rsidDel="005E6281">
          <w:rPr>
            <w:rFonts w:cstheme="minorHAnsi"/>
            <w:lang w:val="en-GB"/>
          </w:rPr>
          <w:delText xml:space="preserve"> We also applied additional filters by selecting only the following subjects: ‘marine freshwater biology’, ‘fisheries’, ‘ecology’, ‘zoology’, ‘biology’, ‘physiology’. For growth rates, we in addition included ‘limnology’ and for maximum consumption we included ‘limnology’ and ‘evolutionary biology’. </w:delText>
        </w:r>
        <w:commentRangeStart w:id="773"/>
        <w:commentRangeStart w:id="774"/>
        <w:commentRangeStart w:id="775"/>
        <w:r w:rsidRPr="0040058B" w:rsidDel="005E6281">
          <w:rPr>
            <w:rFonts w:cstheme="minorHAnsi"/>
            <w:lang w:val="en-GB"/>
          </w:rPr>
          <w:delText xml:space="preserve">The </w:delText>
        </w:r>
      </w:del>
      <w:del w:id="776" w:author="Max Lindmark" w:date="2020-07-28T14:08:00Z">
        <w:r w:rsidRPr="0040058B" w:rsidDel="004429FA">
          <w:rPr>
            <w:rFonts w:cstheme="minorHAnsi"/>
            <w:lang w:val="en-GB"/>
          </w:rPr>
          <w:delText xml:space="preserve">broader searches </w:delText>
        </w:r>
      </w:del>
      <w:del w:id="777" w:author="Max Lindmark" w:date="2020-08-17T12:12:00Z">
        <w:r w:rsidRPr="0040058B" w:rsidDel="005E6281">
          <w:rPr>
            <w:rFonts w:cstheme="minorHAnsi"/>
            <w:lang w:val="en-GB"/>
          </w:rPr>
          <w:delText xml:space="preserve">for growth and consumption reflects the lower data availability compared to metabolism. </w:delText>
        </w:r>
        <w:commentRangeEnd w:id="773"/>
        <w:r w:rsidRPr="0040058B" w:rsidDel="005E6281">
          <w:rPr>
            <w:rStyle w:val="CommentReference"/>
            <w:sz w:val="24"/>
            <w:szCs w:val="24"/>
          </w:rPr>
          <w:commentReference w:id="773"/>
        </w:r>
        <w:commentRangeEnd w:id="774"/>
        <w:r w:rsidRPr="0040058B" w:rsidDel="005E6281">
          <w:rPr>
            <w:rStyle w:val="CommentReference"/>
            <w:sz w:val="24"/>
            <w:szCs w:val="24"/>
          </w:rPr>
          <w:commentReference w:id="774"/>
        </w:r>
        <w:commentRangeEnd w:id="775"/>
        <w:r w:rsidRPr="0040058B" w:rsidDel="005E6281">
          <w:rPr>
            <w:rStyle w:val="CommentReference"/>
            <w:sz w:val="24"/>
            <w:szCs w:val="24"/>
          </w:rPr>
          <w:commentReference w:id="775"/>
        </w:r>
      </w:del>
    </w:p>
    <w:p w14:paraId="7569241E" w14:textId="77777777" w:rsidR="00C506AF" w:rsidRDefault="00C506AF" w:rsidP="00C506AF">
      <w:pPr>
        <w:tabs>
          <w:tab w:val="center" w:pos="4513"/>
        </w:tabs>
        <w:spacing w:line="480" w:lineRule="auto"/>
        <w:contextualSpacing/>
        <w:jc w:val="both"/>
        <w:rPr>
          <w:rFonts w:eastAsiaTheme="minorEastAsia" w:cstheme="minorHAnsi"/>
          <w:lang w:val="en-GB"/>
        </w:rPr>
      </w:pPr>
      <w:del w:id="778" w:author="Max Lindmark" w:date="2020-09-12T18:58:00Z">
        <w:r w:rsidRPr="0040058B" w:rsidDel="008A24C6">
          <w:rPr>
            <w:rFonts w:cstheme="minorHAnsi"/>
            <w:lang w:val="en-GB"/>
          </w:rPr>
          <w:tab/>
        </w:r>
      </w:del>
      <w:del w:id="779" w:author="Max Lindmark" w:date="2020-09-10T17:14:00Z">
        <w:r w:rsidRPr="0040058B" w:rsidDel="009432CB">
          <w:rPr>
            <w:rFonts w:cstheme="minorHAnsi"/>
            <w:lang w:val="en-GB"/>
          </w:rPr>
          <w:delText xml:space="preserve">We selected studies with a </w:delText>
        </w:r>
      </w:del>
      <w:del w:id="780" w:author="Max Lindmark" w:date="2020-07-28T14:16:00Z">
        <w:r w:rsidRPr="0040058B" w:rsidDel="00BF52BC">
          <w:rPr>
            <w:rFonts w:cstheme="minorHAnsi"/>
            <w:lang w:val="en-GB"/>
          </w:rPr>
          <w:delText xml:space="preserve">factorial </w:delText>
        </w:r>
      </w:del>
      <w:del w:id="781" w:author="Max Lindmark" w:date="2020-09-10T17:14:00Z">
        <w:r w:rsidRPr="0040058B" w:rsidDel="009432CB">
          <w:rPr>
            <w:rFonts w:cstheme="minorHAnsi"/>
            <w:lang w:val="en-GB"/>
          </w:rPr>
          <w:delText>body mass-temperature setup i</w:delText>
        </w:r>
      </w:del>
      <w:ins w:id="782" w:author="Max Lindmark" w:date="2020-09-10T17:14:00Z">
        <w:r>
          <w:rPr>
            <w:rFonts w:cstheme="minorHAnsi"/>
            <w:lang w:val="en-GB"/>
          </w:rPr>
          <w:t>I</w:t>
        </w:r>
      </w:ins>
      <w:r w:rsidRPr="0040058B">
        <w:rPr>
          <w:rFonts w:cstheme="minorHAnsi"/>
          <w:lang w:val="en-GB"/>
        </w:rPr>
        <w:t>n order to estimate how these rates depend on both body size and temperature within species</w:t>
      </w:r>
      <w:ins w:id="783" w:author="Max Lindmark" w:date="2020-09-10T17:17:00Z">
        <w:r>
          <w:rPr>
            <w:rFonts w:cstheme="minorHAnsi"/>
            <w:lang w:val="en-GB"/>
          </w:rPr>
          <w:t>,</w:t>
        </w:r>
      </w:ins>
      <w:r w:rsidRPr="0040058B">
        <w:rPr>
          <w:rFonts w:cstheme="minorHAnsi"/>
          <w:lang w:val="en-GB"/>
        </w:rPr>
        <w:t xml:space="preserve"> </w:t>
      </w:r>
      <w:del w:id="784" w:author="Max Lindmark" w:date="2020-09-10T17:17:00Z">
        <w:r w:rsidRPr="0040058B" w:rsidDel="00346555">
          <w:rPr>
            <w:rFonts w:cstheme="minorHAnsi"/>
            <w:lang w:val="en-GB"/>
          </w:rPr>
          <w:delText xml:space="preserve">(at least two </w:delText>
        </w:r>
        <w:r w:rsidRPr="0040058B" w:rsidDel="00D5487A">
          <w:rPr>
            <w:rFonts w:eastAsiaTheme="minorEastAsia" w:cstheme="minorHAnsi"/>
            <w:lang w:val="en-GB"/>
          </w:rPr>
          <w:delText>size and</w:delText>
        </w:r>
        <w:commentRangeStart w:id="785"/>
        <w:commentRangeStart w:id="786"/>
        <w:r w:rsidRPr="0040058B" w:rsidDel="00D5487A">
          <w:rPr>
            <w:rFonts w:eastAsiaTheme="minorEastAsia" w:cstheme="minorHAnsi"/>
            <w:lang w:val="en-GB"/>
          </w:rPr>
          <w:delText xml:space="preserve"> </w:delText>
        </w:r>
        <w:commentRangeEnd w:id="785"/>
        <w:r w:rsidRPr="0040058B" w:rsidDel="00D5487A">
          <w:rPr>
            <w:rStyle w:val="CommentReference"/>
            <w:sz w:val="24"/>
            <w:szCs w:val="24"/>
          </w:rPr>
          <w:commentReference w:id="785"/>
        </w:r>
        <w:commentRangeEnd w:id="786"/>
        <w:r w:rsidRPr="0040058B" w:rsidDel="00D5487A">
          <w:rPr>
            <w:rStyle w:val="CommentReference"/>
            <w:sz w:val="24"/>
            <w:szCs w:val="24"/>
          </w:rPr>
          <w:commentReference w:id="786"/>
        </w:r>
        <w:r w:rsidRPr="0040058B" w:rsidDel="00346555">
          <w:rPr>
            <w:rFonts w:eastAsiaTheme="minorEastAsia" w:cstheme="minorHAnsi"/>
            <w:lang w:val="en-GB"/>
          </w:rPr>
          <w:delText>temperature treatments</w:delText>
        </w:r>
        <w:r w:rsidRPr="0040058B" w:rsidDel="00346555">
          <w:rPr>
            <w:rFonts w:cstheme="minorHAnsi"/>
            <w:lang w:val="en-GB"/>
          </w:rPr>
          <w:delText>)</w:delText>
        </w:r>
      </w:del>
      <w:ins w:id="787" w:author="Max Lindmark" w:date="2020-09-10T17:14:00Z">
        <w:r>
          <w:rPr>
            <w:rFonts w:cstheme="minorHAnsi"/>
            <w:lang w:val="en-GB"/>
          </w:rPr>
          <w:t>w</w:t>
        </w:r>
        <w:r w:rsidRPr="0040058B">
          <w:rPr>
            <w:rFonts w:cstheme="minorHAnsi"/>
            <w:lang w:val="en-GB"/>
          </w:rPr>
          <w:t>e selected studies with a combination of body mass-temperature setup</w:t>
        </w:r>
      </w:ins>
      <w:ins w:id="788" w:author="Max Lindmark" w:date="2020-09-10T17:18:00Z">
        <w:r>
          <w:rPr>
            <w:rFonts w:cstheme="minorHAnsi"/>
            <w:lang w:val="en-GB"/>
          </w:rPr>
          <w:t xml:space="preserve"> </w:t>
        </w:r>
      </w:ins>
      <w:ins w:id="789" w:author="Max Lindmark" w:date="2020-09-10T17:17:00Z">
        <w:r w:rsidRPr="0040058B">
          <w:rPr>
            <w:rFonts w:cstheme="minorHAnsi"/>
            <w:lang w:val="en-GB"/>
          </w:rPr>
          <w:t xml:space="preserve">(at least two </w:t>
        </w:r>
        <w:r w:rsidRPr="0040058B">
          <w:rPr>
            <w:rFonts w:eastAsiaTheme="minorEastAsia" w:cstheme="minorHAnsi"/>
            <w:lang w:val="en-GB"/>
          </w:rPr>
          <w:t>temperature treatments</w:t>
        </w:r>
        <w:r>
          <w:rPr>
            <w:rFonts w:eastAsiaTheme="minorEastAsia" w:cstheme="minorHAnsi"/>
            <w:lang w:val="en-GB"/>
          </w:rPr>
          <w:t xml:space="preserve"> and a size range</w:t>
        </w:r>
      </w:ins>
      <w:r w:rsidRPr="0040058B">
        <w:rPr>
          <w:rFonts w:cstheme="minorHAnsi"/>
          <w:lang w:val="en-GB"/>
        </w:rPr>
        <w:t xml:space="preserve">. This reduces the number of data sets available in the literature, as most experimental studies use either size or </w:t>
      </w:r>
      <w:r w:rsidRPr="0040058B">
        <w:rPr>
          <w:rFonts w:cstheme="minorHAnsi"/>
          <w:lang w:val="en-GB"/>
        </w:rPr>
        <w:lastRenderedPageBreak/>
        <w:t xml:space="preserve">temperature treatments, not both. However, this criterion allows us to fit multiple regression models and estimate the effects of mass and temperature jointly, and to evaluate the probability of interactive mass- and temperature effects within species. </w:t>
      </w:r>
      <w:ins w:id="790" w:author="Max Lindmark" w:date="2020-07-28T14:32:00Z">
        <w:r w:rsidRPr="0040058B">
          <w:rPr>
            <w:rFonts w:cstheme="minorHAnsi"/>
            <w:lang w:val="en-GB"/>
          </w:rPr>
          <w:t xml:space="preserve">Following common practice </w:t>
        </w:r>
      </w:ins>
      <w:del w:id="791" w:author="Max Lindmark" w:date="2020-07-28T14:32:00Z">
        <w:r w:rsidRPr="0040058B" w:rsidDel="002B6DB2">
          <w:rPr>
            <w:rFonts w:eastAsiaTheme="minorEastAsia" w:cstheme="minorHAnsi"/>
            <w:lang w:val="en-GB"/>
          </w:rPr>
          <w:delText>W</w:delText>
        </w:r>
      </w:del>
      <w:ins w:id="792" w:author="Max Lindmark" w:date="2020-07-28T14:32:00Z">
        <w:r w:rsidRPr="0040058B">
          <w:rPr>
            <w:rFonts w:eastAsiaTheme="minorEastAsia" w:cstheme="minorHAnsi"/>
            <w:lang w:val="en-GB"/>
          </w:rPr>
          <w:t>w</w:t>
        </w:r>
      </w:ins>
      <w:r w:rsidRPr="0040058B">
        <w:rPr>
          <w:rFonts w:eastAsiaTheme="minorEastAsia" w:cstheme="minorHAnsi"/>
          <w:lang w:val="en-GB"/>
        </w:rPr>
        <w:t>e excluded larval studies</w:t>
      </w:r>
      <w:ins w:id="793" w:author="Max Lindmark" w:date="2020-07-28T14:32:00Z">
        <w:r w:rsidRPr="0040058B">
          <w:rPr>
            <w:rFonts w:eastAsiaTheme="minorEastAsia" w:cstheme="minorHAnsi"/>
            <w:lang w:val="en-GB"/>
          </w:rPr>
          <w:t>,</w:t>
        </w:r>
      </w:ins>
      <w:ins w:id="794" w:author="Max Lindmark" w:date="2020-07-28T14:33:00Z">
        <w:r w:rsidRPr="0040058B">
          <w:rPr>
            <w:rFonts w:eastAsiaTheme="minorEastAsia" w:cstheme="minorHAnsi"/>
            <w:lang w:val="en-GB"/>
          </w:rPr>
          <w:t xml:space="preserve"> because larvae can exhibit different </w:t>
        </w:r>
      </w:ins>
      <w:ins w:id="795" w:author="Max Lindmark" w:date="2020-07-28T14:34:00Z">
        <w:r w:rsidRPr="0040058B">
          <w:rPr>
            <w:rFonts w:eastAsiaTheme="minorEastAsia" w:cstheme="minorHAnsi"/>
            <w:lang w:val="en-GB"/>
          </w:rPr>
          <w:t xml:space="preserve">isometric scaling </w:t>
        </w:r>
      </w:ins>
      <w:del w:id="796" w:author="Max Lindmark" w:date="2020-07-28T14:32:00Z">
        <w:r w:rsidRPr="0040058B" w:rsidDel="002E311E">
          <w:rPr>
            <w:rFonts w:eastAsiaTheme="minorEastAsia" w:cstheme="minorHAnsi"/>
            <w:lang w:val="en-GB"/>
          </w:rPr>
          <w:delText xml:space="preserve"> </w:delText>
        </w:r>
      </w:del>
      <w:commentRangeStart w:id="797"/>
      <w:commentRangeStart w:id="798"/>
      <w:r w:rsidRPr="0040058B">
        <w:rPr>
          <w:rFonts w:eastAsiaTheme="minorEastAsia" w:cstheme="minorHAnsi"/>
          <w:lang w:val="en-GB"/>
        </w:rPr>
        <w:t>a</w:t>
      </w:r>
      <w:ins w:id="799" w:author="Max Lindmark" w:date="2020-07-28T14:35:00Z">
        <w:r w:rsidRPr="0040058B">
          <w:rPr>
            <w:rFonts w:eastAsiaTheme="minorEastAsia" w:cstheme="minorHAnsi"/>
            <w:lang w:val="en-GB"/>
          </w:rPr>
          <w:t>nd do not feed independently</w:t>
        </w:r>
      </w:ins>
      <w:ins w:id="800" w:author="Max Lindmark" w:date="2020-07-28T14:36:00Z">
        <w:r w:rsidRPr="0040058B">
          <w:rPr>
            <w:rFonts w:eastAsiaTheme="minorEastAsia" w:cstheme="minorHAnsi"/>
            <w:lang w:val="en-GB"/>
          </w:rPr>
          <w:t xml:space="preserve"> </w:t>
        </w:r>
      </w:ins>
      <w:r w:rsidRPr="0040058B">
        <w:rPr>
          <w:rFonts w:eastAsiaTheme="minorEastAsia" w:cstheme="minorHAnsi"/>
          <w:lang w:val="en-GB"/>
        </w:rPr>
        <w:fldChar w:fldCharType="begin"/>
      </w:r>
      <w:r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40058B">
        <w:rPr>
          <w:rFonts w:eastAsiaTheme="minorEastAsia" w:cstheme="minorHAnsi"/>
          <w:lang w:val="en-GB"/>
        </w:rPr>
        <w:fldChar w:fldCharType="separate"/>
      </w:r>
      <w:r w:rsidRPr="0040058B">
        <w:rPr>
          <w:rFonts w:ascii="Times New Roman" w:cs="Times New Roman"/>
          <w:lang w:val="en-GB"/>
        </w:rPr>
        <w:t>(Glazier 2005)</w:t>
      </w:r>
      <w:r w:rsidRPr="0040058B">
        <w:rPr>
          <w:rFonts w:eastAsiaTheme="minorEastAsia" w:cstheme="minorHAnsi"/>
          <w:lang w:val="en-GB"/>
        </w:rPr>
        <w:fldChar w:fldCharType="end"/>
      </w:r>
      <w:del w:id="801" w:author="Max Lindmark" w:date="2020-07-28T14:34:00Z">
        <w:r w:rsidRPr="0040058B" w:rsidDel="00E450E9">
          <w:rPr>
            <w:rFonts w:eastAsiaTheme="minorEastAsia" w:cstheme="minorHAnsi"/>
            <w:lang w:val="en-GB"/>
          </w:rPr>
          <w:delText>s they represent a small fraction of the ontogeny of most fish</w:delText>
        </w:r>
      </w:del>
      <w:commentRangeEnd w:id="797"/>
      <w:r w:rsidRPr="0040058B">
        <w:rPr>
          <w:rStyle w:val="CommentReference"/>
          <w:sz w:val="24"/>
          <w:szCs w:val="24"/>
        </w:rPr>
        <w:commentReference w:id="797"/>
      </w:r>
      <w:commentRangeEnd w:id="798"/>
      <w:r w:rsidRPr="0040058B">
        <w:rPr>
          <w:rStyle w:val="CommentReference"/>
          <w:sz w:val="24"/>
          <w:szCs w:val="24"/>
        </w:rPr>
        <w:commentReference w:id="798"/>
      </w:r>
      <w:r w:rsidRPr="0040058B">
        <w:rPr>
          <w:rFonts w:eastAsiaTheme="minorEastAsia" w:cstheme="minorHAnsi"/>
          <w:lang w:val="en-GB"/>
        </w:rPr>
        <w:t xml:space="preserve">. </w:t>
      </w:r>
    </w:p>
    <w:p w14:paraId="5D9B89BC" w14:textId="77777777" w:rsidR="00C506AF" w:rsidRPr="0040058B" w:rsidRDefault="00C506AF" w:rsidP="00C506AF">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Pr="0040058B">
        <w:rPr>
          <w:rFonts w:eastAsiaTheme="minorEastAsia" w:cstheme="minorHAnsi"/>
          <w:lang w:val="en-GB"/>
        </w:rPr>
        <w:t>Studies were included if (i) a unique experimental temperature was recorded for each trial (</w:t>
      </w:r>
      <m:oMath>
        <m:r>
          <w:rPr>
            <w:rFonts w:ascii="Cambria Math" w:eastAsiaTheme="minorEastAsia" w:hAnsi="Cambria Math" w:cstheme="minorHAnsi"/>
            <w:lang w:val="en-GB"/>
          </w:rPr>
          <m:t>±</m:t>
        </m:r>
      </m:oMath>
      <w:r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Pr="0040058B">
        <w:rPr>
          <w:rFonts w:eastAsiaTheme="minorEastAsia" w:cstheme="minorHAnsi"/>
          <w:lang w:val="en-GB"/>
        </w:rPr>
        <w:t xml:space="preserve">), (ii) fish were provided food at </w:t>
      </w:r>
      <w:r w:rsidRPr="0040058B">
        <w:rPr>
          <w:rFonts w:eastAsiaTheme="minorEastAsia" w:cstheme="minorHAnsi"/>
          <w:i/>
          <w:lang w:val="en-GB"/>
        </w:rPr>
        <w:t>ad libitum</w:t>
      </w:r>
      <w:r w:rsidRPr="0040058B">
        <w:rPr>
          <w:rFonts w:eastAsiaTheme="minorEastAsia" w:cstheme="minorHAnsi"/>
          <w:lang w:val="en-GB"/>
        </w:rPr>
        <w:t xml:space="preserve"> (consumption and growth data) or if they were unfed (resting, standard or routine metabolic rate), and (iii) fish exhibited normal behaviour during the experiments. We used only one study per species and rate to ensure that all data within a given species are comparable as measurements of these rates can vary between studies due to e.g. measurement bias, differences in experimental protocols or because different sub-populations were used </w:t>
      </w:r>
      <w:r w:rsidRPr="0040058B">
        <w:rPr>
          <w:rFonts w:eastAsiaTheme="minorEastAsia" w:cstheme="minorHAnsi"/>
        </w:rPr>
        <w:fldChar w:fldCharType="begin"/>
      </w:r>
      <w:r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40058B">
        <w:rPr>
          <w:rFonts w:eastAsiaTheme="minorEastAsia" w:cstheme="minorHAnsi"/>
        </w:rPr>
        <w:fldChar w:fldCharType="separate"/>
      </w:r>
      <w:r w:rsidRPr="0040058B">
        <w:rPr>
          <w:lang w:val="en-GB"/>
        </w:rPr>
        <w:t xml:space="preserve">(Armstrong &amp; Hawkins 2008; Jerde </w:t>
      </w:r>
      <w:r w:rsidRPr="0040058B">
        <w:rPr>
          <w:i/>
          <w:iCs/>
          <w:lang w:val="en-GB"/>
        </w:rPr>
        <w:t>et al.</w:t>
      </w:r>
      <w:r w:rsidRPr="0040058B">
        <w:rPr>
          <w:lang w:val="en-GB"/>
        </w:rPr>
        <w:t xml:space="preserve"> 2019)</w:t>
      </w:r>
      <w:r w:rsidRPr="0040058B">
        <w:rPr>
          <w:rFonts w:eastAsiaTheme="minorEastAsia" w:cstheme="minorHAnsi"/>
        </w:rPr>
        <w:fldChar w:fldCharType="end"/>
      </w:r>
      <w:r w:rsidRPr="0040058B">
        <w:rPr>
          <w:rFonts w:eastAsiaTheme="minorEastAsia" w:cstheme="minorHAnsi"/>
          <w:lang w:val="en-GB"/>
        </w:rPr>
        <w:t xml:space="preserve">. In cases where we found more than one study for a species for a rate, we selected the most suitable study based on our pre-defined criteria (for details, see </w:t>
      </w:r>
      <w:r w:rsidRPr="009F31A4">
        <w:rPr>
          <w:rFonts w:eastAsiaTheme="minorEastAsia" w:cstheme="minorHAnsi"/>
          <w:i/>
          <w:iCs/>
          <w:lang w:val="en-GB"/>
        </w:rPr>
        <w:t>SI Appendix</w:t>
      </w:r>
      <w:r w:rsidRPr="0040058B">
        <w:rPr>
          <w:rFonts w:eastAsiaTheme="minorEastAsia" w:cstheme="minorHAnsi"/>
          <w:lang w:val="en-GB"/>
        </w:rPr>
        <w:t xml:space="preserve">). </w:t>
      </w:r>
      <w:r w:rsidRPr="0040058B">
        <w:rPr>
          <w:rFonts w:cstheme="minorHAnsi"/>
          <w:lang w:val="en-GB"/>
        </w:rPr>
        <w:t xml:space="preserve">A more detailed description of the search protocol, data selection, acquisition, quality control, collation of additional information and standardizing rates to common units can be found in </w:t>
      </w:r>
      <w:r w:rsidRPr="0025283E">
        <w:rPr>
          <w:rFonts w:eastAsiaTheme="minorEastAsia" w:cstheme="minorHAnsi"/>
          <w:i/>
          <w:iCs/>
          <w:lang w:val="en-GB"/>
        </w:rPr>
        <w:t>SI Appendix</w:t>
      </w:r>
      <w:r w:rsidRPr="0040058B">
        <w:rPr>
          <w:rFonts w:cstheme="minorHAnsi"/>
          <w:lang w:val="en-GB"/>
        </w:rPr>
        <w:t>.</w:t>
      </w:r>
    </w:p>
    <w:p w14:paraId="32FFCE6F" w14:textId="77777777" w:rsidR="00C506AF" w:rsidRPr="0040058B" w:rsidRDefault="00C506AF" w:rsidP="00C506AF">
      <w:pPr>
        <w:tabs>
          <w:tab w:val="center" w:pos="4513"/>
        </w:tabs>
        <w:spacing w:line="480" w:lineRule="auto"/>
        <w:ind w:firstLine="284"/>
        <w:contextualSpacing/>
        <w:jc w:val="both"/>
        <w:rPr>
          <w:rFonts w:cstheme="minorHAnsi"/>
          <w:lang w:val="en-GB"/>
        </w:rPr>
      </w:pPr>
      <w:r w:rsidRPr="0040058B">
        <w:rPr>
          <w:rFonts w:cstheme="minorHAnsi"/>
          <w:lang w:val="en-GB"/>
        </w:rPr>
        <w:t xml:space="preserve">We compiled four datasets: growth rate, maximum consumption rate, metabolic rate and the </w:t>
      </w:r>
      <w:commentRangeStart w:id="802"/>
      <w:commentRangeStart w:id="803"/>
      <w:commentRangeStart w:id="804"/>
      <w:r w:rsidRPr="0040058B">
        <w:rPr>
          <w:rFonts w:cstheme="minorHAnsi"/>
          <w:lang w:val="en-GB"/>
        </w:rPr>
        <w:t>optimum</w:t>
      </w:r>
      <w:ins w:id="805" w:author="Max Lindmark" w:date="2020-08-17T12:58:00Z">
        <w:r w:rsidRPr="0040058B">
          <w:rPr>
            <w:rFonts w:cstheme="minorHAnsi"/>
            <w:lang w:val="en-GB"/>
          </w:rPr>
          <w:t xml:space="preserve"> </w:t>
        </w:r>
      </w:ins>
      <w:del w:id="806" w:author="Max Lindmark" w:date="2020-08-17T13:04:00Z">
        <w:r w:rsidRPr="0040058B" w:rsidDel="000634CD">
          <w:rPr>
            <w:rFonts w:cstheme="minorHAnsi"/>
            <w:lang w:val="en-GB"/>
          </w:rPr>
          <w:delText xml:space="preserve"> </w:delText>
        </w:r>
      </w:del>
      <w:r w:rsidRPr="0040058B">
        <w:rPr>
          <w:rFonts w:cstheme="minorHAnsi"/>
          <w:lang w:val="en-GB"/>
        </w:rPr>
        <w:t xml:space="preserve">growth </w:t>
      </w:r>
      <w:ins w:id="807" w:author="Max Lindmark" w:date="2020-08-17T13:04:00Z">
        <w:r w:rsidRPr="0040058B">
          <w:rPr>
            <w:rFonts w:cstheme="minorHAnsi"/>
            <w:lang w:val="en-GB"/>
          </w:rPr>
          <w:t>temperature</w:t>
        </w:r>
        <w:r w:rsidRPr="0040058B" w:rsidDel="00782F2C">
          <w:rPr>
            <w:rFonts w:cstheme="minorHAnsi"/>
            <w:lang w:val="en-GB"/>
          </w:rPr>
          <w:t xml:space="preserve"> </w:t>
        </w:r>
      </w:ins>
      <w:del w:id="808" w:author="Max Lindmark" w:date="2020-08-17T12:58:00Z">
        <w:r w:rsidRPr="0040058B" w:rsidDel="00782F2C">
          <w:rPr>
            <w:rFonts w:cstheme="minorHAnsi"/>
            <w:lang w:val="en-GB"/>
          </w:rPr>
          <w:delText xml:space="preserve">rate temperature </w:delText>
        </w:r>
      </w:del>
      <w:commentRangeEnd w:id="802"/>
      <w:r w:rsidRPr="0040058B">
        <w:rPr>
          <w:rStyle w:val="CommentReference"/>
          <w:sz w:val="24"/>
          <w:szCs w:val="24"/>
        </w:rPr>
        <w:commentReference w:id="802"/>
      </w:r>
      <w:commentRangeEnd w:id="803"/>
      <w:r w:rsidRPr="0040058B">
        <w:rPr>
          <w:rStyle w:val="CommentReference"/>
          <w:sz w:val="24"/>
          <w:szCs w:val="24"/>
        </w:rPr>
        <w:commentReference w:id="803"/>
      </w:r>
      <w:commentRangeEnd w:id="804"/>
      <w:r w:rsidRPr="0040058B">
        <w:rPr>
          <w:rStyle w:val="CommentReference"/>
          <w:sz w:val="24"/>
          <w:szCs w:val="24"/>
        </w:rPr>
        <w:commentReference w:id="804"/>
      </w:r>
      <w:r w:rsidRPr="0040058B">
        <w:rPr>
          <w:rFonts w:cstheme="minorHAnsi"/>
          <w:lang w:val="en-GB"/>
        </w:rPr>
        <w:t xml:space="preserve">for each combination of body mass group and species. We compiled in total 227 (growth rate) (and 45 optimum temperatures), 746 (maximum consumption rate) and </w:t>
      </w:r>
      <w:del w:id="809" w:author="Max Lindmark" w:date="2020-09-10T15:25:00Z">
        <w:r w:rsidRPr="0040058B" w:rsidDel="00486FB6">
          <w:rPr>
            <w:rFonts w:cstheme="minorHAnsi"/>
            <w:lang w:val="en-GB"/>
          </w:rPr>
          <w:delText xml:space="preserve">2695 </w:delText>
        </w:r>
      </w:del>
      <w:ins w:id="810" w:author="Max Lindmark" w:date="2020-09-10T15:25:00Z">
        <w:r w:rsidRPr="0040058B">
          <w:rPr>
            <w:rFonts w:cstheme="minorHAnsi"/>
            <w:lang w:val="en-GB"/>
          </w:rPr>
          <w:t xml:space="preserve">2699 </w:t>
        </w:r>
      </w:ins>
      <w:r w:rsidRPr="0040058B">
        <w:rPr>
          <w:rFonts w:cstheme="minorHAnsi"/>
          <w:lang w:val="en-GB"/>
        </w:rPr>
        <w:t xml:space="preserve">(metabolic rate) data points from published articles for each rate, </w:t>
      </w:r>
      <w:r w:rsidRPr="0040058B">
        <w:rPr>
          <w:rFonts w:eastAsiaTheme="minorEastAsia" w:cstheme="minorHAnsi"/>
          <w:lang w:val="en-GB"/>
        </w:rPr>
        <w:t>from 13</w:t>
      </w:r>
      <w:r w:rsidRPr="0040058B">
        <w:rPr>
          <w:rFonts w:cstheme="minorHAnsi"/>
          <w:lang w:val="en-GB"/>
        </w:rPr>
        <w:t>, 20 and 34</w:t>
      </w:r>
      <w:r w:rsidRPr="0040058B">
        <w:rPr>
          <w:rFonts w:eastAsiaTheme="minorEastAsia" w:cstheme="minorHAnsi"/>
          <w:lang w:val="en-GB"/>
        </w:rPr>
        <w:t xml:space="preserve"> species, respectively, </w:t>
      </w:r>
      <w:commentRangeStart w:id="811"/>
      <w:del w:id="812" w:author="Max Lindmark" w:date="2020-09-12T12:18:00Z">
        <w:r w:rsidRPr="0040058B" w:rsidDel="00B7555A">
          <w:rPr>
            <w:rFonts w:eastAsiaTheme="minorEastAsia" w:cstheme="minorHAnsi"/>
            <w:lang w:val="en-GB"/>
          </w:rPr>
          <w:delText xml:space="preserve">representing </w:delText>
        </w:r>
      </w:del>
      <w:ins w:id="813" w:author="Max Lindmark" w:date="2020-09-12T12:18:00Z">
        <w:r>
          <w:rPr>
            <w:rFonts w:eastAsiaTheme="minorEastAsia" w:cstheme="minorHAnsi"/>
            <w:lang w:val="en-GB"/>
          </w:rPr>
          <w:t xml:space="preserve">from different </w:t>
        </w:r>
        <w:commentRangeEnd w:id="811"/>
        <w:r>
          <w:rPr>
            <w:rStyle w:val="CommentReference"/>
          </w:rPr>
          <w:commentReference w:id="811"/>
        </w:r>
      </w:ins>
      <w:del w:id="814" w:author="Max Lindmark" w:date="2020-09-12T12:18:00Z">
        <w:r w:rsidRPr="0040058B" w:rsidDel="00B7555A">
          <w:rPr>
            <w:rFonts w:eastAsiaTheme="minorEastAsia" w:cstheme="minorHAnsi"/>
            <w:lang w:val="en-GB"/>
          </w:rPr>
          <w:delText xml:space="preserve">a diverse range of </w:delText>
        </w:r>
      </w:del>
      <w:r w:rsidRPr="0040058B">
        <w:rPr>
          <w:rFonts w:eastAsiaTheme="minorEastAsia" w:cstheme="minorHAnsi"/>
          <w:lang w:val="en-GB"/>
        </w:rPr>
        <w:t>taxonomic groups, habitats and lifestyles (</w:t>
      </w:r>
      <w:r w:rsidRPr="0025283E">
        <w:rPr>
          <w:rFonts w:eastAsiaTheme="minorEastAsia" w:cstheme="minorHAnsi"/>
          <w:i/>
          <w:iCs/>
          <w:lang w:val="en-GB"/>
        </w:rPr>
        <w:t>SI Appendix</w:t>
      </w:r>
      <w:r w:rsidRPr="0040058B">
        <w:rPr>
          <w:rFonts w:eastAsiaTheme="minorEastAsia" w:cstheme="minorHAnsi"/>
          <w:lang w:val="en-GB"/>
        </w:rPr>
        <w:t xml:space="preserve">). We asked all the corresponding authors of each article to share data, else data were extracted from tables or figures using </w:t>
      </w:r>
      <w:r w:rsidRPr="0040058B">
        <w:rPr>
          <w:rFonts w:cstheme="minorHAnsi"/>
          <w:lang w:val="en-GB"/>
        </w:rPr>
        <w:t xml:space="preserve">Web Plot Digitizer </w:t>
      </w:r>
      <w:r w:rsidRPr="0040058B">
        <w:rPr>
          <w:rFonts w:cstheme="minorHAnsi"/>
        </w:rPr>
        <w:fldChar w:fldCharType="begin"/>
      </w:r>
      <w:r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40058B">
        <w:rPr>
          <w:rFonts w:cstheme="minorHAnsi"/>
        </w:rPr>
        <w:fldChar w:fldCharType="separate"/>
      </w:r>
      <w:r w:rsidRPr="0040058B">
        <w:rPr>
          <w:lang w:val="en-GB"/>
        </w:rPr>
        <w:t>(Rohatgi 2012)</w:t>
      </w:r>
      <w:r w:rsidRPr="0040058B">
        <w:rPr>
          <w:rFonts w:cstheme="minorHAnsi"/>
        </w:rPr>
        <w:fldChar w:fldCharType="end"/>
      </w:r>
      <w:r w:rsidRPr="0040058B">
        <w:rPr>
          <w:rFonts w:eastAsiaTheme="minorEastAsia" w:cstheme="minorHAnsi"/>
          <w:lang w:val="en-GB"/>
        </w:rPr>
        <w:t xml:space="preserve">. </w:t>
      </w:r>
      <w:r w:rsidRPr="0040058B">
        <w:rPr>
          <w:rFonts w:cstheme="minorHAnsi"/>
          <w:lang w:val="en-GB"/>
        </w:rPr>
        <w:t xml:space="preserve"> </w:t>
      </w:r>
    </w:p>
    <w:p w14:paraId="1A9F49B3" w14:textId="77777777" w:rsidR="00C506AF" w:rsidRPr="0040058B" w:rsidRDefault="00C506AF" w:rsidP="00C506AF">
      <w:pPr>
        <w:spacing w:line="480" w:lineRule="auto"/>
        <w:contextualSpacing/>
        <w:jc w:val="both"/>
        <w:rPr>
          <w:rFonts w:cstheme="minorHAnsi"/>
          <w:b/>
          <w:lang w:val="en-GB"/>
        </w:rPr>
      </w:pPr>
    </w:p>
    <w:p w14:paraId="6BDB158B" w14:textId="77777777" w:rsidR="00C506AF" w:rsidRDefault="00C506AF" w:rsidP="00C506AF">
      <w:pPr>
        <w:spacing w:line="480" w:lineRule="auto"/>
        <w:contextualSpacing/>
        <w:jc w:val="both"/>
        <w:rPr>
          <w:rFonts w:cstheme="minorHAnsi"/>
          <w:b/>
          <w:lang w:val="en-GB"/>
        </w:rPr>
      </w:pPr>
      <w:r w:rsidRPr="00D7688C">
        <w:rPr>
          <w:rFonts w:cstheme="minorHAnsi"/>
          <w:b/>
          <w:lang w:val="en-GB"/>
        </w:rPr>
        <w:t>Model fitting</w:t>
      </w:r>
    </w:p>
    <w:p w14:paraId="4ED65434" w14:textId="77777777" w:rsidR="00C506AF" w:rsidRPr="00804590" w:rsidRDefault="00C506AF" w:rsidP="00C506AF">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lastRenderedPageBreak/>
        <w:t>Model description</w:t>
      </w:r>
    </w:p>
    <w:p w14:paraId="0F693F83" w14:textId="77777777" w:rsidR="00C506AF" w:rsidRPr="0040058B" w:rsidRDefault="00C506AF" w:rsidP="00C506AF">
      <w:pPr>
        <w:pStyle w:val="CommentText"/>
        <w:spacing w:line="480" w:lineRule="auto"/>
        <w:jc w:val="both"/>
        <w:rPr>
          <w:rFonts w:ascii="Times New Roman" w:hAnsi="Times New Roman" w:cs="Times New Roman"/>
          <w:sz w:val="24"/>
          <w:szCs w:val="24"/>
          <w:lang w:val="en-US"/>
        </w:rPr>
      </w:pPr>
      <w:r w:rsidRPr="0040058B">
        <w:rPr>
          <w:rFonts w:ascii="Times New Roman" w:hAnsi="Times New Roman" w:cs="Times New Roman"/>
          <w:sz w:val="24"/>
          <w:szCs w:val="24"/>
          <w:lang w:val="en-US"/>
        </w:rPr>
        <w:t>To each dataset, w</w:t>
      </w:r>
      <w:r w:rsidRPr="0040058B">
        <w:rPr>
          <w:rFonts w:ascii="Times New Roman" w:hAnsi="Times New Roman" w:cs="Times New Roman"/>
          <w:bCs/>
          <w:sz w:val="24"/>
          <w:szCs w:val="24"/>
          <w:lang w:val="en-GB"/>
        </w:rPr>
        <w:t xml:space="preserve">e fit hierarchical models with different combinations of </w:t>
      </w:r>
      <w:del w:id="815" w:author="Max Lindmark" w:date="2020-09-11T17:06:00Z">
        <w:r w:rsidRPr="0040058B" w:rsidDel="007C7E10">
          <w:rPr>
            <w:rFonts w:ascii="Times New Roman" w:hAnsi="Times New Roman" w:cs="Times New Roman"/>
            <w:bCs/>
            <w:sz w:val="24"/>
            <w:szCs w:val="24"/>
            <w:lang w:val="en-GB"/>
          </w:rPr>
          <w:delText>group (</w:delText>
        </w:r>
      </w:del>
      <w:r w:rsidRPr="0040058B">
        <w:rPr>
          <w:rFonts w:ascii="Times New Roman" w:hAnsi="Times New Roman" w:cs="Times New Roman"/>
          <w:bCs/>
          <w:sz w:val="24"/>
          <w:szCs w:val="24"/>
          <w:lang w:val="en-GB"/>
        </w:rPr>
        <w:t>species</w:t>
      </w:r>
      <w:del w:id="816" w:author="Max Lindmark" w:date="2020-09-11T17:06:00Z">
        <w:r w:rsidRPr="0040058B" w:rsidDel="007C7E10">
          <w:rPr>
            <w:rFonts w:ascii="Times New Roman" w:hAnsi="Times New Roman" w:cs="Times New Roman"/>
            <w:bCs/>
            <w:sz w:val="24"/>
            <w:szCs w:val="24"/>
            <w:lang w:val="en-GB"/>
          </w:rPr>
          <w:delText>)</w:delText>
        </w:r>
      </w:del>
      <w:r w:rsidRPr="0040058B">
        <w:rPr>
          <w:rFonts w:ascii="Times New Roman" w:hAnsi="Times New Roman" w:cs="Times New Roman"/>
          <w:bCs/>
          <w:sz w:val="24"/>
          <w:szCs w:val="24"/>
          <w:lang w:val="en-GB"/>
        </w:rPr>
        <w:t>-varying coefficients</w:t>
      </w:r>
      <w:ins w:id="817" w:author="Max Lindmark" w:date="2020-09-11T17:06:00Z">
        <w:r>
          <w:rPr>
            <w:rFonts w:ascii="Times New Roman" w:hAnsi="Times New Roman" w:cs="Times New Roman"/>
            <w:bCs/>
            <w:sz w:val="24"/>
            <w:szCs w:val="24"/>
            <w:lang w:val="en-GB"/>
          </w:rPr>
          <w:t xml:space="preserve">, meaning </w:t>
        </w:r>
      </w:ins>
      <w:del w:id="818" w:author="Max Lindmark" w:date="2020-09-11T17:06:00Z">
        <w:r w:rsidRPr="0040058B" w:rsidDel="007C7E10">
          <w:rPr>
            <w:rFonts w:ascii="Times New Roman" w:hAnsi="Times New Roman" w:cs="Times New Roman"/>
            <w:bCs/>
            <w:sz w:val="24"/>
            <w:szCs w:val="24"/>
            <w:lang w:val="en-GB"/>
          </w:rPr>
          <w:delText xml:space="preserve">. The species-varying coefficients are thus </w:delText>
        </w:r>
      </w:del>
      <w:ins w:id="819" w:author="Max Lindmark" w:date="2020-09-11T17:06:00Z">
        <w:r>
          <w:rPr>
            <w:rFonts w:ascii="Times New Roman" w:hAnsi="Times New Roman" w:cs="Times New Roman"/>
            <w:bCs/>
            <w:sz w:val="24"/>
            <w:szCs w:val="24"/>
            <w:lang w:val="en-GB"/>
          </w:rPr>
          <w:t xml:space="preserve">they </w:t>
        </w:r>
      </w:ins>
      <w:ins w:id="820" w:author="Max Lindmark" w:date="2020-09-11T17:07:00Z">
        <w:r>
          <w:rPr>
            <w:rFonts w:ascii="Times New Roman" w:hAnsi="Times New Roman" w:cs="Times New Roman"/>
            <w:bCs/>
            <w:sz w:val="24"/>
            <w:szCs w:val="24"/>
            <w:lang w:val="en-GB"/>
          </w:rPr>
          <w:t xml:space="preserve">are </w:t>
        </w:r>
      </w:ins>
      <w:r w:rsidRPr="0040058B">
        <w:rPr>
          <w:rFonts w:ascii="Times New Roman" w:hAnsi="Times New Roman" w:cs="Times New Roman"/>
          <w:bCs/>
          <w:sz w:val="24"/>
          <w:szCs w:val="24"/>
          <w:lang w:val="en-GB"/>
        </w:rPr>
        <w:t>estimated with shrinkage</w:t>
      </w:r>
      <w:del w:id="821" w:author="Max Lindmark" w:date="2020-09-11T17:07:00Z">
        <w:r w:rsidRPr="0040058B" w:rsidDel="007C7E10">
          <w:rPr>
            <w:rFonts w:ascii="Times New Roman" w:hAnsi="Times New Roman" w:cs="Times New Roman"/>
            <w:bCs/>
            <w:sz w:val="24"/>
            <w:szCs w:val="24"/>
            <w:lang w:val="en-GB"/>
          </w:rPr>
          <w:delText>,</w:delText>
        </w:r>
      </w:del>
      <w:ins w:id="822" w:author="Max Lindmark" w:date="2020-09-11T17:07:00Z">
        <w:r>
          <w:rPr>
            <w:rFonts w:ascii="Times New Roman" w:hAnsi="Times New Roman" w:cs="Times New Roman"/>
            <w:bCs/>
            <w:sz w:val="24"/>
            <w:szCs w:val="24"/>
            <w:lang w:val="en-GB"/>
          </w:rPr>
          <w:t xml:space="preserve">. This </w:t>
        </w:r>
      </w:ins>
      <w:del w:id="823" w:author="Max Lindmark" w:date="2020-09-11T17:07:00Z">
        <w:r w:rsidRPr="0040058B" w:rsidDel="007C7E10">
          <w:rPr>
            <w:rFonts w:ascii="Times New Roman" w:hAnsi="Times New Roman" w:cs="Times New Roman"/>
            <w:bCs/>
            <w:sz w:val="24"/>
            <w:szCs w:val="24"/>
            <w:lang w:val="en-GB"/>
          </w:rPr>
          <w:delText xml:space="preserve"> which </w:delText>
        </w:r>
      </w:del>
      <w:r w:rsidRPr="0040058B">
        <w:rPr>
          <w:rFonts w:ascii="Times New Roman" w:hAnsi="Times New Roman" w:cs="Times New Roman"/>
          <w:bCs/>
          <w:sz w:val="24"/>
          <w:szCs w:val="24"/>
          <w:lang w:val="en-GB"/>
        </w:rPr>
        <w:t xml:space="preserve">reduces the influence of outliers which could occur in species with small samples sizes </w:t>
      </w:r>
      <w:r w:rsidRPr="0040058B">
        <w:rPr>
          <w:rFonts w:ascii="Times New Roman" w:hAnsi="Times New Roman" w:cs="Times New Roman"/>
          <w:bCs/>
          <w:sz w:val="24"/>
          <w:szCs w:val="24"/>
          <w:lang w:val="en-GB"/>
        </w:rPr>
        <w:fldChar w:fldCharType="begin"/>
      </w:r>
      <w:r w:rsidRPr="0040058B">
        <w:rPr>
          <w:rFonts w:ascii="Times New Roman" w:hAnsi="Times New Roman" w:cs="Times New Roman"/>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rFonts w:ascii="Times New Roman" w:hAnsi="Times New Roman" w:cs="Times New Roman"/>
          <w:bCs/>
          <w:sz w:val="24"/>
          <w:szCs w:val="24"/>
          <w:lang w:val="en-GB"/>
        </w:rPr>
        <w:fldChar w:fldCharType="separate"/>
      </w:r>
      <w:r w:rsidRPr="0040058B">
        <w:rPr>
          <w:rFonts w:ascii="Times New Roman" w:hAnsi="Times New Roman" w:cs="Times New Roman"/>
          <w:sz w:val="24"/>
          <w:szCs w:val="24"/>
          <w:lang w:val="en-GB"/>
        </w:rPr>
        <w:t xml:space="preserve">(Gelman &amp; Hill 2007; Harrison </w:t>
      </w:r>
      <w:r w:rsidRPr="0040058B">
        <w:rPr>
          <w:rFonts w:ascii="Times New Roman" w:hAnsi="Times New Roman" w:cs="Times New Roman"/>
          <w:i/>
          <w:iCs/>
          <w:sz w:val="24"/>
          <w:szCs w:val="24"/>
          <w:lang w:val="en-GB"/>
        </w:rPr>
        <w:t>et al.</w:t>
      </w:r>
      <w:r w:rsidRPr="0040058B">
        <w:rPr>
          <w:rFonts w:ascii="Times New Roman" w:hAnsi="Times New Roman" w:cs="Times New Roman"/>
          <w:sz w:val="24"/>
          <w:szCs w:val="24"/>
          <w:lang w:val="en-GB"/>
        </w:rPr>
        <w:t xml:space="preserve"> 2018)</w:t>
      </w:r>
      <w:r w:rsidRPr="0040058B">
        <w:rPr>
          <w:rFonts w:ascii="Times New Roman" w:hAnsi="Times New Roman" w:cs="Times New Roman"/>
          <w:bCs/>
          <w:sz w:val="24"/>
          <w:szCs w:val="24"/>
          <w:lang w:val="en-GB"/>
        </w:rPr>
        <w:fldChar w:fldCharType="end"/>
      </w:r>
      <w:r w:rsidRPr="0040058B">
        <w:rPr>
          <w:rFonts w:ascii="Times New Roman" w:hAnsi="Times New Roman" w:cs="Times New Roman"/>
          <w:bCs/>
          <w:sz w:val="24"/>
          <w:szCs w:val="24"/>
          <w:lang w:val="en-GB"/>
        </w:rPr>
        <w:t>. The general form the model is:</w:t>
      </w:r>
    </w:p>
    <w:commentRangeStart w:id="824"/>
    <w:p w14:paraId="53B6384A" w14:textId="77777777" w:rsidR="00C506AF" w:rsidRPr="0040058B" w:rsidRDefault="00DC13D3"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~N(</m:t>
        </m:r>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 σ)</m:t>
        </m:r>
      </m:oMath>
      <w:r w:rsidR="00C506AF" w:rsidRPr="0040058B">
        <w:rPr>
          <w:rFonts w:ascii="Times New Roman" w:eastAsiaTheme="minorEastAsia" w:hAnsi="Times New Roman" w:cs="Times New Roman"/>
          <w:lang w:val="en-US"/>
        </w:rPr>
        <w:t xml:space="preserve">                                                                 (1)</w:t>
      </w:r>
    </w:p>
    <w:p w14:paraId="109A5576" w14:textId="77777777" w:rsidR="00C506AF" w:rsidRPr="0040058B" w:rsidRDefault="00DC13D3"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r>
              <w:rPr>
                <w:rFonts w:ascii="Cambria Math" w:hAnsi="Cambria Math" w:cs="Times New Roman"/>
              </w:rPr>
              <m:t>×</m:t>
            </m:r>
          </m:e>
        </m:nary>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00C506AF" w:rsidRPr="0040058B">
        <w:rPr>
          <w:rFonts w:ascii="Times New Roman" w:eastAsiaTheme="minorEastAsia" w:hAnsi="Times New Roman" w:cs="Times New Roman"/>
          <w:lang w:val="en-US"/>
        </w:rPr>
        <w:t xml:space="preserve">                                                           (2)</w:t>
      </w:r>
    </w:p>
    <w:p w14:paraId="0BCD5CE6" w14:textId="77777777" w:rsidR="00C506AF" w:rsidRPr="0040058B" w:rsidRDefault="00DC13D3" w:rsidP="00C506AF">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oMath>
      <w:r w:rsidR="00C506AF" w:rsidRPr="0040058B">
        <w:rPr>
          <w:rFonts w:ascii="Times New Roman" w:eastAsiaTheme="minorEastAsia" w:hAnsi="Times New Roman" w:cs="Times New Roman"/>
          <w:lang w:val="en-US"/>
        </w:rPr>
        <w:t xml:space="preserve">                                                                (3)</w:t>
      </w:r>
      <w:commentRangeEnd w:id="824"/>
      <w:r w:rsidR="00C506AF" w:rsidRPr="0040058B">
        <w:rPr>
          <w:rStyle w:val="CommentReference"/>
          <w:rFonts w:cs="Times New Roman"/>
          <w:sz w:val="24"/>
          <w:szCs w:val="24"/>
        </w:rPr>
        <w:commentReference w:id="824"/>
      </w:r>
    </w:p>
    <w:p w14:paraId="60718C8A" w14:textId="77777777" w:rsidR="00C506AF" w:rsidRPr="0040058B" w:rsidRDefault="00C506AF" w:rsidP="00C506AF">
      <w:pPr>
        <w:spacing w:line="480" w:lineRule="auto"/>
        <w:jc w:val="both"/>
        <w:rPr>
          <w:rFonts w:ascii="Times New Roman" w:eastAsiaTheme="minorEastAsia" w:hAnsi="Times New Roman" w:cs="Times New Roman"/>
          <w:lang w:val="en-US"/>
        </w:rPr>
      </w:pPr>
      <w:r w:rsidRPr="0040058B">
        <w:rPr>
          <w:rFonts w:ascii="Times New Roman" w:eastAsiaTheme="minorEastAsia" w:hAnsi="Times New Roman" w:cs="Times New Roman"/>
          <w:lang w:val="en-GB"/>
        </w:rPr>
        <w:t xml:space="preserve">where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for rate </w:t>
      </w:r>
      <w:r w:rsidRPr="0040058B">
        <w:rPr>
          <w:rFonts w:ascii="Times New Roman" w:eastAsiaTheme="minorEastAsia" w:hAnsi="Times New Roman" w:cs="Times New Roman"/>
          <w:bCs/>
          <w:i/>
          <w:lang w:val="en-GB"/>
        </w:rPr>
        <w:t>y</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oMath>
      <w:r w:rsidRPr="0040058B">
        <w:rPr>
          <w:rFonts w:ascii="Times New Roman" w:eastAsiaTheme="minorEastAsia" w:hAnsi="Times New Roman" w:cs="Times New Roman"/>
          <w:bCs/>
          <w:iCs/>
          <w:lang w:val="en-US"/>
        </w:rPr>
        <w:t xml:space="preserve"> is a species-varying intercept,</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Pr="0040058B">
        <w:rPr>
          <w:rFonts w:ascii="Times New Roman" w:eastAsiaTheme="minorEastAsia" w:hAnsi="Times New Roman" w:cs="Times New Roman"/>
          <w:lang w:val="en-US"/>
        </w:rPr>
        <w:t xml:space="preserve"> is a predictor </w:t>
      </w:r>
      <w:del w:id="825" w:author="Max Lindmark" w:date="2020-09-10T14:32:00Z">
        <w:r w:rsidRPr="0040058B" w:rsidDel="00371CC0">
          <w:rPr>
            <w:rFonts w:ascii="Times New Roman" w:eastAsiaTheme="minorEastAsia" w:hAnsi="Times New Roman" w:cs="Times New Roman"/>
            <w:lang w:val="en-US"/>
          </w:rPr>
          <w:delText>(</w:delText>
        </w:r>
      </w:del>
      <w:del w:id="826" w:author="Max Lindmark" w:date="2020-09-10T14:31:00Z">
        <w:r w:rsidRPr="0040058B" w:rsidDel="0055333E">
          <w:rPr>
            <w:rFonts w:ascii="Times New Roman" w:eastAsiaTheme="minorEastAsia" w:hAnsi="Times New Roman" w:cs="Times New Roman"/>
            <w:lang w:val="en-US"/>
          </w:rPr>
          <w:delText>e.g.</w:delText>
        </w:r>
      </w:del>
      <w:del w:id="827" w:author="Max Lindmark" w:date="2020-09-10T14:32:00Z">
        <w:r w:rsidRPr="0040058B" w:rsidDel="00371CC0">
          <w:rPr>
            <w:rFonts w:ascii="Times New Roman" w:eastAsiaTheme="minorEastAsia" w:hAnsi="Times New Roman" w:cs="Times New Roman"/>
            <w:lang w:val="en-US"/>
          </w:rPr>
          <w:delText xml:space="preserve"> mass, temperature</w:delText>
        </w:r>
        <w:r w:rsidRPr="0040058B" w:rsidDel="002B7FD8">
          <w:rPr>
            <w:rFonts w:ascii="Times New Roman" w:eastAsiaTheme="minorEastAsia" w:hAnsi="Times New Roman" w:cs="Times New Roman"/>
            <w:lang w:val="en-US"/>
          </w:rPr>
          <w:delText xml:space="preserve"> or </w:delText>
        </w:r>
        <w:r w:rsidRPr="0040058B" w:rsidDel="00444A9D">
          <w:rPr>
            <w:rFonts w:ascii="Times New Roman" w:eastAsiaTheme="minorEastAsia" w:hAnsi="Times New Roman" w:cs="Times New Roman"/>
            <w:lang w:val="en-US"/>
          </w:rPr>
          <w:delText xml:space="preserve">an </w:delText>
        </w:r>
        <w:r w:rsidRPr="0040058B" w:rsidDel="00371CC0">
          <w:rPr>
            <w:rFonts w:ascii="Times New Roman" w:eastAsiaTheme="minorEastAsia" w:hAnsi="Times New Roman" w:cs="Times New Roman"/>
            <w:lang w:val="en-US"/>
          </w:rPr>
          <w:delText xml:space="preserve">interaction) </w:delText>
        </w:r>
      </w:del>
      <w:r w:rsidRPr="0040058B">
        <w:rPr>
          <w:rFonts w:ascii="Times New Roman" w:eastAsiaTheme="minorEastAsia" w:hAnsi="Times New Roman" w:cs="Times New Roman"/>
          <w:lang w:val="en-US"/>
        </w:rPr>
        <w:t xml:space="preserve">and </w:t>
      </w:r>
      <m:oMath>
        <m:sSub>
          <m:sSubPr>
            <m:ctrlPr>
              <w:rPr>
                <w:rFonts w:ascii="Cambria Math" w:eastAsiaTheme="minorEastAsia"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eastAsiaTheme="minorEastAsia" w:hAnsi="Cambria Math" w:cs="Times New Roman"/>
              </w:rPr>
              <m:t>p</m:t>
            </m:r>
          </m:sub>
        </m:sSub>
      </m:oMath>
      <w:r w:rsidRPr="0040058B">
        <w:rPr>
          <w:rFonts w:ascii="Times New Roman" w:eastAsiaTheme="minorEastAsia" w:hAnsi="Times New Roman" w:cs="Times New Roman"/>
          <w:lang w:val="en-US"/>
        </w:rPr>
        <w:t xml:space="preserve"> is its coefficient (</w:t>
      </w:r>
      <w:commentRangeStart w:id="828"/>
      <m:oMath>
        <m:r>
          <w:rPr>
            <w:rFonts w:ascii="Cambria Math" w:eastAsiaTheme="minorEastAsia" w:hAnsi="Cambria Math" w:cs="Times New Roman"/>
            <w:lang w:val="en-US"/>
          </w:rPr>
          <m:t>p=1,..n</m:t>
        </m:r>
        <w:commentRangeEnd w:id="828"/>
        <m:r>
          <m:rPr>
            <m:sty m:val="p"/>
          </m:rPr>
          <w:rPr>
            <w:rStyle w:val="CommentReference"/>
            <w:rFonts w:ascii="Cambria Math" w:hAnsi="Cambria Math" w:cs="Times New Roman"/>
            <w:sz w:val="24"/>
            <w:szCs w:val="24"/>
          </w:rPr>
          <w:commentReference w:id="828"/>
        </m:r>
      </m:oMath>
      <w:r w:rsidRPr="0040058B">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is the number of predictors considered in the model). Species-level intercepts </w:t>
      </w:r>
      <w:r w:rsidRPr="0040058B">
        <w:rPr>
          <w:rFonts w:ascii="Times New Roman" w:eastAsiaTheme="minorEastAsia" w:hAnsi="Times New Roman" w:cs="Times New Roman"/>
          <w:lang w:val="en-GB"/>
        </w:rPr>
        <w:t xml:space="preserve">follow a normal distribution with hyperparameters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 xml:space="preserve"> </m:t>
        </m:r>
      </m:oMath>
      <w:r w:rsidRPr="0040058B">
        <w:rPr>
          <w:rFonts w:ascii="Times New Roman" w:eastAsiaTheme="minorEastAsia" w:hAnsi="Times New Roman" w:cs="Times New Roman"/>
          <w:lang w:val="en-US"/>
        </w:rPr>
        <w:t>(</w:t>
      </w:r>
      <w:ins w:id="829" w:author="Max Lindmark" w:date="2020-09-10T14:30:00Z">
        <w:r w:rsidRPr="0040058B">
          <w:rPr>
            <w:rFonts w:ascii="Times New Roman" w:eastAsiaTheme="minorEastAsia" w:hAnsi="Times New Roman" w:cs="Times New Roman"/>
            <w:lang w:val="en-US"/>
          </w:rPr>
          <w:t>global</w:t>
        </w:r>
      </w:ins>
      <w:r w:rsidRPr="0040058B">
        <w:rPr>
          <w:rFonts w:ascii="Times New Roman" w:eastAsiaTheme="minorEastAsia" w:hAnsi="Times New Roman" w:cs="Times New Roman"/>
          <w:lang w:val="en-US"/>
        </w:rPr>
        <w:t xml:space="preserve"> intercept) and </w:t>
      </w:r>
      <w:commentRangeStart w:id="830"/>
      <m:oMath>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w:r w:rsidRPr="0040058B">
        <w:rPr>
          <w:rFonts w:ascii="Times New Roman" w:eastAsiaTheme="minorEastAsia" w:hAnsi="Times New Roman" w:cs="Times New Roman"/>
          <w:lang w:val="en-US"/>
        </w:rPr>
        <w:t xml:space="preserve"> (</w:t>
      </w:r>
      <w:commentRangeEnd w:id="830"/>
      <w:r w:rsidR="00280129">
        <w:rPr>
          <w:rStyle w:val="CommentReference"/>
        </w:rPr>
        <w:commentReference w:id="830"/>
      </w:r>
      <w:r w:rsidRPr="0040058B">
        <w:rPr>
          <w:rFonts w:ascii="Times New Roman" w:eastAsiaTheme="minorEastAsia" w:hAnsi="Times New Roman" w:cs="Times New Roman"/>
          <w:lang w:val="en-US"/>
        </w:rPr>
        <w:t xml:space="preserve">between-species standard deviation). For most models we also allow the </w:t>
      </w:r>
      <w:del w:id="831" w:author="Max Lindmark" w:date="2020-09-10T14:32:00Z">
        <w:r w:rsidRPr="0040058B" w:rsidDel="00372684">
          <w:rPr>
            <w:rFonts w:ascii="Times New Roman" w:eastAsiaTheme="minorEastAsia" w:hAnsi="Times New Roman" w:cs="Times New Roman"/>
            <w:lang w:val="en-US"/>
          </w:rPr>
          <w:delText>coefficient</w:delText>
        </w:r>
      </w:del>
      <w:ins w:id="832" w:author="Max Lindmark" w:date="2020-09-10T14:32:00Z">
        <w:r w:rsidRPr="0040058B">
          <w:rPr>
            <w:rFonts w:ascii="Times New Roman" w:eastAsiaTheme="minorEastAsia" w:hAnsi="Times New Roman" w:cs="Times New Roman"/>
            <w:lang w:val="en-US"/>
          </w:rPr>
          <w:t>effects of predictor</w:t>
        </w:r>
      </w:ins>
      <w:r w:rsidRPr="0040058B">
        <w:rPr>
          <w:rFonts w:ascii="Times New Roman" w:eastAsiaTheme="minorEastAsia" w:hAnsi="Times New Roman" w:cs="Times New Roman"/>
          <w:lang w:val="en-US"/>
        </w:rPr>
        <w:t>(s)</w:t>
      </w:r>
      <w:ins w:id="833" w:author="Max Lindmark" w:date="2020-09-10T14:33:00Z">
        <w:r w:rsidRPr="0040058B">
          <w:rPr>
            <w:rFonts w:ascii="Times New Roman" w:eastAsiaTheme="minorEastAsia" w:hAnsi="Times New Roman" w:cs="Times New Roman"/>
            <w:lang w:val="en-US"/>
          </w:rPr>
          <w:t xml:space="preserve"> to</w:t>
        </w:r>
      </w:ins>
      <m:oMath>
        <m:r>
          <w:rPr>
            <w:rFonts w:ascii="Cambria Math" w:hAnsi="Cambria Math" w:cs="Times New Roman"/>
          </w:rPr>
          <m:t xml:space="preserve"> </m:t>
        </m:r>
      </m:oMath>
      <w:r w:rsidRPr="0040058B">
        <w:rPr>
          <w:rFonts w:ascii="Times New Roman" w:eastAsiaTheme="minorEastAsia" w:hAnsi="Times New Roman" w:cs="Times New Roman"/>
          <w:bCs/>
          <w:iCs/>
          <w:lang w:val="en-US"/>
        </w:rPr>
        <w:t xml:space="preserve">vary between species, such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oMath>
      <w:r w:rsidRPr="0040058B">
        <w:rPr>
          <w:rFonts w:ascii="Times New Roman" w:eastAsiaTheme="minorEastAsia" w:hAnsi="Times New Roman" w:cs="Times New Roman"/>
          <w:lang w:val="en-US"/>
        </w:rPr>
        <w:t xml:space="preserve"> </w:t>
      </w:r>
      <w:ins w:id="834" w:author="Max Lindmark" w:date="2020-09-10T14:30:00Z">
        <w:r w:rsidRPr="0040058B">
          <w:rPr>
            <w:rFonts w:ascii="Times New Roman" w:eastAsiaTheme="minorEastAsia" w:hAnsi="Times New Roman" w:cs="Times New Roman"/>
            <w:lang w:val="en-US"/>
          </w:rPr>
          <w:t xml:space="preserve">becomes </w:t>
        </w:r>
      </w:ins>
      <w:del w:id="835" w:author="Max Lindmark" w:date="2020-09-10T14:30:00Z">
        <w:r w:rsidRPr="0040058B" w:rsidDel="00D02856">
          <w:rPr>
            <w:rFonts w:ascii="Times New Roman" w:eastAsiaTheme="minorEastAsia" w:hAnsi="Times New Roman" w:cs="Times New Roman"/>
            <w:lang w:val="en-US"/>
          </w:rPr>
          <w:delText xml:space="preserve">is replaced by </w:delText>
        </w:r>
      </w:del>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pj</m:t>
            </m:r>
          </m:sub>
        </m:sSub>
      </m:oMath>
      <w:ins w:id="836" w:author="Max Lindmark" w:date="2020-09-10T14:39:00Z">
        <w:r w:rsidRPr="0040058B">
          <w:rPr>
            <w:rFonts w:ascii="Times New Roman" w:eastAsiaTheme="minorEastAsia" w:hAnsi="Times New Roman" w:cs="Times New Roman"/>
            <w:lang w:val="en-US"/>
          </w:rPr>
          <w:t xml:space="preserve"> and </w:t>
        </w:r>
      </w:ins>
      <m:oMath>
        <m:sSub>
          <m:sSubPr>
            <m:ctrlPr>
              <w:ins w:id="837" w:author="Max Lindmark" w:date="2020-09-10T14:39:00Z">
                <w:rPr>
                  <w:rFonts w:ascii="Cambria Math" w:hAnsi="Cambria Math" w:cs="Times New Roman"/>
                  <w:i/>
                  <w:lang w:val="sv-SE"/>
                </w:rPr>
              </w:ins>
            </m:ctrlPr>
          </m:sSubPr>
          <m:e>
            <m:r>
              <w:ins w:id="838" w:author="Max Lindmark" w:date="2020-09-10T14:39:00Z">
                <w:rPr>
                  <w:rFonts w:ascii="Cambria Math" w:hAnsi="Cambria Math" w:cs="Times New Roman"/>
                  <w:lang w:val="sv-SE"/>
                </w:rPr>
                <m:t>x</m:t>
              </w:ins>
            </m:r>
            <m:ctrlPr>
              <w:ins w:id="839" w:author="Max Lindmark" w:date="2020-09-10T14:39:00Z">
                <w:rPr>
                  <w:rFonts w:ascii="Cambria Math" w:hAnsi="Cambria Math" w:cs="Times New Roman"/>
                  <w:i/>
                </w:rPr>
              </w:ins>
            </m:ctrlPr>
          </m:e>
          <m:sub>
            <m:r>
              <w:ins w:id="840" w:author="Max Lindmark" w:date="2020-09-10T14:39:00Z">
                <w:rPr>
                  <w:rFonts w:ascii="Cambria Math" w:hAnsi="Cambria Math" w:cs="Times New Roman"/>
                </w:rPr>
                <m:t>ip</m:t>
              </w:ins>
            </m:r>
          </m:sub>
        </m:sSub>
      </m:oMath>
      <w:ins w:id="841" w:author="Max Lindmark" w:date="2020-09-10T14:39:00Z">
        <w:r w:rsidRPr="0040058B">
          <w:rPr>
            <w:rFonts w:ascii="Times New Roman" w:eastAsiaTheme="minorEastAsia" w:hAnsi="Times New Roman" w:cs="Times New Roman"/>
            <w:lang w:val="en-US"/>
          </w:rPr>
          <w:t xml:space="preserve"> </w:t>
        </w:r>
      </w:ins>
      <m:oMath>
        <m:sSub>
          <m:sSubPr>
            <m:ctrlPr>
              <w:ins w:id="842" w:author="Max Lindmark" w:date="2020-09-10T14:39:00Z">
                <w:rPr>
                  <w:rFonts w:ascii="Cambria Math" w:hAnsi="Cambria Math" w:cs="Times New Roman"/>
                  <w:i/>
                  <w:lang w:val="sv-SE"/>
                </w:rPr>
              </w:ins>
            </m:ctrlPr>
          </m:sSubPr>
          <m:e>
            <m:r>
              <w:ins w:id="843" w:author="Max Lindmark" w:date="2020-09-10T14:39:00Z">
                <w:rPr>
                  <w:rFonts w:ascii="Cambria Math" w:hAnsi="Cambria Math" w:cs="Times New Roman"/>
                  <w:lang w:val="sv-SE"/>
                </w:rPr>
                <m:t>x</m:t>
              </w:ins>
            </m:r>
            <m:ctrlPr>
              <w:ins w:id="844" w:author="Max Lindmark" w:date="2020-09-10T14:39:00Z">
                <w:rPr>
                  <w:rFonts w:ascii="Cambria Math" w:hAnsi="Cambria Math" w:cs="Times New Roman"/>
                  <w:i/>
                </w:rPr>
              </w:ins>
            </m:ctrlPr>
          </m:e>
          <m:sub>
            <m:r>
              <w:ins w:id="845" w:author="Max Lindmark" w:date="2020-09-10T14:39:00Z">
                <w:rPr>
                  <w:rFonts w:ascii="Cambria Math" w:hAnsi="Cambria Math" w:cs="Times New Roman"/>
                </w:rPr>
                <m:t>ijp</m:t>
              </w:ins>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oMath>
      <w:del w:id="846" w:author="Max Lindmark" w:date="2020-09-10T14:40:00Z">
        <w:r w:rsidRPr="0040058B" w:rsidDel="00D67684">
          <w:rPr>
            <w:rFonts w:ascii="Times New Roman" w:eastAsiaTheme="minorEastAsia" w:hAnsi="Times New Roman" w:cs="Times New Roman"/>
            <w:lang w:val="en-US"/>
          </w:rPr>
          <w:delText xml:space="preserve">. Here, </w:delText>
        </w:r>
      </w:del>
      <m:oMath>
        <m:sSub>
          <m:sSubPr>
            <m:ctrlPr>
              <w:del w:id="847" w:author="Max Lindmark" w:date="2020-09-10T14:40:00Z">
                <w:rPr>
                  <w:rFonts w:ascii="Cambria Math" w:eastAsiaTheme="minorEastAsia" w:hAnsi="Cambria Math" w:cs="Times New Roman"/>
                  <w:i/>
                </w:rPr>
              </w:del>
            </m:ctrlPr>
          </m:sSubPr>
          <m:e>
            <m:r>
              <w:del w:id="848" w:author="Max Lindmark" w:date="2020-09-10T14:40:00Z">
                <w:rPr>
                  <w:rFonts w:ascii="Cambria Math" w:eastAsiaTheme="minorEastAsia" w:hAnsi="Cambria Math" w:cs="Times New Roman"/>
                </w:rPr>
                <m:t>μ</m:t>
              </w:del>
            </m:r>
          </m:e>
          <m:sub>
            <m:sSub>
              <m:sSubPr>
                <m:ctrlPr>
                  <w:del w:id="849" w:author="Max Lindmark" w:date="2020-09-10T14:40:00Z">
                    <w:rPr>
                      <w:rFonts w:ascii="Cambria Math" w:hAnsi="Cambria Math" w:cs="Times New Roman"/>
                      <w:bCs/>
                      <w:i/>
                      <w:iCs/>
                    </w:rPr>
                  </w:del>
                </m:ctrlPr>
              </m:sSubPr>
              <m:e>
                <m:r>
                  <w:del w:id="850" w:author="Max Lindmark" w:date="2020-09-10T14:40:00Z">
                    <w:rPr>
                      <w:rFonts w:ascii="Cambria Math" w:hAnsi="Cambria Math" w:cs="Times New Roman"/>
                    </w:rPr>
                    <m:t>β</m:t>
                  </w:del>
                </m:r>
              </m:e>
              <m:sub>
                <m:r>
                  <w:del w:id="851" w:author="Max Lindmark" w:date="2020-09-10T14:40:00Z">
                    <w:rPr>
                      <w:rFonts w:ascii="Cambria Math" w:hAnsi="Cambria Math" w:cs="Times New Roman"/>
                    </w:rPr>
                    <m:t>p</m:t>
                  </w:del>
                </m:r>
              </m:sub>
            </m:sSub>
          </m:sub>
        </m:sSub>
      </m:oMath>
      <w:del w:id="852" w:author="Max Lindmark" w:date="2020-09-10T14:40:00Z">
        <w:r w:rsidRPr="0040058B" w:rsidDel="00D67684">
          <w:rPr>
            <w:rFonts w:ascii="Times New Roman" w:eastAsiaTheme="minorEastAsia" w:hAnsi="Times New Roman" w:cs="Times New Roman"/>
            <w:lang w:val="en-US"/>
          </w:rPr>
          <w:delText xml:space="preserve"> and </w:delText>
        </w:r>
      </w:del>
      <m:oMath>
        <m:sSub>
          <m:sSubPr>
            <m:ctrlPr>
              <w:del w:id="853" w:author="Max Lindmark" w:date="2020-09-10T14:40:00Z">
                <w:rPr>
                  <w:rFonts w:ascii="Cambria Math" w:hAnsi="Cambria Math" w:cs="Times New Roman"/>
                  <w:i/>
                </w:rPr>
              </w:del>
            </m:ctrlPr>
          </m:sSubPr>
          <m:e>
            <m:r>
              <w:del w:id="854" w:author="Max Lindmark" w:date="2020-09-10T14:40:00Z">
                <w:rPr>
                  <w:rFonts w:ascii="Cambria Math" w:hAnsi="Cambria Math" w:cs="Times New Roman"/>
                </w:rPr>
                <m:t>σ</m:t>
              </w:del>
            </m:r>
            <m:ctrlPr>
              <w:del w:id="855" w:author="Max Lindmark" w:date="2020-09-10T14:40:00Z">
                <w:rPr>
                  <w:rFonts w:ascii="Cambria Math" w:eastAsiaTheme="minorEastAsia" w:hAnsi="Cambria Math" w:cs="Times New Roman"/>
                  <w:i/>
                </w:rPr>
              </w:del>
            </m:ctrlPr>
          </m:e>
          <m:sub>
            <m:sSub>
              <m:sSubPr>
                <m:ctrlPr>
                  <w:del w:id="856" w:author="Max Lindmark" w:date="2020-09-10T14:40:00Z">
                    <w:rPr>
                      <w:rFonts w:ascii="Cambria Math" w:hAnsi="Cambria Math" w:cs="Times New Roman"/>
                      <w:bCs/>
                      <w:i/>
                      <w:iCs/>
                    </w:rPr>
                  </w:del>
                </m:ctrlPr>
              </m:sSubPr>
              <m:e>
                <m:r>
                  <w:del w:id="857" w:author="Max Lindmark" w:date="2020-09-10T14:40:00Z">
                    <w:rPr>
                      <w:rFonts w:ascii="Cambria Math" w:hAnsi="Cambria Math" w:cs="Times New Roman"/>
                    </w:rPr>
                    <m:t>β</m:t>
                  </w:del>
                </m:r>
              </m:e>
              <m:sub>
                <m:r>
                  <w:del w:id="858" w:author="Max Lindmark" w:date="2020-09-10T14:40:00Z">
                    <w:rPr>
                      <w:rFonts w:ascii="Cambria Math" w:hAnsi="Cambria Math" w:cs="Times New Roman"/>
                    </w:rPr>
                    <m:t>p</m:t>
                  </w:del>
                </m:r>
              </m:sub>
            </m:sSub>
          </m:sub>
        </m:sSub>
      </m:oMath>
      <w:del w:id="859" w:author="Max Lindmark" w:date="2020-09-10T14:40:00Z">
        <w:r w:rsidRPr="0040058B" w:rsidDel="00D67684">
          <w:rPr>
            <w:rFonts w:ascii="Times New Roman" w:eastAsiaTheme="minorEastAsia" w:hAnsi="Times New Roman" w:cs="Times New Roman"/>
            <w:lang w:val="en-US"/>
          </w:rPr>
          <w:delText xml:space="preserve"> correspond to the mean and standard deviation of the normal distribution of species-level coefficient</w:delText>
        </w:r>
      </w:del>
      <w:del w:id="860" w:author="Max Lindmark" w:date="2020-09-10T14:33:00Z">
        <w:r w:rsidRPr="0040058B" w:rsidDel="00386CC7">
          <w:rPr>
            <w:rFonts w:ascii="Times New Roman" w:eastAsiaTheme="minorEastAsia" w:hAnsi="Times New Roman" w:cs="Times New Roman"/>
            <w:lang w:val="en-US"/>
          </w:rPr>
          <w:delText>s</w:delText>
        </w:r>
      </w:del>
      <w:r w:rsidRPr="0040058B">
        <w:rPr>
          <w:rFonts w:ascii="Times New Roman" w:eastAsiaTheme="minorEastAsia" w:hAnsi="Times New Roman" w:cs="Times New Roman"/>
          <w:lang w:val="en-US"/>
        </w:rPr>
        <w:t xml:space="preserve">. For each dataset, we evaluate multiple combinations of </w:t>
      </w:r>
      <w:ins w:id="861" w:author="Max Lindmark" w:date="2020-09-10T14:35:00Z">
        <w:r w:rsidRPr="0040058B">
          <w:rPr>
            <w:rFonts w:ascii="Times New Roman" w:eastAsiaTheme="minorEastAsia" w:hAnsi="Times New Roman" w:cs="Times New Roman"/>
            <w:lang w:val="en-US"/>
          </w:rPr>
          <w:t>species-</w:t>
        </w:r>
      </w:ins>
      <w:r w:rsidRPr="0040058B">
        <w:rPr>
          <w:rFonts w:ascii="Times New Roman" w:eastAsiaTheme="minorEastAsia" w:hAnsi="Times New Roman" w:cs="Times New Roman"/>
          <w:lang w:val="en-US"/>
        </w:rPr>
        <w:t xml:space="preserve">varying coefficients (from varying intercept to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varying coefficients). </w:t>
      </w:r>
      <w:ins w:id="862" w:author="Max Lindmark" w:date="2020-09-10T14:35:00Z">
        <w:r w:rsidRPr="0040058B">
          <w:rPr>
            <w:rFonts w:ascii="Times New Roman" w:eastAsiaTheme="minorEastAsia" w:hAnsi="Times New Roman" w:cs="Times New Roman"/>
            <w:lang w:val="en-US"/>
          </w:rPr>
          <w:t xml:space="preserve">The models are completed with </w:t>
        </w:r>
      </w:ins>
      <w:del w:id="863" w:author="Max Lindmark" w:date="2020-09-10T14:35:00Z">
        <w:r w:rsidRPr="0040058B" w:rsidDel="00330D12">
          <w:rPr>
            <w:rFonts w:ascii="Times New Roman" w:eastAsiaTheme="minorEastAsia" w:hAnsi="Times New Roman" w:cs="Times New Roman"/>
            <w:lang w:val="en-US"/>
          </w:rPr>
          <w:delText>P</w:delText>
        </w:r>
      </w:del>
      <w:ins w:id="864" w:author="Max Lindmark" w:date="2020-09-10T14:35:00Z">
        <w:r w:rsidRPr="0040058B">
          <w:rPr>
            <w:rFonts w:ascii="Times New Roman" w:eastAsiaTheme="minorEastAsia" w:hAnsi="Times New Roman" w:cs="Times New Roman"/>
            <w:lang w:val="en-US"/>
          </w:rPr>
          <w:t>p</w:t>
        </w:r>
      </w:ins>
      <w:r w:rsidRPr="0040058B">
        <w:rPr>
          <w:rFonts w:ascii="Times New Roman" w:eastAsiaTheme="minorEastAsia" w:hAnsi="Times New Roman" w:cs="Times New Roman"/>
          <w:lang w:val="en-US"/>
        </w:rPr>
        <w:t xml:space="preserve">riors for parameters </w:t>
      </w:r>
      <w:del w:id="865" w:author="Max Lindmark" w:date="2020-09-10T14:36:00Z">
        <w:r w:rsidRPr="0040058B" w:rsidDel="00997FF0">
          <w:rPr>
            <w:rFonts w:ascii="Times New Roman" w:eastAsiaTheme="minorEastAsia" w:hAnsi="Times New Roman" w:cs="Times New Roman"/>
            <w:lang w:val="en-US"/>
          </w:rPr>
          <w:delText xml:space="preserve">and hyperparameters are in </w:delText>
        </w:r>
      </w:del>
      <w:ins w:id="866" w:author="Max Lindmark" w:date="2020-09-10T14:36:00Z">
        <w:r w:rsidRPr="0040058B">
          <w:rPr>
            <w:rFonts w:ascii="Times New Roman" w:eastAsiaTheme="minorEastAsia" w:hAnsi="Times New Roman" w:cs="Times New Roman"/>
            <w:lang w:val="en-US"/>
          </w:rPr>
          <w:t>(</w:t>
        </w:r>
      </w:ins>
      <w:r w:rsidRPr="0025283E">
        <w:rPr>
          <w:rFonts w:eastAsiaTheme="minorEastAsia" w:cstheme="minorHAnsi"/>
          <w:i/>
          <w:iCs/>
          <w:lang w:val="en-GB"/>
        </w:rPr>
        <w:t>SI Appendix</w:t>
      </w:r>
      <w:r w:rsidRPr="00D752ED">
        <w:rPr>
          <w:rFonts w:eastAsiaTheme="minorEastAsia" w:cstheme="minorHAnsi"/>
          <w:lang w:val="en-GB"/>
        </w:rPr>
        <w:t>, Table</w:t>
      </w:r>
      <w:r>
        <w:rPr>
          <w:rFonts w:ascii="Times New Roman" w:eastAsiaTheme="minorEastAsia" w:hAnsi="Times New Roman" w:cs="Times New Roman"/>
          <w:lang w:val="en-US"/>
        </w:rPr>
        <w:t xml:space="preserve"> S3</w:t>
      </w:r>
      <w:ins w:id="867" w:author="Max Lindmark" w:date="2020-09-10T14:36:00Z">
        <w:r w:rsidRPr="0040058B">
          <w:rPr>
            <w:rFonts w:ascii="Times New Roman" w:eastAsiaTheme="minorEastAsia" w:hAnsi="Times New Roman" w:cs="Times New Roman"/>
            <w:lang w:val="en-US"/>
          </w:rPr>
          <w:t>)</w:t>
        </w:r>
      </w:ins>
      <w:del w:id="868" w:author="Max Lindmark" w:date="2020-09-10T14:36:00Z">
        <w:r w:rsidRPr="0040058B" w:rsidDel="00B73187">
          <w:rPr>
            <w:rFonts w:ascii="Times New Roman" w:eastAsiaTheme="minorEastAsia" w:hAnsi="Times New Roman" w:cs="Times New Roman"/>
            <w:lang w:val="en-US"/>
          </w:rPr>
          <w:delText>, and the structure of models and their random effects are shown in Table X-Y</w:delText>
        </w:r>
      </w:del>
      <w:r w:rsidRPr="0040058B">
        <w:rPr>
          <w:rFonts w:ascii="Times New Roman" w:eastAsiaTheme="minorEastAsia" w:hAnsi="Times New Roman" w:cs="Times New Roman"/>
          <w:lang w:val="en-US"/>
        </w:rPr>
        <w:t>. Below we describe how the model in Eqns. 1-3 is applied to each data set</w:t>
      </w:r>
      <w:del w:id="869" w:author="Max Lindmark" w:date="2020-09-11T17:08:00Z">
        <w:r w:rsidRPr="0040058B" w:rsidDel="008D40AD">
          <w:rPr>
            <w:rFonts w:ascii="Times New Roman" w:eastAsiaTheme="minorEastAsia" w:hAnsi="Times New Roman" w:cs="Times New Roman"/>
            <w:lang w:val="en-US"/>
          </w:rPr>
          <w:delText xml:space="preserve"> with respect to response and predictor variables</w:delText>
        </w:r>
      </w:del>
      <w:r w:rsidRPr="0040058B">
        <w:rPr>
          <w:rFonts w:ascii="Times New Roman" w:eastAsiaTheme="minorEastAsia" w:hAnsi="Times New Roman" w:cs="Times New Roman"/>
          <w:lang w:val="en-US"/>
        </w:rPr>
        <w:t>.</w:t>
      </w:r>
    </w:p>
    <w:p w14:paraId="7F2971AE" w14:textId="77777777" w:rsidR="00C506AF" w:rsidRPr="0040058B" w:rsidRDefault="00C506AF" w:rsidP="00C506AF">
      <w:pPr>
        <w:spacing w:line="480" w:lineRule="auto"/>
        <w:contextualSpacing/>
        <w:jc w:val="both"/>
        <w:rPr>
          <w:rFonts w:ascii="Times New Roman" w:hAnsi="Times New Roman" w:cs="Times New Roman"/>
          <w:b/>
          <w:lang w:val="en-US"/>
        </w:rPr>
      </w:pPr>
    </w:p>
    <w:p w14:paraId="73FB2176"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 and temperature dependence of growth, consumption and metabolism below peak temperatures</w:t>
      </w:r>
    </w:p>
    <w:p w14:paraId="043F9273" w14:textId="77777777" w:rsidR="00C506AF" w:rsidRPr="0040058B" w:rsidRDefault="00C506AF" w:rsidP="00C506AF">
      <w:pPr>
        <w:spacing w:line="480" w:lineRule="auto"/>
        <w:contextualSpacing/>
        <w:jc w:val="both"/>
        <w:rPr>
          <w:rFonts w:ascii="Times New Roman" w:eastAsiaTheme="minorEastAsia" w:hAnsi="Times New Roman" w:cs="Times New Roman"/>
          <w:bCs/>
          <w:lang w:val="en-GB"/>
        </w:rPr>
      </w:pPr>
      <w:r w:rsidRPr="0040058B">
        <w:rPr>
          <w:rFonts w:ascii="Times New Roman" w:hAnsi="Times New Roman" w:cs="Times New Roman"/>
          <w:bCs/>
          <w:lang w:val="en-GB"/>
        </w:rPr>
        <w:t>Peak temperatures (optimum in the case of growth), refers to the temperature at which the rate was maximized, by size group. For data below peak temperatures, we</w:t>
      </w:r>
      <w:r w:rsidRPr="0040058B">
        <w:rPr>
          <w:rFonts w:ascii="Times New Roman" w:eastAsiaTheme="minorEastAsia" w:hAnsi="Times New Roman" w:cs="Times New Roman"/>
          <w:lang w:val="en-GB"/>
        </w:rPr>
        <w:t xml:space="preserve"> assumed that individual growth, maximum consumption rate and metabolism scale as </w:t>
      </w:r>
      <w:commentRangeStart w:id="870"/>
      <w:r w:rsidRPr="0040058B">
        <w:rPr>
          <w:rFonts w:ascii="Times New Roman" w:eastAsiaTheme="minorEastAsia" w:hAnsi="Times New Roman" w:cs="Times New Roman"/>
          <w:lang w:val="en-GB"/>
        </w:rPr>
        <w:t xml:space="preserve">a generalized version of the Arrhenius fractal supply model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(Gillooly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 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eastAsiaTheme="minorEastAsia" w:hAnsi="Times New Roman" w:cs="Times New Roman"/>
        </w:rPr>
        <w:fldChar w:fldCharType="end"/>
      </w:r>
      <w:ins w:id="871" w:author="Max Lindmark" w:date="2020-09-10T14:43:00Z">
        <w:r w:rsidRPr="0040058B">
          <w:rPr>
            <w:rFonts w:ascii="Times New Roman" w:eastAsiaTheme="minorEastAsia" w:hAnsi="Times New Roman" w:cs="Times New Roman"/>
            <w:lang w:val="en-GB"/>
          </w:rPr>
          <w:t>, such that t</w:t>
        </w:r>
      </w:ins>
      <w:del w:id="872" w:author="Max Lindmark" w:date="2020-09-10T14:43:00Z">
        <w:r w:rsidRPr="0040058B" w:rsidDel="00301455">
          <w:rPr>
            <w:rFonts w:ascii="Times New Roman" w:eastAsiaTheme="minorEastAsia" w:hAnsi="Times New Roman" w:cs="Times New Roman"/>
            <w:lang w:val="en-GB"/>
          </w:rPr>
          <w:delText>. T</w:delText>
        </w:r>
      </w:del>
      <w:r w:rsidRPr="0040058B">
        <w:rPr>
          <w:rFonts w:ascii="Times New Roman" w:eastAsiaTheme="minorEastAsia" w:hAnsi="Times New Roman" w:cs="Times New Roman"/>
          <w:lang w:val="en-GB"/>
        </w:rPr>
        <w:t>he mass exponent was not assumed a priori</w:t>
      </w:r>
      <w:del w:id="873" w:author="Max Lindmark" w:date="2020-09-10T14:44:00Z">
        <w:r w:rsidRPr="0040058B" w:rsidDel="00D95893">
          <w:rPr>
            <w:rFonts w:ascii="Times New Roman" w:eastAsiaTheme="minorEastAsia" w:hAnsi="Times New Roman" w:cs="Times New Roman"/>
            <w:lang w:val="en-GB"/>
          </w:rPr>
          <w:delText xml:space="preserve"> but estimated simultaneously with the temperature coefficient</w:delText>
        </w:r>
      </w:del>
      <w:r w:rsidRPr="0040058B">
        <w:rPr>
          <w:rFonts w:ascii="Times New Roman" w:eastAsiaTheme="minorEastAsia" w:hAnsi="Times New Roman" w:cs="Times New Roman"/>
          <w:lang w:val="en-GB"/>
        </w:rPr>
        <w:t xml:space="preserve">. On a linear scale, this more general scaling relationship is </w:t>
      </w:r>
      <m:oMath>
        <m:r>
          <w:rPr>
            <w:rFonts w:ascii="Cambria Math" w:hAnsi="Cambria Math" w:cs="Times New Roman"/>
          </w:rPr>
          <w:lastRenderedPageBreak/>
          <m:t>I</m:t>
        </m:r>
        <m:r>
          <m:rPr>
            <m:sty m:val="p"/>
          </m:rPr>
          <w:rPr>
            <w:rFonts w:ascii="Cambria Math" w:hAnsi="Cambria Math" w:cs="Times New Roman"/>
            <w:lang w:val="en-GB"/>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lang w:val="en-GB"/>
              </w:rPr>
              <m:t>0</m:t>
            </m:r>
          </m:sub>
        </m:sSub>
        <m:sSup>
          <m:sSupPr>
            <m:ctrlPr>
              <w:rPr>
                <w:rFonts w:ascii="Cambria Math" w:hAnsi="Cambria Math" w:cs="Times New Roman"/>
              </w:rPr>
            </m:ctrlPr>
          </m:sSupPr>
          <m:e>
            <m:r>
              <w:rPr>
                <w:rFonts w:ascii="Cambria Math" w:hAnsi="Cambria Math" w:cs="Times New Roman"/>
              </w:rPr>
              <m:t>M</m:t>
            </m:r>
          </m:e>
          <m:sup>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lang w:val="en-GB"/>
                  </w:rPr>
                  <m:t>0</m:t>
                </m:r>
              </m:sub>
            </m:sSub>
            <m:r>
              <m:rPr>
                <m:sty m:val="p"/>
              </m:rPr>
              <w:rPr>
                <w:rFonts w:ascii="Cambria Math" w:hAnsi="Cambria Math" w:cs="Times New Roman"/>
                <w:lang w:val="en-GB"/>
              </w:rPr>
              <m:t>+</m:t>
            </m:r>
            <m:r>
              <w:rPr>
                <w:rFonts w:ascii="Cambria Math" w:hAnsi="Cambria Math" w:cs="Times New Roman"/>
              </w:rPr>
              <m:t>cT</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I</m:t>
        </m:r>
      </m:oMath>
      <w:r w:rsidRPr="0040058B">
        <w:rPr>
          <w:rFonts w:ascii="Times New Roman" w:eastAsiaTheme="minorEastAsia" w:hAnsi="Times New Roman" w:cs="Times New Roman"/>
          <w:lang w:val="en-US"/>
        </w:rPr>
        <w:t xml:space="preserve"> is a rate</w:t>
      </w:r>
      <w:r w:rsidRPr="0040058B">
        <w:rPr>
          <w:rFonts w:ascii="Times New Roman" w:eastAsiaTheme="minorEastAsia" w:hAnsi="Times New Roman" w:cs="Times New Roman"/>
          <w:lang w:val="en-GB"/>
        </w:rPr>
        <w:t xml:space="preserve"> (growth, maximum consumption or metabolism), </w:t>
      </w:r>
      <m:oMath>
        <m:r>
          <w:rPr>
            <w:rFonts w:ascii="Cambria Math" w:hAnsi="Cambria Math" w:cs="Times New Roman"/>
          </w:rPr>
          <m:t>M</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mass</w:t>
      </w:r>
      <w:r w:rsidRPr="0040058B" w:rsidDel="00246E3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t xml:space="preserve">and </w:t>
      </w:r>
      <m:oMath>
        <m:r>
          <w:rPr>
            <w:rFonts w:ascii="Cambria Math" w:hAnsi="Cambria Math" w:cs="Times New Roman"/>
          </w:rPr>
          <m:t>T</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 xml:space="preserve">temperature. After log-transformation it becomes: </w:t>
      </w:r>
      <m:oMath>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I</m:t>
            </m:r>
          </m:e>
        </m:func>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lang w:val="en-GB"/>
                  </w:rPr>
                  <m:t>0</m:t>
                </m:r>
              </m:sub>
            </m:sSub>
          </m:e>
        </m:func>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lang w:val="en-GB"/>
              </w:rPr>
              <m:t>0</m:t>
            </m:r>
          </m:sub>
        </m:sSub>
        <m:r>
          <w:rPr>
            <w:rFonts w:ascii="Cambria Math" w:hAnsi="Cambria Math" w:cs="Times New Roman"/>
            <w:lang w:val="en-GB"/>
          </w:rPr>
          <m:t>+</m:t>
        </m:r>
        <m:r>
          <w:rPr>
            <w:rFonts w:ascii="Cambria Math" w:hAnsi="Cambria Math" w:cs="Times New Roman"/>
          </w:rPr>
          <m:t>cT</m:t>
        </m:r>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M</m:t>
            </m:r>
          </m:e>
        </m:func>
        <m:r>
          <w:rPr>
            <w:rFonts w:ascii="Cambria Math" w:hAnsi="Cambria Math" w:cs="Times New Roman"/>
            <w:lang w:val="en-GB"/>
          </w:rPr>
          <m:t>-</m:t>
        </m:r>
        <m:r>
          <w:rPr>
            <w:rFonts w:ascii="Cambria Math" w:hAnsi="Cambria Math" w:cs="Times New Roman"/>
          </w:rPr>
          <m:t>E</m:t>
        </m:r>
        <m:r>
          <w:rPr>
            <w:rFonts w:ascii="Cambria Math" w:hAnsi="Cambria Math" w:cs="Times New Roman"/>
            <w:lang w:val="en-GB"/>
          </w:rPr>
          <m:t>/</m:t>
        </m:r>
        <m:r>
          <w:rPr>
            <w:rFonts w:ascii="Cambria Math" w:hAnsi="Cambria Math" w:cs="Times New Roman"/>
          </w:rPr>
          <m:t>kT</m:t>
        </m:r>
      </m:oMath>
      <w:r w:rsidRPr="0040058B">
        <w:rPr>
          <w:rFonts w:ascii="Times New Roman" w:eastAsiaTheme="minorEastAsia" w:hAnsi="Times New Roman" w:cs="Times New Roman"/>
          <w:lang w:val="en-GB"/>
        </w:rPr>
        <w:t xml:space="preserve">, </w:t>
      </w:r>
      <w:r w:rsidRPr="0040058B">
        <w:rPr>
          <w:rFonts w:ascii="Times New Roman" w:hAnsi="Times New Roman" w:cs="Times New Roman"/>
          <w:bCs/>
          <w:lang w:val="en-GB"/>
        </w:rPr>
        <w:t xml:space="preserve">where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lang w:val="en-GB"/>
              </w:rPr>
              <m:t>0</m:t>
            </m:r>
          </m:sub>
        </m:sSub>
      </m:oMath>
      <w:r w:rsidRPr="0040058B">
        <w:rPr>
          <w:rFonts w:ascii="Times New Roman" w:eastAsiaTheme="minorEastAsia" w:hAnsi="Times New Roman" w:cs="Times New Roman"/>
          <w:bCs/>
          <w:lang w:val="en-GB"/>
        </w:rPr>
        <w:t xml:space="preserve"> is the intercept, </w:t>
      </w:r>
      <m:oMath>
        <m:sSub>
          <m:sSubPr>
            <m:ctrlPr>
              <w:rPr>
                <w:rFonts w:ascii="Cambria Math" w:eastAsiaTheme="minorEastAsia" w:hAnsi="Cambria Math" w:cs="Times New Roman"/>
                <w:bCs/>
                <w:i/>
              </w:rPr>
            </m:ctrlPr>
          </m:sSubPr>
          <m:e>
            <m:r>
              <w:rPr>
                <w:rFonts w:ascii="Cambria Math" w:eastAsiaTheme="minorEastAsia" w:hAnsi="Cambria Math" w:cs="Times New Roman"/>
              </w:rPr>
              <m:t>b</m:t>
            </m:r>
          </m:e>
          <m:sub>
            <m:r>
              <w:rPr>
                <w:rFonts w:ascii="Cambria Math" w:eastAsiaTheme="minorEastAsia" w:hAnsi="Cambria Math" w:cs="Times New Roman"/>
                <w:lang w:val="en-GB"/>
              </w:rPr>
              <m:t>0</m:t>
            </m:r>
          </m:sub>
        </m:sSub>
      </m:oMath>
      <w:r w:rsidRPr="0040058B">
        <w:rPr>
          <w:rFonts w:ascii="Times New Roman" w:eastAsiaTheme="minorEastAsia" w:hAnsi="Times New Roman" w:cs="Times New Roman"/>
          <w:bCs/>
          <w:lang w:val="en-GB"/>
        </w:rPr>
        <w:t xml:space="preserve"> is the mass scaling exponent (on a linear scale) when </w:t>
      </w:r>
      <m:oMath>
        <m:r>
          <w:rPr>
            <w:rFonts w:ascii="Cambria Math" w:eastAsiaTheme="minorEastAsia" w:hAnsi="Cambria Math" w:cs="Times New Roman"/>
          </w:rPr>
          <m:t>T</m:t>
        </m:r>
        <m:r>
          <w:rPr>
            <w:rFonts w:ascii="Cambria Math" w:eastAsiaTheme="minorEastAsia" w:hAnsi="Cambria Math" w:cs="Times New Roman"/>
            <w:lang w:val="en-GB"/>
          </w:rPr>
          <m:t>=0</m:t>
        </m:r>
      </m:oMath>
      <w:r w:rsidRPr="0040058B">
        <w:rPr>
          <w:rFonts w:ascii="Times New Roman" w:eastAsiaTheme="minorEastAsia" w:hAnsi="Times New Roman" w:cs="Times New Roman"/>
          <w:lang w:val="en-GB"/>
        </w:rPr>
        <w:t xml:space="preserve"> (</w:t>
      </w:r>
      <m:oMath>
        <m:r>
          <m:rPr>
            <m:sty m:val="p"/>
          </m:rPr>
          <w:rPr>
            <w:rFonts w:ascii="Cambria Math" w:eastAsiaTheme="minorEastAsia" w:hAnsi="Cambria Math" w:cs="Times New Roman"/>
            <w:lang w:val="en-GB"/>
          </w:rPr>
          <m:t>K</m:t>
        </m:r>
      </m:oMath>
      <w:r w:rsidRPr="0040058B">
        <w:rPr>
          <w:rFonts w:ascii="Times New Roman" w:eastAsiaTheme="minorEastAsia" w:hAnsi="Times New Roman" w:cs="Times New Roman"/>
          <w:lang w:val="en-GB"/>
        </w:rPr>
        <w:t>)</w:t>
      </w:r>
      <w:r w:rsidRPr="0040058B">
        <w:rPr>
          <w:rFonts w:ascii="Times New Roman" w:eastAsiaTheme="minorEastAsia" w:hAnsi="Times New Roman" w:cs="Times New Roman"/>
          <w:bCs/>
          <w:lang w:val="en-GB"/>
        </w:rPr>
        <w:t xml:space="preserve"> and </w:t>
      </w:r>
      <m:oMath>
        <m:r>
          <w:rPr>
            <w:rFonts w:ascii="Cambria Math" w:eastAsiaTheme="minorEastAsia" w:hAnsi="Cambria Math" w:cs="Times New Roman"/>
          </w:rPr>
          <m:t>c</m:t>
        </m:r>
      </m:oMath>
      <w:r w:rsidRPr="0040058B">
        <w:rPr>
          <w:rFonts w:ascii="Times New Roman" w:eastAsiaTheme="minorEastAsia" w:hAnsi="Times New Roman" w:cs="Times New Roman"/>
          <w:bCs/>
          <w:lang w:val="en-GB"/>
        </w:rPr>
        <w:t xml:space="preserve"> is the interaction coefficient.</w:t>
      </w:r>
      <w:commentRangeEnd w:id="870"/>
      <w:r>
        <w:rPr>
          <w:rStyle w:val="CommentReference"/>
        </w:rPr>
        <w:commentReference w:id="870"/>
      </w:r>
    </w:p>
    <w:p w14:paraId="15E1EC85" w14:textId="2F8EB45A" w:rsidR="00C506AF" w:rsidRPr="0040058B" w:rsidRDefault="00C506AF" w:rsidP="00C506AF">
      <w:pPr>
        <w:spacing w:line="480" w:lineRule="auto"/>
        <w:ind w:firstLine="284"/>
        <w:contextualSpacing/>
        <w:jc w:val="both"/>
        <w:rPr>
          <w:rFonts w:ascii="Times New Roman" w:eastAsiaTheme="minorEastAsia" w:hAnsi="Times New Roman" w:cs="Times New Roman"/>
          <w:iCs/>
          <w:lang w:val="en-GB"/>
        </w:rPr>
      </w:pPr>
      <w:r w:rsidRPr="0040058B">
        <w:rPr>
          <w:rFonts w:ascii="Times New Roman" w:eastAsiaTheme="minorEastAsia" w:hAnsi="Times New Roman" w:cs="Times New Roman"/>
          <w:bCs/>
          <w:lang w:val="en-GB"/>
        </w:rPr>
        <w:t xml:space="preserve">When applied to Eqns. 1-3,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of the natural log of the rate (growth, consumption or metabolism), </w:t>
      </w:r>
      <w:commentRangeStart w:id="874"/>
      <w:r w:rsidRPr="0040058B">
        <w:rPr>
          <w:rFonts w:ascii="Times New Roman" w:eastAsiaTheme="minorEastAsia" w:hAnsi="Times New Roman" w:cs="Times New Roman"/>
          <w:bCs/>
          <w:iCs/>
          <w:lang w:val="en-GB"/>
        </w:rPr>
        <w:t xml:space="preserve">and the predictors are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iCs/>
          <w:lang w:val="en-GB"/>
        </w:rPr>
        <w:t xml:space="preserve">natural log of body mass),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 xml:space="preserve">(Arrhenius </w:t>
      </w:r>
      <w:r w:rsidRPr="0040058B">
        <w:rPr>
          <w:rFonts w:ascii="Times New Roman" w:eastAsiaTheme="minorEastAsia" w:hAnsi="Times New Roman" w:cs="Times New Roman"/>
          <w:iCs/>
          <w:lang w:val="en-GB"/>
        </w:rPr>
        <w:t>temperature</w:t>
      </w:r>
      <w:ins w:id="875" w:author="Max Lindmark" w:date="2020-09-10T14:45: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w:t>
      </w:r>
      <w:del w:id="876" w:author="Max Lindmark" w:date="2020-09-10T14:45:00Z">
        <w:r w:rsidRPr="0040058B" w:rsidDel="00C36E83">
          <w:rPr>
            <w:rFonts w:ascii="Times New Roman" w:eastAsiaTheme="minorEastAsia" w:hAnsi="Times New Roman" w:cs="Times New Roman"/>
            <w:lang w:val="en-GB"/>
          </w:rPr>
          <w:delText>(</w:delText>
        </w:r>
      </w:del>
      <m:oMath>
        <m:r>
          <w:rPr>
            <w:rFonts w:ascii="Cambria Math" w:eastAsiaTheme="minorEastAsia" w:hAnsi="Cambria Math" w:cs="Times New Roman"/>
            <w:lang w:val="en-GB"/>
          </w:rPr>
          <m:t>1/</m:t>
        </m:r>
        <m:r>
          <w:rPr>
            <w:rFonts w:ascii="Cambria Math" w:eastAsiaTheme="minorEastAsia" w:hAnsi="Cambria Math" w:cs="Times New Roman"/>
          </w:rPr>
          <m:t>kT</m:t>
        </m:r>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in</w:t>
      </w:r>
      <w:r w:rsidRPr="0040058B">
        <w:rPr>
          <w:rFonts w:ascii="Times New Roman" w:eastAsiaTheme="minorEastAsia" w:hAnsi="Times New Roman" w:cs="Times New Roman"/>
          <w:bCs/>
          <w:iCs/>
          <w:lang w:val="en-GB"/>
        </w:rPr>
        <w:t xml:space="preserve"> unit </w:t>
      </w:r>
      <m:oMath>
        <m:sSup>
          <m:sSupPr>
            <m:ctrlPr>
              <w:rPr>
                <w:rFonts w:ascii="Cambria Math" w:eastAsiaTheme="minorEastAsia" w:hAnsi="Cambria Math" w:cs="Times New Roman"/>
                <w:i/>
                <w:lang w:val="en-GB"/>
              </w:rPr>
            </m:ctrlPr>
          </m:sSupPr>
          <m:e>
            <m:r>
              <m:rPr>
                <m:sty m:val="p"/>
              </m:rPr>
              <w:rPr>
                <w:rFonts w:ascii="Cambria Math" w:eastAsiaTheme="minorEastAsia" w:hAnsi="Cambria Math" w:cs="Times New Roman"/>
                <w:lang w:val="en-GB"/>
              </w:rPr>
              <m:t>eV</m:t>
            </m: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(both </w:t>
      </w:r>
      <w:ins w:id="877" w:author="Max Lindmark" w:date="2020-09-10T14:45:00Z">
        <w:r w:rsidRPr="0040058B">
          <w:rPr>
            <w:rFonts w:ascii="Times New Roman" w:eastAsiaTheme="minorEastAsia" w:hAnsi="Times New Roman" w:cs="Times New Roman"/>
            <w:lang w:val="en-GB"/>
          </w:rPr>
          <w:t xml:space="preserve">variables </w:t>
        </w:r>
      </w:ins>
      <w:r w:rsidRPr="0040058B">
        <w:rPr>
          <w:rFonts w:ascii="Times New Roman" w:eastAsiaTheme="minorEastAsia" w:hAnsi="Times New Roman" w:cs="Times New Roman"/>
          <w:bCs/>
          <w:iCs/>
          <w:lang w:val="en-GB"/>
        </w:rPr>
        <w:t>mean-centred</w:t>
      </w:r>
      <w:r w:rsidRPr="0040058B">
        <w:rPr>
          <w:rFonts w:ascii="Times New Roman" w:eastAsiaTheme="minorEastAsia" w:hAnsi="Times New Roman" w:cs="Times New Roman"/>
          <w:lang w:val="en-GB"/>
        </w:rPr>
        <w:t>)</w:t>
      </w:r>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lang w:val="en-GB"/>
        </w:rPr>
        <w:t>and their interaction</w:t>
      </w:r>
      <w:ins w:id="878" w:author="Max Lindmark" w:date="2020-09-10T15:28:00Z">
        <w:r w:rsidRPr="0040058B">
          <w:rPr>
            <w:rFonts w:ascii="Times New Roman" w:eastAsiaTheme="minorEastAsia" w:hAnsi="Times New Roman" w:cs="Times New Roman"/>
            <w:lang w:val="en-GB"/>
          </w:rPr>
          <w:t xml:space="preserve"> (in that order)</w:t>
        </w:r>
      </w:ins>
      <w:r w:rsidRPr="0040058B">
        <w:rPr>
          <w:rFonts w:ascii="Times New Roman" w:eastAsiaTheme="minorEastAsia" w:hAnsi="Times New Roman" w:cs="Times New Roman"/>
          <w:lang w:val="en-GB"/>
        </w:rPr>
        <w:t xml:space="preserve">. </w:t>
      </w:r>
      <w:commentRangeEnd w:id="874"/>
      <w:r w:rsidRPr="0040058B">
        <w:rPr>
          <w:rStyle w:val="CommentReference"/>
          <w:sz w:val="24"/>
          <w:szCs w:val="24"/>
        </w:rPr>
        <w:commentReference w:id="874"/>
      </w:r>
      <w:r w:rsidRPr="0040058B">
        <w:rPr>
          <w:rFonts w:ascii="Times New Roman" w:eastAsiaTheme="minorEastAsia" w:hAnsi="Times New Roman" w:cs="Times New Roman"/>
          <w:lang w:val="en-GB"/>
        </w:rPr>
        <w:t>B</w:t>
      </w:r>
      <w:r w:rsidRPr="0040058B">
        <w:rPr>
          <w:rFonts w:ascii="Times New Roman" w:eastAsiaTheme="minorEastAsia" w:hAnsi="Times New Roman" w:cs="Times New Roman"/>
          <w:iCs/>
          <w:lang w:val="en-GB"/>
        </w:rPr>
        <w:t xml:space="preserve">ody mass </w:t>
      </w:r>
      <w:r w:rsidRPr="0040058B">
        <w:rPr>
          <w:rFonts w:ascii="Times New Roman" w:eastAsiaTheme="minorEastAsia" w:hAnsi="Times New Roman" w:cs="Times New Roman"/>
          <w:lang w:val="en-GB"/>
        </w:rPr>
        <w:t xml:space="preserve">is </w:t>
      </w:r>
      <w:del w:id="879" w:author="Max Lindmark" w:date="2020-09-10T14:45:00Z">
        <w:r w:rsidRPr="0040058B" w:rsidDel="00ED6335">
          <w:rPr>
            <w:rFonts w:ascii="Times New Roman" w:eastAsiaTheme="minorEastAsia" w:hAnsi="Times New Roman" w:cs="Times New Roman"/>
            <w:lang w:val="en-GB"/>
          </w:rPr>
          <w:delText xml:space="preserve">the mass </w:delText>
        </w:r>
      </w:del>
      <w:r w:rsidRPr="0040058B">
        <w:rPr>
          <w:rFonts w:ascii="Times New Roman" w:eastAsiaTheme="minorEastAsia" w:hAnsi="Times New Roman" w:cs="Times New Roman"/>
          <w:lang w:val="en-GB"/>
        </w:rPr>
        <w:t xml:space="preserve">in </w:t>
      </w:r>
      <m:oMath>
        <m:r>
          <m:rPr>
            <m:sty m:val="p"/>
          </m:rPr>
          <w:rPr>
            <w:rFonts w:ascii="Cambria Math" w:eastAsiaTheme="minorEastAsia" w:hAnsi="Cambria Math" w:cs="Times New Roman"/>
            <w:lang w:val="en-GB"/>
          </w:rPr>
          <m:t>g</m:t>
        </m:r>
      </m:oMath>
      <w:r w:rsidRPr="0040058B">
        <w:rPr>
          <w:rFonts w:ascii="Times New Roman" w:eastAsiaTheme="minorEastAsia" w:hAnsi="Times New Roman" w:cs="Times New Roman"/>
          <w:lang w:val="en-GB"/>
        </w:rPr>
        <w:t>,</w:t>
      </w:r>
      <w:commentRangeStart w:id="880"/>
      <w:r w:rsidRPr="0040058B">
        <w:rPr>
          <w:rFonts w:ascii="Times New Roman" w:eastAsiaTheme="minorEastAsia" w:hAnsi="Times New Roman" w:cs="Times New Roman"/>
          <w:lang w:val="en-GB"/>
        </w:rPr>
        <w:t xml:space="preserve"> </w:t>
      </w:r>
      <w:commentRangeEnd w:id="880"/>
      <w:r w:rsidRPr="0040058B">
        <w:rPr>
          <w:rStyle w:val="CommentReference"/>
          <w:rFonts w:cs="Times New Roman"/>
          <w:sz w:val="24"/>
          <w:szCs w:val="24"/>
        </w:rPr>
        <w:commentReference w:id="880"/>
      </w:r>
      <w:r w:rsidRPr="0040058B">
        <w:rPr>
          <w:rFonts w:ascii="Times New Roman" w:eastAsiaTheme="minorEastAsia" w:hAnsi="Times New Roman" w:cs="Times New Roman"/>
          <w:lang w:val="en-GB"/>
        </w:rPr>
        <w:t xml:space="preserve">specific growth rate has unit </w:t>
      </w:r>
      <m:oMath>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i/>
                <w:iCs/>
              </w:rPr>
            </m:ctrlPr>
          </m:sSupPr>
          <m:e>
            <m:r>
              <m:rPr>
                <m:sty m:val="p"/>
              </m:rPr>
              <w:rPr>
                <w:rFonts w:ascii="Cambria Math" w:eastAsiaTheme="minorEastAsia" w:hAnsi="Cambria Math" w:cs="Times New Roman"/>
                <w:lang w:val="en-GB"/>
              </w:rPr>
              <m:t>day</m:t>
            </m:r>
            <m:ctrlPr>
              <w:rPr>
                <w:rFonts w:ascii="Cambria Math" w:eastAsiaTheme="minorEastAsia" w:hAnsi="Cambria Math" w:cs="Times New Roman"/>
                <w:iCs/>
              </w:rPr>
            </m:ctrlP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iCs/>
          <w:lang w:val="en-GB"/>
        </w:rPr>
        <w:t xml:space="preserve">, consumption rate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bCs/>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rPr>
        <w:t>,</w:t>
      </w:r>
      <w:r w:rsidRPr="0040058B">
        <w:rPr>
          <w:rFonts w:ascii="Times New Roman" w:eastAsiaTheme="minorEastAsia" w:hAnsi="Times New Roman" w:cs="Times New Roman"/>
          <w:bCs/>
          <w:lang w:val="en-GB"/>
        </w:rPr>
        <w:t xml:space="preserve"> and metabolic rate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bCs/>
                <w:iCs/>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lang w:val="en-GB"/>
              </w:rPr>
              <m:t>h</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iCs/>
          <w:lang w:val="en-GB"/>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40058B">
        <w:rPr>
          <w:rFonts w:ascii="Times New Roman" w:eastAsiaTheme="minorEastAsia" w:hAnsi="Times New Roman" w:cs="Times New Roman"/>
          <w:bCs/>
          <w:iCs/>
        </w:rPr>
        <w:fldChar w:fldCharType="begin"/>
      </w:r>
      <w:r w:rsidR="00CA6D4F">
        <w:rPr>
          <w:rFonts w:ascii="Times New Roman" w:eastAsiaTheme="minorEastAsia" w:hAnsi="Times New Roman" w:cs="Times New Roman"/>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ascii="Times New Roman" w:eastAsiaTheme="minorEastAsia" w:hAnsi="Times New Roman" w:cs="Times New Roman"/>
          <w:bCs/>
          <w:iCs/>
        </w:rPr>
        <w:fldChar w:fldCharType="separate"/>
      </w:r>
      <w:r w:rsidRPr="0040058B">
        <w:rPr>
          <w:rFonts w:ascii="Times New Roman" w:hAnsi="Times New Roman" w:cs="Times New Roman"/>
          <w:lang w:val="en-GB"/>
        </w:rPr>
        <w:t xml:space="preserve">(Beamish 1964; Ohlberger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2007)</w:t>
      </w:r>
      <w:r w:rsidRPr="0040058B">
        <w:rPr>
          <w:rFonts w:ascii="Times New Roman" w:eastAsiaTheme="minorEastAsia" w:hAnsi="Times New Roman" w:cs="Times New Roman"/>
          <w:bCs/>
          <w:iCs/>
        </w:rPr>
        <w:fldChar w:fldCharType="end"/>
      </w:r>
      <w:r w:rsidRPr="0040058B">
        <w:rPr>
          <w:rFonts w:ascii="Times New Roman" w:eastAsiaTheme="minorEastAsia" w:hAnsi="Times New Roman" w:cs="Times New Roman"/>
          <w:bCs/>
          <w:iCs/>
          <w:lang w:val="en-GB"/>
        </w:rPr>
        <w:t xml:space="preserve">. Routine and resting metabolism constitute 58% of the data used and standard metabolism constitutes 42%. </w:t>
      </w:r>
      <w:r w:rsidRPr="0040058B">
        <w:rPr>
          <w:rFonts w:ascii="Times New Roman" w:hAnsi="Times New Roman" w:cs="Times New Roman"/>
          <w:lang w:val="en-GB"/>
        </w:rPr>
        <w:t xml:space="preserve">We accounted for potential differences between these metabolic rate measurements by </w:t>
      </w:r>
      <w:del w:id="881" w:author="Max Lindmark" w:date="2020-09-11T17:11:00Z">
        <w:r w:rsidRPr="0040058B" w:rsidDel="00B9209B">
          <w:rPr>
            <w:rFonts w:ascii="Times New Roman" w:hAnsi="Times New Roman" w:cs="Times New Roman"/>
            <w:lang w:val="en-GB"/>
          </w:rPr>
          <w:delText xml:space="preserve">using </w:delText>
        </w:r>
      </w:del>
      <w:r w:rsidRPr="0040058B">
        <w:rPr>
          <w:rFonts w:ascii="Times New Roman" w:hAnsi="Times New Roman" w:cs="Times New Roman"/>
          <w:lang w:val="en-GB"/>
        </w:rPr>
        <w:t>a</w:t>
      </w:r>
      <w:ins w:id="882" w:author="Max Lindmark" w:date="2020-09-11T17:11:00Z">
        <w:r>
          <w:rPr>
            <w:rFonts w:ascii="Times New Roman" w:hAnsi="Times New Roman" w:cs="Times New Roman"/>
            <w:lang w:val="en-GB"/>
          </w:rPr>
          <w:t xml:space="preserve">llowing the intercept and slopes to vary </w:t>
        </w:r>
      </w:ins>
      <w:del w:id="883" w:author="Max Lindmark" w:date="2020-09-11T17:11:00Z">
        <w:r w:rsidRPr="0040058B" w:rsidDel="00B9209B">
          <w:rPr>
            <w:rFonts w:ascii="Times New Roman" w:hAnsi="Times New Roman" w:cs="Times New Roman"/>
            <w:lang w:val="en-GB"/>
          </w:rPr>
          <w:delText xml:space="preserve"> random </w:delText>
        </w:r>
      </w:del>
      <w:ins w:id="884" w:author="Max Lindmark" w:date="2020-09-11T17:11:00Z">
        <w:r>
          <w:rPr>
            <w:rFonts w:ascii="Times New Roman" w:hAnsi="Times New Roman" w:cs="Times New Roman"/>
            <w:lang w:val="en-GB"/>
          </w:rPr>
          <w:t xml:space="preserve">between </w:t>
        </w:r>
      </w:ins>
      <w:r w:rsidRPr="0040058B">
        <w:rPr>
          <w:rFonts w:ascii="Times New Roman" w:hAnsi="Times New Roman" w:cs="Times New Roman"/>
          <w:lang w:val="en-GB"/>
        </w:rPr>
        <w:t xml:space="preserve">species </w:t>
      </w:r>
      <w:del w:id="885" w:author="Max Lindmark" w:date="2020-09-11T17:11:00Z">
        <w:r w:rsidRPr="0040058B" w:rsidDel="008C573D">
          <w:rPr>
            <w:rFonts w:ascii="Times New Roman" w:hAnsi="Times New Roman" w:cs="Times New Roman"/>
            <w:lang w:val="en-GB"/>
          </w:rPr>
          <w:delText xml:space="preserve">effect </w:delText>
        </w:r>
      </w:del>
      <w:r w:rsidRPr="0040058B">
        <w:rPr>
          <w:rFonts w:ascii="Times New Roman" w:hAnsi="Times New Roman" w:cs="Times New Roman"/>
          <w:lang w:val="en-GB"/>
        </w:rPr>
        <w:t xml:space="preserve">and </w:t>
      </w:r>
      <w:ins w:id="886" w:author="Max Lindmark" w:date="2020-09-11T17:11:00Z">
        <w:r>
          <w:rPr>
            <w:rFonts w:ascii="Times New Roman" w:hAnsi="Times New Roman" w:cs="Times New Roman"/>
            <w:lang w:val="en-GB"/>
          </w:rPr>
          <w:t xml:space="preserve">used </w:t>
        </w:r>
      </w:ins>
      <w:r w:rsidRPr="0040058B">
        <w:rPr>
          <w:rFonts w:ascii="Times New Roman" w:hAnsi="Times New Roman" w:cs="Times New Roman"/>
          <w:lang w:val="en-GB"/>
        </w:rPr>
        <w:t xml:space="preserve">a single study per species. </w:t>
      </w:r>
    </w:p>
    <w:p w14:paraId="173B5A46"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5B02EC7F" w14:textId="77777777" w:rsidR="00C506AF" w:rsidRPr="0040058B" w:rsidRDefault="00C506AF" w:rsidP="00C506AF">
      <w:pPr>
        <w:spacing w:line="480" w:lineRule="auto"/>
        <w:contextualSpacing/>
        <w:jc w:val="both"/>
        <w:rPr>
          <w:rFonts w:ascii="Times New Roman" w:hAnsi="Times New Roman" w:cs="Times New Roman"/>
          <w:bCs/>
          <w:i/>
          <w:iCs/>
          <w:lang w:val="en-GB"/>
        </w:rPr>
      </w:pPr>
      <w:commentRangeStart w:id="887"/>
      <w:r w:rsidRPr="0040058B">
        <w:rPr>
          <w:rFonts w:ascii="Times New Roman" w:hAnsi="Times New Roman" w:cs="Times New Roman"/>
          <w:bCs/>
          <w:i/>
          <w:iCs/>
          <w:lang w:val="en-GB"/>
        </w:rPr>
        <w:t>Mass- and temperature dependence of consumption including beyond peak temperatures</w:t>
      </w:r>
      <w:commentRangeEnd w:id="887"/>
      <w:r w:rsidRPr="0040058B">
        <w:rPr>
          <w:rStyle w:val="CommentReference"/>
          <w:sz w:val="24"/>
          <w:szCs w:val="24"/>
        </w:rPr>
        <w:commentReference w:id="887"/>
      </w:r>
    </w:p>
    <w:p w14:paraId="1A379F67"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ins w:id="888" w:author="Max Lindmark" w:date="2020-09-10T12:12:00Z">
        <w:r w:rsidRPr="0040058B">
          <w:rPr>
            <w:rFonts w:eastAsiaTheme="minorEastAsia" w:cstheme="minorHAnsi"/>
            <w:lang w:val="en-GB"/>
          </w:rPr>
          <w:t>Over a larger temperature range, many biological rates are unimodal. We identified such tendencies in 11 species in the consumption data set</w:t>
        </w:r>
        <w:r w:rsidRPr="0040058B">
          <w:rPr>
            <w:rFonts w:ascii="Times New Roman" w:hAnsi="Times New Roman" w:cs="Times New Roman"/>
            <w:bCs/>
            <w:lang w:val="en-GB"/>
          </w:rPr>
          <w:t xml:space="preserve">. </w:t>
        </w:r>
      </w:ins>
      <w:r w:rsidRPr="0040058B">
        <w:rPr>
          <w:rFonts w:ascii="Times New Roman" w:hAnsi="Times New Roman" w:cs="Times New Roman"/>
          <w:bCs/>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oMath>
      <w:r w:rsidRPr="0040058B">
        <w:rPr>
          <w:rFonts w:ascii="Times New Roman" w:hAnsi="Times New Roman" w:cs="Times New Roman"/>
          <w:bCs/>
          <w:lang w:val="en-GB"/>
        </w:rPr>
        <w:t xml:space="preserve"> in Eqn. 1 </w:t>
      </w:r>
      <w:r w:rsidRPr="0040058B">
        <w:rPr>
          <w:rFonts w:ascii="Times New Roman" w:eastAsiaTheme="minorEastAsia" w:hAnsi="Times New Roman" w:cs="Times New Roman"/>
          <w:iCs/>
          <w:lang w:val="en-GB"/>
        </w:rPr>
        <w:t xml:space="preserve">refers to </w:t>
      </w:r>
      <w:r w:rsidRPr="0040058B">
        <w:rPr>
          <w:rFonts w:ascii="Times New Roman" w:eastAsiaTheme="minorEastAsia" w:hAnsi="Times New Roman" w:cs="Times New Roman"/>
          <w:bCs/>
          <w:iCs/>
          <w:lang w:val="en-GB"/>
        </w:rPr>
        <w:t xml:space="preserve">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of </w:t>
      </w:r>
      <w:r w:rsidRPr="0040058B">
        <w:rPr>
          <w:rFonts w:ascii="Times New Roman" w:eastAsiaTheme="minorEastAsia" w:hAnsi="Times New Roman" w:cs="Times New Roman"/>
          <w:iCs/>
          <w:lang w:val="en-GB"/>
        </w:rPr>
        <w:t xml:space="preserve">mass-specific consumption rates </w:t>
      </w:r>
      <w:r w:rsidRPr="0040058B">
        <w:rPr>
          <w:rFonts w:ascii="Times New Roman" w:eastAsiaTheme="minorEastAsia" w:hAnsi="Times New Roman" w:cs="Times New Roman"/>
          <w:bCs/>
          <w:iCs/>
          <w:lang w:val="en-GB"/>
        </w:rPr>
        <w:t xml:space="preserve">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w:t>
      </w:r>
      <w:r w:rsidRPr="0040058B">
        <w:rPr>
          <w:rFonts w:ascii="Times New Roman" w:eastAsiaTheme="minorEastAsia" w:hAnsi="Times New Roman" w:cs="Times New Roman"/>
          <w:iCs/>
          <w:lang w:val="en-GB"/>
        </w:rPr>
        <w:t xml:space="preserve">divided by the mean value for species </w:t>
      </w:r>
      <m:oMath>
        <m:r>
          <w:rPr>
            <w:rFonts w:ascii="Cambria Math" w:eastAsiaTheme="minorEastAsia" w:hAnsi="Cambria Math" w:cs="Times New Roman"/>
          </w:rPr>
          <m:t>j</m:t>
        </m:r>
      </m:oMath>
      <w:r w:rsidRPr="0040058B">
        <w:rPr>
          <w:rFonts w:ascii="Times New Roman" w:eastAsiaTheme="minorEastAsia" w:hAnsi="Times New Roman" w:cs="Times New Roman"/>
          <w:iCs/>
          <w:lang w:val="en-GB"/>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acc>
          <m:accPr>
            <m:chr m:val="̅"/>
            <m:ctrlPr>
              <w:rPr>
                <w:rFonts w:ascii="Cambria Math" w:eastAsiaTheme="minorEastAsia" w:hAnsi="Cambria Math" w:cs="Times New Roman"/>
                <w:i/>
                <w:iCs/>
                <w:lang w:val="en-GB"/>
              </w:rPr>
            </m:ctrlPr>
          </m:acc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w:commentRangeStart w:id="889"/>
                <w:commentRangeEnd w:id="889"/>
                <m:r>
                  <m:rPr>
                    <m:sty m:val="p"/>
                  </m:rPr>
                  <w:rPr>
                    <w:rStyle w:val="CommentReference"/>
                    <w:rFonts w:ascii="Cambria Math" w:hAnsi="Cambria Math" w:cs="Times New Roman"/>
                    <w:sz w:val="24"/>
                    <w:szCs w:val="24"/>
                  </w:rPr>
                  <w:commentReference w:id="889"/>
                </m:r>
                <w:commentRangeStart w:id="890"/>
                <w:commentRangeStart w:id="891"/>
                <w:commentRangeEnd w:id="890"/>
                <m:r>
                  <m:rPr>
                    <m:sty m:val="p"/>
                  </m:rPr>
                  <w:rPr>
                    <w:rStyle w:val="CommentReference"/>
                    <w:rFonts w:ascii="Cambria Math" w:hAnsi="Cambria Math" w:cs="Times New Roman"/>
                    <w:sz w:val="24"/>
                    <w:szCs w:val="24"/>
                  </w:rPr>
                  <w:commentReference w:id="890"/>
                </m:r>
                <w:commentRangeEnd w:id="891"/>
                <m:r>
                  <m:rPr>
                    <m:sty m:val="p"/>
                  </m:rPr>
                  <w:rPr>
                    <w:rStyle w:val="CommentReference"/>
                    <w:rFonts w:ascii="Cambria Math" w:hAnsi="Cambria Math" w:cs="Times New Roman"/>
                    <w:sz w:val="24"/>
                    <w:szCs w:val="24"/>
                  </w:rPr>
                  <w:commentReference w:id="891"/>
                </m:r>
                <m:r>
                  <w:rPr>
                    <w:rFonts w:ascii="Cambria Math" w:eastAsiaTheme="minorEastAsia" w:hAnsi="Cambria Math" w:cs="Times New Roman"/>
                  </w:rPr>
                  <m:t>j</m:t>
                </m:r>
              </m:sub>
            </m:sSub>
          </m:e>
        </m:acc>
      </m:oMath>
      <w:r w:rsidRPr="0040058B">
        <w:rPr>
          <w:rFonts w:ascii="Times New Roman" w:eastAsiaTheme="minorEastAsia" w:hAnsi="Times New Roman" w:cs="Times New Roman"/>
          <w:iCs/>
          <w:lang w:val="en-GB"/>
        </w:rPr>
        <w:t>). We consider the following predictors (in Eqn. 2): mean-centred body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w:commentRangeStart w:id="892"/>
        <w:commentRangeStart w:id="893"/>
        <w:commentRangeStart w:id="894"/>
        <m:acc>
          <m:accPr>
            <m:chr m:val="̅"/>
            <m:ctrlPr>
              <w:rPr>
                <w:rFonts w:ascii="Cambria Math" w:eastAsiaTheme="minorEastAsia" w:hAnsi="Cambria Math" w:cs="Times New Roman"/>
                <w:i/>
                <w:iCs/>
                <w:lang w:val="en-GB"/>
              </w:rPr>
            </m:ctrlPr>
          </m:accPr>
          <m:e>
            <m:r>
              <w:rPr>
                <w:rFonts w:ascii="Cambria Math" w:eastAsiaTheme="minorEastAsia" w:hAnsi="Cambria Math" w:cs="Times New Roman"/>
                <w:lang w:val="en-GB"/>
              </w:rPr>
              <m:t>M</m:t>
            </m:r>
          </m:e>
        </m:acc>
      </m:oMath>
      <w:r w:rsidRPr="0040058B">
        <w:rPr>
          <w:rFonts w:ascii="Times New Roman" w:eastAsiaTheme="minorEastAsia" w:hAnsi="Times New Roman" w:cs="Times New Roman"/>
          <w:iCs/>
          <w:lang w:val="en-GB"/>
        </w:rPr>
        <w:t xml:space="preserve">), </w:t>
      </w:r>
      <w:commentRangeStart w:id="895"/>
      <w:commentRangeEnd w:id="895"/>
      <w:r w:rsidRPr="0040058B">
        <w:rPr>
          <w:rStyle w:val="CommentReference"/>
          <w:rFonts w:cs="Times New Roman"/>
          <w:sz w:val="24"/>
          <w:szCs w:val="24"/>
        </w:rPr>
        <w:commentReference w:id="895"/>
      </w:r>
      <w:commentRangeEnd w:id="892"/>
      <w:r w:rsidRPr="0040058B">
        <w:rPr>
          <w:rStyle w:val="CommentReference"/>
          <w:rFonts w:cs="Times New Roman"/>
          <w:sz w:val="24"/>
          <w:szCs w:val="24"/>
        </w:rPr>
        <w:commentReference w:id="892"/>
      </w:r>
      <w:commentRangeEnd w:id="893"/>
      <w:r w:rsidRPr="0040058B">
        <w:rPr>
          <w:rStyle w:val="CommentReference"/>
          <w:rFonts w:cs="Times New Roman"/>
          <w:sz w:val="24"/>
          <w:szCs w:val="24"/>
        </w:rPr>
        <w:commentReference w:id="893"/>
      </w:r>
      <w:commentRangeEnd w:id="894"/>
      <w:r w:rsidRPr="0040058B">
        <w:rPr>
          <w:rStyle w:val="CommentReference"/>
          <w:rFonts w:cs="Times New Roman"/>
          <w:sz w:val="24"/>
          <w:szCs w:val="24"/>
        </w:rPr>
        <w:commentReference w:id="894"/>
      </w:r>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lastRenderedPageBreak/>
        <w:t>standardized temperature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lang w:val="en-US"/>
        </w:rPr>
        <w:t xml:space="preserve"> is the </w:t>
      </w:r>
      <w:r w:rsidRPr="0040058B">
        <w:rPr>
          <w:rFonts w:ascii="Times New Roman" w:eastAsiaTheme="minorEastAsia" w:hAnsi="Times New Roman" w:cs="Times New Roman"/>
          <w:lang w:val="en-GB"/>
        </w:rPr>
        <w:t>m</w:t>
      </w:r>
      <w:del w:id="896" w:author="Max Lindmark" w:date="2020-09-10T12:10:00Z">
        <w:r w:rsidRPr="0040058B" w:rsidDel="00EA2269">
          <w:rPr>
            <w:rFonts w:ascii="Times New Roman" w:eastAsiaTheme="minorEastAsia" w:hAnsi="Times New Roman" w:cs="Times New Roman"/>
            <w:lang w:val="en-GB"/>
          </w:rPr>
          <w:delText>i</w:delText>
        </w:r>
      </w:del>
      <w:ins w:id="897" w:author="Max Lindmark" w:date="2020-09-10T12:10:00Z">
        <w:r w:rsidRPr="0040058B">
          <w:rPr>
            <w:rFonts w:ascii="Times New Roman" w:eastAsiaTheme="minorEastAsia" w:hAnsi="Times New Roman" w:cs="Times New Roman"/>
            <w:lang w:val="en-GB"/>
          </w:rPr>
          <w:t>edian</w:t>
        </w:r>
      </w:ins>
      <w:del w:id="898" w:author="Max Lindmark" w:date="2020-09-10T12:10:00Z">
        <w:r w:rsidRPr="0040058B" w:rsidDel="00EA2269">
          <w:rPr>
            <w:rFonts w:ascii="Times New Roman" w:eastAsiaTheme="minorEastAsia" w:hAnsi="Times New Roman" w:cs="Times New Roman"/>
            <w:lang w:val="en-GB"/>
          </w:rPr>
          <w:delText>d-point</w:delText>
        </w:r>
      </w:del>
      <w:r w:rsidRPr="0040058B">
        <w:rPr>
          <w:rFonts w:ascii="Times New Roman" w:eastAsiaTheme="minorEastAsia" w:hAnsi="Times New Roman" w:cs="Times New Roman"/>
          <w:lang w:val="en-GB"/>
        </w:rPr>
        <w:t xml:space="preserve"> </w:t>
      </w:r>
      <w:del w:id="899" w:author="Max Lindmark" w:date="2020-09-10T12:11:00Z">
        <w:r w:rsidRPr="0040058B" w:rsidDel="00B63780">
          <w:rPr>
            <w:rFonts w:ascii="Times New Roman" w:eastAsiaTheme="minorEastAsia" w:hAnsi="Times New Roman" w:cs="Times New Roman"/>
            <w:lang w:val="en-GB"/>
          </w:rPr>
          <w:delText xml:space="preserve">of the </w:delText>
        </w:r>
      </w:del>
      <w:r w:rsidRPr="0040058B">
        <w:rPr>
          <w:rFonts w:ascii="Times New Roman" w:eastAsiaTheme="minorEastAsia" w:hAnsi="Times New Roman" w:cs="Times New Roman"/>
          <w:lang w:val="en-GB"/>
        </w:rPr>
        <w:t xml:space="preserve">temperature in the environment of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rPr>
        <w:t>)</w:t>
      </w:r>
      <w:r w:rsidRPr="0040058B">
        <w:rPr>
          <w:rFonts w:ascii="Times New Roman" w:eastAsiaTheme="minorEastAsia" w:hAnsi="Times New Roman" w:cs="Times New Roman"/>
          <w:lang w:val="en-US"/>
        </w:rPr>
        <w:t>, as well as the square and cube of this temperature-variable</w:t>
      </w:r>
      <w:r w:rsidRPr="0040058B">
        <w:rPr>
          <w:rFonts w:ascii="Times New Roman" w:eastAsiaTheme="minorEastAsia" w:hAnsi="Times New Roman" w:cs="Times New Roman"/>
          <w:iCs/>
          <w:lang w:val="en-GB"/>
        </w:rPr>
        <w:t xml:space="preserve">. The rescaling is done to control for differences between species with respect to the experimental temperatures relative to the temperature that maximizes their consumption rate. </w:t>
      </w:r>
      <w:r w:rsidRPr="0040058B">
        <w:rPr>
          <w:rFonts w:ascii="Times New Roman" w:eastAsiaTheme="minorEastAsia" w:hAnsi="Times New Roman" w:cs="Times New Roman"/>
          <w:lang w:val="en-US"/>
        </w:rPr>
        <w:t xml:space="preserve">We </w:t>
      </w:r>
      <w:r w:rsidRPr="0040058B">
        <w:rPr>
          <w:rFonts w:ascii="Times New Roman" w:eastAsiaTheme="minorEastAsia" w:hAnsi="Times New Roman" w:cs="Times New Roman"/>
          <w:iCs/>
          <w:lang w:val="en-GB"/>
        </w:rPr>
        <w:t xml:space="preserve">only consider the intercept to be </w:t>
      </w:r>
      <w:del w:id="900" w:author="Max Lindmark" w:date="2020-09-10T14:49:00Z">
        <w:r w:rsidRPr="0040058B" w:rsidDel="003267AE">
          <w:rPr>
            <w:rFonts w:ascii="Times New Roman" w:eastAsiaTheme="minorEastAsia" w:hAnsi="Times New Roman" w:cs="Times New Roman"/>
            <w:iCs/>
            <w:lang w:val="en-GB"/>
          </w:rPr>
          <w:delText>species-</w:delText>
        </w:r>
      </w:del>
      <w:r w:rsidRPr="0040058B">
        <w:rPr>
          <w:rFonts w:ascii="Times New Roman" w:eastAsiaTheme="minorEastAsia" w:hAnsi="Times New Roman" w:cs="Times New Roman"/>
          <w:iCs/>
          <w:lang w:val="en-GB"/>
        </w:rPr>
        <w:t>vary</w:t>
      </w:r>
      <w:del w:id="901" w:author="Max Lindmark" w:date="2020-09-10T14:49:00Z">
        <w:r w:rsidRPr="0040058B" w:rsidDel="003267AE">
          <w:rPr>
            <w:rFonts w:ascii="Times New Roman" w:eastAsiaTheme="minorEastAsia" w:hAnsi="Times New Roman" w:cs="Times New Roman"/>
            <w:iCs/>
            <w:lang w:val="en-GB"/>
          </w:rPr>
          <w:delText>ing</w:delText>
        </w:r>
      </w:del>
      <w:ins w:id="902" w:author="Max Lindmark" w:date="2020-09-10T14:49:00Z">
        <w:r w:rsidRPr="0040058B">
          <w:rPr>
            <w:rFonts w:ascii="Times New Roman" w:eastAsiaTheme="minorEastAsia" w:hAnsi="Times New Roman" w:cs="Times New Roman"/>
            <w:iCs/>
            <w:lang w:val="en-GB"/>
          </w:rPr>
          <w:t xml:space="preserve"> between species</w:t>
        </w:r>
      </w:ins>
      <w:r w:rsidRPr="0040058B">
        <w:rPr>
          <w:rFonts w:ascii="Times New Roman" w:eastAsiaTheme="minorEastAsia" w:hAnsi="Times New Roman" w:cs="Times New Roman"/>
          <w:iCs/>
          <w:lang w:val="en-GB"/>
        </w:rPr>
        <w:t>.</w:t>
      </w:r>
    </w:p>
    <w:p w14:paraId="62EAEF08" w14:textId="77777777" w:rsidR="00C506AF" w:rsidRPr="0040058B" w:rsidRDefault="00C506AF" w:rsidP="00C506AF">
      <w:pPr>
        <w:spacing w:line="480" w:lineRule="auto"/>
        <w:contextualSpacing/>
        <w:jc w:val="both"/>
        <w:rPr>
          <w:rFonts w:ascii="Times New Roman" w:eastAsiaTheme="minorEastAsia" w:hAnsi="Times New Roman" w:cs="Times New Roman"/>
          <w:iCs/>
          <w:lang w:val="en-GB"/>
        </w:rPr>
      </w:pPr>
    </w:p>
    <w:p w14:paraId="69E10415"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Mass-dependence of optimum growth temperature</w:t>
      </w:r>
    </w:p>
    <w:p w14:paraId="78669555"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r w:rsidRPr="0040058B">
        <w:rPr>
          <w:rFonts w:ascii="Times New Roman" w:hAnsi="Times New Roman" w:cs="Times New Roman"/>
          <w:bCs/>
          <w:lang w:val="en-GB"/>
        </w:rPr>
        <w:t>To evaluate how the optimum temperature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bCs/>
          <w:lang w:val="en-GB"/>
        </w:rPr>
        <w:t>,</w:t>
      </w:r>
      <w:r w:rsidRPr="0040058B">
        <w:rPr>
          <w:rFonts w:ascii="Times New Roman" w:hAnsi="Times New Roman" w:cs="Times New Roman"/>
          <w:bCs/>
          <w:lang w:val="en-GB"/>
        </w:rPr>
        <w:t xml:space="preserve"> </w:t>
      </w:r>
      <w:r w:rsidRPr="0040058B">
        <w:rPr>
          <w:rFonts w:ascii="Times New Roman" w:eastAsiaTheme="minorEastAsia" w:hAnsi="Times New Roman" w:cs="Times New Roman"/>
          <w:bCs/>
          <w:lang w:val="en-GB"/>
        </w:rPr>
        <w:t xml:space="preserve">in degrees Celsius) </w:t>
      </w:r>
      <w:r w:rsidRPr="0040058B">
        <w:rPr>
          <w:rFonts w:ascii="Times New Roman" w:hAnsi="Times New Roman" w:cs="Times New Roman"/>
          <w:bCs/>
          <w:lang w:val="en-GB"/>
        </w:rPr>
        <w:t xml:space="preserve">for individual growth depends on body mass, we fit Eqns. 1-3 with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lang w:val="en-US"/>
        </w:rPr>
        <w:t xml:space="preserve"> as the </w:t>
      </w:r>
      <w:r w:rsidRPr="0040058B">
        <w:rPr>
          <w:rFonts w:ascii="Times New Roman" w:eastAsiaTheme="minorEastAsia" w:hAnsi="Times New Roman" w:cs="Times New Roman"/>
          <w:bCs/>
          <w:iCs/>
          <w:lang w:val="en-GB"/>
        </w:rPr>
        <w:t>mean-centred optimum growth temperature within species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bCs/>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opt</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bCs/>
        </w:rPr>
        <w:t xml:space="preserve">), </w:t>
      </w:r>
      <w:r w:rsidRPr="0040058B">
        <w:rPr>
          <w:rFonts w:ascii="Times New Roman" w:eastAsiaTheme="minorEastAsia" w:hAnsi="Times New Roman" w:cs="Times New Roman"/>
          <w:lang w:val="en-GB"/>
        </w:rPr>
        <w:t xml:space="preserve">to </w:t>
      </w:r>
      <w:r w:rsidRPr="0040058B">
        <w:rPr>
          <w:rFonts w:ascii="Times New Roman" w:hAnsi="Times New Roman" w:cs="Times New Roman"/>
          <w:lang w:val="en-GB"/>
        </w:rPr>
        <w:t xml:space="preserve">account for species being adapted to different thermal regimes.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bCs/>
          <w:iCs/>
          <w:lang w:val="en-US"/>
        </w:rPr>
        <w:t xml:space="preserve">, the predictor variable for this model, is </w:t>
      </w:r>
      <w:r w:rsidRPr="0040058B">
        <w:rPr>
          <w:rFonts w:ascii="Times New Roman" w:eastAsiaTheme="minorEastAsia" w:hAnsi="Times New Roman" w:cs="Times New Roman"/>
          <w:iCs/>
          <w:lang w:val="en-GB"/>
        </w:rPr>
        <w:t xml:space="preserve">the natural log of the ratio between mass and </w:t>
      </w:r>
      <w:del w:id="903" w:author="Max Lindmark" w:date="2020-09-10T14:50:00Z">
        <w:r w:rsidRPr="0040058B" w:rsidDel="00033FD3">
          <w:rPr>
            <w:rFonts w:ascii="Times New Roman" w:eastAsiaTheme="minorEastAsia" w:hAnsi="Times New Roman" w:cs="Times New Roman"/>
            <w:iCs/>
            <w:lang w:val="en-GB"/>
          </w:rPr>
          <w:delText xml:space="preserve">body </w:delText>
        </w:r>
      </w:del>
      <w:r w:rsidRPr="0040058B">
        <w:rPr>
          <w:rFonts w:ascii="Times New Roman" w:eastAsiaTheme="minorEastAsia" w:hAnsi="Times New Roman" w:cs="Times New Roman"/>
          <w:iCs/>
          <w:lang w:val="en-GB"/>
        </w:rPr>
        <w:t xml:space="preserve">mass at maturation within species: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r>
          <w:rPr>
            <w:rFonts w:ascii="Cambria Math" w:hAnsi="Cambria Math" w:cs="Times New Roman"/>
            <w:lang w:val="en-GB"/>
          </w:rPr>
          <m:t>=</m:t>
        </m:r>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r>
          <w:rPr>
            <w:rFonts w:ascii="Cambria Math" w:eastAsiaTheme="minorEastAsia" w:hAnsi="Cambria Math" w:cs="Times New Roman"/>
          </w:rPr>
          <m:t>-</m:t>
        </m:r>
        <m:acc>
          <m:accPr>
            <m:chr m:val="̅"/>
            <m:ctrlPr>
              <w:rPr>
                <w:rFonts w:ascii="Cambria Math" w:eastAsiaTheme="minorEastAsia" w:hAnsi="Cambria Math" w:cs="Times New Roman"/>
                <w:i/>
                <w:iCs/>
              </w:rPr>
            </m:ctrlPr>
          </m:accPr>
          <m:e>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e>
        </m:acc>
      </m:oMath>
      <w:r w:rsidRPr="0040058B">
        <w:rPr>
          <w:rFonts w:ascii="Times New Roman" w:eastAsiaTheme="minorEastAsia" w:hAnsi="Times New Roman" w:cs="Times New Roman"/>
          <w:iCs/>
          <w:lang w:val="en-US"/>
        </w:rPr>
        <w:t>. This rescaling is done because</w:t>
      </w:r>
      <w:r w:rsidRPr="0040058B">
        <w:rPr>
          <w:rFonts w:ascii="Times New Roman" w:eastAsiaTheme="minorEastAsia" w:hAnsi="Times New Roman" w:cs="Times New Roman"/>
          <w:iCs/>
        </w:rPr>
        <w:t xml:space="preserve"> </w:t>
      </w:r>
      <w:r w:rsidRPr="0040058B">
        <w:rPr>
          <w:rFonts w:ascii="Times New Roman" w:eastAsiaTheme="minorEastAsia" w:hAnsi="Times New Roman" w:cs="Times New Roman"/>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40058B">
        <w:rPr>
          <w:rFonts w:ascii="Times New Roman" w:eastAsiaTheme="minorEastAsia" w:hAnsi="Times New Roman" w:cs="Times New Roman"/>
          <w:iCs/>
          <w:lang w:val="en-GB"/>
        </w:rPr>
        <w:t>. We consider both the intercept and the effect of mass to potentially vary between species.</w:t>
      </w:r>
    </w:p>
    <w:p w14:paraId="127BD9D0"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45FC4D3"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Parameter estimation</w:t>
      </w:r>
    </w:p>
    <w:p w14:paraId="590E9856" w14:textId="3E6ECB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We fit the models in a Bayesian framework, using </w:t>
      </w:r>
      <w:r w:rsidRPr="0040058B">
        <w:rPr>
          <w:rFonts w:ascii="Times New Roman" w:eastAsiaTheme="minorEastAsia" w:hAnsi="Times New Roman" w:cs="Times New Roman"/>
          <w:lang w:val="en-GB"/>
        </w:rPr>
        <w:t xml:space="preserve">R version 4.0.2 </w:t>
      </w:r>
      <w:r w:rsidRPr="0040058B">
        <w:rPr>
          <w:rFonts w:ascii="Times New Roman" w:eastAsiaTheme="minorEastAsia" w:hAnsi="Times New Roman" w:cs="Times New Roman"/>
        </w:rPr>
        <w:fldChar w:fldCharType="begin"/>
      </w:r>
      <w:r w:rsidR="00CA6D4F">
        <w:rPr>
          <w:rFonts w:ascii="Times New Roman" w:eastAsiaTheme="minorEastAsia" w:hAnsi="Times New Roman" w:cs="Times New Roman"/>
          <w:lang w:val="en-GB"/>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40058B">
        <w:rPr>
          <w:rFonts w:ascii="Times New Roman" w:eastAsiaTheme="minorEastAsia" w:hAnsi="Times New Roman" w:cs="Times New Roman"/>
        </w:rPr>
        <w:fldChar w:fldCharType="separate"/>
      </w:r>
      <w:r w:rsidR="00CA6D4F">
        <w:rPr>
          <w:rFonts w:ascii="Times New Roman" w:hAnsi="Times New Roman" w:cs="Times New Roman"/>
          <w:lang w:val="en-GB"/>
        </w:rPr>
        <w:t>(R Core Team 2020)</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and JAGS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(Plummer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through </w:t>
      </w:r>
      <w:r w:rsidRPr="0040058B">
        <w:rPr>
          <w:rFonts w:ascii="Times New Roman" w:hAnsi="Times New Roman" w:cs="Times New Roman"/>
          <w:lang w:val="en-GB"/>
        </w:rPr>
        <w:t>the R-package ‘</w:t>
      </w:r>
      <w:r w:rsidRPr="0040058B">
        <w:rPr>
          <w:rFonts w:ascii="Times New Roman" w:hAnsi="Times New Roman" w:cs="Times New Roman"/>
          <w:i/>
          <w:iCs/>
          <w:lang w:val="en-GB"/>
        </w:rPr>
        <w:t>rjags</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(Plummer 2019)</w:t>
      </w:r>
      <w:r w:rsidRPr="0040058B">
        <w:rPr>
          <w:rFonts w:ascii="Times New Roman" w:hAnsi="Times New Roman" w:cs="Times New Roman"/>
        </w:rPr>
        <w:fldChar w:fldCharType="end"/>
      </w:r>
      <w:r w:rsidRPr="0040058B">
        <w:rPr>
          <w:rFonts w:ascii="Times New Roman" w:hAnsi="Times New Roman" w:cs="Times New Roman"/>
          <w:lang w:val="en-GB"/>
        </w:rPr>
        <w:t xml:space="preserve">. We used a mix of flat, weakly informative and non-informative priors to facilitate convergence (Table 1). Weakly informative priors were given mean values around average prediction from the MTE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with large variances to make them less informative. </w:t>
      </w:r>
      <w:r w:rsidRPr="0040058B">
        <w:rPr>
          <w:rFonts w:ascii="Times New Roman" w:eastAsiaTheme="minorEastAsia" w:hAnsi="Times New Roman" w:cs="Times New Roman"/>
          <w:lang w:val="en-GB"/>
        </w:rPr>
        <w:t xml:space="preserve">We used 3 Markov chains with 5000 iterations for adaptation, followed by 15000 iterations burn-in and 15000 iterations </w:t>
      </w:r>
      <w:r w:rsidRPr="0040058B">
        <w:rPr>
          <w:rFonts w:ascii="Times New Roman" w:eastAsiaTheme="minorEastAsia" w:hAnsi="Times New Roman" w:cs="Times New Roman"/>
          <w:lang w:val="en-GB"/>
        </w:rPr>
        <w:lastRenderedPageBreak/>
        <w:t>sampling where every 5</w:t>
      </w:r>
      <w:r w:rsidRPr="0040058B">
        <w:rPr>
          <w:rFonts w:ascii="Times New Roman" w:eastAsiaTheme="minorEastAsia" w:hAnsi="Times New Roman" w:cs="Times New Roman"/>
          <w:vertAlign w:val="superscript"/>
          <w:lang w:val="en-GB"/>
        </w:rPr>
        <w:t>th</w:t>
      </w:r>
      <w:r w:rsidRPr="0040058B">
        <w:rPr>
          <w:rFonts w:ascii="Times New Roman" w:eastAsiaTheme="minorEastAsia" w:hAnsi="Times New Roman" w:cs="Times New Roman"/>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rPr>
        <w:fldChar w:fldCharType="begin"/>
      </w:r>
      <w:r w:rsidRPr="0040058B">
        <w:rPr>
          <w:rFonts w:ascii="Times New Roman" w:eastAsiaTheme="minorEastAsia" w:hAnsi="Times New Roman" w:cs="Times New Roman"/>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(Gelman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w:t>
      </w:r>
      <w:r w:rsidRPr="0025283E">
        <w:rPr>
          <w:rFonts w:eastAsiaTheme="minorEastAsia" w:cstheme="minorHAnsi"/>
          <w:i/>
          <w:iCs/>
          <w:lang w:val="en-GB"/>
        </w:rPr>
        <w:t>SI Appendix</w:t>
      </w:r>
      <w:r w:rsidRPr="0040058B">
        <w:rPr>
          <w:rFonts w:ascii="Times New Roman" w:eastAsiaTheme="minorEastAsia" w:hAnsi="Times New Roman" w:cs="Times New Roman"/>
          <w:lang w:val="en-GB"/>
        </w:rP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compares chain variance with the pooled variance, and values &lt;1.1 suggest all three chains converged to a common distribution. </w:t>
      </w:r>
      <w:r w:rsidRPr="0040058B">
        <w:rPr>
          <w:rFonts w:ascii="Times New Roman" w:hAnsi="Times New Roman" w:cs="Times New Roman"/>
          <w:lang w:val="en-GB"/>
        </w:rPr>
        <w:t>We relied heavily on the R packages within ‘</w:t>
      </w:r>
      <w:r w:rsidRPr="0040058B">
        <w:rPr>
          <w:rFonts w:ascii="Times New Roman" w:hAnsi="Times New Roman" w:cs="Times New Roman"/>
          <w:i/>
          <w:lang w:val="en-GB"/>
        </w:rPr>
        <w:t>tidyverse’</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(Wickham 2017)</w:t>
      </w:r>
      <w:r w:rsidRPr="0040058B">
        <w:rPr>
          <w:rFonts w:ascii="Times New Roman" w:hAnsi="Times New Roman" w:cs="Times New Roman"/>
        </w:rPr>
        <w:fldChar w:fldCharType="end"/>
      </w:r>
      <w:r w:rsidRPr="0040058B">
        <w:rPr>
          <w:rFonts w:ascii="Times New Roman" w:hAnsi="Times New Roman" w:cs="Times New Roman"/>
          <w:lang w:val="en-GB"/>
        </w:rPr>
        <w:t xml:space="preserve"> for data processing, as well as ‘</w:t>
      </w:r>
      <w:r w:rsidRPr="0040058B">
        <w:rPr>
          <w:rFonts w:ascii="Times New Roman" w:hAnsi="Times New Roman" w:cs="Times New Roman"/>
          <w:i/>
          <w:iCs/>
          <w:lang w:val="en-GB"/>
        </w:rPr>
        <w:t>ggmcmc</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(Fernández-i-Marín 2016)</w:t>
      </w:r>
      <w:r w:rsidRPr="0040058B">
        <w:rPr>
          <w:rFonts w:ascii="Times New Roman" w:hAnsi="Times New Roman" w:cs="Times New Roman"/>
        </w:rPr>
        <w:fldChar w:fldCharType="end"/>
      </w:r>
      <w:r w:rsidRPr="0040058B">
        <w:rPr>
          <w:rFonts w:ascii="Times New Roman" w:hAnsi="Times New Roman" w:cs="Times New Roman"/>
          <w:lang w:val="en-GB"/>
        </w:rPr>
        <w:t>, ‘</w:t>
      </w:r>
      <w:r w:rsidRPr="0040058B">
        <w:rPr>
          <w:rFonts w:ascii="Times New Roman" w:hAnsi="Times New Roman" w:cs="Times New Roman"/>
          <w:i/>
          <w:iCs/>
          <w:lang w:val="en-GB"/>
        </w:rPr>
        <w:t>mcmcviz</w:t>
      </w:r>
      <w:r w:rsidRPr="0040058B">
        <w:rPr>
          <w:rFonts w:ascii="Times New Roman" w:hAnsi="Times New Roman" w:cs="Times New Roman"/>
          <w:lang w:val="en-GB"/>
        </w:rPr>
        <w:t xml:space="preserve">’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(Youngflesh 2018)</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and ‘</w:t>
      </w:r>
      <w:r w:rsidRPr="0040058B">
        <w:rPr>
          <w:rFonts w:ascii="Times New Roman" w:hAnsi="Times New Roman" w:cs="Times New Roman"/>
          <w:i/>
          <w:iCs/>
          <w:lang w:val="en-GB"/>
        </w:rPr>
        <w:t>bayesplot</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(Gabry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for visualization. </w:t>
      </w:r>
    </w:p>
    <w:p w14:paraId="1FF6F23C" w14:textId="77777777" w:rsidR="00C506AF" w:rsidRPr="0040058B" w:rsidRDefault="00C506AF" w:rsidP="00C506AF">
      <w:pPr>
        <w:spacing w:line="480" w:lineRule="auto"/>
        <w:contextualSpacing/>
        <w:jc w:val="both"/>
        <w:rPr>
          <w:rFonts w:ascii="Times New Roman" w:eastAsiaTheme="minorEastAsia" w:hAnsi="Times New Roman" w:cs="Times New Roman"/>
          <w:lang w:val="en-GB"/>
        </w:rPr>
      </w:pPr>
    </w:p>
    <w:p w14:paraId="5FB7BD37"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Model comparison</w:t>
      </w:r>
    </w:p>
    <w:p w14:paraId="26E2C385"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bCs/>
          <w:lang w:val="en-GB"/>
        </w:rPr>
        <w:t xml:space="preserve">We compared the parsimony of models with different hierarchical structures, and with or without mass-temperature interactions, using the Watanabe-Akaike information criterion (WAIC) </w:t>
      </w:r>
      <w:r w:rsidRPr="0040058B">
        <w:rPr>
          <w:rFonts w:ascii="Times New Roman" w:hAnsi="Times New Roman" w:cs="Times New Roman"/>
          <w:bCs/>
        </w:rPr>
        <w:fldChar w:fldCharType="begin"/>
      </w:r>
      <w:r w:rsidRPr="0040058B">
        <w:rPr>
          <w:rFonts w:ascii="Times New Roman" w:hAnsi="Times New Roman" w:cs="Times New Roman"/>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rFonts w:ascii="Times New Roman" w:hAnsi="Times New Roman" w:cs="Times New Roman"/>
          <w:bCs/>
        </w:rPr>
        <w:fldChar w:fldCharType="separate"/>
      </w:r>
      <w:r w:rsidRPr="0040058B">
        <w:rPr>
          <w:rFonts w:ascii="Times New Roman" w:hAnsi="Times New Roman" w:cs="Times New Roman"/>
          <w:lang w:val="en-GB"/>
        </w:rPr>
        <w:t xml:space="preserve">(Watanabe 2013; Vehtari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2017)</w:t>
      </w:r>
      <w:r w:rsidRPr="0040058B">
        <w:rPr>
          <w:rFonts w:ascii="Times New Roman" w:hAnsi="Times New Roman" w:cs="Times New Roman"/>
          <w:bCs/>
        </w:rPr>
        <w:fldChar w:fldCharType="end"/>
      </w:r>
      <w:r w:rsidRPr="0040058B">
        <w:rPr>
          <w:rFonts w:ascii="Times New Roman" w:hAnsi="Times New Roman" w:cs="Times New Roman"/>
          <w:bCs/>
          <w:lang w:val="en-GB"/>
        </w:rPr>
        <w:t xml:space="preserve">, which is based on the posterior predictive distribution. We report WAIC for each model descried above (Table 2), and examine models with </w:t>
      </w:r>
      <m:oMath>
        <m:r>
          <w:rPr>
            <w:rFonts w:ascii="Cambria Math" w:hAnsi="Cambria Math" w:cs="Times New Roman"/>
            <w:lang w:val="en-GB"/>
          </w:rPr>
          <m:t>∆</m:t>
        </m:r>
      </m:oMath>
      <w:r w:rsidRPr="0040058B">
        <w:rPr>
          <w:rFonts w:ascii="Times New Roman" w:hAnsi="Times New Roman" w:cs="Times New Roman"/>
          <w:lang w:val="en-GB"/>
        </w:rPr>
        <w:t xml:space="preserve">WAIC values </w:t>
      </w:r>
      <w:r w:rsidRPr="0040058B">
        <w:rPr>
          <w:rFonts w:ascii="Times New Roman" w:eastAsiaTheme="minorEastAsia" w:hAnsi="Times New Roman" w:cs="Times New Roman"/>
          <w:lang w:val="en-GB"/>
        </w:rPr>
        <w:t xml:space="preserve">&lt; 2, where </w:t>
      </w:r>
      <m:oMath>
        <m:r>
          <w:rPr>
            <w:rFonts w:ascii="Cambria Math" w:hAnsi="Cambria Math" w:cs="Times New Roman"/>
            <w:lang w:val="en-GB"/>
          </w:rPr>
          <m:t>∆</m:t>
        </m:r>
      </m:oMath>
      <w:r w:rsidRPr="0040058B">
        <w:rPr>
          <w:rFonts w:ascii="Times New Roman" w:hAnsi="Times New Roman" w:cs="Times New Roman"/>
          <w:lang w:val="en-GB"/>
        </w:rPr>
        <w:t xml:space="preserve">WAIC is each models difference to the lowest WAIC across models, in line with </w:t>
      </w:r>
      <w:commentRangeStart w:id="904"/>
      <w:r w:rsidRPr="0040058B">
        <w:rPr>
          <w:rFonts w:ascii="Times New Roman" w:hAnsi="Times New Roman" w:cs="Times New Roman"/>
          <w:lang w:val="en-GB"/>
        </w:rPr>
        <w:t xml:space="preserve">other </w:t>
      </w:r>
      <w:commentRangeEnd w:id="904"/>
      <w:r w:rsidRPr="0040058B">
        <w:rPr>
          <w:rFonts w:ascii="Times New Roman" w:hAnsi="Times New Roman" w:cs="Times New Roman"/>
          <w:lang w:val="en-GB"/>
        </w:rPr>
        <w:t xml:space="preserve">studies </w:t>
      </w:r>
      <w:r w:rsidRPr="0040058B">
        <w:rPr>
          <w:rStyle w:val="CommentReference"/>
          <w:rFonts w:cs="Times New Roman"/>
          <w:sz w:val="24"/>
          <w:szCs w:val="24"/>
        </w:rPr>
        <w:commentReference w:id="904"/>
      </w:r>
      <w:r w:rsidRPr="0040058B">
        <w:rPr>
          <w:rFonts w:ascii="Times New Roman" w:hAnsi="Times New Roman" w:cs="Times New Roman"/>
        </w:rPr>
        <w:fldChar w:fldCharType="begin"/>
      </w:r>
      <w:r w:rsidRPr="0040058B">
        <w:rPr>
          <w:rFonts w:ascii="Times New Roman" w:hAnsi="Times New Roman" w:cs="Times New Roman"/>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(Olmos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w:t>
      </w:r>
    </w:p>
    <w:p w14:paraId="6473854E" w14:textId="77777777" w:rsidR="00C506AF" w:rsidRPr="0040058B" w:rsidRDefault="00C506AF" w:rsidP="00C506AF">
      <w:pPr>
        <w:spacing w:line="480" w:lineRule="auto"/>
        <w:contextualSpacing/>
        <w:jc w:val="both"/>
        <w:rPr>
          <w:rFonts w:ascii="Times New Roman" w:hAnsi="Times New Roman" w:cs="Times New Roman"/>
          <w:bCs/>
          <w:i/>
          <w:iCs/>
          <w:lang w:val="en-GB"/>
        </w:rPr>
      </w:pPr>
    </w:p>
    <w:p w14:paraId="3ECDDFD2" w14:textId="77777777" w:rsidR="00C506AF" w:rsidRPr="0040058B" w:rsidRDefault="00C506AF" w:rsidP="00C506AF">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 xml:space="preserve">Net energy gain </w:t>
      </w:r>
    </w:p>
    <w:p w14:paraId="7B1056FF" w14:textId="77777777" w:rsidR="00C506AF" w:rsidRPr="0040058B" w:rsidRDefault="00C506AF" w:rsidP="00C506AF">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The effect of temperature and mass dependence of maximum consumption and metabolism (proportional to biomass gain and losses, respectively) </w:t>
      </w:r>
      <w:r w:rsidRPr="0040058B">
        <w:rPr>
          <w:rFonts w:ascii="Times New Roman" w:hAnsi="Times New Roman" w:cs="Times New Roman"/>
          <w:lang w:val="en-GB"/>
        </w:rPr>
        <w:fldChar w:fldCharType="begin"/>
      </w:r>
      <w:r w:rsidRPr="0040058B">
        <w:rPr>
          <w:rFonts w:ascii="Times New Roman" w:hAnsi="Times New Roman" w:cs="Times New Roman"/>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(Ursin 1967; Kitchell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1977; Essington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on growth is illustrated by visualizing the net energy gain. </w:t>
      </w:r>
      <w:r w:rsidRPr="0040058B">
        <w:rPr>
          <w:rFonts w:ascii="Times New Roman" w:eastAsiaTheme="minorEastAsia" w:hAnsi="Times New Roman" w:cs="Times New Roman"/>
          <w:lang w:val="en-GB"/>
        </w:rPr>
        <w:t xml:space="preserve">The model for the </w:t>
      </w:r>
      <w:r w:rsidRPr="0040058B">
        <w:rPr>
          <w:rFonts w:ascii="Times New Roman" w:hAnsi="Times New Roman" w:cs="Times New Roman"/>
          <w:lang w:val="en-GB"/>
        </w:rPr>
        <w:t>net energy gain (growth)</w:t>
      </w:r>
      <w:r w:rsidRPr="0040058B">
        <w:rPr>
          <w:rFonts w:ascii="Times New Roman" w:eastAsiaTheme="minorEastAsia" w:hAnsi="Times New Roman" w:cs="Times New Roman"/>
          <w:lang w:val="en-GB"/>
        </w:rPr>
        <w:t xml:space="preserve"> can be viewed as a Pütter-type model, which is the result of two antagonistic allometric processes: </w:t>
      </w:r>
      <m:oMath>
        <m:r>
          <w:rPr>
            <w:rFonts w:ascii="Cambria Math" w:hAnsi="Cambria Math" w:cs="Times New Roman"/>
          </w:rPr>
          <m:t>dM</m:t>
        </m:r>
        <m:r>
          <w:rPr>
            <w:rFonts w:ascii="Cambria Math" w:hAnsi="Cambria Math" w:cs="Times New Roman"/>
            <w:lang w:val="en-GB"/>
          </w:rPr>
          <m:t>/</m:t>
        </m:r>
        <m:r>
          <w:rPr>
            <w:rFonts w:ascii="Cambria Math" w:hAnsi="Cambria Math" w:cs="Times New Roman"/>
          </w:rPr>
          <m:t>dt</m:t>
        </m:r>
        <m:r>
          <w:rPr>
            <w:rFonts w:ascii="Cambria Math" w:hAnsi="Cambria Math" w:cs="Times New Roman"/>
            <w:lang w:val="en-GB"/>
          </w:rPr>
          <m:t xml:space="preserve">= </m:t>
        </m:r>
        <m:r>
          <w:rPr>
            <w:rFonts w:ascii="Cambria Math" w:hAnsi="Cambria Math" w:cs="Times New Roman"/>
          </w:rPr>
          <m:t>H</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a</m:t>
            </m:r>
          </m:sup>
        </m:sSup>
        <m:r>
          <w:rPr>
            <w:rFonts w:ascii="Cambria Math" w:hAnsi="Cambria Math" w:cs="Times New Roman"/>
            <w:lang w:val="en-GB"/>
          </w:rPr>
          <m:t xml:space="preserve"> – </m:t>
        </m:r>
        <m:r>
          <w:rPr>
            <w:rFonts w:ascii="Cambria Math" w:hAnsi="Cambria Math" w:cs="Times New Roman"/>
          </w:rPr>
          <m:t>K</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b</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is body mass and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We convert metabolism from oxygen consumption </w:t>
      </w:r>
      <w:ins w:id="905" w:author="Max Lindmark" w:date="2020-09-10T14:53:00Z">
        <w:r w:rsidRPr="0040058B">
          <w:rPr>
            <w:rFonts w:ascii="Times New Roman" w:eastAsiaTheme="minorEastAsia" w:hAnsi="Times New Roman" w:cs="Times New Roman"/>
            <w:lang w:val="en-GB"/>
          </w:rPr>
          <w:t>[</w:t>
        </w:r>
      </w:ins>
      <m:oMath>
        <m:r>
          <w:ins w:id="906" w:author="Max Lindmark" w:date="2020-09-10T14:53:00Z">
            <m:rPr>
              <m:sty m:val="p"/>
            </m:rPr>
            <w:rPr>
              <w:rFonts w:ascii="Cambria Math" w:eastAsiaTheme="minorEastAsia" w:hAnsi="Cambria Math" w:cs="Times New Roman"/>
              <w:lang w:val="en-GB"/>
            </w:rPr>
            <m:t xml:space="preserve">mg </m:t>
          </w:ins>
        </m:r>
        <m:sSub>
          <m:sSubPr>
            <m:ctrlPr>
              <w:ins w:id="907" w:author="Max Lindmark" w:date="2020-09-10T14:53:00Z">
                <w:rPr>
                  <w:rFonts w:ascii="Cambria Math" w:eastAsiaTheme="minorEastAsia" w:hAnsi="Cambria Math" w:cs="Times New Roman"/>
                  <w:iCs/>
                  <w:lang w:val="en-GB"/>
                </w:rPr>
              </w:ins>
            </m:ctrlPr>
          </m:sSubPr>
          <m:e>
            <m:r>
              <w:ins w:id="908" w:author="Max Lindmark" w:date="2020-09-10T14:53:00Z">
                <m:rPr>
                  <m:sty m:val="p"/>
                </m:rPr>
                <w:rPr>
                  <w:rFonts w:ascii="Cambria Math" w:eastAsiaTheme="minorEastAsia" w:hAnsi="Cambria Math" w:cs="Times New Roman"/>
                  <w:lang w:val="en-GB"/>
                </w:rPr>
                <m:t>O</m:t>
              </w:ins>
            </m:r>
          </m:e>
          <m:sub>
            <m:r>
              <w:ins w:id="909" w:author="Max Lindmark" w:date="2020-09-10T14:53:00Z">
                <m:rPr>
                  <m:sty m:val="p"/>
                </m:rPr>
                <w:rPr>
                  <w:rFonts w:ascii="Cambria Math" w:eastAsiaTheme="minorEastAsia" w:hAnsi="Cambria Math" w:cs="Times New Roman"/>
                  <w:lang w:val="en-GB"/>
                </w:rPr>
                <m:t>2</m:t>
              </w:ins>
            </m:r>
          </m:sub>
        </m:sSub>
        <m:r>
          <w:ins w:id="910" w:author="Max Lindmark" w:date="2020-09-10T14:53:00Z">
            <m:rPr>
              <m:sty m:val="p"/>
            </m:rPr>
            <w:rPr>
              <w:rFonts w:ascii="Cambria Math" w:eastAsiaTheme="minorEastAsia" w:hAnsi="Cambria Math" w:cs="Times New Roman"/>
              <w:lang w:val="en-GB"/>
            </w:rPr>
            <m:t xml:space="preserve"> </m:t>
          </w:ins>
        </m:r>
        <m:sSup>
          <m:sSupPr>
            <m:ctrlPr>
              <w:ins w:id="911" w:author="Max Lindmark" w:date="2020-09-10T14:53:00Z">
                <w:rPr>
                  <w:rFonts w:ascii="Cambria Math" w:eastAsiaTheme="minorEastAsia" w:hAnsi="Cambria Math" w:cs="Times New Roman"/>
                  <w:iCs/>
                  <w:lang w:val="en-GB"/>
                </w:rPr>
              </w:ins>
            </m:ctrlPr>
          </m:sSupPr>
          <m:e>
            <m:r>
              <w:ins w:id="912" w:author="Max Lindmark" w:date="2020-09-10T14:53:00Z">
                <m:rPr>
                  <m:sty m:val="p"/>
                </m:rPr>
                <w:rPr>
                  <w:rFonts w:ascii="Cambria Math" w:eastAsiaTheme="minorEastAsia" w:hAnsi="Cambria Math" w:cs="Times New Roman"/>
                  <w:lang w:val="en-GB"/>
                </w:rPr>
                <m:t>h</m:t>
              </w:ins>
            </m:r>
          </m:e>
          <m:sup>
            <m:r>
              <w:ins w:id="913" w:author="Max Lindmark" w:date="2020-09-10T14:53:00Z">
                <m:rPr>
                  <m:sty m:val="p"/>
                </m:rPr>
                <w:rPr>
                  <w:rFonts w:ascii="Cambria Math" w:eastAsiaTheme="minorEastAsia" w:hAnsi="Cambria Math" w:cs="Times New Roman"/>
                  <w:lang w:val="en-GB"/>
                </w:rPr>
                <m:t>-1</m:t>
              </w:ins>
            </m:r>
          </m:sup>
        </m:sSup>
        <m:r>
          <w:ins w:id="914" w:author="Max Lindmark" w:date="2020-09-10T14:53:00Z">
            <m:rPr>
              <m:sty m:val="p"/>
            </m:rPr>
            <w:rPr>
              <w:rFonts w:ascii="Cambria Math" w:eastAsiaTheme="minorEastAsia" w:hAnsi="Cambria Math" w:cs="Times New Roman"/>
              <w:lang w:val="en-GB"/>
            </w:rPr>
            <m:t xml:space="preserve"> </m:t>
          </w:ins>
        </m:r>
        <m:sSup>
          <m:sSupPr>
            <m:ctrlPr>
              <w:ins w:id="915" w:author="Max Lindmark" w:date="2020-09-10T14:53:00Z">
                <w:rPr>
                  <w:rFonts w:ascii="Cambria Math" w:eastAsiaTheme="minorEastAsia" w:hAnsi="Cambria Math" w:cs="Times New Roman"/>
                  <w:iCs/>
                  <w:lang w:val="en-GB"/>
                </w:rPr>
              </w:ins>
            </m:ctrlPr>
          </m:sSupPr>
          <m:e>
            <m:r>
              <w:ins w:id="916" w:author="Max Lindmark" w:date="2020-09-10T14:53:00Z">
                <m:rPr>
                  <m:sty m:val="p"/>
                </m:rPr>
                <w:rPr>
                  <w:rFonts w:ascii="Cambria Math" w:eastAsiaTheme="minorEastAsia" w:hAnsi="Cambria Math" w:cs="Times New Roman"/>
                  <w:lang w:val="en-GB"/>
                </w:rPr>
                <m:t>day</m:t>
              </w:ins>
            </m:r>
          </m:e>
          <m:sup>
            <m:r>
              <w:ins w:id="917" w:author="Max Lindmark" w:date="2020-09-10T14:53:00Z">
                <m:rPr>
                  <m:sty m:val="p"/>
                </m:rPr>
                <w:rPr>
                  <w:rFonts w:ascii="Cambria Math" w:eastAsiaTheme="minorEastAsia" w:hAnsi="Cambria Math" w:cs="Times New Roman"/>
                  <w:lang w:val="en-GB"/>
                </w:rPr>
                <m:t>-1</m:t>
              </w:ins>
            </m:r>
          </m:sup>
        </m:sSup>
      </m:oMath>
      <w:ins w:id="918" w:author="Max Lindmark" w:date="2020-09-10T14:53:00Z">
        <w:r w:rsidRPr="0040058B">
          <w:rPr>
            <w:rFonts w:ascii="Times New Roman" w:eastAsiaTheme="minorEastAsia" w:hAnsi="Times New Roman" w:cs="Times New Roman"/>
            <w:lang w:val="en-GB"/>
          </w:rPr>
          <w:t xml:space="preserve">] </w:t>
        </w:r>
      </w:ins>
      <w:r w:rsidRPr="0040058B">
        <w:rPr>
          <w:rFonts w:ascii="Times New Roman" w:eastAsiaTheme="minorEastAsia" w:hAnsi="Times New Roman" w:cs="Times New Roman"/>
          <w:lang w:val="en-GB"/>
        </w:rPr>
        <w:t xml:space="preserve">to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iCs/>
                <w:lang w:val="en-GB"/>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by assuming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295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iCs/>
          <w:lang w:val="en-GB"/>
        </w:rPr>
        <w:t xml:space="preserve"> (based on an oxycaloric coefficient of 14.2 </w:t>
      </w:r>
      <m:oMath>
        <m:r>
          <m:rPr>
            <m:sty m:val="p"/>
          </m:rPr>
          <w:rPr>
            <w:rFonts w:ascii="Cambria Math" w:eastAsiaTheme="minorEastAsia" w:hAnsi="Cambria Math" w:cs="Times New Roman"/>
            <w:lang w:val="en-GB"/>
          </w:rPr>
          <m:t xml:space="preserve">J/mg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fldChar w:fldCharType="begin"/>
      </w:r>
      <w:r w:rsidRPr="0040058B">
        <w:rPr>
          <w:rFonts w:ascii="Times New Roman" w:eastAsiaTheme="minorEastAsia" w:hAnsi="Times New Roman" w:cs="Times New Roman"/>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ascii="Times New Roman" w:eastAsiaTheme="minorEastAsia" w:hAnsi="Times New Roman" w:cs="Times New Roman"/>
          <w:lang w:val="en-GB"/>
        </w:rPr>
        <w:fldChar w:fldCharType="separate"/>
      </w:r>
      <w:r w:rsidRPr="0040058B">
        <w:rPr>
          <w:rFonts w:ascii="Times New Roman" w:hAnsi="Times New Roman" w:cs="Times New Roman"/>
          <w:lang w:val="en-GB"/>
        </w:rPr>
        <w:t>(Hepher 1988)</w:t>
      </w:r>
      <w:r w:rsidRPr="0040058B">
        <w:rPr>
          <w:rFonts w:ascii="Times New Roman" w:eastAsiaTheme="minorEastAsia" w:hAnsi="Times New Roman" w:cs="Times New Roman"/>
          <w:lang w:val="en-GB"/>
        </w:rPr>
        <w:fldChar w:fldCharType="end"/>
      </w:r>
      <w:r w:rsidRPr="0040058B">
        <w:rPr>
          <w:rFonts w:ascii="Times New Roman" w:eastAsiaTheme="minorEastAsia" w:hAnsi="Times New Roman" w:cs="Times New Roman"/>
          <w:lang w:val="en-GB"/>
        </w:rPr>
        <w:t xml:space="preserve">,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4184 </w:t>
      </w:r>
      <m:oMath>
        <m:r>
          <m:rPr>
            <m:sty m:val="p"/>
          </m:rPr>
          <w:rPr>
            <w:rFonts w:ascii="Cambria Math" w:eastAsiaTheme="minorEastAsia" w:hAnsi="Cambria Math" w:cs="Times New Roman"/>
            <w:lang w:val="en-GB"/>
          </w:rPr>
          <m:t>J</m:t>
        </m:r>
      </m:oMath>
      <w:r w:rsidRPr="0040058B">
        <w:rPr>
          <w:rFonts w:ascii="Times New Roman" w:eastAsiaTheme="minorEastAsia" w:hAnsi="Times New Roman" w:cs="Times New Roman"/>
          <w:lang w:val="en-GB"/>
        </w:rPr>
        <w:t xml:space="preserve"> and an energy content of 5600 </w:t>
      </w:r>
      <m:oMath>
        <m:r>
          <m:rPr>
            <m:sty m:val="p"/>
          </m:rPr>
          <w:rPr>
            <w:rFonts w:ascii="Cambria Math" w:eastAsiaTheme="minorEastAsia" w:hAnsi="Cambria Math" w:cs="Times New Roman"/>
            <w:lang w:val="en-GB"/>
          </w:rPr>
          <m:t>J/g</m:t>
        </m:r>
      </m:oMath>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fldChar w:fldCharType="begin"/>
      </w:r>
      <w:r w:rsidRPr="0040058B">
        <w:rPr>
          <w:rFonts w:ascii="Times New Roman" w:eastAsiaTheme="minorEastAsia" w:hAnsi="Times New Roman" w:cs="Times New Roman"/>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ascii="Times New Roman" w:eastAsiaTheme="minorEastAsia" w:hAnsi="Times New Roman" w:cs="Times New Roman"/>
          <w:iCs/>
          <w:lang w:val="en-GB"/>
        </w:rPr>
        <w:fldChar w:fldCharType="separate"/>
      </w:r>
      <w:r w:rsidRPr="0040058B">
        <w:rPr>
          <w:rFonts w:ascii="Times New Roman" w:hAnsi="Times New Roman" w:cs="Times New Roman"/>
          <w:lang w:val="en-GB"/>
        </w:rPr>
        <w:t>(Rijnsdorp &amp; Ibelings 1989)</w:t>
      </w:r>
      <w:r w:rsidRPr="0040058B">
        <w:rPr>
          <w:rFonts w:ascii="Times New Roman" w:eastAsiaTheme="minorEastAsia" w:hAnsi="Times New Roman" w:cs="Times New Roman"/>
          <w:iCs/>
          <w:lang w:val="en-GB"/>
        </w:rPr>
        <w:fldChar w:fldCharType="end"/>
      </w:r>
      <w:r w:rsidRPr="0040058B">
        <w:rPr>
          <w:rFonts w:ascii="Times New Roman" w:eastAsiaTheme="minorEastAsia" w:hAnsi="Times New Roman" w:cs="Times New Roman"/>
          <w:iCs/>
          <w:lang w:val="en-GB"/>
        </w:rPr>
        <w:t>. Consumption and metabolic rate are calculated for two sizes (</w:t>
      </w:r>
      <w:ins w:id="919"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 xml:space="preserve"> and </w:t>
      </w:r>
      <w:del w:id="920" w:author="Max Lindmark" w:date="2020-09-10T12:33:00Z">
        <w:r w:rsidRPr="0040058B" w:rsidDel="00A454FC">
          <w:rPr>
            <w:rFonts w:ascii="Times New Roman" w:eastAsiaTheme="minorEastAsia" w:hAnsi="Times New Roman" w:cs="Times New Roman"/>
            <w:iCs/>
            <w:lang w:val="en-GB"/>
          </w:rPr>
          <w:delText>5</w:delText>
        </w:r>
      </w:del>
      <w:ins w:id="921" w:author="Max Lindmark" w:date="2020-09-10T12:33:00Z">
        <w:r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00 g</w:t>
      </w:r>
      <w:del w:id="922" w:author="Max Lindmark" w:date="2020-09-10T14:54:00Z">
        <w:r w:rsidRPr="0040058B" w:rsidDel="003D5873">
          <w:rPr>
            <w:rFonts w:ascii="Times New Roman" w:eastAsiaTheme="minorEastAsia" w:hAnsi="Times New Roman" w:cs="Times New Roman"/>
            <w:iCs/>
            <w:lang w:val="en-GB"/>
          </w:rPr>
          <w:delText>)</w:delText>
        </w:r>
      </w:del>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lastRenderedPageBreak/>
        <w:t>which roughly correspond to the 25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and 75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percentile in the datasets</w:t>
      </w:r>
      <w:ins w:id="923" w:author="Max Lindmark" w:date="2020-09-10T14:54:00Z">
        <w:r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using the global allometric relationships found in the log-log models fit to sub-peak temperatures. These allometric functions </w:t>
      </w:r>
      <w:r w:rsidRPr="0040058B">
        <w:rPr>
          <w:rFonts w:ascii="Times New Roman" w:eastAsiaTheme="minorEastAsia" w:hAnsi="Times New Roman" w:cs="Times New Roman"/>
          <w:lang w:val="en-GB"/>
        </w:rPr>
        <w:t xml:space="preserve">are further scaled with the temperature correction factor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r>
              <w:rPr>
                <w:rFonts w:ascii="Cambria Math" w:eastAsiaTheme="minorEastAsia" w:hAnsi="Cambria Math" w:cs="Times New Roman"/>
                <w:lang w:val="en-GB"/>
              </w:rPr>
              <m:t>,</m:t>
            </m:r>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(subscript </w:t>
      </w:r>
      <m:oMath>
        <m:r>
          <w:rPr>
            <w:rFonts w:ascii="Cambria Math" w:eastAsiaTheme="minorEastAsia" w:hAnsi="Cambria Math" w:cs="Times New Roman"/>
          </w:rPr>
          <m:t>c</m:t>
        </m:r>
      </m:oMath>
      <w:r w:rsidRPr="0040058B">
        <w:rPr>
          <w:rFonts w:ascii="Times New Roman" w:eastAsiaTheme="minorEastAsia" w:hAnsi="Times New Roman" w:cs="Times New Roman"/>
          <w:lang w:val="en-GB"/>
        </w:rPr>
        <w:t xml:space="preserve"> for consumption and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for metabolism). Because maximum consumption reaches a peak over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based on the polynomial model (but without a mass-coefficient and an intercept, because the mass-coefficent is applied through the allometric function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US"/>
        </w:rPr>
        <w:t xml:space="preserve"> </w:t>
      </w:r>
      <w:r w:rsidRPr="0040058B">
        <w:rPr>
          <w:rFonts w:ascii="Times New Roman" w:eastAsiaTheme="minorEastAsia" w:hAnsi="Times New Roman" w:cs="Times New Roman"/>
          <w:lang w:val="en-GB"/>
        </w:rPr>
        <w:t xml:space="preserve">is rescaled to become a multiplier). It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lang w:val="en-GB"/>
          </w:rPr>
          <m:t>=</m:t>
        </m:r>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T</m:t>
            </m:r>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lang w:val="en-GB"/>
                  </w:rPr>
                  <m:t>2</m:t>
                </m:r>
              </m:sup>
            </m:sSup>
            <m:r>
              <w:del w:id="924" w:author="Max Lindmark" w:date="2020-09-10T12:34:00Z">
                <w:rPr>
                  <w:rFonts w:ascii="Cambria Math" w:hAnsi="Cambria Math" w:cs="Times New Roman"/>
                  <w:lang w:val="en-GB"/>
                </w:rPr>
                <m:t>+</m:t>
              </w:del>
            </m:r>
            <m:sSub>
              <m:sSubPr>
                <m:ctrlPr>
                  <w:del w:id="925" w:author="Max Lindmark" w:date="2020-09-10T12:34:00Z">
                    <w:rPr>
                      <w:rFonts w:ascii="Cambria Math" w:hAnsi="Cambria Math" w:cs="Times New Roman"/>
                      <w:i/>
                    </w:rPr>
                  </w:del>
                </m:ctrlPr>
              </m:sSubPr>
              <m:e>
                <m:r>
                  <w:del w:id="926" w:author="Max Lindmark" w:date="2020-09-10T12:34:00Z">
                    <w:rPr>
                      <w:rFonts w:ascii="Cambria Math" w:hAnsi="Cambria Math" w:cs="Times New Roman"/>
                    </w:rPr>
                    <m:t>β</m:t>
                  </w:del>
                </m:r>
              </m:e>
              <m:sub>
                <m:r>
                  <w:del w:id="927" w:author="Max Lindmark" w:date="2020-09-10T12:34:00Z">
                    <w:rPr>
                      <w:rFonts w:ascii="Cambria Math" w:hAnsi="Cambria Math" w:cs="Times New Roman"/>
                    </w:rPr>
                    <m:t>4</m:t>
                  </w:del>
                </m:r>
              </m:sub>
            </m:sSub>
            <m:sSup>
              <m:sSupPr>
                <m:ctrlPr>
                  <w:del w:id="928" w:author="Max Lindmark" w:date="2020-09-10T12:35:00Z">
                    <w:rPr>
                      <w:rFonts w:ascii="Cambria Math" w:hAnsi="Cambria Math" w:cs="Times New Roman"/>
                      <w:i/>
                    </w:rPr>
                  </w:del>
                </m:ctrlPr>
              </m:sSupPr>
              <m:e>
                <m:r>
                  <w:del w:id="929" w:author="Max Lindmark" w:date="2020-09-10T12:35:00Z">
                    <w:rPr>
                      <w:rFonts w:ascii="Cambria Math" w:hAnsi="Cambria Math" w:cs="Times New Roman"/>
                    </w:rPr>
                    <m:t>T</m:t>
                  </w:del>
                </m:r>
              </m:e>
              <m:sup>
                <m:r>
                  <w:del w:id="930" w:author="Max Lindmark" w:date="2020-09-10T12:35:00Z">
                    <w:rPr>
                      <w:rFonts w:ascii="Cambria Math" w:hAnsi="Cambria Math" w:cs="Times New Roman"/>
                      <w:lang w:val="en-GB"/>
                    </w:rPr>
                    <m:t>3</m:t>
                  </w:del>
                </m:r>
              </m:sup>
            </m:sSup>
          </m:e>
        </m:d>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in </w:t>
      </w:r>
      <m:oMath>
        <m:r>
          <m:rPr>
            <m:sty m:val="p"/>
          </m:rP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defined as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r>
          <w:rPr>
            <w:rFonts w:ascii="Cambria Math" w:hAnsi="Cambria Math" w:cs="Times New Roman"/>
            <w:lang w:val="en-GB"/>
          </w:rPr>
          <m:t xml:space="preserve">, </m:t>
        </m:r>
      </m:oMath>
      <w:r w:rsidRPr="0040058B">
        <w:rPr>
          <w:rFonts w:ascii="Times New Roman" w:eastAsiaTheme="minorEastAsia" w:hAnsi="Times New Roman" w:cs="Times New Roman"/>
          <w:lang w:val="en-GB"/>
        </w:rPr>
        <w:t xml:space="preserve">where </w:t>
      </w:r>
      <m:oMath>
        <m:r>
          <w:rPr>
            <w:rFonts w:ascii="Cambria Math" w:eastAsiaTheme="minorEastAsia" w:hAnsi="Cambria Math" w:cs="Times New Roman"/>
          </w:rPr>
          <m:t>E</m:t>
        </m:r>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lang w:val="en-GB"/>
              </w:rPr>
              <m:t>-</m:t>
            </m:r>
            <m:r>
              <w:rPr>
                <w:rFonts w:ascii="Cambria Math" w:eastAsiaTheme="minorEastAsia" w:hAnsi="Cambria Math" w:cs="Times New Roman"/>
              </w:rPr>
              <m:t>μ</m:t>
            </m:r>
          </m:e>
          <m: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lang w:val="en-GB"/>
                  </w:rPr>
                  <m:t>2</m:t>
                </m:r>
              </m:sub>
            </m:sSub>
          </m:sub>
        </m:sSub>
      </m:oMath>
      <w:r w:rsidRPr="0040058B">
        <w:rPr>
          <w:rFonts w:ascii="Times New Roman" w:eastAsiaTheme="minorEastAsia" w:hAnsi="Times New Roman" w:cs="Times New Roman"/>
          <w:lang w:val="en-GB"/>
        </w:rPr>
        <w:t xml:space="preserv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in unit K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w:commentRangeStart w:id="931"/>
      <w:r w:rsidRPr="0040058B">
        <w:rPr>
          <w:rFonts w:ascii="Times New Roman" w:eastAsiaTheme="minorEastAsia" w:hAnsi="Times New Roman" w:cs="Times New Roman"/>
          <w:lang w:val="en-GB"/>
        </w:rPr>
        <w:t>Note that when estimating these parameters, temperature</w:t>
      </w:r>
      <w:commentRangeStart w:id="932"/>
      <w:r w:rsidRPr="0040058B">
        <w:rPr>
          <w:rFonts w:ascii="Times New Roman" w:eastAsiaTheme="minorEastAsia" w:hAnsi="Times New Roman" w:cs="Times New Roman"/>
          <w:lang w:val="en-GB"/>
        </w:rPr>
        <w:t xml:space="preserve"> </w:t>
      </w:r>
      <w:commentRangeEnd w:id="932"/>
      <w:r w:rsidRPr="0040058B">
        <w:rPr>
          <w:rStyle w:val="CommentReference"/>
          <w:rFonts w:cs="Times New Roman"/>
          <w:sz w:val="24"/>
          <w:szCs w:val="24"/>
        </w:rPr>
        <w:commentReference w:id="932"/>
      </w:r>
      <w:ins w:id="933" w:author="Max Lindmark" w:date="2020-09-10T12:37:00Z">
        <w:r w:rsidRPr="0040058B">
          <w:rPr>
            <w:rFonts w:eastAsiaTheme="minorEastAsia" w:cs="Times New Roman"/>
            <w:lang w:val="en-GB"/>
          </w:rPr>
          <w:t>(</w:t>
        </w:r>
      </w:ins>
      <m:oMath>
        <m:r>
          <w:ins w:id="934" w:author="Max Lindmark" w:date="2020-09-10T12:37:00Z">
            <w:rPr>
              <w:rFonts w:ascii="Cambria Math" w:eastAsiaTheme="minorEastAsia" w:hAnsi="Cambria Math" w:cs="Times New Roman"/>
              <w:lang w:val="en-GB"/>
            </w:rPr>
            <m:t>℃</m:t>
          </w:ins>
        </m:r>
      </m:oMath>
      <w:ins w:id="935" w:author="Max Lindmark" w:date="2020-09-10T12:37:00Z">
        <w:r w:rsidRPr="0040058B">
          <w:rPr>
            <w:rFonts w:eastAsiaTheme="minorEastAsia" w:cs="Times New Roman"/>
            <w:lang w:val="en-GB"/>
          </w:rPr>
          <w:t xml:space="preserve">) </w:t>
        </w:r>
      </w:ins>
      <w:r w:rsidRPr="0040058B">
        <w:rPr>
          <w:rFonts w:ascii="Times New Roman" w:eastAsiaTheme="minorEastAsia" w:hAnsi="Times New Roman" w:cs="Times New Roman"/>
          <w:lang w:val="en-GB"/>
        </w:rPr>
        <w:t xml:space="preserve">is centred to the median temperature in the environment for species </w:t>
      </w:r>
      <m:oMath>
        <m:r>
          <w:rPr>
            <w:rFonts w:ascii="Cambria Math" w:eastAsiaTheme="minorEastAsia" w:hAnsi="Cambria Math" w:cs="Times New Roman"/>
          </w:rPr>
          <m:t>j</m:t>
        </m:r>
      </m:oMath>
      <w:r w:rsidRPr="0040058B">
        <w:rPr>
          <w:rFonts w:ascii="Times New Roman" w:eastAsiaTheme="minorEastAsia" w:hAnsi="Times New Roman" w:cs="Times New Roman"/>
          <w:lang w:val="en-GB"/>
        </w:rPr>
        <w:t xml:space="preserve"> in the polynomial, whereas for the log-log model it is centred to the overall mean in the data</w:t>
      </w:r>
      <w:ins w:id="936" w:author="Max Lindmark" w:date="2020-09-10T12:37:00Z">
        <w:r w:rsidRPr="0040058B">
          <w:rPr>
            <w:rFonts w:ascii="Times New Roman" w:eastAsiaTheme="minorEastAsia" w:hAnsi="Times New Roman" w:cs="Times New Roman"/>
            <w:lang w:val="en-GB"/>
          </w:rPr>
          <w:t xml:space="preserve"> (</w:t>
        </w:r>
      </w:ins>
      <m:oMath>
        <m:r>
          <w:ins w:id="937" w:author="Max Lindmark" w:date="2020-09-10T12:37:00Z">
            <w:rPr>
              <w:rFonts w:ascii="Cambria Math" w:eastAsiaTheme="minorEastAsia" w:hAnsi="Cambria Math" w:cs="Times New Roman"/>
              <w:lang w:val="en-GB"/>
            </w:rPr>
            <m:t>°</m:t>
          </w:ins>
        </m:r>
        <m:r>
          <w:ins w:id="938" w:author="Max Lindmark" w:date="2020-09-10T12:37:00Z">
            <m:rPr>
              <m:sty m:val="p"/>
            </m:rPr>
            <w:rPr>
              <w:rFonts w:ascii="Cambria Math" w:eastAsiaTheme="minorEastAsia" w:hAnsi="Cambria Math" w:cs="Times New Roman"/>
              <w:lang w:val="en-GB"/>
            </w:rPr>
            <m:t>K</m:t>
          </w:ins>
        </m:r>
      </m:oMath>
      <w:ins w:id="939" w:author="Max Lindmark" w:date="2020-09-10T12:37:00Z">
        <w:r w:rsidRPr="0040058B">
          <w:rPr>
            <w:rFonts w:ascii="Times New Roman" w:eastAsiaTheme="minorEastAsia" w:hAnsi="Times New Roman" w:cs="Times New Roman"/>
            <w:lang w:val="en-GB"/>
          </w:rPr>
          <w:t>)</w:t>
        </w:r>
      </w:ins>
      <w:r w:rsidRPr="0040058B">
        <w:rPr>
          <w:rFonts w:ascii="Times New Roman" w:eastAsiaTheme="minorEastAsia" w:hAnsi="Times New Roman" w:cs="Times New Roman"/>
          <w:lang w:val="en-GB"/>
        </w:rPr>
        <w:t xml:space="preserve">. </w:t>
      </w:r>
      <w:commentRangeEnd w:id="931"/>
      <w:r w:rsidRPr="0040058B">
        <w:rPr>
          <w:rStyle w:val="CommentReference"/>
          <w:sz w:val="24"/>
          <w:szCs w:val="24"/>
        </w:rPr>
        <w:commentReference w:id="931"/>
      </w:r>
    </w:p>
    <w:p w14:paraId="3CE6816D" w14:textId="6C63D4D1" w:rsidR="00C506AF" w:rsidRDefault="00C506AF" w:rsidP="00C506AF">
      <w:pPr>
        <w:spacing w:line="480" w:lineRule="auto"/>
        <w:contextualSpacing/>
        <w:jc w:val="both"/>
        <w:rPr>
          <w:rFonts w:cstheme="minorHAnsi"/>
          <w:b/>
          <w:lang w:val="en-GB"/>
        </w:rPr>
      </w:pPr>
    </w:p>
    <w:p w14:paraId="4CCD4550" w14:textId="77777777" w:rsidR="00DF5425" w:rsidRPr="00E52836" w:rsidRDefault="00DF5425" w:rsidP="00DF5425">
      <w:pPr>
        <w:spacing w:line="480" w:lineRule="auto"/>
        <w:contextualSpacing/>
        <w:jc w:val="both"/>
        <w:rPr>
          <w:rFonts w:cstheme="minorHAnsi"/>
          <w:b/>
          <w:lang w:val="en-GB"/>
        </w:rPr>
      </w:pPr>
      <w:r w:rsidRPr="00E52836">
        <w:rPr>
          <w:rFonts w:cstheme="minorHAnsi"/>
          <w:b/>
          <w:lang w:val="en-GB"/>
        </w:rPr>
        <w:t>Acknowledgements</w:t>
      </w:r>
    </w:p>
    <w:p w14:paraId="79E8FA7B" w14:textId="77777777" w:rsidR="00DF5425" w:rsidRPr="00E071F1" w:rsidRDefault="00DF5425" w:rsidP="00DF5425">
      <w:pPr>
        <w:spacing w:line="480" w:lineRule="auto"/>
        <w:contextualSpacing/>
        <w:jc w:val="both"/>
        <w:rPr>
          <w:rFonts w:eastAsiaTheme="minorEastAsia"/>
          <w:lang w:val="en-GB"/>
        </w:rPr>
      </w:pPr>
      <w:r w:rsidRPr="00E071F1">
        <w:rPr>
          <w:rFonts w:eastAsiaTheme="minorEastAsia"/>
          <w:lang w:val="en-GB"/>
        </w:rPr>
        <w:t>We thank</w:t>
      </w:r>
      <w:ins w:id="940" w:author="Max Lindmark" w:date="2020-08-17T16:31:00Z">
        <w:r w:rsidRPr="00E071F1">
          <w:rPr>
            <w:rFonts w:eastAsiaTheme="minorEastAsia"/>
            <w:lang w:val="en-GB"/>
          </w:rPr>
          <w:t xml:space="preserve"> Hiroki Yamanaka,</w:t>
        </w:r>
      </w:ins>
      <w:r w:rsidRPr="00E071F1">
        <w:rPr>
          <w:rFonts w:eastAsiaTheme="minorEastAsia"/>
          <w:lang w:val="en-GB"/>
        </w:rPr>
        <w:t xml:space="preserve"> Dennis Tomalá, Vanessa Messmer, Björn Björnsson, Albert Imsland, Tomas Árnasson, Yiping Luo, Takeshi Tomiyama and Myron Peck for generously providing data, Magnus Huss and Ken Haste Andersen for providing useful comments on earlier versions of the manuscript and Matthew Low for an introduction to Bayesian inference. This study was supported by grants from the Swedish Research Council FORMAS (no. 217‐2013‐1315) and the Swedish Research Council (no. 2015‐03752) (both to AG).</w:t>
      </w:r>
    </w:p>
    <w:p w14:paraId="10F2FE51" w14:textId="77777777" w:rsidR="00DF5425" w:rsidRPr="0040058B" w:rsidRDefault="00DF5425" w:rsidP="00C506AF">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ML </w:t>
      </w:r>
      <w:r w:rsidR="00F833F5" w:rsidRPr="00225791">
        <w:rPr>
          <w:rFonts w:cstheme="minorHAnsi"/>
          <w:lang w:val="en-GB"/>
        </w:rPr>
        <w:t>analysed</w:t>
      </w:r>
      <w:r w:rsidRPr="00225791">
        <w:rPr>
          <w:rFonts w:cstheme="minorHAnsi"/>
          <w:lang w:val="en-GB"/>
        </w:rPr>
        <w:t xml:space="preserve"> data;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downloaded from a GitHub repository (</w:t>
      </w:r>
      <w:hyperlink r:id="rId22" w:history="1">
        <w:r w:rsidRPr="00225791">
          <w:rPr>
            <w:rStyle w:val="Hyperlink"/>
            <w:rFonts w:eastAsiaTheme="minorEastAsia"/>
            <w:color w:val="auto"/>
            <w:lang w:val="en-GB"/>
          </w:rPr>
          <w:t>https://github.com/maxlindmark/scaling</w:t>
        </w:r>
      </w:hyperlink>
      <w:r w:rsidRPr="00225791">
        <w:rPr>
          <w:rFonts w:eastAsiaTheme="minorEastAsia"/>
          <w:lang w:val="en-GB"/>
        </w:rPr>
        <w:t xml:space="preserve">) and will be archived on Zenodo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392F650A" w14:textId="77777777" w:rsidR="00CA6D4F" w:rsidRPr="00CA6D4F" w:rsidRDefault="00E8108B" w:rsidP="00CA6D4F">
      <w:pPr>
        <w:pStyle w:val="Bibliography"/>
        <w:rPr>
          <w:rFonts w:ascii="Times New Roman" w:cs="Times New Roman"/>
          <w:lang w:val="en-GB"/>
        </w:rPr>
      </w:pPr>
      <w:r>
        <w:rPr>
          <w:rFonts w:cstheme="minorHAnsi"/>
          <w:b/>
          <w:lang w:val="en-GB"/>
        </w:rPr>
        <w:fldChar w:fldCharType="begin"/>
      </w:r>
      <w:r w:rsidR="00CA6D4F" w:rsidRPr="005C0DB5">
        <w:rPr>
          <w:rFonts w:cstheme="minorHAnsi"/>
          <w:b/>
          <w:lang w:val="en-US"/>
        </w:rPr>
        <w:instrText xml:space="preserve"> ADDIN ZOTERO_BIBL {"uncited":[],"omitted":[],"custom":[]} CSL_BIBLIOGRAPHY </w:instrText>
      </w:r>
      <w:r>
        <w:rPr>
          <w:rFonts w:cstheme="minorHAnsi"/>
          <w:b/>
          <w:lang w:val="en-GB"/>
        </w:rPr>
        <w:fldChar w:fldCharType="separate"/>
      </w:r>
      <w:r w:rsidR="00CA6D4F" w:rsidRPr="005C0DB5">
        <w:rPr>
          <w:rFonts w:ascii="Times New Roman" w:cs="Times New Roman"/>
          <w:lang w:val="en-US"/>
        </w:rPr>
        <w:t xml:space="preserve">Andersen, K.H., Beyer, J.E. &amp; Lundberg, P. (2009). </w:t>
      </w:r>
      <w:r w:rsidR="00CA6D4F" w:rsidRPr="00CA6D4F">
        <w:rPr>
          <w:rFonts w:ascii="Times New Roman" w:cs="Times New Roman"/>
          <w:lang w:val="en-GB"/>
        </w:rPr>
        <w:t xml:space="preserve">Trophic and individual efficiencies of size-structured communities. </w:t>
      </w:r>
      <w:r w:rsidR="00CA6D4F" w:rsidRPr="00CA6D4F">
        <w:rPr>
          <w:rFonts w:ascii="Times New Roman" w:cs="Times New Roman"/>
          <w:i/>
          <w:iCs/>
          <w:lang w:val="en-GB"/>
        </w:rPr>
        <w:t>Proceedings of the Royal Society B: Biological Sciences</w:t>
      </w:r>
      <w:r w:rsidR="00CA6D4F" w:rsidRPr="00CA6D4F">
        <w:rPr>
          <w:rFonts w:ascii="Times New Roman" w:cs="Times New Roman"/>
          <w:lang w:val="en-GB"/>
        </w:rPr>
        <w:t>, 276, 109–114.</w:t>
      </w:r>
    </w:p>
    <w:p w14:paraId="6A43FEC8" w14:textId="77777777" w:rsidR="00CA6D4F" w:rsidRPr="00CA6D4F" w:rsidRDefault="00CA6D4F" w:rsidP="00CA6D4F">
      <w:pPr>
        <w:pStyle w:val="Bibliography"/>
        <w:rPr>
          <w:rFonts w:ascii="Times New Roman" w:cs="Times New Roman"/>
          <w:lang w:val="en-GB"/>
        </w:rPr>
      </w:pPr>
      <w:r w:rsidRPr="005C0DB5">
        <w:rPr>
          <w:rFonts w:ascii="Times New Roman" w:cs="Times New Roman"/>
          <w:lang w:val="en-US"/>
        </w:rPr>
        <w:t xml:space="preserve">Angilletta, M.J. &amp; Dunham, A.E. (2003). </w:t>
      </w:r>
      <w:r w:rsidRPr="00CA6D4F">
        <w:rPr>
          <w:rFonts w:ascii="Times New Roman" w:cs="Times New Roman"/>
          <w:lang w:val="en-GB"/>
        </w:rPr>
        <w:t xml:space="preserve">The temperature-size rule in ectotherms: simple evolutionary explanations may not be general. </w:t>
      </w:r>
      <w:r w:rsidRPr="00CA6D4F">
        <w:rPr>
          <w:rFonts w:ascii="Times New Roman" w:cs="Times New Roman"/>
          <w:i/>
          <w:iCs/>
          <w:lang w:val="en-GB"/>
        </w:rPr>
        <w:t>The American Naturalist</w:t>
      </w:r>
      <w:r w:rsidRPr="00CA6D4F">
        <w:rPr>
          <w:rFonts w:ascii="Times New Roman" w:cs="Times New Roman"/>
          <w:lang w:val="en-GB"/>
        </w:rPr>
        <w:t>, 162, 332–342.</w:t>
      </w:r>
    </w:p>
    <w:p w14:paraId="4D9229C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Armstrong, J.D. &amp; Hawkins, L.A. (2008). Standard metabolic rate of pike, Esox lucius: variation among studies and implications for energy flow modelling. </w:t>
      </w:r>
      <w:r w:rsidRPr="00CA6D4F">
        <w:rPr>
          <w:rFonts w:ascii="Times New Roman" w:cs="Times New Roman"/>
          <w:i/>
          <w:iCs/>
          <w:lang w:val="en-GB"/>
        </w:rPr>
        <w:t>Hydrobiologia</w:t>
      </w:r>
      <w:r w:rsidRPr="00CA6D4F">
        <w:rPr>
          <w:rFonts w:ascii="Times New Roman" w:cs="Times New Roman"/>
          <w:lang w:val="en-GB"/>
        </w:rPr>
        <w:t>, 601, 83–90.</w:t>
      </w:r>
    </w:p>
    <w:p w14:paraId="7B5A93E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Atkinson, D. (1994). Temperature and Organism Size—A Biological Law for Ectotherms? In: </w:t>
      </w:r>
      <w:r w:rsidRPr="00CA6D4F">
        <w:rPr>
          <w:rFonts w:ascii="Times New Roman" w:cs="Times New Roman"/>
          <w:i/>
          <w:iCs/>
          <w:lang w:val="en-GB"/>
        </w:rPr>
        <w:t>Advances in Ecological Research</w:t>
      </w:r>
      <w:r w:rsidRPr="00CA6D4F">
        <w:rPr>
          <w:rFonts w:ascii="Times New Roman" w:cs="Times New Roman"/>
          <w:lang w:val="en-GB"/>
        </w:rPr>
        <w:t>. Elsevier, pp. 1–58.</w:t>
      </w:r>
    </w:p>
    <w:p w14:paraId="5CEA185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Audzijonyte, A., Barneche, D.R., Baudron, A.R., Belmaker, J., Clark, T.D., Marshall, C.T., </w:t>
      </w:r>
      <w:r w:rsidRPr="00CA6D4F">
        <w:rPr>
          <w:rFonts w:ascii="Times New Roman" w:cs="Times New Roman"/>
          <w:i/>
          <w:iCs/>
          <w:lang w:val="en-GB"/>
        </w:rPr>
        <w:t>et al.</w:t>
      </w:r>
      <w:r w:rsidRPr="00CA6D4F">
        <w:rPr>
          <w:rFonts w:ascii="Times New Roman" w:cs="Times New Roman"/>
          <w:lang w:val="en-GB"/>
        </w:rPr>
        <w:t xml:space="preserve"> (2018). Is oxygen limitation in warming waters a valid mechanism to explain decreased body sizes in aquatic ectotherms? </w:t>
      </w:r>
      <w:r w:rsidRPr="00CA6D4F">
        <w:rPr>
          <w:rFonts w:ascii="Times New Roman" w:cs="Times New Roman"/>
          <w:i/>
          <w:iCs/>
          <w:lang w:val="en-GB"/>
        </w:rPr>
        <w:t>Global Ecology and Biogeography</w:t>
      </w:r>
      <w:r w:rsidRPr="00CA6D4F">
        <w:rPr>
          <w:rFonts w:ascii="Times New Roman" w:cs="Times New Roman"/>
          <w:lang w:val="en-GB"/>
        </w:rPr>
        <w:t>.</w:t>
      </w:r>
    </w:p>
    <w:p w14:paraId="1BB44CE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Audzijonyte, A. &amp; Pecl, G.T. (2018). Deep impact of fisheries. </w:t>
      </w:r>
      <w:r w:rsidRPr="00CA6D4F">
        <w:rPr>
          <w:rFonts w:ascii="Times New Roman" w:cs="Times New Roman"/>
          <w:i/>
          <w:iCs/>
          <w:lang w:val="en-GB"/>
        </w:rPr>
        <w:t>Nature Ecology &amp; Evolution</w:t>
      </w:r>
      <w:r w:rsidRPr="00CA6D4F">
        <w:rPr>
          <w:rFonts w:ascii="Times New Roman" w:cs="Times New Roman"/>
          <w:lang w:val="en-GB"/>
        </w:rPr>
        <w:t>, 2, 1348–1349.</w:t>
      </w:r>
    </w:p>
    <w:p w14:paraId="6EF7BD9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Barneche, D.R. &amp; Allen, A.P. (2018). The energetics of fish growth and how it constrains food-web trophic structure. </w:t>
      </w:r>
      <w:r w:rsidRPr="00CA6D4F">
        <w:rPr>
          <w:rFonts w:ascii="Times New Roman" w:cs="Times New Roman"/>
          <w:i/>
          <w:iCs/>
          <w:lang w:val="en-GB"/>
        </w:rPr>
        <w:t>Ecology Letters</w:t>
      </w:r>
      <w:r w:rsidRPr="00CA6D4F">
        <w:rPr>
          <w:rFonts w:ascii="Times New Roman" w:cs="Times New Roman"/>
          <w:lang w:val="en-GB"/>
        </w:rPr>
        <w:t>, 21, 836–844.</w:t>
      </w:r>
    </w:p>
    <w:p w14:paraId="313245F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Barneche, D.R., Jahn, M. &amp; Seebacher, F. (2019). Warming increases the cost of growth in a model vertebrate. </w:t>
      </w:r>
      <w:r w:rsidRPr="00CA6D4F">
        <w:rPr>
          <w:rFonts w:ascii="Times New Roman" w:cs="Times New Roman"/>
          <w:i/>
          <w:iCs/>
          <w:lang w:val="en-GB"/>
        </w:rPr>
        <w:t>Functional Ecology</w:t>
      </w:r>
      <w:r w:rsidRPr="00CA6D4F">
        <w:rPr>
          <w:rFonts w:ascii="Times New Roman" w:cs="Times New Roman"/>
          <w:lang w:val="en-GB"/>
        </w:rPr>
        <w:t>, 33, 1256–1266.</w:t>
      </w:r>
    </w:p>
    <w:p w14:paraId="70B3006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Baudron, A.R., Needle, C.L., Rijnsdorp, A.D. &amp; Marshall, C.T. (2014). Warming temperatures and smaller body sizes: synchronous changes in growth of North Sea fishes. </w:t>
      </w:r>
      <w:r w:rsidRPr="00CA6D4F">
        <w:rPr>
          <w:rFonts w:ascii="Times New Roman" w:cs="Times New Roman"/>
          <w:i/>
          <w:iCs/>
          <w:lang w:val="en-GB"/>
        </w:rPr>
        <w:t>Global Change Biology</w:t>
      </w:r>
      <w:r w:rsidRPr="00CA6D4F">
        <w:rPr>
          <w:rFonts w:ascii="Times New Roman" w:cs="Times New Roman"/>
          <w:lang w:val="en-GB"/>
        </w:rPr>
        <w:t>, 20, 1023–1031.</w:t>
      </w:r>
    </w:p>
    <w:p w14:paraId="1E2349E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Beamish, F.W.H. (1964). Respiration of fishes with special emphasis on standard oxygen consumption II. Influence of weight and temperature on respiration of several species’. </w:t>
      </w:r>
      <w:r w:rsidRPr="00CA6D4F">
        <w:rPr>
          <w:rFonts w:ascii="Times New Roman" w:cs="Times New Roman"/>
          <w:i/>
          <w:iCs/>
          <w:lang w:val="en-GB"/>
        </w:rPr>
        <w:t>Canadian Journal of Zoology/Revue Canadienne de Zoologie</w:t>
      </w:r>
      <w:r w:rsidRPr="00CA6D4F">
        <w:rPr>
          <w:rFonts w:ascii="Times New Roman" w:cs="Times New Roman"/>
          <w:lang w:val="en-GB"/>
        </w:rPr>
        <w:t>, 42, 177–188.</w:t>
      </w:r>
    </w:p>
    <w:p w14:paraId="4AD8197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Bernhardt, J.R., Sunday, J.M., Thompson, P.L. &amp; O’Connor, M.I. (2018). Nonlinear averaging of thermal experience predicts population growth rates in a thermally variable environment. </w:t>
      </w:r>
      <w:r w:rsidRPr="00CA6D4F">
        <w:rPr>
          <w:rFonts w:ascii="Times New Roman" w:cs="Times New Roman"/>
          <w:i/>
          <w:iCs/>
          <w:lang w:val="en-GB"/>
        </w:rPr>
        <w:t>Proceedings of the Royal Society B: Biological Sciences</w:t>
      </w:r>
      <w:r w:rsidRPr="00CA6D4F">
        <w:rPr>
          <w:rFonts w:ascii="Times New Roman" w:cs="Times New Roman"/>
          <w:lang w:val="en-GB"/>
        </w:rPr>
        <w:t>, 285, 20181076.</w:t>
      </w:r>
    </w:p>
    <w:p w14:paraId="5F5684B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von Bertalanffy, L. (1938). A quantitative theory of organic growth (inquiries on growth laws. II). </w:t>
      </w:r>
      <w:r w:rsidRPr="00CA6D4F">
        <w:rPr>
          <w:rFonts w:ascii="Times New Roman" w:cs="Times New Roman"/>
          <w:i/>
          <w:iCs/>
          <w:lang w:val="en-GB"/>
        </w:rPr>
        <w:t>Human Biology</w:t>
      </w:r>
      <w:r w:rsidRPr="00CA6D4F">
        <w:rPr>
          <w:rFonts w:ascii="Times New Roman" w:cs="Times New Roman"/>
          <w:lang w:val="en-GB"/>
        </w:rPr>
        <w:t>, 10, 181–213.</w:t>
      </w:r>
    </w:p>
    <w:p w14:paraId="152E0BB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von Bertalanffy, L. (1957). Laws in metabolism and growth. </w:t>
      </w:r>
      <w:r w:rsidRPr="00CA6D4F">
        <w:rPr>
          <w:rFonts w:ascii="Times New Roman" w:cs="Times New Roman"/>
          <w:i/>
          <w:iCs/>
          <w:lang w:val="en-GB"/>
        </w:rPr>
        <w:t>The quarterly review of biology</w:t>
      </w:r>
      <w:r w:rsidRPr="00CA6D4F">
        <w:rPr>
          <w:rFonts w:ascii="Times New Roman" w:cs="Times New Roman"/>
          <w:lang w:val="en-GB"/>
        </w:rPr>
        <w:t>, 32, 217–231.</w:t>
      </w:r>
    </w:p>
    <w:p w14:paraId="22843DE7" w14:textId="77777777" w:rsidR="00CA6D4F" w:rsidRPr="00CA6D4F" w:rsidRDefault="00CA6D4F" w:rsidP="00CA6D4F">
      <w:pPr>
        <w:pStyle w:val="Bibliography"/>
        <w:rPr>
          <w:rFonts w:ascii="Times New Roman" w:cs="Times New Roman"/>
          <w:lang w:val="en-GB"/>
        </w:rPr>
      </w:pPr>
      <w:r w:rsidRPr="002E281F">
        <w:rPr>
          <w:rFonts w:ascii="Times New Roman" w:cs="Times New Roman"/>
          <w:lang w:val="sv-SE"/>
        </w:rPr>
        <w:lastRenderedPageBreak/>
        <w:t xml:space="preserve">Björnsson, B., Steinarsson, A. &amp; Árnason, T. (2007). </w:t>
      </w:r>
      <w:r w:rsidRPr="00CA6D4F">
        <w:rPr>
          <w:rFonts w:ascii="Times New Roman" w:cs="Times New Roman"/>
          <w:lang w:val="en-GB"/>
        </w:rPr>
        <w:t xml:space="preserve">Growth model for Atlantic cod (Gadus morhua): Effects of temperature and body weight on growth rate. </w:t>
      </w:r>
      <w:r w:rsidRPr="00CA6D4F">
        <w:rPr>
          <w:rFonts w:ascii="Times New Roman" w:cs="Times New Roman"/>
          <w:i/>
          <w:iCs/>
          <w:lang w:val="en-GB"/>
        </w:rPr>
        <w:t>Aquaculture</w:t>
      </w:r>
      <w:r w:rsidRPr="00CA6D4F">
        <w:rPr>
          <w:rFonts w:ascii="Times New Roman" w:cs="Times New Roman"/>
          <w:lang w:val="en-GB"/>
        </w:rPr>
        <w:t>, 271, 216–226.</w:t>
      </w:r>
    </w:p>
    <w:p w14:paraId="464799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Blanchard, J.L., Heneghan, R.F., Everett, J.D., Trebilco, R. &amp; Richardson, A.J. (2017). From Bacteria to Whales: Using Functional Size Spectra to Model Marine Ecosystems. </w:t>
      </w:r>
      <w:r w:rsidRPr="00CA6D4F">
        <w:rPr>
          <w:rFonts w:ascii="Times New Roman" w:cs="Times New Roman"/>
          <w:i/>
          <w:iCs/>
          <w:lang w:val="en-GB"/>
        </w:rPr>
        <w:t>Trends in Ecology &amp; Evolution</w:t>
      </w:r>
      <w:r w:rsidRPr="00CA6D4F">
        <w:rPr>
          <w:rFonts w:ascii="Times New Roman" w:cs="Times New Roman"/>
          <w:lang w:val="en-GB"/>
        </w:rPr>
        <w:t>, 32, 174–186.</w:t>
      </w:r>
    </w:p>
    <w:p w14:paraId="43CF911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Bokma, F. (2004). Evidence against universal metabolic allometry. </w:t>
      </w:r>
      <w:r w:rsidRPr="00CA6D4F">
        <w:rPr>
          <w:rFonts w:ascii="Times New Roman" w:cs="Times New Roman"/>
          <w:i/>
          <w:iCs/>
          <w:lang w:val="en-GB"/>
        </w:rPr>
        <w:t>Functional Ecology</w:t>
      </w:r>
      <w:r w:rsidRPr="00CA6D4F">
        <w:rPr>
          <w:rFonts w:ascii="Times New Roman" w:cs="Times New Roman"/>
          <w:lang w:val="en-GB"/>
        </w:rPr>
        <w:t>, 18, 184–187.</w:t>
      </w:r>
    </w:p>
    <w:p w14:paraId="0CFDA22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Brett, J.R., Shelbourn, J.E. &amp; Shoop, C.T. (1969). Growth Rate and Body Composition of Fingerling Sockeye Salmon, Oncorhynchus nerka, in relation to Temperature and Ration Size. </w:t>
      </w:r>
      <w:r w:rsidRPr="00CA6D4F">
        <w:rPr>
          <w:rFonts w:ascii="Times New Roman" w:cs="Times New Roman"/>
          <w:i/>
          <w:iCs/>
          <w:lang w:val="en-GB"/>
        </w:rPr>
        <w:t>J. Fish. Res. Bd. Can.</w:t>
      </w:r>
      <w:r w:rsidRPr="00CA6D4F">
        <w:rPr>
          <w:rFonts w:ascii="Times New Roman" w:cs="Times New Roman"/>
          <w:lang w:val="en-GB"/>
        </w:rPr>
        <w:t>, 26, 2363–2394.</w:t>
      </w:r>
    </w:p>
    <w:p w14:paraId="79419B1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Brown, J.H., Gillooly, J.F., Allen, A.P., Savage, V.M. &amp; West, G.B. (2004). Toward a metabolic theory of ecology. </w:t>
      </w:r>
      <w:r w:rsidRPr="00CA6D4F">
        <w:rPr>
          <w:rFonts w:ascii="Times New Roman" w:cs="Times New Roman"/>
          <w:i/>
          <w:iCs/>
          <w:lang w:val="en-GB"/>
        </w:rPr>
        <w:t>Ecology</w:t>
      </w:r>
      <w:r w:rsidRPr="00CA6D4F">
        <w:rPr>
          <w:rFonts w:ascii="Times New Roman" w:cs="Times New Roman"/>
          <w:lang w:val="en-GB"/>
        </w:rPr>
        <w:t>, 85, 1771–1789.</w:t>
      </w:r>
    </w:p>
    <w:p w14:paraId="64E87A2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Cheung, W.W.L., Sarmiento, J.L., Dunne, J., Frölicher, T.L., Lam, V.W.Y., Deng Palomares, M.L., </w:t>
      </w:r>
      <w:r w:rsidRPr="00CA6D4F">
        <w:rPr>
          <w:rFonts w:ascii="Times New Roman" w:cs="Times New Roman"/>
          <w:i/>
          <w:iCs/>
          <w:lang w:val="en-GB"/>
        </w:rPr>
        <w:t>et al.</w:t>
      </w:r>
      <w:r w:rsidRPr="00CA6D4F">
        <w:rPr>
          <w:rFonts w:ascii="Times New Roman" w:cs="Times New Roman"/>
          <w:lang w:val="en-GB"/>
        </w:rPr>
        <w:t xml:space="preserve"> (2013). Shrinking of fishes exacerbates impacts of global ocean changes on marine ecosystems. </w:t>
      </w:r>
      <w:r w:rsidRPr="00CA6D4F">
        <w:rPr>
          <w:rFonts w:ascii="Times New Roman" w:cs="Times New Roman"/>
          <w:i/>
          <w:iCs/>
          <w:lang w:val="en-GB"/>
        </w:rPr>
        <w:t>Nature Climate Change</w:t>
      </w:r>
      <w:r w:rsidRPr="00CA6D4F">
        <w:rPr>
          <w:rFonts w:ascii="Times New Roman" w:cs="Times New Roman"/>
          <w:lang w:val="en-GB"/>
        </w:rPr>
        <w:t>, 3, 254–258.</w:t>
      </w:r>
    </w:p>
    <w:p w14:paraId="45A41E0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Clarke, A. (2004). Is there a Universal Temperature Dependence of metabolism? </w:t>
      </w:r>
      <w:r w:rsidRPr="00CA6D4F">
        <w:rPr>
          <w:rFonts w:ascii="Times New Roman" w:cs="Times New Roman"/>
          <w:i/>
          <w:iCs/>
          <w:lang w:val="en-GB"/>
        </w:rPr>
        <w:t>Functional Ecology</w:t>
      </w:r>
      <w:r w:rsidRPr="00CA6D4F">
        <w:rPr>
          <w:rFonts w:ascii="Times New Roman" w:cs="Times New Roman"/>
          <w:lang w:val="en-GB"/>
        </w:rPr>
        <w:t>, 18.</w:t>
      </w:r>
    </w:p>
    <w:p w14:paraId="44212B9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Clarke, A. &amp; Johnston, N.M. (1999). Scaling of metabolic rate with body mass and temperature in teleost fish. </w:t>
      </w:r>
      <w:r w:rsidRPr="00CA6D4F">
        <w:rPr>
          <w:rFonts w:ascii="Times New Roman" w:cs="Times New Roman"/>
          <w:i/>
          <w:iCs/>
          <w:lang w:val="en-GB"/>
        </w:rPr>
        <w:t>Journal of Animal Ecology</w:t>
      </w:r>
      <w:r w:rsidRPr="00CA6D4F">
        <w:rPr>
          <w:rFonts w:ascii="Times New Roman" w:cs="Times New Roman"/>
          <w:lang w:val="en-GB"/>
        </w:rPr>
        <w:t>, 68, 893–905.</w:t>
      </w:r>
    </w:p>
    <w:p w14:paraId="479318E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Daufresne, M., Lengfellner, K. &amp; Sommer, U. (2009). Global warming benefits the small in aquatic ecosystems. </w:t>
      </w:r>
      <w:r w:rsidRPr="00CA6D4F">
        <w:rPr>
          <w:rFonts w:ascii="Times New Roman" w:cs="Times New Roman"/>
          <w:i/>
          <w:iCs/>
          <w:lang w:val="en-GB"/>
        </w:rPr>
        <w:t>Proceedings of the National Academy of Sciences, USA</w:t>
      </w:r>
      <w:r w:rsidRPr="00CA6D4F">
        <w:rPr>
          <w:rFonts w:ascii="Times New Roman" w:cs="Times New Roman"/>
          <w:lang w:val="en-GB"/>
        </w:rPr>
        <w:t>, 106, 12788–12793.</w:t>
      </w:r>
    </w:p>
    <w:p w14:paraId="712F1AD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Dell, A.I., Pawar, S. &amp; Savage, V.M. (2011). Systematic variation in the temperature dependence of physiological and ecological traits. </w:t>
      </w:r>
      <w:r w:rsidRPr="00CA6D4F">
        <w:rPr>
          <w:rFonts w:ascii="Times New Roman" w:cs="Times New Roman"/>
          <w:i/>
          <w:iCs/>
          <w:lang w:val="en-GB"/>
        </w:rPr>
        <w:t>Proceedings of the National Academy of Sciences</w:t>
      </w:r>
      <w:r w:rsidRPr="00CA6D4F">
        <w:rPr>
          <w:rFonts w:ascii="Times New Roman" w:cs="Times New Roman"/>
          <w:lang w:val="en-GB"/>
        </w:rPr>
        <w:t>, 108, 10591–10596.</w:t>
      </w:r>
    </w:p>
    <w:p w14:paraId="3725FB3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Denderen, P.D., Gislason, H. &amp; Andersen, K.H. (2019). Little difference in average fish growth and maximum size across temperatures. </w:t>
      </w:r>
      <w:r w:rsidRPr="00CA6D4F">
        <w:rPr>
          <w:rFonts w:ascii="Times New Roman" w:cs="Times New Roman"/>
          <w:i/>
          <w:iCs/>
          <w:lang w:val="en-GB"/>
        </w:rPr>
        <w:t>EcoEvoRxiv 10.32942/osf.io/8cu4y</w:t>
      </w:r>
      <w:r w:rsidRPr="00CA6D4F">
        <w:rPr>
          <w:rFonts w:ascii="Times New Roman" w:cs="Times New Roman"/>
          <w:lang w:val="en-GB"/>
        </w:rPr>
        <w:t>.</w:t>
      </w:r>
    </w:p>
    <w:p w14:paraId="4723DEC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Dorst, R.M., Gårdmark, A., Svanbäck, R., Beier, U., Weyhenmeyer, G.A. &amp; Huss, M. (2019). Warmer and browner waters decrease fish biomass production. </w:t>
      </w:r>
      <w:r w:rsidRPr="00CA6D4F">
        <w:rPr>
          <w:rFonts w:ascii="Times New Roman" w:cs="Times New Roman"/>
          <w:i/>
          <w:iCs/>
          <w:lang w:val="en-GB"/>
        </w:rPr>
        <w:t>Global Change Biology</w:t>
      </w:r>
      <w:r w:rsidRPr="00CA6D4F">
        <w:rPr>
          <w:rFonts w:ascii="Times New Roman" w:cs="Times New Roman"/>
          <w:lang w:val="en-GB"/>
        </w:rPr>
        <w:t>, 25, 1395–1408.</w:t>
      </w:r>
    </w:p>
    <w:p w14:paraId="462631B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Downs, C.J., Hayes, J.P. &amp; Tracy, C.R. (2008). Scaling metabolic rate with body mass and inverse body temperature: A test of the Arrhenius fractal supply model. </w:t>
      </w:r>
      <w:r w:rsidRPr="00CA6D4F">
        <w:rPr>
          <w:rFonts w:ascii="Times New Roman" w:cs="Times New Roman"/>
          <w:i/>
          <w:iCs/>
          <w:lang w:val="en-GB"/>
        </w:rPr>
        <w:t>Functional Ecology</w:t>
      </w:r>
      <w:r w:rsidRPr="00CA6D4F">
        <w:rPr>
          <w:rFonts w:ascii="Times New Roman" w:cs="Times New Roman"/>
          <w:lang w:val="en-GB"/>
        </w:rPr>
        <w:t>, 22, 239–244.</w:t>
      </w:r>
    </w:p>
    <w:p w14:paraId="424D0C0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Elliott, J.M. &amp; Hurley, M.A. (1995). The Functional Relationship between Body Size and Growth Rate in Fish. </w:t>
      </w:r>
      <w:r w:rsidRPr="00CA6D4F">
        <w:rPr>
          <w:rFonts w:ascii="Times New Roman" w:cs="Times New Roman"/>
          <w:i/>
          <w:iCs/>
          <w:lang w:val="en-GB"/>
        </w:rPr>
        <w:t>Functional Ecology</w:t>
      </w:r>
      <w:r w:rsidRPr="00CA6D4F">
        <w:rPr>
          <w:rFonts w:ascii="Times New Roman" w:cs="Times New Roman"/>
          <w:lang w:val="en-GB"/>
        </w:rPr>
        <w:t>, 9, 625.</w:t>
      </w:r>
    </w:p>
    <w:p w14:paraId="20D308E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Englund, G., Öhlund, G., Hein, C.L. &amp; Diehl, S. (2011). Temperature dependence of the functional response. </w:t>
      </w:r>
      <w:r w:rsidRPr="00CA6D4F">
        <w:rPr>
          <w:rFonts w:ascii="Times New Roman" w:cs="Times New Roman"/>
          <w:i/>
          <w:iCs/>
          <w:lang w:val="en-GB"/>
        </w:rPr>
        <w:t>Ecology Letters</w:t>
      </w:r>
      <w:r w:rsidRPr="00CA6D4F">
        <w:rPr>
          <w:rFonts w:ascii="Times New Roman" w:cs="Times New Roman"/>
          <w:lang w:val="en-GB"/>
        </w:rPr>
        <w:t>, 14, 914–921.</w:t>
      </w:r>
    </w:p>
    <w:p w14:paraId="5B09BE7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Essington, T.E., Kitchell, J.F. &amp; Walters, C.J. (2001). The von Bertalanffy growth function, bioenergetics, and the consumption rates of fish. </w:t>
      </w:r>
      <w:r w:rsidRPr="00CA6D4F">
        <w:rPr>
          <w:rFonts w:ascii="Times New Roman" w:cs="Times New Roman"/>
          <w:i/>
          <w:iCs/>
          <w:lang w:val="en-GB"/>
        </w:rPr>
        <w:t>Canadian Journal of Fisheries and Aquatic Sciences</w:t>
      </w:r>
      <w:r w:rsidRPr="00CA6D4F">
        <w:rPr>
          <w:rFonts w:ascii="Times New Roman" w:cs="Times New Roman"/>
          <w:lang w:val="en-GB"/>
        </w:rPr>
        <w:t>, 58, 2129–2138.</w:t>
      </w:r>
    </w:p>
    <w:p w14:paraId="1FDCC3A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Fernández-i-Marín, X. (2016). ggmcmc: Analysis of MCMC Samples and Bayesian Inference. </w:t>
      </w:r>
      <w:r w:rsidRPr="00CA6D4F">
        <w:rPr>
          <w:rFonts w:ascii="Times New Roman" w:cs="Times New Roman"/>
          <w:i/>
          <w:iCs/>
          <w:lang w:val="en-GB"/>
        </w:rPr>
        <w:t>Journal of Statistical Software</w:t>
      </w:r>
      <w:r w:rsidRPr="00CA6D4F">
        <w:rPr>
          <w:rFonts w:ascii="Times New Roman" w:cs="Times New Roman"/>
          <w:lang w:val="en-GB"/>
        </w:rPr>
        <w:t>, 70, 1–20.</w:t>
      </w:r>
    </w:p>
    <w:p w14:paraId="734BCBF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Forster, J., Hirst, A.G. &amp; Atkinson, D. (2012). Warming-induced reductions in body size are greater in aquatic than terrestrial species. </w:t>
      </w:r>
      <w:r w:rsidRPr="00CA6D4F">
        <w:rPr>
          <w:rFonts w:ascii="Times New Roman" w:cs="Times New Roman"/>
          <w:i/>
          <w:iCs/>
          <w:lang w:val="en-GB"/>
        </w:rPr>
        <w:t>PNAS</w:t>
      </w:r>
      <w:r w:rsidRPr="00CA6D4F">
        <w:rPr>
          <w:rFonts w:ascii="Times New Roman" w:cs="Times New Roman"/>
          <w:lang w:val="en-GB"/>
        </w:rPr>
        <w:t>, 109, 19310–19314.</w:t>
      </w:r>
    </w:p>
    <w:p w14:paraId="3DDDAAB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Fossen, E.I.F., Pélabon, C. &amp; Einum, S. (2019). Genetic and environmental effects on the scaling of metabolic rate with body size. </w:t>
      </w:r>
      <w:r w:rsidRPr="00CA6D4F">
        <w:rPr>
          <w:rFonts w:ascii="Times New Roman" w:cs="Times New Roman"/>
          <w:i/>
          <w:iCs/>
          <w:lang w:val="en-GB"/>
        </w:rPr>
        <w:t>Journal of Experimental Biology</w:t>
      </w:r>
      <w:r w:rsidRPr="00CA6D4F">
        <w:rPr>
          <w:rFonts w:ascii="Times New Roman" w:cs="Times New Roman"/>
          <w:lang w:val="en-GB"/>
        </w:rPr>
        <w:t>, 222.</w:t>
      </w:r>
    </w:p>
    <w:p w14:paraId="7BE9EC7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Fussmann, K.E., Schwarzmüller, F., Brose, U., Jousset, A. &amp; Rall, B.C. (2014). Ecological stability in response to warming. </w:t>
      </w:r>
      <w:r w:rsidRPr="00CA6D4F">
        <w:rPr>
          <w:rFonts w:ascii="Times New Roman" w:cs="Times New Roman"/>
          <w:i/>
          <w:iCs/>
          <w:lang w:val="en-GB"/>
        </w:rPr>
        <w:t>Nature Climate Change</w:t>
      </w:r>
      <w:r w:rsidRPr="00CA6D4F">
        <w:rPr>
          <w:rFonts w:ascii="Times New Roman" w:cs="Times New Roman"/>
          <w:lang w:val="en-GB"/>
        </w:rPr>
        <w:t>, 4, 206–210.</w:t>
      </w:r>
    </w:p>
    <w:p w14:paraId="58226D5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Gabry, J., Simpson, D., Vehtari, A., Betancourt, M. &amp; Gelman, A. (2019). Visualization in Bayesian workflow. </w:t>
      </w:r>
      <w:r w:rsidRPr="00CA6D4F">
        <w:rPr>
          <w:rFonts w:ascii="Times New Roman" w:cs="Times New Roman"/>
          <w:i/>
          <w:iCs/>
          <w:lang w:val="en-GB"/>
        </w:rPr>
        <w:t>J. R. Stat. Soc. A</w:t>
      </w:r>
      <w:r w:rsidRPr="00CA6D4F">
        <w:rPr>
          <w:rFonts w:ascii="Times New Roman" w:cs="Times New Roman"/>
          <w:lang w:val="en-GB"/>
        </w:rPr>
        <w:t>, 182, 389–402.</w:t>
      </w:r>
    </w:p>
    <w:p w14:paraId="3BC9C59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CA6D4F">
        <w:rPr>
          <w:rFonts w:ascii="Times New Roman" w:cs="Times New Roman"/>
          <w:i/>
          <w:iCs/>
          <w:lang w:val="en-GB"/>
        </w:rPr>
        <w:t>Aquaculture International</w:t>
      </w:r>
      <w:r w:rsidRPr="00CA6D4F">
        <w:rPr>
          <w:rFonts w:ascii="Times New Roman" w:cs="Times New Roman"/>
          <w:lang w:val="en-GB"/>
        </w:rPr>
        <w:t>, 19, 131–141.</w:t>
      </w:r>
    </w:p>
    <w:p w14:paraId="46AD74D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Gardner, J.L., Peters, A., Kearney, M.R., Joseph, L. &amp; Heinsohn, R. (2011). Declining body size: a third universal response to warming? </w:t>
      </w:r>
      <w:r w:rsidRPr="00CA6D4F">
        <w:rPr>
          <w:rFonts w:ascii="Times New Roman" w:cs="Times New Roman"/>
          <w:i/>
          <w:iCs/>
          <w:lang w:val="en-GB"/>
        </w:rPr>
        <w:t>Trends in Ecology &amp; Evolution</w:t>
      </w:r>
      <w:r w:rsidRPr="00CA6D4F">
        <w:rPr>
          <w:rFonts w:ascii="Times New Roman" w:cs="Times New Roman"/>
          <w:lang w:val="en-GB"/>
        </w:rPr>
        <w:t>, 26, 285–291.</w:t>
      </w:r>
    </w:p>
    <w:p w14:paraId="076921A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Gelman, A., Carlin, J., Stern, H. &amp; Rubin, D. (2003). </w:t>
      </w:r>
      <w:r w:rsidRPr="00CA6D4F">
        <w:rPr>
          <w:rFonts w:ascii="Times New Roman" w:cs="Times New Roman"/>
          <w:i/>
          <w:iCs/>
          <w:lang w:val="en-GB"/>
        </w:rPr>
        <w:t>Bayesian Data Analysis. 2nd edition</w:t>
      </w:r>
      <w:r w:rsidRPr="00CA6D4F">
        <w:rPr>
          <w:rFonts w:ascii="Times New Roman" w:cs="Times New Roman"/>
          <w:lang w:val="en-GB"/>
        </w:rPr>
        <w:t>. Chapman and Hall/CRC, Boca Raton.</w:t>
      </w:r>
    </w:p>
    <w:p w14:paraId="673D7FB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Gelman, A. &amp; Hill, J. (2007). </w:t>
      </w:r>
      <w:r w:rsidRPr="00CA6D4F">
        <w:rPr>
          <w:rFonts w:ascii="Times New Roman" w:cs="Times New Roman"/>
          <w:i/>
          <w:iCs/>
          <w:lang w:val="en-GB"/>
        </w:rPr>
        <w:t>Data Analysis Using Regression and Multilevel/Hierarchical Models</w:t>
      </w:r>
      <w:r w:rsidRPr="00CA6D4F">
        <w:rPr>
          <w:rFonts w:ascii="Times New Roman" w:cs="Times New Roman"/>
          <w:lang w:val="en-GB"/>
        </w:rPr>
        <w:t>. Cambridge University Press.</w:t>
      </w:r>
    </w:p>
    <w:p w14:paraId="3D59DDE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Gillooly, J.F., Brown, J.H., West, G.B., Savage, V.M. &amp; Charnov, E.L. (2001). Effects of size and temperature on metabolic rate. </w:t>
      </w:r>
      <w:r w:rsidRPr="00CA6D4F">
        <w:rPr>
          <w:rFonts w:ascii="Times New Roman" w:cs="Times New Roman"/>
          <w:i/>
          <w:iCs/>
          <w:lang w:val="en-GB"/>
        </w:rPr>
        <w:t>Science</w:t>
      </w:r>
      <w:r w:rsidRPr="00CA6D4F">
        <w:rPr>
          <w:rFonts w:ascii="Times New Roman" w:cs="Times New Roman"/>
          <w:lang w:val="en-GB"/>
        </w:rPr>
        <w:t>, 2248–2251.</w:t>
      </w:r>
    </w:p>
    <w:p w14:paraId="3BA2F73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Glazier, D.S. (2005). Beyond the “3/4-power law”: variation in the intra- and interspecific scaling of metabolic rate in animals. </w:t>
      </w:r>
      <w:r w:rsidRPr="00CA6D4F">
        <w:rPr>
          <w:rFonts w:ascii="Times New Roman" w:cs="Times New Roman"/>
          <w:i/>
          <w:iCs/>
          <w:lang w:val="en-GB"/>
        </w:rPr>
        <w:t>Biological Reviews of the Cambridge Philosophical Society</w:t>
      </w:r>
      <w:r w:rsidRPr="00CA6D4F">
        <w:rPr>
          <w:rFonts w:ascii="Times New Roman" w:cs="Times New Roman"/>
          <w:lang w:val="en-GB"/>
        </w:rPr>
        <w:t>, 80, 611–662.</w:t>
      </w:r>
    </w:p>
    <w:p w14:paraId="75F3662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Glazier, D.S. (2010). A unifying explanation for diverse metabolic scaling in animals and plants. </w:t>
      </w:r>
      <w:r w:rsidRPr="00CA6D4F">
        <w:rPr>
          <w:rFonts w:ascii="Times New Roman" w:cs="Times New Roman"/>
          <w:i/>
          <w:iCs/>
          <w:lang w:val="en-GB"/>
        </w:rPr>
        <w:t>Biological Reviews of the Cambridge Philosophical Society</w:t>
      </w:r>
      <w:r w:rsidRPr="00CA6D4F">
        <w:rPr>
          <w:rFonts w:ascii="Times New Roman" w:cs="Times New Roman"/>
          <w:lang w:val="en-GB"/>
        </w:rPr>
        <w:t>, 85, 111–138.</w:t>
      </w:r>
    </w:p>
    <w:p w14:paraId="15A1D5B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CA6D4F">
        <w:rPr>
          <w:rFonts w:ascii="Times New Roman" w:cs="Times New Roman"/>
          <w:i/>
          <w:iCs/>
          <w:lang w:val="en-GB"/>
        </w:rPr>
        <w:t>Aquaculture</w:t>
      </w:r>
      <w:r w:rsidRPr="00CA6D4F">
        <w:rPr>
          <w:rFonts w:ascii="Times New Roman" w:cs="Times New Roman"/>
          <w:lang w:val="en-GB"/>
        </w:rPr>
        <w:t>, 283, 36–42.</w:t>
      </w:r>
    </w:p>
    <w:p w14:paraId="7C9052CC" w14:textId="77777777" w:rsidR="00CA6D4F" w:rsidRPr="005C0DB5" w:rsidRDefault="00CA6D4F" w:rsidP="00CA6D4F">
      <w:pPr>
        <w:pStyle w:val="Bibliography"/>
        <w:rPr>
          <w:rFonts w:ascii="Times New Roman" w:cs="Times New Roman"/>
          <w:lang w:val="sv-SE"/>
        </w:rPr>
      </w:pPr>
      <w:r w:rsidRPr="00CA6D4F">
        <w:rPr>
          <w:rFonts w:ascii="Times New Roman" w:cs="Times New Roman"/>
          <w:lang w:val="en-GB"/>
        </w:rPr>
        <w:t xml:space="preserve">Harrison, X.A., Donaldson, L., Correa-Cano, M.E., Evans, J., Fisher, D.N., Goodwin, C.E.D., </w:t>
      </w:r>
      <w:r w:rsidRPr="00CA6D4F">
        <w:rPr>
          <w:rFonts w:ascii="Times New Roman" w:cs="Times New Roman"/>
          <w:i/>
          <w:iCs/>
          <w:lang w:val="en-GB"/>
        </w:rPr>
        <w:t>et al.</w:t>
      </w:r>
      <w:r w:rsidRPr="00CA6D4F">
        <w:rPr>
          <w:rFonts w:ascii="Times New Roman" w:cs="Times New Roman"/>
          <w:lang w:val="en-GB"/>
        </w:rPr>
        <w:t xml:space="preserve"> (2018). A brief introduction to mixed effects modelling and multi-model inference in ecology. </w:t>
      </w:r>
      <w:r w:rsidRPr="005C0DB5">
        <w:rPr>
          <w:rFonts w:ascii="Times New Roman" w:cs="Times New Roman"/>
          <w:i/>
          <w:iCs/>
          <w:lang w:val="sv-SE"/>
        </w:rPr>
        <w:t>PeerJ</w:t>
      </w:r>
      <w:r w:rsidRPr="005C0DB5">
        <w:rPr>
          <w:rFonts w:ascii="Times New Roman" w:cs="Times New Roman"/>
          <w:lang w:val="sv-SE"/>
        </w:rPr>
        <w:t>, 6, e4794.</w:t>
      </w:r>
    </w:p>
    <w:p w14:paraId="47C55857" w14:textId="77777777" w:rsidR="00CA6D4F" w:rsidRPr="00CA6D4F" w:rsidRDefault="00CA6D4F" w:rsidP="00CA6D4F">
      <w:pPr>
        <w:pStyle w:val="Bibliography"/>
        <w:rPr>
          <w:rFonts w:ascii="Times New Roman" w:cs="Times New Roman"/>
          <w:lang w:val="en-GB"/>
        </w:rPr>
      </w:pPr>
      <w:r w:rsidRPr="005C0DB5">
        <w:rPr>
          <w:rFonts w:ascii="Times New Roman" w:cs="Times New Roman"/>
          <w:lang w:val="sv-SE"/>
        </w:rPr>
        <w:t xml:space="preserve">Hartvig, M., Andersen, K.H. &amp; Beyer, J.E. (2011). </w:t>
      </w:r>
      <w:r w:rsidRPr="00CA6D4F">
        <w:rPr>
          <w:rFonts w:ascii="Times New Roman" w:cs="Times New Roman"/>
          <w:lang w:val="en-GB"/>
        </w:rPr>
        <w:t xml:space="preserve">Food web framework for size-structured populations. </w:t>
      </w:r>
      <w:r w:rsidRPr="00CA6D4F">
        <w:rPr>
          <w:rFonts w:ascii="Times New Roman" w:cs="Times New Roman"/>
          <w:i/>
          <w:iCs/>
          <w:lang w:val="en-GB"/>
        </w:rPr>
        <w:t>Journal of Theoretical Biology</w:t>
      </w:r>
      <w:r w:rsidRPr="00CA6D4F">
        <w:rPr>
          <w:rFonts w:ascii="Times New Roman" w:cs="Times New Roman"/>
          <w:lang w:val="en-GB"/>
        </w:rPr>
        <w:t>, 272, 113–122.</w:t>
      </w:r>
    </w:p>
    <w:p w14:paraId="78DAE1B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Heincke, F. (1913). Rapp. Proc. Verb. Réun. ICES 16, 1–70.</w:t>
      </w:r>
    </w:p>
    <w:p w14:paraId="0012EB3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Hepher, B. (1988). </w:t>
      </w:r>
      <w:r w:rsidRPr="00CA6D4F">
        <w:rPr>
          <w:rFonts w:ascii="Times New Roman" w:cs="Times New Roman"/>
          <w:i/>
          <w:iCs/>
          <w:lang w:val="en-GB"/>
        </w:rPr>
        <w:t>Nutrition of Pond Fishes</w:t>
      </w:r>
      <w:r w:rsidRPr="00CA6D4F">
        <w:rPr>
          <w:rFonts w:ascii="Times New Roman" w:cs="Times New Roman"/>
          <w:lang w:val="en-GB"/>
        </w:rPr>
        <w:t>. Cambridge University Press.</w:t>
      </w:r>
    </w:p>
    <w:p w14:paraId="70D6C25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CA6D4F">
        <w:rPr>
          <w:rFonts w:ascii="Times New Roman" w:cs="Times New Roman"/>
          <w:i/>
          <w:iCs/>
          <w:lang w:val="en-GB"/>
        </w:rPr>
        <w:t>Ecology Letters</w:t>
      </w:r>
      <w:r w:rsidRPr="00CA6D4F">
        <w:rPr>
          <w:rFonts w:ascii="Times New Roman" w:cs="Times New Roman"/>
          <w:lang w:val="en-GB"/>
        </w:rPr>
        <w:t>, 18, 327–335.</w:t>
      </w:r>
    </w:p>
    <w:p w14:paraId="79EAA59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Huey, R.B. &amp; Kingsolver, J.G. (2019). Climate Warming, Resource Availability, and the Metabolic Meltdown of Ectotherms. </w:t>
      </w:r>
      <w:r w:rsidRPr="00CA6D4F">
        <w:rPr>
          <w:rFonts w:ascii="Times New Roman" w:cs="Times New Roman"/>
          <w:i/>
          <w:iCs/>
          <w:lang w:val="en-GB"/>
        </w:rPr>
        <w:t>The American Naturalist</w:t>
      </w:r>
      <w:r w:rsidRPr="00CA6D4F">
        <w:rPr>
          <w:rFonts w:ascii="Times New Roman" w:cs="Times New Roman"/>
          <w:lang w:val="en-GB"/>
        </w:rPr>
        <w:t>, 194, E140–E150.</w:t>
      </w:r>
    </w:p>
    <w:p w14:paraId="39DFE15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CA6D4F">
        <w:rPr>
          <w:rFonts w:ascii="Times New Roman" w:cs="Times New Roman"/>
          <w:i/>
          <w:iCs/>
          <w:lang w:val="en-GB"/>
        </w:rPr>
        <w:t>Global Change Biology</w:t>
      </w:r>
      <w:r w:rsidRPr="00CA6D4F">
        <w:rPr>
          <w:rFonts w:ascii="Times New Roman" w:cs="Times New Roman"/>
          <w:lang w:val="en-GB"/>
        </w:rPr>
        <w:t>.</w:t>
      </w:r>
    </w:p>
    <w:p w14:paraId="5CD4525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Jerde, C.L., Kraskura, K., Eliason, E.J., Csik, S.R., Stier, A.C. &amp; Taper, M.L. (2019). Strong Evidence for an Intraspecific Metabolic Scaling Coefficient Near 0.89 in Fish. </w:t>
      </w:r>
      <w:r w:rsidRPr="00CA6D4F">
        <w:rPr>
          <w:rFonts w:ascii="Times New Roman" w:cs="Times New Roman"/>
          <w:i/>
          <w:iCs/>
          <w:lang w:val="en-GB"/>
        </w:rPr>
        <w:t>Front. Physiol.</w:t>
      </w:r>
      <w:r w:rsidRPr="00CA6D4F">
        <w:rPr>
          <w:rFonts w:ascii="Times New Roman" w:cs="Times New Roman"/>
          <w:lang w:val="en-GB"/>
        </w:rPr>
        <w:t>, 10, 1166.</w:t>
      </w:r>
    </w:p>
    <w:p w14:paraId="5868CDD8"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Jobling, M. (1997). Temperature and growth: modulation of growth rate via temperature change. In: </w:t>
      </w:r>
      <w:r w:rsidRPr="00CA6D4F">
        <w:rPr>
          <w:rFonts w:ascii="Times New Roman" w:cs="Times New Roman"/>
          <w:i/>
          <w:iCs/>
          <w:lang w:val="en-GB"/>
        </w:rPr>
        <w:t>Global Warming: Implications for Freshwater and Marine Fish</w:t>
      </w:r>
      <w:r w:rsidRPr="00CA6D4F">
        <w:rPr>
          <w:rFonts w:ascii="Times New Roman" w:cs="Times New Roman"/>
          <w:lang w:val="en-GB"/>
        </w:rPr>
        <w:t xml:space="preserve"> (eds. Wood, C.M. &amp; McDonald, D.G.). Cambridge University Press, Cambridge, pp. 225–254.</w:t>
      </w:r>
    </w:p>
    <w:p w14:paraId="47ADAE4F" w14:textId="77777777" w:rsidR="00CA6D4F" w:rsidRPr="00CA6D4F" w:rsidRDefault="00CA6D4F" w:rsidP="00CA6D4F">
      <w:pPr>
        <w:pStyle w:val="Bibliography"/>
        <w:rPr>
          <w:rFonts w:ascii="Times New Roman" w:cs="Times New Roman"/>
          <w:lang w:val="en-GB"/>
        </w:rPr>
      </w:pPr>
      <w:r w:rsidRPr="005C0DB5">
        <w:rPr>
          <w:rFonts w:ascii="Times New Roman" w:cs="Times New Roman"/>
          <w:lang w:val="sv-SE"/>
        </w:rPr>
        <w:t xml:space="preserve">Jutfelt, F., Norin, T., Åsheim, E.R., Rowsey, L.E., Andreassen, A.H., Morgan, R., </w:t>
      </w:r>
      <w:r w:rsidRPr="005C0DB5">
        <w:rPr>
          <w:rFonts w:ascii="Times New Roman" w:cs="Times New Roman"/>
          <w:i/>
          <w:iCs/>
          <w:lang w:val="sv-SE"/>
        </w:rPr>
        <w:t>et al.</w:t>
      </w:r>
      <w:r w:rsidRPr="005C0DB5">
        <w:rPr>
          <w:rFonts w:ascii="Times New Roman" w:cs="Times New Roman"/>
          <w:lang w:val="sv-SE"/>
        </w:rPr>
        <w:t xml:space="preserve"> </w:t>
      </w:r>
      <w:r w:rsidRPr="00CA6D4F">
        <w:rPr>
          <w:rFonts w:ascii="Times New Roman" w:cs="Times New Roman"/>
          <w:lang w:val="en-GB"/>
        </w:rPr>
        <w:t xml:space="preserve">(2020). </w:t>
      </w:r>
      <w:r w:rsidRPr="00CA6D4F">
        <w:rPr>
          <w:rFonts w:ascii="Times New Roman" w:cs="Times New Roman"/>
          <w:i/>
          <w:iCs/>
          <w:lang w:val="en-GB"/>
        </w:rPr>
        <w:t>The aerobic scope protection hypothesis: a mechanism explaining reduced growth of ectotherms in warming environments?</w:t>
      </w:r>
      <w:r w:rsidRPr="00CA6D4F">
        <w:rPr>
          <w:rFonts w:ascii="Times New Roman" w:cs="Times New Roman"/>
          <w:lang w:val="en-GB"/>
        </w:rPr>
        <w:t xml:space="preserve"> (preprint). EcoEvoRxiv.</w:t>
      </w:r>
    </w:p>
    <w:p w14:paraId="6D04FA8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Kearney, M. (2019). Reproductive Hyperallometry Does Not Challenge Mechanistic Growth Models. </w:t>
      </w:r>
      <w:r w:rsidRPr="00CA6D4F">
        <w:rPr>
          <w:rFonts w:ascii="Times New Roman" w:cs="Times New Roman"/>
          <w:i/>
          <w:iCs/>
          <w:lang w:val="en-GB"/>
        </w:rPr>
        <w:t>Trends in Ecology &amp; Evolution</w:t>
      </w:r>
      <w:r w:rsidRPr="00CA6D4F">
        <w:rPr>
          <w:rFonts w:ascii="Times New Roman" w:cs="Times New Roman"/>
          <w:lang w:val="en-GB"/>
        </w:rPr>
        <w:t>, 34, 275–276.</w:t>
      </w:r>
    </w:p>
    <w:p w14:paraId="730C8B4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Killen, S.S., Atkinson, D. &amp; Glazier, D.S. (2010). The intraspecific scaling of metabolic rate with body mass in fishes depends on lifestyle and temperature. </w:t>
      </w:r>
      <w:r w:rsidRPr="00CA6D4F">
        <w:rPr>
          <w:rFonts w:ascii="Times New Roman" w:cs="Times New Roman"/>
          <w:i/>
          <w:iCs/>
          <w:lang w:val="en-GB"/>
        </w:rPr>
        <w:t>Ecology Letters</w:t>
      </w:r>
      <w:r w:rsidRPr="00CA6D4F">
        <w:rPr>
          <w:rFonts w:ascii="Times New Roman" w:cs="Times New Roman"/>
          <w:lang w:val="en-GB"/>
        </w:rPr>
        <w:t>, 13, 184–193.</w:t>
      </w:r>
    </w:p>
    <w:p w14:paraId="4347E21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Kitchell, J.F., Stewart, D.J. &amp; Weininger, D. (1977). Applications of a bioenergetics model to yellow perch (Perca flavescens) and walleye (Stizostedion vitreum vitreum). </w:t>
      </w:r>
      <w:r w:rsidRPr="00CA6D4F">
        <w:rPr>
          <w:rFonts w:ascii="Times New Roman" w:cs="Times New Roman"/>
          <w:i/>
          <w:iCs/>
          <w:lang w:val="en-GB"/>
        </w:rPr>
        <w:t>Journal of the Fisheries Board of Canada</w:t>
      </w:r>
      <w:r w:rsidRPr="00CA6D4F">
        <w:rPr>
          <w:rFonts w:ascii="Times New Roman" w:cs="Times New Roman"/>
          <w:lang w:val="en-GB"/>
        </w:rPr>
        <w:t>, 34, 1922–1935.</w:t>
      </w:r>
    </w:p>
    <w:p w14:paraId="37BA126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Kooijman, S.A.L.M. (1993). </w:t>
      </w:r>
      <w:r w:rsidRPr="00CA6D4F">
        <w:rPr>
          <w:rFonts w:ascii="Times New Roman" w:cs="Times New Roman"/>
          <w:i/>
          <w:iCs/>
          <w:lang w:val="en-GB"/>
        </w:rPr>
        <w:t>Dynamic energy budgets in biological systems</w:t>
      </w:r>
      <w:r w:rsidRPr="00CA6D4F">
        <w:rPr>
          <w:rFonts w:ascii="Times New Roman" w:cs="Times New Roman"/>
          <w:lang w:val="en-GB"/>
        </w:rPr>
        <w:t>. Cambridge University Press.</w:t>
      </w:r>
    </w:p>
    <w:p w14:paraId="785FF4A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Lefevre, S., McKenzie, D.J. &amp; Nilsson, G.E. (2017). Models projecting the fate of fish populations under climate change need to be based on valid physiological mechanisms. </w:t>
      </w:r>
      <w:r w:rsidRPr="00CA6D4F">
        <w:rPr>
          <w:rFonts w:ascii="Times New Roman" w:cs="Times New Roman"/>
          <w:i/>
          <w:iCs/>
          <w:lang w:val="en-GB"/>
        </w:rPr>
        <w:t>Global Change Biology</w:t>
      </w:r>
      <w:r w:rsidRPr="00CA6D4F">
        <w:rPr>
          <w:rFonts w:ascii="Times New Roman" w:cs="Times New Roman"/>
          <w:lang w:val="en-GB"/>
        </w:rPr>
        <w:t>, 23, 3449–3459.</w:t>
      </w:r>
    </w:p>
    <w:p w14:paraId="14393CE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Lemoine, N.P. &amp; Burkepile, D.E. (2012). Temperature-induced mismatches between consumption and metabolism reduce consumer fitness. </w:t>
      </w:r>
      <w:r w:rsidRPr="00CA6D4F">
        <w:rPr>
          <w:rFonts w:ascii="Times New Roman" w:cs="Times New Roman"/>
          <w:i/>
          <w:iCs/>
          <w:lang w:val="en-GB"/>
        </w:rPr>
        <w:t>Ecology</w:t>
      </w:r>
      <w:r w:rsidRPr="00CA6D4F">
        <w:rPr>
          <w:rFonts w:ascii="Times New Roman" w:cs="Times New Roman"/>
          <w:lang w:val="en-GB"/>
        </w:rPr>
        <w:t>, 93, 2483–2489.</w:t>
      </w:r>
    </w:p>
    <w:p w14:paraId="72E13C9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Lindmark, M., Huss, M., Ohlberger, J. &amp; Gårdmark, A. (2018). Temperature-dependent body size effects determine population responses to climate warming. </w:t>
      </w:r>
      <w:r w:rsidRPr="00CA6D4F">
        <w:rPr>
          <w:rFonts w:ascii="Times New Roman" w:cs="Times New Roman"/>
          <w:i/>
          <w:iCs/>
          <w:lang w:val="en-GB"/>
        </w:rPr>
        <w:t>Ecology Letters</w:t>
      </w:r>
      <w:r w:rsidRPr="00CA6D4F">
        <w:rPr>
          <w:rFonts w:ascii="Times New Roman" w:cs="Times New Roman"/>
          <w:lang w:val="en-GB"/>
        </w:rPr>
        <w:t>, 21, 181–189.</w:t>
      </w:r>
    </w:p>
    <w:p w14:paraId="45DF015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Lindmark, M., Ohlberger, J., Huss, M. &amp; Gårdmark, A. (2019). Size‐based ecological interactions drive food web responses to climate warming. </w:t>
      </w:r>
      <w:r w:rsidRPr="00CA6D4F">
        <w:rPr>
          <w:rFonts w:ascii="Times New Roman" w:cs="Times New Roman"/>
          <w:i/>
          <w:iCs/>
          <w:lang w:val="en-GB"/>
        </w:rPr>
        <w:t>Ecology Letters</w:t>
      </w:r>
      <w:r w:rsidRPr="00CA6D4F">
        <w:rPr>
          <w:rFonts w:ascii="Times New Roman" w:cs="Times New Roman"/>
          <w:lang w:val="en-GB"/>
        </w:rPr>
        <w:t>, 22, 778–786.</w:t>
      </w:r>
    </w:p>
    <w:p w14:paraId="17434A5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Lorenzen, K. (1996). The relationship between body weight and natural mortality in juvenile and adult fish: a comparison of natural ecosystems and aquaculture. </w:t>
      </w:r>
      <w:r w:rsidRPr="00CA6D4F">
        <w:rPr>
          <w:rFonts w:ascii="Times New Roman" w:cs="Times New Roman"/>
          <w:i/>
          <w:iCs/>
          <w:lang w:val="en-GB"/>
        </w:rPr>
        <w:t>Journal of Fish Biology</w:t>
      </w:r>
      <w:r w:rsidRPr="00CA6D4F">
        <w:rPr>
          <w:rFonts w:ascii="Times New Roman" w:cs="Times New Roman"/>
          <w:lang w:val="en-GB"/>
        </w:rPr>
        <w:t>, 49, 627–642.</w:t>
      </w:r>
    </w:p>
    <w:p w14:paraId="0B87960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Marshall, D.J. &amp; White, C.R. (2019a). Aquatic Life History Trajectories Are Shaped by Selection, Not Oxygen Limitation. </w:t>
      </w:r>
      <w:r w:rsidRPr="00CA6D4F">
        <w:rPr>
          <w:rFonts w:ascii="Times New Roman" w:cs="Times New Roman"/>
          <w:i/>
          <w:iCs/>
          <w:lang w:val="en-GB"/>
        </w:rPr>
        <w:t>Trends in Ecology &amp; Evolution</w:t>
      </w:r>
      <w:r w:rsidRPr="00CA6D4F">
        <w:rPr>
          <w:rFonts w:ascii="Times New Roman" w:cs="Times New Roman"/>
          <w:lang w:val="en-GB"/>
        </w:rPr>
        <w:t>.</w:t>
      </w:r>
    </w:p>
    <w:p w14:paraId="6B92E9F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Marshall, D.J. &amp; White, C.R. (2019b). Have We Outgrown the Existing Models of Growth? </w:t>
      </w:r>
      <w:r w:rsidRPr="00CA6D4F">
        <w:rPr>
          <w:rFonts w:ascii="Times New Roman" w:cs="Times New Roman"/>
          <w:i/>
          <w:iCs/>
          <w:lang w:val="en-GB"/>
        </w:rPr>
        <w:t>Trends in Ecology &amp; Evolution</w:t>
      </w:r>
      <w:r w:rsidRPr="00CA6D4F">
        <w:rPr>
          <w:rFonts w:ascii="Times New Roman" w:cs="Times New Roman"/>
          <w:lang w:val="en-GB"/>
        </w:rPr>
        <w:t>, 34, 102–111.</w:t>
      </w:r>
    </w:p>
    <w:p w14:paraId="7E25E897"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CA6D4F">
        <w:rPr>
          <w:rFonts w:ascii="Times New Roman" w:cs="Times New Roman"/>
          <w:i/>
          <w:iCs/>
          <w:lang w:val="en-GB"/>
        </w:rPr>
        <w:t>Journal of Theoretical Biology</w:t>
      </w:r>
      <w:r w:rsidRPr="00CA6D4F">
        <w:rPr>
          <w:rFonts w:ascii="Times New Roman" w:cs="Times New Roman"/>
          <w:lang w:val="en-GB"/>
        </w:rPr>
        <w:t>, 324, 52–71.</w:t>
      </w:r>
    </w:p>
    <w:p w14:paraId="0F58D67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Messmer, V., Pratchett, M.S., Hoey, A.S., Tobin, A.J., Coker, D.J., Cooke, S.J., </w:t>
      </w:r>
      <w:r w:rsidRPr="00CA6D4F">
        <w:rPr>
          <w:rFonts w:ascii="Times New Roman" w:cs="Times New Roman"/>
          <w:i/>
          <w:iCs/>
          <w:lang w:val="en-GB"/>
        </w:rPr>
        <w:t>et al.</w:t>
      </w:r>
      <w:r w:rsidRPr="00CA6D4F">
        <w:rPr>
          <w:rFonts w:ascii="Times New Roman" w:cs="Times New Roman"/>
          <w:lang w:val="en-GB"/>
        </w:rPr>
        <w:t xml:space="preserve"> (2017). Global warming may disproportionately affect larger adults in a predatory coral reef fish. </w:t>
      </w:r>
      <w:r w:rsidRPr="00CA6D4F">
        <w:rPr>
          <w:rFonts w:ascii="Times New Roman" w:cs="Times New Roman"/>
          <w:i/>
          <w:iCs/>
          <w:lang w:val="en-GB"/>
        </w:rPr>
        <w:t>Global Change Biology</w:t>
      </w:r>
      <w:r w:rsidRPr="00CA6D4F">
        <w:rPr>
          <w:rFonts w:ascii="Times New Roman" w:cs="Times New Roman"/>
          <w:lang w:val="en-GB"/>
        </w:rPr>
        <w:t>, 23, 2230–2240.</w:t>
      </w:r>
    </w:p>
    <w:p w14:paraId="5E28D6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Morita, K., Fukuwaka, M., Tanimata, N. &amp; Yamamura, O. (2010). Size-dependent thermal preferences in a pelagic fish. </w:t>
      </w:r>
      <w:r w:rsidRPr="00CA6D4F">
        <w:rPr>
          <w:rFonts w:ascii="Times New Roman" w:cs="Times New Roman"/>
          <w:i/>
          <w:iCs/>
          <w:lang w:val="en-GB"/>
        </w:rPr>
        <w:t>Oikos</w:t>
      </w:r>
      <w:r w:rsidRPr="00CA6D4F">
        <w:rPr>
          <w:rFonts w:ascii="Times New Roman" w:cs="Times New Roman"/>
          <w:lang w:val="en-GB"/>
        </w:rPr>
        <w:t>, 119, 1265–1272.</w:t>
      </w:r>
    </w:p>
    <w:p w14:paraId="5FB0E7A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Nelson, J.A. (2016). Oxygen consumption rate v. rate of energy utilization of fishes: a comparison and brief history of the two measurements. </w:t>
      </w:r>
      <w:r w:rsidRPr="00CA6D4F">
        <w:rPr>
          <w:rFonts w:ascii="Times New Roman" w:cs="Times New Roman"/>
          <w:i/>
          <w:iCs/>
          <w:lang w:val="en-GB"/>
        </w:rPr>
        <w:t>Journal of Fish Biology</w:t>
      </w:r>
      <w:r w:rsidRPr="00CA6D4F">
        <w:rPr>
          <w:rFonts w:ascii="Times New Roman" w:cs="Times New Roman"/>
          <w:lang w:val="en-GB"/>
        </w:rPr>
        <w:t>, 88, 10–25.</w:t>
      </w:r>
    </w:p>
    <w:p w14:paraId="20B33880" w14:textId="77777777" w:rsidR="00CA6D4F" w:rsidRPr="005C0DB5" w:rsidRDefault="00CA6D4F" w:rsidP="00CA6D4F">
      <w:pPr>
        <w:pStyle w:val="Bibliography"/>
        <w:rPr>
          <w:rFonts w:ascii="Times New Roman" w:cs="Times New Roman"/>
          <w:lang w:val="sv-SE"/>
        </w:rPr>
      </w:pPr>
      <w:r w:rsidRPr="00CA6D4F">
        <w:rPr>
          <w:rFonts w:ascii="Times New Roman" w:cs="Times New Roman"/>
          <w:lang w:val="en-GB"/>
        </w:rPr>
        <w:t xml:space="preserve">Neubauer, P. &amp; Andersen, K.H. (2019). Thermal performance of fish is explained by an interplay between physiology, behaviour and ecology. </w:t>
      </w:r>
      <w:r w:rsidRPr="005C0DB5">
        <w:rPr>
          <w:rFonts w:ascii="Times New Roman" w:cs="Times New Roman"/>
          <w:i/>
          <w:iCs/>
          <w:lang w:val="sv-SE"/>
        </w:rPr>
        <w:t>Conserv Physiol</w:t>
      </w:r>
      <w:r w:rsidRPr="005C0DB5">
        <w:rPr>
          <w:rFonts w:ascii="Times New Roman" w:cs="Times New Roman"/>
          <w:lang w:val="sv-SE"/>
        </w:rPr>
        <w:t>, 7.</w:t>
      </w:r>
    </w:p>
    <w:p w14:paraId="168B49A3" w14:textId="77777777" w:rsidR="00CA6D4F" w:rsidRPr="00CA6D4F" w:rsidRDefault="00CA6D4F" w:rsidP="00CA6D4F">
      <w:pPr>
        <w:pStyle w:val="Bibliography"/>
        <w:rPr>
          <w:rFonts w:ascii="Times New Roman" w:cs="Times New Roman"/>
          <w:lang w:val="en-GB"/>
        </w:rPr>
      </w:pPr>
      <w:r w:rsidRPr="005C0DB5">
        <w:rPr>
          <w:rFonts w:ascii="Times New Roman" w:cs="Times New Roman"/>
          <w:lang w:val="sv-SE"/>
        </w:rPr>
        <w:t xml:space="preserve">Neuenfeldt, S., Bartolino, V., Orio, A., Andersen, K.H., Andersen, N.G., Niiranen, S., </w:t>
      </w:r>
      <w:r w:rsidRPr="005C0DB5">
        <w:rPr>
          <w:rFonts w:ascii="Times New Roman" w:cs="Times New Roman"/>
          <w:i/>
          <w:iCs/>
          <w:lang w:val="sv-SE"/>
        </w:rPr>
        <w:t>et al.</w:t>
      </w:r>
      <w:r w:rsidRPr="005C0DB5">
        <w:rPr>
          <w:rFonts w:ascii="Times New Roman" w:cs="Times New Roman"/>
          <w:lang w:val="sv-SE"/>
        </w:rPr>
        <w:t xml:space="preserve"> </w:t>
      </w:r>
      <w:r w:rsidRPr="00CA6D4F">
        <w:rPr>
          <w:rFonts w:ascii="Times New Roman" w:cs="Times New Roman"/>
          <w:lang w:val="en-GB"/>
        </w:rPr>
        <w:t xml:space="preserve">(2019). Feeding and growth of Atlantic cod (Gadus morhua L.) in the eastern Baltic Sea under environmental change. </w:t>
      </w:r>
      <w:r w:rsidRPr="00CA6D4F">
        <w:rPr>
          <w:rFonts w:ascii="Times New Roman" w:cs="Times New Roman"/>
          <w:i/>
          <w:iCs/>
          <w:lang w:val="en-GB"/>
        </w:rPr>
        <w:t>ICES Journal of Marine Science</w:t>
      </w:r>
      <w:r w:rsidRPr="00CA6D4F">
        <w:rPr>
          <w:rFonts w:ascii="Times New Roman" w:cs="Times New Roman"/>
          <w:lang w:val="en-GB"/>
        </w:rPr>
        <w:t>, fsz224.</w:t>
      </w:r>
    </w:p>
    <w:p w14:paraId="7894C276"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Neuheimer, A.B., Thresher, R.E., Lyle, J.M. &amp; Semmens, J.M. (2011). Tolerance limit for fish growth exceeded by warming waters. </w:t>
      </w:r>
      <w:r w:rsidRPr="00CA6D4F">
        <w:rPr>
          <w:rFonts w:ascii="Times New Roman" w:cs="Times New Roman"/>
          <w:i/>
          <w:iCs/>
          <w:lang w:val="en-GB"/>
        </w:rPr>
        <w:t>Nature Climate Change</w:t>
      </w:r>
      <w:r w:rsidRPr="00CA6D4F">
        <w:rPr>
          <w:rFonts w:ascii="Times New Roman" w:cs="Times New Roman"/>
          <w:lang w:val="en-GB"/>
        </w:rPr>
        <w:t>, 1, 110–113.</w:t>
      </w:r>
    </w:p>
    <w:p w14:paraId="7DF5174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Ohlberger, J. (2013). Climate warming and ectotherm body size – from individual physiology to community ecology. </w:t>
      </w:r>
      <w:r w:rsidRPr="00CA6D4F">
        <w:rPr>
          <w:rFonts w:ascii="Times New Roman" w:cs="Times New Roman"/>
          <w:i/>
          <w:iCs/>
          <w:lang w:val="en-GB"/>
        </w:rPr>
        <w:t>Functional Ecology</w:t>
      </w:r>
      <w:r w:rsidRPr="00CA6D4F">
        <w:rPr>
          <w:rFonts w:ascii="Times New Roman" w:cs="Times New Roman"/>
          <w:lang w:val="en-GB"/>
        </w:rPr>
        <w:t>, 27, 991–1001.</w:t>
      </w:r>
    </w:p>
    <w:p w14:paraId="3E8C280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CA6D4F">
        <w:rPr>
          <w:rFonts w:ascii="Times New Roman" w:cs="Times New Roman"/>
          <w:i/>
          <w:iCs/>
          <w:lang w:val="en-GB"/>
        </w:rPr>
        <w:t>Oikos</w:t>
      </w:r>
      <w:r w:rsidRPr="00CA6D4F">
        <w:rPr>
          <w:rFonts w:ascii="Times New Roman" w:cs="Times New Roman"/>
          <w:lang w:val="en-GB"/>
        </w:rPr>
        <w:t>, 121, 245–251.</w:t>
      </w:r>
    </w:p>
    <w:p w14:paraId="21E7CDB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Ohlberger, J., Staaks, G. &amp; Hölker, F. (2007). Effects of temperature, swimming speed and body mass on standard and active metabolic rate in vendace (Coregonus albula). </w:t>
      </w:r>
      <w:r w:rsidRPr="00CA6D4F">
        <w:rPr>
          <w:rFonts w:ascii="Times New Roman" w:cs="Times New Roman"/>
          <w:i/>
          <w:iCs/>
          <w:lang w:val="en-GB"/>
        </w:rPr>
        <w:t>Journal of Comparative Physiology, B</w:t>
      </w:r>
      <w:r w:rsidRPr="00CA6D4F">
        <w:rPr>
          <w:rFonts w:ascii="Times New Roman" w:cs="Times New Roman"/>
          <w:lang w:val="en-GB"/>
        </w:rPr>
        <w:t>, 177, 905–916.</w:t>
      </w:r>
    </w:p>
    <w:p w14:paraId="54CC8C8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Olmos, M., Payne, M.R., Nevoux, M., Prévost, E., Chaput, G., Pontavice, H.D., </w:t>
      </w:r>
      <w:r w:rsidRPr="00CA6D4F">
        <w:rPr>
          <w:rFonts w:ascii="Times New Roman" w:cs="Times New Roman"/>
          <w:i/>
          <w:iCs/>
          <w:lang w:val="en-GB"/>
        </w:rPr>
        <w:t>et al.</w:t>
      </w:r>
      <w:r w:rsidRPr="00CA6D4F">
        <w:rPr>
          <w:rFonts w:ascii="Times New Roman" w:cs="Times New Roman"/>
          <w:lang w:val="en-GB"/>
        </w:rPr>
        <w:t xml:space="preserve"> (2019). Spatial synchrony in the response of a long range migratory species (Salmo salar) to climate change in the North Atlantic Ocean. </w:t>
      </w:r>
      <w:r w:rsidRPr="00CA6D4F">
        <w:rPr>
          <w:rFonts w:ascii="Times New Roman" w:cs="Times New Roman"/>
          <w:i/>
          <w:iCs/>
          <w:lang w:val="en-GB"/>
        </w:rPr>
        <w:t>Global Change Biology</w:t>
      </w:r>
      <w:r w:rsidRPr="00CA6D4F">
        <w:rPr>
          <w:rFonts w:ascii="Times New Roman" w:cs="Times New Roman"/>
          <w:lang w:val="en-GB"/>
        </w:rPr>
        <w:t>, n/a.</w:t>
      </w:r>
    </w:p>
    <w:p w14:paraId="4638BC3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Panov, V.E. &amp; McQueen, D.J. (1998). Effects of temperature on individual growth rate and body size of a freshwater amphipod, 76, 10.</w:t>
      </w:r>
    </w:p>
    <w:p w14:paraId="099A40C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Pauly, D. &amp; Cheung, W.W.L. (2018a). On confusing cause and effect in the oxygen limitation of fish. </w:t>
      </w:r>
      <w:r w:rsidRPr="00CA6D4F">
        <w:rPr>
          <w:rFonts w:ascii="Times New Roman" w:cs="Times New Roman"/>
          <w:i/>
          <w:iCs/>
          <w:lang w:val="en-GB"/>
        </w:rPr>
        <w:t>Global Change Biology</w:t>
      </w:r>
      <w:r w:rsidRPr="00CA6D4F">
        <w:rPr>
          <w:rFonts w:ascii="Times New Roman" w:cs="Times New Roman"/>
          <w:lang w:val="en-GB"/>
        </w:rPr>
        <w:t>, 24, e743–e744.</w:t>
      </w:r>
    </w:p>
    <w:p w14:paraId="7DB4239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Pauly, D. &amp; Cheung, W.W.L. (2018b). Sound physiological knowledge and principles in modeling shrinking of fishes under climate change. </w:t>
      </w:r>
      <w:r w:rsidRPr="00CA6D4F">
        <w:rPr>
          <w:rFonts w:ascii="Times New Roman" w:cs="Times New Roman"/>
          <w:i/>
          <w:iCs/>
          <w:lang w:val="en-GB"/>
        </w:rPr>
        <w:t>Global Change Biology</w:t>
      </w:r>
      <w:r w:rsidRPr="00CA6D4F">
        <w:rPr>
          <w:rFonts w:ascii="Times New Roman" w:cs="Times New Roman"/>
          <w:lang w:val="en-GB"/>
        </w:rPr>
        <w:t>, 24, e15–e26.</w:t>
      </w:r>
    </w:p>
    <w:p w14:paraId="02C5C65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Plummer, M. (2003). JAGS: A program for analysis of Bayesian graphical models using Gibbs sampling. </w:t>
      </w:r>
      <w:r w:rsidRPr="00CA6D4F">
        <w:rPr>
          <w:rFonts w:ascii="Times New Roman" w:cs="Times New Roman"/>
          <w:i/>
          <w:iCs/>
          <w:lang w:val="en-GB"/>
        </w:rPr>
        <w:t>Working Papers</w:t>
      </w:r>
      <w:r w:rsidRPr="00CA6D4F">
        <w:rPr>
          <w:rFonts w:ascii="Times New Roman" w:cs="Times New Roman"/>
          <w:lang w:val="en-GB"/>
        </w:rPr>
        <w:t>, 8.</w:t>
      </w:r>
    </w:p>
    <w:p w14:paraId="785624C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Plummer, M. (2019). </w:t>
      </w:r>
      <w:r w:rsidRPr="00CA6D4F">
        <w:rPr>
          <w:rFonts w:ascii="Times New Roman" w:cs="Times New Roman"/>
          <w:i/>
          <w:iCs/>
          <w:lang w:val="en-GB"/>
        </w:rPr>
        <w:t>rjags</w:t>
      </w:r>
      <w:r w:rsidRPr="00CA6D4F">
        <w:rPr>
          <w:rFonts w:ascii="Times New Roman" w:cs="Times New Roman"/>
          <w:lang w:val="en-GB"/>
        </w:rPr>
        <w:t>.</w:t>
      </w:r>
    </w:p>
    <w:p w14:paraId="1BCEFE0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Pörtner, H.O. &amp; Knust, R. (2007). Climate change affects marine fishes through the oxygen limitation of thermal tolerance. </w:t>
      </w:r>
      <w:r w:rsidRPr="00CA6D4F">
        <w:rPr>
          <w:rFonts w:ascii="Times New Roman" w:cs="Times New Roman"/>
          <w:i/>
          <w:iCs/>
          <w:lang w:val="en-GB"/>
        </w:rPr>
        <w:t>Science</w:t>
      </w:r>
      <w:r w:rsidRPr="00CA6D4F">
        <w:rPr>
          <w:rFonts w:ascii="Times New Roman" w:cs="Times New Roman"/>
          <w:lang w:val="en-GB"/>
        </w:rPr>
        <w:t>, 315, 95–97.</w:t>
      </w:r>
    </w:p>
    <w:p w14:paraId="6EF53C5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Pütter, A. (1920). Studien über physiologische Ähnlichkeit VI. Wachstumsähnlichkeiten. </w:t>
      </w:r>
      <w:r w:rsidRPr="00CA6D4F">
        <w:rPr>
          <w:rFonts w:ascii="Times New Roman" w:cs="Times New Roman"/>
          <w:i/>
          <w:iCs/>
          <w:lang w:val="en-GB"/>
        </w:rPr>
        <w:t>Pflügers Arch.</w:t>
      </w:r>
      <w:r w:rsidRPr="00CA6D4F">
        <w:rPr>
          <w:rFonts w:ascii="Times New Roman" w:cs="Times New Roman"/>
          <w:lang w:val="en-GB"/>
        </w:rPr>
        <w:t>, 180, 298–340.</w:t>
      </w:r>
    </w:p>
    <w:p w14:paraId="5119E7D2"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 Core Team. (2020). </w:t>
      </w:r>
      <w:r w:rsidRPr="00CA6D4F">
        <w:rPr>
          <w:rFonts w:ascii="Times New Roman" w:cs="Times New Roman"/>
          <w:i/>
          <w:iCs/>
          <w:lang w:val="en-GB"/>
        </w:rPr>
        <w:t>R: A Language and Environment for Statistical Computing. R Foundation for Statistical Computing</w:t>
      </w:r>
      <w:r w:rsidRPr="00CA6D4F">
        <w:rPr>
          <w:rFonts w:ascii="Times New Roman" w:cs="Times New Roman"/>
          <w:lang w:val="en-GB"/>
        </w:rPr>
        <w:t>. Vienna, Austria.</w:t>
      </w:r>
    </w:p>
    <w:p w14:paraId="69DF3EE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Rall, B.C., Brose, U., Hartvig, M., Kalinkat, G., Schwarzmuller, F., Vucic-Pestic, O., </w:t>
      </w:r>
      <w:r w:rsidRPr="00CA6D4F">
        <w:rPr>
          <w:rFonts w:ascii="Times New Roman" w:cs="Times New Roman"/>
          <w:i/>
          <w:iCs/>
          <w:lang w:val="en-GB"/>
        </w:rPr>
        <w:t>et al.</w:t>
      </w:r>
      <w:r w:rsidRPr="00CA6D4F">
        <w:rPr>
          <w:rFonts w:ascii="Times New Roman" w:cs="Times New Roman"/>
          <w:lang w:val="en-GB"/>
        </w:rPr>
        <w:t xml:space="preserve"> (2012). Universal temperature and body-mass scaling of feeding rates. </w:t>
      </w:r>
      <w:r w:rsidRPr="00CA6D4F">
        <w:rPr>
          <w:rFonts w:ascii="Times New Roman" w:cs="Times New Roman"/>
          <w:i/>
          <w:iCs/>
          <w:lang w:val="en-GB"/>
        </w:rPr>
        <w:t>Philosophical Transactions of the Royal Society of London, Series B: Biological Sciences</w:t>
      </w:r>
      <w:r w:rsidRPr="00CA6D4F">
        <w:rPr>
          <w:rFonts w:ascii="Times New Roman" w:cs="Times New Roman"/>
          <w:lang w:val="en-GB"/>
        </w:rPr>
        <w:t>, 367, 2923–2934.</w:t>
      </w:r>
    </w:p>
    <w:p w14:paraId="347DE98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Rall, B.C., Vucic-Pestic, O., Ehnes, R.B., Emmerson, M. &amp; Brose, U. (2010). Temperature, predator-prey interaction strength and population stability. </w:t>
      </w:r>
      <w:r w:rsidRPr="00CA6D4F">
        <w:rPr>
          <w:rFonts w:ascii="Times New Roman" w:cs="Times New Roman"/>
          <w:i/>
          <w:iCs/>
          <w:lang w:val="en-GB"/>
        </w:rPr>
        <w:t>Global Change Biology</w:t>
      </w:r>
      <w:r w:rsidRPr="00CA6D4F">
        <w:rPr>
          <w:rFonts w:ascii="Times New Roman" w:cs="Times New Roman"/>
          <w:lang w:val="en-GB"/>
        </w:rPr>
        <w:t>, 16, 2145–2157.</w:t>
      </w:r>
    </w:p>
    <w:p w14:paraId="5D75D62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van Rijn, I., Buba, Y., DeLong, J., Kiflawi, M. &amp; Belmaker, J. (2017). Large but uneven reduction in fish size across species in relation to changing sea temperatures. </w:t>
      </w:r>
      <w:r w:rsidRPr="00CA6D4F">
        <w:rPr>
          <w:rFonts w:ascii="Times New Roman" w:cs="Times New Roman"/>
          <w:i/>
          <w:iCs/>
          <w:lang w:val="en-GB"/>
        </w:rPr>
        <w:t>Global Change Biology</w:t>
      </w:r>
      <w:r w:rsidRPr="00CA6D4F">
        <w:rPr>
          <w:rFonts w:ascii="Times New Roman" w:cs="Times New Roman"/>
          <w:lang w:val="en-GB"/>
        </w:rPr>
        <w:t>, 23, 3667–3674.</w:t>
      </w:r>
    </w:p>
    <w:p w14:paraId="0CA5BA1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Rijnsdorp, A.D. &amp; Ibelings, B. (1989). Sexual dimorphism in the energetics of reproduction and growth of North Sea plaice, Pleuronectes platessa L. </w:t>
      </w:r>
      <w:r w:rsidRPr="00CA6D4F">
        <w:rPr>
          <w:rFonts w:ascii="Times New Roman" w:cs="Times New Roman"/>
          <w:i/>
          <w:iCs/>
          <w:lang w:val="en-GB"/>
        </w:rPr>
        <w:t>Journal of Fish Biology</w:t>
      </w:r>
      <w:r w:rsidRPr="00CA6D4F">
        <w:rPr>
          <w:rFonts w:ascii="Times New Roman" w:cs="Times New Roman"/>
          <w:lang w:val="en-GB"/>
        </w:rPr>
        <w:t>, 35, 401–415.</w:t>
      </w:r>
    </w:p>
    <w:p w14:paraId="4CE1AE7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Rohatgi, A. (2012). </w:t>
      </w:r>
      <w:r w:rsidRPr="00CA6D4F">
        <w:rPr>
          <w:rFonts w:ascii="Times New Roman" w:cs="Times New Roman"/>
          <w:i/>
          <w:iCs/>
          <w:lang w:val="en-GB"/>
        </w:rPr>
        <w:t>WebPlotDigitalizer: HTML5 based online tool to extract numerical data from plot images. Version 4.1. [WWW document] URL https://automeris.io/WebPlotDigitizer (accessed on January 2019).</w:t>
      </w:r>
    </w:p>
    <w:p w14:paraId="08F00E50"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de Roos, A.M. &amp; Persson, L. (2001). Physiologically structured models – from versatile technique to ecological theory. </w:t>
      </w:r>
      <w:r w:rsidRPr="00CA6D4F">
        <w:rPr>
          <w:rFonts w:ascii="Times New Roman" w:cs="Times New Roman"/>
          <w:i/>
          <w:iCs/>
          <w:lang w:val="en-GB"/>
        </w:rPr>
        <w:t>Oikos</w:t>
      </w:r>
      <w:r w:rsidRPr="00CA6D4F">
        <w:rPr>
          <w:rFonts w:ascii="Times New Roman" w:cs="Times New Roman"/>
          <w:lang w:val="en-GB"/>
        </w:rPr>
        <w:t>, 94, 51–71.</w:t>
      </w:r>
    </w:p>
    <w:p w14:paraId="7C61D42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Savage, V.M., Gillooly, J.F., Brown, J.H., West, G.B. &amp; Charnov, E.L. (2004). Effects of body size and temperature on population growth. </w:t>
      </w:r>
      <w:r w:rsidRPr="00CA6D4F">
        <w:rPr>
          <w:rFonts w:ascii="Times New Roman" w:cs="Times New Roman"/>
          <w:i/>
          <w:iCs/>
          <w:lang w:val="en-GB"/>
        </w:rPr>
        <w:t>The American Naturalist</w:t>
      </w:r>
      <w:r w:rsidRPr="00CA6D4F">
        <w:rPr>
          <w:rFonts w:ascii="Times New Roman" w:cs="Times New Roman"/>
          <w:lang w:val="en-GB"/>
        </w:rPr>
        <w:t>, 163, 429–441.</w:t>
      </w:r>
    </w:p>
    <w:p w14:paraId="5015964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Schoolfield, R.M., Sharpe, P.J.H. &amp; Magnuson, C.E. (1981). Non-linear regression of biological temperature-dependent rate models based on absolute reaction-rate theory. </w:t>
      </w:r>
      <w:r w:rsidRPr="00CA6D4F">
        <w:rPr>
          <w:rFonts w:ascii="Times New Roman" w:cs="Times New Roman"/>
          <w:i/>
          <w:iCs/>
          <w:lang w:val="en-GB"/>
        </w:rPr>
        <w:t>Journal of Theoretical Biology</w:t>
      </w:r>
      <w:r w:rsidRPr="00CA6D4F">
        <w:rPr>
          <w:rFonts w:ascii="Times New Roman" w:cs="Times New Roman"/>
          <w:lang w:val="en-GB"/>
        </w:rPr>
        <w:t>, 88, 719–731.</w:t>
      </w:r>
    </w:p>
    <w:p w14:paraId="67329953"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Steinarsson, A. &amp; Imsland, A.K. (2003). Size dependent variation in optimum growth temperature of red abalone (Haliotis rufescens). </w:t>
      </w:r>
      <w:r w:rsidRPr="00CA6D4F">
        <w:rPr>
          <w:rFonts w:ascii="Times New Roman" w:cs="Times New Roman"/>
          <w:i/>
          <w:iCs/>
          <w:lang w:val="en-GB"/>
        </w:rPr>
        <w:t>Aquaculture</w:t>
      </w:r>
      <w:r w:rsidRPr="00CA6D4F">
        <w:rPr>
          <w:rFonts w:ascii="Times New Roman" w:cs="Times New Roman"/>
          <w:lang w:val="en-GB"/>
        </w:rPr>
        <w:t>, 224, 353–362.</w:t>
      </w:r>
    </w:p>
    <w:p w14:paraId="1B30F134"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lastRenderedPageBreak/>
        <w:t xml:space="preserve">Thresher, R.E., Koslow, J.A., Morison, A.K. &amp; Smith, D.C. (2007). Depth-mediated reversal of the effects of climate change on long-term growth rates of exploited marine fish. </w:t>
      </w:r>
      <w:r w:rsidRPr="00CA6D4F">
        <w:rPr>
          <w:rFonts w:ascii="Times New Roman" w:cs="Times New Roman"/>
          <w:i/>
          <w:iCs/>
          <w:lang w:val="en-GB"/>
        </w:rPr>
        <w:t>Proceedings of the National Academy of Sciences, USA</w:t>
      </w:r>
      <w:r w:rsidRPr="00CA6D4F">
        <w:rPr>
          <w:rFonts w:ascii="Times New Roman" w:cs="Times New Roman"/>
          <w:lang w:val="en-GB"/>
        </w:rPr>
        <w:t>, 104, 7461–7465.</w:t>
      </w:r>
    </w:p>
    <w:p w14:paraId="3FA2088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Uiterwaal, S.F. &amp; DeLong, J.P. (2020). Functional responses are maximized at intermediate temperatures. </w:t>
      </w:r>
      <w:r w:rsidRPr="00CA6D4F">
        <w:rPr>
          <w:rFonts w:ascii="Times New Roman" w:cs="Times New Roman"/>
          <w:i/>
          <w:iCs/>
          <w:lang w:val="en-GB"/>
        </w:rPr>
        <w:t>Ecology</w:t>
      </w:r>
      <w:r w:rsidRPr="00CA6D4F">
        <w:rPr>
          <w:rFonts w:ascii="Times New Roman" w:cs="Times New Roman"/>
          <w:lang w:val="en-GB"/>
        </w:rPr>
        <w:t>, n/a.</w:t>
      </w:r>
    </w:p>
    <w:p w14:paraId="462DABBC"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Ursin, E. (1967). A Mathematical Model of Some Aspects of Fish Growth, Respiration, and Mortality. </w:t>
      </w:r>
      <w:r w:rsidRPr="00CA6D4F">
        <w:rPr>
          <w:rFonts w:ascii="Times New Roman" w:cs="Times New Roman"/>
          <w:i/>
          <w:iCs/>
          <w:lang w:val="en-GB"/>
        </w:rPr>
        <w:t>Journal of the Fisheries Research Board of Canada</w:t>
      </w:r>
      <w:r w:rsidRPr="00CA6D4F">
        <w:rPr>
          <w:rFonts w:ascii="Times New Roman" w:cs="Times New Roman"/>
          <w:lang w:val="en-GB"/>
        </w:rPr>
        <w:t>, 24, 2355–2453.</w:t>
      </w:r>
    </w:p>
    <w:p w14:paraId="612227D5"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Vasseur, D.A. &amp; McCann, K.S. (2005). A mechanistic approach for modelling temperature-dependent consumer-resource dynamics. </w:t>
      </w:r>
      <w:r w:rsidRPr="00CA6D4F">
        <w:rPr>
          <w:rFonts w:ascii="Times New Roman" w:cs="Times New Roman"/>
          <w:i/>
          <w:iCs/>
          <w:lang w:val="en-GB"/>
        </w:rPr>
        <w:t>The American Naturalist</w:t>
      </w:r>
      <w:r w:rsidRPr="00CA6D4F">
        <w:rPr>
          <w:rFonts w:ascii="Times New Roman" w:cs="Times New Roman"/>
          <w:lang w:val="en-GB"/>
        </w:rPr>
        <w:t>, 166, 184–198.</w:t>
      </w:r>
    </w:p>
    <w:p w14:paraId="765EFCBA"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Vehtari, A., Gelman, A. &amp; Gabry, J. (2017). Practical Bayesian model evaluation using leave-one-out cross-validation and WAIC. </w:t>
      </w:r>
      <w:r w:rsidRPr="00CA6D4F">
        <w:rPr>
          <w:rFonts w:ascii="Times New Roman" w:cs="Times New Roman"/>
          <w:i/>
          <w:iCs/>
          <w:lang w:val="en-GB"/>
        </w:rPr>
        <w:t>Stat Comput</w:t>
      </w:r>
      <w:r w:rsidRPr="00CA6D4F">
        <w:rPr>
          <w:rFonts w:ascii="Times New Roman" w:cs="Times New Roman"/>
          <w:lang w:val="en-GB"/>
        </w:rPr>
        <w:t>, 27, 1413–1432.</w:t>
      </w:r>
    </w:p>
    <w:p w14:paraId="3512706B"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Wang, H.-Y., Shen, S.-F., Chen, Y.-S., Kiang, Y.-K. &amp; Heino, M. (2020). Life histories determine divergent population trends for fishes under climate warming. </w:t>
      </w:r>
      <w:r w:rsidRPr="00CA6D4F">
        <w:rPr>
          <w:rFonts w:ascii="Times New Roman" w:cs="Times New Roman"/>
          <w:i/>
          <w:iCs/>
          <w:lang w:val="en-GB"/>
        </w:rPr>
        <w:t>Nature Communications</w:t>
      </w:r>
      <w:r w:rsidRPr="00CA6D4F">
        <w:rPr>
          <w:rFonts w:ascii="Times New Roman" w:cs="Times New Roman"/>
          <w:lang w:val="en-GB"/>
        </w:rPr>
        <w:t>, 11, 4088.</w:t>
      </w:r>
    </w:p>
    <w:p w14:paraId="1F6F94A9"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Watanabe, S. (2013). A Widely Applicable Bayesian Information Criterion. </w:t>
      </w:r>
      <w:r w:rsidRPr="00CA6D4F">
        <w:rPr>
          <w:rFonts w:ascii="Times New Roman" w:cs="Times New Roman"/>
          <w:i/>
          <w:iCs/>
          <w:lang w:val="en-GB"/>
        </w:rPr>
        <w:t>Journal of Machine Learning Research</w:t>
      </w:r>
      <w:r w:rsidRPr="00CA6D4F">
        <w:rPr>
          <w:rFonts w:ascii="Times New Roman" w:cs="Times New Roman"/>
          <w:lang w:val="en-GB"/>
        </w:rPr>
        <w:t>, 14, 867–897.</w:t>
      </w:r>
    </w:p>
    <w:p w14:paraId="16A6DE6E"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Werner, E.E. &amp; Hall, D.J. (1988). Ontogenetic Habitat Shifts in Bluegill: The Foraging Rate-Predation Risk Trade-off. </w:t>
      </w:r>
      <w:r w:rsidRPr="00CA6D4F">
        <w:rPr>
          <w:rFonts w:ascii="Times New Roman" w:cs="Times New Roman"/>
          <w:i/>
          <w:iCs/>
          <w:lang w:val="en-GB"/>
        </w:rPr>
        <w:t>Ecology</w:t>
      </w:r>
      <w:r w:rsidRPr="00CA6D4F">
        <w:rPr>
          <w:rFonts w:ascii="Times New Roman" w:cs="Times New Roman"/>
          <w:lang w:val="en-GB"/>
        </w:rPr>
        <w:t>, 69, 1352–1366.</w:t>
      </w:r>
    </w:p>
    <w:p w14:paraId="1AAFDCEF"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Wickham, H. (2017). </w:t>
      </w:r>
      <w:r w:rsidRPr="00CA6D4F">
        <w:rPr>
          <w:rFonts w:ascii="Times New Roman" w:cs="Times New Roman"/>
          <w:i/>
          <w:iCs/>
          <w:lang w:val="en-GB"/>
        </w:rPr>
        <w:t>tidyverse: Easily Install and Load the “Tidyverse.”</w:t>
      </w:r>
    </w:p>
    <w:p w14:paraId="67BB6E6D"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Wyban, J., Walsh, W.A. &amp; Godin, D.M. (1995). Temperature effects on growth, feeding rate and feed conversion of the Pacific white shrimp (Penaeus vannamei). </w:t>
      </w:r>
      <w:r w:rsidRPr="00CA6D4F">
        <w:rPr>
          <w:rFonts w:ascii="Times New Roman" w:cs="Times New Roman"/>
          <w:i/>
          <w:iCs/>
          <w:lang w:val="en-GB"/>
        </w:rPr>
        <w:t>Aquaculture</w:t>
      </w:r>
      <w:r w:rsidRPr="00CA6D4F">
        <w:rPr>
          <w:rFonts w:ascii="Times New Roman" w:cs="Times New Roman"/>
          <w:lang w:val="en-GB"/>
        </w:rPr>
        <w:t>, 138, 267–279.</w:t>
      </w:r>
    </w:p>
    <w:p w14:paraId="1C882EE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CA6D4F">
        <w:rPr>
          <w:rFonts w:ascii="Times New Roman" w:cs="Times New Roman"/>
          <w:i/>
          <w:iCs/>
          <w:lang w:val="en-GB"/>
        </w:rPr>
        <w:t>Physiological Zoology</w:t>
      </w:r>
      <w:r w:rsidRPr="00CA6D4F">
        <w:rPr>
          <w:rFonts w:ascii="Times New Roman" w:cs="Times New Roman"/>
          <w:lang w:val="en-GB"/>
        </w:rPr>
        <w:t>, 63, 1181–1195.</w:t>
      </w:r>
    </w:p>
    <w:p w14:paraId="2F7B3B11" w14:textId="77777777" w:rsidR="00CA6D4F" w:rsidRPr="00CA6D4F" w:rsidRDefault="00CA6D4F" w:rsidP="00CA6D4F">
      <w:pPr>
        <w:pStyle w:val="Bibliography"/>
        <w:rPr>
          <w:rFonts w:ascii="Times New Roman" w:cs="Times New Roman"/>
          <w:lang w:val="en-GB"/>
        </w:rPr>
      </w:pPr>
      <w:r w:rsidRPr="00CA6D4F">
        <w:rPr>
          <w:rFonts w:ascii="Times New Roman" w:cs="Times New Roman"/>
          <w:lang w:val="en-GB"/>
        </w:rPr>
        <w:t xml:space="preserve">Youngflesh, C. (2018). MCMCvis: Tools to Visualize, Manipulate, and Summarize MCMC Output. </w:t>
      </w:r>
      <w:r w:rsidRPr="00CA6D4F">
        <w:rPr>
          <w:rFonts w:ascii="Times New Roman" w:cs="Times New Roman"/>
          <w:i/>
          <w:iCs/>
          <w:lang w:val="en-GB"/>
        </w:rPr>
        <w:t>Journal of Open Source Software</w:t>
      </w:r>
      <w:r w:rsidRPr="00CA6D4F">
        <w:rPr>
          <w:rFonts w:ascii="Times New Roman" w:cs="Times New Roman"/>
          <w:lang w:val="en-GB"/>
        </w:rPr>
        <w:t>, 3, 640.</w:t>
      </w:r>
    </w:p>
    <w:p w14:paraId="235117EA" w14:textId="6DE4195F" w:rsidR="0053418A" w:rsidRPr="002D70E2" w:rsidRDefault="00E8108B" w:rsidP="002E3379">
      <w:pPr>
        <w:spacing w:line="480" w:lineRule="auto"/>
        <w:contextualSpacing/>
        <w:jc w:val="both"/>
        <w:rPr>
          <w:rFonts w:cstheme="minorHAnsi"/>
          <w:b/>
          <w:lang w:val="en-GB"/>
        </w:rPr>
      </w:pPr>
      <w:r>
        <w:rPr>
          <w:rFonts w:cstheme="minorHAnsi"/>
          <w:b/>
          <w:lang w:val="en-GB"/>
        </w:rPr>
        <w:fldChar w:fldCharType="end"/>
      </w:r>
    </w:p>
    <w:sectPr w:rsidR="0053418A" w:rsidRPr="002D70E2" w:rsidSect="00D22802">
      <w:headerReference w:type="even" r:id="rId23"/>
      <w:footerReference w:type="even" r:id="rId24"/>
      <w:footerReference w:type="default" r:id="rId25"/>
      <w:headerReference w:type="first" r:id="rId26"/>
      <w:pgSz w:w="11906" w:h="16838" w:code="9"/>
      <w:pgMar w:top="1440" w:right="1440" w:bottom="1440" w:left="1440" w:header="851" w:footer="36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09-14T08:14:00Z" w:initials="ML">
    <w:p w14:paraId="0DAD3BAF" w14:textId="77777777" w:rsidR="005C0DB5" w:rsidRPr="00700FB2" w:rsidRDefault="005C0DB5">
      <w:pPr>
        <w:pStyle w:val="CommentText"/>
        <w:rPr>
          <w:highlight w:val="green"/>
          <w:lang w:val="en-US"/>
        </w:rPr>
      </w:pPr>
      <w:r w:rsidRPr="00700FB2">
        <w:rPr>
          <w:rStyle w:val="CommentReference"/>
          <w:highlight w:val="green"/>
        </w:rPr>
        <w:annotationRef/>
      </w:r>
      <w:r w:rsidRPr="00700FB2">
        <w:rPr>
          <w:highlight w:val="green"/>
          <w:lang w:val="en-US"/>
        </w:rPr>
        <w:t xml:space="preserve">Before you read… </w:t>
      </w:r>
    </w:p>
    <w:p w14:paraId="3A25AC35" w14:textId="77777777" w:rsidR="005C0DB5" w:rsidRPr="00700FB2" w:rsidRDefault="005C0DB5">
      <w:pPr>
        <w:pStyle w:val="CommentText"/>
        <w:rPr>
          <w:highlight w:val="green"/>
          <w:lang w:val="en-US"/>
        </w:rPr>
      </w:pPr>
    </w:p>
    <w:p w14:paraId="68455572" w14:textId="296CFA3A" w:rsidR="005C0DB5" w:rsidRPr="00700FB2" w:rsidRDefault="005C0DB5">
      <w:pPr>
        <w:pStyle w:val="CommentText"/>
        <w:rPr>
          <w:highlight w:val="green"/>
          <w:lang w:val="sv-SE"/>
        </w:rPr>
      </w:pPr>
      <w:r w:rsidRPr="00700FB2">
        <w:rPr>
          <w:highlight w:val="green"/>
          <w:lang w:val="en-US"/>
        </w:rPr>
        <w:t>1.</w:t>
      </w:r>
      <w:r w:rsidR="00700FB2" w:rsidRPr="00700FB2">
        <w:rPr>
          <w:highlight w:val="green"/>
          <w:lang w:val="en-US"/>
        </w:rPr>
        <w:t xml:space="preserve"> </w:t>
      </w:r>
      <w:r w:rsidRPr="00700FB2">
        <w:rPr>
          <w:highlight w:val="green"/>
          <w:lang w:val="en-US"/>
        </w:rPr>
        <w:t>N</w:t>
      </w:r>
      <w:r w:rsidRPr="00700FB2">
        <w:rPr>
          <w:highlight w:val="green"/>
          <w:lang w:val="en-US"/>
        </w:rPr>
        <w:t xml:space="preserve">ew in-text comments are highlighted with green background in text, most edits are made with track changes (except methods, big changes, see below). This means it’s pretty messy but since there are quite big changes I thought you wanted to see them. </w:t>
      </w:r>
      <w:r w:rsidRPr="00700FB2">
        <w:rPr>
          <w:highlight w:val="green"/>
          <w:lang w:val="sv-SE"/>
        </w:rPr>
        <w:t>Next version will be clean!</w:t>
      </w:r>
    </w:p>
    <w:p w14:paraId="78F451F8" w14:textId="77777777" w:rsidR="00700FB2" w:rsidRPr="00700FB2" w:rsidRDefault="00700FB2">
      <w:pPr>
        <w:pStyle w:val="CommentText"/>
        <w:rPr>
          <w:highlight w:val="green"/>
          <w:lang w:val="sv-SE"/>
        </w:rPr>
      </w:pPr>
    </w:p>
    <w:p w14:paraId="19DCD220" w14:textId="7489E65A" w:rsidR="00700FB2" w:rsidRPr="00667B5B" w:rsidRDefault="00700FB2">
      <w:pPr>
        <w:pStyle w:val="CommentText"/>
        <w:rPr>
          <w:lang w:val="en-US"/>
        </w:rPr>
      </w:pPr>
      <w:r w:rsidRPr="00700FB2">
        <w:rPr>
          <w:highlight w:val="green"/>
          <w:lang w:val="en-US"/>
        </w:rPr>
        <w:t xml:space="preserve">2. </w:t>
      </w:r>
      <w:r w:rsidRPr="00700FB2">
        <w:rPr>
          <w:highlight w:val="green"/>
          <w:lang w:val="en-US"/>
        </w:rPr>
        <w:t xml:space="preserve">I added color (species) legends for some plots, but not all. As you can see in the non-linear model figure in the appendix, already with 11 categories it is difficult to define a color scheme that works. </w:t>
      </w:r>
      <w:r w:rsidRPr="00667B5B">
        <w:rPr>
          <w:highlight w:val="green"/>
          <w:lang w:val="en-US"/>
        </w:rPr>
        <w:t xml:space="preserve">And there are ~35 species in the metabolism-plot. </w:t>
      </w:r>
      <w:r w:rsidR="002F5103" w:rsidRPr="00667B5B">
        <w:rPr>
          <w:highlight w:val="green"/>
          <w:lang w:val="en-US"/>
        </w:rPr>
        <w:t>Therefore,</w:t>
      </w:r>
      <w:r w:rsidRPr="00667B5B">
        <w:rPr>
          <w:highlight w:val="green"/>
          <w:lang w:val="en-US"/>
        </w:rPr>
        <w:t xml:space="preserve"> the legend is not useful. Moreover, the species-level coefficients are already displayed in Fig. 3, and I think that’s enough because we are mainly interested in the global mean, not the species-effects. The use of colors but not a legend is just to illustrate that data consist of many species and that data are clustered within species (warranting the use of hierarchical models) - not generally focusing on species-specific predictions or estimates.</w:t>
      </w:r>
    </w:p>
  </w:comment>
  <w:comment w:id="1" w:author="Jan Ohlberger" w:date="2020-01-21T09:27:00Z" w:initials="Ca">
    <w:p w14:paraId="3505BED5" w14:textId="551F665C" w:rsidR="00986B51" w:rsidRPr="00972C7F" w:rsidRDefault="00986B51"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986B51" w:rsidRPr="00972C7F" w:rsidRDefault="00986B51"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986B51" w:rsidRPr="00972C7F" w:rsidRDefault="00986B51">
      <w:pPr>
        <w:pStyle w:val="CommentText"/>
        <w:rPr>
          <w:lang w:val="en-GB"/>
        </w:rPr>
      </w:pPr>
    </w:p>
  </w:comment>
  <w:comment w:id="2" w:author="Max Lindmark" w:date="2020-05-04T11:04:00Z" w:initials="ML">
    <w:p w14:paraId="32FAB210" w14:textId="77777777" w:rsidR="004D2710" w:rsidRDefault="00986B51">
      <w:pPr>
        <w:pStyle w:val="CommentText"/>
        <w:rPr>
          <w:rStyle w:val="CommentReference"/>
          <w:noProof/>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works but maybe isn’t as good as it can be! If we want to highlight the </w:t>
      </w:r>
    </w:p>
    <w:p w14:paraId="2D2BA4C1" w14:textId="5FA75F2A" w:rsidR="00986B51" w:rsidRPr="00AE4A5F" w:rsidRDefault="00986B51">
      <w:pPr>
        <w:pStyle w:val="CommentText"/>
        <w:rPr>
          <w:rStyle w:val="CommentReference"/>
          <w:highlight w:val="yellow"/>
          <w:lang w:val="en-GB"/>
        </w:rPr>
      </w:pPr>
      <w:r w:rsidRPr="00AE4A5F">
        <w:rPr>
          <w:rStyle w:val="CommentReference"/>
          <w:highlight w:val="yellow"/>
          <w:lang w:val="en-GB"/>
        </w:rPr>
        <w:t>peak growth temperature aspect, maybe your earlier suggestion is best:</w:t>
      </w:r>
    </w:p>
    <w:p w14:paraId="7F669AE8" w14:textId="1E51C433" w:rsidR="00986B51" w:rsidRPr="00AE4A5F" w:rsidRDefault="00986B51">
      <w:pPr>
        <w:pStyle w:val="CommentText"/>
        <w:rPr>
          <w:rStyle w:val="CommentReference"/>
          <w:highlight w:val="yellow"/>
          <w:lang w:val="en-GB"/>
        </w:rPr>
      </w:pPr>
    </w:p>
    <w:p w14:paraId="670AC741" w14:textId="77777777" w:rsidR="00986B51" w:rsidRPr="00AE4A5F" w:rsidRDefault="00986B51"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986B51" w:rsidRPr="00AE4A5F" w:rsidRDefault="00986B51" w:rsidP="00AC3C9E">
      <w:pPr>
        <w:pStyle w:val="CommentText"/>
        <w:rPr>
          <w:iCs/>
          <w:highlight w:val="yellow"/>
          <w:lang w:val="en-GB"/>
        </w:rPr>
      </w:pPr>
      <w:r w:rsidRPr="00AE4A5F">
        <w:rPr>
          <w:iCs/>
          <w:highlight w:val="yellow"/>
          <w:lang w:val="en-GB"/>
        </w:rPr>
        <w:t>Or:</w:t>
      </w:r>
    </w:p>
    <w:p w14:paraId="083BC215" w14:textId="08547C6B" w:rsidR="00986B51" w:rsidRPr="00AE4A5F" w:rsidRDefault="00986B51"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986B51" w:rsidRPr="00AE4A5F" w:rsidRDefault="00986B51" w:rsidP="00AC3C9E">
      <w:pPr>
        <w:pStyle w:val="CommentText"/>
        <w:rPr>
          <w:iCs/>
          <w:lang w:val="en-GB"/>
        </w:rPr>
      </w:pPr>
    </w:p>
  </w:comment>
  <w:comment w:id="3" w:author="Jan Ohlberger" w:date="2020-05-22T06:29:00Z" w:initials="Ca">
    <w:p w14:paraId="4F557E12" w14:textId="5A16D8EE" w:rsidR="00986B51" w:rsidRPr="00AE4A5F" w:rsidRDefault="00986B51">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4" w:author="Anna Gårdmark" w:date="2020-05-27T11:36:00Z" w:initials="AG">
    <w:p w14:paraId="3DDB58DE" w14:textId="77777777" w:rsidR="00986B51" w:rsidRDefault="00986B51">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986B51" w:rsidRPr="0066528A" w:rsidRDefault="00986B51">
      <w:pPr>
        <w:pStyle w:val="CommentText"/>
        <w:rPr>
          <w:i/>
          <w:lang w:val="en-GB"/>
        </w:rPr>
      </w:pPr>
      <w:r w:rsidRPr="0066528A">
        <w:rPr>
          <w:i/>
          <w:lang w:val="en-GB"/>
        </w:rPr>
        <w:t xml:space="preserve">Optimum growth temperature in fishes declines within species with body size </w:t>
      </w:r>
    </w:p>
    <w:p w14:paraId="2E28CBE9" w14:textId="77777777" w:rsidR="00986B51" w:rsidRDefault="00986B51" w:rsidP="0066528A">
      <w:pPr>
        <w:pStyle w:val="CommentText"/>
        <w:rPr>
          <w:lang w:val="en-GB"/>
        </w:rPr>
      </w:pPr>
    </w:p>
    <w:p w14:paraId="6D507FF7" w14:textId="538527FF" w:rsidR="00986B51" w:rsidRPr="0066528A" w:rsidRDefault="00986B51" w:rsidP="0066528A">
      <w:pPr>
        <w:pStyle w:val="CommentText"/>
        <w:rPr>
          <w:i/>
          <w:lang w:val="en-GB"/>
        </w:rPr>
      </w:pPr>
      <w:r w:rsidRPr="0066528A">
        <w:rPr>
          <w:i/>
          <w:lang w:val="en-GB"/>
        </w:rPr>
        <w:t xml:space="preserve">Optimum growth temperature declines with intraspecific body size in fishes </w:t>
      </w:r>
    </w:p>
    <w:p w14:paraId="039EDCD0" w14:textId="77777777" w:rsidR="00986B51" w:rsidRPr="00AE4A5F" w:rsidRDefault="00986B51">
      <w:pPr>
        <w:pStyle w:val="CommentText"/>
        <w:rPr>
          <w:lang w:val="en-GB"/>
        </w:rPr>
      </w:pPr>
    </w:p>
  </w:comment>
  <w:comment w:id="5" w:author="Max Lindmark" w:date="2020-07-27T11:33:00Z" w:initials="ML">
    <w:p w14:paraId="5DC046EE" w14:textId="4844FBC4" w:rsidR="00986B51" w:rsidRPr="005F601D" w:rsidRDefault="00986B51">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3" w:author="Jan Ohlberger" w:date="2020-01-21T09:27:00Z" w:initials="Ca">
    <w:p w14:paraId="1C96B088" w14:textId="77777777" w:rsidR="00986B51" w:rsidRPr="00972C7F" w:rsidRDefault="00986B51"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986B51" w:rsidRPr="00972C7F" w:rsidRDefault="00986B51"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986B51" w:rsidRPr="00972C7F" w:rsidRDefault="00986B51" w:rsidP="00205EE2">
      <w:pPr>
        <w:pStyle w:val="CommentText"/>
        <w:rPr>
          <w:lang w:val="en-GB"/>
        </w:rPr>
      </w:pPr>
    </w:p>
  </w:comment>
  <w:comment w:id="14" w:author="Max Lindmark" w:date="2020-05-04T11:04:00Z" w:initials="ML">
    <w:p w14:paraId="0719D5D6" w14:textId="77777777" w:rsidR="00986B51" w:rsidRPr="00AE4A5F" w:rsidRDefault="00986B51"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Titles are hard! I think the one we have now works but maybe isn’t as good as it can be! If we want to highlight the peak growth temperature aspect, maybe your earlier suggestion is best:</w:t>
      </w:r>
    </w:p>
    <w:p w14:paraId="052D2B64" w14:textId="77777777" w:rsidR="00986B51" w:rsidRPr="00AE4A5F" w:rsidRDefault="00986B51" w:rsidP="00205EE2">
      <w:pPr>
        <w:pStyle w:val="CommentText"/>
        <w:rPr>
          <w:rStyle w:val="CommentReference"/>
          <w:highlight w:val="yellow"/>
          <w:lang w:val="en-GB"/>
        </w:rPr>
      </w:pPr>
    </w:p>
    <w:p w14:paraId="30E65B18" w14:textId="77777777" w:rsidR="00986B51" w:rsidRPr="00AE4A5F" w:rsidRDefault="00986B51"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986B51" w:rsidRPr="00AE4A5F" w:rsidRDefault="00986B51" w:rsidP="00205EE2">
      <w:pPr>
        <w:pStyle w:val="CommentText"/>
        <w:rPr>
          <w:iCs/>
          <w:highlight w:val="yellow"/>
          <w:lang w:val="en-GB"/>
        </w:rPr>
      </w:pPr>
      <w:r w:rsidRPr="00AE4A5F">
        <w:rPr>
          <w:iCs/>
          <w:highlight w:val="yellow"/>
          <w:lang w:val="en-GB"/>
        </w:rPr>
        <w:t>Or:</w:t>
      </w:r>
    </w:p>
    <w:p w14:paraId="39A458AF" w14:textId="77777777" w:rsidR="00986B51" w:rsidRPr="00AE4A5F" w:rsidRDefault="00986B51"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986B51" w:rsidRPr="00AE4A5F" w:rsidRDefault="00986B51" w:rsidP="00205EE2">
      <w:pPr>
        <w:pStyle w:val="CommentText"/>
        <w:rPr>
          <w:iCs/>
          <w:lang w:val="en-GB"/>
        </w:rPr>
      </w:pPr>
    </w:p>
  </w:comment>
  <w:comment w:id="15" w:author="Jan Ohlberger" w:date="2020-05-22T06:29:00Z" w:initials="Ca">
    <w:p w14:paraId="05D97F66" w14:textId="77777777" w:rsidR="00986B51" w:rsidRPr="00AE4A5F" w:rsidRDefault="00986B51"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6" w:author="Anna Gårdmark" w:date="2020-05-27T11:36:00Z" w:initials="AG">
    <w:p w14:paraId="03F90E73" w14:textId="77777777" w:rsidR="00986B51" w:rsidRDefault="00986B51"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986B51" w:rsidRPr="0066528A" w:rsidRDefault="00986B51" w:rsidP="00205EE2">
      <w:pPr>
        <w:pStyle w:val="CommentText"/>
        <w:rPr>
          <w:i/>
          <w:lang w:val="en-GB"/>
        </w:rPr>
      </w:pPr>
      <w:r w:rsidRPr="0066528A">
        <w:rPr>
          <w:i/>
          <w:lang w:val="en-GB"/>
        </w:rPr>
        <w:t xml:space="preserve">Optimum growth temperature in fishes declines within species with body size </w:t>
      </w:r>
    </w:p>
    <w:p w14:paraId="58776795" w14:textId="77777777" w:rsidR="00986B51" w:rsidRDefault="00986B51" w:rsidP="00205EE2">
      <w:pPr>
        <w:pStyle w:val="CommentText"/>
        <w:rPr>
          <w:lang w:val="en-GB"/>
        </w:rPr>
      </w:pPr>
    </w:p>
    <w:p w14:paraId="77CDAB06" w14:textId="77777777" w:rsidR="00986B51" w:rsidRPr="0066528A" w:rsidRDefault="00986B51" w:rsidP="00205EE2">
      <w:pPr>
        <w:pStyle w:val="CommentText"/>
        <w:rPr>
          <w:i/>
          <w:lang w:val="en-GB"/>
        </w:rPr>
      </w:pPr>
      <w:r w:rsidRPr="0066528A">
        <w:rPr>
          <w:i/>
          <w:lang w:val="en-GB"/>
        </w:rPr>
        <w:t xml:space="preserve">Optimum growth temperature declines with intraspecific body size in fishes </w:t>
      </w:r>
    </w:p>
    <w:p w14:paraId="2826F49A" w14:textId="77777777" w:rsidR="00986B51" w:rsidRPr="00AE4A5F" w:rsidRDefault="00986B51" w:rsidP="00205EE2">
      <w:pPr>
        <w:pStyle w:val="CommentText"/>
        <w:rPr>
          <w:lang w:val="en-GB"/>
        </w:rPr>
      </w:pPr>
    </w:p>
  </w:comment>
  <w:comment w:id="17" w:author="Max Lindmark" w:date="2020-07-27T11:33:00Z" w:initials="ML">
    <w:p w14:paraId="79826F50" w14:textId="51473628" w:rsidR="00986B51" w:rsidRPr="005F601D" w:rsidRDefault="00986B51"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8" w:author="Max Lindmark" w:date="2020-09-09T11:26:00Z" w:initials="ML">
    <w:p w14:paraId="094D9B8E" w14:textId="77777777" w:rsidR="00986B51" w:rsidRPr="00D7608A" w:rsidRDefault="00986B51"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19" w:author="Max Lindmark" w:date="2020-07-27T11:50:00Z" w:initials="ML">
    <w:p w14:paraId="41482212" w14:textId="00E35CD2" w:rsidR="00986B51" w:rsidRPr="0091098B" w:rsidRDefault="00986B51" w:rsidP="00643CC1">
      <w:pPr>
        <w:pStyle w:val="CommentText"/>
        <w:rPr>
          <w:lang w:val="en-US"/>
        </w:rPr>
      </w:pPr>
      <w:r w:rsidRPr="004F37EE">
        <w:rPr>
          <w:rStyle w:val="CommentReference"/>
          <w:highlight w:val="green"/>
        </w:rPr>
        <w:annotationRef/>
      </w:r>
      <w:r w:rsidR="00B920C7">
        <w:rPr>
          <w:highlight w:val="green"/>
          <w:lang w:val="en-US"/>
        </w:rPr>
        <w:t>Re.</w:t>
      </w:r>
      <w:r w:rsidRPr="004F37EE">
        <w:rPr>
          <w:highlight w:val="green"/>
          <w:lang w:val="en-US"/>
        </w:rPr>
        <w:t xml:space="preserve"> the minor classification</w:t>
      </w:r>
      <w:r w:rsidR="00B920C7">
        <w:rPr>
          <w:highlight w:val="green"/>
          <w:lang w:val="en-US"/>
        </w:rPr>
        <w:t xml:space="preserve">: </w:t>
      </w:r>
      <w:r w:rsidRPr="004F37EE">
        <w:rPr>
          <w:highlight w:val="green"/>
          <w:lang w:val="en-US"/>
        </w:rPr>
        <w:t>there’s a lot of physiology here, but I guess that category is more for cell-level work and such (also the Dell 2011 paper is “Ecology”, so I’ll go with that).</w:t>
      </w:r>
      <w:r>
        <w:rPr>
          <w:lang w:val="en-US"/>
        </w:rPr>
        <w:t xml:space="preserve"> </w:t>
      </w:r>
    </w:p>
  </w:comment>
  <w:comment w:id="20" w:author="Max Lindmark" w:date="2020-09-10T17:27:00Z" w:initials="ML">
    <w:p w14:paraId="090E8D15" w14:textId="2826498D" w:rsidR="00986B51" w:rsidRPr="0066545F" w:rsidRDefault="00986B51">
      <w:pPr>
        <w:pStyle w:val="CommentText"/>
        <w:rPr>
          <w:lang w:val="en-US"/>
        </w:rPr>
      </w:pPr>
      <w:r w:rsidRPr="000B4B43">
        <w:rPr>
          <w:rStyle w:val="CommentReference"/>
          <w:highlight w:val="green"/>
        </w:rPr>
        <w:annotationRef/>
      </w:r>
      <w:r w:rsidRPr="0066545F">
        <w:rPr>
          <w:highlight w:val="green"/>
          <w:lang w:val="en-US"/>
        </w:rPr>
        <w:t>New!</w:t>
      </w:r>
    </w:p>
  </w:comment>
  <w:comment w:id="21" w:author="Max Lindmark" w:date="2020-09-11T14:35:00Z" w:initials="ML">
    <w:p w14:paraId="13CBCC92" w14:textId="740344CD" w:rsidR="008E6F00" w:rsidRPr="00283CDF" w:rsidRDefault="008E6F00">
      <w:pPr>
        <w:pStyle w:val="CommentText"/>
        <w:rPr>
          <w:lang w:val="en-US"/>
        </w:rPr>
      </w:pPr>
      <w:r w:rsidRPr="00085043">
        <w:rPr>
          <w:rStyle w:val="CommentReference"/>
          <w:highlight w:val="green"/>
        </w:rPr>
        <w:annotationRef/>
      </w:r>
      <w:r w:rsidRPr="00283CDF">
        <w:rPr>
          <w:highlight w:val="green"/>
          <w:lang w:val="en-US"/>
        </w:rPr>
        <w:t>Or consumption?</w:t>
      </w:r>
    </w:p>
  </w:comment>
  <w:comment w:id="22" w:author="Max Lindmark" w:date="2020-09-10T14:21:00Z" w:initials="ML">
    <w:p w14:paraId="13896A46" w14:textId="77777777" w:rsidR="00986B51" w:rsidRPr="00000D5E" w:rsidRDefault="00986B51" w:rsidP="001761D6">
      <w:pPr>
        <w:pStyle w:val="NormalWeb"/>
        <w:rPr>
          <w:rFonts w:ascii="Times New Roman" w:eastAsia="Times New Roman" w:hAnsi="Times New Roman" w:cs="Times New Roman"/>
          <w:i/>
          <w:iCs/>
          <w:highlight w:val="green"/>
          <w:lang w:eastAsia="en-GB"/>
        </w:rPr>
      </w:pPr>
      <w:r w:rsidRPr="00000D5E">
        <w:rPr>
          <w:rStyle w:val="CommentReference"/>
          <w:i/>
          <w:iCs/>
          <w:highlight w:val="green"/>
        </w:rPr>
        <w:annotationRef/>
      </w:r>
      <w:r w:rsidRPr="00000D5E">
        <w:rPr>
          <w:rFonts w:ascii="Times New Roman" w:eastAsia="Times New Roman" w:hAnsi="Times New Roman" w:cs="Times New Roman"/>
          <w:b/>
          <w:bCs/>
          <w:i/>
          <w:iCs/>
          <w:highlight w:val="green"/>
          <w:lang w:eastAsia="en-GB"/>
        </w:rPr>
        <w:t>Research reports</w:t>
      </w:r>
      <w:r w:rsidRPr="00000D5E">
        <w:rPr>
          <w:rFonts w:ascii="Times New Roman" w:eastAsia="Times New Roman" w:hAnsi="Times New Roman" w:cs="Times New Roman"/>
          <w:i/>
          <w:iCs/>
          <w:highlight w:val="green"/>
          <w:lang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986B51" w:rsidRPr="00000D5E" w:rsidRDefault="00986B51">
      <w:pPr>
        <w:pStyle w:val="CommentText"/>
        <w:rPr>
          <w:highlight w:val="green"/>
        </w:rPr>
      </w:pPr>
    </w:p>
    <w:p w14:paraId="520C9960" w14:textId="77777777" w:rsidR="00986B51" w:rsidRPr="00000D5E" w:rsidRDefault="00986B51">
      <w:pPr>
        <w:pStyle w:val="CommentText"/>
        <w:rPr>
          <w:highlight w:val="green"/>
          <w:lang w:val="en-US"/>
        </w:rPr>
      </w:pPr>
      <w:r w:rsidRPr="00000D5E">
        <w:rPr>
          <w:highlight w:val="green"/>
          <w:lang w:val="en-US"/>
        </w:rPr>
        <w:t xml:space="preserve">We would need to cut almost 1700 words, 1 figure and many references to fit within a 6 page article… But it doesn’t seem as stiff as last time we submitted? Perhaps we don’t have to cut this version that much for initial submission? Your recent PNAS paper Jan is about 8 pages. </w:t>
      </w:r>
    </w:p>
    <w:p w14:paraId="5FFEDD71" w14:textId="77777777" w:rsidR="00986B51" w:rsidRPr="00000D5E" w:rsidRDefault="00986B51">
      <w:pPr>
        <w:pStyle w:val="CommentText"/>
        <w:rPr>
          <w:highlight w:val="green"/>
          <w:lang w:val="en-US"/>
        </w:rPr>
      </w:pPr>
    </w:p>
    <w:p w14:paraId="45593155" w14:textId="54DDC5D3" w:rsidR="00986B51" w:rsidRPr="000F63EC" w:rsidRDefault="00986B51">
      <w:pPr>
        <w:pStyle w:val="CommentText"/>
        <w:rPr>
          <w:lang w:val="en-US"/>
        </w:rPr>
      </w:pPr>
      <w:r w:rsidRPr="00000D5E">
        <w:rPr>
          <w:highlight w:val="green"/>
          <w:lang w:val="en-US"/>
        </w:rPr>
        <w:t>Also, if we don’t cut now we are for instance on a good length for ELE…</w:t>
      </w:r>
    </w:p>
  </w:comment>
  <w:comment w:id="23" w:author="Max Lindmark" w:date="2020-07-28T09:54:00Z" w:initials="ML">
    <w:p w14:paraId="74D6E451" w14:textId="1E5A9A58" w:rsidR="00986B51" w:rsidRPr="003A2562" w:rsidRDefault="00986B51">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9" w:author="Anna Gårdmark" w:date="2020-05-27T11:52:00Z" w:initials="AG">
    <w:p w14:paraId="34753AF3" w14:textId="659659DD" w:rsidR="00986B51" w:rsidRPr="005475C4" w:rsidRDefault="00986B51">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30" w:author="Max Lindmark" w:date="2020-07-27T12:03:00Z" w:initials="ML">
    <w:p w14:paraId="1746C1C2" w14:textId="7CEC90F9" w:rsidR="00986B51" w:rsidRPr="00FF758E" w:rsidRDefault="00986B51">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62" w:author="Jan Ohlberger" w:date="2020-05-21T22:16:00Z" w:initials="Ca">
    <w:p w14:paraId="5D7E46FF" w14:textId="7AE31073" w:rsidR="00986B51" w:rsidRPr="00AE4A5F" w:rsidRDefault="00986B51">
      <w:pPr>
        <w:pStyle w:val="CommentText"/>
        <w:rPr>
          <w:lang w:val="en-GB"/>
        </w:rPr>
      </w:pPr>
      <w:r>
        <w:rPr>
          <w:rStyle w:val="CommentReference"/>
        </w:rPr>
        <w:annotationRef/>
      </w:r>
      <w:r w:rsidRPr="00AE4A5F">
        <w:rPr>
          <w:lang w:val="en-GB"/>
        </w:rPr>
        <w:t>I actually think ‘optimal’ works here because it refers to growth</w:t>
      </w:r>
    </w:p>
  </w:comment>
  <w:comment w:id="63" w:author="Max Lindmark" w:date="2020-07-27T12:10:00Z" w:initials="ML">
    <w:p w14:paraId="02E9C534" w14:textId="77777777" w:rsidR="00986B51" w:rsidRPr="00F94336" w:rsidRDefault="00986B51">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986B51" w:rsidRPr="00F94336" w:rsidRDefault="00986B51">
      <w:pPr>
        <w:pStyle w:val="CommentText"/>
        <w:rPr>
          <w:highlight w:val="green"/>
          <w:lang w:val="en-US"/>
        </w:rPr>
      </w:pPr>
    </w:p>
    <w:p w14:paraId="1C55C4EE" w14:textId="13ABAC01" w:rsidR="00986B51" w:rsidRPr="00966EBE" w:rsidRDefault="00986B51">
      <w:pPr>
        <w:pStyle w:val="CommentText"/>
        <w:rPr>
          <w:lang w:val="en-US"/>
        </w:rPr>
      </w:pPr>
      <w:r w:rsidRPr="00F94336">
        <w:rPr>
          <w:highlight w:val="green"/>
          <w:lang w:val="en-US"/>
        </w:rPr>
        <w:t>So, I keep peak for consumption and use optimum for growth</w:t>
      </w:r>
    </w:p>
  </w:comment>
  <w:comment w:id="64" w:author="Anna Gårdmark" w:date="2020-05-27T11:57:00Z" w:initials="AG">
    <w:p w14:paraId="3D73D9EA" w14:textId="63AA5022" w:rsidR="00986B51" w:rsidRPr="005475C4" w:rsidRDefault="00986B51">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69" w:author="Max Lindmark" w:date="2020-09-11T14:51:00Z" w:initials="ML">
    <w:p w14:paraId="3273B071" w14:textId="610C73A5" w:rsidR="00651315" w:rsidRPr="0086489D" w:rsidRDefault="00651315">
      <w:pPr>
        <w:pStyle w:val="CommentText"/>
        <w:rPr>
          <w:highlight w:val="green"/>
          <w:lang w:val="en-US"/>
        </w:rPr>
      </w:pPr>
      <w:r w:rsidRPr="0086489D">
        <w:rPr>
          <w:rStyle w:val="CommentReference"/>
          <w:highlight w:val="green"/>
        </w:rPr>
        <w:annotationRef/>
      </w:r>
      <w:r w:rsidRPr="0086489D">
        <w:rPr>
          <w:highlight w:val="green"/>
          <w:lang w:val="en-US"/>
        </w:rPr>
        <w:t>120 words</w:t>
      </w:r>
      <w:r w:rsidR="004A465C" w:rsidRPr="0086489D">
        <w:rPr>
          <w:highlight w:val="green"/>
          <w:lang w:val="en-US"/>
        </w:rPr>
        <w:t xml:space="preserve"> limit</w:t>
      </w:r>
    </w:p>
    <w:p w14:paraId="35BD7575" w14:textId="49BC52EB" w:rsidR="004A465C" w:rsidRPr="0086489D" w:rsidRDefault="004A465C">
      <w:pPr>
        <w:pStyle w:val="CommentText"/>
        <w:rPr>
          <w:highlight w:val="green"/>
          <w:lang w:val="en-US"/>
        </w:rPr>
      </w:pPr>
    </w:p>
    <w:p w14:paraId="18D5EDBA" w14:textId="77777777" w:rsidR="004A465C" w:rsidRPr="0086489D" w:rsidRDefault="004A465C">
      <w:pPr>
        <w:pStyle w:val="CommentText"/>
        <w:rPr>
          <w:highlight w:val="green"/>
          <w:lang w:val="en-US"/>
        </w:rPr>
      </w:pPr>
      <w:r w:rsidRPr="0086489D">
        <w:rPr>
          <w:highlight w:val="green"/>
          <w:lang w:val="en-US"/>
        </w:rPr>
        <w:t xml:space="preserve">Also, as with the title and some parts of the intro, it’s focused on the optimum growth temperature. </w:t>
      </w:r>
    </w:p>
    <w:p w14:paraId="44039DB5" w14:textId="77777777" w:rsidR="004A465C" w:rsidRPr="0086489D" w:rsidRDefault="004A465C">
      <w:pPr>
        <w:pStyle w:val="CommentText"/>
        <w:rPr>
          <w:highlight w:val="green"/>
          <w:lang w:val="en-US"/>
        </w:rPr>
      </w:pPr>
    </w:p>
    <w:p w14:paraId="58C5EBB1" w14:textId="464CC09D" w:rsidR="004A465C" w:rsidRPr="0086489D" w:rsidRDefault="004A465C">
      <w:pPr>
        <w:pStyle w:val="CommentText"/>
        <w:rPr>
          <w:highlight w:val="green"/>
          <w:lang w:val="en-US"/>
        </w:rPr>
      </w:pPr>
      <w:r w:rsidRPr="0086489D">
        <w:rPr>
          <w:highlight w:val="green"/>
          <w:lang w:val="en-US"/>
        </w:rPr>
        <w:t>I think that’s OK and feels like our main result. But as you say Jan, ideally, we would have had a larger size range</w:t>
      </w:r>
      <w:r w:rsidR="007A7A12">
        <w:rPr>
          <w:highlight w:val="green"/>
          <w:lang w:val="en-US"/>
        </w:rPr>
        <w:t xml:space="preserve"> (and it is somewhat extrapolating when we have so small fishes)</w:t>
      </w:r>
      <w:r w:rsidRPr="0086489D">
        <w:rPr>
          <w:highlight w:val="green"/>
          <w:lang w:val="en-US"/>
        </w:rPr>
        <w:t>! (and more species and data points of course). It’s wort thinking about how hard we want to push that.</w:t>
      </w:r>
    </w:p>
    <w:p w14:paraId="67DD7F15" w14:textId="37613F51" w:rsidR="004A465C" w:rsidRPr="0086489D" w:rsidRDefault="004A465C">
      <w:pPr>
        <w:pStyle w:val="CommentText"/>
        <w:rPr>
          <w:highlight w:val="green"/>
          <w:lang w:val="en-US"/>
        </w:rPr>
      </w:pPr>
    </w:p>
    <w:p w14:paraId="28C6D57A" w14:textId="5FF63C3B" w:rsidR="004A465C" w:rsidRPr="0086489D" w:rsidRDefault="004A465C">
      <w:pPr>
        <w:pStyle w:val="CommentText"/>
        <w:rPr>
          <w:highlight w:val="green"/>
          <w:lang w:val="en-US"/>
        </w:rPr>
      </w:pPr>
      <w:r w:rsidRPr="0086489D">
        <w:rPr>
          <w:highlight w:val="green"/>
          <w:lang w:val="en-US"/>
        </w:rPr>
        <w:t xml:space="preserve">On the other hand, if for some reason people wouldn’t find our results on the </w:t>
      </w:r>
      <w:r w:rsidR="0086489D" w:rsidRPr="0086489D">
        <w:rPr>
          <w:highlight w:val="green"/>
          <w:lang w:val="en-US"/>
        </w:rPr>
        <w:t xml:space="preserve">T_opt super convinving or general, it’s nice to know that it is also a prediction from the Putter model, given the criteria that we find in the bigger data sets: i.e. exponents smaller for Cmax and unimodal temp dep of Cmax. These findings are quite solid I think, so the prediction definitely seems ok. </w:t>
      </w:r>
    </w:p>
    <w:p w14:paraId="04718871" w14:textId="4792EBC8" w:rsidR="0086489D" w:rsidRPr="0086489D" w:rsidRDefault="0086489D">
      <w:pPr>
        <w:pStyle w:val="CommentText"/>
        <w:rPr>
          <w:highlight w:val="green"/>
          <w:lang w:val="en-US"/>
        </w:rPr>
      </w:pPr>
    </w:p>
    <w:p w14:paraId="6A6C23EE" w14:textId="75210F27" w:rsidR="0086489D" w:rsidRPr="0086489D" w:rsidRDefault="0086489D">
      <w:pPr>
        <w:pStyle w:val="CommentText"/>
        <w:rPr>
          <w:highlight w:val="green"/>
          <w:lang w:val="en-US"/>
        </w:rPr>
      </w:pPr>
      <w:r w:rsidRPr="0086489D">
        <w:rPr>
          <w:highlight w:val="green"/>
          <w:lang w:val="en-US"/>
        </w:rPr>
        <w:t>And, we also know that the deline in T_opt also occurred when normalized with respect to maximum mass, etc.</w:t>
      </w:r>
    </w:p>
    <w:p w14:paraId="104F3E7C" w14:textId="4B1CE381" w:rsidR="0086489D" w:rsidRPr="0086489D" w:rsidRDefault="0086489D">
      <w:pPr>
        <w:pStyle w:val="CommentText"/>
        <w:rPr>
          <w:highlight w:val="green"/>
          <w:lang w:val="en-US"/>
        </w:rPr>
      </w:pPr>
    </w:p>
    <w:p w14:paraId="09B0D18A" w14:textId="2D439AC5" w:rsidR="004A465C" w:rsidRPr="00651315" w:rsidRDefault="0086489D">
      <w:pPr>
        <w:pStyle w:val="CommentText"/>
        <w:rPr>
          <w:lang w:val="en-US"/>
        </w:rPr>
      </w:pPr>
      <w:r w:rsidRPr="0086489D">
        <w:rPr>
          <w:highlight w:val="green"/>
          <w:lang w:val="en-US"/>
        </w:rPr>
        <w:t>(Just thinking loud here about TSR and what we can and cannot say with our data)</w:t>
      </w:r>
    </w:p>
  </w:comment>
  <w:comment w:id="88" w:author="Jan Ohlberger" w:date="2020-05-22T06:40:00Z" w:initials="Ca">
    <w:p w14:paraId="0F76AC27" w14:textId="77777777" w:rsidR="00986B51" w:rsidRPr="00AE4A5F" w:rsidRDefault="00986B51">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986B51" w:rsidRPr="00AE4A5F" w:rsidRDefault="00986B51">
      <w:pPr>
        <w:pStyle w:val="CommentText"/>
        <w:rPr>
          <w:lang w:val="en-GB"/>
        </w:rPr>
      </w:pPr>
      <w:r w:rsidRPr="00AE4A5F">
        <w:rPr>
          <w:lang w:val="en-GB"/>
        </w:rPr>
        <w:t>It also makes me wonder if we can/should focus on it considering that the experimental data are mostly on the smaller sizes within populations.</w:t>
      </w:r>
    </w:p>
  </w:comment>
  <w:comment w:id="89" w:author="Max Lindmark" w:date="2020-07-27T12:33:00Z" w:initials="ML">
    <w:p w14:paraId="0CE71E62" w14:textId="75740A4B" w:rsidR="00A37F71" w:rsidRPr="00947039" w:rsidRDefault="00986B51">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comment>
  <w:comment w:id="111" w:author="Jan Ohlberger" w:date="2020-05-22T06:50:00Z" w:initials="Ca">
    <w:p w14:paraId="51D3A9C1" w14:textId="3A3E34A5" w:rsidR="00986B51" w:rsidRPr="00AE4A5F" w:rsidRDefault="00986B51">
      <w:pPr>
        <w:pStyle w:val="CommentText"/>
        <w:rPr>
          <w:lang w:val="en-GB"/>
        </w:rPr>
      </w:pPr>
      <w:r>
        <w:rPr>
          <w:rStyle w:val="CommentReference"/>
        </w:rPr>
        <w:annotationRef/>
      </w:r>
      <w:r w:rsidRPr="00AE4A5F">
        <w:rPr>
          <w:lang w:val="en-GB"/>
        </w:rPr>
        <w:t>Does this work? It just seemed like the transition was a bit weird.</w:t>
      </w:r>
    </w:p>
  </w:comment>
  <w:comment w:id="112" w:author="Max Lindmark" w:date="2020-07-27T13:53:00Z" w:initials="ML">
    <w:p w14:paraId="2D8BED02" w14:textId="4F6E2172" w:rsidR="00986B51" w:rsidRPr="009F2F89" w:rsidRDefault="00986B51">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48" w:author="Jan Ohlberger" w:date="2020-05-22T07:03:00Z" w:initials="Ca">
    <w:p w14:paraId="357E20E3" w14:textId="717C314E" w:rsidR="00986B51" w:rsidRPr="00AE4A5F" w:rsidRDefault="00986B51">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49" w:author="Max Lindmark" w:date="2020-07-27T14:23:00Z" w:initials="ML">
    <w:p w14:paraId="52A1431F" w14:textId="5794F093" w:rsidR="00986B51" w:rsidRPr="00C052D9" w:rsidRDefault="00986B51">
      <w:pPr>
        <w:pStyle w:val="CommentText"/>
        <w:rPr>
          <w:lang w:val="en-US"/>
        </w:rPr>
      </w:pPr>
      <w:r w:rsidRPr="00F264D7">
        <w:rPr>
          <w:rStyle w:val="CommentReference"/>
          <w:highlight w:val="green"/>
        </w:rPr>
        <w:annotationRef/>
      </w:r>
      <w:r w:rsidRPr="00F264D7">
        <w:rPr>
          <w:highlight w:val="green"/>
          <w:lang w:val="en-US"/>
        </w:rPr>
        <w:t>Ok! Had to rewrite a bit</w:t>
      </w:r>
      <w:r w:rsidR="00E94979" w:rsidRPr="00F264D7">
        <w:rPr>
          <w:highlight w:val="green"/>
          <w:lang w:val="en-US"/>
        </w:rPr>
        <w:t>. I agree it’s phenomenological, but some people view it as mechanistic (e.g. when comparing to GAMs, or the Marshall and White paper in TREE)</w:t>
      </w:r>
    </w:p>
  </w:comment>
  <w:comment w:id="151" w:author="Max Lindmark" w:date="2020-07-27T14:27:00Z" w:initials="ML">
    <w:p w14:paraId="69F3BF80" w14:textId="30572FA1" w:rsidR="00986B51" w:rsidRPr="006A0904" w:rsidRDefault="00986B51">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986B51" w:rsidRPr="006A0904" w:rsidRDefault="00986B51">
      <w:pPr>
        <w:pStyle w:val="CommentText"/>
        <w:rPr>
          <w:highlight w:val="green"/>
          <w:lang w:val="en-US"/>
        </w:rPr>
      </w:pPr>
    </w:p>
    <w:p w14:paraId="76489D96" w14:textId="77777777" w:rsidR="00986B51" w:rsidRPr="006A0904" w:rsidRDefault="00986B51">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986B51" w:rsidRPr="006A0904" w:rsidRDefault="00986B51">
      <w:pPr>
        <w:pStyle w:val="CommentText"/>
        <w:rPr>
          <w:highlight w:val="green"/>
          <w:lang w:val="en-US"/>
        </w:rPr>
      </w:pPr>
    </w:p>
    <w:p w14:paraId="501C0F6D" w14:textId="6D8D3209" w:rsidR="00986B51" w:rsidRPr="006F7D68" w:rsidRDefault="00986B51">
      <w:pPr>
        <w:pStyle w:val="CommentText"/>
        <w:rPr>
          <w:lang w:val="en-US"/>
        </w:rPr>
      </w:pPr>
      <w:r w:rsidRPr="006A0904">
        <w:rPr>
          <w:highlight w:val="green"/>
          <w:lang w:val="en-US"/>
        </w:rPr>
        <w:t>Does this work?</w:t>
      </w:r>
    </w:p>
  </w:comment>
  <w:comment w:id="166" w:author="Anna Gårdmark" w:date="2020-06-16T13:19:00Z" w:initials="AG">
    <w:p w14:paraId="374B0E7D" w14:textId="2774A998" w:rsidR="00986B51" w:rsidRPr="00D9252D" w:rsidRDefault="00986B51">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the phenomenological model and the mechanismtic models into one paragraph</w:t>
      </w:r>
    </w:p>
  </w:comment>
  <w:comment w:id="167" w:author="Max Lindmark" w:date="2020-07-27T14:09:00Z" w:initials="ML">
    <w:p w14:paraId="05B3073F" w14:textId="62D5BDAB" w:rsidR="00986B51" w:rsidRPr="001D5816" w:rsidRDefault="00986B51">
      <w:pPr>
        <w:pStyle w:val="CommentText"/>
        <w:rPr>
          <w:lang w:val="en-US"/>
        </w:rPr>
      </w:pPr>
      <w:r w:rsidRPr="00954AB8">
        <w:rPr>
          <w:rStyle w:val="CommentReference"/>
          <w:highlight w:val="green"/>
        </w:rPr>
        <w:annotationRef/>
      </w:r>
      <w:r w:rsidRPr="00954AB8">
        <w:rPr>
          <w:highlight w:val="green"/>
          <w:lang w:val="en-US"/>
        </w:rPr>
        <w:t xml:space="preserve">I think I would prefer them separate, especially with new edits. The paragraph now starts with uncertainties about TSR, but how growth models </w:t>
      </w:r>
      <w:r w:rsidR="00850FBB" w:rsidRPr="00954AB8">
        <w:rPr>
          <w:highlight w:val="green"/>
          <w:lang w:val="en-US"/>
        </w:rPr>
        <w:t xml:space="preserve">sort </w:t>
      </w:r>
      <w:r w:rsidR="00850FBB">
        <w:rPr>
          <w:highlight w:val="green"/>
          <w:lang w:val="en-US"/>
        </w:rPr>
        <w:t xml:space="preserve">of </w:t>
      </w:r>
      <w:r w:rsidRPr="00954AB8">
        <w:rPr>
          <w:highlight w:val="green"/>
          <w:lang w:val="en-US"/>
        </w:rPr>
        <w:t>predict it, then it ends with them being “flawed”, which again leaves us with uncertainty, and then comes the next paragraph, which argues for mechanistic models that are</w:t>
      </w:r>
      <w:r w:rsidRPr="00850FBB">
        <w:rPr>
          <w:highlight w:val="green"/>
          <w:lang w:val="en-US"/>
        </w:rPr>
        <w:t xml:space="preserve"> in line with empirical findings.</w:t>
      </w:r>
      <w:r w:rsidR="00850FBB" w:rsidRPr="00850FBB">
        <w:rPr>
          <w:highlight w:val="green"/>
          <w:lang w:val="en-US"/>
        </w:rPr>
        <w:t xml:space="preserve"> A bit of a rollercoaster but not sure merging them is best right now (I can’t see it at least!)</w:t>
      </w:r>
    </w:p>
  </w:comment>
  <w:comment w:id="186" w:author="Jan Ohlberger" w:date="2020-05-22T07:21:00Z" w:initials="Ca">
    <w:p w14:paraId="6394BB64" w14:textId="77777777" w:rsidR="00986B51" w:rsidRPr="00AE4A5F" w:rsidRDefault="00986B51"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87" w:author="Max Lindmark" w:date="2020-07-27T14:46:00Z" w:initials="ML">
    <w:p w14:paraId="3A1D6AF3" w14:textId="77777777" w:rsidR="00986B51" w:rsidRPr="001022F3" w:rsidRDefault="00986B51"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986B51" w:rsidRPr="001022F3" w:rsidRDefault="00986B51" w:rsidP="001C3243">
      <w:pPr>
        <w:pStyle w:val="CommentText"/>
        <w:rPr>
          <w:highlight w:val="green"/>
          <w:lang w:val="en-US"/>
        </w:rPr>
      </w:pPr>
    </w:p>
    <w:p w14:paraId="5BE5D08E" w14:textId="363A564B" w:rsidR="00986B51" w:rsidRPr="001C3243" w:rsidRDefault="00986B51"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88" w:author="Max Lindmark" w:date="2020-09-11T21:44:00Z" w:initials="ML">
    <w:p w14:paraId="1DF6BBA6" w14:textId="7F361F16" w:rsidR="009279D3" w:rsidRPr="009279D3" w:rsidRDefault="009279D3">
      <w:pPr>
        <w:pStyle w:val="CommentText"/>
        <w:rPr>
          <w:highlight w:val="green"/>
          <w:lang w:val="en-US"/>
        </w:rPr>
      </w:pPr>
      <w:r w:rsidRPr="009279D3">
        <w:rPr>
          <w:rStyle w:val="CommentReference"/>
          <w:highlight w:val="green"/>
        </w:rPr>
        <w:annotationRef/>
      </w:r>
      <w:r w:rsidRPr="009279D3">
        <w:rPr>
          <w:highlight w:val="green"/>
          <w:lang w:val="en-US"/>
        </w:rPr>
        <w:t xml:space="preserve">This can perhaps also be removed?? Is the level of detail needed, just to say it’s a) not estimated with multiple regression and b) assumed independent </w:t>
      </w:r>
      <w:r w:rsidR="009E00CF" w:rsidRPr="009279D3">
        <w:rPr>
          <w:highlight w:val="green"/>
          <w:lang w:val="en-US"/>
        </w:rPr>
        <w:t>effects</w:t>
      </w:r>
    </w:p>
    <w:p w14:paraId="5E8B0180" w14:textId="77777777" w:rsidR="009279D3" w:rsidRPr="009279D3" w:rsidRDefault="009279D3">
      <w:pPr>
        <w:pStyle w:val="CommentText"/>
        <w:rPr>
          <w:highlight w:val="green"/>
          <w:lang w:val="en-US"/>
        </w:rPr>
      </w:pPr>
    </w:p>
    <w:p w14:paraId="763E4AE8" w14:textId="1F85CA3F" w:rsidR="009279D3" w:rsidRPr="009279D3" w:rsidRDefault="009279D3">
      <w:pPr>
        <w:pStyle w:val="CommentText"/>
        <w:rPr>
          <w:highlight w:val="green"/>
          <w:lang w:val="en-US"/>
        </w:rPr>
      </w:pPr>
      <w:r w:rsidRPr="009279D3">
        <w:rPr>
          <w:highlight w:val="green"/>
          <w:lang w:val="en-US"/>
        </w:rPr>
        <w:t xml:space="preserve">I just wonder if there’s any merit in putting our model in this </w:t>
      </w:r>
      <w:r w:rsidR="009E00CF">
        <w:rPr>
          <w:highlight w:val="green"/>
          <w:lang w:val="en-US"/>
        </w:rPr>
        <w:t>“</w:t>
      </w:r>
      <w:r w:rsidRPr="009279D3">
        <w:rPr>
          <w:highlight w:val="green"/>
          <w:lang w:val="en-US"/>
        </w:rPr>
        <w:t>box</w:t>
      </w:r>
      <w:r w:rsidR="009E00CF">
        <w:rPr>
          <w:highlight w:val="green"/>
          <w:lang w:val="en-US"/>
        </w:rPr>
        <w:t>”</w:t>
      </w:r>
      <w:r w:rsidRPr="009279D3">
        <w:rPr>
          <w:highlight w:val="green"/>
          <w:lang w:val="en-US"/>
        </w:rPr>
        <w:t xml:space="preserve"> instead of just saying what and what aren’t shared features.</w:t>
      </w:r>
      <w:r w:rsidR="009E00CF">
        <w:rPr>
          <w:highlight w:val="green"/>
          <w:lang w:val="en-US"/>
        </w:rPr>
        <w:t xml:space="preserve"> I.e. we assume rates scale like this, which is similar to MTE/AFS but species varying slopes and without predetermined parameters.</w:t>
      </w:r>
    </w:p>
    <w:p w14:paraId="3F0809FE" w14:textId="77777777" w:rsidR="009279D3" w:rsidRPr="009279D3" w:rsidRDefault="009279D3">
      <w:pPr>
        <w:pStyle w:val="CommentText"/>
        <w:rPr>
          <w:highlight w:val="green"/>
          <w:lang w:val="en-US"/>
        </w:rPr>
      </w:pPr>
    </w:p>
    <w:p w14:paraId="5FECCAB9" w14:textId="6B226A05" w:rsidR="009279D3" w:rsidRDefault="009279D3">
      <w:pPr>
        <w:pStyle w:val="CommentText"/>
        <w:rPr>
          <w:lang w:val="en-US"/>
        </w:rPr>
      </w:pPr>
      <w:r w:rsidRPr="009279D3">
        <w:rPr>
          <w:highlight w:val="green"/>
          <w:lang w:val="en-US"/>
        </w:rPr>
        <w:t>The MTE models don’t use multiple regression, and definitely not species-varying coefficients</w:t>
      </w:r>
      <w:r w:rsidR="009E00CF">
        <w:rPr>
          <w:highlight w:val="green"/>
          <w:lang w:val="en-US"/>
        </w:rPr>
        <w:t xml:space="preserve"> (maybe intercepts though in theory)</w:t>
      </w:r>
      <w:r w:rsidR="00A11238">
        <w:rPr>
          <w:highlight w:val="green"/>
          <w:lang w:val="en-US"/>
        </w:rPr>
        <w:t>, and it’s not typically intraspecific</w:t>
      </w:r>
      <w:r w:rsidRPr="009279D3">
        <w:rPr>
          <w:highlight w:val="green"/>
          <w:lang w:val="en-US"/>
        </w:rPr>
        <w:t>. So why even call it a general MTE model?</w:t>
      </w:r>
    </w:p>
    <w:p w14:paraId="59230294" w14:textId="77777777" w:rsidR="00A11238" w:rsidRDefault="00A11238">
      <w:pPr>
        <w:pStyle w:val="CommentText"/>
        <w:rPr>
          <w:lang w:val="en-US"/>
        </w:rPr>
      </w:pPr>
    </w:p>
    <w:p w14:paraId="63566340" w14:textId="2031D8AA" w:rsidR="00A11238" w:rsidRPr="009279D3" w:rsidRDefault="00A11238">
      <w:pPr>
        <w:pStyle w:val="CommentText"/>
        <w:rPr>
          <w:lang w:val="en-US"/>
        </w:rPr>
      </w:pPr>
      <w:r w:rsidRPr="00D22802">
        <w:rPr>
          <w:highlight w:val="green"/>
          <w:lang w:val="en-US"/>
        </w:rPr>
        <w:t>See also my comment about this as well further down</w:t>
      </w:r>
      <w:r w:rsidR="00D22802" w:rsidRPr="00D22802">
        <w:rPr>
          <w:highlight w:val="green"/>
          <w:lang w:val="en-US"/>
        </w:rPr>
        <w:t xml:space="preserve"> (around row 342)</w:t>
      </w:r>
    </w:p>
  </w:comment>
  <w:comment w:id="195" w:author="Jan Ohlberger" w:date="2020-05-22T07:21:00Z" w:initials="Ca">
    <w:p w14:paraId="413F9E59" w14:textId="5297D271" w:rsidR="00986B51" w:rsidRPr="00AE4A5F" w:rsidRDefault="00986B51">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96" w:author="Max Lindmark" w:date="2020-07-27T14:46:00Z" w:initials="ML">
    <w:p w14:paraId="740CFEC2" w14:textId="3E820A87" w:rsidR="00986B51" w:rsidRPr="001C3243" w:rsidRDefault="00986B51">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98" w:author="Jan Ohlberger" w:date="2020-05-22T07:34:00Z" w:initials="Ca">
    <w:p w14:paraId="79544833" w14:textId="52382C23" w:rsidR="00986B51" w:rsidRPr="00AE4A5F" w:rsidRDefault="00986B51"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986B51" w:rsidRPr="00AE4A5F" w:rsidRDefault="00986B51">
      <w:pPr>
        <w:pStyle w:val="CommentText"/>
        <w:rPr>
          <w:lang w:val="en-GB"/>
        </w:rPr>
      </w:pPr>
    </w:p>
    <w:p w14:paraId="4E274BEC" w14:textId="7EBD5E24" w:rsidR="00986B51" w:rsidRPr="00AE4A5F" w:rsidRDefault="00986B51">
      <w:pPr>
        <w:pStyle w:val="CommentText"/>
        <w:rPr>
          <w:lang w:val="en-GB"/>
        </w:rPr>
      </w:pPr>
      <w:r w:rsidRPr="00AE4A5F">
        <w:rPr>
          <w:lang w:val="en-GB"/>
        </w:rPr>
        <w:t>The intro is rather long – this is the section I’d cut if we need or want to shorten it</w:t>
      </w:r>
    </w:p>
  </w:comment>
  <w:comment w:id="199" w:author="Max Lindmark" w:date="2020-07-27T14:45:00Z" w:initials="ML">
    <w:p w14:paraId="3BB5E607" w14:textId="6C0450FB" w:rsidR="00986B51" w:rsidRPr="000B5140" w:rsidRDefault="00986B51">
      <w:pPr>
        <w:pStyle w:val="CommentText"/>
        <w:rPr>
          <w:lang w:val="en-US"/>
        </w:rPr>
      </w:pPr>
      <w:r>
        <w:rPr>
          <w:rStyle w:val="CommentReference"/>
        </w:rPr>
        <w:annotationRef/>
      </w:r>
      <w:r w:rsidRPr="000B5140">
        <w:rPr>
          <w:lang w:val="en-US"/>
        </w:rPr>
        <w:t>Agree, and we do need to shorten</w:t>
      </w:r>
    </w:p>
  </w:comment>
  <w:comment w:id="201" w:author="Jan Ohlberger" w:date="2020-05-22T07:38:00Z" w:initials="Ca">
    <w:p w14:paraId="4F322B04" w14:textId="14F157E1" w:rsidR="00986B51" w:rsidRPr="00AE4A5F" w:rsidRDefault="00986B51">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202" w:author="Anna Gårdmark" w:date="2020-06-16T13:25:00Z" w:initials="AG">
    <w:p w14:paraId="5AA9BC55" w14:textId="62F4DE06" w:rsidR="00986B51" w:rsidRPr="00DB68B5" w:rsidRDefault="00986B51">
      <w:pPr>
        <w:pStyle w:val="CommentText"/>
        <w:rPr>
          <w:lang w:val="en-GB"/>
        </w:rPr>
      </w:pPr>
      <w:r>
        <w:rPr>
          <w:rStyle w:val="CommentReference"/>
        </w:rPr>
        <w:annotationRef/>
      </w:r>
      <w:r w:rsidRPr="00DB68B5">
        <w:rPr>
          <w:lang w:val="en-GB"/>
        </w:rPr>
        <w:t>alternatively, just drop this sentence, as you have motivation also in previous one</w:t>
      </w:r>
    </w:p>
  </w:comment>
  <w:comment w:id="192" w:author="Max Lindmark" w:date="2020-07-27T14:51:00Z" w:initials="ML">
    <w:p w14:paraId="6546EF56" w14:textId="3D235AC9" w:rsidR="00986B51" w:rsidRPr="002B7B1B" w:rsidRDefault="00986B51">
      <w:pPr>
        <w:pStyle w:val="CommentText"/>
        <w:rPr>
          <w:lang w:val="en-US"/>
        </w:rPr>
      </w:pPr>
      <w:r w:rsidRPr="00774BCE">
        <w:rPr>
          <w:rStyle w:val="CommentReference"/>
          <w:highlight w:val="green"/>
        </w:rPr>
        <w:annotationRef/>
      </w:r>
      <w:r w:rsidRPr="00774BCE">
        <w:rPr>
          <w:highlight w:val="green"/>
          <w:lang w:val="en-US"/>
        </w:rPr>
        <w:t>Deleted this whole paragraph, tried put some sentences</w:t>
      </w:r>
      <w:r w:rsidRPr="00E32F6B">
        <w:rPr>
          <w:highlight w:val="green"/>
          <w:lang w:val="en-US"/>
        </w:rPr>
        <w:t xml:space="preserve"> in other places</w:t>
      </w:r>
      <w:r w:rsidR="00E32F6B" w:rsidRPr="00E32F6B">
        <w:rPr>
          <w:highlight w:val="green"/>
          <w:lang w:val="en-US"/>
        </w:rPr>
        <w:t xml:space="preserve"> but overall the intro is long and this had to go…</w:t>
      </w:r>
    </w:p>
  </w:comment>
  <w:comment w:id="218" w:author="Jan Ohlberger" w:date="2020-05-22T07:40:00Z" w:initials="Ca">
    <w:p w14:paraId="5D1C1CB0" w14:textId="3518781E" w:rsidR="00986B51" w:rsidRPr="00AE4A5F" w:rsidRDefault="00986B51">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219" w:author="Max Lindmark" w:date="2020-07-27T14:51:00Z" w:initials="ML">
    <w:p w14:paraId="00332037" w14:textId="1E3C03AB" w:rsidR="00986B51" w:rsidRPr="00340E8D" w:rsidRDefault="00986B51">
      <w:pPr>
        <w:pStyle w:val="CommentText"/>
        <w:rPr>
          <w:lang w:val="en-US"/>
        </w:rPr>
      </w:pPr>
      <w:r w:rsidRPr="00053B2A">
        <w:rPr>
          <w:rStyle w:val="CommentReference"/>
          <w:highlight w:val="green"/>
        </w:rPr>
        <w:annotationRef/>
      </w:r>
      <w:r w:rsidRPr="00053B2A">
        <w:rPr>
          <w:highlight w:val="green"/>
          <w:lang w:val="en-US"/>
        </w:rPr>
        <w:t>Do you mean why not for metabolism?</w:t>
      </w:r>
      <w:r w:rsidR="00053B2A" w:rsidRPr="00053B2A">
        <w:rPr>
          <w:highlight w:val="green"/>
          <w:lang w:val="en-US"/>
        </w:rPr>
        <w:t xml:space="preserve"> (</w:t>
      </w:r>
      <w:r w:rsidR="00053B2A">
        <w:rPr>
          <w:highlight w:val="green"/>
          <w:lang w:val="en-US"/>
        </w:rPr>
        <w:t>I</w:t>
      </w:r>
      <w:r w:rsidR="00053B2A" w:rsidRPr="00053B2A">
        <w:rPr>
          <w:highlight w:val="green"/>
          <w:lang w:val="en-US"/>
        </w:rPr>
        <w:t>f so</w:t>
      </w:r>
      <w:r w:rsidR="00053B2A">
        <w:rPr>
          <w:highlight w:val="green"/>
          <w:lang w:val="en-US"/>
        </w:rPr>
        <w:t>,</w:t>
      </w:r>
      <w:r w:rsidR="00053B2A" w:rsidRPr="00053B2A">
        <w:rPr>
          <w:highlight w:val="green"/>
          <w:lang w:val="en-US"/>
        </w:rPr>
        <w:t xml:space="preserve"> will they?)</w:t>
      </w:r>
    </w:p>
  </w:comment>
  <w:comment w:id="221" w:author="Anna Gårdmark" w:date="2020-06-18T19:44:00Z" w:initials="AG">
    <w:p w14:paraId="5C473F2C" w14:textId="5FE2FD4E" w:rsidR="00986B51" w:rsidRPr="00D276BD" w:rsidRDefault="00986B51">
      <w:pPr>
        <w:pStyle w:val="CommentText"/>
        <w:rPr>
          <w:lang w:val="en-GB"/>
        </w:rPr>
      </w:pPr>
      <w:r>
        <w:rPr>
          <w:rStyle w:val="CommentReference"/>
        </w:rPr>
        <w:annotationRef/>
      </w:r>
      <w:r w:rsidRPr="00D276BD">
        <w:rPr>
          <w:lang w:val="en-GB"/>
        </w:rPr>
        <w:t>then also say something about the mass exponent of metabolism?</w:t>
      </w:r>
    </w:p>
  </w:comment>
  <w:comment w:id="222" w:author="Max Lindmark" w:date="2020-08-17T12:07:00Z" w:initials="ML">
    <w:p w14:paraId="42BEFD5E" w14:textId="347AAA43" w:rsidR="00986B51" w:rsidRPr="00332688" w:rsidRDefault="00986B51">
      <w:pPr>
        <w:pStyle w:val="CommentText"/>
        <w:rPr>
          <w:lang w:val="en-US"/>
        </w:rPr>
      </w:pPr>
      <w:r w:rsidRPr="009D31F8">
        <w:rPr>
          <w:rStyle w:val="CommentReference"/>
          <w:highlight w:val="green"/>
        </w:rPr>
        <w:annotationRef/>
      </w:r>
      <w:r w:rsidRPr="00332688">
        <w:rPr>
          <w:highlight w:val="green"/>
          <w:lang w:val="en-US"/>
        </w:rPr>
        <w:t>Done</w:t>
      </w:r>
    </w:p>
  </w:comment>
  <w:comment w:id="229" w:author="Max Lindmark" w:date="2020-09-14T09:19:00Z" w:initials="ML">
    <w:p w14:paraId="35410160" w14:textId="452DED5C" w:rsidR="00177721" w:rsidRPr="00177721" w:rsidRDefault="00177721">
      <w:pPr>
        <w:pStyle w:val="CommentText"/>
        <w:rPr>
          <w:lang w:val="en-US"/>
        </w:rPr>
      </w:pPr>
      <w:r w:rsidRPr="00177721">
        <w:rPr>
          <w:rStyle w:val="CommentReference"/>
          <w:highlight w:val="green"/>
        </w:rPr>
        <w:annotationRef/>
      </w:r>
      <w:r w:rsidRPr="00177721">
        <w:rPr>
          <w:highlight w:val="green"/>
          <w:lang w:val="en-US"/>
        </w:rPr>
        <w:t>If this is our main take home message, it’s clear that the growth result is not key and shouldn’t take space from these findings…</w:t>
      </w:r>
    </w:p>
  </w:comment>
  <w:comment w:id="258" w:author="Max Lindmark" w:date="2020-02-06T10:46:00Z" w:initials="ML">
    <w:p w14:paraId="4443FF64" w14:textId="77777777" w:rsidR="00D579C4" w:rsidRPr="00457D7E" w:rsidRDefault="00D579C4" w:rsidP="00D579C4">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59" w:author="Max Lindmark" w:date="2020-02-06T10:46:00Z" w:initials="ML">
    <w:p w14:paraId="7FA97AAA" w14:textId="77777777" w:rsidR="00D579C4" w:rsidRPr="00457D7E" w:rsidRDefault="00D579C4" w:rsidP="00D579C4">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60" w:author="Max Lindmark" w:date="2020-05-08T15:53:00Z" w:initials="ML">
    <w:p w14:paraId="23D3B5B5" w14:textId="77777777" w:rsidR="00D579C4" w:rsidRPr="00AE4A5F" w:rsidRDefault="00D579C4" w:rsidP="00D579C4">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261" w:author="Max Lindmark" w:date="2020-07-30T10:17:00Z" w:initials="ML">
    <w:p w14:paraId="0BEEB49A" w14:textId="68EBA218" w:rsidR="00D579C4" w:rsidRPr="00A50FC8" w:rsidRDefault="00D579C4" w:rsidP="00D579C4">
      <w:pPr>
        <w:pStyle w:val="CommentText"/>
        <w:rPr>
          <w:lang w:val="en-US"/>
        </w:rPr>
      </w:pPr>
      <w:r w:rsidRPr="00E344F0">
        <w:rPr>
          <w:rStyle w:val="CommentReference"/>
          <w:highlight w:val="green"/>
        </w:rPr>
        <w:annotationRef/>
      </w:r>
      <w:r w:rsidRPr="00E344F0">
        <w:rPr>
          <w:highlight w:val="green"/>
          <w:lang w:val="en-US"/>
        </w:rPr>
        <w:t xml:space="preserve">I haven’t </w:t>
      </w:r>
      <w:r w:rsidR="00856F24" w:rsidRPr="00E344F0">
        <w:rPr>
          <w:highlight w:val="green"/>
          <w:lang w:val="en-US"/>
        </w:rPr>
        <w:t>back transformed</w:t>
      </w:r>
      <w:r w:rsidRPr="00E344F0">
        <w:rPr>
          <w:highlight w:val="green"/>
          <w:lang w:val="en-US"/>
        </w:rPr>
        <w:t xml:space="preserve"> yet because I’m not sure it helps, because </w:t>
      </w:r>
      <w:r w:rsidR="00856F24">
        <w:rPr>
          <w:highlight w:val="green"/>
          <w:lang w:val="en-US"/>
        </w:rPr>
        <w:t>it</w:t>
      </w:r>
      <w:r w:rsidRPr="00E344F0">
        <w:rPr>
          <w:highlight w:val="green"/>
          <w:lang w:val="en-US"/>
        </w:rPr>
        <w:t xml:space="preserve"> has log on only one side</w:t>
      </w:r>
    </w:p>
  </w:comment>
  <w:comment w:id="264" w:author="Jan Ohlberger" w:date="2020-05-22T15:06:00Z" w:initials="Ca">
    <w:p w14:paraId="2F4B168E" w14:textId="00C7272D" w:rsidR="00986B51" w:rsidRPr="00AE4A5F" w:rsidRDefault="00986B51">
      <w:pPr>
        <w:pStyle w:val="CommentText"/>
        <w:rPr>
          <w:lang w:val="en-GB"/>
        </w:rPr>
      </w:pPr>
      <w:r>
        <w:rPr>
          <w:rStyle w:val="CommentReference"/>
        </w:rPr>
        <w:annotationRef/>
      </w:r>
      <w:r w:rsidRPr="00AE4A5F">
        <w:rPr>
          <w:lang w:val="en-GB"/>
        </w:rPr>
        <w:t>Why ‘specific’?</w:t>
      </w:r>
    </w:p>
  </w:comment>
  <w:comment w:id="265" w:author="Max Lindmark" w:date="2020-07-29T17:22:00Z" w:initials="ML">
    <w:p w14:paraId="585C2ABC" w14:textId="17DC5793" w:rsidR="00986B51" w:rsidRPr="002E75F2" w:rsidRDefault="00986B51">
      <w:pPr>
        <w:pStyle w:val="CommentText"/>
        <w:rPr>
          <w:lang w:val="en-US"/>
        </w:rPr>
      </w:pPr>
      <w:r w:rsidRPr="00667842">
        <w:rPr>
          <w:rStyle w:val="CommentReference"/>
          <w:highlight w:val="green"/>
        </w:rPr>
        <w:annotationRef/>
      </w:r>
      <w:r w:rsidRPr="00667842">
        <w:rPr>
          <w:highlight w:val="green"/>
          <w:lang w:val="en-US"/>
        </w:rPr>
        <w:t>Because it’s % increase in size per day, or did you wonder something else?</w:t>
      </w:r>
    </w:p>
  </w:comment>
  <w:comment w:id="280" w:author="Max Lindmark" w:date="2020-09-14T08:20:00Z" w:initials="ML">
    <w:p w14:paraId="433FE2D7" w14:textId="71992996" w:rsidR="00D73E30" w:rsidRPr="00D73E30" w:rsidRDefault="00D73E30">
      <w:pPr>
        <w:pStyle w:val="CommentText"/>
        <w:rPr>
          <w:lang w:val="en-US"/>
        </w:rPr>
      </w:pPr>
      <w:r w:rsidRPr="00D73E30">
        <w:rPr>
          <w:rStyle w:val="CommentReference"/>
          <w:highlight w:val="green"/>
        </w:rPr>
        <w:annotationRef/>
      </w:r>
      <w:r w:rsidRPr="00D73E30">
        <w:rPr>
          <w:highlight w:val="green"/>
        </w:rPr>
        <w:t>I have updated the data slightly as another researcher got in touch with me (my e-mail went directly to their spam folder. Together with a change in the seed we actually now have a random effect on also the interaction for metabolism, so I changed the main model here.</w:t>
      </w:r>
      <w:r w:rsidRPr="00D73E30">
        <w:rPr>
          <w:highlight w:val="green"/>
          <w:lang w:val="en-US"/>
        </w:rPr>
        <w:t xml:space="preserve"> Previously we had a common interaction term for metabolism</w:t>
      </w:r>
    </w:p>
  </w:comment>
  <w:comment w:id="289" w:author="Max Lindmark" w:date="2020-09-13T16:17:00Z" w:initials="ML">
    <w:p w14:paraId="76166717" w14:textId="7F34FA67" w:rsidR="00C12EEA" w:rsidRPr="00C12EEA" w:rsidRDefault="00C12EEA">
      <w:pPr>
        <w:pStyle w:val="CommentText"/>
        <w:rPr>
          <w:lang w:val="en-US"/>
        </w:rPr>
      </w:pPr>
      <w:r w:rsidRPr="00856F24">
        <w:rPr>
          <w:rStyle w:val="CommentReference"/>
          <w:highlight w:val="green"/>
        </w:rPr>
        <w:annotationRef/>
      </w:r>
      <w:r w:rsidRPr="00856F24">
        <w:rPr>
          <w:highlight w:val="green"/>
          <w:lang w:val="en-US"/>
        </w:rPr>
        <w:t xml:space="preserve">The sentence that was here before </w:t>
      </w:r>
      <w:r w:rsidR="00856F24">
        <w:rPr>
          <w:highlight w:val="green"/>
          <w:lang w:val="en-US"/>
        </w:rPr>
        <w:t xml:space="preserve">seemed </w:t>
      </w:r>
      <w:r w:rsidRPr="00856F24">
        <w:rPr>
          <w:highlight w:val="green"/>
          <w:lang w:val="en-US"/>
        </w:rPr>
        <w:t>better as a general opening of the results…</w:t>
      </w:r>
    </w:p>
  </w:comment>
  <w:comment w:id="294" w:author="Jan Ohlberger" w:date="2020-05-22T14:29:00Z" w:initials="Ca">
    <w:p w14:paraId="00B5C620" w14:textId="1CE2B579" w:rsidR="00986B51" w:rsidRPr="00AE4A5F" w:rsidRDefault="00986B51">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305" w:author="Anna Gårdmark" w:date="2020-06-21T09:24:00Z" w:initials="AG">
    <w:p w14:paraId="432C8539" w14:textId="6D448A89" w:rsidR="00986B51" w:rsidRPr="00CD0AB3" w:rsidRDefault="00986B51">
      <w:pPr>
        <w:pStyle w:val="CommentText"/>
        <w:rPr>
          <w:lang w:val="en-GB"/>
        </w:rPr>
      </w:pPr>
      <w:r>
        <w:rPr>
          <w:rStyle w:val="CommentReference"/>
        </w:rPr>
        <w:annotationRef/>
      </w:r>
      <w:r w:rsidRPr="00CD0AB3">
        <w:rPr>
          <w:lang w:val="en-GB"/>
        </w:rPr>
        <w:t>add credibility interval</w:t>
      </w:r>
    </w:p>
  </w:comment>
  <w:comment w:id="332" w:author="Jan Ohlberger" w:date="2020-05-22T14:36:00Z" w:initials="Ca">
    <w:p w14:paraId="732D9E88" w14:textId="19004D15" w:rsidR="00986B51" w:rsidRPr="00AE4A5F" w:rsidRDefault="00986B51">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333" w:author="Max Lindmark" w:date="2020-07-30T08:24:00Z" w:initials="ML">
    <w:p w14:paraId="2DFFB79C" w14:textId="5A6116FD" w:rsidR="00986B51" w:rsidRPr="008E13C2" w:rsidRDefault="00986B51">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378" w:author="Max Lindmark" w:date="2020-09-14T08:21:00Z" w:initials="ML">
    <w:p w14:paraId="4FF46488" w14:textId="20C8D68C" w:rsidR="00763BFB" w:rsidRDefault="00763BFB">
      <w:pPr>
        <w:pStyle w:val="CommentText"/>
      </w:pPr>
      <w:r w:rsidRPr="00763BFB">
        <w:rPr>
          <w:rStyle w:val="CommentReference"/>
          <w:highlight w:val="green"/>
        </w:rPr>
        <w:annotationRef/>
      </w:r>
      <w:r w:rsidRPr="00763BFB">
        <w:rPr>
          <w:highlight w:val="green"/>
        </w:rPr>
        <w:t>I made model selection tables for all rates, not only the log-linear models of consumption and metabolism.</w:t>
      </w:r>
    </w:p>
  </w:comment>
  <w:comment w:id="385" w:author="Jan Ohlberger" w:date="2020-05-22T14:42:00Z" w:initials="Ca">
    <w:p w14:paraId="1E73A8E4" w14:textId="231BB234" w:rsidR="00986B51" w:rsidRPr="00AE4A5F" w:rsidRDefault="00986B51">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386" w:author="Anna Gårdmark" w:date="2020-06-21T09:27:00Z" w:initials="AG">
    <w:p w14:paraId="2DC2B301" w14:textId="5430D5C0" w:rsidR="00986B51" w:rsidRPr="00A77899" w:rsidRDefault="00986B51">
      <w:pPr>
        <w:pStyle w:val="CommentText"/>
        <w:rPr>
          <w:lang w:val="en-GB"/>
        </w:rPr>
      </w:pPr>
      <w:r>
        <w:rPr>
          <w:rStyle w:val="CommentReference"/>
        </w:rPr>
        <w:annotationRef/>
      </w:r>
      <w:r>
        <w:rPr>
          <w:lang w:val="en-GB"/>
        </w:rPr>
        <w:t>or, it’s ok to use the polynomial as it had the lowerst WAIC, but write similarly as you’ve done for the analyses above, that we found little statistical support to distinguish the model including the cubic term from the model without it.</w:t>
      </w:r>
    </w:p>
  </w:comment>
  <w:comment w:id="387" w:author="Max Lindmark" w:date="2020-07-30T08:23:00Z" w:initials="ML">
    <w:p w14:paraId="4834AA19" w14:textId="77777777" w:rsidR="00986B51" w:rsidRPr="00FA5A9C" w:rsidRDefault="00986B51">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986B51" w:rsidRPr="00FA5A9C" w:rsidRDefault="00986B51">
      <w:pPr>
        <w:pStyle w:val="CommentText"/>
        <w:rPr>
          <w:highlight w:val="green"/>
          <w:lang w:val="en-US"/>
        </w:rPr>
      </w:pPr>
    </w:p>
    <w:p w14:paraId="1FA796F6" w14:textId="3828F330" w:rsidR="00986B51" w:rsidRPr="00BA1D40" w:rsidRDefault="00986B51">
      <w:pPr>
        <w:pStyle w:val="CommentText"/>
        <w:rPr>
          <w:lang w:val="en-US"/>
        </w:rPr>
      </w:pPr>
      <w:r w:rsidRPr="00FA5A9C">
        <w:rPr>
          <w:highlight w:val="green"/>
          <w:lang w:val="en-US"/>
        </w:rPr>
        <w:t>I added three additional models here because the residual</w:t>
      </w:r>
      <w:r w:rsidR="00EB7EFA">
        <w:rPr>
          <w:highlight w:val="green"/>
          <w:lang w:val="en-US"/>
        </w:rPr>
        <w:t>s</w:t>
      </w:r>
      <w:r w:rsidRPr="00FA5A9C">
        <w:rPr>
          <w:highlight w:val="green"/>
          <w:lang w:val="en-US"/>
        </w:rPr>
        <w:t xml:space="preserve"> had a strong </w:t>
      </w:r>
      <w:r w:rsidR="00EB7EFA">
        <w:rPr>
          <w:highlight w:val="green"/>
          <w:lang w:val="en-US"/>
        </w:rPr>
        <w:t>pizza slice</w:t>
      </w:r>
      <w:r w:rsidRPr="00FA5A9C">
        <w:rPr>
          <w:highlight w:val="green"/>
          <w:lang w:val="en-US"/>
        </w:rPr>
        <w:t xml:space="preserve"> shape indicating variance should not be constant but increasing with one of the predictors. The model I landed on is a </w:t>
      </w:r>
      <w:r w:rsidR="00EB7EFA">
        <w:rPr>
          <w:highlight w:val="green"/>
          <w:lang w:val="en-US"/>
        </w:rPr>
        <w:t>quadratic</w:t>
      </w:r>
      <w:r w:rsidRPr="00FA5A9C">
        <w:rPr>
          <w:highlight w:val="green"/>
          <w:lang w:val="en-US"/>
        </w:rPr>
        <w:t xml:space="preserve"> model with sigma increasing linearly with temperature. I show the standardized residuals in the appendix</w:t>
      </w:r>
    </w:p>
  </w:comment>
  <w:comment w:id="409" w:author="Jan Ohlberger" w:date="2020-05-22T14:47:00Z" w:initials="Ca">
    <w:p w14:paraId="3A567EAB" w14:textId="0F3D1821" w:rsidR="00986B51" w:rsidRPr="00AE4A5F" w:rsidRDefault="00986B51">
      <w:pPr>
        <w:pStyle w:val="CommentText"/>
        <w:rPr>
          <w:lang w:val="en-GB"/>
        </w:rPr>
      </w:pPr>
      <w:r>
        <w:rPr>
          <w:rStyle w:val="CommentReference"/>
        </w:rPr>
        <w:annotationRef/>
      </w:r>
      <w:r w:rsidRPr="00AE4A5F">
        <w:rPr>
          <w:lang w:val="en-GB"/>
        </w:rPr>
        <w:t xml:space="preserve">Simplify as suggested? </w:t>
      </w:r>
    </w:p>
  </w:comment>
  <w:comment w:id="410" w:author="Anna Gårdmark" w:date="2020-06-21T09:29:00Z" w:initials="AG">
    <w:p w14:paraId="4961FE80" w14:textId="25439248" w:rsidR="00986B51" w:rsidRPr="00CD0AB3" w:rsidRDefault="00986B51">
      <w:pPr>
        <w:pStyle w:val="CommentText"/>
        <w:rPr>
          <w:lang w:val="en-GB"/>
        </w:rPr>
      </w:pPr>
      <w:r>
        <w:rPr>
          <w:rStyle w:val="CommentReference"/>
        </w:rPr>
        <w:annotationRef/>
      </w:r>
      <w:r w:rsidRPr="00CD0AB3">
        <w:rPr>
          <w:lang w:val="en-GB"/>
        </w:rPr>
        <w:t>good suggestion</w:t>
      </w:r>
    </w:p>
  </w:comment>
  <w:comment w:id="411" w:author="Max Lindmark" w:date="2020-07-30T08:25:00Z" w:initials="ML">
    <w:p w14:paraId="650FA7B3" w14:textId="449F9FCD" w:rsidR="00986B51" w:rsidRPr="00CA4774" w:rsidRDefault="00986B51">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423" w:author="Jan Ohlberger" w:date="2020-05-22T14:53:00Z" w:initials="Ca">
    <w:p w14:paraId="0FC42970" w14:textId="48E3C2BC" w:rsidR="00986B51" w:rsidRPr="00AE4A5F" w:rsidRDefault="00986B51">
      <w:pPr>
        <w:pStyle w:val="CommentText"/>
        <w:rPr>
          <w:lang w:val="en-GB"/>
        </w:rPr>
      </w:pPr>
      <w:r>
        <w:rPr>
          <w:rStyle w:val="CommentReference"/>
        </w:rPr>
        <w:annotationRef/>
      </w:r>
      <w:r w:rsidRPr="00AE4A5F">
        <w:rPr>
          <w:lang w:val="en-GB"/>
        </w:rPr>
        <w:t>Described before so I think it can be dropped here</w:t>
      </w:r>
    </w:p>
  </w:comment>
  <w:comment w:id="418" w:author="Max Lindmark" w:date="2020-02-06T10:46:00Z" w:initials="ML">
    <w:p w14:paraId="24D3DCE9" w14:textId="4844CFD2" w:rsidR="00986B51" w:rsidRPr="00457D7E" w:rsidRDefault="00986B51">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419" w:author="Max Lindmark" w:date="2020-02-06T10:46:00Z" w:initials="ML">
    <w:p w14:paraId="12E58D26" w14:textId="50EEB09E" w:rsidR="00986B51" w:rsidRPr="00457D7E" w:rsidRDefault="00986B51">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420" w:author="Max Lindmark" w:date="2020-05-08T15:53:00Z" w:initials="ML">
    <w:p w14:paraId="0A60FFDE" w14:textId="3BE13A42" w:rsidR="00986B51" w:rsidRPr="00AE4A5F" w:rsidRDefault="00986B51">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421" w:author="Max Lindmark" w:date="2020-07-30T10:17:00Z" w:initials="ML">
    <w:p w14:paraId="75D118A7" w14:textId="3F3ABB51" w:rsidR="00986B51" w:rsidRPr="00A50FC8" w:rsidRDefault="00986B51" w:rsidP="00E344F0">
      <w:pPr>
        <w:pStyle w:val="CommentText"/>
        <w:rPr>
          <w:lang w:val="en-US"/>
        </w:rPr>
      </w:pPr>
      <w:r w:rsidRPr="00E344F0">
        <w:rPr>
          <w:rStyle w:val="CommentReference"/>
          <w:highlight w:val="green"/>
        </w:rPr>
        <w:annotationRef/>
      </w:r>
      <w:r w:rsidRPr="00E344F0">
        <w:rPr>
          <w:highlight w:val="green"/>
          <w:lang w:val="en-US"/>
        </w:rPr>
        <w:t>I haven’t back-transformed yet because I’m not sure it helps, because the has log on only one side</w:t>
      </w:r>
    </w:p>
  </w:comment>
  <w:comment w:id="467" w:author="Max Lindmark" w:date="2020-05-11T12:49:00Z" w:initials="ML">
    <w:p w14:paraId="7550C1A0" w14:textId="77777777" w:rsidR="00986B51" w:rsidRPr="00AE4A5F" w:rsidRDefault="00986B51">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986B51" w:rsidRPr="00AE4A5F" w:rsidRDefault="00986B51">
      <w:pPr>
        <w:pStyle w:val="CommentText"/>
        <w:rPr>
          <w:lang w:val="en-GB"/>
        </w:rPr>
      </w:pPr>
    </w:p>
  </w:comment>
  <w:comment w:id="468" w:author="Jan Ohlberger" w:date="2020-05-22T15:04:00Z" w:initials="Ca">
    <w:p w14:paraId="362109FE" w14:textId="1F8E5486" w:rsidR="00986B51" w:rsidRPr="00AE4A5F" w:rsidRDefault="00986B51">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469" w:author="Max Lindmark" w:date="2020-09-09T11:30:00Z" w:initials="ML">
    <w:p w14:paraId="0331034C" w14:textId="0CF48350" w:rsidR="00986B51" w:rsidRPr="0090254C" w:rsidRDefault="00986B51">
      <w:pPr>
        <w:pStyle w:val="CommentText"/>
        <w:rPr>
          <w:lang w:val="en-US"/>
        </w:rPr>
      </w:pPr>
      <w:r w:rsidRPr="0090254C">
        <w:rPr>
          <w:rStyle w:val="CommentReference"/>
          <w:highlight w:val="green"/>
        </w:rPr>
        <w:annotationRef/>
      </w:r>
      <w:r w:rsidRPr="0090254C">
        <w:rPr>
          <w:highlight w:val="green"/>
          <w:lang w:val="en-US"/>
        </w:rPr>
        <w:t>Ok, so just to be clear now, I have the logged values on y, but on x I have the non-log values and instead have a log axis. I chose the breakpoints by first using the automatic ones</w:t>
      </w:r>
      <w:r>
        <w:rPr>
          <w:highlight w:val="green"/>
          <w:lang w:val="en-US"/>
        </w:rPr>
        <w:t xml:space="preserve"> (to get even spacing between ticks)</w:t>
      </w:r>
      <w:r w:rsidRPr="0090254C">
        <w:rPr>
          <w:highlight w:val="green"/>
          <w:lang w:val="en-US"/>
        </w:rPr>
        <w:t>, and the</w:t>
      </w:r>
      <w:r>
        <w:rPr>
          <w:highlight w:val="green"/>
          <w:lang w:val="en-US"/>
        </w:rPr>
        <w:t>n</w:t>
      </w:r>
      <w:r w:rsidRPr="0090254C">
        <w:rPr>
          <w:highlight w:val="green"/>
          <w:lang w:val="en-US"/>
        </w:rPr>
        <w:t xml:space="preserve"> c</w:t>
      </w:r>
      <w:r>
        <w:rPr>
          <w:highlight w:val="green"/>
          <w:lang w:val="en-US"/>
        </w:rPr>
        <w:t>h</w:t>
      </w:r>
      <w:r w:rsidRPr="0090254C">
        <w:rPr>
          <w:highlight w:val="green"/>
          <w:lang w:val="en-US"/>
        </w:rPr>
        <w:t>ose the nearest round number to not have overly specific axis tics but at the same time keep equal spacing between ticks on log scale. Same for metabolism + consumption figure</w:t>
      </w:r>
    </w:p>
  </w:comment>
  <w:comment w:id="473" w:author="Jan Ohlberger" w:date="2020-05-22T15:08:00Z" w:initials="Ca">
    <w:p w14:paraId="6CD82E87" w14:textId="3BB44EDA" w:rsidR="00986B51" w:rsidRPr="00AE4A5F" w:rsidRDefault="00986B51">
      <w:pPr>
        <w:pStyle w:val="CommentText"/>
        <w:rPr>
          <w:lang w:val="en-GB"/>
        </w:rPr>
      </w:pPr>
      <w:r>
        <w:rPr>
          <w:rStyle w:val="CommentReference"/>
        </w:rPr>
        <w:annotationRef/>
      </w:r>
      <w:r w:rsidRPr="00AE4A5F">
        <w:rPr>
          <w:lang w:val="en-GB"/>
        </w:rPr>
        <w:t>Need to refer to supplement or somewhere to see what the colors correspond to…</w:t>
      </w:r>
    </w:p>
  </w:comment>
  <w:comment w:id="474" w:author="Max Lindmark" w:date="2020-07-31T16:20:00Z" w:initials="ML">
    <w:p w14:paraId="3D223E6F" w14:textId="19ECADDD" w:rsidR="00986B51" w:rsidRPr="00993B25" w:rsidRDefault="00986B51">
      <w:pPr>
        <w:pStyle w:val="CommentText"/>
        <w:rPr>
          <w:lang w:val="en-US"/>
        </w:rPr>
      </w:pPr>
      <w:r w:rsidRPr="007713E3">
        <w:rPr>
          <w:rStyle w:val="CommentReference"/>
          <w:highlight w:val="green"/>
        </w:rPr>
        <w:annotationRef/>
      </w:r>
      <w:r w:rsidRPr="007713E3">
        <w:rPr>
          <w:rStyle w:val="CommentReference"/>
          <w:highlight w:val="green"/>
          <w:lang w:val="en-US"/>
        </w:rPr>
        <w:t>I did that for this plot</w:t>
      </w:r>
      <w:r>
        <w:rPr>
          <w:rStyle w:val="CommentReference"/>
          <w:highlight w:val="green"/>
          <w:lang w:val="en-US"/>
        </w:rPr>
        <w:t xml:space="preserve"> and for the T_opt plot,</w:t>
      </w:r>
      <w:r w:rsidRPr="007713E3">
        <w:rPr>
          <w:rStyle w:val="CommentReference"/>
          <w:highlight w:val="green"/>
          <w:lang w:val="en-US"/>
        </w:rPr>
        <w:t xml:space="preserve"> but not for consumption and metabolism (see e-mail)</w:t>
      </w:r>
    </w:p>
  </w:comment>
  <w:comment w:id="486" w:author="Jan Ohlberger" w:date="2020-05-22T15:10:00Z" w:initials="Ca">
    <w:p w14:paraId="32CB201C" w14:textId="1DC49DD5" w:rsidR="00986B51" w:rsidRPr="00AE4A5F" w:rsidRDefault="00986B51">
      <w:pPr>
        <w:pStyle w:val="CommentText"/>
        <w:rPr>
          <w:lang w:val="en-GB"/>
        </w:rPr>
      </w:pPr>
      <w:r>
        <w:rPr>
          <w:rStyle w:val="CommentReference"/>
        </w:rPr>
        <w:annotationRef/>
      </w:r>
      <w:r w:rsidRPr="00AE4A5F">
        <w:rPr>
          <w:lang w:val="en-GB"/>
        </w:rPr>
        <w:t>Not what the axis labels suggest…</w:t>
      </w:r>
    </w:p>
  </w:comment>
  <w:comment w:id="487" w:author="Max Lindmark" w:date="2020-07-30T10:19:00Z" w:initials="ML">
    <w:p w14:paraId="71B2F5F7" w14:textId="65ADE8C4" w:rsidR="00986B51" w:rsidRPr="002C4F2A" w:rsidRDefault="00986B51">
      <w:pPr>
        <w:pStyle w:val="CommentText"/>
        <w:rPr>
          <w:lang w:val="en-US"/>
        </w:rPr>
      </w:pPr>
      <w:r w:rsidRPr="00BF74F8">
        <w:rPr>
          <w:rStyle w:val="CommentReference"/>
          <w:highlight w:val="green"/>
        </w:rPr>
        <w:annotationRef/>
      </w:r>
      <w:r w:rsidRPr="002C4F2A">
        <w:rPr>
          <w:highlight w:val="green"/>
          <w:lang w:val="en-US"/>
        </w:rPr>
        <w:t>Corrected now, thanks</w:t>
      </w:r>
    </w:p>
  </w:comment>
  <w:comment w:id="488" w:author="Jan Ohlberger" w:date="2020-05-22T15:11:00Z" w:initials="Ca">
    <w:p w14:paraId="203A55C3" w14:textId="3352693D" w:rsidR="00986B51" w:rsidRPr="00AE4A5F" w:rsidRDefault="00986B51">
      <w:pPr>
        <w:pStyle w:val="CommentText"/>
        <w:rPr>
          <w:lang w:val="en-GB"/>
        </w:rPr>
      </w:pPr>
      <w:r>
        <w:rPr>
          <w:rStyle w:val="CommentReference"/>
        </w:rPr>
        <w:annotationRef/>
      </w:r>
      <w:r w:rsidRPr="00AE4A5F">
        <w:rPr>
          <w:lang w:val="en-GB"/>
        </w:rPr>
        <w:t>Same here – shouldn’t this information be available somewhere?</w:t>
      </w:r>
    </w:p>
  </w:comment>
  <w:comment w:id="489" w:author="Max Lindmark" w:date="2020-07-30T10:20:00Z" w:initials="ML">
    <w:p w14:paraId="0305A4D4" w14:textId="6B1CEB30" w:rsidR="00986B51" w:rsidRPr="000A09B0" w:rsidRDefault="00986B51">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490" w:author="Jan Ohlberger" w:date="2020-05-22T15:11:00Z" w:initials="Ca">
    <w:p w14:paraId="7B9C0B78" w14:textId="0AAACA87" w:rsidR="00986B51" w:rsidRPr="00AE4A5F" w:rsidRDefault="00986B51">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491" w:author="Max Lindmark" w:date="2020-09-09T10:23:00Z" w:initials="ML">
    <w:p w14:paraId="08DA513C" w14:textId="77777777" w:rsidR="00986B51" w:rsidRPr="004A1FC7" w:rsidRDefault="00986B51">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986B51" w:rsidRPr="004A1FC7" w:rsidRDefault="00986B51">
      <w:pPr>
        <w:pStyle w:val="CommentText"/>
        <w:rPr>
          <w:highlight w:val="green"/>
          <w:lang w:val="en-US"/>
        </w:rPr>
      </w:pPr>
    </w:p>
    <w:p w14:paraId="20D1D82F" w14:textId="5E7DF455" w:rsidR="00986B51" w:rsidRPr="009E740E" w:rsidRDefault="00986B51">
      <w:pPr>
        <w:pStyle w:val="CommentText"/>
        <w:rPr>
          <w:lang w:val="en-US"/>
        </w:rPr>
      </w:pPr>
      <w:r w:rsidRPr="004A1FC7">
        <w:rPr>
          <w:highlight w:val="green"/>
          <w:lang w:val="en-US"/>
        </w:rPr>
        <w:t xml:space="preserve">The species is American paddlefish though! And if we look at the figure with the species-level coefficients, we see that </w:t>
      </w:r>
      <w:r w:rsidRPr="00EB7EFA">
        <w:rPr>
          <w:i/>
          <w:iCs/>
          <w:highlight w:val="green"/>
          <w:lang w:val="en-US"/>
        </w:rPr>
        <w:t>P. spathula</w:t>
      </w:r>
      <w:r w:rsidRPr="004A1FC7">
        <w:rPr>
          <w:highlight w:val="green"/>
          <w:lang w:val="en-US"/>
        </w:rPr>
        <w:t xml:space="preserve"> has a larger value of the specific exponent (-0.1 compared to the </w:t>
      </w:r>
      <w:r w:rsidR="008E3F0A">
        <w:rPr>
          <w:highlight w:val="green"/>
          <w:lang w:val="en-US"/>
        </w:rPr>
        <w:t>global</w:t>
      </w:r>
      <w:r w:rsidRPr="004A1FC7">
        <w:rPr>
          <w:highlight w:val="green"/>
          <w:lang w:val="en-US"/>
        </w:rPr>
        <w:t xml:space="preserve"> mean of ~-0.23 or something like that), which means their slope on this plot wouldn’t be as steep, which </w:t>
      </w:r>
      <w:r w:rsidR="00EB7EFA">
        <w:rPr>
          <w:highlight w:val="green"/>
          <w:lang w:val="en-US"/>
        </w:rPr>
        <w:t>seems correct, so that’s likely accounted for at the second level.</w:t>
      </w:r>
      <w:r w:rsidRPr="004A1FC7">
        <w:rPr>
          <w:highlight w:val="green"/>
          <w:lang w:val="en-US"/>
        </w:rPr>
        <w:t xml:space="preserve"> I don’t have their intercept estimate though so I can’t really eyeball they whole curve</w:t>
      </w:r>
    </w:p>
  </w:comment>
  <w:comment w:id="495" w:author="Jan Ohlberger" w:date="2020-05-22T15:26:00Z" w:initials="Ca">
    <w:p w14:paraId="32E01787" w14:textId="4FDF6F61" w:rsidR="00986B51" w:rsidRPr="00AE4A5F" w:rsidRDefault="00986B51">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496" w:author="Anna Gårdmark" w:date="2020-06-21T09:53:00Z" w:initials="AG">
    <w:p w14:paraId="25694559" w14:textId="459C927C" w:rsidR="00986B51" w:rsidRPr="00A54FB7" w:rsidRDefault="00986B51">
      <w:pPr>
        <w:pStyle w:val="CommentText"/>
        <w:rPr>
          <w:lang w:val="en-GB"/>
        </w:rPr>
      </w:pPr>
      <w:r>
        <w:rPr>
          <w:rStyle w:val="CommentReference"/>
        </w:rPr>
        <w:annotationRef/>
      </w:r>
      <w:r w:rsidRPr="00A54FB7">
        <w:rPr>
          <w:lang w:val="en-GB"/>
        </w:rPr>
        <w:t>or 1g and 1000 g (at least 100 g is quite small for many of the species studied)</w:t>
      </w:r>
    </w:p>
  </w:comment>
  <w:comment w:id="497" w:author="Max Lindmark" w:date="2020-07-28T18:06:00Z" w:initials="ML">
    <w:p w14:paraId="3B1BA064" w14:textId="77C5D5AE" w:rsidR="00986B51" w:rsidRDefault="00986B51">
      <w:pPr>
        <w:pStyle w:val="CommentText"/>
        <w:rPr>
          <w:highlight w:val="green"/>
          <w:lang w:val="en-US"/>
        </w:rPr>
      </w:pPr>
      <w:r>
        <w:rPr>
          <w:highlight w:val="green"/>
          <w:lang w:val="en-US"/>
        </w:rPr>
        <w:t>10 and 100 were chosen so that they could be plotted on the same axis! Here’s a quick check to see if that’s realistic:</w:t>
      </w:r>
    </w:p>
    <w:p w14:paraId="40944606" w14:textId="1AE557E7" w:rsidR="00986B51" w:rsidRDefault="00986B51">
      <w:pPr>
        <w:pStyle w:val="CommentText"/>
        <w:rPr>
          <w:highlight w:val="green"/>
          <w:lang w:val="en-US"/>
        </w:rPr>
      </w:pPr>
    </w:p>
    <w:p w14:paraId="6B6A092A" w14:textId="1B44871B" w:rsidR="00986B51" w:rsidRDefault="00986B51">
      <w:pPr>
        <w:pStyle w:val="CommentText"/>
        <w:rPr>
          <w:highlight w:val="green"/>
          <w:lang w:val="en-US"/>
        </w:rPr>
      </w:pPr>
      <w:r>
        <w:rPr>
          <w:highlight w:val="green"/>
          <w:lang w:val="en-US"/>
        </w:rPr>
        <w:t>Growth at optimum temperature:</w:t>
      </w:r>
    </w:p>
    <w:p w14:paraId="1EF79394" w14:textId="77777777" w:rsidR="00986B51" w:rsidRDefault="00986B51">
      <w:pPr>
        <w:pStyle w:val="CommentText"/>
        <w:rPr>
          <w:highlight w:val="green"/>
          <w:lang w:val="en-US"/>
        </w:rPr>
      </w:pPr>
    </w:p>
    <w:p w14:paraId="549881DA" w14:textId="227A2350" w:rsidR="00986B51" w:rsidRDefault="00986B51">
      <w:pPr>
        <w:pStyle w:val="CommentText"/>
        <w:rPr>
          <w:highlight w:val="green"/>
          <w:lang w:val="en-US"/>
        </w:rPr>
      </w:pPr>
      <w:r>
        <w:rPr>
          <w:highlight w:val="green"/>
          <w:lang w:val="en-US"/>
        </w:rPr>
        <w:t>2 g: ~0.3 g/day -&gt; 0.3/2=0.15 g/g/d -&gt;15% day</w:t>
      </w:r>
    </w:p>
    <w:p w14:paraId="47A0132F" w14:textId="630CD7AD" w:rsidR="00986B51" w:rsidRDefault="00986B51">
      <w:pPr>
        <w:pStyle w:val="CommentText"/>
        <w:rPr>
          <w:highlight w:val="green"/>
          <w:lang w:val="en-US"/>
        </w:rPr>
      </w:pPr>
    </w:p>
    <w:p w14:paraId="16BBC36A" w14:textId="2E11DEB2" w:rsidR="00986B51" w:rsidRDefault="00986B51" w:rsidP="00C32F5D">
      <w:pPr>
        <w:pStyle w:val="CommentText"/>
        <w:rPr>
          <w:highlight w:val="green"/>
          <w:lang w:val="en-US"/>
        </w:rPr>
      </w:pPr>
      <w:r>
        <w:rPr>
          <w:highlight w:val="green"/>
          <w:lang w:val="en-US"/>
        </w:rPr>
        <w:t>200 g: ~3 g/day -&gt; 3/200=0.015 g/g/d -&gt;1.5% day</w:t>
      </w:r>
    </w:p>
    <w:p w14:paraId="7EBAED5F" w14:textId="7C8C4ECD" w:rsidR="00986B51" w:rsidRDefault="00986B51">
      <w:pPr>
        <w:pStyle w:val="CommentText"/>
        <w:rPr>
          <w:highlight w:val="green"/>
          <w:lang w:val="en-US"/>
        </w:rPr>
      </w:pPr>
    </w:p>
    <w:p w14:paraId="2DB80E14" w14:textId="47BC1A0A" w:rsidR="00986B51" w:rsidRDefault="00986B51">
      <w:pPr>
        <w:pStyle w:val="CommentText"/>
        <w:rPr>
          <w:highlight w:val="green"/>
          <w:lang w:val="en-US"/>
        </w:rPr>
      </w:pPr>
      <w:r>
        <w:rPr>
          <w:highlight w:val="green"/>
          <w:lang w:val="en-US"/>
        </w:rPr>
        <w:t>So, in units %/day the small grow 10X faster, hence it’s hard to put on the same scale.</w:t>
      </w:r>
    </w:p>
    <w:p w14:paraId="163FBE23" w14:textId="266E09A7" w:rsidR="00986B51" w:rsidRDefault="00986B51">
      <w:pPr>
        <w:pStyle w:val="CommentText"/>
        <w:rPr>
          <w:highlight w:val="green"/>
          <w:lang w:val="en-US"/>
        </w:rPr>
      </w:pPr>
    </w:p>
    <w:p w14:paraId="66750356" w14:textId="72636C85" w:rsidR="00986B51" w:rsidRDefault="00986B51">
      <w:pPr>
        <w:pStyle w:val="CommentText"/>
        <w:rPr>
          <w:highlight w:val="green"/>
          <w:lang w:val="en-US"/>
        </w:rPr>
      </w:pPr>
      <w:r>
        <w:rPr>
          <w:highlight w:val="green"/>
          <w:lang w:val="en-US"/>
        </w:rPr>
        <w:t>This can be compared to Björrnson’s growth rate data, where the growth at optimum for a 2g fish is ~7%/day and a 373 g fish is 0.6%/day</w:t>
      </w:r>
    </w:p>
    <w:p w14:paraId="756D48BC" w14:textId="77777777" w:rsidR="00986B51" w:rsidRDefault="00986B51">
      <w:pPr>
        <w:pStyle w:val="CommentText"/>
        <w:rPr>
          <w:highlight w:val="green"/>
          <w:lang w:val="en-US"/>
        </w:rPr>
      </w:pPr>
    </w:p>
    <w:p w14:paraId="15BD48CB" w14:textId="3F9C82A7" w:rsidR="00986B51" w:rsidRDefault="00986B51"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w:t>
      </w:r>
      <w:r w:rsidR="0083511A">
        <w:rPr>
          <w:highlight w:val="green"/>
          <w:lang w:val="en-US"/>
        </w:rPr>
        <w:t xml:space="preserve"> as well as metabolism data</w:t>
      </w:r>
      <w:r>
        <w:rPr>
          <w:highlight w:val="green"/>
          <w:lang w:val="en-US"/>
        </w:rPr>
        <w:t xml:space="preserve"> (that is the narrower size range). I’d rather not extrapolate the polynomial model beyond that.</w:t>
      </w:r>
    </w:p>
    <w:p w14:paraId="30E934C6" w14:textId="7D9A58C2" w:rsidR="00986B51" w:rsidRDefault="00986B51" w:rsidP="00473A3F">
      <w:pPr>
        <w:pStyle w:val="CommentText"/>
        <w:rPr>
          <w:highlight w:val="green"/>
          <w:lang w:val="en-US"/>
        </w:rPr>
      </w:pPr>
    </w:p>
    <w:p w14:paraId="11CB6FCF" w14:textId="77777777" w:rsidR="00986B51" w:rsidRDefault="00986B51" w:rsidP="00473A3F">
      <w:pPr>
        <w:pStyle w:val="CommentText"/>
        <w:rPr>
          <w:highlight w:val="green"/>
          <w:lang w:val="en-US"/>
        </w:rPr>
      </w:pPr>
      <w:r>
        <w:rPr>
          <w:highlight w:val="green"/>
          <w:lang w:val="en-US"/>
        </w:rPr>
        <w:t>I did not add the polygon because I think the plot is cleaner now!</w:t>
      </w:r>
    </w:p>
    <w:p w14:paraId="2B8DD7A0" w14:textId="77777777" w:rsidR="00986B51" w:rsidRDefault="00986B51" w:rsidP="00473A3F">
      <w:pPr>
        <w:pStyle w:val="CommentText"/>
        <w:rPr>
          <w:highlight w:val="green"/>
          <w:lang w:val="en-US"/>
        </w:rPr>
      </w:pPr>
    </w:p>
    <w:p w14:paraId="113A0830" w14:textId="77777777" w:rsidR="00986B51" w:rsidRDefault="00986B51"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986B51" w:rsidRDefault="00986B51" w:rsidP="00473A3F">
      <w:pPr>
        <w:pStyle w:val="CommentText"/>
        <w:rPr>
          <w:highlight w:val="green"/>
          <w:lang w:val="en-US"/>
        </w:rPr>
      </w:pPr>
    </w:p>
    <w:p w14:paraId="198DE98E" w14:textId="6727F74A" w:rsidR="00986B51" w:rsidRPr="001B2028" w:rsidRDefault="00986B51"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504" w:author="Jan Ohlberger" w:date="2020-05-22T17:29:00Z" w:initials="Ca">
    <w:p w14:paraId="104DA3B1" w14:textId="55AF804B" w:rsidR="00986B51" w:rsidRPr="00AE4A5F" w:rsidRDefault="00986B51">
      <w:pPr>
        <w:pStyle w:val="CommentText"/>
        <w:rPr>
          <w:lang w:val="en-GB"/>
        </w:rPr>
      </w:pPr>
      <w:r>
        <w:rPr>
          <w:rStyle w:val="CommentReference"/>
        </w:rPr>
        <w:annotationRef/>
      </w:r>
      <w:r w:rsidRPr="00AE4A5F">
        <w:rPr>
          <w:lang w:val="en-GB"/>
        </w:rPr>
        <w:t xml:space="preserve">Would be nice to have some polygons (maybe in a very light gray) indicating the net energy gain between the two curves for metabolism and consumption </w:t>
      </w:r>
    </w:p>
  </w:comment>
  <w:comment w:id="505" w:author="Anna Gårdmark" w:date="2020-06-21T09:54:00Z" w:initials="AG">
    <w:p w14:paraId="3EC870C4" w14:textId="10ED8F65" w:rsidR="00986B51" w:rsidRPr="00A54FB7" w:rsidRDefault="00986B51">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first compare consump &amp; metabol within a size class, then compare the resulting growth curves between the size classes – not that easy for readers unfamiliar to this kind of reasoning]</w:t>
      </w:r>
    </w:p>
  </w:comment>
  <w:comment w:id="506" w:author="Max Lindmark" w:date="2020-07-31T16:24:00Z" w:initials="ML">
    <w:p w14:paraId="2473BACC" w14:textId="348BBABA" w:rsidR="00986B51" w:rsidRPr="00216134" w:rsidRDefault="00986B51">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511" w:author="Jan Ohlberger" w:date="2020-05-22T15:35:00Z" w:initials="Ca">
    <w:p w14:paraId="4E090E20" w14:textId="03D487F1" w:rsidR="00986B51" w:rsidRPr="00AE4A5F" w:rsidRDefault="00986B51">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512" w:author="Anna Gårdmark" w:date="2020-06-22T13:54:00Z" w:initials="AG">
    <w:p w14:paraId="13734723" w14:textId="5FB597AE" w:rsidR="00986B51" w:rsidRPr="00CD0AB3" w:rsidRDefault="00986B51">
      <w:pPr>
        <w:pStyle w:val="CommentText"/>
        <w:rPr>
          <w:lang w:val="en-GB"/>
        </w:rPr>
      </w:pPr>
      <w:r>
        <w:rPr>
          <w:rStyle w:val="CommentReference"/>
        </w:rPr>
        <w:annotationRef/>
      </w:r>
      <w:r w:rsidRPr="00CD0AB3">
        <w:rPr>
          <w:lang w:val="en-GB"/>
        </w:rPr>
        <w:t>agree, good point</w:t>
      </w:r>
    </w:p>
  </w:comment>
  <w:comment w:id="518" w:author="Anna Gårdmark" w:date="2020-06-22T13:55:00Z" w:initials="AG">
    <w:p w14:paraId="1C13EF18" w14:textId="34D1226A" w:rsidR="00986B51" w:rsidRPr="00CD0AB3" w:rsidRDefault="00986B51">
      <w:pPr>
        <w:pStyle w:val="CommentText"/>
        <w:rPr>
          <w:lang w:val="en-GB"/>
        </w:rPr>
      </w:pPr>
      <w:r>
        <w:rPr>
          <w:rStyle w:val="CommentReference"/>
        </w:rPr>
        <w:annotationRef/>
      </w:r>
      <w:r w:rsidRPr="00CD0AB3">
        <w:rPr>
          <w:lang w:val="en-GB"/>
        </w:rPr>
        <w:t>not really needed</w:t>
      </w:r>
      <w:r>
        <w:rPr>
          <w:lang w:val="en-GB"/>
        </w:rPr>
        <w:t xml:space="preserve"> I think</w:t>
      </w:r>
    </w:p>
  </w:comment>
  <w:comment w:id="519" w:author="Jan Ohlberger" w:date="2020-05-22T15:37:00Z" w:initials="Ca">
    <w:p w14:paraId="04695A57" w14:textId="277B4410" w:rsidR="00986B51" w:rsidRPr="00AE4A5F" w:rsidRDefault="00986B51">
      <w:pPr>
        <w:pStyle w:val="CommentText"/>
        <w:rPr>
          <w:lang w:val="en-GB"/>
        </w:rPr>
      </w:pPr>
      <w:r>
        <w:rPr>
          <w:rStyle w:val="CommentReference"/>
        </w:rPr>
        <w:annotationRef/>
      </w:r>
      <w:r w:rsidRPr="00AE4A5F">
        <w:rPr>
          <w:lang w:val="en-GB"/>
        </w:rPr>
        <w:t>Add other examples to both?</w:t>
      </w:r>
    </w:p>
  </w:comment>
  <w:comment w:id="520" w:author="Max Lindmark" w:date="2020-07-31T16:28:00Z" w:initials="ML">
    <w:p w14:paraId="2139FD56" w14:textId="4F0C2C0A" w:rsidR="00986B51" w:rsidRPr="00296C65" w:rsidRDefault="00986B51">
      <w:pPr>
        <w:pStyle w:val="CommentText"/>
        <w:rPr>
          <w:lang w:val="en-US"/>
        </w:rPr>
      </w:pPr>
      <w:r w:rsidRPr="003D5999">
        <w:rPr>
          <w:rStyle w:val="CommentReference"/>
          <w:highlight w:val="green"/>
        </w:rPr>
        <w:annotationRef/>
      </w:r>
      <w:r w:rsidRPr="003D5999">
        <w:rPr>
          <w:highlight w:val="green"/>
          <w:lang w:val="en-US"/>
        </w:rPr>
        <w:t>Added Killen who plotted intraspecific b’s against average interspecific temperature and Bokma who analyzes intraspecific b’s</w:t>
      </w:r>
    </w:p>
  </w:comment>
  <w:comment w:id="521" w:author="Jan Ohlberger" w:date="2020-05-22T15:39:00Z" w:initials="Ca">
    <w:p w14:paraId="6E375429" w14:textId="7CF901F4" w:rsidR="00986B51" w:rsidRPr="00AE4A5F" w:rsidRDefault="00986B51">
      <w:pPr>
        <w:pStyle w:val="CommentText"/>
        <w:rPr>
          <w:lang w:val="en-GB"/>
        </w:rPr>
      </w:pPr>
      <w:r>
        <w:rPr>
          <w:rStyle w:val="CommentReference"/>
        </w:rPr>
        <w:annotationRef/>
      </w:r>
      <w:r w:rsidRPr="00AE4A5F">
        <w:rPr>
          <w:lang w:val="en-GB"/>
        </w:rPr>
        <w:t>Rather talk about ‘temperature sensitivity’?</w:t>
      </w:r>
    </w:p>
  </w:comment>
  <w:comment w:id="522" w:author="Max Lindmark" w:date="2020-07-31T16:31:00Z" w:initials="ML">
    <w:p w14:paraId="3EDB20CA" w14:textId="448AF22A" w:rsidR="00986B51" w:rsidRPr="00110BFB" w:rsidRDefault="00986B51">
      <w:pPr>
        <w:pStyle w:val="CommentText"/>
        <w:rPr>
          <w:lang w:val="en-US"/>
        </w:rPr>
      </w:pPr>
      <w:r w:rsidRPr="00A502BE">
        <w:rPr>
          <w:rStyle w:val="CommentReference"/>
          <w:highlight w:val="green"/>
        </w:rPr>
        <w:annotationRef/>
      </w:r>
      <w:r w:rsidRPr="00A502BE">
        <w:rPr>
          <w:highlight w:val="green"/>
          <w:lang w:val="en-US"/>
        </w:rPr>
        <w:t>Ok!</w:t>
      </w:r>
    </w:p>
  </w:comment>
  <w:comment w:id="523" w:author="Jan Ohlberger" w:date="2020-05-22T15:41:00Z" w:initials="Ca">
    <w:p w14:paraId="73EB81E9" w14:textId="10E714EC" w:rsidR="00986B51" w:rsidRPr="00AE4A5F" w:rsidRDefault="00986B51">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524" w:author="Anna Gårdmark" w:date="2020-06-22T13:58:00Z" w:initials="AG">
    <w:p w14:paraId="446A747E" w14:textId="198713DF" w:rsidR="00986B51" w:rsidRPr="00CD0AB3" w:rsidRDefault="00986B51">
      <w:pPr>
        <w:pStyle w:val="CommentText"/>
        <w:rPr>
          <w:lang w:val="en-GB"/>
        </w:rPr>
      </w:pPr>
      <w:r>
        <w:rPr>
          <w:rStyle w:val="CommentReference"/>
        </w:rPr>
        <w:annotationRef/>
      </w:r>
      <w:r w:rsidRPr="00CD0AB3">
        <w:rPr>
          <w:lang w:val="en-GB"/>
        </w:rPr>
        <w:t>works if you insert an explanation within brackets directly after the term</w:t>
      </w:r>
    </w:p>
  </w:comment>
  <w:comment w:id="525" w:author="Max Lindmark" w:date="2020-07-31T16:33:00Z" w:initials="ML">
    <w:p w14:paraId="60BFEC15" w14:textId="3F16F491" w:rsidR="00986B51" w:rsidRPr="001F44AA" w:rsidRDefault="00986B51">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527" w:author="Jan Ohlberger" w:date="2020-05-22T15:40:00Z" w:initials="Ca">
    <w:p w14:paraId="36564AC2" w14:textId="4D6C084C" w:rsidR="00986B51" w:rsidRPr="00AE4A5F" w:rsidRDefault="00986B51">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528" w:author="Max Lindmark" w:date="2020-07-31T16:34:00Z" w:initials="ML">
    <w:p w14:paraId="0A83B8AE" w14:textId="46EF8444" w:rsidR="00986B51" w:rsidRPr="003E1266" w:rsidRDefault="00986B51">
      <w:pPr>
        <w:pStyle w:val="CommentText"/>
        <w:rPr>
          <w:lang w:val="en-US"/>
        </w:rPr>
      </w:pPr>
      <w:r>
        <w:rPr>
          <w:rStyle w:val="CommentReference"/>
        </w:rPr>
        <w:annotationRef/>
      </w:r>
      <w:r w:rsidRPr="003E1266">
        <w:rPr>
          <w:lang w:val="en-US"/>
        </w:rPr>
        <w:t>I like it!</w:t>
      </w:r>
    </w:p>
  </w:comment>
  <w:comment w:id="535" w:author="Jan Ohlberger" w:date="2020-05-22T15:43:00Z" w:initials="Ca">
    <w:p w14:paraId="1D0B061A" w14:textId="49E303FE" w:rsidR="00986B51" w:rsidRPr="00AE4A5F" w:rsidRDefault="00986B51">
      <w:pPr>
        <w:pStyle w:val="CommentText"/>
        <w:rPr>
          <w:lang w:val="en-GB"/>
        </w:rPr>
      </w:pPr>
      <w:r>
        <w:rPr>
          <w:rStyle w:val="CommentReference"/>
        </w:rPr>
        <w:annotationRef/>
      </w:r>
      <w:r w:rsidRPr="00AE4A5F">
        <w:rPr>
          <w:lang w:val="en-GB"/>
        </w:rPr>
        <w:t>Not clear whether this refers to finding of the study or not.</w:t>
      </w:r>
    </w:p>
  </w:comment>
  <w:comment w:id="542" w:author="Jan Ohlberger" w:date="2020-05-22T15:46:00Z" w:initials="Ca">
    <w:p w14:paraId="4C22DE67" w14:textId="38D916BF" w:rsidR="00986B51" w:rsidRPr="00AE4A5F" w:rsidRDefault="00986B51">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543" w:author="Max Lindmark" w:date="2020-07-31T16:38:00Z" w:initials="ML">
    <w:p w14:paraId="1F089F51" w14:textId="5AE4F459" w:rsidR="00986B51" w:rsidRPr="002716D6" w:rsidRDefault="00986B51">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536" w:author="Max Lindmark" w:date="2020-07-31T16:44:00Z" w:initials="ML">
    <w:p w14:paraId="21D7F143" w14:textId="6B183106" w:rsidR="00986B51" w:rsidRPr="00AC6FC9" w:rsidRDefault="00986B51">
      <w:pPr>
        <w:pStyle w:val="CommentText"/>
        <w:rPr>
          <w:lang w:val="en-US"/>
        </w:rPr>
      </w:pPr>
      <w:r>
        <w:rPr>
          <w:rStyle w:val="CommentReference"/>
        </w:rPr>
        <w:annotationRef/>
      </w:r>
      <w:r w:rsidRPr="00AC6FC9">
        <w:rPr>
          <w:lang w:val="en-US"/>
        </w:rPr>
        <w:t>Here i just want to say the litteratyre is mixed. Simplify!</w:t>
      </w:r>
    </w:p>
  </w:comment>
  <w:comment w:id="558" w:author="Anna Gårdmark" w:date="2020-06-22T14:01:00Z" w:initials="AG">
    <w:p w14:paraId="20217A91" w14:textId="34F743F6" w:rsidR="00986B51" w:rsidRPr="00CD0AB3" w:rsidRDefault="00986B51">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560" w:author="Jan Ohlberger" w:date="2020-05-22T15:49:00Z" w:initials="Ca">
    <w:p w14:paraId="7BF4756E" w14:textId="5460777D" w:rsidR="00986B51" w:rsidRPr="00AE4A5F" w:rsidRDefault="00986B51">
      <w:pPr>
        <w:pStyle w:val="CommentText"/>
        <w:rPr>
          <w:lang w:val="en-GB"/>
        </w:rPr>
      </w:pPr>
      <w:r>
        <w:rPr>
          <w:rStyle w:val="CommentReference"/>
        </w:rPr>
        <w:annotationRef/>
      </w:r>
      <w:r w:rsidRPr="00AE4A5F">
        <w:rPr>
          <w:lang w:val="en-GB"/>
        </w:rPr>
        <w:t xml:space="preserve">So the above (last sentence of previous paragraph) was more of a general statement? I think this part of the ms could be condensed, and should make it clearer what our findings are. </w:t>
      </w:r>
    </w:p>
  </w:comment>
  <w:comment w:id="561" w:author="Jan Ohlberger" w:date="2020-05-22T15:51:00Z" w:initials="Ca">
    <w:p w14:paraId="636E9514" w14:textId="37B98F17" w:rsidR="00986B51" w:rsidRPr="00AE4A5F" w:rsidRDefault="00986B51">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562" w:author="Max Lindmark" w:date="2020-09-10T18:36:00Z" w:initials="ML">
    <w:p w14:paraId="23237237" w14:textId="0CC376F8" w:rsidR="00986B51" w:rsidRPr="00624E9D" w:rsidRDefault="00986B51">
      <w:pPr>
        <w:pStyle w:val="CommentText"/>
        <w:rPr>
          <w:lang w:val="en-US"/>
        </w:rPr>
      </w:pPr>
      <w:r w:rsidRPr="00624E9D">
        <w:rPr>
          <w:rStyle w:val="CommentReference"/>
          <w:highlight w:val="green"/>
        </w:rPr>
        <w:annotationRef/>
      </w:r>
      <w:r w:rsidRPr="00624E9D">
        <w:rPr>
          <w:rStyle w:val="CommentReference"/>
          <w:highlight w:val="green"/>
          <w:lang w:val="en-US"/>
        </w:rPr>
        <w:t>The paragrah that used to be here was moved to after this one!! Thought that gave a better flow especially after some rewriting</w:t>
      </w:r>
    </w:p>
  </w:comment>
  <w:comment w:id="567" w:author="Jan Ohlberger" w:date="2020-05-22T15:54:00Z" w:initials="Ca">
    <w:p w14:paraId="1A641268" w14:textId="04BAF682" w:rsidR="00986B51" w:rsidRPr="00AE4A5F" w:rsidRDefault="00986B51">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568" w:author="Jan Ohlberger" w:date="2020-05-22T15:59:00Z" w:initials="Ca">
    <w:p w14:paraId="68F654EB" w14:textId="620695E3" w:rsidR="00986B51" w:rsidRPr="00AE4A5F" w:rsidRDefault="00986B51">
      <w:pPr>
        <w:pStyle w:val="CommentText"/>
        <w:rPr>
          <w:lang w:val="en-GB"/>
        </w:rPr>
      </w:pPr>
      <w:r>
        <w:rPr>
          <w:rStyle w:val="CommentReference"/>
        </w:rPr>
        <w:annotationRef/>
      </w:r>
      <w:r w:rsidRPr="00AE4A5F">
        <w:rPr>
          <w:lang w:val="en-GB"/>
        </w:rPr>
        <w:t>Is this ok?</w:t>
      </w:r>
    </w:p>
  </w:comment>
  <w:comment w:id="569" w:author="Max Lindmark" w:date="2020-07-31T16:45:00Z" w:initials="ML">
    <w:p w14:paraId="67CD0B53" w14:textId="0A564AEA" w:rsidR="00986B51" w:rsidRPr="002C4F2A" w:rsidRDefault="00986B51">
      <w:pPr>
        <w:pStyle w:val="CommentText"/>
        <w:rPr>
          <w:lang w:val="en-US"/>
        </w:rPr>
      </w:pPr>
      <w:r w:rsidRPr="00D2180A">
        <w:rPr>
          <w:rStyle w:val="CommentReference"/>
          <w:highlight w:val="green"/>
        </w:rPr>
        <w:annotationRef/>
      </w:r>
      <w:r w:rsidRPr="002C4F2A">
        <w:rPr>
          <w:highlight w:val="green"/>
          <w:lang w:val="en-US"/>
        </w:rPr>
        <w:t>Yes</w:t>
      </w:r>
    </w:p>
  </w:comment>
  <w:comment w:id="565" w:author="Max Lindmark" w:date="2020-09-10T18:56:00Z" w:initials="ML">
    <w:p w14:paraId="24D5804A" w14:textId="7B66F081" w:rsidR="00986B51" w:rsidRPr="004766FC" w:rsidRDefault="00986B51">
      <w:pPr>
        <w:pStyle w:val="CommentText"/>
        <w:rPr>
          <w:lang w:val="en-US"/>
        </w:rPr>
      </w:pPr>
      <w:r w:rsidRPr="004766FC">
        <w:rPr>
          <w:rStyle w:val="CommentReference"/>
          <w:highlight w:val="green"/>
        </w:rPr>
        <w:annotationRef/>
      </w:r>
      <w:r w:rsidRPr="004766FC">
        <w:rPr>
          <w:highlight w:val="green"/>
          <w:lang w:val="en-US"/>
        </w:rPr>
        <w:t>This has hands down been the hardest paragraph to write in this paper and I change it a lot every time. But I think I’m getting there soon…</w:t>
      </w:r>
    </w:p>
  </w:comment>
  <w:comment w:id="581" w:author="Jan Ohlberger" w:date="2020-05-22T16:00:00Z" w:initials="Ca">
    <w:p w14:paraId="46F8AB50" w14:textId="3BFCFD55" w:rsidR="00986B51" w:rsidRPr="00AE4A5F" w:rsidRDefault="00986B51">
      <w:pPr>
        <w:pStyle w:val="CommentText"/>
        <w:rPr>
          <w:lang w:val="en-GB"/>
        </w:rPr>
      </w:pPr>
      <w:r>
        <w:rPr>
          <w:rStyle w:val="CommentReference"/>
        </w:rPr>
        <w:annotationRef/>
      </w:r>
      <w:r w:rsidRPr="00AE4A5F">
        <w:rPr>
          <w:lang w:val="en-GB"/>
        </w:rPr>
        <w:t>Describing it in words works better for a discussion I think</w:t>
      </w:r>
    </w:p>
  </w:comment>
  <w:comment w:id="582" w:author="Max Lindmark" w:date="2020-07-31T16:46:00Z" w:initials="ML">
    <w:p w14:paraId="5DF49D1C" w14:textId="6A66BB72" w:rsidR="00986B51" w:rsidRPr="000D3447" w:rsidRDefault="00986B51">
      <w:pPr>
        <w:pStyle w:val="CommentText"/>
        <w:rPr>
          <w:lang w:val="en-US"/>
        </w:rPr>
      </w:pPr>
      <w:r w:rsidRPr="000D3447">
        <w:rPr>
          <w:rStyle w:val="CommentReference"/>
          <w:highlight w:val="green"/>
        </w:rPr>
        <w:annotationRef/>
      </w:r>
      <w:r w:rsidRPr="000D3447">
        <w:rPr>
          <w:highlight w:val="green"/>
          <w:lang w:val="en-US"/>
        </w:rPr>
        <w:t>agree</w:t>
      </w:r>
    </w:p>
  </w:comment>
  <w:comment w:id="590" w:author="Anna Gårdmark" w:date="2020-06-24T15:19:00Z" w:initials="AG">
    <w:p w14:paraId="0B24EAB7" w14:textId="4885634B" w:rsidR="00986B51" w:rsidRPr="00EB7942" w:rsidRDefault="00986B51">
      <w:pPr>
        <w:pStyle w:val="CommentText"/>
        <w:rPr>
          <w:lang w:val="en-GB"/>
        </w:rPr>
      </w:pPr>
      <w:r>
        <w:rPr>
          <w:rStyle w:val="CommentReference"/>
        </w:rPr>
        <w:annotationRef/>
      </w:r>
      <w:r w:rsidRPr="00EB7942">
        <w:rPr>
          <w:lang w:val="en-GB"/>
        </w:rPr>
        <w:t>references to this debate is needed here.</w:t>
      </w:r>
    </w:p>
  </w:comment>
  <w:comment w:id="591" w:author="Max Lindmark" w:date="2020-07-31T16:47:00Z" w:initials="ML">
    <w:p w14:paraId="6DDC28A7" w14:textId="3FB1D667" w:rsidR="00986B51" w:rsidRPr="002C4F2A" w:rsidRDefault="00986B51">
      <w:pPr>
        <w:pStyle w:val="CommentText"/>
        <w:rPr>
          <w:lang w:val="en-US"/>
        </w:rPr>
      </w:pPr>
      <w:r w:rsidRPr="00CC2873">
        <w:rPr>
          <w:rStyle w:val="CommentReference"/>
          <w:highlight w:val="green"/>
        </w:rPr>
        <w:annotationRef/>
      </w:r>
      <w:r w:rsidRPr="002C4F2A">
        <w:rPr>
          <w:highlight w:val="green"/>
          <w:lang w:val="en-US"/>
        </w:rPr>
        <w:t>Yes! Added</w:t>
      </w:r>
    </w:p>
  </w:comment>
  <w:comment w:id="714" w:author="Anna Gårdmark" w:date="2020-06-24T15:21:00Z" w:initials="AG">
    <w:p w14:paraId="0907CDCF" w14:textId="6D4F7261" w:rsidR="00986B51" w:rsidRPr="00EB7942" w:rsidRDefault="00986B51">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715" w:author="Max Lindmark" w:date="2020-07-31T16:58:00Z" w:initials="ML">
    <w:p w14:paraId="0EC5B51F" w14:textId="2AAA9495" w:rsidR="00986B51" w:rsidRPr="008B329E" w:rsidRDefault="00986B51">
      <w:pPr>
        <w:pStyle w:val="CommentText"/>
        <w:rPr>
          <w:lang w:val="en-US"/>
        </w:rPr>
      </w:pPr>
      <w:r w:rsidRPr="004B096A">
        <w:rPr>
          <w:rStyle w:val="CommentReference"/>
          <w:highlight w:val="green"/>
        </w:rPr>
        <w:annotationRef/>
      </w:r>
      <w:r w:rsidRPr="004B096A">
        <w:rPr>
          <w:highlight w:val="green"/>
          <w:lang w:val="en-US"/>
        </w:rPr>
        <w:t>i think i meant broader than that but not 100% sure what that includes so will stick to MTE</w:t>
      </w:r>
    </w:p>
  </w:comment>
  <w:comment w:id="719" w:author="Jan Ohlberger" w:date="2020-05-22T15:54:00Z" w:initials="Ca">
    <w:p w14:paraId="7075AB92" w14:textId="77777777" w:rsidR="00986B51" w:rsidRPr="00AE4A5F" w:rsidRDefault="00986B51"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722" w:author="Jan Ohlberger" w:date="2020-05-22T15:59:00Z" w:initials="Ca">
    <w:p w14:paraId="6D440556" w14:textId="77777777" w:rsidR="00986B51" w:rsidRPr="00AE4A5F" w:rsidRDefault="00986B51" w:rsidP="00925B48">
      <w:pPr>
        <w:pStyle w:val="CommentText"/>
        <w:rPr>
          <w:lang w:val="en-GB"/>
        </w:rPr>
      </w:pPr>
      <w:r>
        <w:rPr>
          <w:rStyle w:val="CommentReference"/>
        </w:rPr>
        <w:annotationRef/>
      </w:r>
      <w:r w:rsidRPr="00AE4A5F">
        <w:rPr>
          <w:lang w:val="en-GB"/>
        </w:rPr>
        <w:t>Is this ok?</w:t>
      </w:r>
    </w:p>
  </w:comment>
  <w:comment w:id="723" w:author="Max Lindmark" w:date="2020-07-31T16:45:00Z" w:initials="ML">
    <w:p w14:paraId="658D9379" w14:textId="77777777" w:rsidR="00986B51" w:rsidRPr="002C4F2A" w:rsidRDefault="00986B51" w:rsidP="00925B48">
      <w:pPr>
        <w:pStyle w:val="CommentText"/>
        <w:rPr>
          <w:lang w:val="en-US"/>
        </w:rPr>
      </w:pPr>
      <w:r w:rsidRPr="00D2180A">
        <w:rPr>
          <w:rStyle w:val="CommentReference"/>
          <w:highlight w:val="green"/>
        </w:rPr>
        <w:annotationRef/>
      </w:r>
      <w:r w:rsidRPr="002C4F2A">
        <w:rPr>
          <w:highlight w:val="green"/>
          <w:lang w:val="en-US"/>
        </w:rPr>
        <w:t>Yes</w:t>
      </w:r>
    </w:p>
  </w:comment>
  <w:comment w:id="731" w:author="Max Lindmark" w:date="2020-05-12T10:35:00Z" w:initials="ML">
    <w:p w14:paraId="7289A2BC" w14:textId="7CA911EA" w:rsidR="00986B51" w:rsidRPr="00AE4A5F" w:rsidRDefault="00986B51">
      <w:pPr>
        <w:pStyle w:val="CommentText"/>
        <w:rPr>
          <w:lang w:val="en-GB"/>
        </w:rPr>
      </w:pPr>
      <w:r w:rsidRPr="00B54036">
        <w:rPr>
          <w:rStyle w:val="CommentReference"/>
          <w:highlight w:val="yellow"/>
        </w:rPr>
        <w:annotationRef/>
      </w:r>
      <w:r w:rsidRPr="00AE4A5F">
        <w:rPr>
          <w:highlight w:val="yellow"/>
          <w:lang w:val="en-GB"/>
        </w:rPr>
        <w:t>This paragraph can go if we need to shorten it I think!</w:t>
      </w:r>
    </w:p>
  </w:comment>
  <w:comment w:id="732" w:author="Jan Ohlberger" w:date="2020-05-22T16:07:00Z" w:initials="Ca">
    <w:p w14:paraId="37825B8F" w14:textId="7628E112" w:rsidR="00986B51" w:rsidRPr="00AE4A5F" w:rsidRDefault="00986B51">
      <w:pPr>
        <w:pStyle w:val="CommentText"/>
        <w:rPr>
          <w:lang w:val="en-GB"/>
        </w:rPr>
      </w:pPr>
      <w:r>
        <w:rPr>
          <w:rStyle w:val="CommentReference"/>
        </w:rPr>
        <w:annotationRef/>
      </w:r>
      <w:r w:rsidRPr="00AE4A5F">
        <w:rPr>
          <w:lang w:val="en-GB"/>
        </w:rPr>
        <w:t>agree</w:t>
      </w:r>
    </w:p>
  </w:comment>
  <w:comment w:id="733" w:author="Anna Gårdmark" w:date="2020-06-24T15:31:00Z" w:initials="AG">
    <w:p w14:paraId="3200EF19" w14:textId="1EAAD872" w:rsidR="00986B51" w:rsidRPr="00D65660" w:rsidRDefault="00986B51">
      <w:pPr>
        <w:pStyle w:val="CommentText"/>
        <w:rPr>
          <w:lang w:val="en-GB"/>
        </w:rPr>
      </w:pPr>
      <w:r>
        <w:rPr>
          <w:rStyle w:val="CommentReference"/>
        </w:rPr>
        <w:annotationRef/>
      </w:r>
      <w:r w:rsidRPr="00D65660">
        <w:rPr>
          <w:lang w:val="en-GB"/>
        </w:rPr>
        <w:t>agree as well</w:t>
      </w:r>
    </w:p>
  </w:comment>
  <w:comment w:id="734" w:author="Max Lindmark" w:date="2020-07-28T14:17:00Z" w:initials="ML">
    <w:p w14:paraId="0BBC9960" w14:textId="729AEE7A" w:rsidR="00986B51" w:rsidRPr="007C190F" w:rsidRDefault="00986B51">
      <w:pPr>
        <w:pStyle w:val="CommentText"/>
        <w:rPr>
          <w:lang w:val="en-US"/>
        </w:rPr>
      </w:pPr>
      <w:r w:rsidRPr="007C190F">
        <w:rPr>
          <w:rStyle w:val="CommentReference"/>
          <w:highlight w:val="green"/>
        </w:rPr>
        <w:annotationRef/>
      </w:r>
      <w:r w:rsidRPr="007C190F">
        <w:rPr>
          <w:highlight w:val="green"/>
          <w:lang w:val="en-US"/>
        </w:rPr>
        <w:t>Gone!</w:t>
      </w:r>
    </w:p>
  </w:comment>
  <w:comment w:id="737" w:author="Max Lindmark" w:date="2020-09-10T21:18:00Z" w:initials="ML">
    <w:p w14:paraId="1A359993" w14:textId="4A3306F6" w:rsidR="00986B51" w:rsidRPr="002B548E" w:rsidRDefault="00986B51">
      <w:pPr>
        <w:pStyle w:val="CommentText"/>
        <w:rPr>
          <w:lang w:val="en-US"/>
        </w:rPr>
      </w:pPr>
      <w:r w:rsidRPr="000F7951">
        <w:rPr>
          <w:rStyle w:val="CommentReference"/>
          <w:highlight w:val="green"/>
        </w:rPr>
        <w:annotationRef/>
      </w:r>
      <w:r w:rsidRPr="000F7951">
        <w:rPr>
          <w:highlight w:val="green"/>
          <w:lang w:val="en-US"/>
        </w:rPr>
        <w:t>Ok to remove the text that was here?</w:t>
      </w:r>
    </w:p>
  </w:comment>
  <w:comment w:id="743" w:author="Anna Gårdmark" w:date="2020-06-24T15:36:00Z" w:initials="AG">
    <w:p w14:paraId="1636BF5E" w14:textId="42DF1235" w:rsidR="00986B51" w:rsidRPr="00CB0AD6" w:rsidRDefault="00986B51">
      <w:pPr>
        <w:pStyle w:val="CommentText"/>
        <w:rPr>
          <w:lang w:val="en-GB"/>
        </w:rPr>
      </w:pPr>
      <w:r>
        <w:rPr>
          <w:rStyle w:val="CommentReference"/>
        </w:rPr>
        <w:annotationRef/>
      </w:r>
      <w:r w:rsidRPr="00CB0AD6">
        <w:rPr>
          <w:lang w:val="en-GB"/>
        </w:rPr>
        <w:t>as you had ”effect size” recently</w:t>
      </w:r>
    </w:p>
  </w:comment>
  <w:comment w:id="768" w:author="Max Lindmark" w:date="2020-08-17T12:12:00Z" w:initials="ML">
    <w:p w14:paraId="7200181F" w14:textId="77777777" w:rsidR="00C506AF" w:rsidRPr="00332688" w:rsidRDefault="00C506AF" w:rsidP="00C506AF">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770" w:author="Max Lindmark" w:date="2020-07-27T15:44:00Z" w:initials="ML">
    <w:p w14:paraId="08AA6230" w14:textId="77777777" w:rsidR="00C506AF" w:rsidRPr="00C24576" w:rsidRDefault="00C506AF" w:rsidP="00C506AF">
      <w:pPr>
        <w:pStyle w:val="CommentText"/>
        <w:rPr>
          <w:lang w:val="en-US"/>
        </w:rPr>
      </w:pPr>
      <w:r w:rsidRPr="00F716C6">
        <w:rPr>
          <w:rStyle w:val="CommentReference"/>
          <w:highlight w:val="green"/>
          <w:lang w:val="en-US"/>
        </w:rPr>
        <w:t>See e-mail!</w:t>
      </w:r>
    </w:p>
  </w:comment>
  <w:comment w:id="771" w:author="Jan Ohlberger" w:date="2020-05-22T13:05:00Z" w:initials="Ca">
    <w:p w14:paraId="0B8587E8" w14:textId="77777777" w:rsidR="00C506AF" w:rsidRPr="00AE4A5F" w:rsidRDefault="00C506AF" w:rsidP="00C506AF">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772" w:author="Max Lindmark" w:date="2020-07-28T13:55:00Z" w:initials="ML">
    <w:p w14:paraId="1CBB992A" w14:textId="77777777" w:rsidR="00C506AF" w:rsidRPr="00D53555" w:rsidRDefault="00C506AF" w:rsidP="00C506AF">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773" w:author="Jan Ohlberger" w:date="2020-05-22T13:05:00Z" w:initials="Ca">
    <w:p w14:paraId="63EF977A" w14:textId="77777777" w:rsidR="00C506AF" w:rsidRPr="00AE4A5F" w:rsidRDefault="00C506AF" w:rsidP="00C506AF">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774" w:author="Anna Gårdmark" w:date="2020-06-18T20:17:00Z" w:initials="AG">
    <w:p w14:paraId="79931E80" w14:textId="77777777" w:rsidR="00C506AF" w:rsidRPr="00925CBB" w:rsidRDefault="00C506AF" w:rsidP="00C506AF">
      <w:pPr>
        <w:pStyle w:val="CommentText"/>
        <w:rPr>
          <w:lang w:val="en-GB"/>
        </w:rPr>
      </w:pPr>
      <w:r>
        <w:rPr>
          <w:rStyle w:val="CommentReference"/>
        </w:rPr>
        <w:annotationRef/>
      </w:r>
      <w:r w:rsidRPr="00925CBB">
        <w:rPr>
          <w:lang w:val="en-GB"/>
        </w:rPr>
        <w:t>think we can just skip this sentence</w:t>
      </w:r>
    </w:p>
  </w:comment>
  <w:comment w:id="775" w:author="Max Lindmark" w:date="2020-07-28T13:56:00Z" w:initials="ML">
    <w:p w14:paraId="1C060605" w14:textId="77777777" w:rsidR="00C506AF" w:rsidRPr="00324F29" w:rsidRDefault="00C506AF" w:rsidP="00C506AF">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2E21A87D" w14:textId="77777777" w:rsidR="00C506AF" w:rsidRPr="00324F29" w:rsidRDefault="00C506AF" w:rsidP="00C506AF">
      <w:pPr>
        <w:pStyle w:val="CommentText"/>
        <w:rPr>
          <w:highlight w:val="green"/>
          <w:lang w:val="en-US"/>
        </w:rPr>
      </w:pPr>
    </w:p>
    <w:p w14:paraId="5C497F80" w14:textId="77777777" w:rsidR="00C506AF" w:rsidRDefault="00C506AF" w:rsidP="00C506AF">
      <w:pPr>
        <w:pStyle w:val="CommentText"/>
        <w:rPr>
          <w:noProof/>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0AAD4545" w14:textId="77777777" w:rsidR="00C506AF" w:rsidRDefault="00C506AF" w:rsidP="00C506AF">
      <w:pPr>
        <w:pStyle w:val="CommentText"/>
        <w:rPr>
          <w:noProof/>
          <w:highlight w:val="green"/>
          <w:lang w:val="en-US"/>
        </w:rPr>
      </w:pPr>
    </w:p>
    <w:p w14:paraId="34470D88" w14:textId="77777777" w:rsidR="00C506AF" w:rsidRPr="00324F29" w:rsidRDefault="00C506AF" w:rsidP="00C506AF">
      <w:pPr>
        <w:pStyle w:val="CommentText"/>
        <w:rPr>
          <w:highlight w:val="green"/>
          <w:lang w:val="en-US"/>
        </w:rPr>
      </w:pPr>
      <w:r w:rsidRPr="00324F29">
        <w:rPr>
          <w:highlight w:val="green"/>
          <w:lang w:val="en-US"/>
        </w:rPr>
        <w:t>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get and different researchers would put different limits to # of hits!</w:t>
      </w:r>
    </w:p>
    <w:p w14:paraId="24DEED5B" w14:textId="77777777" w:rsidR="00C506AF" w:rsidRPr="00324F29" w:rsidRDefault="00C506AF" w:rsidP="00C506AF">
      <w:pPr>
        <w:pStyle w:val="CommentText"/>
        <w:rPr>
          <w:highlight w:val="green"/>
          <w:lang w:val="en-US"/>
        </w:rPr>
      </w:pPr>
    </w:p>
    <w:p w14:paraId="17447276" w14:textId="77777777" w:rsidR="00C506AF" w:rsidRPr="00DA33A5" w:rsidRDefault="00C506AF" w:rsidP="00C506AF">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785" w:author="Jan Ohlberger" w:date="2020-05-22T13:08:00Z" w:initials="Ca">
    <w:p w14:paraId="37E7C766" w14:textId="77777777" w:rsidR="00C506AF" w:rsidRPr="00AE4A5F" w:rsidRDefault="00C506AF" w:rsidP="00C506AF">
      <w:pPr>
        <w:pStyle w:val="CommentText"/>
        <w:rPr>
          <w:lang w:val="en-GB"/>
        </w:rPr>
      </w:pPr>
      <w:r>
        <w:rPr>
          <w:rStyle w:val="CommentReference"/>
        </w:rPr>
        <w:annotationRef/>
      </w:r>
      <w:r w:rsidRPr="00AE4A5F">
        <w:rPr>
          <w:lang w:val="en-GB"/>
        </w:rPr>
        <w:t>Should be ‘and’ right?</w:t>
      </w:r>
    </w:p>
  </w:comment>
  <w:comment w:id="786" w:author="Max Lindmark" w:date="2020-07-28T14:21:00Z" w:initials="ML">
    <w:p w14:paraId="51D9662D" w14:textId="77777777" w:rsidR="00C506AF" w:rsidRPr="00604705" w:rsidRDefault="00C506AF" w:rsidP="00C506AF">
      <w:pPr>
        <w:pStyle w:val="CommentText"/>
        <w:rPr>
          <w:lang w:val="en-US"/>
        </w:rPr>
      </w:pPr>
      <w:r w:rsidRPr="00892AB1">
        <w:rPr>
          <w:rStyle w:val="CommentReference"/>
          <w:highlight w:val="green"/>
        </w:rPr>
        <w:annotationRef/>
      </w:r>
      <w:r w:rsidRPr="00892AB1">
        <w:rPr>
          <w:highlight w:val="green"/>
          <w:lang w:val="en-US"/>
        </w:rPr>
        <w:t>Yes! thanks</w:t>
      </w:r>
    </w:p>
  </w:comment>
  <w:comment w:id="797" w:author="Jan Ohlberger" w:date="2020-05-22T13:11:00Z" w:initials="Ca">
    <w:p w14:paraId="1C31A930" w14:textId="77777777" w:rsidR="00C506AF" w:rsidRPr="00AE4A5F" w:rsidRDefault="00C506AF" w:rsidP="00C506AF">
      <w:pPr>
        <w:pStyle w:val="CommentText"/>
        <w:rPr>
          <w:lang w:val="en-GB"/>
        </w:rPr>
      </w:pPr>
      <w:r>
        <w:rPr>
          <w:rStyle w:val="CommentReference"/>
        </w:rPr>
        <w:annotationRef/>
      </w:r>
      <w:r w:rsidRPr="00AE4A5F">
        <w:rPr>
          <w:lang w:val="en-GB"/>
        </w:rPr>
        <w:t>In terms of size or time?</w:t>
      </w:r>
    </w:p>
  </w:comment>
  <w:comment w:id="798" w:author="Max Lindmark" w:date="2020-07-28T14:32:00Z" w:initials="ML">
    <w:p w14:paraId="38344BF0" w14:textId="77777777" w:rsidR="00C506AF" w:rsidRPr="00E15982" w:rsidRDefault="00C506AF" w:rsidP="00C506AF">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49520430" w14:textId="77777777" w:rsidR="00C506AF" w:rsidRPr="00E15982" w:rsidRDefault="00C506AF" w:rsidP="00C506AF">
      <w:pPr>
        <w:pStyle w:val="CommentText"/>
        <w:rPr>
          <w:highlight w:val="green"/>
          <w:lang w:val="en-US"/>
        </w:rPr>
      </w:pPr>
    </w:p>
    <w:p w14:paraId="6A7782A5" w14:textId="77777777" w:rsidR="00C506AF" w:rsidRPr="002E311E" w:rsidRDefault="00C506AF" w:rsidP="00C506AF">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Interesting how none of the major papers on the intraspecific papers (Clark &amp; Johntson, Killen, Jerde) give a motivation for why.</w:t>
      </w:r>
      <w:r>
        <w:rPr>
          <w:lang w:val="en-US"/>
        </w:rPr>
        <w:t xml:space="preserve"> </w:t>
      </w:r>
    </w:p>
  </w:comment>
  <w:comment w:id="802" w:author="Jan Ohlberger" w:date="2020-05-22T13:21:00Z" w:initials="Ca">
    <w:p w14:paraId="05DBF2A6" w14:textId="77777777" w:rsidR="00C506AF" w:rsidRPr="00AE4A5F" w:rsidRDefault="00C506AF" w:rsidP="00C506AF">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803" w:author="Anna Gårdmark" w:date="2020-06-21T08:13:00Z" w:initials="AG">
    <w:p w14:paraId="61F883B3" w14:textId="77777777" w:rsidR="00C506AF" w:rsidRPr="002621BA" w:rsidRDefault="00C506AF" w:rsidP="00C506AF">
      <w:pPr>
        <w:pStyle w:val="CommentText"/>
        <w:rPr>
          <w:lang w:val="en-GB"/>
        </w:rPr>
      </w:pPr>
      <w:r>
        <w:rPr>
          <w:rStyle w:val="CommentReference"/>
        </w:rPr>
        <w:annotationRef/>
      </w:r>
      <w:r w:rsidRPr="002621BA">
        <w:rPr>
          <w:lang w:val="en-GB"/>
        </w:rPr>
        <w:t xml:space="preserve">optimum temperature for growth is my pref </w:t>
      </w:r>
    </w:p>
  </w:comment>
  <w:comment w:id="804" w:author="Max Lindmark" w:date="2020-08-17T12:58:00Z" w:initials="ML">
    <w:p w14:paraId="15E1491D" w14:textId="77777777" w:rsidR="00C506AF" w:rsidRPr="00782F2C" w:rsidRDefault="00C506AF" w:rsidP="00C506AF">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811" w:author="Max Lindmark" w:date="2020-09-12T12:18:00Z" w:initials="ML">
    <w:p w14:paraId="7EBEA444" w14:textId="77777777" w:rsidR="00C506AF" w:rsidRPr="00B7555A" w:rsidRDefault="00C506AF" w:rsidP="00C506AF">
      <w:pPr>
        <w:pStyle w:val="CommentText"/>
        <w:rPr>
          <w:lang w:val="en-US"/>
        </w:rPr>
      </w:pPr>
      <w:r w:rsidRPr="00B7555A">
        <w:rPr>
          <w:rStyle w:val="CommentReference"/>
          <w:highlight w:val="green"/>
        </w:rPr>
        <w:annotationRef/>
      </w:r>
      <w:r w:rsidRPr="00B7555A">
        <w:rPr>
          <w:highlight w:val="green"/>
          <w:lang w:val="en-US"/>
        </w:rPr>
        <w:t>Perhaps diverse is not the best word. Still focus on species in the northern hemisphere etc…</w:t>
      </w:r>
      <w:r>
        <w:rPr>
          <w:lang w:val="en-US"/>
        </w:rPr>
        <w:t xml:space="preserve"> </w:t>
      </w:r>
    </w:p>
  </w:comment>
  <w:comment w:id="824" w:author="Max Lindmark" w:date="2020-07-29T11:33:00Z" w:initials="ML">
    <w:p w14:paraId="72B0B086" w14:textId="77777777" w:rsidR="00C506AF" w:rsidRPr="00BE1C62" w:rsidRDefault="00C506AF" w:rsidP="00C506AF">
      <w:pPr>
        <w:pStyle w:val="CommentText"/>
        <w:rPr>
          <w:rFonts w:ascii="Times New Roman" w:hAnsi="Times New Roman" w:cs="Times New Roman"/>
          <w:lang w:val="en-US"/>
        </w:rPr>
      </w:pPr>
      <w:r w:rsidRPr="00300AE5">
        <w:rPr>
          <w:rStyle w:val="CommentReference"/>
          <w:rFonts w:cs="Times New Roman"/>
          <w:highlight w:val="green"/>
        </w:rPr>
        <w:annotationRef/>
      </w:r>
      <w:r w:rsidRPr="00300AE5">
        <w:rPr>
          <w:rFonts w:ascii="Times New Roman" w:hAnsi="Times New Roman" w:cs="Times New Roman"/>
          <w:highlight w:val="green"/>
          <w:lang w:val="en-US"/>
        </w:rPr>
        <w:t xml:space="preserve">This is the random intercept model, which all models have in common. So instead of repeating this I write it once, and then in each subheading I describe the </w:t>
      </w:r>
      <w:r>
        <w:rPr>
          <w:rFonts w:ascii="Times New Roman" w:hAnsi="Times New Roman" w:cs="Times New Roman"/>
          <w:highlight w:val="green"/>
          <w:lang w:val="en-US"/>
        </w:rPr>
        <w:t>independent and dependent variables</w:t>
      </w:r>
      <w:r w:rsidRPr="00300AE5">
        <w:rPr>
          <w:rFonts w:ascii="Times New Roman" w:hAnsi="Times New Roman" w:cs="Times New Roman"/>
          <w:highlight w:val="green"/>
          <w:lang w:val="en-US"/>
        </w:rPr>
        <w:t>.</w:t>
      </w:r>
    </w:p>
  </w:comment>
  <w:comment w:id="828" w:author="Max Lindmark" w:date="2020-07-29T16:47:00Z" w:initials="ML">
    <w:p w14:paraId="7F70ED33" w14:textId="77777777" w:rsidR="00C506AF" w:rsidRPr="00345077" w:rsidRDefault="00C506AF" w:rsidP="00C506AF">
      <w:pPr>
        <w:pStyle w:val="CommentText"/>
        <w:rPr>
          <w:rFonts w:ascii="Times New Roman" w:hAnsi="Times New Roman" w:cs="Times New Roman"/>
          <w:lang w:val="en-US"/>
        </w:rPr>
      </w:pPr>
      <w:r w:rsidRPr="00162DF3">
        <w:rPr>
          <w:rStyle w:val="CommentReference"/>
          <w:rFonts w:cs="Times New Roman"/>
          <w:highlight w:val="green"/>
        </w:rPr>
        <w:annotationRef/>
      </w:r>
      <w:r w:rsidRPr="00162DF3">
        <w:rPr>
          <w:rFonts w:ascii="Times New Roman" w:hAnsi="Times New Roman" w:cs="Times New Roman"/>
          <w:highlight w:val="green"/>
          <w:lang w:val="en-US"/>
        </w:rPr>
        <w:t xml:space="preserve">This is to show that the intercept is not included here, because </w:t>
      </w:r>
      <m:oMath>
        <m:sSub>
          <m:sSubPr>
            <m:ctrlPr>
              <w:rPr>
                <w:rFonts w:ascii="Cambria Math" w:hAnsi="Cambria Math" w:cs="Times New Roman"/>
                <w:bCs/>
                <w:i/>
                <w:iCs/>
                <w:sz w:val="22"/>
                <w:szCs w:val="22"/>
                <w:highlight w:val="green"/>
              </w:rPr>
            </m:ctrlPr>
          </m:sSubPr>
          <m:e>
            <m:r>
              <w:rPr>
                <w:rFonts w:ascii="Cambria Math" w:hAnsi="Cambria Math" w:cs="Times New Roman"/>
                <w:sz w:val="22"/>
                <w:szCs w:val="22"/>
                <w:highlight w:val="green"/>
              </w:rPr>
              <m:t>β</m:t>
            </m:r>
          </m:e>
          <m:sub>
            <m:r>
              <w:rPr>
                <w:rFonts w:ascii="Cambria Math" w:hAnsi="Cambria Math" w:cs="Times New Roman"/>
                <w:sz w:val="22"/>
                <w:szCs w:val="22"/>
                <w:highlight w:val="green"/>
              </w:rPr>
              <m:t>0j</m:t>
            </m:r>
          </m:sub>
        </m:sSub>
      </m:oMath>
      <w:r w:rsidRPr="00162DF3">
        <w:rPr>
          <w:rFonts w:ascii="Times New Roman" w:eastAsiaTheme="minorEastAsia" w:hAnsi="Times New Roman" w:cs="Times New Roman"/>
          <w:bCs/>
          <w:iCs/>
          <w:sz w:val="22"/>
          <w:szCs w:val="22"/>
          <w:highlight w:val="green"/>
          <w:lang w:val="en-US"/>
        </w:rPr>
        <w:t xml:space="preserve"> is included in all models, we never have it not-random</w:t>
      </w:r>
    </w:p>
  </w:comment>
  <w:comment w:id="830" w:author="Max Lindmark" w:date="2020-09-14T08:17:00Z" w:initials="ML">
    <w:p w14:paraId="01CCAD16" w14:textId="4548F5C2" w:rsidR="00280129" w:rsidRPr="00280129" w:rsidRDefault="00280129">
      <w:pPr>
        <w:pStyle w:val="CommentText"/>
        <w:rPr>
          <w:lang w:val="en-US"/>
        </w:rPr>
      </w:pPr>
      <w:r w:rsidRPr="004E65B9">
        <w:rPr>
          <w:rStyle w:val="CommentReference"/>
          <w:highlight w:val="green"/>
        </w:rPr>
        <w:annotationRef/>
      </w:r>
      <w:r w:rsidRPr="004E65B9">
        <w:rPr>
          <w:rStyle w:val="CommentReference"/>
          <w:highlight w:val="green"/>
          <w:lang w:val="en-US"/>
        </w:rPr>
        <w:t>T</w:t>
      </w:r>
      <w:r w:rsidRPr="004E65B9">
        <w:rPr>
          <w:highlight w:val="green"/>
          <w:lang w:val="en-US"/>
        </w:rPr>
        <w:t>o make it easier to follow between math and code I use standard deviations instead of variances throughout (because the prior distribution is sigma, not sigma^2, so I don’t think there’s a point in using sigma^2 for the math equations of the model)</w:t>
      </w:r>
      <w:r w:rsidR="00EF3C46" w:rsidRPr="004E65B9">
        <w:rPr>
          <w:highlight w:val="green"/>
          <w:lang w:val="en-US"/>
        </w:rPr>
        <w:t>. Previously I had put variances, sigma^2, in the tables, but sigma seems better. Not sure if there’s any overall preference for either, do you know Jan?</w:t>
      </w:r>
      <w:r w:rsidR="004E65B9" w:rsidRPr="004E65B9">
        <w:rPr>
          <w:highlight w:val="green"/>
          <w:lang w:val="en-US"/>
        </w:rPr>
        <w:t xml:space="preserve"> s.d. is easier though since it’s on the same scale…</w:t>
      </w:r>
    </w:p>
  </w:comment>
  <w:comment w:id="870" w:author="Max Lindmark" w:date="2020-09-11T21:41:00Z" w:initials="ML">
    <w:p w14:paraId="2A48CCB8" w14:textId="77777777" w:rsidR="00C506AF" w:rsidRPr="002D5D1C" w:rsidRDefault="00C506AF" w:rsidP="00C506AF">
      <w:pPr>
        <w:pStyle w:val="CommentText"/>
        <w:rPr>
          <w:lang w:val="en-US"/>
        </w:rPr>
      </w:pPr>
      <w:r w:rsidRPr="002D5D1C">
        <w:rPr>
          <w:rStyle w:val="CommentReference"/>
          <w:highlight w:val="green"/>
        </w:rPr>
        <w:annotationRef/>
      </w:r>
      <w:r w:rsidRPr="002D5D1C">
        <w:rPr>
          <w:highlight w:val="green"/>
          <w:lang w:val="en-US"/>
        </w:rPr>
        <w:t>Do we really need this? I mean calling a generalized version of the AFS… We can also just say we assume it’s linear on a log log scale, the mass coefficient is the exponent and we add temperature as 1/kT so that it’s coefficient is the negative activation energy, and simply cite them?</w:t>
      </w:r>
    </w:p>
  </w:comment>
  <w:comment w:id="874" w:author="Max Lindmark" w:date="2020-09-10T15:27:00Z" w:initials="ML">
    <w:p w14:paraId="45E266D1" w14:textId="77777777" w:rsidR="00C506AF" w:rsidRPr="00FC3953" w:rsidRDefault="00C506AF" w:rsidP="00C506AF">
      <w:pPr>
        <w:pStyle w:val="CommentText"/>
        <w:rPr>
          <w:highlight w:val="green"/>
          <w:lang w:val="en-US"/>
        </w:rPr>
      </w:pPr>
      <w:r w:rsidRPr="00FE0EAA">
        <w:rPr>
          <w:rStyle w:val="CommentReference"/>
          <w:highlight w:val="green"/>
        </w:rPr>
        <w:annotationRef/>
      </w:r>
      <w:r w:rsidRPr="00FE0EAA">
        <w:rPr>
          <w:highlight w:val="green"/>
          <w:lang w:val="en-US"/>
        </w:rPr>
        <w:t>Now that I no longer write out the full equation exactly but use a more generalized form, do I need to specify that the first predictor is mass, second is temp and third interaction? Or does that follow from the order I present them in</w:t>
      </w:r>
      <w:r>
        <w:rPr>
          <w:highlight w:val="green"/>
          <w:lang w:val="en-US"/>
        </w:rPr>
        <w:t xml:space="preserve"> (and table S2)</w:t>
      </w:r>
      <w:r w:rsidRPr="00FE0EAA">
        <w:rPr>
          <w:highlight w:val="green"/>
          <w:lang w:val="en-US"/>
        </w:rPr>
        <w:t>?</w:t>
      </w:r>
    </w:p>
  </w:comment>
  <w:comment w:id="880" w:author="Max Lindmark" w:date="2020-07-28T16:00:00Z" w:initials="ML">
    <w:p w14:paraId="198F2DB4" w14:textId="77777777" w:rsidR="00C506AF" w:rsidRPr="00CC1534" w:rsidRDefault="00C506AF" w:rsidP="00C506AF">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887" w:author="Max Lindmark" w:date="2020-09-10T12:50:00Z" w:initials="ML">
    <w:p w14:paraId="24D91AB3" w14:textId="77777777" w:rsidR="00C506AF" w:rsidRPr="00EC23BD" w:rsidRDefault="00C506AF" w:rsidP="00C506AF">
      <w:pPr>
        <w:pStyle w:val="CommentText"/>
        <w:rPr>
          <w:lang w:val="en-US"/>
        </w:rPr>
      </w:pPr>
      <w:r w:rsidRPr="00EC23BD">
        <w:rPr>
          <w:rStyle w:val="CommentReference"/>
          <w:highlight w:val="green"/>
        </w:rPr>
        <w:annotationRef/>
      </w:r>
      <w:r w:rsidRPr="00EC23BD">
        <w:rPr>
          <w:highlight w:val="green"/>
          <w:lang w:val="en-US"/>
        </w:rPr>
        <w:t>I’m calling all these models polynomial (second or third degree) – so you don’t get confused when I use the quadratic model but talk about polynomials</w:t>
      </w:r>
    </w:p>
  </w:comment>
  <w:comment w:id="889" w:author="Max Lindmark" w:date="2020-05-06T14:31:00Z" w:initials="ML">
    <w:p w14:paraId="37E2035E" w14:textId="77777777" w:rsidR="00C506AF" w:rsidRPr="00AE4A5F" w:rsidRDefault="00C506AF" w:rsidP="00C506AF">
      <w:pPr>
        <w:pStyle w:val="CommentText"/>
        <w:rPr>
          <w:lang w:val="en-GB"/>
        </w:rPr>
      </w:pPr>
      <w:r w:rsidRPr="001A2BBB">
        <w:rPr>
          <w:rStyle w:val="CommentReference"/>
          <w:highlight w:val="yellow"/>
        </w:rPr>
        <w:annotationRef/>
      </w:r>
      <w:r w:rsidRPr="00AE4A5F">
        <w:rPr>
          <w:highlight w:val="yellow"/>
          <w:lang w:val="en-GB"/>
        </w:rPr>
        <w:t>Do you think there should be an i here as well? It’s one mean per species (this questions if also for the next model)</w:t>
      </w:r>
    </w:p>
  </w:comment>
  <w:comment w:id="890" w:author="Anna Gårdmark" w:date="2020-06-21T09:09:00Z" w:initials="AG">
    <w:p w14:paraId="74A80BC8" w14:textId="77777777" w:rsidR="00C506AF" w:rsidRPr="00861E30" w:rsidRDefault="00C506AF" w:rsidP="00C506AF">
      <w:pPr>
        <w:pStyle w:val="CommentText"/>
        <w:rPr>
          <w:lang w:val="en-GB"/>
        </w:rPr>
      </w:pPr>
      <w:r>
        <w:rPr>
          <w:rStyle w:val="CommentReference"/>
        </w:rPr>
        <w:annotationRef/>
      </w:r>
      <w:r w:rsidRPr="00861E30">
        <w:rPr>
          <w:lang w:val="en-GB"/>
        </w:rPr>
        <w:t>nope, is fine like that – looks like a capital J though?</w:t>
      </w:r>
    </w:p>
  </w:comment>
  <w:comment w:id="891" w:author="Max Lindmark" w:date="2020-07-28T15:51:00Z" w:initials="ML">
    <w:p w14:paraId="6DD8E14D" w14:textId="77777777" w:rsidR="00C506AF" w:rsidRPr="00D75178" w:rsidRDefault="00C506AF" w:rsidP="00C506AF">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895" w:author="Max Lindmark" w:date="2020-02-06T10:15:00Z" w:initials="ML">
    <w:p w14:paraId="34484BAC" w14:textId="77777777" w:rsidR="00C506AF" w:rsidRPr="00457D7E" w:rsidRDefault="00C506AF" w:rsidP="00C506AF">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892" w:author="Max Lindmark" w:date="2020-05-11T11:43:00Z" w:initials="ML">
    <w:p w14:paraId="548BD355" w14:textId="77777777" w:rsidR="00C506AF" w:rsidRPr="00AE4A5F" w:rsidRDefault="00C506AF" w:rsidP="00C506AF">
      <w:pPr>
        <w:pStyle w:val="CommentText"/>
        <w:rPr>
          <w:lang w:val="en-GB"/>
        </w:rPr>
      </w:pPr>
      <w:r w:rsidRPr="00AB1BD7">
        <w:rPr>
          <w:rStyle w:val="CommentReference"/>
          <w:highlight w:val="yellow"/>
        </w:rPr>
        <w:annotationRef/>
      </w:r>
      <w:r w:rsidRPr="00AE4A5F">
        <w:rPr>
          <w:highlight w:val="yellow"/>
          <w:lang w:val="en-GB"/>
        </w:rPr>
        <w:t>Maybe this shouldn’t even bu subscripted? See comment above</w:t>
      </w:r>
    </w:p>
  </w:comment>
  <w:comment w:id="893" w:author="Anna Gårdmark" w:date="2020-06-21T09:12:00Z" w:initials="AG">
    <w:p w14:paraId="13375985" w14:textId="77777777" w:rsidR="00C506AF" w:rsidRPr="00C1547F" w:rsidRDefault="00C506AF" w:rsidP="00C506AF">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894" w:author="Max Lindmark" w:date="2020-07-28T15:54:00Z" w:initials="ML">
    <w:p w14:paraId="4D71FD89" w14:textId="77777777" w:rsidR="00C506AF" w:rsidRPr="00D323B7" w:rsidRDefault="00C506AF" w:rsidP="00C506AF">
      <w:pPr>
        <w:pStyle w:val="CommentText"/>
        <w:rPr>
          <w:lang w:val="en-US"/>
        </w:rPr>
      </w:pPr>
      <w:r w:rsidRPr="00D8112E">
        <w:rPr>
          <w:rStyle w:val="CommentReference"/>
          <w:highlight w:val="green"/>
        </w:rPr>
        <w:annotationRef/>
      </w:r>
      <w:r w:rsidRPr="00D8112E">
        <w:rPr>
          <w:highlight w:val="green"/>
          <w:lang w:val="en-US"/>
        </w:rPr>
        <w:t>correct, it</w:t>
      </w:r>
      <w:r>
        <w:rPr>
          <w:highlight w:val="green"/>
          <w:lang w:val="en-US"/>
        </w:rPr>
        <w:t xml:space="preserve"> is and should be</w:t>
      </w:r>
      <w:r w:rsidRPr="00D8112E">
        <w:rPr>
          <w:highlight w:val="green"/>
          <w:lang w:val="en-US"/>
        </w:rPr>
        <w:t xml:space="preserve"> the grand mean</w:t>
      </w:r>
      <w:r>
        <w:rPr>
          <w:highlight w:val="green"/>
          <w:lang w:val="en-US"/>
        </w:rPr>
        <w:t>, because we think larger fish eat more also on the absolute scale not only relative</w:t>
      </w:r>
    </w:p>
  </w:comment>
  <w:comment w:id="904" w:author="Jan Ohlberger" w:date="2020-05-22T13:58:00Z" w:initials="Ca">
    <w:p w14:paraId="29184FC8" w14:textId="77777777" w:rsidR="00C506AF" w:rsidRPr="00AE4A5F" w:rsidRDefault="00C506AF" w:rsidP="00C506AF">
      <w:pPr>
        <w:pStyle w:val="CommentText"/>
        <w:rPr>
          <w:lang w:val="en-GB"/>
        </w:rPr>
      </w:pPr>
      <w:r>
        <w:rPr>
          <w:rStyle w:val="CommentReference"/>
        </w:rPr>
        <w:annotationRef/>
      </w:r>
      <w:r w:rsidRPr="00AE4A5F">
        <w:rPr>
          <w:lang w:val="en-GB"/>
        </w:rPr>
        <w:t>I’d either say ‘other studies’ or cite more examples.</w:t>
      </w:r>
    </w:p>
  </w:comment>
  <w:comment w:id="932" w:author="Anna Gårdmark" w:date="2020-06-21T09:18:00Z" w:initials="AG">
    <w:p w14:paraId="24B96B6C" w14:textId="77777777" w:rsidR="00C506AF" w:rsidRPr="00CD0AB3" w:rsidRDefault="00C506AF" w:rsidP="00C506AF">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931" w:author="Max Lindmark" w:date="2020-09-10T14:55:00Z" w:initials="ML">
    <w:p w14:paraId="785AD7D0"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Is this needed really? First we get the rates in the same unit and use the allometric function without temperature.</w:t>
      </w:r>
    </w:p>
    <w:p w14:paraId="50162EA3" w14:textId="77777777" w:rsidR="00C506AF" w:rsidRPr="00201570" w:rsidRDefault="00C506AF" w:rsidP="00C506AF">
      <w:pPr>
        <w:pStyle w:val="CommentText"/>
        <w:rPr>
          <w:rStyle w:val="CommentReference"/>
          <w:highlight w:val="green"/>
          <w:lang w:val="en-US"/>
        </w:rPr>
      </w:pPr>
    </w:p>
    <w:p w14:paraId="7E080897" w14:textId="77777777" w:rsidR="00C506AF" w:rsidRPr="00201570" w:rsidRDefault="00C506AF" w:rsidP="00C506AF">
      <w:pPr>
        <w:pStyle w:val="CommentText"/>
        <w:rPr>
          <w:rStyle w:val="CommentReference"/>
          <w:highlight w:val="green"/>
          <w:lang w:val="en-US"/>
        </w:rPr>
      </w:pPr>
      <w:r w:rsidRPr="00201570">
        <w:rPr>
          <w:rStyle w:val="CommentReference"/>
          <w:highlight w:val="green"/>
          <w:lang w:val="en-US"/>
        </w:rPr>
        <w:t xml:space="preserve">Then we define a temperature-scalar that =1 at 19C. Then we multiply them. </w:t>
      </w:r>
    </w:p>
    <w:p w14:paraId="153E7FD8" w14:textId="77777777" w:rsidR="00C506AF" w:rsidRPr="00201570" w:rsidRDefault="00C506AF" w:rsidP="00C506AF">
      <w:pPr>
        <w:pStyle w:val="CommentText"/>
        <w:rPr>
          <w:rStyle w:val="CommentReference"/>
          <w:highlight w:val="green"/>
          <w:lang w:val="en-US"/>
        </w:rPr>
      </w:pPr>
    </w:p>
    <w:p w14:paraId="19BB4608" w14:textId="77777777" w:rsidR="00C506AF" w:rsidRPr="00D7469F" w:rsidRDefault="00C506AF" w:rsidP="00C506AF">
      <w:pPr>
        <w:pStyle w:val="CommentText"/>
        <w:rPr>
          <w:lang w:val="en-US"/>
        </w:rPr>
      </w:pPr>
      <w:r>
        <w:rPr>
          <w:rStyle w:val="CommentReference"/>
          <w:highlight w:val="green"/>
          <w:lang w:val="en-US"/>
        </w:rPr>
        <w:t>Hence</w:t>
      </w:r>
      <w:r w:rsidRPr="00201570">
        <w:rPr>
          <w:rStyle w:val="CommentReference"/>
          <w:highlight w:val="green"/>
          <w:lang w:val="en-US"/>
        </w:rPr>
        <w:t xml:space="preserve"> the unit is not important to know here</w:t>
      </w:r>
      <w:r>
        <w:rPr>
          <w:rStyle w:val="CommentReference"/>
          <w:highlight w:val="green"/>
          <w:lang w:val="en-US"/>
        </w:rPr>
        <w:t xml:space="preserve"> (it’s given in the sections which unit of temp is used for fitting). Here we anyway </w:t>
      </w:r>
      <w:r w:rsidRPr="00201570">
        <w:rPr>
          <w:rStyle w:val="CommentReference"/>
          <w:highlight w:val="green"/>
          <w:lang w:val="en-US"/>
        </w:rPr>
        <w:t>plot them on the same scale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DCD220" w15:done="0"/>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094D9B8E" w15:done="0"/>
  <w15:commentEx w15:paraId="41482212" w15:done="0"/>
  <w15:commentEx w15:paraId="090E8D15" w15:done="0"/>
  <w15:commentEx w15:paraId="13CBCC92" w15:done="0"/>
  <w15:commentEx w15:paraId="45593155" w15:done="0"/>
  <w15:commentEx w15:paraId="74D6E451" w15:done="0"/>
  <w15:commentEx w15:paraId="34753AF3" w15:done="0"/>
  <w15:commentEx w15:paraId="1746C1C2" w15:paraIdParent="34753AF3" w15:done="0"/>
  <w15:commentEx w15:paraId="5D7E46FF" w15:done="0"/>
  <w15:commentEx w15:paraId="1C55C4EE" w15:paraIdParent="5D7E46FF" w15:done="0"/>
  <w15:commentEx w15:paraId="3D73D9EA" w15:done="0"/>
  <w15:commentEx w15:paraId="09B0D18A" w15:done="0"/>
  <w15:commentEx w15:paraId="3A0C0594" w15:done="0"/>
  <w15:commentEx w15:paraId="0CE71E62" w15:paraIdParent="3A0C0594"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63566340"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35410160" w15:done="0"/>
  <w15:commentEx w15:paraId="4443FF64" w15:done="0"/>
  <w15:commentEx w15:paraId="7FA97AAA" w15:paraIdParent="4443FF64" w15:done="0"/>
  <w15:commentEx w15:paraId="23D3B5B5" w15:paraIdParent="4443FF64" w15:done="0"/>
  <w15:commentEx w15:paraId="0BEEB49A" w15:paraIdParent="4443FF64" w15:done="0"/>
  <w15:commentEx w15:paraId="2F4B168E" w15:done="0"/>
  <w15:commentEx w15:paraId="585C2ABC" w15:paraIdParent="2F4B168E" w15:done="0"/>
  <w15:commentEx w15:paraId="433FE2D7" w15:done="0"/>
  <w15:commentEx w15:paraId="76166717" w15:done="0"/>
  <w15:commentEx w15:paraId="00B5C620" w15:done="0"/>
  <w15:commentEx w15:paraId="432C8539" w15:done="0"/>
  <w15:commentEx w15:paraId="732D9E88" w15:done="0"/>
  <w15:commentEx w15:paraId="2DFFB79C" w15:paraIdParent="732D9E88" w15:done="0"/>
  <w15:commentEx w15:paraId="4FF464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0907CDCF" w15:done="0"/>
  <w15:commentEx w15:paraId="0EC5B51F" w15:paraIdParent="0907CDCF" w15:done="0"/>
  <w15:commentEx w15:paraId="7075AB92" w15:done="0"/>
  <w15:commentEx w15:paraId="6D440556" w15:done="0"/>
  <w15:commentEx w15:paraId="658D9379" w15:paraIdParent="6D44055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1636BF5E" w15:done="0"/>
  <w15:commentEx w15:paraId="7200181F" w15:done="0"/>
  <w15:commentEx w15:paraId="08AA6230" w15:done="0"/>
  <w15:commentEx w15:paraId="0B8587E8" w15:done="0"/>
  <w15:commentEx w15:paraId="1CBB992A" w15:paraIdParent="0B8587E8" w15:done="0"/>
  <w15:commentEx w15:paraId="63EF977A" w15:done="0"/>
  <w15:commentEx w15:paraId="79931E80" w15:paraIdParent="63EF977A" w15:done="0"/>
  <w15:commentEx w15:paraId="17447276" w15:paraIdParent="63EF977A" w15:done="0"/>
  <w15:commentEx w15:paraId="37E7C766" w15:done="0"/>
  <w15:commentEx w15:paraId="51D9662D" w15:paraIdParent="37E7C766" w15:done="0"/>
  <w15:commentEx w15:paraId="1C31A930" w15:done="0"/>
  <w15:commentEx w15:paraId="6A7782A5" w15:paraIdParent="1C31A930" w15:done="0"/>
  <w15:commentEx w15:paraId="05DBF2A6" w15:done="0"/>
  <w15:commentEx w15:paraId="61F883B3" w15:paraIdParent="05DBF2A6" w15:done="0"/>
  <w15:commentEx w15:paraId="15E1491D" w15:paraIdParent="05DBF2A6" w15:done="0"/>
  <w15:commentEx w15:paraId="7EBEA444" w15:done="0"/>
  <w15:commentEx w15:paraId="72B0B086" w15:done="0"/>
  <w15:commentEx w15:paraId="7F70ED33" w15:done="0"/>
  <w15:commentEx w15:paraId="01CCAD16" w15:done="0"/>
  <w15:commentEx w15:paraId="2A48CCB8" w15:done="0"/>
  <w15:commentEx w15:paraId="45E266D1" w15:done="0"/>
  <w15:commentEx w15:paraId="198F2DB4" w15:done="0"/>
  <w15:commentEx w15:paraId="24D91AB3" w15:done="0"/>
  <w15:commentEx w15:paraId="37E2035E" w15:done="0"/>
  <w15:commentEx w15:paraId="74A80BC8" w15:paraIdParent="37E2035E" w15:done="0"/>
  <w15:commentEx w15:paraId="6DD8E14D" w15:paraIdParent="37E2035E" w15:done="0"/>
  <w15:commentEx w15:paraId="34484BAC" w15:done="0"/>
  <w15:commentEx w15:paraId="548BD355" w15:paraIdParent="34484BAC" w15:done="0"/>
  <w15:commentEx w15:paraId="13375985" w15:paraIdParent="34484BAC" w15:done="0"/>
  <w15:commentEx w15:paraId="4D71FD89" w15:paraIdParent="34484BAC" w15:done="0"/>
  <w15:commentEx w15:paraId="29184FC8" w15:done="0"/>
  <w15:commentEx w15:paraId="24B96B6C" w15:done="0"/>
  <w15:commentEx w15:paraId="19BB46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A55E" w16cex:dateUtc="2020-09-14T06:14:00Z"/>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3066E26" w16cex:dateUtc="2020-09-11T19:44: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309B42A" w16cex:dateUtc="2020-09-14T07:19:00Z"/>
  <w16cex:commentExtensible w16cex:durableId="2308C505" w16cex:dateUtc="2020-07-30T08:17:00Z"/>
  <w16cex:commentExtensible w16cex:durableId="22CC2ED5" w16cex:dateUtc="2020-07-29T15:22:00Z"/>
  <w16cex:commentExtensible w16cex:durableId="2309A652" w16cex:dateUtc="2020-09-14T06:20:00Z"/>
  <w16cex:commentExtensible w16cex:durableId="2308C47F" w16cex:dateUtc="2020-09-13T14:17:00Z"/>
  <w16cex:commentExtensible w16cex:durableId="22CD0228" w16cex:dateUtc="2020-07-30T06:24:00Z"/>
  <w16cex:commentExtensible w16cex:durableId="2309A69F" w16cex:dateUtc="2020-09-14T06:21: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2CD1D1F" w16cex:dateUtc="2020-07-30T08:19:00Z"/>
  <w16cex:commentExtensible w16cex:durableId="22CD1D5E" w16cex:dateUtc="2020-07-30T08:20:00Z"/>
  <w16cex:commentExtensible w16cex:durableId="23032B85" w16cex:dateUtc="2020-09-09T08:23: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58C" w16cex:dateUtc="2020-07-28T12:32:00Z"/>
  <w16cex:commentExtensible w16cex:durableId="22E4FD6C" w16cex:dateUtc="2020-08-17T10:58:00Z"/>
  <w16cex:commentExtensible w16cex:durableId="23073B25" w16cex:dateUtc="2020-09-12T10:18:00Z"/>
  <w16cex:commentExtensible w16cex:durableId="22CBDD24" w16cex:dateUtc="2020-07-29T09:33:00Z"/>
  <w16cex:commentExtensible w16cex:durableId="22CC26AB" w16cex:dateUtc="2020-07-29T14:47:00Z"/>
  <w16cex:commentExtensible w16cex:durableId="2309A5D5" w16cex:dateUtc="2020-09-14T06:17:00Z"/>
  <w16cex:commentExtensible w16cex:durableId="23066D71" w16cex:dateUtc="2020-09-11T19:41: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DCD220" w16cid:durableId="2309A55E"/>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094D9B8E" w16cid:durableId="23033A76"/>
  <w16cid:commentId w16cid:paraId="41482212" w16cid:durableId="22C93E22"/>
  <w16cid:commentId w16cid:paraId="090E8D15" w16cid:durableId="2304E111"/>
  <w16cid:commentId w16cid:paraId="13CBCC92" w16cid:durableId="230609AE"/>
  <w16cid:commentId w16cid:paraId="45593155" w16cid:durableId="2304B4D0"/>
  <w16cid:commentId w16cid:paraId="74D6E451" w16cid:durableId="22CA7469"/>
  <w16cid:commentId w16cid:paraId="34753AF3" w16cid:durableId="22C93943"/>
  <w16cid:commentId w16cid:paraId="1746C1C2" w16cid:durableId="22C94121"/>
  <w16cid:commentId w16cid:paraId="5D7E46FF" w16cid:durableId="22C9394D"/>
  <w16cid:commentId w16cid:paraId="1C55C4EE" w16cid:durableId="22C942AA"/>
  <w16cid:commentId w16cid:paraId="3D73D9EA" w16cid:durableId="22C9394E"/>
  <w16cid:commentId w16cid:paraId="09B0D18A" w16cid:durableId="23060D60"/>
  <w16cid:commentId w16cid:paraId="3A0C0594" w16cid:durableId="22C93950"/>
  <w16cid:commentId w16cid:paraId="0CE71E62" w16cid:durableId="22C94810"/>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63566340" w16cid:durableId="23066E26"/>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35410160" w16cid:durableId="2309B42A"/>
  <w16cid:commentId w16cid:paraId="4443FF64" w16cid:durableId="2308C508"/>
  <w16cid:commentId w16cid:paraId="7FA97AAA" w16cid:durableId="2308C507"/>
  <w16cid:commentId w16cid:paraId="23D3B5B5" w16cid:durableId="2308C506"/>
  <w16cid:commentId w16cid:paraId="0BEEB49A" w16cid:durableId="2308C505"/>
  <w16cid:commentId w16cid:paraId="2F4B168E" w16cid:durableId="22C9399E"/>
  <w16cid:commentId w16cid:paraId="585C2ABC" w16cid:durableId="22CC2ED5"/>
  <w16cid:commentId w16cid:paraId="433FE2D7" w16cid:durableId="2309A652"/>
  <w16cid:commentId w16cid:paraId="76166717" w16cid:durableId="2308C47F"/>
  <w16cid:commentId w16cid:paraId="00B5C620" w16cid:durableId="22C939A0"/>
  <w16cid:commentId w16cid:paraId="432C8539" w16cid:durableId="22C939A1"/>
  <w16cid:commentId w16cid:paraId="732D9E88" w16cid:durableId="22C939A3"/>
  <w16cid:commentId w16cid:paraId="2DFFB79C" w16cid:durableId="22CD0228"/>
  <w16cid:commentId w16cid:paraId="4FF46488" w16cid:durableId="2309A69F"/>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636BF5E" w16cid:durableId="22C939E6"/>
  <w16cid:commentId w16cid:paraId="7200181F" w16cid:durableId="22E4F2C6"/>
  <w16cid:commentId w16cid:paraId="08AA6230" w16cid:durableId="22C974F4"/>
  <w16cid:commentId w16cid:paraId="0B8587E8" w16cid:durableId="22C93962"/>
  <w16cid:commentId w16cid:paraId="1CBB992A" w16cid:durableId="22CAACD9"/>
  <w16cid:commentId w16cid:paraId="63EF977A" w16cid:durableId="22C93964"/>
  <w16cid:commentId w16cid:paraId="79931E80" w16cid:durableId="22C93965"/>
  <w16cid:commentId w16cid:paraId="17447276" w16cid:durableId="22CAAD15"/>
  <w16cid:commentId w16cid:paraId="37E7C766" w16cid:durableId="22C93967"/>
  <w16cid:commentId w16cid:paraId="51D9662D" w16cid:durableId="22CAB2D8"/>
  <w16cid:commentId w16cid:paraId="1C31A930" w16cid:durableId="22C93968"/>
  <w16cid:commentId w16cid:paraId="6A7782A5" w16cid:durableId="22CAB58C"/>
  <w16cid:commentId w16cid:paraId="05DBF2A6" w16cid:durableId="22C9396F"/>
  <w16cid:commentId w16cid:paraId="61F883B3" w16cid:durableId="22C93970"/>
  <w16cid:commentId w16cid:paraId="15E1491D" w16cid:durableId="22E4FD6C"/>
  <w16cid:commentId w16cid:paraId="7EBEA444" w16cid:durableId="23073B25"/>
  <w16cid:commentId w16cid:paraId="72B0B086" w16cid:durableId="22CBDD24"/>
  <w16cid:commentId w16cid:paraId="7F70ED33" w16cid:durableId="22CC26AB"/>
  <w16cid:commentId w16cid:paraId="01CCAD16" w16cid:durableId="2309A5D5"/>
  <w16cid:commentId w16cid:paraId="2A48CCB8" w16cid:durableId="23066D71"/>
  <w16cid:commentId w16cid:paraId="45E266D1" w16cid:durableId="2304C44C"/>
  <w16cid:commentId w16cid:paraId="198F2DB4" w16cid:durableId="22CACA02"/>
  <w16cid:commentId w16cid:paraId="24D91AB3" w16cid:durableId="23049F94"/>
  <w16cid:commentId w16cid:paraId="37E2035E" w16cid:durableId="22C93986"/>
  <w16cid:commentId w16cid:paraId="74A80BC8" w16cid:durableId="22C93987"/>
  <w16cid:commentId w16cid:paraId="6DD8E14D" w16cid:durableId="22CAC7FB"/>
  <w16cid:commentId w16cid:paraId="34484BAC" w16cid:durableId="22C93988"/>
  <w16cid:commentId w16cid:paraId="548BD355" w16cid:durableId="22C93989"/>
  <w16cid:commentId w16cid:paraId="13375985" w16cid:durableId="22C9398A"/>
  <w16cid:commentId w16cid:paraId="4D71FD89" w16cid:durableId="22CAC8A8"/>
  <w16cid:commentId w16cid:paraId="29184FC8" w16cid:durableId="22C93991"/>
  <w16cid:commentId w16cid:paraId="24B96B6C" w16cid:durableId="22C93992"/>
  <w16cid:commentId w16cid:paraId="19BB4608" w16cid:durableId="2304BC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02232" w14:textId="77777777" w:rsidR="00DC13D3" w:rsidRDefault="00DC13D3" w:rsidP="00B65B3A">
      <w:r>
        <w:separator/>
      </w:r>
    </w:p>
    <w:p w14:paraId="089C8A5F" w14:textId="77777777" w:rsidR="00DC13D3" w:rsidRDefault="00DC13D3"/>
  </w:endnote>
  <w:endnote w:type="continuationSeparator" w:id="0">
    <w:p w14:paraId="3C853C80" w14:textId="77777777" w:rsidR="00DC13D3" w:rsidRDefault="00DC13D3" w:rsidP="00B65B3A">
      <w:r>
        <w:continuationSeparator/>
      </w:r>
    </w:p>
    <w:p w14:paraId="5E6EC25B" w14:textId="77777777" w:rsidR="00DC13D3" w:rsidRDefault="00DC13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986B51" w:rsidRDefault="00986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343BE82"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986B51" w:rsidRDefault="00986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D6FC2" w14:textId="77777777" w:rsidR="00DC13D3" w:rsidRDefault="00DC13D3" w:rsidP="00B65B3A">
      <w:r>
        <w:separator/>
      </w:r>
    </w:p>
  </w:footnote>
  <w:footnote w:type="continuationSeparator" w:id="0">
    <w:p w14:paraId="44D48105" w14:textId="77777777" w:rsidR="00DC13D3" w:rsidRDefault="00DC13D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986B51" w:rsidRDefault="00986B51" w:rsidP="00B65B3A">
    <w:pPr>
      <w:pStyle w:val="Header"/>
      <w:spacing w:before="240" w:after="276"/>
    </w:pPr>
  </w:p>
  <w:p w14:paraId="3F805A8E" w14:textId="77777777" w:rsidR="00986B51" w:rsidRDefault="00986B51" w:rsidP="00B65B3A">
    <w:pPr>
      <w:spacing w:after="276"/>
    </w:pPr>
  </w:p>
  <w:p w14:paraId="3A1ECCFB" w14:textId="77777777" w:rsidR="00986B51" w:rsidRDefault="00986B51"/>
  <w:p w14:paraId="4AAA9964" w14:textId="77777777" w:rsidR="00986B51" w:rsidRDefault="00986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986B51" w:rsidRPr="00B30794" w:rsidRDefault="00986B5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0D5E"/>
    <w:rsid w:val="0000109F"/>
    <w:rsid w:val="000014B2"/>
    <w:rsid w:val="0000176F"/>
    <w:rsid w:val="00001830"/>
    <w:rsid w:val="0000196C"/>
    <w:rsid w:val="000019B2"/>
    <w:rsid w:val="00001A7F"/>
    <w:rsid w:val="00001A89"/>
    <w:rsid w:val="00001BAE"/>
    <w:rsid w:val="00001E01"/>
    <w:rsid w:val="00001E0B"/>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B2C"/>
    <w:rsid w:val="00007C50"/>
    <w:rsid w:val="00007CE0"/>
    <w:rsid w:val="00007DC2"/>
    <w:rsid w:val="00007DF0"/>
    <w:rsid w:val="00007F4C"/>
    <w:rsid w:val="00007FED"/>
    <w:rsid w:val="000102A5"/>
    <w:rsid w:val="000104E9"/>
    <w:rsid w:val="00010628"/>
    <w:rsid w:val="00010656"/>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8C9"/>
    <w:rsid w:val="00012B53"/>
    <w:rsid w:val="00012D37"/>
    <w:rsid w:val="00012D53"/>
    <w:rsid w:val="00012DA1"/>
    <w:rsid w:val="00012E7A"/>
    <w:rsid w:val="00012FAC"/>
    <w:rsid w:val="0001300F"/>
    <w:rsid w:val="000130B1"/>
    <w:rsid w:val="00013125"/>
    <w:rsid w:val="0001335E"/>
    <w:rsid w:val="000134EB"/>
    <w:rsid w:val="00013835"/>
    <w:rsid w:val="00013938"/>
    <w:rsid w:val="00013C5D"/>
    <w:rsid w:val="00013DDC"/>
    <w:rsid w:val="00013F4F"/>
    <w:rsid w:val="00013FF2"/>
    <w:rsid w:val="000141B2"/>
    <w:rsid w:val="000141B9"/>
    <w:rsid w:val="0001426A"/>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64"/>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89"/>
    <w:rsid w:val="00023ED3"/>
    <w:rsid w:val="00023FCB"/>
    <w:rsid w:val="0002422B"/>
    <w:rsid w:val="0002424F"/>
    <w:rsid w:val="00024527"/>
    <w:rsid w:val="00024775"/>
    <w:rsid w:val="000248A4"/>
    <w:rsid w:val="00024997"/>
    <w:rsid w:val="00024B8D"/>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AB8"/>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57C3A"/>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254"/>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0F3E"/>
    <w:rsid w:val="0008116D"/>
    <w:rsid w:val="000814E1"/>
    <w:rsid w:val="000819F0"/>
    <w:rsid w:val="00081C5D"/>
    <w:rsid w:val="00081DBA"/>
    <w:rsid w:val="00081DFE"/>
    <w:rsid w:val="00081E1E"/>
    <w:rsid w:val="0008221C"/>
    <w:rsid w:val="0008247C"/>
    <w:rsid w:val="0008272B"/>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021"/>
    <w:rsid w:val="00087434"/>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8F"/>
    <w:rsid w:val="000A1EE4"/>
    <w:rsid w:val="000A2143"/>
    <w:rsid w:val="000A2161"/>
    <w:rsid w:val="000A2227"/>
    <w:rsid w:val="000A242E"/>
    <w:rsid w:val="000A2443"/>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39E"/>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0AD"/>
    <w:rsid w:val="000E41EA"/>
    <w:rsid w:val="000E42C1"/>
    <w:rsid w:val="000E43D3"/>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951"/>
    <w:rsid w:val="000F7D26"/>
    <w:rsid w:val="001004D7"/>
    <w:rsid w:val="00100813"/>
    <w:rsid w:val="00100C87"/>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20E"/>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1FCF"/>
    <w:rsid w:val="00122745"/>
    <w:rsid w:val="00122C86"/>
    <w:rsid w:val="00122CF6"/>
    <w:rsid w:val="00122D15"/>
    <w:rsid w:val="001231E4"/>
    <w:rsid w:val="0012334D"/>
    <w:rsid w:val="001233B5"/>
    <w:rsid w:val="00123455"/>
    <w:rsid w:val="00123471"/>
    <w:rsid w:val="001236A3"/>
    <w:rsid w:val="0012373B"/>
    <w:rsid w:val="0012376D"/>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EF3"/>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805"/>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861"/>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601"/>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721"/>
    <w:rsid w:val="00177910"/>
    <w:rsid w:val="00177D4A"/>
    <w:rsid w:val="00177D54"/>
    <w:rsid w:val="00177E09"/>
    <w:rsid w:val="00177E11"/>
    <w:rsid w:val="001800B3"/>
    <w:rsid w:val="0018027C"/>
    <w:rsid w:val="00180280"/>
    <w:rsid w:val="00180349"/>
    <w:rsid w:val="00180434"/>
    <w:rsid w:val="001804AA"/>
    <w:rsid w:val="00180552"/>
    <w:rsid w:val="001805ED"/>
    <w:rsid w:val="00180840"/>
    <w:rsid w:val="00180D07"/>
    <w:rsid w:val="00180DA2"/>
    <w:rsid w:val="00180ED9"/>
    <w:rsid w:val="00180F48"/>
    <w:rsid w:val="00180FCE"/>
    <w:rsid w:val="0018109A"/>
    <w:rsid w:val="001810E1"/>
    <w:rsid w:val="001812BC"/>
    <w:rsid w:val="0018147A"/>
    <w:rsid w:val="00181554"/>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0C"/>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7BF"/>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1D"/>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05"/>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18C"/>
    <w:rsid w:val="001C42D7"/>
    <w:rsid w:val="001C42E6"/>
    <w:rsid w:val="001C433A"/>
    <w:rsid w:val="001C440D"/>
    <w:rsid w:val="001C461F"/>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1BC"/>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35"/>
    <w:rsid w:val="001D4856"/>
    <w:rsid w:val="001D4A86"/>
    <w:rsid w:val="001D4D29"/>
    <w:rsid w:val="001D4E4E"/>
    <w:rsid w:val="001D559A"/>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9C7"/>
    <w:rsid w:val="001E1A50"/>
    <w:rsid w:val="001E1EDC"/>
    <w:rsid w:val="001E20CC"/>
    <w:rsid w:val="001E2A5A"/>
    <w:rsid w:val="001E2CCB"/>
    <w:rsid w:val="001E3285"/>
    <w:rsid w:val="001E3296"/>
    <w:rsid w:val="001E33A0"/>
    <w:rsid w:val="001E34A2"/>
    <w:rsid w:val="001E34C8"/>
    <w:rsid w:val="001E36ED"/>
    <w:rsid w:val="001E3716"/>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29"/>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CE3"/>
    <w:rsid w:val="00214EC5"/>
    <w:rsid w:val="00214F39"/>
    <w:rsid w:val="0021506A"/>
    <w:rsid w:val="002150BF"/>
    <w:rsid w:val="0021533F"/>
    <w:rsid w:val="002153C9"/>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17FEE"/>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8BB"/>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3D8"/>
    <w:rsid w:val="00230776"/>
    <w:rsid w:val="00230C6D"/>
    <w:rsid w:val="00230CC5"/>
    <w:rsid w:val="0023123D"/>
    <w:rsid w:val="00231490"/>
    <w:rsid w:val="002315CA"/>
    <w:rsid w:val="002317D6"/>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10"/>
    <w:rsid w:val="00233FF9"/>
    <w:rsid w:val="00234472"/>
    <w:rsid w:val="002344C6"/>
    <w:rsid w:val="00234A27"/>
    <w:rsid w:val="00234B94"/>
    <w:rsid w:val="00234BBD"/>
    <w:rsid w:val="00234C3C"/>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6F3"/>
    <w:rsid w:val="00241767"/>
    <w:rsid w:val="002418B3"/>
    <w:rsid w:val="00241C52"/>
    <w:rsid w:val="00241D12"/>
    <w:rsid w:val="0024258D"/>
    <w:rsid w:val="002426C8"/>
    <w:rsid w:val="0024274E"/>
    <w:rsid w:val="0024287D"/>
    <w:rsid w:val="00242CF1"/>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728C"/>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B8"/>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6D2"/>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9C8"/>
    <w:rsid w:val="00270FD8"/>
    <w:rsid w:val="00271086"/>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77F79"/>
    <w:rsid w:val="00280129"/>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8C2"/>
    <w:rsid w:val="0028196E"/>
    <w:rsid w:val="00281A20"/>
    <w:rsid w:val="00281AE7"/>
    <w:rsid w:val="00281DCE"/>
    <w:rsid w:val="00281F81"/>
    <w:rsid w:val="00282032"/>
    <w:rsid w:val="002821DE"/>
    <w:rsid w:val="00282289"/>
    <w:rsid w:val="0028230D"/>
    <w:rsid w:val="002823AF"/>
    <w:rsid w:val="00282844"/>
    <w:rsid w:val="0028295D"/>
    <w:rsid w:val="00282DEC"/>
    <w:rsid w:val="00282F1F"/>
    <w:rsid w:val="0028301A"/>
    <w:rsid w:val="00283042"/>
    <w:rsid w:val="00283150"/>
    <w:rsid w:val="0028337B"/>
    <w:rsid w:val="002833B5"/>
    <w:rsid w:val="002833B8"/>
    <w:rsid w:val="00283425"/>
    <w:rsid w:val="002837D0"/>
    <w:rsid w:val="00283919"/>
    <w:rsid w:val="00283978"/>
    <w:rsid w:val="00283C2A"/>
    <w:rsid w:val="00283CDF"/>
    <w:rsid w:val="00283D25"/>
    <w:rsid w:val="00283E85"/>
    <w:rsid w:val="00283F66"/>
    <w:rsid w:val="00284227"/>
    <w:rsid w:val="002843A1"/>
    <w:rsid w:val="0028454F"/>
    <w:rsid w:val="00284BDC"/>
    <w:rsid w:val="00284E05"/>
    <w:rsid w:val="00284FB4"/>
    <w:rsid w:val="00284FDC"/>
    <w:rsid w:val="00285400"/>
    <w:rsid w:val="00285668"/>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03"/>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53F"/>
    <w:rsid w:val="002B25CC"/>
    <w:rsid w:val="002B2916"/>
    <w:rsid w:val="002B29D8"/>
    <w:rsid w:val="002B2C17"/>
    <w:rsid w:val="002B302C"/>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7D4"/>
    <w:rsid w:val="002B7877"/>
    <w:rsid w:val="002B7981"/>
    <w:rsid w:val="002B7A33"/>
    <w:rsid w:val="002B7B0A"/>
    <w:rsid w:val="002B7B1B"/>
    <w:rsid w:val="002B7B50"/>
    <w:rsid w:val="002B7CF7"/>
    <w:rsid w:val="002B7FD8"/>
    <w:rsid w:val="002C0155"/>
    <w:rsid w:val="002C02B5"/>
    <w:rsid w:val="002C0562"/>
    <w:rsid w:val="002C07EE"/>
    <w:rsid w:val="002C0828"/>
    <w:rsid w:val="002C0983"/>
    <w:rsid w:val="002C099F"/>
    <w:rsid w:val="002C0D3C"/>
    <w:rsid w:val="002C0EA8"/>
    <w:rsid w:val="002C1042"/>
    <w:rsid w:val="002C14C2"/>
    <w:rsid w:val="002C1549"/>
    <w:rsid w:val="002C162A"/>
    <w:rsid w:val="002C1699"/>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C70"/>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662"/>
    <w:rsid w:val="002D5947"/>
    <w:rsid w:val="002D5A7D"/>
    <w:rsid w:val="002D5C65"/>
    <w:rsid w:val="002D5C6C"/>
    <w:rsid w:val="002D5D1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81F"/>
    <w:rsid w:val="002E2949"/>
    <w:rsid w:val="002E29A0"/>
    <w:rsid w:val="002E2CC9"/>
    <w:rsid w:val="002E2EE6"/>
    <w:rsid w:val="002E311E"/>
    <w:rsid w:val="002E3379"/>
    <w:rsid w:val="002E33BA"/>
    <w:rsid w:val="002E340A"/>
    <w:rsid w:val="002E350A"/>
    <w:rsid w:val="002E37A1"/>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7B6"/>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10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E89"/>
    <w:rsid w:val="00300F54"/>
    <w:rsid w:val="00301305"/>
    <w:rsid w:val="0030138A"/>
    <w:rsid w:val="003013CC"/>
    <w:rsid w:val="00301455"/>
    <w:rsid w:val="00301510"/>
    <w:rsid w:val="00301650"/>
    <w:rsid w:val="003016F2"/>
    <w:rsid w:val="0030186E"/>
    <w:rsid w:val="003018E4"/>
    <w:rsid w:val="00301987"/>
    <w:rsid w:val="00301A4A"/>
    <w:rsid w:val="00301AE0"/>
    <w:rsid w:val="00301B75"/>
    <w:rsid w:val="00301B8E"/>
    <w:rsid w:val="00301D03"/>
    <w:rsid w:val="003024C6"/>
    <w:rsid w:val="00302679"/>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874"/>
    <w:rsid w:val="00316947"/>
    <w:rsid w:val="00316A08"/>
    <w:rsid w:val="00316A97"/>
    <w:rsid w:val="00316CA0"/>
    <w:rsid w:val="00316D82"/>
    <w:rsid w:val="00316D89"/>
    <w:rsid w:val="00316FF1"/>
    <w:rsid w:val="0031708F"/>
    <w:rsid w:val="003170D7"/>
    <w:rsid w:val="0031725E"/>
    <w:rsid w:val="00317395"/>
    <w:rsid w:val="003173DF"/>
    <w:rsid w:val="003176E1"/>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31A"/>
    <w:rsid w:val="0034039C"/>
    <w:rsid w:val="003403AD"/>
    <w:rsid w:val="00340412"/>
    <w:rsid w:val="0034056F"/>
    <w:rsid w:val="0034070D"/>
    <w:rsid w:val="003407E9"/>
    <w:rsid w:val="00340860"/>
    <w:rsid w:val="00340AB0"/>
    <w:rsid w:val="00340B7B"/>
    <w:rsid w:val="00340BD9"/>
    <w:rsid w:val="00340E8D"/>
    <w:rsid w:val="00340E9A"/>
    <w:rsid w:val="00340F56"/>
    <w:rsid w:val="003410E0"/>
    <w:rsid w:val="003410FC"/>
    <w:rsid w:val="00341295"/>
    <w:rsid w:val="003415BE"/>
    <w:rsid w:val="00341782"/>
    <w:rsid w:val="00341A06"/>
    <w:rsid w:val="00341A29"/>
    <w:rsid w:val="00341A7B"/>
    <w:rsid w:val="00341A82"/>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0E7"/>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9E5"/>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2170"/>
    <w:rsid w:val="00372190"/>
    <w:rsid w:val="003721E1"/>
    <w:rsid w:val="0037238E"/>
    <w:rsid w:val="003724D9"/>
    <w:rsid w:val="00372684"/>
    <w:rsid w:val="00372693"/>
    <w:rsid w:val="00372699"/>
    <w:rsid w:val="003727FD"/>
    <w:rsid w:val="0037292C"/>
    <w:rsid w:val="00372E45"/>
    <w:rsid w:val="00372F95"/>
    <w:rsid w:val="00373056"/>
    <w:rsid w:val="003734B1"/>
    <w:rsid w:val="003736D6"/>
    <w:rsid w:val="00373994"/>
    <w:rsid w:val="00373A80"/>
    <w:rsid w:val="00373B3C"/>
    <w:rsid w:val="00373CBE"/>
    <w:rsid w:val="00373D51"/>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382"/>
    <w:rsid w:val="003805DD"/>
    <w:rsid w:val="00380B4B"/>
    <w:rsid w:val="00380C75"/>
    <w:rsid w:val="00380CA1"/>
    <w:rsid w:val="00381009"/>
    <w:rsid w:val="00381020"/>
    <w:rsid w:val="00381111"/>
    <w:rsid w:val="003814F0"/>
    <w:rsid w:val="00381A59"/>
    <w:rsid w:val="0038258E"/>
    <w:rsid w:val="00382665"/>
    <w:rsid w:val="00382929"/>
    <w:rsid w:val="00382A69"/>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9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1DC"/>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1F1C"/>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1A"/>
    <w:rsid w:val="003B6E95"/>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4E10"/>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39"/>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2AE"/>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40"/>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1E1"/>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DB"/>
    <w:rsid w:val="00401AEC"/>
    <w:rsid w:val="00401B37"/>
    <w:rsid w:val="00401B75"/>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D5E"/>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CC"/>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81A"/>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49B"/>
    <w:rsid w:val="004316D4"/>
    <w:rsid w:val="0043177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390"/>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3DBB"/>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AD3"/>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0EE"/>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D6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7EC"/>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1CC6"/>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2B0"/>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AFA"/>
    <w:rsid w:val="004A6D44"/>
    <w:rsid w:val="004A6DA5"/>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9C"/>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99"/>
    <w:rsid w:val="004B69A7"/>
    <w:rsid w:val="004B6B51"/>
    <w:rsid w:val="004B6B95"/>
    <w:rsid w:val="004B6BA1"/>
    <w:rsid w:val="004B6D76"/>
    <w:rsid w:val="004B6D8D"/>
    <w:rsid w:val="004B6F78"/>
    <w:rsid w:val="004B7049"/>
    <w:rsid w:val="004B708E"/>
    <w:rsid w:val="004B7401"/>
    <w:rsid w:val="004B7510"/>
    <w:rsid w:val="004B7568"/>
    <w:rsid w:val="004B7A46"/>
    <w:rsid w:val="004B7C3C"/>
    <w:rsid w:val="004B7CF3"/>
    <w:rsid w:val="004B7EAC"/>
    <w:rsid w:val="004C03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3ED8"/>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710"/>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3FF"/>
    <w:rsid w:val="004D450D"/>
    <w:rsid w:val="004D4759"/>
    <w:rsid w:val="004D4EB3"/>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7E9"/>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5B9"/>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11"/>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38"/>
    <w:rsid w:val="004F62B4"/>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2D"/>
    <w:rsid w:val="00502A9E"/>
    <w:rsid w:val="00502E67"/>
    <w:rsid w:val="00502F98"/>
    <w:rsid w:val="00502FB6"/>
    <w:rsid w:val="0050310D"/>
    <w:rsid w:val="00503274"/>
    <w:rsid w:val="0050348F"/>
    <w:rsid w:val="00503613"/>
    <w:rsid w:val="00503784"/>
    <w:rsid w:val="00503929"/>
    <w:rsid w:val="00503B6F"/>
    <w:rsid w:val="00503BA1"/>
    <w:rsid w:val="00503BBD"/>
    <w:rsid w:val="00503C78"/>
    <w:rsid w:val="00503E88"/>
    <w:rsid w:val="00503F8F"/>
    <w:rsid w:val="0050410A"/>
    <w:rsid w:val="005042B9"/>
    <w:rsid w:val="00504470"/>
    <w:rsid w:val="005045D9"/>
    <w:rsid w:val="00504667"/>
    <w:rsid w:val="0050497F"/>
    <w:rsid w:val="00504C2A"/>
    <w:rsid w:val="00504EE2"/>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02B"/>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EF5"/>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3E"/>
    <w:rsid w:val="00536669"/>
    <w:rsid w:val="0053666A"/>
    <w:rsid w:val="005367DC"/>
    <w:rsid w:val="00536DB0"/>
    <w:rsid w:val="00536FEA"/>
    <w:rsid w:val="00537188"/>
    <w:rsid w:val="0053726C"/>
    <w:rsid w:val="0053727F"/>
    <w:rsid w:val="00537843"/>
    <w:rsid w:val="00537EA6"/>
    <w:rsid w:val="00540402"/>
    <w:rsid w:val="00540906"/>
    <w:rsid w:val="00540CF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4E"/>
    <w:rsid w:val="00543C55"/>
    <w:rsid w:val="00543F76"/>
    <w:rsid w:val="00544018"/>
    <w:rsid w:val="0054403C"/>
    <w:rsid w:val="0054414C"/>
    <w:rsid w:val="005446B4"/>
    <w:rsid w:val="0054477A"/>
    <w:rsid w:val="005448DE"/>
    <w:rsid w:val="0054494D"/>
    <w:rsid w:val="00544CFC"/>
    <w:rsid w:val="00545433"/>
    <w:rsid w:val="005454DA"/>
    <w:rsid w:val="005456D5"/>
    <w:rsid w:val="00545BEE"/>
    <w:rsid w:val="00546209"/>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BF9"/>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0D3"/>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5B2"/>
    <w:rsid w:val="00564659"/>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3FD9"/>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55B"/>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296"/>
    <w:rsid w:val="005A33BF"/>
    <w:rsid w:val="005A3602"/>
    <w:rsid w:val="005A3894"/>
    <w:rsid w:val="005A3B1F"/>
    <w:rsid w:val="005A4069"/>
    <w:rsid w:val="005A4251"/>
    <w:rsid w:val="005A437C"/>
    <w:rsid w:val="005A46BB"/>
    <w:rsid w:val="005A48C1"/>
    <w:rsid w:val="005A4A1D"/>
    <w:rsid w:val="005A4BD1"/>
    <w:rsid w:val="005A50BB"/>
    <w:rsid w:val="005A518B"/>
    <w:rsid w:val="005A5248"/>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524"/>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84"/>
    <w:rsid w:val="005C0DB5"/>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2F93"/>
    <w:rsid w:val="005C3226"/>
    <w:rsid w:val="005C328C"/>
    <w:rsid w:val="005C33C0"/>
    <w:rsid w:val="005C3963"/>
    <w:rsid w:val="005C3C74"/>
    <w:rsid w:val="005C3E2C"/>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C9B"/>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1EF"/>
    <w:rsid w:val="005D4204"/>
    <w:rsid w:val="005D425E"/>
    <w:rsid w:val="005D43C2"/>
    <w:rsid w:val="005D45E9"/>
    <w:rsid w:val="005D4799"/>
    <w:rsid w:val="005D493F"/>
    <w:rsid w:val="005D4ADC"/>
    <w:rsid w:val="005D5039"/>
    <w:rsid w:val="005D50ED"/>
    <w:rsid w:val="005D51A5"/>
    <w:rsid w:val="005D5407"/>
    <w:rsid w:val="005D547B"/>
    <w:rsid w:val="005D5585"/>
    <w:rsid w:val="005D589C"/>
    <w:rsid w:val="005D5A0F"/>
    <w:rsid w:val="005D5AE2"/>
    <w:rsid w:val="005D5B0D"/>
    <w:rsid w:val="005D5B5D"/>
    <w:rsid w:val="005D5BC4"/>
    <w:rsid w:val="005D5C01"/>
    <w:rsid w:val="005D5CCC"/>
    <w:rsid w:val="005D5D72"/>
    <w:rsid w:val="005D5DBF"/>
    <w:rsid w:val="005D5E7C"/>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5F0"/>
    <w:rsid w:val="005E263D"/>
    <w:rsid w:val="005E2793"/>
    <w:rsid w:val="005E282A"/>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CCB"/>
    <w:rsid w:val="005E7DC9"/>
    <w:rsid w:val="005E7DE4"/>
    <w:rsid w:val="005E7EAB"/>
    <w:rsid w:val="005F003B"/>
    <w:rsid w:val="005F01A7"/>
    <w:rsid w:val="005F0303"/>
    <w:rsid w:val="005F0378"/>
    <w:rsid w:val="005F037A"/>
    <w:rsid w:val="005F03E6"/>
    <w:rsid w:val="005F0599"/>
    <w:rsid w:val="005F06E7"/>
    <w:rsid w:val="005F077D"/>
    <w:rsid w:val="005F0847"/>
    <w:rsid w:val="005F09E2"/>
    <w:rsid w:val="005F0ABE"/>
    <w:rsid w:val="005F0B48"/>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02E"/>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DD5"/>
    <w:rsid w:val="005F5DED"/>
    <w:rsid w:val="005F5F76"/>
    <w:rsid w:val="005F601D"/>
    <w:rsid w:val="005F643C"/>
    <w:rsid w:val="005F669D"/>
    <w:rsid w:val="005F67A7"/>
    <w:rsid w:val="005F67D4"/>
    <w:rsid w:val="005F6945"/>
    <w:rsid w:val="005F6A51"/>
    <w:rsid w:val="005F6B20"/>
    <w:rsid w:val="005F6DAA"/>
    <w:rsid w:val="005F6DCF"/>
    <w:rsid w:val="005F6EB0"/>
    <w:rsid w:val="005F6FA2"/>
    <w:rsid w:val="005F70CF"/>
    <w:rsid w:val="005F7159"/>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2D8A"/>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3F7"/>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45E"/>
    <w:rsid w:val="00635818"/>
    <w:rsid w:val="006358C7"/>
    <w:rsid w:val="00635A67"/>
    <w:rsid w:val="00635B68"/>
    <w:rsid w:val="00635BA9"/>
    <w:rsid w:val="00635CB1"/>
    <w:rsid w:val="00635D4C"/>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6AE"/>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3B9"/>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96F"/>
    <w:rsid w:val="00663ABB"/>
    <w:rsid w:val="00663B07"/>
    <w:rsid w:val="00663B95"/>
    <w:rsid w:val="0066410F"/>
    <w:rsid w:val="006642F3"/>
    <w:rsid w:val="006643AC"/>
    <w:rsid w:val="00664481"/>
    <w:rsid w:val="00664534"/>
    <w:rsid w:val="006646C6"/>
    <w:rsid w:val="0066474B"/>
    <w:rsid w:val="006648DB"/>
    <w:rsid w:val="00664A62"/>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5B"/>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967"/>
    <w:rsid w:val="00674A19"/>
    <w:rsid w:val="00674A47"/>
    <w:rsid w:val="00674AB6"/>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37B"/>
    <w:rsid w:val="00677399"/>
    <w:rsid w:val="006774F4"/>
    <w:rsid w:val="00677919"/>
    <w:rsid w:val="00677986"/>
    <w:rsid w:val="006779ED"/>
    <w:rsid w:val="00677B83"/>
    <w:rsid w:val="006800CD"/>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981"/>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E2A"/>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2D4F"/>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82"/>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43A"/>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2F9B"/>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30"/>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B78"/>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0FB2"/>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C86"/>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751"/>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CB8"/>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5C5"/>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24F"/>
    <w:rsid w:val="00741478"/>
    <w:rsid w:val="00741506"/>
    <w:rsid w:val="00741802"/>
    <w:rsid w:val="007418F4"/>
    <w:rsid w:val="00741D57"/>
    <w:rsid w:val="0074204B"/>
    <w:rsid w:val="007420B2"/>
    <w:rsid w:val="0074234E"/>
    <w:rsid w:val="007425D5"/>
    <w:rsid w:val="007425E3"/>
    <w:rsid w:val="0074266B"/>
    <w:rsid w:val="007426A8"/>
    <w:rsid w:val="0074280B"/>
    <w:rsid w:val="007428D8"/>
    <w:rsid w:val="007429B7"/>
    <w:rsid w:val="00742A43"/>
    <w:rsid w:val="00742ED5"/>
    <w:rsid w:val="00743587"/>
    <w:rsid w:val="0074366B"/>
    <w:rsid w:val="00743929"/>
    <w:rsid w:val="00743955"/>
    <w:rsid w:val="00743C4E"/>
    <w:rsid w:val="00743F3B"/>
    <w:rsid w:val="00743FC3"/>
    <w:rsid w:val="00744232"/>
    <w:rsid w:val="00744340"/>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ED4"/>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504"/>
    <w:rsid w:val="007637B7"/>
    <w:rsid w:val="00763910"/>
    <w:rsid w:val="00763AA9"/>
    <w:rsid w:val="00763B4F"/>
    <w:rsid w:val="00763B6F"/>
    <w:rsid w:val="00763BFB"/>
    <w:rsid w:val="00764092"/>
    <w:rsid w:val="007640F6"/>
    <w:rsid w:val="007641A0"/>
    <w:rsid w:val="007642DC"/>
    <w:rsid w:val="0076446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70035"/>
    <w:rsid w:val="0077068C"/>
    <w:rsid w:val="007708B9"/>
    <w:rsid w:val="007708C1"/>
    <w:rsid w:val="00770AB8"/>
    <w:rsid w:val="00770B38"/>
    <w:rsid w:val="00770C08"/>
    <w:rsid w:val="00770F8D"/>
    <w:rsid w:val="007710AE"/>
    <w:rsid w:val="007710B5"/>
    <w:rsid w:val="00771153"/>
    <w:rsid w:val="0077125B"/>
    <w:rsid w:val="0077126C"/>
    <w:rsid w:val="007712E9"/>
    <w:rsid w:val="007713E3"/>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C0D"/>
    <w:rsid w:val="00772E54"/>
    <w:rsid w:val="00773298"/>
    <w:rsid w:val="007734FA"/>
    <w:rsid w:val="007735C4"/>
    <w:rsid w:val="007735EA"/>
    <w:rsid w:val="0077378A"/>
    <w:rsid w:val="00773A27"/>
    <w:rsid w:val="00773BB3"/>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8A6"/>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F94"/>
    <w:rsid w:val="007841A0"/>
    <w:rsid w:val="007842C8"/>
    <w:rsid w:val="007844BF"/>
    <w:rsid w:val="007846D8"/>
    <w:rsid w:val="00784869"/>
    <w:rsid w:val="00784918"/>
    <w:rsid w:val="0078497C"/>
    <w:rsid w:val="00784A3E"/>
    <w:rsid w:val="00784F7A"/>
    <w:rsid w:val="0078507E"/>
    <w:rsid w:val="0078520B"/>
    <w:rsid w:val="007853B4"/>
    <w:rsid w:val="007853D4"/>
    <w:rsid w:val="00785405"/>
    <w:rsid w:val="00785459"/>
    <w:rsid w:val="0078550E"/>
    <w:rsid w:val="0078554B"/>
    <w:rsid w:val="0078581A"/>
    <w:rsid w:val="00785836"/>
    <w:rsid w:val="00785857"/>
    <w:rsid w:val="007859A8"/>
    <w:rsid w:val="00785DA3"/>
    <w:rsid w:val="00785E8E"/>
    <w:rsid w:val="007860A8"/>
    <w:rsid w:val="00786123"/>
    <w:rsid w:val="00786386"/>
    <w:rsid w:val="0078643A"/>
    <w:rsid w:val="0078658E"/>
    <w:rsid w:val="00786852"/>
    <w:rsid w:val="007868C5"/>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DBE"/>
    <w:rsid w:val="00790EE8"/>
    <w:rsid w:val="00790F3F"/>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17"/>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31BD"/>
    <w:rsid w:val="007A31EA"/>
    <w:rsid w:val="007A33BA"/>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4BB"/>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9EC"/>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7AF"/>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7B1"/>
    <w:rsid w:val="007D09AC"/>
    <w:rsid w:val="007D0A55"/>
    <w:rsid w:val="007D0C12"/>
    <w:rsid w:val="007D0C47"/>
    <w:rsid w:val="007D0E07"/>
    <w:rsid w:val="007D110B"/>
    <w:rsid w:val="007D121C"/>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2C33"/>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03A"/>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7F0"/>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50E9"/>
    <w:rsid w:val="007E51F4"/>
    <w:rsid w:val="007E5309"/>
    <w:rsid w:val="007E54FA"/>
    <w:rsid w:val="007E5559"/>
    <w:rsid w:val="007E5750"/>
    <w:rsid w:val="007E5782"/>
    <w:rsid w:val="007E59DC"/>
    <w:rsid w:val="007E5D7F"/>
    <w:rsid w:val="007E5E74"/>
    <w:rsid w:val="007E60E7"/>
    <w:rsid w:val="007E632B"/>
    <w:rsid w:val="007E65CE"/>
    <w:rsid w:val="007E66AD"/>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28D"/>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800"/>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C24"/>
    <w:rsid w:val="00824E2F"/>
    <w:rsid w:val="00824E80"/>
    <w:rsid w:val="00824F15"/>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4266"/>
    <w:rsid w:val="00834DF9"/>
    <w:rsid w:val="00835093"/>
    <w:rsid w:val="008350C8"/>
    <w:rsid w:val="0083511A"/>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1EAD"/>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19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046"/>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09D"/>
    <w:rsid w:val="00855191"/>
    <w:rsid w:val="00855193"/>
    <w:rsid w:val="008554BC"/>
    <w:rsid w:val="00855684"/>
    <w:rsid w:val="00855685"/>
    <w:rsid w:val="0085586B"/>
    <w:rsid w:val="00855973"/>
    <w:rsid w:val="00855DF5"/>
    <w:rsid w:val="00855F7E"/>
    <w:rsid w:val="008561FE"/>
    <w:rsid w:val="008565A5"/>
    <w:rsid w:val="00856761"/>
    <w:rsid w:val="00856A6C"/>
    <w:rsid w:val="00856ABF"/>
    <w:rsid w:val="00856AC5"/>
    <w:rsid w:val="00856B17"/>
    <w:rsid w:val="00856D02"/>
    <w:rsid w:val="00856D3A"/>
    <w:rsid w:val="00856F0C"/>
    <w:rsid w:val="00856F10"/>
    <w:rsid w:val="00856F24"/>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EFB"/>
    <w:rsid w:val="00864F4E"/>
    <w:rsid w:val="00865049"/>
    <w:rsid w:val="008650C2"/>
    <w:rsid w:val="0086583E"/>
    <w:rsid w:val="00865AA6"/>
    <w:rsid w:val="00865DD1"/>
    <w:rsid w:val="00865E96"/>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7BA"/>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BF4"/>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C29"/>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14"/>
    <w:rsid w:val="00887AF4"/>
    <w:rsid w:val="008907A0"/>
    <w:rsid w:val="00890B5B"/>
    <w:rsid w:val="00890BA7"/>
    <w:rsid w:val="00890C79"/>
    <w:rsid w:val="00890CE8"/>
    <w:rsid w:val="008912B4"/>
    <w:rsid w:val="008912D0"/>
    <w:rsid w:val="00891408"/>
    <w:rsid w:val="008915D9"/>
    <w:rsid w:val="00891981"/>
    <w:rsid w:val="00891C25"/>
    <w:rsid w:val="00891C26"/>
    <w:rsid w:val="00891C8A"/>
    <w:rsid w:val="00891D79"/>
    <w:rsid w:val="00891ED8"/>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4C6"/>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747"/>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0FA2"/>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2CA"/>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7C"/>
    <w:rsid w:val="008E0E9A"/>
    <w:rsid w:val="008E1034"/>
    <w:rsid w:val="008E10C0"/>
    <w:rsid w:val="008E1140"/>
    <w:rsid w:val="008E122F"/>
    <w:rsid w:val="008E13B2"/>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3F0A"/>
    <w:rsid w:val="008E4037"/>
    <w:rsid w:val="008E418E"/>
    <w:rsid w:val="008E4195"/>
    <w:rsid w:val="008E41A2"/>
    <w:rsid w:val="008E432F"/>
    <w:rsid w:val="008E453B"/>
    <w:rsid w:val="008E4684"/>
    <w:rsid w:val="008E47AA"/>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1F3F"/>
    <w:rsid w:val="009022CD"/>
    <w:rsid w:val="00902474"/>
    <w:rsid w:val="0090254C"/>
    <w:rsid w:val="009025CA"/>
    <w:rsid w:val="009025CF"/>
    <w:rsid w:val="0090267E"/>
    <w:rsid w:val="00902913"/>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426"/>
    <w:rsid w:val="009046F9"/>
    <w:rsid w:val="00904717"/>
    <w:rsid w:val="00904830"/>
    <w:rsid w:val="00904BF1"/>
    <w:rsid w:val="00904C16"/>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88E"/>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A9D"/>
    <w:rsid w:val="00926D39"/>
    <w:rsid w:val="0092705F"/>
    <w:rsid w:val="0092717A"/>
    <w:rsid w:val="0092721D"/>
    <w:rsid w:val="009272C6"/>
    <w:rsid w:val="00927350"/>
    <w:rsid w:val="009276B5"/>
    <w:rsid w:val="009279D3"/>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AE"/>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99"/>
    <w:rsid w:val="0094044C"/>
    <w:rsid w:val="00940731"/>
    <w:rsid w:val="0094074C"/>
    <w:rsid w:val="00940778"/>
    <w:rsid w:val="009409DD"/>
    <w:rsid w:val="00940B18"/>
    <w:rsid w:val="00940BC6"/>
    <w:rsid w:val="00940BF6"/>
    <w:rsid w:val="00940E31"/>
    <w:rsid w:val="00940E67"/>
    <w:rsid w:val="00940FD9"/>
    <w:rsid w:val="009412A5"/>
    <w:rsid w:val="0094148A"/>
    <w:rsid w:val="00941684"/>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A61"/>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2F8"/>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2A8"/>
    <w:rsid w:val="00972477"/>
    <w:rsid w:val="00972563"/>
    <w:rsid w:val="00972734"/>
    <w:rsid w:val="009727D8"/>
    <w:rsid w:val="00972AE8"/>
    <w:rsid w:val="00972B83"/>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5C8"/>
    <w:rsid w:val="009908B0"/>
    <w:rsid w:val="009909E6"/>
    <w:rsid w:val="00990A76"/>
    <w:rsid w:val="00991341"/>
    <w:rsid w:val="009913F1"/>
    <w:rsid w:val="00991524"/>
    <w:rsid w:val="0099161B"/>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05B"/>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41E"/>
    <w:rsid w:val="009A5664"/>
    <w:rsid w:val="009A56B1"/>
    <w:rsid w:val="009A5715"/>
    <w:rsid w:val="009A573D"/>
    <w:rsid w:val="009A57EC"/>
    <w:rsid w:val="009A58A7"/>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ED"/>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513"/>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D7F50"/>
    <w:rsid w:val="009E00CF"/>
    <w:rsid w:val="009E00EC"/>
    <w:rsid w:val="009E023C"/>
    <w:rsid w:val="009E0248"/>
    <w:rsid w:val="009E02A5"/>
    <w:rsid w:val="009E0348"/>
    <w:rsid w:val="009E0386"/>
    <w:rsid w:val="009E0402"/>
    <w:rsid w:val="009E0594"/>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C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A4"/>
    <w:rsid w:val="009F31EA"/>
    <w:rsid w:val="009F321A"/>
    <w:rsid w:val="009F3246"/>
    <w:rsid w:val="009F3318"/>
    <w:rsid w:val="009F334F"/>
    <w:rsid w:val="009F38E5"/>
    <w:rsid w:val="009F395E"/>
    <w:rsid w:val="009F398A"/>
    <w:rsid w:val="009F39CF"/>
    <w:rsid w:val="009F39FD"/>
    <w:rsid w:val="009F3AA9"/>
    <w:rsid w:val="009F3CB0"/>
    <w:rsid w:val="009F3CC0"/>
    <w:rsid w:val="009F3E2E"/>
    <w:rsid w:val="009F3F05"/>
    <w:rsid w:val="009F3FC1"/>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BB1"/>
    <w:rsid w:val="009F6F8A"/>
    <w:rsid w:val="009F6FFE"/>
    <w:rsid w:val="009F703F"/>
    <w:rsid w:val="009F70E4"/>
    <w:rsid w:val="009F724F"/>
    <w:rsid w:val="009F7531"/>
    <w:rsid w:val="009F75E0"/>
    <w:rsid w:val="009F776E"/>
    <w:rsid w:val="009F7A12"/>
    <w:rsid w:val="009F7AE7"/>
    <w:rsid w:val="009F7CAD"/>
    <w:rsid w:val="009F7D40"/>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0F2F"/>
    <w:rsid w:val="00A11038"/>
    <w:rsid w:val="00A112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AE"/>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89B"/>
    <w:rsid w:val="00A40C68"/>
    <w:rsid w:val="00A40FCB"/>
    <w:rsid w:val="00A410EA"/>
    <w:rsid w:val="00A4133A"/>
    <w:rsid w:val="00A41575"/>
    <w:rsid w:val="00A41592"/>
    <w:rsid w:val="00A41686"/>
    <w:rsid w:val="00A4170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9A2"/>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FBC"/>
    <w:rsid w:val="00A655CD"/>
    <w:rsid w:val="00A65683"/>
    <w:rsid w:val="00A6588A"/>
    <w:rsid w:val="00A65A69"/>
    <w:rsid w:val="00A66185"/>
    <w:rsid w:val="00A66196"/>
    <w:rsid w:val="00A661B8"/>
    <w:rsid w:val="00A662E2"/>
    <w:rsid w:val="00A66323"/>
    <w:rsid w:val="00A66451"/>
    <w:rsid w:val="00A665FF"/>
    <w:rsid w:val="00A66911"/>
    <w:rsid w:val="00A66995"/>
    <w:rsid w:val="00A66BD8"/>
    <w:rsid w:val="00A66C08"/>
    <w:rsid w:val="00A66E27"/>
    <w:rsid w:val="00A672A1"/>
    <w:rsid w:val="00A674C0"/>
    <w:rsid w:val="00A6770C"/>
    <w:rsid w:val="00A677AA"/>
    <w:rsid w:val="00A67834"/>
    <w:rsid w:val="00A67AAF"/>
    <w:rsid w:val="00A67B9D"/>
    <w:rsid w:val="00A67C13"/>
    <w:rsid w:val="00A67C6A"/>
    <w:rsid w:val="00A700E9"/>
    <w:rsid w:val="00A70567"/>
    <w:rsid w:val="00A70A7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6D9"/>
    <w:rsid w:val="00A72787"/>
    <w:rsid w:val="00A727EA"/>
    <w:rsid w:val="00A7289A"/>
    <w:rsid w:val="00A728C1"/>
    <w:rsid w:val="00A728ED"/>
    <w:rsid w:val="00A72A42"/>
    <w:rsid w:val="00A72BDB"/>
    <w:rsid w:val="00A72DF4"/>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1C4"/>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AEF"/>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762"/>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58"/>
    <w:rsid w:val="00AA2F94"/>
    <w:rsid w:val="00AA320F"/>
    <w:rsid w:val="00AA3278"/>
    <w:rsid w:val="00AA3837"/>
    <w:rsid w:val="00AA38AE"/>
    <w:rsid w:val="00AA38CD"/>
    <w:rsid w:val="00AA3C78"/>
    <w:rsid w:val="00AA3CA6"/>
    <w:rsid w:val="00AA3D08"/>
    <w:rsid w:val="00AA4187"/>
    <w:rsid w:val="00AA425B"/>
    <w:rsid w:val="00AA4260"/>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67"/>
    <w:rsid w:val="00AC569E"/>
    <w:rsid w:val="00AC57B5"/>
    <w:rsid w:val="00AC5856"/>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17"/>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D6D"/>
    <w:rsid w:val="00B02E6D"/>
    <w:rsid w:val="00B032C5"/>
    <w:rsid w:val="00B03354"/>
    <w:rsid w:val="00B03475"/>
    <w:rsid w:val="00B03595"/>
    <w:rsid w:val="00B03681"/>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9FC"/>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1BD"/>
    <w:rsid w:val="00B22234"/>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B3C"/>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5A7"/>
    <w:rsid w:val="00B31715"/>
    <w:rsid w:val="00B3188D"/>
    <w:rsid w:val="00B31965"/>
    <w:rsid w:val="00B319E9"/>
    <w:rsid w:val="00B31A79"/>
    <w:rsid w:val="00B31B38"/>
    <w:rsid w:val="00B31DA8"/>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AA2"/>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2A"/>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DB0"/>
    <w:rsid w:val="00B56E05"/>
    <w:rsid w:val="00B56E4A"/>
    <w:rsid w:val="00B56EB8"/>
    <w:rsid w:val="00B56EC1"/>
    <w:rsid w:val="00B5721B"/>
    <w:rsid w:val="00B5730C"/>
    <w:rsid w:val="00B573AB"/>
    <w:rsid w:val="00B57556"/>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9EE"/>
    <w:rsid w:val="00B73BBC"/>
    <w:rsid w:val="00B73C16"/>
    <w:rsid w:val="00B73F2A"/>
    <w:rsid w:val="00B7425A"/>
    <w:rsid w:val="00B7433B"/>
    <w:rsid w:val="00B746DD"/>
    <w:rsid w:val="00B746EC"/>
    <w:rsid w:val="00B748BE"/>
    <w:rsid w:val="00B749D0"/>
    <w:rsid w:val="00B74E7D"/>
    <w:rsid w:val="00B74EEA"/>
    <w:rsid w:val="00B74F19"/>
    <w:rsid w:val="00B74FFE"/>
    <w:rsid w:val="00B751DE"/>
    <w:rsid w:val="00B754EF"/>
    <w:rsid w:val="00B7555A"/>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2F7"/>
    <w:rsid w:val="00B826CA"/>
    <w:rsid w:val="00B82729"/>
    <w:rsid w:val="00B827A0"/>
    <w:rsid w:val="00B82856"/>
    <w:rsid w:val="00B8292A"/>
    <w:rsid w:val="00B82A40"/>
    <w:rsid w:val="00B82A50"/>
    <w:rsid w:val="00B82B83"/>
    <w:rsid w:val="00B82C8D"/>
    <w:rsid w:val="00B82F9A"/>
    <w:rsid w:val="00B830D7"/>
    <w:rsid w:val="00B831C3"/>
    <w:rsid w:val="00B83368"/>
    <w:rsid w:val="00B834F9"/>
    <w:rsid w:val="00B83627"/>
    <w:rsid w:val="00B83686"/>
    <w:rsid w:val="00B838A6"/>
    <w:rsid w:val="00B83B14"/>
    <w:rsid w:val="00B83F52"/>
    <w:rsid w:val="00B83FB3"/>
    <w:rsid w:val="00B840AE"/>
    <w:rsid w:val="00B842C9"/>
    <w:rsid w:val="00B84383"/>
    <w:rsid w:val="00B84452"/>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AF"/>
    <w:rsid w:val="00BA44BA"/>
    <w:rsid w:val="00BA44D6"/>
    <w:rsid w:val="00BA44FB"/>
    <w:rsid w:val="00BA4583"/>
    <w:rsid w:val="00BA472F"/>
    <w:rsid w:val="00BA4839"/>
    <w:rsid w:val="00BA483F"/>
    <w:rsid w:val="00BA4B2D"/>
    <w:rsid w:val="00BA4E1B"/>
    <w:rsid w:val="00BA4EBE"/>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74B"/>
    <w:rsid w:val="00BB689E"/>
    <w:rsid w:val="00BB69FC"/>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57"/>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22"/>
    <w:rsid w:val="00BD173E"/>
    <w:rsid w:val="00BD1759"/>
    <w:rsid w:val="00BD17BF"/>
    <w:rsid w:val="00BD193E"/>
    <w:rsid w:val="00BD1967"/>
    <w:rsid w:val="00BD1AE4"/>
    <w:rsid w:val="00BD1B92"/>
    <w:rsid w:val="00BD1C5C"/>
    <w:rsid w:val="00BD1CB0"/>
    <w:rsid w:val="00BD2028"/>
    <w:rsid w:val="00BD22D6"/>
    <w:rsid w:val="00BD2651"/>
    <w:rsid w:val="00BD281F"/>
    <w:rsid w:val="00BD2904"/>
    <w:rsid w:val="00BD29C7"/>
    <w:rsid w:val="00BD2F62"/>
    <w:rsid w:val="00BD2FAB"/>
    <w:rsid w:val="00BD301D"/>
    <w:rsid w:val="00BD3093"/>
    <w:rsid w:val="00BD31ED"/>
    <w:rsid w:val="00BD33E6"/>
    <w:rsid w:val="00BD33FF"/>
    <w:rsid w:val="00BD3419"/>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A67"/>
    <w:rsid w:val="00BD7C54"/>
    <w:rsid w:val="00BD7D6F"/>
    <w:rsid w:val="00BD7EC4"/>
    <w:rsid w:val="00BD7ECA"/>
    <w:rsid w:val="00BE02D0"/>
    <w:rsid w:val="00BE02D9"/>
    <w:rsid w:val="00BE03F9"/>
    <w:rsid w:val="00BE068F"/>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687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2EEA"/>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1B"/>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7B4"/>
    <w:rsid w:val="00C26870"/>
    <w:rsid w:val="00C26923"/>
    <w:rsid w:val="00C26AB5"/>
    <w:rsid w:val="00C26C96"/>
    <w:rsid w:val="00C26C97"/>
    <w:rsid w:val="00C26C9C"/>
    <w:rsid w:val="00C270A4"/>
    <w:rsid w:val="00C2716A"/>
    <w:rsid w:val="00C274EF"/>
    <w:rsid w:val="00C276BF"/>
    <w:rsid w:val="00C2783F"/>
    <w:rsid w:val="00C278E8"/>
    <w:rsid w:val="00C27A61"/>
    <w:rsid w:val="00C27D6E"/>
    <w:rsid w:val="00C30352"/>
    <w:rsid w:val="00C303B0"/>
    <w:rsid w:val="00C3043C"/>
    <w:rsid w:val="00C305A3"/>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5"/>
    <w:rsid w:val="00C424C9"/>
    <w:rsid w:val="00C425A9"/>
    <w:rsid w:val="00C42710"/>
    <w:rsid w:val="00C4282D"/>
    <w:rsid w:val="00C42851"/>
    <w:rsid w:val="00C428D8"/>
    <w:rsid w:val="00C42A60"/>
    <w:rsid w:val="00C42B8A"/>
    <w:rsid w:val="00C42D40"/>
    <w:rsid w:val="00C431FD"/>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91D"/>
    <w:rsid w:val="00C47948"/>
    <w:rsid w:val="00C47A31"/>
    <w:rsid w:val="00C47A7A"/>
    <w:rsid w:val="00C47C0A"/>
    <w:rsid w:val="00C47C9C"/>
    <w:rsid w:val="00C47EB9"/>
    <w:rsid w:val="00C50046"/>
    <w:rsid w:val="00C506AF"/>
    <w:rsid w:val="00C509E4"/>
    <w:rsid w:val="00C50A7E"/>
    <w:rsid w:val="00C50AA4"/>
    <w:rsid w:val="00C50C03"/>
    <w:rsid w:val="00C50E5D"/>
    <w:rsid w:val="00C50EA8"/>
    <w:rsid w:val="00C50EEC"/>
    <w:rsid w:val="00C51095"/>
    <w:rsid w:val="00C513BB"/>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3D"/>
    <w:rsid w:val="00C555BC"/>
    <w:rsid w:val="00C556B2"/>
    <w:rsid w:val="00C556C4"/>
    <w:rsid w:val="00C5584E"/>
    <w:rsid w:val="00C55974"/>
    <w:rsid w:val="00C55B01"/>
    <w:rsid w:val="00C55C9A"/>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50"/>
    <w:rsid w:val="00C87DE7"/>
    <w:rsid w:val="00C87F3C"/>
    <w:rsid w:val="00C9008D"/>
    <w:rsid w:val="00C90215"/>
    <w:rsid w:val="00C9024C"/>
    <w:rsid w:val="00C90310"/>
    <w:rsid w:val="00C903A5"/>
    <w:rsid w:val="00C905EC"/>
    <w:rsid w:val="00C90736"/>
    <w:rsid w:val="00C90857"/>
    <w:rsid w:val="00C90ACA"/>
    <w:rsid w:val="00C90CEC"/>
    <w:rsid w:val="00C91348"/>
    <w:rsid w:val="00C914E9"/>
    <w:rsid w:val="00C91565"/>
    <w:rsid w:val="00C916B9"/>
    <w:rsid w:val="00C9192C"/>
    <w:rsid w:val="00C9199D"/>
    <w:rsid w:val="00C91E30"/>
    <w:rsid w:val="00C91ED4"/>
    <w:rsid w:val="00C91FC4"/>
    <w:rsid w:val="00C91FE2"/>
    <w:rsid w:val="00C92085"/>
    <w:rsid w:val="00C920D7"/>
    <w:rsid w:val="00C921BA"/>
    <w:rsid w:val="00C9234D"/>
    <w:rsid w:val="00C92C08"/>
    <w:rsid w:val="00C92D5E"/>
    <w:rsid w:val="00C92F7E"/>
    <w:rsid w:val="00C9315B"/>
    <w:rsid w:val="00C9358B"/>
    <w:rsid w:val="00C935C3"/>
    <w:rsid w:val="00C93D30"/>
    <w:rsid w:val="00C93D52"/>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D4F"/>
    <w:rsid w:val="00C96D88"/>
    <w:rsid w:val="00C96EB2"/>
    <w:rsid w:val="00C9723F"/>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4F"/>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CA6"/>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BE"/>
    <w:rsid w:val="00CC66DD"/>
    <w:rsid w:val="00CC6760"/>
    <w:rsid w:val="00CC69F2"/>
    <w:rsid w:val="00CC6A5E"/>
    <w:rsid w:val="00CC6A67"/>
    <w:rsid w:val="00CC6C73"/>
    <w:rsid w:val="00CC6EB6"/>
    <w:rsid w:val="00CC6ED7"/>
    <w:rsid w:val="00CC6F48"/>
    <w:rsid w:val="00CC72CD"/>
    <w:rsid w:val="00CC78D1"/>
    <w:rsid w:val="00CC7931"/>
    <w:rsid w:val="00CC7AB9"/>
    <w:rsid w:val="00CC7AE3"/>
    <w:rsid w:val="00CD01C0"/>
    <w:rsid w:val="00CD02A6"/>
    <w:rsid w:val="00CD0353"/>
    <w:rsid w:val="00CD03D5"/>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995"/>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303"/>
    <w:rsid w:val="00CD758C"/>
    <w:rsid w:val="00CD78CB"/>
    <w:rsid w:val="00CD7D67"/>
    <w:rsid w:val="00CD7F56"/>
    <w:rsid w:val="00CE082F"/>
    <w:rsid w:val="00CE0D53"/>
    <w:rsid w:val="00CE0FDD"/>
    <w:rsid w:val="00CE1049"/>
    <w:rsid w:val="00CE10F6"/>
    <w:rsid w:val="00CE1106"/>
    <w:rsid w:val="00CE1277"/>
    <w:rsid w:val="00CE12BF"/>
    <w:rsid w:val="00CE18BF"/>
    <w:rsid w:val="00CE1B19"/>
    <w:rsid w:val="00CE1C62"/>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AF4"/>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BA"/>
    <w:rsid w:val="00CE6DD0"/>
    <w:rsid w:val="00CE6EF1"/>
    <w:rsid w:val="00CE73C5"/>
    <w:rsid w:val="00CE74D2"/>
    <w:rsid w:val="00CE7A36"/>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0D0"/>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5BA"/>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6BC"/>
    <w:rsid w:val="00D06707"/>
    <w:rsid w:val="00D067A0"/>
    <w:rsid w:val="00D06806"/>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2B"/>
    <w:rsid w:val="00D112BA"/>
    <w:rsid w:val="00D117B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3E27"/>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802"/>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8F3"/>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EBA"/>
    <w:rsid w:val="00D42F18"/>
    <w:rsid w:val="00D43455"/>
    <w:rsid w:val="00D434CA"/>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645"/>
    <w:rsid w:val="00D52738"/>
    <w:rsid w:val="00D528EA"/>
    <w:rsid w:val="00D5291C"/>
    <w:rsid w:val="00D52A74"/>
    <w:rsid w:val="00D52B95"/>
    <w:rsid w:val="00D52BC6"/>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E2"/>
    <w:rsid w:val="00D556DE"/>
    <w:rsid w:val="00D556FA"/>
    <w:rsid w:val="00D5586E"/>
    <w:rsid w:val="00D55B6D"/>
    <w:rsid w:val="00D55E69"/>
    <w:rsid w:val="00D55EC4"/>
    <w:rsid w:val="00D56737"/>
    <w:rsid w:val="00D567DE"/>
    <w:rsid w:val="00D5699E"/>
    <w:rsid w:val="00D56D48"/>
    <w:rsid w:val="00D56D6E"/>
    <w:rsid w:val="00D56FB2"/>
    <w:rsid w:val="00D5728D"/>
    <w:rsid w:val="00D576F2"/>
    <w:rsid w:val="00D578E1"/>
    <w:rsid w:val="00D5793B"/>
    <w:rsid w:val="00D5793E"/>
    <w:rsid w:val="00D579C4"/>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2D3"/>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3E30"/>
    <w:rsid w:val="00D742E8"/>
    <w:rsid w:val="00D7469F"/>
    <w:rsid w:val="00D748E2"/>
    <w:rsid w:val="00D7494A"/>
    <w:rsid w:val="00D74B71"/>
    <w:rsid w:val="00D74D07"/>
    <w:rsid w:val="00D75178"/>
    <w:rsid w:val="00D75256"/>
    <w:rsid w:val="00D752ED"/>
    <w:rsid w:val="00D757AA"/>
    <w:rsid w:val="00D75BEC"/>
    <w:rsid w:val="00D760F2"/>
    <w:rsid w:val="00D761B4"/>
    <w:rsid w:val="00D7636E"/>
    <w:rsid w:val="00D76466"/>
    <w:rsid w:val="00D764E3"/>
    <w:rsid w:val="00D7651C"/>
    <w:rsid w:val="00D765BD"/>
    <w:rsid w:val="00D7688C"/>
    <w:rsid w:val="00D769F1"/>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10"/>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982"/>
    <w:rsid w:val="00D92AF2"/>
    <w:rsid w:val="00D92C1D"/>
    <w:rsid w:val="00D92E8B"/>
    <w:rsid w:val="00D931F9"/>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0D0"/>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379"/>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1A7"/>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3D3"/>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10"/>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071"/>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00"/>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1278"/>
    <w:rsid w:val="00DF12C2"/>
    <w:rsid w:val="00DF13A4"/>
    <w:rsid w:val="00DF13EF"/>
    <w:rsid w:val="00DF14CB"/>
    <w:rsid w:val="00DF150E"/>
    <w:rsid w:val="00DF15EB"/>
    <w:rsid w:val="00DF1964"/>
    <w:rsid w:val="00DF1DA5"/>
    <w:rsid w:val="00DF2761"/>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425"/>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4C"/>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9EE"/>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D66"/>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9C"/>
    <w:rsid w:val="00E25327"/>
    <w:rsid w:val="00E2538B"/>
    <w:rsid w:val="00E255B2"/>
    <w:rsid w:val="00E25A32"/>
    <w:rsid w:val="00E25E88"/>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5A1"/>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616"/>
    <w:rsid w:val="00E46711"/>
    <w:rsid w:val="00E4678B"/>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4D"/>
    <w:rsid w:val="00E7515A"/>
    <w:rsid w:val="00E75248"/>
    <w:rsid w:val="00E75276"/>
    <w:rsid w:val="00E752FE"/>
    <w:rsid w:val="00E755BC"/>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3A1"/>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29D"/>
    <w:rsid w:val="00E85395"/>
    <w:rsid w:val="00E854B4"/>
    <w:rsid w:val="00E85566"/>
    <w:rsid w:val="00E85AED"/>
    <w:rsid w:val="00E85B56"/>
    <w:rsid w:val="00E85E5E"/>
    <w:rsid w:val="00E85F66"/>
    <w:rsid w:val="00E860FA"/>
    <w:rsid w:val="00E8635D"/>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47F"/>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6A97"/>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16D"/>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30D"/>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7D"/>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5E"/>
    <w:rsid w:val="00EB63F8"/>
    <w:rsid w:val="00EB6461"/>
    <w:rsid w:val="00EB670C"/>
    <w:rsid w:val="00EB68AE"/>
    <w:rsid w:val="00EB6DE5"/>
    <w:rsid w:val="00EB7199"/>
    <w:rsid w:val="00EB7206"/>
    <w:rsid w:val="00EB7219"/>
    <w:rsid w:val="00EB7399"/>
    <w:rsid w:val="00EB769D"/>
    <w:rsid w:val="00EB789D"/>
    <w:rsid w:val="00EB7942"/>
    <w:rsid w:val="00EB7A8F"/>
    <w:rsid w:val="00EB7AFB"/>
    <w:rsid w:val="00EB7B58"/>
    <w:rsid w:val="00EB7BB9"/>
    <w:rsid w:val="00EB7C13"/>
    <w:rsid w:val="00EB7D60"/>
    <w:rsid w:val="00EB7EFA"/>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AD"/>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499"/>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85A"/>
    <w:rsid w:val="00ED3B77"/>
    <w:rsid w:val="00ED3D73"/>
    <w:rsid w:val="00ED3D8B"/>
    <w:rsid w:val="00ED3E77"/>
    <w:rsid w:val="00ED402C"/>
    <w:rsid w:val="00ED4193"/>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85"/>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9E9"/>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0D"/>
    <w:rsid w:val="00EF2724"/>
    <w:rsid w:val="00EF2C2A"/>
    <w:rsid w:val="00EF304B"/>
    <w:rsid w:val="00EF3138"/>
    <w:rsid w:val="00EF3446"/>
    <w:rsid w:val="00EF37AB"/>
    <w:rsid w:val="00EF38C0"/>
    <w:rsid w:val="00EF3979"/>
    <w:rsid w:val="00EF3C31"/>
    <w:rsid w:val="00EF3C46"/>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1C7"/>
    <w:rsid w:val="00EF636C"/>
    <w:rsid w:val="00EF6646"/>
    <w:rsid w:val="00EF67F8"/>
    <w:rsid w:val="00EF6980"/>
    <w:rsid w:val="00EF69FC"/>
    <w:rsid w:val="00EF6A6F"/>
    <w:rsid w:val="00EF6C79"/>
    <w:rsid w:val="00EF6DFC"/>
    <w:rsid w:val="00EF6F30"/>
    <w:rsid w:val="00EF703E"/>
    <w:rsid w:val="00EF7128"/>
    <w:rsid w:val="00EF71D0"/>
    <w:rsid w:val="00EF741E"/>
    <w:rsid w:val="00EF75C1"/>
    <w:rsid w:val="00EF76D8"/>
    <w:rsid w:val="00EF7C19"/>
    <w:rsid w:val="00EF7FE2"/>
    <w:rsid w:val="00F000A0"/>
    <w:rsid w:val="00F00132"/>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1C6"/>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A97"/>
    <w:rsid w:val="00F10BF8"/>
    <w:rsid w:val="00F11620"/>
    <w:rsid w:val="00F1191A"/>
    <w:rsid w:val="00F11A00"/>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4D7"/>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3CC"/>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2D"/>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97C47"/>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38F"/>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797"/>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7DF"/>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306"/>
    <w:rsid w:val="00FE669F"/>
    <w:rsid w:val="00FE684B"/>
    <w:rsid w:val="00FE685F"/>
    <w:rsid w:val="00FE6AE4"/>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B43"/>
    <w:rsid w:val="00FF3CC2"/>
    <w:rsid w:val="00FF3CE3"/>
    <w:rsid w:val="00FF40B9"/>
    <w:rsid w:val="00FF42E4"/>
    <w:rsid w:val="00FF4774"/>
    <w:rsid w:val="00FF47F4"/>
    <w:rsid w:val="00FF493F"/>
    <w:rsid w:val="00FF4CF9"/>
    <w:rsid w:val="00FF506A"/>
    <w:rsid w:val="00FF51D1"/>
    <w:rsid w:val="00FF51D8"/>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B39"/>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3C6B3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C6B39"/>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 w:type="character" w:styleId="LineNumber">
    <w:name w:val="line number"/>
    <w:basedOn w:val="DefaultParagraphFont"/>
    <w:uiPriority w:val="99"/>
    <w:semiHidden/>
    <w:unhideWhenUsed/>
    <w:rsid w:val="00D22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315500900">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28518120">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881404411">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5997351">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233004732">
      <w:bodyDiv w:val="1"/>
      <w:marLeft w:val="0"/>
      <w:marRight w:val="0"/>
      <w:marTop w:val="0"/>
      <w:marBottom w:val="0"/>
      <w:divBdr>
        <w:top w:val="none" w:sz="0" w:space="0" w:color="auto"/>
        <w:left w:val="none" w:sz="0" w:space="0" w:color="auto"/>
        <w:bottom w:val="none" w:sz="0" w:space="0" w:color="auto"/>
        <w:right w:val="none" w:sz="0" w:space="0" w:color="auto"/>
      </w:divBdr>
    </w:div>
    <w:div w:id="129409559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476144387">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15414608">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customXml/itemProps2.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5.xml><?xml version="1.0" encoding="utf-8"?>
<ds:datastoreItem xmlns:ds="http://schemas.openxmlformats.org/officeDocument/2006/customXml" ds:itemID="{14B571DE-9FEF-443E-BFEF-8D8A10FF54E4}">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32</Pages>
  <Words>64212</Words>
  <Characters>366011</Characters>
  <Application>Microsoft Office Word</Application>
  <DocSecurity>0</DocSecurity>
  <Lines>3050</Lines>
  <Paragraphs>858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429365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1724</cp:revision>
  <cp:lastPrinted>2020-01-31T14:37:00Z</cp:lastPrinted>
  <dcterms:created xsi:type="dcterms:W3CDTF">2020-09-10T12:12:00Z</dcterms:created>
  <dcterms:modified xsi:type="dcterms:W3CDTF">2020-09-14T07:24:00Z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id="kre1J3Go"/&gt;&lt;style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